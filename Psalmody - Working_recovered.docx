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797710">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797710">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797710">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797710">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797710">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797710">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Cs w:val="24"/>
              </w:rPr>
            </w:pPr>
            <w:r w:rsidRPr="000F6316">
              <w:rPr>
                <w:rFonts w:ascii="CS Avva Shenouda" w:hAnsi="CS Avva Shenouda"/>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Cs w:val="24"/>
              </w:rPr>
            </w:pPr>
            <w:r w:rsidRPr="000F6316">
              <w:rPr>
                <w:rFonts w:ascii="CS Avva Shenouda" w:hAnsi="CS Avva Shenouda"/>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Cs w:val="24"/>
              </w:rPr>
            </w:pPr>
            <w:r w:rsidRPr="000F6316">
              <w:rPr>
                <w:rFonts w:ascii="CS Avva Shenouda" w:hAnsi="CS Avva Shenouda"/>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Cs w:val="24"/>
              </w:rPr>
            </w:pPr>
            <w:r w:rsidRPr="000F6316">
              <w:rPr>
                <w:rFonts w:ascii="CS Avva Shenouda" w:hAnsi="CS Avva Shenouda"/>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Cs w:val="24"/>
              </w:rPr>
            </w:pPr>
            <w:r w:rsidRPr="000F6316">
              <w:rPr>
                <w:rFonts w:ascii="CS Avva Shenouda" w:hAnsi="CS Avva Shenouda"/>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Cs w:val="24"/>
              </w:rPr>
            </w:pPr>
            <w:r w:rsidRPr="000F6316">
              <w:rPr>
                <w:rFonts w:ascii="CS Avva Shenouda" w:hAnsi="CS Avva Shenouda"/>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Cs w:val="24"/>
              </w:rPr>
            </w:pPr>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Cs w:val="24"/>
              </w:rPr>
            </w:pPr>
            <w:r w:rsidRPr="000F6316">
              <w:rPr>
                <w:rFonts w:ascii="CS Avva Shenouda" w:hAnsi="CS Avva Shenouda"/>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8"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8"/>
    </w:p>
    <w:p w:rsidR="00495F1A" w:rsidRDefault="0092592B" w:rsidP="00495F1A">
      <w:pPr>
        <w:pStyle w:val="Heading3"/>
      </w:pPr>
      <w:bookmarkStart w:id="929" w:name="_Toc410196198"/>
      <w:bookmarkStart w:id="930" w:name="_Toc410196440"/>
      <w:bookmarkStart w:id="931" w:name="_Toc410196942"/>
      <w:r>
        <w:t xml:space="preserve">August 29 (30) / Tho-out 1: </w:t>
      </w:r>
      <w:r w:rsidR="00495F1A">
        <w:t>Ecclesiastical New Year: Nairouz</w:t>
      </w:r>
      <w:bookmarkEnd w:id="929"/>
      <w:bookmarkEnd w:id="930"/>
      <w:bookmarkEnd w:id="931"/>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2"/>
            <w:r>
              <w:t xml:space="preserve">wiles </w:t>
            </w:r>
            <w:commentRangeEnd w:id="932"/>
            <w:r>
              <w:rPr>
                <w:rStyle w:val="CommentReference"/>
                <w:rFonts w:ascii="Times New Roman" w:eastAsiaTheme="minorHAnsi" w:hAnsi="Times New Roman" w:cstheme="minorBidi"/>
                <w:color w:val="auto"/>
              </w:rPr>
              <w:commentReference w:id="93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3"/>
            <w:r>
              <w:t xml:space="preserve">Ϯⲛⲁⲟⲩⲱϣⲧ </w:t>
            </w:r>
            <w:commentRangeEnd w:id="933"/>
            <w:r>
              <w:rPr>
                <w:rStyle w:val="CommentReference"/>
                <w:rFonts w:ascii="Times New Roman" w:hAnsi="Times New Roman"/>
              </w:rPr>
              <w:commentReference w:id="933"/>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4"/>
            <w:r>
              <w:t>reign</w:t>
            </w:r>
            <w:commentRangeEnd w:id="934"/>
            <w:r>
              <w:rPr>
                <w:rStyle w:val="CommentReference"/>
              </w:rPr>
              <w:commentReference w:id="934"/>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5"/>
            <w:r>
              <w:t xml:space="preserve">be </w:t>
            </w:r>
            <w:commentRangeEnd w:id="935"/>
            <w:r>
              <w:rPr>
                <w:rStyle w:val="CommentReference"/>
              </w:rPr>
              <w:commentReference w:id="935"/>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6"/>
            <w:r>
              <w:t xml:space="preserve">Ⲁⲙⲱⲛⲓ </w:t>
            </w:r>
            <w:commentRangeEnd w:id="936"/>
            <w:r>
              <w:rPr>
                <w:rStyle w:val="CommentReference"/>
                <w:rFonts w:ascii="Times New Roman" w:hAnsi="Times New Roman"/>
              </w:rPr>
              <w:commentReference w:id="936"/>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7"/>
            <w:r>
              <w:t xml:space="preserve">the </w:t>
            </w:r>
            <w:commentRangeEnd w:id="937"/>
            <w:r>
              <w:rPr>
                <w:rStyle w:val="CommentReference"/>
              </w:rPr>
              <w:commentReference w:id="937"/>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8"/>
            <w:r>
              <w:t xml:space="preserve">entreat </w:t>
            </w:r>
            <w:commentRangeEnd w:id="938"/>
            <w:r>
              <w:rPr>
                <w:rStyle w:val="CommentReference"/>
              </w:rPr>
              <w:commentReference w:id="938"/>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9" w:name="_Toc410196199"/>
      <w:bookmarkStart w:id="940" w:name="_Toc410196441"/>
      <w:bookmarkStart w:id="941" w:name="_Toc410196943"/>
      <w:r>
        <w:t xml:space="preserve">September 14 (15) / Tho-out 17: </w:t>
      </w:r>
      <w:r w:rsidR="00495F1A">
        <w:t>The Dedication of the Church of the Holy Cross</w:t>
      </w:r>
      <w:bookmarkEnd w:id="939"/>
      <w:bookmarkEnd w:id="940"/>
      <w:bookmarkEnd w:id="94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2"/>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2"/>
            <w:r>
              <w:rPr>
                <w:rStyle w:val="CommentReference"/>
              </w:rPr>
              <w:commentReference w:id="942"/>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3" w:name="_Toc410196200"/>
      <w:bookmarkStart w:id="944" w:name="_Toc410196442"/>
      <w:bookmarkStart w:id="945" w:name="_Toc410196944"/>
      <w:bookmarkStart w:id="946" w:name="_Toc428340986"/>
      <w:r>
        <w:lastRenderedPageBreak/>
        <w:t>October</w:t>
      </w:r>
      <w:bookmarkEnd w:id="943"/>
      <w:bookmarkEnd w:id="944"/>
      <w:bookmarkEnd w:id="945"/>
      <w:r w:rsidR="006E370D">
        <w:t xml:space="preserve"> or </w:t>
      </w:r>
      <w:r w:rsidR="006E370D">
        <w:rPr>
          <w:rFonts w:ascii="FreeSerifAvvaShenouda" w:hAnsi="FreeSerifAvvaShenouda" w:cs="FreeSerifAvvaShenouda"/>
        </w:rPr>
        <w:t>Ⲡⲁⲱⲡⲉ</w:t>
      </w:r>
      <w:bookmarkEnd w:id="946"/>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7"/>
            <w:r>
              <w:t>heroes</w:t>
            </w:r>
            <w:commentRangeEnd w:id="947"/>
            <w:r>
              <w:rPr>
                <w:rStyle w:val="CommentReference"/>
                <w:rFonts w:ascii="Times New Roman" w:eastAsiaTheme="minorHAnsi" w:hAnsi="Times New Roman" w:cstheme="minorBidi"/>
                <w:color w:val="auto"/>
              </w:rPr>
              <w:commentReference w:id="947"/>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8" w:name="_Toc410196201"/>
      <w:bookmarkStart w:id="949" w:name="_Toc410196443"/>
      <w:bookmarkStart w:id="950" w:name="_Toc410196945"/>
      <w:bookmarkStart w:id="951" w:name="_Toc428340987"/>
      <w:r>
        <w:lastRenderedPageBreak/>
        <w:t>November</w:t>
      </w:r>
      <w:r w:rsidR="00495F1A">
        <w:t xml:space="preserve"> or </w:t>
      </w:r>
      <w:bookmarkEnd w:id="948"/>
      <w:bookmarkEnd w:id="949"/>
      <w:bookmarkEnd w:id="950"/>
      <w:r w:rsidRPr="00FB5E62">
        <w:rPr>
          <w:rFonts w:ascii="FreeSerifAvvaShenouda" w:eastAsia="Arial Unicode MS" w:hAnsi="FreeSerifAvvaShenouda" w:cs="FreeSerifAvvaShenouda"/>
        </w:rPr>
        <w:t>Ⲁⲑⲟⲣ</w:t>
      </w:r>
      <w:bookmarkEnd w:id="951"/>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2"/>
            <w:r>
              <w:t>Beats</w:t>
            </w:r>
            <w:commentRangeEnd w:id="952"/>
            <w:r>
              <w:rPr>
                <w:rStyle w:val="CommentReference"/>
                <w:rFonts w:ascii="Times New Roman" w:eastAsiaTheme="minorHAnsi" w:hAnsi="Times New Roman" w:cstheme="minorBidi"/>
                <w:color w:val="auto"/>
              </w:rPr>
              <w:commentReference w:id="952"/>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3"/>
            <w:r>
              <w:t xml:space="preserve">incessant </w:t>
            </w:r>
            <w:commentRangeEnd w:id="953"/>
            <w:r>
              <w:rPr>
                <w:rStyle w:val="CommentReference"/>
                <w:rFonts w:ascii="Times New Roman" w:eastAsiaTheme="minorHAnsi" w:hAnsi="Times New Roman" w:cstheme="minorBidi"/>
                <w:color w:val="auto"/>
              </w:rPr>
              <w:commentReference w:id="953"/>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4"/>
            <w:r>
              <w:t>The ministering flames of fire,</w:t>
            </w:r>
            <w:commentRangeEnd w:id="954"/>
            <w:r>
              <w:rPr>
                <w:rStyle w:val="CommentReference"/>
                <w:rFonts w:ascii="Times New Roman" w:eastAsiaTheme="minorHAnsi" w:hAnsi="Times New Roman" w:cstheme="minorBidi"/>
                <w:color w:val="auto"/>
              </w:rPr>
              <w:commentReference w:id="954"/>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5"/>
            <w:r w:rsidRPr="004764BD">
              <w:t xml:space="preserve">before </w:t>
            </w:r>
            <w:commentRangeEnd w:id="955"/>
            <w:r>
              <w:rPr>
                <w:rStyle w:val="CommentReference"/>
                <w:rFonts w:ascii="Times New Roman" w:eastAsiaTheme="minorHAnsi" w:hAnsi="Times New Roman" w:cstheme="minorBidi"/>
                <w:color w:val="auto"/>
              </w:rPr>
              <w:commentReference w:id="955"/>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4"/>
            <w:r w:rsidRPr="004764BD">
              <w:t>Voice Divine</w:t>
            </w:r>
            <w:commentRangeEnd w:id="964"/>
            <w:r>
              <w:rPr>
                <w:rStyle w:val="CommentReference"/>
                <w:rFonts w:ascii="Times New Roman" w:eastAsiaTheme="minorHAnsi" w:hAnsi="Times New Roman" w:cstheme="minorBidi"/>
                <w:color w:val="auto"/>
              </w:rPr>
              <w:commentReference w:id="964"/>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5"/>
            <w:r w:rsidRPr="004764BD">
              <w:t xml:space="preserve">received </w:t>
            </w:r>
            <w:commentRangeEnd w:id="965"/>
            <w:r>
              <w:rPr>
                <w:rStyle w:val="CommentReference"/>
                <w:rFonts w:ascii="Times New Roman" w:eastAsiaTheme="minorHAnsi" w:hAnsi="Times New Roman" w:cstheme="minorBidi"/>
                <w:color w:val="auto"/>
              </w:rPr>
              <w:commentReference w:id="965"/>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6"/>
            <w:r>
              <w:t>Prabioc</w:t>
            </w:r>
            <w:commentRangeEnd w:id="966"/>
            <w:r>
              <w:rPr>
                <w:rStyle w:val="CommentReference"/>
                <w:rFonts w:ascii="Times New Roman" w:eastAsiaTheme="minorHAnsi" w:hAnsi="Times New Roman" w:cstheme="minorBidi"/>
                <w:color w:val="auto"/>
              </w:rPr>
              <w:commentReference w:id="966"/>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7"/>
            <w:r>
              <w:t xml:space="preserve">confirming </w:t>
            </w:r>
            <w:commentRangeEnd w:id="967"/>
            <w:r>
              <w:rPr>
                <w:rStyle w:val="CommentReference"/>
                <w:rFonts w:ascii="Times New Roman" w:eastAsiaTheme="minorHAnsi" w:hAnsi="Times New Roman" w:cstheme="minorBidi"/>
                <w:color w:val="auto"/>
              </w:rPr>
              <w:commentReference w:id="967"/>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lastRenderedPageBreak/>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1"/>
            <w:r>
              <w:t>Placed</w:t>
            </w:r>
            <w:commentRangeEnd w:id="971"/>
            <w:r>
              <w:rPr>
                <w:rStyle w:val="CommentReference"/>
                <w:rFonts w:ascii="Times New Roman" w:eastAsiaTheme="minorHAnsi" w:hAnsi="Times New Roman" w:cstheme="minorBidi"/>
                <w:color w:val="auto"/>
              </w:rPr>
              <w:commentReference w:id="971"/>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2"/>
            <w:r>
              <w:t>emperate</w:t>
            </w:r>
            <w:r w:rsidRPr="004764BD">
              <w:t xml:space="preserve"> </w:t>
            </w:r>
            <w:r>
              <w:t>with</w:t>
            </w:r>
            <w:commentRangeEnd w:id="972"/>
            <w:r>
              <w:rPr>
                <w:rStyle w:val="CommentReference"/>
                <w:rFonts w:ascii="Times New Roman" w:eastAsiaTheme="minorHAnsi" w:hAnsi="Times New Roman" w:cstheme="minorBidi"/>
                <w:color w:val="auto"/>
              </w:rPr>
              <w:commentReference w:id="972"/>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lastRenderedPageBreak/>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6" w:name="_Toc410196202"/>
      <w:bookmarkStart w:id="977" w:name="_Toc410196444"/>
      <w:bookmarkStart w:id="978" w:name="_Toc410196946"/>
      <w:bookmarkStart w:id="979" w:name="_Toc428340988"/>
      <w:r>
        <w:lastRenderedPageBreak/>
        <w:t>December</w:t>
      </w:r>
      <w:bookmarkEnd w:id="976"/>
      <w:bookmarkEnd w:id="977"/>
      <w:bookmarkEnd w:id="978"/>
      <w:r w:rsidR="00205EA4">
        <w:t xml:space="preserve"> or </w:t>
      </w:r>
      <w:r w:rsidR="00205EA4">
        <w:rPr>
          <w:rFonts w:ascii="FreeSerifAvvaShenouda" w:hAnsi="FreeSerifAvvaShenouda" w:cs="FreeSerifAvvaShenouda"/>
        </w:rPr>
        <w:t>Ⲕⲟⲓⲁϩⲕ</w:t>
      </w:r>
      <w:bookmarkEnd w:id="979"/>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0"/>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0"/>
            <w:r>
              <w:rPr>
                <w:rStyle w:val="CommentReference"/>
                <w:rFonts w:ascii="Times New Roman" w:eastAsiaTheme="minorHAnsi" w:hAnsi="Times New Roman" w:cstheme="minorBidi"/>
                <w:color w:val="auto"/>
              </w:rPr>
              <w:commentReference w:id="980"/>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1"/>
            <w:r>
              <w:t xml:space="preserve">Announced </w:t>
            </w:r>
            <w:commentRangeEnd w:id="981"/>
            <w:r>
              <w:rPr>
                <w:rStyle w:val="CommentReference"/>
                <w:rFonts w:ascii="Times New Roman" w:eastAsiaTheme="minorHAnsi" w:hAnsi="Times New Roman" w:cstheme="minorBidi"/>
                <w:color w:val="auto"/>
              </w:rPr>
              <w:commentReference w:id="981"/>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2"/>
            <w:r>
              <w:t>He raised us with a new invitation.</w:t>
            </w:r>
            <w:commentRangeEnd w:id="982"/>
            <w:r>
              <w:rPr>
                <w:rStyle w:val="CommentReference"/>
                <w:rFonts w:ascii="Times New Roman" w:eastAsiaTheme="minorHAnsi" w:hAnsi="Times New Roman" w:cstheme="minorBidi"/>
                <w:color w:val="auto"/>
              </w:rPr>
              <w:commentReference w:id="982"/>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3"/>
            <w:r>
              <w:t>Bride</w:t>
            </w:r>
            <w:commentRangeEnd w:id="983"/>
            <w:r>
              <w:rPr>
                <w:rStyle w:val="CommentReference"/>
                <w:rFonts w:ascii="Times New Roman" w:eastAsiaTheme="minorHAnsi" w:hAnsi="Times New Roman" w:cstheme="minorBidi"/>
                <w:color w:val="auto"/>
              </w:rPr>
              <w:commentReference w:id="983"/>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4"/>
            <w:r>
              <w:t xml:space="preserve">return </w:t>
            </w:r>
            <w:commentRangeEnd w:id="984"/>
            <w:r>
              <w:rPr>
                <w:rStyle w:val="CommentReference"/>
              </w:rPr>
              <w:commentReference w:id="984"/>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5"/>
            <w:r>
              <w:t xml:space="preserve">confirmation </w:t>
            </w:r>
            <w:commentRangeEnd w:id="985"/>
            <w:r>
              <w:rPr>
                <w:rStyle w:val="CommentReference"/>
              </w:rPr>
              <w:commentReference w:id="985"/>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6"/>
            <w:r>
              <w:t>Angel-evangel of Good News</w:t>
            </w:r>
            <w:commentRangeEnd w:id="986"/>
            <w:r>
              <w:rPr>
                <w:rStyle w:val="CommentReference"/>
                <w:rFonts w:ascii="Times New Roman" w:eastAsiaTheme="minorHAnsi" w:hAnsi="Times New Roman" w:cstheme="minorBidi"/>
                <w:color w:val="auto"/>
              </w:rPr>
              <w:commentReference w:id="986"/>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87"/>
            <w:r>
              <w:t>Hail, O full of grace</w:t>
            </w:r>
            <w:commentRangeEnd w:id="987"/>
            <w:r>
              <w:rPr>
                <w:rStyle w:val="CommentReference"/>
                <w:rFonts w:ascii="Times New Roman" w:eastAsiaTheme="minorHAnsi" w:hAnsi="Times New Roman" w:cstheme="minorBidi"/>
                <w:color w:val="auto"/>
              </w:rPr>
              <w:commentReference w:id="987"/>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88"/>
            <w:r>
              <w:t>Angel-Evangel</w:t>
            </w:r>
            <w:commentRangeEnd w:id="988"/>
            <w:r>
              <w:rPr>
                <w:rStyle w:val="CommentReference"/>
                <w:rFonts w:ascii="Times New Roman" w:eastAsiaTheme="minorHAnsi" w:hAnsi="Times New Roman" w:cstheme="minorBidi"/>
                <w:color w:val="auto"/>
              </w:rPr>
              <w:commentReference w:id="988"/>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89" w:name="_Toc410196203"/>
      <w:bookmarkStart w:id="990" w:name="_Toc410196445"/>
      <w:bookmarkStart w:id="991"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2"/>
            <w:r>
              <w:t>saint</w:t>
            </w:r>
            <w:commentRangeEnd w:id="992"/>
            <w:r>
              <w:rPr>
                <w:rStyle w:val="CommentReference"/>
                <w:rFonts w:ascii="Times New Roman" w:eastAsiaTheme="minorHAnsi" w:hAnsi="Times New Roman" w:cstheme="minorBidi"/>
                <w:color w:val="auto"/>
              </w:rPr>
              <w:commentReference w:id="992"/>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3"/>
            <w:r>
              <w:t xml:space="preserve">rescued </w:t>
            </w:r>
            <w:commentRangeEnd w:id="993"/>
            <w:r>
              <w:rPr>
                <w:rStyle w:val="CommentReference"/>
                <w:rFonts w:ascii="Times New Roman" w:eastAsiaTheme="minorHAnsi" w:hAnsi="Times New Roman" w:cstheme="minorBidi"/>
                <w:color w:val="auto"/>
              </w:rPr>
              <w:commentReference w:id="993"/>
            </w:r>
            <w:r>
              <w:t>and saved us,</w:t>
            </w:r>
          </w:p>
          <w:p w:rsidR="00C33BEB" w:rsidRDefault="00C33BEB" w:rsidP="00C33BEB">
            <w:pPr>
              <w:pStyle w:val="EngHangEnd"/>
            </w:pPr>
            <w:commentRangeStart w:id="994"/>
            <w:r>
              <w:t xml:space="preserve">We </w:t>
            </w:r>
            <w:commentRangeEnd w:id="994"/>
            <w:r>
              <w:rPr>
                <w:rStyle w:val="CommentReference"/>
                <w:rFonts w:ascii="Times New Roman" w:eastAsiaTheme="minorHAnsi" w:hAnsi="Times New Roman" w:cstheme="minorBidi"/>
                <w:color w:val="auto"/>
              </w:rPr>
              <w:commentReference w:id="994"/>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7"/>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5"/>
            <w:r>
              <w:t xml:space="preserve">Shone </w:t>
            </w:r>
            <w:commentRangeEnd w:id="995"/>
            <w:r>
              <w:rPr>
                <w:rStyle w:val="CommentReference"/>
              </w:rPr>
              <w:commentReference w:id="995"/>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6"/>
            <w:r>
              <w:t>All</w:t>
            </w:r>
            <w:commentRangeEnd w:id="996"/>
            <w:r>
              <w:rPr>
                <w:rStyle w:val="CommentReference"/>
              </w:rPr>
              <w:commentReference w:id="996"/>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97"/>
            <w:r>
              <w:t>seals</w:t>
            </w:r>
            <w:commentRangeEnd w:id="997"/>
            <w:r>
              <w:rPr>
                <w:rStyle w:val="CommentReference"/>
              </w:rPr>
              <w:commentReference w:id="997"/>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8"/>
            <w:r>
              <w:t>Tetra</w:t>
            </w:r>
            <w:commentRangeEnd w:id="998"/>
            <w:r>
              <w:rPr>
                <w:rStyle w:val="CommentReference"/>
              </w:rPr>
              <w:commentReference w:id="998"/>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99"/>
            <w:r>
              <w:t xml:space="preserve">flaming </w:t>
            </w:r>
            <w:commentRangeEnd w:id="999"/>
            <w:r>
              <w:rPr>
                <w:rStyle w:val="CommentReference"/>
              </w:rPr>
              <w:commentReference w:id="999"/>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0"/>
            <w:r>
              <w:t>disease</w:t>
            </w:r>
            <w:commentRangeEnd w:id="1000"/>
            <w:r>
              <w:rPr>
                <w:rStyle w:val="CommentReference"/>
              </w:rPr>
              <w:commentReference w:id="1000"/>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1"/>
            <w:r>
              <w:t xml:space="preserve">Isaiah </w:t>
            </w:r>
            <w:commentRangeEnd w:id="1001"/>
            <w:r>
              <w:rPr>
                <w:rStyle w:val="CommentReference"/>
              </w:rPr>
              <w:commentReference w:id="1001"/>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2"/>
            <w:r>
              <w:t>For I cannot speak.</w:t>
            </w:r>
            <w:commentRangeEnd w:id="1002"/>
            <w:r>
              <w:rPr>
                <w:rStyle w:val="CommentReference"/>
              </w:rPr>
              <w:commentReference w:id="1002"/>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8"/>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3"/>
            <w:r>
              <w:t>Zebulun</w:t>
            </w:r>
            <w:commentRangeEnd w:id="1003"/>
            <w:r>
              <w:rPr>
                <w:rStyle w:val="FootnoteReference"/>
              </w:rPr>
              <w:footnoteReference w:id="460"/>
            </w:r>
            <w:r>
              <w:rPr>
                <w:rStyle w:val="CommentReference"/>
                <w:rFonts w:ascii="Times New Roman" w:eastAsiaTheme="minorHAnsi" w:hAnsi="Times New Roman" w:cstheme="minorBidi"/>
                <w:color w:val="auto"/>
              </w:rPr>
              <w:commentReference w:id="1003"/>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1"/>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4" w:name="_Toc410196204"/>
      <w:bookmarkStart w:id="1005" w:name="_Toc410196446"/>
      <w:bookmarkStart w:id="1006" w:name="_Toc410196948"/>
      <w:bookmarkStart w:id="1007" w:name="_Toc428340989"/>
      <w:bookmarkEnd w:id="989"/>
      <w:bookmarkEnd w:id="990"/>
      <w:bookmarkEnd w:id="991"/>
      <w:r>
        <w:lastRenderedPageBreak/>
        <w:t>January</w:t>
      </w:r>
      <w:bookmarkEnd w:id="1004"/>
      <w:bookmarkEnd w:id="1005"/>
      <w:bookmarkEnd w:id="1006"/>
      <w:r w:rsidR="00FF5FF3">
        <w:t xml:space="preserve"> or </w:t>
      </w:r>
      <w:r w:rsidR="00FF5FF3">
        <w:rPr>
          <w:rFonts w:ascii="FreeSerifAvvaShenouda" w:hAnsi="FreeSerifAvvaShenouda" w:cs="FreeSerifAvvaShenouda"/>
        </w:rPr>
        <w:t>Ⲧⲱⲃⲓ</w:t>
      </w:r>
      <w:bookmarkEnd w:id="1007"/>
    </w:p>
    <w:p w:rsidR="00495F1A" w:rsidRDefault="00073003" w:rsidP="00495F1A">
      <w:pPr>
        <w:pStyle w:val="Heading3"/>
      </w:pPr>
      <w:bookmarkStart w:id="1008" w:name="_Toc410196205"/>
      <w:bookmarkStart w:id="1009" w:name="_Toc410196447"/>
      <w:bookmarkStart w:id="1010" w:name="_Toc410196949"/>
      <w:r>
        <w:rPr>
          <w:lang w:val="en-US"/>
        </w:rPr>
        <w:t>January 1 (2) / Tobi 6</w:t>
      </w:r>
      <w:r w:rsidR="00FF5FF3">
        <w:rPr>
          <w:lang w:val="en-US"/>
        </w:rPr>
        <w:t xml:space="preserve">: The Feast of the </w:t>
      </w:r>
      <w:r w:rsidR="00495F1A">
        <w:t>Circumcision</w:t>
      </w:r>
      <w:bookmarkEnd w:id="1008"/>
      <w:bookmarkEnd w:id="1009"/>
      <w:bookmarkEnd w:id="1010"/>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1"/>
            <w:r>
              <w:t xml:space="preserve">Christian </w:t>
            </w:r>
            <w:commentRangeEnd w:id="1011"/>
            <w:r>
              <w:rPr>
                <w:rStyle w:val="CommentReference"/>
                <w:rFonts w:ascii="Times New Roman" w:eastAsiaTheme="minorHAnsi" w:hAnsi="Times New Roman" w:cstheme="minorBidi"/>
                <w:color w:val="auto"/>
              </w:rPr>
              <w:commentReference w:id="1011"/>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2"/>
            <w:r>
              <w:t xml:space="preserve">Victorious </w:t>
            </w:r>
            <w:commentRangeEnd w:id="1012"/>
            <w:r>
              <w:rPr>
                <w:rStyle w:val="CommentReference"/>
              </w:rPr>
              <w:commentReference w:id="1012"/>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3"/>
            <w:r>
              <w:t>divinity</w:t>
            </w:r>
            <w:commentRangeEnd w:id="1013"/>
            <w:r>
              <w:rPr>
                <w:rStyle w:val="CommentReference"/>
              </w:rPr>
              <w:commentReference w:id="1013"/>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4" w:name="_Toc410196206"/>
      <w:bookmarkStart w:id="1015" w:name="_Toc410196448"/>
      <w:bookmarkStart w:id="1016" w:name="_Toc410196950"/>
      <w:r>
        <w:lastRenderedPageBreak/>
        <w:t xml:space="preserve">January 6 (7) / Tobi 11: The Feast of </w:t>
      </w:r>
      <w:r w:rsidR="00495F1A">
        <w:t>Theophany</w:t>
      </w:r>
      <w:bookmarkEnd w:id="1014"/>
      <w:bookmarkEnd w:id="1015"/>
      <w:bookmarkEnd w:id="1016"/>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17"/>
            <w:r>
              <w:t xml:space="preserve">confirm </w:t>
            </w:r>
            <w:commentRangeEnd w:id="1017"/>
            <w:r>
              <w:rPr>
                <w:rStyle w:val="CommentReference"/>
              </w:rPr>
              <w:commentReference w:id="1017"/>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18"/>
            <w:r>
              <w:t>ⲛ̀ϫⲉ</w:t>
            </w:r>
            <w:commentRangeEnd w:id="1018"/>
            <w:r>
              <w:rPr>
                <w:rStyle w:val="CommentReference"/>
                <w:rFonts w:ascii="Times New Roman" w:hAnsi="Times New Roman"/>
              </w:rPr>
              <w:commentReference w:id="1018"/>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19"/>
            <w:r>
              <w:t>moved</w:t>
            </w:r>
            <w:commentRangeEnd w:id="1019"/>
            <w:r>
              <w:rPr>
                <w:rStyle w:val="CommentReference"/>
              </w:rPr>
              <w:commentReference w:id="1019"/>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0"/>
            <w:r>
              <w:t>thrice holy,</w:t>
            </w:r>
            <w:commentRangeEnd w:id="1020"/>
            <w:r>
              <w:rPr>
                <w:rStyle w:val="CommentReference"/>
              </w:rPr>
              <w:commentReference w:id="1020"/>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1"/>
            <w:r>
              <w:t xml:space="preserve">Ⲓⲱⲁⲛⲛⲟⲩ </w:t>
            </w:r>
            <w:commentRangeEnd w:id="1021"/>
            <w:r>
              <w:rPr>
                <w:rStyle w:val="CommentReference"/>
                <w:rFonts w:ascii="Times New Roman" w:hAnsi="Times New Roman"/>
              </w:rPr>
              <w:commentReference w:id="1021"/>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2"/>
            <w:r>
              <w:rPr>
                <w:rFonts w:eastAsia="Arial Unicode MS" w:cs="FreeSerifAvvaShenouda"/>
              </w:rPr>
              <w:t>ⲛⲓϯϩⲟ</w:t>
            </w:r>
            <w:commentRangeEnd w:id="1022"/>
            <w:r>
              <w:rPr>
                <w:rStyle w:val="CommentReference"/>
                <w:rFonts w:ascii="Times New Roman" w:hAnsi="Times New Roman"/>
              </w:rPr>
              <w:commentReference w:id="1022"/>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3"/>
            <w:r>
              <w:t>ⲫⲏ</w:t>
            </w:r>
            <w:commentRangeEnd w:id="1023"/>
            <w:r>
              <w:rPr>
                <w:rStyle w:val="CommentReference"/>
                <w:rFonts w:ascii="Times New Roman" w:hAnsi="Times New Roman"/>
              </w:rPr>
              <w:commentReference w:id="1023"/>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4"/>
            <w:r>
              <w:t>ϯⲥⲩⲛⲧⲉⲗⲓⲁ</w:t>
            </w:r>
            <w:commentRangeEnd w:id="1024"/>
            <w:r>
              <w:rPr>
                <w:rStyle w:val="CommentReference"/>
                <w:rFonts w:ascii="Times New Roman" w:hAnsi="Times New Roman"/>
              </w:rPr>
              <w:commentReference w:id="1024"/>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5"/>
            <w:r>
              <w:t>liberty</w:t>
            </w:r>
            <w:commentRangeEnd w:id="1025"/>
            <w:r>
              <w:rPr>
                <w:rStyle w:val="CommentReference"/>
              </w:rPr>
              <w:commentReference w:id="1025"/>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6"/>
            <w:r>
              <w:t xml:space="preserve">confirm </w:t>
            </w:r>
            <w:commentRangeEnd w:id="1026"/>
            <w:r>
              <w:rPr>
                <w:rStyle w:val="CommentReference"/>
              </w:rPr>
              <w:commentReference w:id="1026"/>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27" w:name="_Toc410196207"/>
      <w:bookmarkStart w:id="1028" w:name="_Toc410196449"/>
      <w:bookmarkStart w:id="1029" w:name="_Toc410196951"/>
    </w:p>
    <w:p w:rsidR="006B44CE" w:rsidRDefault="006B44CE" w:rsidP="006B44CE">
      <w:pPr>
        <w:pStyle w:val="Heading3"/>
      </w:pPr>
      <w:r>
        <w:lastRenderedPageBreak/>
        <w:t xml:space="preserve">January 7 (8) / Tobi 12:  </w:t>
      </w:r>
      <w:commentRangeStart w:id="1030"/>
      <w:r>
        <w:t>Also St. Theodore Anatoly</w:t>
      </w:r>
      <w:commentRangeEnd w:id="1030"/>
      <w:r>
        <w:rPr>
          <w:rStyle w:val="CommentReference"/>
          <w:rFonts w:eastAsiaTheme="minorHAnsi" w:cstheme="minorBidi"/>
          <w:b w:val="0"/>
          <w:bCs w:val="0"/>
        </w:rPr>
        <w:commentReference w:id="1030"/>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27"/>
      <w:bookmarkEnd w:id="1028"/>
      <w:bookmarkEnd w:id="1029"/>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1" w:name="_Toc410196208"/>
      <w:bookmarkStart w:id="1032" w:name="_Toc410196450"/>
      <w:bookmarkStart w:id="1033"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1"/>
      <w:bookmarkEnd w:id="1032"/>
      <w:bookmarkEnd w:id="1033"/>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4" w:name="_Toc410196209"/>
      <w:bookmarkStart w:id="1035" w:name="_Toc410196451"/>
      <w:bookmarkStart w:id="1036" w:name="_Toc410196953"/>
      <w:bookmarkStart w:id="1037" w:name="_Toc428340990"/>
      <w:r>
        <w:t>See the Doxologies for the Apostles, or for Any Apostle, on page ##.</w:t>
      </w:r>
    </w:p>
    <w:p w:rsidR="00495F1A" w:rsidRDefault="00495F1A" w:rsidP="00495F1A">
      <w:pPr>
        <w:pStyle w:val="Heading2"/>
      </w:pPr>
      <w:r>
        <w:lastRenderedPageBreak/>
        <w:t>February</w:t>
      </w:r>
      <w:bookmarkEnd w:id="1034"/>
      <w:bookmarkEnd w:id="1035"/>
      <w:bookmarkEnd w:id="1036"/>
      <w:r w:rsidR="00C30529">
        <w:t xml:space="preserve"> or </w:t>
      </w:r>
      <w:r w:rsidR="00C30529">
        <w:rPr>
          <w:rFonts w:ascii="FreeSerifAvvaShenouda" w:hAnsi="FreeSerifAvvaShenouda" w:cs="FreeSerifAvvaShenouda"/>
        </w:rPr>
        <w:t>Ⲙϣⲓⲣ</w:t>
      </w:r>
      <w:bookmarkEnd w:id="1037"/>
    </w:p>
    <w:p w:rsidR="00495F1A" w:rsidRDefault="00C30529" w:rsidP="00495F1A">
      <w:pPr>
        <w:pStyle w:val="Heading3"/>
      </w:pPr>
      <w:bookmarkStart w:id="1038" w:name="_Toc410196210"/>
      <w:bookmarkStart w:id="1039" w:name="_Toc410196452"/>
      <w:bookmarkStart w:id="1040" w:name="_Toc410196954"/>
      <w:r>
        <w:t xml:space="preserve">February 2 (3): Meshir 8: </w:t>
      </w:r>
      <w:r w:rsidR="00495F1A">
        <w:t>The Entrance into the Temple</w:t>
      </w:r>
      <w:bookmarkEnd w:id="1038"/>
      <w:bookmarkEnd w:id="1039"/>
      <w:bookmarkEnd w:id="1040"/>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1" w:name="_Toc410196211"/>
      <w:bookmarkStart w:id="1042" w:name="_Toc410196453"/>
      <w:bookmarkStart w:id="1043" w:name="_Toc410196955"/>
      <w:bookmarkStart w:id="1044" w:name="_Toc428340991"/>
      <w:r>
        <w:t>See the Doxologies for St. John the Baptist on page ##.</w:t>
      </w:r>
    </w:p>
    <w:p w:rsidR="00495F1A" w:rsidRPr="00C30529" w:rsidRDefault="00495F1A" w:rsidP="00495F1A">
      <w:pPr>
        <w:pStyle w:val="Heading2"/>
        <w:rPr>
          <w:lang w:val="en-US"/>
        </w:rPr>
      </w:pPr>
      <w:r>
        <w:lastRenderedPageBreak/>
        <w:t>March</w:t>
      </w:r>
      <w:bookmarkEnd w:id="1041"/>
      <w:bookmarkEnd w:id="1042"/>
      <w:bookmarkEnd w:id="1043"/>
      <w:r w:rsidR="00C30529">
        <w:t xml:space="preserve"> or </w:t>
      </w:r>
      <w:r w:rsidR="00C30529">
        <w:rPr>
          <w:rFonts w:ascii="FreeSerifAvvaShenouda" w:hAnsi="FreeSerifAvvaShenouda" w:cs="FreeSerifAvvaShenouda"/>
        </w:rPr>
        <w:t>Ⲡⲁⲣⲙϩⲟⲧⲡ</w:t>
      </w:r>
      <w:bookmarkEnd w:id="1044"/>
    </w:p>
    <w:p w:rsidR="006A140A" w:rsidRDefault="006A140A" w:rsidP="007F571C">
      <w:pPr>
        <w:pStyle w:val="Heading3"/>
      </w:pPr>
      <w:bookmarkStart w:id="1045" w:name="_Toc410196212"/>
      <w:bookmarkStart w:id="1046" w:name="_Toc410196454"/>
      <w:bookmarkStart w:id="1047" w:name="_Toc410196956"/>
      <w:r>
        <w:t>March 2: Departure of St. Chad of Mercia</w:t>
      </w:r>
      <w:r w:rsidR="00377E51">
        <w:rPr>
          <w:rStyle w:val="FootnoteReference"/>
        </w:rPr>
        <w:footnoteReference w:id="46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5"/>
      <w:bookmarkEnd w:id="1046"/>
      <w:bookmarkEnd w:id="1047"/>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48" w:name="_Toc410196213"/>
      <w:bookmarkStart w:id="1049" w:name="_Toc410196455"/>
      <w:bookmarkStart w:id="1050"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48"/>
      <w:bookmarkEnd w:id="1049"/>
      <w:bookmarkEnd w:id="1050"/>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1" w:name="_Toc410196214"/>
      <w:bookmarkStart w:id="1052" w:name="_Toc410196456"/>
      <w:bookmarkStart w:id="1053"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4"/>
            <w:r>
              <w:t>Head</w:t>
            </w:r>
            <w:commentRangeEnd w:id="1054"/>
            <w:r>
              <w:rPr>
                <w:rStyle w:val="CommentReference"/>
              </w:rPr>
              <w:commentReference w:id="1054"/>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5"/>
            <w:r>
              <w:t>ruler</w:t>
            </w:r>
            <w:commentRangeEnd w:id="1055"/>
            <w:r>
              <w:rPr>
                <w:rStyle w:val="CommentReference"/>
              </w:rPr>
              <w:commentReference w:id="1055"/>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6"/>
            <w:r>
              <w:t xml:space="preserve">peoples </w:t>
            </w:r>
            <w:commentRangeEnd w:id="1056"/>
            <w:r>
              <w:rPr>
                <w:rStyle w:val="CommentReference"/>
              </w:rPr>
              <w:commentReference w:id="1056"/>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57"/>
            <w:r>
              <w:t>burned</w:t>
            </w:r>
            <w:commentRangeEnd w:id="1057"/>
            <w:r>
              <w:rPr>
                <w:rStyle w:val="CommentReference"/>
              </w:rPr>
              <w:commentReference w:id="1057"/>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58"/>
            <w:r>
              <w:t>Servant</w:t>
            </w:r>
            <w:commentRangeEnd w:id="1058"/>
            <w:r>
              <w:rPr>
                <w:rStyle w:val="CommentReference"/>
              </w:rPr>
              <w:commentReference w:id="1058"/>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59"/>
            <w:r>
              <w:t xml:space="preserve">Ⲫⲱⲕ </w:t>
            </w:r>
            <w:commentRangeEnd w:id="1059"/>
            <w:r>
              <w:rPr>
                <w:rStyle w:val="CommentReference"/>
                <w:rFonts w:ascii="Times New Roman" w:hAnsi="Times New Roman"/>
              </w:rPr>
              <w:commentReference w:id="1059"/>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0"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1"/>
      <w:bookmarkEnd w:id="1052"/>
      <w:bookmarkEnd w:id="105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0"/>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1"/>
      <w:r>
        <w:t xml:space="preserve">James </w:t>
      </w:r>
      <w:commentRangeEnd w:id="1061"/>
      <w:r>
        <w:rPr>
          <w:rStyle w:val="CommentReference"/>
          <w:rFonts w:eastAsiaTheme="minorHAnsi" w:cstheme="minorBidi"/>
          <w:b w:val="0"/>
          <w:bCs w:val="0"/>
        </w:rPr>
        <w:commentReference w:id="1061"/>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2" w:name="_Toc410196215"/>
      <w:bookmarkStart w:id="1063" w:name="_Toc410196457"/>
      <w:bookmarkStart w:id="1064" w:name="_Toc410196959"/>
      <w:bookmarkStart w:id="1065"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2"/>
      <w:bookmarkEnd w:id="1063"/>
      <w:bookmarkEnd w:id="1064"/>
      <w:r w:rsidRPr="00FB5E62">
        <w:rPr>
          <w:rFonts w:ascii="FreeSerifAvvaShenouda" w:eastAsia="Arial Unicode MS" w:hAnsi="FreeSerifAvvaShenouda" w:cs="FreeSerifAvvaShenouda"/>
          <w:lang w:val="en-US"/>
        </w:rPr>
        <w:t>Ⲡⲁϣⲁⲛⲥ</w:t>
      </w:r>
      <w:bookmarkEnd w:id="1065"/>
    </w:p>
    <w:p w:rsidR="00DD5136" w:rsidRDefault="00DD5136" w:rsidP="00DD5136">
      <w:pPr>
        <w:pStyle w:val="Heading3"/>
      </w:pPr>
      <w:bookmarkStart w:id="1066" w:name="_Toc410196216"/>
      <w:bookmarkStart w:id="1067" w:name="_Toc410196458"/>
      <w:bookmarkStart w:id="1068"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6"/>
      <w:bookmarkEnd w:id="1067"/>
      <w:bookmarkEnd w:id="1068"/>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69"/>
            <w:r>
              <w:t>approached</w:t>
            </w:r>
            <w:commentRangeEnd w:id="1069"/>
            <w:r>
              <w:rPr>
                <w:rStyle w:val="CommentReference"/>
              </w:rPr>
              <w:commentReference w:id="1069"/>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0"/>
            <w:r>
              <w:t xml:space="preserve">Ⲫⲱⲕ </w:t>
            </w:r>
            <w:commentRangeEnd w:id="1070"/>
            <w:r>
              <w:rPr>
                <w:rStyle w:val="CommentReference"/>
                <w:rFonts w:ascii="Times New Roman" w:hAnsi="Times New Roman"/>
              </w:rPr>
              <w:commentReference w:id="1070"/>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1" w:name="_Toc410196217"/>
      <w:bookmarkStart w:id="1072" w:name="_Toc410196459"/>
      <w:bookmarkStart w:id="1073" w:name="_Toc410196961"/>
      <w:bookmarkStart w:id="1074" w:name="_Toc428340994"/>
      <w:r>
        <w:lastRenderedPageBreak/>
        <w:t>June</w:t>
      </w:r>
      <w:bookmarkEnd w:id="1071"/>
      <w:bookmarkEnd w:id="1072"/>
      <w:bookmarkEnd w:id="1073"/>
      <w:r w:rsidR="00C30529">
        <w:t xml:space="preserve"> or </w:t>
      </w:r>
      <w:r w:rsidR="00C30529">
        <w:rPr>
          <w:rFonts w:ascii="FreeSerifAvvaShenouda" w:hAnsi="FreeSerifAvvaShenouda" w:cs="FreeSerifAvvaShenouda"/>
        </w:rPr>
        <w:t>Ⲡⲁⲱⲛⲉ</w:t>
      </w:r>
      <w:bookmarkEnd w:id="1074"/>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5"/>
            <w:r>
              <w:t xml:space="preserve">the </w:t>
            </w:r>
            <w:commentRangeEnd w:id="1075"/>
            <w:r>
              <w:rPr>
                <w:rStyle w:val="CommentReference"/>
              </w:rPr>
              <w:commentReference w:id="1075"/>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4"/>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573C88" w:rsidRDefault="00573C88" w:rsidP="00573C88">
      <w:pPr>
        <w:pStyle w:val="Heading3"/>
      </w:pPr>
      <w:r>
        <w:t>June 8 / Paoni 14</w:t>
      </w:r>
      <w:r>
        <w:t xml:space="preserve">: </w:t>
      </w:r>
      <w:r>
        <w:t>Sts. Apakir and John</w:t>
      </w:r>
    </w:p>
    <w:p w:rsidR="00573C88" w:rsidRPr="00980D99" w:rsidRDefault="00573C88" w:rsidP="00573C8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73C88" w:rsidTr="00F10F1F">
        <w:trPr>
          <w:cantSplit/>
          <w:jc w:val="center"/>
        </w:trPr>
        <w:tc>
          <w:tcPr>
            <w:tcW w:w="288" w:type="dxa"/>
          </w:tcPr>
          <w:p w:rsidR="00573C88" w:rsidRDefault="00573C88" w:rsidP="00F10F1F">
            <w:pPr>
              <w:pStyle w:val="CopticCross"/>
            </w:pPr>
          </w:p>
        </w:tc>
        <w:tc>
          <w:tcPr>
            <w:tcW w:w="3960" w:type="dxa"/>
          </w:tcPr>
          <w:p w:rsidR="00573C88" w:rsidRDefault="00573C88" w:rsidP="00573C88">
            <w:pPr>
              <w:pStyle w:val="EngHang"/>
            </w:pPr>
            <w:r>
              <w:t>Apakir and his brother John,</w:t>
            </w:r>
          </w:p>
          <w:p w:rsidR="00573C88" w:rsidRDefault="00573C88" w:rsidP="00573C88">
            <w:pPr>
              <w:pStyle w:val="EngHang"/>
            </w:pPr>
            <w:r>
              <w:t>The soldiers of Christ,</w:t>
            </w:r>
          </w:p>
          <w:p w:rsidR="00573C88" w:rsidRDefault="00573C88" w:rsidP="00573C88">
            <w:pPr>
              <w:pStyle w:val="EngHang"/>
            </w:pPr>
            <w:r>
              <w:t>Loved him greatly,</w:t>
            </w:r>
          </w:p>
          <w:p w:rsidR="00573C88" w:rsidRDefault="00573C88" w:rsidP="00573C88">
            <w:pPr>
              <w:pStyle w:val="EngHangEnd"/>
            </w:pPr>
            <w:r>
              <w:t>With their two blessed sisters.</w:t>
            </w:r>
          </w:p>
        </w:tc>
        <w:tc>
          <w:tcPr>
            <w:tcW w:w="288" w:type="dxa"/>
          </w:tcPr>
          <w:p w:rsidR="00573C88" w:rsidRDefault="00573C88" w:rsidP="00F10F1F"/>
        </w:tc>
        <w:tc>
          <w:tcPr>
            <w:tcW w:w="288" w:type="dxa"/>
          </w:tcPr>
          <w:p w:rsidR="00573C88" w:rsidRDefault="00573C88" w:rsidP="00F10F1F">
            <w:pPr>
              <w:pStyle w:val="CopticCross"/>
            </w:pPr>
          </w:p>
        </w:tc>
        <w:tc>
          <w:tcPr>
            <w:tcW w:w="3960" w:type="dxa"/>
          </w:tcPr>
          <w:p w:rsidR="00573C88" w:rsidRDefault="00573C88" w:rsidP="00573C88">
            <w:pPr>
              <w:pStyle w:val="CopticVersemulti-line"/>
            </w:pPr>
            <w:r>
              <w:t>Ⲁⲡⲁⲕⲓⲣ ⲛⲉⲙ Ⲓⲱⲁⲛⲛⲏⲥ ⲛⲉϥⲥⲟⲛ:</w:t>
            </w:r>
          </w:p>
          <w:p w:rsidR="00573C88" w:rsidRDefault="00573C88" w:rsidP="00573C88">
            <w:pPr>
              <w:pStyle w:val="CopticVersemulti-line"/>
            </w:pPr>
            <w:r>
              <w:t>ⲛⲉⲙ ⲥⲱⲛⲓ ⲥ̀ⲛⲁⲩ (ⲃ̄) ⲉⲧⲥ̀ⲙⲁⲣⲱⲟⲩⲧ:</w:t>
            </w:r>
          </w:p>
          <w:p w:rsidR="00573C88" w:rsidRDefault="00573C88" w:rsidP="00573C88">
            <w:pPr>
              <w:pStyle w:val="CopticVersemulti-line"/>
            </w:pPr>
            <w:r>
              <w:t>ⲛⲓⲙⲁⲧⲟⲓ ⲛ̀ⲧⲉ Ⲡⲭ̄ⲥ̄:</w:t>
            </w:r>
          </w:p>
          <w:p w:rsidR="00573C88" w:rsidRDefault="00573C88" w:rsidP="00573C88">
            <w:pPr>
              <w:pStyle w:val="CopticHangingVerse"/>
            </w:pPr>
            <w:r>
              <w:t>ⲛⲁⲩⲙⲉⲓ ⲙ̀ⲙⲟϥ ⲉ̀ⲙⲁϣⲱ.</w:t>
            </w:r>
          </w:p>
        </w:tc>
      </w:tr>
      <w:tr w:rsidR="00573C88" w:rsidTr="00F10F1F">
        <w:trPr>
          <w:cantSplit/>
          <w:jc w:val="center"/>
        </w:trPr>
        <w:tc>
          <w:tcPr>
            <w:tcW w:w="288" w:type="dxa"/>
          </w:tcPr>
          <w:p w:rsidR="00573C88" w:rsidRDefault="00573C88" w:rsidP="00F10F1F">
            <w:pPr>
              <w:pStyle w:val="CopticCross"/>
            </w:pPr>
            <w:r w:rsidRPr="00FB5ACB">
              <w:t>¿</w:t>
            </w:r>
          </w:p>
        </w:tc>
        <w:tc>
          <w:tcPr>
            <w:tcW w:w="3960" w:type="dxa"/>
          </w:tcPr>
          <w:p w:rsidR="00573C88" w:rsidRDefault="00573C88" w:rsidP="00573C88">
            <w:pPr>
              <w:pStyle w:val="EngHang"/>
            </w:pPr>
            <w:r>
              <w:t>They hated the whole world,</w:t>
            </w:r>
          </w:p>
          <w:p w:rsidR="00573C88" w:rsidRDefault="00573C88" w:rsidP="00573C88">
            <w:pPr>
              <w:pStyle w:val="EngHang"/>
            </w:pPr>
            <w:r>
              <w:t>Its wealth, and all that is in it,</w:t>
            </w:r>
          </w:p>
          <w:p w:rsidR="00573C88" w:rsidRDefault="00573C88" w:rsidP="00573C88">
            <w:pPr>
              <w:pStyle w:val="EngHang"/>
            </w:pPr>
            <w:r>
              <w:t>Because of their constant love</w:t>
            </w:r>
          </w:p>
          <w:p w:rsidR="00573C88" w:rsidRDefault="00573C88" w:rsidP="00573C88">
            <w:pPr>
              <w:pStyle w:val="EngHangEnd"/>
            </w:pPr>
            <w:r>
              <w:t>And their faith in Christ.</w:t>
            </w:r>
          </w:p>
        </w:tc>
        <w:tc>
          <w:tcPr>
            <w:tcW w:w="288" w:type="dxa"/>
          </w:tcPr>
          <w:p w:rsidR="00573C88" w:rsidRDefault="00573C88" w:rsidP="00F10F1F"/>
        </w:tc>
        <w:tc>
          <w:tcPr>
            <w:tcW w:w="288" w:type="dxa"/>
          </w:tcPr>
          <w:p w:rsidR="00573C88" w:rsidRDefault="00573C88" w:rsidP="00F10F1F">
            <w:pPr>
              <w:pStyle w:val="CopticCross"/>
            </w:pPr>
            <w:r w:rsidRPr="00FB5ACB">
              <w:t>¿</w:t>
            </w:r>
          </w:p>
        </w:tc>
        <w:tc>
          <w:tcPr>
            <w:tcW w:w="3960" w:type="dxa"/>
          </w:tcPr>
          <w:p w:rsidR="00573C88" w:rsidRDefault="00573C88" w:rsidP="00573C88">
            <w:pPr>
              <w:pStyle w:val="CopticVersemulti-line"/>
            </w:pPr>
            <w:r>
              <w:t>Ⲁⲩⲙⲟⲥϯ ⲙ̀ⲡⲓⲕⲟⲥⲙⲟⲥ ⲧⲏⲣϥ:</w:t>
            </w:r>
          </w:p>
          <w:p w:rsidR="00573C88" w:rsidRDefault="00573C88" w:rsidP="00573C88">
            <w:pPr>
              <w:pStyle w:val="CopticVersemulti-line"/>
            </w:pPr>
            <w:r>
              <w:t>ⲛⲉⲙ ⲛⲉϥⲭ̀ⲣⲏⲙⲁ ⲛⲉⲙ ⲡⲓⲡ̀ⲧⲏⲣϥ:</w:t>
            </w:r>
          </w:p>
          <w:p w:rsidR="00573C88" w:rsidRDefault="00573C88" w:rsidP="00573C88">
            <w:pPr>
              <w:pStyle w:val="CopticVersemulti-line"/>
            </w:pPr>
            <w:r>
              <w:t>ⲉⲑⲃⲉ ⲧⲟⲩⲁ̀ⲅⲁⲡⲏ ⲉ̀ⲧⲉⲛϩⲟⲧ:</w:t>
            </w:r>
          </w:p>
          <w:p w:rsidR="00573C88" w:rsidRDefault="00573C88" w:rsidP="00573C88">
            <w:pPr>
              <w:pStyle w:val="CopticHangingVerse"/>
            </w:pPr>
            <w:r>
              <w:t>ⲛⲉⲙ ⲛⲟⲩⲛⲁϩϯ ϧⲉⲛ Ⲡⲭ̄ⲥ̄.</w:t>
            </w:r>
          </w:p>
        </w:tc>
      </w:tr>
      <w:tr w:rsidR="00573C88" w:rsidTr="00F10F1F">
        <w:trPr>
          <w:cantSplit/>
          <w:jc w:val="center"/>
        </w:trPr>
        <w:tc>
          <w:tcPr>
            <w:tcW w:w="288" w:type="dxa"/>
          </w:tcPr>
          <w:p w:rsidR="00573C88" w:rsidRDefault="00573C88" w:rsidP="00F10F1F">
            <w:pPr>
              <w:pStyle w:val="CopticCross"/>
            </w:pPr>
          </w:p>
        </w:tc>
        <w:tc>
          <w:tcPr>
            <w:tcW w:w="3960" w:type="dxa"/>
          </w:tcPr>
          <w:p w:rsidR="00573C88" w:rsidRDefault="00573C88" w:rsidP="00573C88">
            <w:pPr>
              <w:pStyle w:val="EngHang"/>
            </w:pPr>
            <w:r>
              <w:t>They suffered great tortures</w:t>
            </w:r>
          </w:p>
          <w:p w:rsidR="00573C88" w:rsidRDefault="00573C88" w:rsidP="00573C88">
            <w:pPr>
              <w:pStyle w:val="EngHang"/>
            </w:pPr>
            <w:r>
              <w:t>In their bodies,</w:t>
            </w:r>
          </w:p>
          <w:p w:rsidR="00573C88" w:rsidRDefault="00573C88" w:rsidP="00573C88">
            <w:pPr>
              <w:pStyle w:val="EngHang"/>
            </w:pPr>
            <w:r>
              <w:t>But for the faith of Christ</w:t>
            </w:r>
          </w:p>
          <w:p w:rsidR="00573C88" w:rsidRDefault="00573C88" w:rsidP="00573C88">
            <w:pPr>
              <w:pStyle w:val="EngHangEnd"/>
            </w:pPr>
            <w:r>
              <w:t>They did not give in to them.</w:t>
            </w:r>
          </w:p>
        </w:tc>
        <w:tc>
          <w:tcPr>
            <w:tcW w:w="288" w:type="dxa"/>
          </w:tcPr>
          <w:p w:rsidR="00573C88" w:rsidRDefault="00573C88" w:rsidP="00F10F1F"/>
        </w:tc>
        <w:tc>
          <w:tcPr>
            <w:tcW w:w="288" w:type="dxa"/>
          </w:tcPr>
          <w:p w:rsidR="00573C88" w:rsidRDefault="00573C88" w:rsidP="00F10F1F">
            <w:pPr>
              <w:pStyle w:val="CopticCross"/>
            </w:pPr>
          </w:p>
        </w:tc>
        <w:tc>
          <w:tcPr>
            <w:tcW w:w="3960" w:type="dxa"/>
          </w:tcPr>
          <w:p w:rsidR="00573C88" w:rsidRDefault="00573C88" w:rsidP="00573C88">
            <w:pPr>
              <w:pStyle w:val="CopticVersemulti-line"/>
            </w:pPr>
            <w:r>
              <w:t>Ⲁⲩϣⲉⲡⲙ̀ⲕⲁϩ ϧⲉⲛ ⲛ̀ⲟⲩⲥⲱⲙⲁ:</w:t>
            </w:r>
          </w:p>
          <w:p w:rsidR="00573C88" w:rsidRDefault="00573C88" w:rsidP="00573C88">
            <w:pPr>
              <w:pStyle w:val="CopticVersemulti-line"/>
            </w:pPr>
            <w:r>
              <w:t>Ϩⲓⲧⲉⲛ ϩⲁⲛⲛⲓϣϯ ⲙ̀ⲃⲁⲥⲁⲛⲟⲥ:</w:t>
            </w:r>
          </w:p>
          <w:p w:rsidR="00573C88" w:rsidRDefault="00573C88" w:rsidP="00573C88">
            <w:pPr>
              <w:pStyle w:val="CopticVersemulti-line"/>
            </w:pPr>
            <w:r>
              <w:t>ⲉⲑⲃⲉ ⲫ̀ⲛⲁϩϯ ⲙ̀Ⲡⲭ̄ⲥ̄:</w:t>
            </w:r>
          </w:p>
          <w:p w:rsidR="00573C88" w:rsidRDefault="00573C88" w:rsidP="00573C88">
            <w:pPr>
              <w:pStyle w:val="CopticHangingVerse"/>
            </w:pPr>
            <w:r>
              <w:t>ⲙ̀ⲙⲟⲛ ⲧⲟⲩⲭⲁⲩⲁ̀ⲣⲟⲥ ⲙ̀ⲙⲱⲟⲩ.</w:t>
            </w:r>
          </w:p>
        </w:tc>
      </w:tr>
      <w:tr w:rsidR="00573C88" w:rsidTr="00F10F1F">
        <w:trPr>
          <w:cantSplit/>
          <w:jc w:val="center"/>
        </w:trPr>
        <w:tc>
          <w:tcPr>
            <w:tcW w:w="288" w:type="dxa"/>
          </w:tcPr>
          <w:p w:rsidR="00573C88" w:rsidRDefault="00573C88" w:rsidP="00F10F1F">
            <w:pPr>
              <w:pStyle w:val="CopticCross"/>
            </w:pPr>
            <w:r w:rsidRPr="00FB5ACB">
              <w:t>¿</w:t>
            </w:r>
          </w:p>
        </w:tc>
        <w:tc>
          <w:tcPr>
            <w:tcW w:w="3960" w:type="dxa"/>
          </w:tcPr>
          <w:p w:rsidR="00573C88" w:rsidRDefault="00573C88" w:rsidP="00573C88">
            <w:pPr>
              <w:pStyle w:val="EngHang"/>
            </w:pPr>
            <w:r>
              <w:t>They received unfading crowns</w:t>
            </w:r>
          </w:p>
          <w:p w:rsidR="00573C88" w:rsidRDefault="00573C88" w:rsidP="00573C88">
            <w:pPr>
              <w:pStyle w:val="EngHang"/>
            </w:pPr>
            <w:r>
              <w:t>Of martyrdom,</w:t>
            </w:r>
          </w:p>
          <w:p w:rsidR="00573C88" w:rsidRDefault="00573C88" w:rsidP="00573C88">
            <w:pPr>
              <w:pStyle w:val="EngHang"/>
            </w:pPr>
            <w:r>
              <w:t>And they kept a feast with the holy ones,</w:t>
            </w:r>
          </w:p>
          <w:p w:rsidR="00573C88" w:rsidRDefault="00573C88" w:rsidP="00573C88">
            <w:pPr>
              <w:pStyle w:val="EngHangEnd"/>
            </w:pPr>
            <w:r>
              <w:t>In the region of the living.</w:t>
            </w:r>
          </w:p>
        </w:tc>
        <w:tc>
          <w:tcPr>
            <w:tcW w:w="288" w:type="dxa"/>
          </w:tcPr>
          <w:p w:rsidR="00573C88" w:rsidRDefault="00573C88" w:rsidP="00F10F1F"/>
        </w:tc>
        <w:tc>
          <w:tcPr>
            <w:tcW w:w="288" w:type="dxa"/>
          </w:tcPr>
          <w:p w:rsidR="00573C88" w:rsidRDefault="00573C88" w:rsidP="00F10F1F">
            <w:pPr>
              <w:pStyle w:val="CopticCross"/>
            </w:pPr>
            <w:r w:rsidRPr="00FB5ACB">
              <w:t>¿</w:t>
            </w:r>
          </w:p>
        </w:tc>
        <w:tc>
          <w:tcPr>
            <w:tcW w:w="3960" w:type="dxa"/>
          </w:tcPr>
          <w:p w:rsidR="00573C88" w:rsidRDefault="00573C88" w:rsidP="00573C88">
            <w:pPr>
              <w:pStyle w:val="CopticVersemulti-line"/>
            </w:pPr>
            <w:r>
              <w:t>Ⲁⲩϭⲓ ⲛ̀ϩⲁⲛⲭ̀ⲗⲟⲙ ⲛ̀ⲁ̀ⲧⲗⲱⲙ:</w:t>
            </w:r>
          </w:p>
          <w:p w:rsidR="00573C88" w:rsidRDefault="00573C88" w:rsidP="00573C88">
            <w:pPr>
              <w:pStyle w:val="CopticVersemulti-line"/>
            </w:pPr>
            <w:r>
              <w:t>ⲛ̀ⲧⲉ ϯⲙⲉⲧⲙⲁⲣⲧⲩⲣⲟⲥ:</w:t>
            </w:r>
          </w:p>
          <w:p w:rsidR="00573C88" w:rsidRDefault="00573C88" w:rsidP="00573C88">
            <w:pPr>
              <w:pStyle w:val="CopticVersemulti-line"/>
            </w:pPr>
            <w:r>
              <w:t>ⲁⲩⲉ̀ⲣϣⲁⲓ ⲛⲉⲙ ⲛⲏⲉ̄ⲑ̄ⲩ̄ ⲧⲏⲣⲟⲩ:</w:t>
            </w:r>
          </w:p>
          <w:p w:rsidR="00573C88" w:rsidRDefault="00573C88" w:rsidP="00573C88">
            <w:pPr>
              <w:pStyle w:val="CopticHangingVerse"/>
            </w:pPr>
            <w:r>
              <w:t>ϧⲉⲛ ⲧ̀ⲭⲱⲣⲁ ⲛ̀ⲧⲉ ⲛⲏⲉ̀ⲧⲱ̀ⲛϧ.</w:t>
            </w:r>
          </w:p>
        </w:tc>
      </w:tr>
      <w:tr w:rsidR="00573C88" w:rsidTr="00F10F1F">
        <w:trPr>
          <w:cantSplit/>
          <w:jc w:val="center"/>
        </w:trPr>
        <w:tc>
          <w:tcPr>
            <w:tcW w:w="288" w:type="dxa"/>
          </w:tcPr>
          <w:p w:rsidR="00573C88" w:rsidRPr="00FB5ACB" w:rsidRDefault="00573C88" w:rsidP="00F10F1F">
            <w:pPr>
              <w:pStyle w:val="CopticCross"/>
            </w:pPr>
          </w:p>
        </w:tc>
        <w:tc>
          <w:tcPr>
            <w:tcW w:w="3960" w:type="dxa"/>
          </w:tcPr>
          <w:p w:rsidR="00573C88" w:rsidRDefault="00573C88" w:rsidP="00573C88">
            <w:pPr>
              <w:pStyle w:val="EngHang"/>
            </w:pPr>
            <w:r>
              <w:t>Hail to the two holy brothres,</w:t>
            </w:r>
          </w:p>
          <w:p w:rsidR="00573C88" w:rsidRDefault="00573C88" w:rsidP="00573C88">
            <w:pPr>
              <w:pStyle w:val="EngHang"/>
            </w:pPr>
            <w:r>
              <w:t>Apakir, and his brother John;</w:t>
            </w:r>
          </w:p>
          <w:p w:rsidR="00573C88" w:rsidRDefault="00573C88" w:rsidP="00573C88">
            <w:pPr>
              <w:pStyle w:val="EngHang"/>
            </w:pPr>
            <w:r>
              <w:t>Hail to the two martyrs,</w:t>
            </w:r>
          </w:p>
          <w:p w:rsidR="00573C88" w:rsidRPr="004764BD" w:rsidRDefault="00573C88" w:rsidP="00573C88">
            <w:pPr>
              <w:pStyle w:val="EngHangEnd"/>
            </w:pPr>
            <w:r>
              <w:t>The spiritual physicians.</w:t>
            </w:r>
          </w:p>
        </w:tc>
        <w:tc>
          <w:tcPr>
            <w:tcW w:w="288" w:type="dxa"/>
          </w:tcPr>
          <w:p w:rsidR="00573C88" w:rsidRDefault="00573C88" w:rsidP="00F10F1F"/>
        </w:tc>
        <w:tc>
          <w:tcPr>
            <w:tcW w:w="288" w:type="dxa"/>
          </w:tcPr>
          <w:p w:rsidR="00573C88" w:rsidRPr="00FB5ACB" w:rsidRDefault="00573C88" w:rsidP="00F10F1F">
            <w:pPr>
              <w:pStyle w:val="CopticCross"/>
            </w:pPr>
          </w:p>
        </w:tc>
        <w:tc>
          <w:tcPr>
            <w:tcW w:w="3960" w:type="dxa"/>
          </w:tcPr>
          <w:p w:rsidR="00573C88" w:rsidRDefault="00573C88" w:rsidP="00573C88">
            <w:pPr>
              <w:pStyle w:val="CopticVersemulti-line"/>
            </w:pPr>
            <w:r>
              <w:t>Ⲭⲉⲣⲉ ⲛⲓⲥⲟⲛ ⲥ̀ⲛⲁⲩ (ⲃ̄) ⲉ̄ⲑ̄ⲩ̄:</w:t>
            </w:r>
          </w:p>
          <w:p w:rsidR="00573C88" w:rsidRDefault="00573C88" w:rsidP="00573C88">
            <w:pPr>
              <w:pStyle w:val="CopticVersemulti-line"/>
            </w:pPr>
            <w:r>
              <w:t>Ⲁⲡⲁⲕⲓⲣ ⲛⲉⲙ Ⲓⲱⲁⲛⲛⲏⲥ ⲛⲉϥⲥⲟⲛ:</w:t>
            </w:r>
          </w:p>
          <w:p w:rsidR="00573C88" w:rsidRDefault="00573C88" w:rsidP="00573C88">
            <w:pPr>
              <w:pStyle w:val="CopticVersemulti-line"/>
            </w:pPr>
            <w:r>
              <w:t>ⲭⲉⲣⲉ ⲥ̀ⲛⲁⲫ ⲙ̀ⲙⲁⲣⲧⲩⲣⲟⲥ:</w:t>
            </w:r>
          </w:p>
          <w:p w:rsidR="00573C88" w:rsidRPr="003032D8" w:rsidRDefault="00573C88" w:rsidP="00573C88">
            <w:pPr>
              <w:pStyle w:val="CopticHangingVerse"/>
            </w:pPr>
            <w:r>
              <w:t>ⲛⲓⲥⲏⲓⲛⲓ ⲙ̀ⲡ̀ⲛⲩⲙⲁⲧⲓⲕⲟⲛ.</w:t>
            </w:r>
          </w:p>
        </w:tc>
      </w:tr>
      <w:tr w:rsidR="00573C88" w:rsidTr="00F10F1F">
        <w:trPr>
          <w:cantSplit/>
          <w:jc w:val="center"/>
        </w:trPr>
        <w:tc>
          <w:tcPr>
            <w:tcW w:w="288" w:type="dxa"/>
          </w:tcPr>
          <w:p w:rsidR="00573C88" w:rsidRPr="00FB5ACB" w:rsidRDefault="00573C88" w:rsidP="00F10F1F">
            <w:pPr>
              <w:pStyle w:val="CopticCross"/>
            </w:pPr>
            <w:r w:rsidRPr="00FB5ACB">
              <w:lastRenderedPageBreak/>
              <w:t>¿</w:t>
            </w:r>
          </w:p>
        </w:tc>
        <w:tc>
          <w:tcPr>
            <w:tcW w:w="3960" w:type="dxa"/>
          </w:tcPr>
          <w:p w:rsidR="00573C88" w:rsidRDefault="00573C88" w:rsidP="00573C88">
            <w:pPr>
              <w:pStyle w:val="EngHang"/>
            </w:pPr>
            <w:r>
              <w:t>Pray to the Lord on our behalf,</w:t>
            </w:r>
          </w:p>
          <w:p w:rsidR="00573C88" w:rsidRDefault="00573C88" w:rsidP="00573C88">
            <w:pPr>
              <w:pStyle w:val="EngHang"/>
            </w:pPr>
            <w:r>
              <w:t>O struggle-bearers, the martyrs,</w:t>
            </w:r>
          </w:p>
          <w:p w:rsidR="00573C88" w:rsidRDefault="00573C88" w:rsidP="00573C88">
            <w:pPr>
              <w:pStyle w:val="EngHang"/>
            </w:pPr>
            <w:r>
              <w:t>Apakir and his brother John,</w:t>
            </w:r>
          </w:p>
          <w:p w:rsidR="00573C88" w:rsidRDefault="00573C88" w:rsidP="00573C88">
            <w:pPr>
              <w:pStyle w:val="EngHangEnd"/>
            </w:pPr>
            <w:r>
              <w:t>That He may forgive us our sins.</w:t>
            </w:r>
          </w:p>
        </w:tc>
        <w:tc>
          <w:tcPr>
            <w:tcW w:w="288" w:type="dxa"/>
          </w:tcPr>
          <w:p w:rsidR="00573C88" w:rsidRDefault="00573C88" w:rsidP="00F10F1F"/>
        </w:tc>
        <w:tc>
          <w:tcPr>
            <w:tcW w:w="288" w:type="dxa"/>
          </w:tcPr>
          <w:p w:rsidR="00573C88" w:rsidRPr="00FB5ACB" w:rsidRDefault="00573C88" w:rsidP="00F10F1F">
            <w:pPr>
              <w:pStyle w:val="CopticCross"/>
            </w:pPr>
            <w:r w:rsidRPr="00FB5ACB">
              <w:t>¿</w:t>
            </w:r>
          </w:p>
        </w:tc>
        <w:tc>
          <w:tcPr>
            <w:tcW w:w="3960" w:type="dxa"/>
          </w:tcPr>
          <w:p w:rsidR="00573C88" w:rsidRDefault="00573C88" w:rsidP="00573C88">
            <w:pPr>
              <w:pStyle w:val="CopticVersemulti-line"/>
            </w:pPr>
            <w:r>
              <w:t>Ⲧⲱⲃϭ ⲙ̀Ⲡⲟ̄ⲥ̄ ⲉ̀ϩ̀ⲣⲏⲓ ⲉ̀ϫⲱⲛ:</w:t>
            </w:r>
          </w:p>
          <w:p w:rsidR="00573C88" w:rsidRDefault="00573C88" w:rsidP="00573C88">
            <w:pPr>
              <w:pStyle w:val="CopticVersemulti-line"/>
            </w:pPr>
            <w:r>
              <w:t>ⲱ̀ ⲛⲓⲁⲑⲗⲟⲫⲟⲣⲟⲥ ⲙ̀ⲙⲁⲣⲧⲩⲣⲟⲥ:</w:t>
            </w:r>
          </w:p>
          <w:p w:rsidR="00573C88" w:rsidRDefault="00573C88" w:rsidP="00573C88">
            <w:pPr>
              <w:pStyle w:val="CopticVersemulti-line"/>
            </w:pPr>
            <w:r>
              <w:t>Ⲁⲡⲁ Ⲕⲓⲣ ⲛⲉⲙ Ⲓⲱⲁⲛⲛⲏⲥ ⲡⲉϥⲥⲟⲛ:</w:t>
            </w:r>
          </w:p>
          <w:p w:rsidR="00573C88" w:rsidRDefault="00573C88" w:rsidP="00573C88">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lastRenderedPageBreak/>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573C88" w:rsidRDefault="00573C88" w:rsidP="00980D99">
      <w:pPr>
        <w:pStyle w:val="Heading3"/>
      </w:pPr>
      <w:r>
        <w:t xml:space="preserve">June </w:t>
      </w:r>
      <w:r>
        <w:t>28 / Epip 4</w:t>
      </w:r>
      <w:r>
        <w:t>: Sts. Apakir and John</w:t>
      </w:r>
      <w:bookmarkStart w:id="1076" w:name="_GoBack"/>
      <w:bookmarkEnd w:id="1076"/>
    </w:p>
    <w:p w:rsidR="00573C88" w:rsidRPr="00573C88" w:rsidRDefault="00573C88" w:rsidP="00573C88">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Peter and Paul</w:t>
            </w:r>
          </w:p>
          <w:p w:rsidR="004C7F73" w:rsidRDefault="004C7F73" w:rsidP="004C7F73">
            <w:pPr>
              <w:pStyle w:val="EngHang"/>
            </w:pPr>
            <w:commentRangeStart w:id="1077"/>
            <w:r>
              <w:t>Are the working husbandmen</w:t>
            </w:r>
            <w:commentRangeEnd w:id="1077"/>
            <w:r>
              <w:rPr>
                <w:rStyle w:val="CommentReference"/>
                <w:rFonts w:ascii="Times New Roman" w:eastAsiaTheme="minorHAnsi" w:hAnsi="Times New Roman" w:cstheme="minorBidi"/>
                <w:color w:val="auto"/>
              </w:rPr>
              <w:commentReference w:id="1077"/>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78"/>
            <w:r>
              <w:t xml:space="preserve">With </w:t>
            </w:r>
            <w:commentRangeEnd w:id="1078"/>
            <w:r>
              <w:rPr>
                <w:rStyle w:val="CommentReference"/>
                <w:rFonts w:ascii="Times New Roman" w:eastAsiaTheme="minorHAnsi" w:hAnsi="Times New Roman" w:cstheme="minorBidi"/>
                <w:color w:val="auto"/>
              </w:rPr>
              <w:commentReference w:id="1078"/>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79"/>
            <w:commentRangeStart w:id="1080"/>
            <w:r>
              <w:t xml:space="preserve">sound </w:t>
            </w:r>
            <w:commentRangeEnd w:id="1079"/>
            <w:r>
              <w:rPr>
                <w:rStyle w:val="CommentReference"/>
                <w:rFonts w:ascii="Times New Roman" w:eastAsiaTheme="minorHAnsi" w:hAnsi="Times New Roman" w:cstheme="minorBidi"/>
                <w:color w:val="auto"/>
              </w:rPr>
              <w:commentReference w:id="1079"/>
            </w:r>
            <w:commentRangeEnd w:id="1080"/>
            <w:r>
              <w:rPr>
                <w:rStyle w:val="CommentReference"/>
                <w:rFonts w:ascii="Times New Roman" w:eastAsiaTheme="minorHAnsi" w:hAnsi="Times New Roman" w:cstheme="minorBidi"/>
                <w:color w:val="auto"/>
              </w:rPr>
              <w:commentReference w:id="1080"/>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lastRenderedPageBreak/>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81"/>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2"/>
            <w:r>
              <w:t xml:space="preserve">To </w:t>
            </w:r>
            <w:commentRangeEnd w:id="1082"/>
            <w:r>
              <w:rPr>
                <w:rStyle w:val="CommentReference"/>
                <w:rFonts w:ascii="Times New Roman" w:eastAsiaTheme="minorHAnsi" w:hAnsi="Times New Roman" w:cstheme="minorBidi"/>
                <w:color w:val="auto"/>
              </w:rPr>
              <w:commentReference w:id="1082"/>
            </w:r>
            <w:r>
              <w:t xml:space="preserve">all the </w:t>
            </w:r>
            <w:commentRangeStart w:id="1083"/>
            <w:r>
              <w:t>Gentiles</w:t>
            </w:r>
            <w:commentRangeEnd w:id="1083"/>
            <w:r>
              <w:rPr>
                <w:rStyle w:val="CommentReference"/>
                <w:rFonts w:ascii="Times New Roman" w:eastAsiaTheme="minorHAnsi" w:hAnsi="Times New Roman" w:cstheme="minorBidi"/>
                <w:color w:val="auto"/>
              </w:rPr>
              <w:commentReference w:id="1083"/>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4"/>
            <w:r>
              <w:t>To be completely filled</w:t>
            </w:r>
          </w:p>
          <w:p w:rsidR="00306181" w:rsidRDefault="00306181" w:rsidP="00306181">
            <w:pPr>
              <w:pStyle w:val="EngHangEnd"/>
            </w:pPr>
            <w:r>
              <w:t>With God in love.</w:t>
            </w:r>
            <w:commentRangeEnd w:id="1084"/>
            <w:r>
              <w:rPr>
                <w:rStyle w:val="CommentReference"/>
                <w:rFonts w:ascii="Times New Roman" w:eastAsiaTheme="minorHAnsi" w:hAnsi="Times New Roman" w:cstheme="minorBidi"/>
                <w:color w:val="auto"/>
              </w:rPr>
              <w:commentReference w:id="1084"/>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lastRenderedPageBreak/>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5" w:name="_Toc410196218"/>
      <w:bookmarkStart w:id="1086" w:name="_Toc410196460"/>
      <w:bookmarkStart w:id="1087" w:name="_Toc410196962"/>
      <w:bookmarkStart w:id="1088" w:name="_Toc428340995"/>
      <w:r>
        <w:lastRenderedPageBreak/>
        <w:t>July</w:t>
      </w:r>
      <w:bookmarkEnd w:id="1085"/>
      <w:bookmarkEnd w:id="1086"/>
      <w:bookmarkEnd w:id="1087"/>
      <w:r w:rsidR="00980D99">
        <w:t xml:space="preserve"> or </w:t>
      </w:r>
      <w:r w:rsidR="00980D99">
        <w:rPr>
          <w:rFonts w:ascii="FreeSerifAvvaShenouda" w:hAnsi="FreeSerifAvvaShenouda" w:cs="FreeSerifAvvaShenouda"/>
        </w:rPr>
        <w:t>Ⲉⲡⲏⲡ</w:t>
      </w:r>
      <w:bookmarkEnd w:id="1088"/>
    </w:p>
    <w:p w:rsidR="00980D99" w:rsidRDefault="00980D99" w:rsidP="00495F1A">
      <w:pPr>
        <w:pStyle w:val="Heading3"/>
        <w:rPr>
          <w:rFonts w:ascii="Times New Roman" w:hAnsi="Times New Roman" w:cs="Times New Roman"/>
        </w:rPr>
      </w:pPr>
      <w:bookmarkStart w:id="1089" w:name="_Toc410196221"/>
      <w:bookmarkStart w:id="1090" w:name="_Toc410196463"/>
      <w:bookmarkStart w:id="1091"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89"/>
      <w:bookmarkEnd w:id="1090"/>
      <w:bookmarkEnd w:id="1091"/>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2"/>
            <w:r>
              <w:t>struggler</w:t>
            </w:r>
            <w:commentRangeEnd w:id="1092"/>
            <w:r>
              <w:rPr>
                <w:rStyle w:val="CommentReference"/>
                <w:rFonts w:ascii="Times New Roman" w:eastAsiaTheme="minorHAnsi" w:hAnsi="Times New Roman" w:cstheme="minorBidi"/>
                <w:color w:val="auto"/>
              </w:rPr>
              <w:commentReference w:id="1092"/>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3"/>
            <w:r>
              <w:t>Abba Noub</w:t>
            </w:r>
            <w:commentRangeEnd w:id="1093"/>
            <w:r>
              <w:rPr>
                <w:rStyle w:val="CommentReference"/>
                <w:rFonts w:ascii="Times New Roman" w:eastAsiaTheme="minorHAnsi" w:hAnsi="Times New Roman" w:cstheme="minorBidi"/>
                <w:color w:val="auto"/>
              </w:rPr>
              <w:commentReference w:id="1093"/>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4"/>
            <w:r>
              <w:t xml:space="preserve">upright </w:t>
            </w:r>
            <w:commentRangeEnd w:id="1094"/>
            <w:r>
              <w:rPr>
                <w:rStyle w:val="CommentReference"/>
                <w:rFonts w:ascii="Times New Roman" w:eastAsiaTheme="minorHAnsi" w:hAnsi="Times New Roman" w:cstheme="minorBidi"/>
                <w:color w:val="auto"/>
              </w:rPr>
              <w:commentReference w:id="1094"/>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w:t>
            </w:r>
            <w:r>
              <w:pgNum/>
            </w:r>
            <w:r>
              <w:t>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w:t>
            </w:r>
            <w:r>
              <w:pgNum/>
            </w:r>
            <w:r>
              <w:pgNum/>
            </w:r>
            <w:r>
              <w:pgNum/>
            </w:r>
            <w:r>
              <w:t>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6"/>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5" w:name="_Toc410196222"/>
      <w:bookmarkStart w:id="1096" w:name="_Toc410196464"/>
      <w:bookmarkStart w:id="1097" w:name="_Toc410196966"/>
      <w:bookmarkStart w:id="1098"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99"/>
            <w:r>
              <w:t xml:space="preserve">ϯⲁⲅⲓⲁ </w:t>
            </w:r>
            <w:commentRangeEnd w:id="1099"/>
            <w:r>
              <w:rPr>
                <w:rStyle w:val="CommentReference"/>
                <w:rFonts w:ascii="Times New Roman" w:hAnsi="Times New Roman" w:cstheme="minorBidi"/>
                <w:noProof w:val="0"/>
              </w:rPr>
              <w:commentReference w:id="1099"/>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95"/>
      <w:bookmarkEnd w:id="1096"/>
      <w:bookmarkEnd w:id="109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98"/>
    </w:p>
    <w:p w:rsidR="00306181" w:rsidRDefault="00306181" w:rsidP="00306181">
      <w:pPr>
        <w:pStyle w:val="Heading3"/>
      </w:pPr>
      <w:bookmarkStart w:id="1100" w:name="_Toc410196223"/>
      <w:bookmarkStart w:id="1101" w:name="_Toc410196465"/>
      <w:bookmarkStart w:id="1102"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0"/>
      <w:bookmarkEnd w:id="1101"/>
      <w:bookmarkEnd w:id="1102"/>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3" w:name="_Toc410196224"/>
      <w:bookmarkStart w:id="1104" w:name="_Toc410196466"/>
      <w:bookmarkStart w:id="1105" w:name="_Toc410196968"/>
      <w:r>
        <w:t xml:space="preserve">August 9 / Mesori 16: </w:t>
      </w:r>
      <w:r w:rsidR="00495F1A">
        <w:t>The Assumption of the Virgin</w:t>
      </w:r>
      <w:bookmarkEnd w:id="1103"/>
      <w:bookmarkEnd w:id="1104"/>
      <w:bookmarkEnd w:id="1105"/>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6" w:name="_Toc410196226"/>
      <w:bookmarkStart w:id="1107" w:name="_Toc410196468"/>
      <w:bookmarkStart w:id="1108" w:name="_Toc410196970"/>
      <w:bookmarkStart w:id="1109" w:name="_Toc428340997"/>
      <w:r>
        <w:lastRenderedPageBreak/>
        <w:t>The Pascal Cycle</w:t>
      </w:r>
      <w:bookmarkEnd w:id="1106"/>
      <w:bookmarkEnd w:id="1107"/>
      <w:bookmarkEnd w:id="1108"/>
      <w:bookmarkEnd w:id="1109"/>
    </w:p>
    <w:p w:rsidR="00495F1A" w:rsidRDefault="00495F1A" w:rsidP="00495F1A">
      <w:pPr>
        <w:pStyle w:val="Heading3"/>
      </w:pPr>
      <w:bookmarkStart w:id="1110" w:name="_Toc410196227"/>
      <w:bookmarkStart w:id="1111" w:name="_Toc410196469"/>
      <w:bookmarkStart w:id="1112" w:name="_Toc410196971"/>
      <w:r>
        <w:t>Jonah’s Fast</w:t>
      </w:r>
      <w:bookmarkEnd w:id="1110"/>
      <w:bookmarkEnd w:id="1111"/>
      <w:bookmarkEnd w:id="111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3" w:name="_Toc410196228"/>
      <w:bookmarkStart w:id="1114" w:name="_Toc410196470"/>
      <w:bookmarkStart w:id="1115" w:name="_Toc410196972"/>
      <w:r>
        <w:t>Jonah’s Feast</w:t>
      </w:r>
      <w:bookmarkEnd w:id="1113"/>
      <w:bookmarkEnd w:id="1114"/>
      <w:bookmarkEnd w:id="1115"/>
    </w:p>
    <w:p w:rsidR="00495F1A" w:rsidRDefault="00495F1A" w:rsidP="00495F1A">
      <w:pPr>
        <w:pStyle w:val="Heading3"/>
      </w:pPr>
      <w:bookmarkStart w:id="1116" w:name="_Toc410196229"/>
      <w:bookmarkStart w:id="1117" w:name="_Toc410196471"/>
      <w:bookmarkStart w:id="1118" w:name="_Toc410196973"/>
      <w:r>
        <w:t>Great Lent</w:t>
      </w:r>
      <w:bookmarkEnd w:id="1116"/>
      <w:bookmarkEnd w:id="1117"/>
      <w:bookmarkEnd w:id="111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19"/>
            <w:r>
              <w:t>ⲛⲓⲉ̀ⲛⲉϩ</w:t>
            </w:r>
            <w:commentRangeEnd w:id="1119"/>
            <w:r>
              <w:rPr>
                <w:rStyle w:val="CommentReference"/>
                <w:rFonts w:ascii="Times New Roman" w:hAnsi="Times New Roman" w:cstheme="minorBidi"/>
                <w:noProof w:val="0"/>
              </w:rPr>
              <w:commentReference w:id="111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20"/>
            <w:r>
              <w:t xml:space="preserve">He </w:t>
            </w:r>
            <w:r w:rsidR="00253DD3">
              <w:t>humiliated</w:t>
            </w:r>
          </w:p>
          <w:p w:rsidR="00420CFA" w:rsidRDefault="00420CFA" w:rsidP="00420CFA">
            <w:pPr>
              <w:pStyle w:val="EngHangEnd"/>
            </w:pPr>
            <w:r>
              <w:t>The Tempter</w:t>
            </w:r>
            <w:commentRangeEnd w:id="1120"/>
            <w:r>
              <w:rPr>
                <w:rStyle w:val="CommentReference"/>
              </w:rPr>
              <w:commentReference w:id="112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21"/>
            <w:r>
              <w:t>“Fast in watchfulness</w:t>
            </w:r>
          </w:p>
          <w:p w:rsidR="00420CFA" w:rsidRDefault="00420CFA" w:rsidP="00420CFA">
            <w:pPr>
              <w:pStyle w:val="EngHangEnd"/>
            </w:pPr>
            <w:r>
              <w:t>By day and by night.”</w:t>
            </w:r>
            <w:commentRangeEnd w:id="1121"/>
            <w:r>
              <w:rPr>
                <w:rStyle w:val="CommentReference"/>
              </w:rPr>
              <w:commentReference w:id="112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2"/>
            <w:r>
              <w:t xml:space="preserve">Ϯⲛⲏⲥⲧⲓⲁ̀ </w:t>
            </w:r>
            <w:commentRangeEnd w:id="1122"/>
            <w:r>
              <w:rPr>
                <w:rStyle w:val="CommentReference"/>
                <w:rFonts w:ascii="Times New Roman" w:hAnsi="Times New Roman" w:cstheme="minorBidi"/>
                <w:noProof w:val="0"/>
              </w:rPr>
              <w:commentReference w:id="112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3"/>
            <w:r>
              <w:t>pretense</w:t>
            </w:r>
            <w:commentRangeEnd w:id="1123"/>
            <w:r>
              <w:rPr>
                <w:rStyle w:val="CommentReference"/>
              </w:rPr>
              <w:commentReference w:id="112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4"/>
            <w:r>
              <w:t>strugglers</w:t>
            </w:r>
            <w:commentRangeEnd w:id="1124"/>
            <w:r>
              <w:rPr>
                <w:rStyle w:val="CommentReference"/>
              </w:rPr>
              <w:commentReference w:id="112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5"/>
            <w:r>
              <w:t>martyrdom</w:t>
            </w:r>
            <w:commentRangeEnd w:id="1125"/>
            <w:r>
              <w:rPr>
                <w:rStyle w:val="CommentReference"/>
              </w:rPr>
              <w:commentReference w:id="112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6"/>
            <w:r>
              <w:t xml:space="preserve">carries </w:t>
            </w:r>
            <w:commentRangeEnd w:id="1126"/>
            <w:r>
              <w:rPr>
                <w:rStyle w:val="CommentReference"/>
              </w:rPr>
              <w:commentReference w:id="112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7"/>
            <w:r>
              <w:t>assembly</w:t>
            </w:r>
            <w:commentRangeEnd w:id="1127"/>
            <w:r>
              <w:rPr>
                <w:rStyle w:val="CommentReference"/>
              </w:rPr>
              <w:commentReference w:id="1127"/>
            </w:r>
            <w:r>
              <w:t>,</w:t>
            </w:r>
          </w:p>
          <w:p w:rsidR="006A78B4" w:rsidRDefault="006A78B4" w:rsidP="006A78B4">
            <w:pPr>
              <w:pStyle w:val="EngHangEnd"/>
            </w:pPr>
            <w:r>
              <w:t xml:space="preserve">From now until the </w:t>
            </w:r>
            <w:commentRangeStart w:id="1128"/>
            <w:r>
              <w:t>ages of ages</w:t>
            </w:r>
            <w:commentRangeEnd w:id="1128"/>
            <w:r>
              <w:rPr>
                <w:rStyle w:val="CommentReference"/>
              </w:rPr>
              <w:commentReference w:id="112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29" w:name="_Toc410196230"/>
      <w:bookmarkStart w:id="1130" w:name="_Toc410196472"/>
      <w:bookmarkStart w:id="1131" w:name="_Toc410196974"/>
      <w:r>
        <w:t>Lazarus Saturday</w:t>
      </w:r>
      <w:bookmarkEnd w:id="1129"/>
      <w:bookmarkEnd w:id="1130"/>
      <w:bookmarkEnd w:id="113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2"/>
            <w:r>
              <w:t>With glory befitting You</w:t>
            </w:r>
            <w:commentRangeEnd w:id="1132"/>
            <w:r>
              <w:rPr>
                <w:rStyle w:val="CommentReference"/>
              </w:rPr>
              <w:commentReference w:id="113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3" w:name="_Toc410196231"/>
      <w:bookmarkStart w:id="1134" w:name="_Toc410196473"/>
      <w:bookmarkStart w:id="1135" w:name="_Toc410196975"/>
      <w:r>
        <w:t>Palm Sunday</w:t>
      </w:r>
      <w:bookmarkEnd w:id="1133"/>
      <w:bookmarkEnd w:id="1134"/>
      <w:bookmarkEnd w:id="113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6"/>
            <w:r>
              <w:t>To the ages.</w:t>
            </w:r>
            <w:commentRangeEnd w:id="1136"/>
            <w:r>
              <w:rPr>
                <w:rStyle w:val="CommentReference"/>
              </w:rPr>
              <w:commentReference w:id="113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7"/>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8"/>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7"/>
            <w:r>
              <w:t xml:space="preserve">is </w:t>
            </w:r>
            <w:commentRangeEnd w:id="1137"/>
            <w:r>
              <w:rPr>
                <w:rStyle w:val="CommentReference"/>
              </w:rPr>
              <w:commentReference w:id="113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38"/>
            <w:r>
              <w:t xml:space="preserve">Offer </w:t>
            </w:r>
            <w:commentRangeEnd w:id="1138"/>
            <w:r>
              <w:rPr>
                <w:rStyle w:val="CommentReference"/>
              </w:rPr>
              <w:commentReference w:id="113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39"/>
            <w:r>
              <w:t>Kranion</w:t>
            </w:r>
            <w:commentRangeEnd w:id="1139"/>
            <w:r>
              <w:rPr>
                <w:rStyle w:val="CommentReference"/>
              </w:rPr>
              <w:commentReference w:id="113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40" w:name="_Toc410196232"/>
      <w:bookmarkStart w:id="1141" w:name="_Toc410196474"/>
      <w:bookmarkStart w:id="1142" w:name="_Toc410196976"/>
      <w:r>
        <w:t>Resurrection</w:t>
      </w:r>
      <w:bookmarkEnd w:id="1140"/>
      <w:bookmarkEnd w:id="1141"/>
      <w:bookmarkEnd w:id="114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3"/>
            <w:r>
              <w:t>Name</w:t>
            </w:r>
            <w:commentRangeEnd w:id="1143"/>
            <w:r>
              <w:rPr>
                <w:rStyle w:val="CommentReference"/>
              </w:rPr>
              <w:commentReference w:id="114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0"/>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4" w:name="_Toc410196233"/>
      <w:bookmarkStart w:id="1145" w:name="_Toc410196475"/>
      <w:bookmarkStart w:id="1146" w:name="_Toc410196977"/>
      <w:r>
        <w:t>Thomas Sunday</w:t>
      </w:r>
      <w:bookmarkEnd w:id="1144"/>
      <w:bookmarkEnd w:id="1145"/>
      <w:bookmarkEnd w:id="114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2"/>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3"/>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4"/>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5"/>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7"/>
            <w:r>
              <w:t xml:space="preserve">Jesus </w:t>
            </w:r>
            <w:commentRangeEnd w:id="1147"/>
            <w:r>
              <w:rPr>
                <w:rStyle w:val="CommentReference"/>
                <w:rFonts w:ascii="Times New Roman" w:hAnsi="Times New Roman"/>
              </w:rPr>
              <w:commentReference w:id="114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48" w:name="_Toc410196235"/>
      <w:bookmarkStart w:id="1149" w:name="_Toc410196477"/>
      <w:bookmarkStart w:id="1150" w:name="_Toc410196979"/>
      <w:r>
        <w:t>Ascension</w:t>
      </w:r>
      <w:bookmarkEnd w:id="1148"/>
      <w:bookmarkEnd w:id="1149"/>
      <w:bookmarkEnd w:id="115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1"/>
            <w:r>
              <w:t>Name</w:t>
            </w:r>
            <w:commentRangeEnd w:id="1151"/>
            <w:r>
              <w:rPr>
                <w:rStyle w:val="CommentReference"/>
              </w:rPr>
              <w:commentReference w:id="115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2"/>
            <w:r>
              <w:t>to Him</w:t>
            </w:r>
            <w:commentRangeEnd w:id="1152"/>
            <w:r>
              <w:rPr>
                <w:rStyle w:val="CommentReference"/>
              </w:rPr>
              <w:commentReference w:id="115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3"/>
            <w:r>
              <w:t>might</w:t>
            </w:r>
            <w:commentRangeEnd w:id="1153"/>
            <w:r>
              <w:rPr>
                <w:rStyle w:val="CommentReference"/>
              </w:rPr>
              <w:commentReference w:id="115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4"/>
            <w:r>
              <w:t xml:space="preserve">Jesus </w:t>
            </w:r>
            <w:commentRangeEnd w:id="1154"/>
            <w:r>
              <w:rPr>
                <w:rStyle w:val="CommentReference"/>
                <w:rFonts w:ascii="Times New Roman" w:hAnsi="Times New Roman"/>
              </w:rPr>
              <w:commentReference w:id="115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5"/>
            <w:r>
              <w:t>miracles</w:t>
            </w:r>
            <w:commentRangeEnd w:id="1155"/>
            <w:r>
              <w:rPr>
                <w:rStyle w:val="CommentReference"/>
              </w:rPr>
              <w:commentReference w:id="115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6" w:name="_Toc410196236"/>
      <w:bookmarkStart w:id="1157" w:name="_Toc410196478"/>
      <w:bookmarkStart w:id="1158" w:name="_Toc410196980"/>
      <w:r>
        <w:t>Pentecost</w:t>
      </w:r>
      <w:bookmarkEnd w:id="1156"/>
      <w:bookmarkEnd w:id="1157"/>
      <w:bookmarkEnd w:id="115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9"/>
            <w:r>
              <w:t>Name</w:t>
            </w:r>
            <w:commentRangeEnd w:id="1159"/>
            <w:r>
              <w:rPr>
                <w:rStyle w:val="CommentReference"/>
              </w:rPr>
              <w:commentReference w:id="115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0"/>
            <w:r>
              <w:t>to Him</w:t>
            </w:r>
            <w:commentRangeEnd w:id="1160"/>
            <w:r>
              <w:rPr>
                <w:rStyle w:val="CommentReference"/>
              </w:rPr>
              <w:commentReference w:id="116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1"/>
            <w:r>
              <w:t>might</w:t>
            </w:r>
            <w:commentRangeEnd w:id="1161"/>
            <w:r>
              <w:rPr>
                <w:rStyle w:val="CommentReference"/>
              </w:rPr>
              <w:commentReference w:id="116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2" w:name="_Toc410196981"/>
      <w:bookmarkStart w:id="1163" w:name="_Toc428340998"/>
      <w:r>
        <w:lastRenderedPageBreak/>
        <w:t>Hymns for Koiak</w:t>
      </w:r>
      <w:bookmarkEnd w:id="801"/>
      <w:bookmarkEnd w:id="802"/>
      <w:bookmarkEnd w:id="803"/>
      <w:bookmarkEnd w:id="1162"/>
      <w:bookmarkEnd w:id="116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59166B" w:rsidRDefault="0059166B">
      <w:pPr>
        <w:pStyle w:val="CommentText"/>
      </w:pPr>
      <w:r>
        <w:rPr>
          <w:rStyle w:val="CommentReference"/>
        </w:rPr>
        <w:annotationRef/>
      </w:r>
      <w:r>
        <w:t>Add notes where to insert Doxology of Prime… And Vespers Prase?</w:t>
      </w:r>
    </w:p>
  </w:comment>
  <w:comment w:id="51" w:author="Windows User" w:date="2015-07-22T08:43:00Z" w:initials="WU">
    <w:p w:rsidR="0059166B" w:rsidRDefault="0059166B">
      <w:pPr>
        <w:pStyle w:val="CommentText"/>
      </w:pPr>
      <w:r>
        <w:rPr>
          <w:rStyle w:val="CommentReference"/>
        </w:rPr>
        <w:annotationRef/>
      </w:r>
      <w:r>
        <w:t>replace</w:t>
      </w:r>
    </w:p>
  </w:comment>
  <w:comment w:id="54" w:author="Windows User" w:date="2015-07-21T21:45:00Z" w:initials="BS">
    <w:p w:rsidR="0059166B" w:rsidRDefault="0059166B">
      <w:pPr>
        <w:pStyle w:val="CommentText"/>
      </w:pPr>
      <w:r>
        <w:rPr>
          <w:rStyle w:val="CommentReference"/>
        </w:rPr>
        <w:annotationRef/>
      </w:r>
      <w:r>
        <w:t>protopresbyters?</w:t>
      </w:r>
    </w:p>
  </w:comment>
  <w:comment w:id="55" w:author="Windows User" w:date="2015-07-21T21:47:00Z" w:initials="BS">
    <w:p w:rsidR="0059166B" w:rsidRDefault="0059166B">
      <w:pPr>
        <w:pStyle w:val="CommentText"/>
      </w:pPr>
      <w:r>
        <w:rPr>
          <w:rStyle w:val="CommentReference"/>
        </w:rPr>
        <w:annotationRef/>
      </w:r>
      <w:r>
        <w:t>those who?</w:t>
      </w:r>
    </w:p>
  </w:comment>
  <w:comment w:id="56" w:author="Windows User" w:date="2015-07-21T21:50:00Z" w:initials="BS">
    <w:p w:rsidR="0059166B" w:rsidRDefault="0059166B">
      <w:pPr>
        <w:pStyle w:val="CommentText"/>
      </w:pPr>
      <w:r>
        <w:rPr>
          <w:rStyle w:val="CommentReference"/>
        </w:rPr>
        <w:annotationRef/>
      </w:r>
      <w:r>
        <w:t>Yourself?</w:t>
      </w:r>
    </w:p>
  </w:comment>
  <w:comment w:id="58" w:author="Windows User" w:date="2015-07-21T21:54:00Z" w:initials="BS">
    <w:p w:rsidR="0059166B" w:rsidRDefault="0059166B">
      <w:pPr>
        <w:pStyle w:val="CommentText"/>
      </w:pPr>
      <w:r>
        <w:rPr>
          <w:rStyle w:val="CommentReference"/>
        </w:rPr>
        <w:annotationRef/>
      </w:r>
      <w:r>
        <w:t>You are blessed?</w:t>
      </w:r>
    </w:p>
  </w:comment>
  <w:comment w:id="61" w:author="Windows User" w:date="2015-07-21T21:18:00Z" w:initials="WU">
    <w:p w:rsidR="0059166B" w:rsidRDefault="0059166B">
      <w:pPr>
        <w:pStyle w:val="CommentText"/>
      </w:pPr>
      <w:r>
        <w:rPr>
          <w:rStyle w:val="CommentReference"/>
        </w:rPr>
        <w:annotationRef/>
      </w:r>
      <w:r>
        <w:t>Very? Right?</w:t>
      </w:r>
    </w:p>
  </w:comment>
  <w:comment w:id="62" w:author="Windows User" w:date="2015-07-21T21:26:00Z" w:initials="WU">
    <w:p w:rsidR="0059166B" w:rsidRDefault="0059166B">
      <w:pPr>
        <w:pStyle w:val="CommentText"/>
      </w:pPr>
      <w:r>
        <w:rPr>
          <w:rStyle w:val="CommentReference"/>
        </w:rPr>
        <w:annotationRef/>
      </w:r>
      <w:r>
        <w:t>Funny just to have declared here with nothing else.</w:t>
      </w:r>
    </w:p>
  </w:comment>
  <w:comment w:id="63" w:author="Windows User" w:date="2015-07-21T21:26:00Z" w:initials="WU">
    <w:p w:rsidR="0059166B" w:rsidRDefault="0059166B">
      <w:pPr>
        <w:pStyle w:val="CommentText"/>
      </w:pPr>
      <w:r>
        <w:rPr>
          <w:rStyle w:val="CommentReference"/>
        </w:rPr>
        <w:annotationRef/>
      </w:r>
      <w:r>
        <w:t>Good News or Glad Tidings?</w:t>
      </w:r>
    </w:p>
  </w:comment>
  <w:comment w:id="64" w:author="Windows User" w:date="2015-07-22T08:40:00Z" w:initials="WU">
    <w:p w:rsidR="0059166B" w:rsidRDefault="0059166B">
      <w:pPr>
        <w:pStyle w:val="CommentText"/>
      </w:pPr>
      <w:r>
        <w:rPr>
          <w:rStyle w:val="CommentReference"/>
        </w:rPr>
        <w:annotationRef/>
      </w:r>
      <w:r>
        <w:t>Which is it? Advocate or watch over us?</w:t>
      </w:r>
    </w:p>
  </w:comment>
  <w:comment w:id="65" w:author="Windows User" w:date="2015-07-22T08:40:00Z" w:initials="WU">
    <w:p w:rsidR="0059166B" w:rsidRDefault="0059166B">
      <w:pPr>
        <w:pStyle w:val="CommentText"/>
      </w:pPr>
      <w:r>
        <w:rPr>
          <w:rStyle w:val="CommentReference"/>
        </w:rPr>
        <w:annotationRef/>
      </w:r>
      <w:r>
        <w:t>Coptic doesn’t seem to have “Mary”</w:t>
      </w:r>
    </w:p>
  </w:comment>
  <w:comment w:id="66" w:author="Windows User" w:date="2015-07-21T21:59:00Z" w:initials="BS">
    <w:p w:rsidR="0059166B" w:rsidRDefault="0059166B">
      <w:pPr>
        <w:pStyle w:val="CommentText"/>
      </w:pPr>
      <w:r>
        <w:rPr>
          <w:rStyle w:val="CommentReference"/>
        </w:rPr>
        <w:annotationRef/>
      </w:r>
      <w:r>
        <w:t>Coptic</w:t>
      </w:r>
    </w:p>
  </w:comment>
  <w:comment w:id="67" w:author="Windows User" w:date="2015-07-22T08:46:00Z" w:initials="WU">
    <w:p w:rsidR="0059166B" w:rsidRDefault="0059166B">
      <w:pPr>
        <w:pStyle w:val="CommentText"/>
      </w:pPr>
      <w:r>
        <w:rPr>
          <w:rStyle w:val="CommentReference"/>
        </w:rPr>
        <w:annotationRef/>
      </w:r>
      <w:r>
        <w:t>Add footnote of what this is</w:t>
      </w:r>
    </w:p>
  </w:comment>
  <w:comment w:id="68" w:author="Windows User" w:date="2015-07-21T22:00:00Z" w:initials="BS">
    <w:p w:rsidR="0059166B" w:rsidRDefault="0059166B">
      <w:pPr>
        <w:pStyle w:val="CommentText"/>
      </w:pPr>
      <w:r>
        <w:rPr>
          <w:rStyle w:val="CommentReference"/>
        </w:rPr>
        <w:annotationRef/>
      </w:r>
      <w:r>
        <w:rPr>
          <w:rStyle w:val="CommentReference"/>
        </w:rPr>
        <w:t>Coptic</w:t>
      </w:r>
    </w:p>
  </w:comment>
  <w:comment w:id="69" w:author="Windows User" w:date="2015-07-21T22:11:00Z" w:initials="BS">
    <w:p w:rsidR="0059166B" w:rsidRDefault="0059166B">
      <w:pPr>
        <w:pStyle w:val="CommentText"/>
      </w:pPr>
      <w:r>
        <w:rPr>
          <w:rStyle w:val="CommentReference"/>
        </w:rPr>
        <w:annotationRef/>
      </w:r>
      <w:r>
        <w:t>theotokos?</w:t>
      </w:r>
    </w:p>
  </w:comment>
  <w:comment w:id="93" w:author="Windows User" w:date="2015-02-18T13:02:00Z" w:initials="WU">
    <w:p w:rsidR="0059166B" w:rsidRDefault="0059166B">
      <w:pPr>
        <w:pStyle w:val="CommentText"/>
      </w:pPr>
      <w:r>
        <w:rPr>
          <w:rStyle w:val="CommentReference"/>
        </w:rPr>
        <w:annotationRef/>
      </w:r>
      <w:r>
        <w:t>Should Glory be be here?</w:t>
      </w:r>
    </w:p>
  </w:comment>
  <w:comment w:id="97" w:author="Windows User" w:date="2015-02-08T19:42:00Z" w:initials="WU">
    <w:p w:rsidR="0059166B" w:rsidRDefault="0059166B">
      <w:pPr>
        <w:pStyle w:val="CommentText"/>
      </w:pPr>
      <w:r>
        <w:rPr>
          <w:rStyle w:val="CommentReference"/>
        </w:rPr>
        <w:annotationRef/>
      </w:r>
      <w:r>
        <w:t>Any argument for "Rise  up"  rather than arise?"</w:t>
      </w:r>
    </w:p>
  </w:comment>
  <w:comment w:id="98" w:author="Windows User" w:date="2015-02-08T19:42:00Z" w:initials="WU">
    <w:p w:rsidR="0059166B" w:rsidRDefault="0059166B">
      <w:pPr>
        <w:pStyle w:val="CommentText"/>
      </w:pPr>
      <w:r>
        <w:rPr>
          <w:rStyle w:val="CommentReference"/>
        </w:rPr>
        <w:annotationRef/>
      </w:r>
      <w:r>
        <w:t>flesh or body?</w:t>
      </w:r>
    </w:p>
  </w:comment>
  <w:comment w:id="99" w:author="Windows User" w:date="2015-02-08T19:42:00Z" w:initials="WU">
    <w:p w:rsidR="0059166B" w:rsidRDefault="0059166B">
      <w:pPr>
        <w:pStyle w:val="CommentText"/>
      </w:pPr>
      <w:r>
        <w:rPr>
          <w:rStyle w:val="CommentReference"/>
        </w:rPr>
        <w:annotationRef/>
      </w:r>
      <w:r>
        <w:t>Send up, or ascribe?</w:t>
      </w:r>
    </w:p>
  </w:comment>
  <w:comment w:id="100" w:author="Windows User" w:date="2015-02-08T19:42:00Z" w:initials="WU">
    <w:p w:rsidR="0059166B" w:rsidRDefault="0059166B">
      <w:pPr>
        <w:pStyle w:val="CommentText"/>
      </w:pPr>
      <w:r>
        <w:rPr>
          <w:rStyle w:val="CommentReference"/>
        </w:rPr>
        <w:annotationRef/>
      </w:r>
      <w:r>
        <w:t>doxology or glorification?</w:t>
      </w:r>
    </w:p>
  </w:comment>
  <w:comment w:id="101" w:author="Windows User" w:date="2015-02-08T19:42:00Z" w:initials="WU">
    <w:p w:rsidR="0059166B" w:rsidRDefault="0059166B">
      <w:pPr>
        <w:pStyle w:val="CommentText"/>
      </w:pPr>
      <w:r>
        <w:rPr>
          <w:rStyle w:val="CommentReference"/>
        </w:rPr>
        <w:annotationRef/>
      </w:r>
      <w:r>
        <w:t>"Glory to you" or "Glory be to you"?</w:t>
      </w:r>
    </w:p>
  </w:comment>
  <w:comment w:id="102" w:author="Windows User" w:date="2015-02-08T19:42:00Z" w:initials="WU">
    <w:p w:rsidR="0059166B" w:rsidRDefault="0059166B">
      <w:pPr>
        <w:pStyle w:val="CommentText"/>
      </w:pPr>
      <w:r>
        <w:rPr>
          <w:rStyle w:val="CommentReference"/>
        </w:rPr>
        <w:annotationRef/>
      </w:r>
      <w:r>
        <w:t>You?</w:t>
      </w:r>
    </w:p>
  </w:comment>
  <w:comment w:id="103" w:author="Windows User" w:date="2015-02-08T19:42:00Z" w:initials="WU">
    <w:p w:rsidR="0059166B" w:rsidRDefault="0059166B">
      <w:pPr>
        <w:pStyle w:val="CommentText"/>
      </w:pPr>
      <w:r>
        <w:rPr>
          <w:rStyle w:val="CommentReference"/>
        </w:rPr>
        <w:annotationRef/>
      </w:r>
      <w:r>
        <w:t>To the Sanctuary or O you saints???</w:t>
      </w:r>
    </w:p>
  </w:comment>
  <w:comment w:id="104" w:author="Windows User" w:date="2015-02-08T19:42:00Z" w:initials="WU">
    <w:p w:rsidR="0059166B" w:rsidRDefault="0059166B">
      <w:pPr>
        <w:pStyle w:val="CommentText"/>
      </w:pPr>
      <w:r>
        <w:rPr>
          <w:rStyle w:val="CommentReference"/>
        </w:rPr>
        <w:annotationRef/>
      </w:r>
      <w:r>
        <w:t>from sounds more natural than out of. Any compelling reason to keep?</w:t>
      </w:r>
    </w:p>
  </w:comment>
  <w:comment w:id="105" w:author="Windows User" w:date="2015-02-08T19:42:00Z" w:initials="WU">
    <w:p w:rsidR="0059166B" w:rsidRDefault="0059166B">
      <w:pPr>
        <w:pStyle w:val="CommentText"/>
      </w:pPr>
      <w:r>
        <w:rPr>
          <w:rStyle w:val="CommentReference"/>
        </w:rPr>
        <w:annotationRef/>
      </w:r>
      <w:r>
        <w:t>supplication or cry?</w:t>
      </w:r>
    </w:p>
  </w:comment>
  <w:comment w:id="106" w:author="Windows User" w:date="2015-02-08T19:42:00Z" w:initials="WU">
    <w:p w:rsidR="0059166B" w:rsidRDefault="0059166B">
      <w:pPr>
        <w:pStyle w:val="CommentText"/>
      </w:pPr>
      <w:r>
        <w:rPr>
          <w:rStyle w:val="CommentReference"/>
        </w:rPr>
        <w:annotationRef/>
      </w:r>
      <w:r>
        <w:t>petition or supplication? supplication sounds much better.</w:t>
      </w:r>
    </w:p>
  </w:comment>
  <w:comment w:id="107" w:author="Windows User" w:date="2015-02-08T19:42:00Z" w:initials="WU">
    <w:p w:rsidR="0059166B" w:rsidRDefault="0059166B">
      <w:pPr>
        <w:pStyle w:val="CommentText"/>
      </w:pPr>
      <w:r>
        <w:rPr>
          <w:rStyle w:val="CommentReference"/>
        </w:rPr>
        <w:annotationRef/>
      </w:r>
      <w:r>
        <w:t>revive or deliver?</w:t>
      </w:r>
    </w:p>
  </w:comment>
  <w:comment w:id="108" w:author="Windows User" w:date="2015-02-08T19:42:00Z" w:initials="WU">
    <w:p w:rsidR="0059166B" w:rsidRDefault="0059166B">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59166B" w:rsidRDefault="0059166B">
      <w:pPr>
        <w:pStyle w:val="CommentText"/>
      </w:pPr>
      <w:r>
        <w:rPr>
          <w:rStyle w:val="CommentReference"/>
        </w:rPr>
        <w:annotationRef/>
      </w:r>
      <w:r>
        <w:t>blessing or praise?</w:t>
      </w:r>
    </w:p>
  </w:comment>
  <w:comment w:id="110" w:author="Windows User" w:date="2015-02-08T19:42:00Z" w:initials="WU">
    <w:p w:rsidR="0059166B" w:rsidRDefault="0059166B">
      <w:pPr>
        <w:pStyle w:val="CommentText"/>
      </w:pPr>
      <w:r>
        <w:rPr>
          <w:rStyle w:val="CommentReference"/>
        </w:rPr>
        <w:annotationRef/>
      </w:r>
      <w:r>
        <w:t>respond with? respond to? speak of?</w:t>
      </w:r>
    </w:p>
  </w:comment>
  <w:comment w:id="111" w:author="Windows User" w:date="2015-02-08T19:42:00Z" w:initials="WU">
    <w:p w:rsidR="0059166B" w:rsidRDefault="0059166B">
      <w:pPr>
        <w:pStyle w:val="CommentText"/>
      </w:pPr>
      <w:r>
        <w:rPr>
          <w:rStyle w:val="CommentReference"/>
        </w:rPr>
        <w:annotationRef/>
      </w:r>
      <w:r>
        <w:t>rightous, true, or truth?</w:t>
      </w:r>
    </w:p>
  </w:comment>
  <w:comment w:id="112" w:author="Windows User" w:date="2015-02-08T19:42:00Z" w:initials="WU">
    <w:p w:rsidR="0059166B" w:rsidRDefault="0059166B">
      <w:pPr>
        <w:pStyle w:val="CommentText"/>
      </w:pPr>
      <w:r>
        <w:rPr>
          <w:rStyle w:val="CommentReference"/>
        </w:rPr>
        <w:annotationRef/>
      </w:r>
      <w:r>
        <w:t>meditation, or delight?</w:t>
      </w:r>
    </w:p>
  </w:comment>
  <w:comment w:id="113" w:author="Windows User" w:date="2015-02-08T19:42:00Z" w:initials="WU">
    <w:p w:rsidR="0059166B" w:rsidRDefault="0059166B">
      <w:pPr>
        <w:pStyle w:val="CommentText"/>
      </w:pPr>
      <w:r>
        <w:rPr>
          <w:rStyle w:val="CommentReference"/>
        </w:rPr>
        <w:annotationRef/>
      </w:r>
      <w:r>
        <w:t>forever or always?</w:t>
      </w:r>
    </w:p>
  </w:comment>
  <w:comment w:id="114" w:author="Windows User" w:date="2015-02-08T19:42:00Z" w:initials="WU">
    <w:p w:rsidR="0059166B" w:rsidRDefault="0059166B">
      <w:pPr>
        <w:pStyle w:val="CommentText"/>
      </w:pPr>
      <w:r>
        <w:rPr>
          <w:rStyle w:val="CommentReference"/>
        </w:rPr>
        <w:annotationRef/>
      </w:r>
      <w:r>
        <w:t>and forever?</w:t>
      </w:r>
    </w:p>
  </w:comment>
  <w:comment w:id="115" w:author="Windows User" w:date="2015-02-08T19:42:00Z" w:initials="WU">
    <w:p w:rsidR="0059166B" w:rsidRDefault="0059166B">
      <w:pPr>
        <w:pStyle w:val="CommentText"/>
      </w:pPr>
      <w:r>
        <w:rPr>
          <w:rStyle w:val="CommentReference"/>
        </w:rPr>
        <w:annotationRef/>
      </w:r>
      <w:r>
        <w:t>be?</w:t>
      </w:r>
    </w:p>
  </w:comment>
  <w:comment w:id="116" w:author="Windows User" w:date="2015-02-08T19:42:00Z" w:initials="WU">
    <w:p w:rsidR="0059166B" w:rsidRDefault="0059166B">
      <w:pPr>
        <w:pStyle w:val="CommentText"/>
      </w:pPr>
      <w:r>
        <w:rPr>
          <w:rStyle w:val="CommentReference"/>
        </w:rPr>
        <w:annotationRef/>
      </w:r>
      <w:r>
        <w:t>be?</w:t>
      </w:r>
    </w:p>
  </w:comment>
  <w:comment w:id="117" w:author="Windows User" w:date="2015-02-08T19:42:00Z" w:initials="WU">
    <w:p w:rsidR="0059166B" w:rsidRDefault="0059166B">
      <w:pPr>
        <w:pStyle w:val="CommentText"/>
      </w:pPr>
      <w:r>
        <w:rPr>
          <w:rStyle w:val="CommentReference"/>
        </w:rPr>
        <w:annotationRef/>
      </w:r>
      <w:r>
        <w:t>is the insertion of "one" after "begotten" needed in english?</w:t>
      </w:r>
    </w:p>
  </w:comment>
  <w:comment w:id="118" w:author="Windows User" w:date="2015-02-08T19:42:00Z" w:initials="WU">
    <w:p w:rsidR="0059166B" w:rsidRDefault="0059166B">
      <w:pPr>
        <w:pStyle w:val="CommentText"/>
      </w:pPr>
      <w:r>
        <w:rPr>
          <w:rStyle w:val="CommentReference"/>
        </w:rPr>
        <w:annotationRef/>
      </w:r>
      <w:r>
        <w:t>utter or declare?</w:t>
      </w:r>
    </w:p>
  </w:comment>
  <w:comment w:id="125" w:author="Windows User" w:date="2015-02-08T19:56:00Z" w:initials="BS">
    <w:p w:rsidR="0059166B" w:rsidRDefault="0059166B">
      <w:pPr>
        <w:pStyle w:val="CommentText"/>
      </w:pPr>
      <w:r>
        <w:rPr>
          <w:rStyle w:val="CommentReference"/>
        </w:rPr>
        <w:annotationRef/>
      </w:r>
      <w:r>
        <w:t>look at? look upon? regard?</w:t>
      </w:r>
    </w:p>
  </w:comment>
  <w:comment w:id="126" w:author="Windows User" w:date="2015-02-08T19:53:00Z" w:initials="BS">
    <w:p w:rsidR="0059166B" w:rsidRDefault="0059166B">
      <w:pPr>
        <w:pStyle w:val="CommentText"/>
      </w:pPr>
      <w:r>
        <w:rPr>
          <w:rStyle w:val="CommentReference"/>
        </w:rPr>
        <w:annotationRef/>
      </w:r>
      <w:r>
        <w:t>no one?</w:t>
      </w:r>
    </w:p>
  </w:comment>
  <w:comment w:id="127" w:author="Windows User" w:date="2015-02-08T19:53:00Z" w:initials="BS">
    <w:p w:rsidR="0059166B" w:rsidRDefault="0059166B">
      <w:pPr>
        <w:pStyle w:val="CommentText"/>
      </w:pPr>
      <w:r>
        <w:rPr>
          <w:rStyle w:val="CommentReference"/>
        </w:rPr>
        <w:annotationRef/>
      </w:r>
      <w:r>
        <w:t>in?</w:t>
      </w:r>
    </w:p>
    <w:p w:rsidR="0059166B" w:rsidRDefault="0059166B">
      <w:pPr>
        <w:pStyle w:val="CommentText"/>
      </w:pPr>
    </w:p>
  </w:comment>
  <w:comment w:id="128" w:author="Windows User" w:date="2015-02-08T19:53:00Z" w:initials="BS">
    <w:p w:rsidR="0059166B" w:rsidRDefault="0059166B">
      <w:pPr>
        <w:pStyle w:val="CommentText"/>
      </w:pPr>
      <w:r>
        <w:rPr>
          <w:rStyle w:val="CommentReference"/>
        </w:rPr>
        <w:annotationRef/>
      </w:r>
      <w:r>
        <w:t>before?</w:t>
      </w:r>
    </w:p>
  </w:comment>
  <w:comment w:id="129" w:author="Windows User" w:date="2015-02-08T19:53:00Z" w:initials="BS">
    <w:p w:rsidR="0059166B" w:rsidRDefault="0059166B">
      <w:pPr>
        <w:pStyle w:val="CommentText"/>
      </w:pPr>
      <w:r>
        <w:rPr>
          <w:rStyle w:val="CommentReference"/>
        </w:rPr>
        <w:annotationRef/>
      </w:r>
      <w:r>
        <w:t>joy entered into the whole world doesn't mean much...</w:t>
      </w:r>
    </w:p>
  </w:comment>
  <w:comment w:id="130" w:author="Windows User" w:date="2015-02-08T19:53:00Z" w:initials="BS">
    <w:p w:rsidR="0059166B" w:rsidRDefault="0059166B">
      <w:pPr>
        <w:pStyle w:val="CommentText"/>
      </w:pPr>
      <w:r>
        <w:rPr>
          <w:rStyle w:val="CommentReference"/>
        </w:rPr>
        <w:annotationRef/>
      </w:r>
      <w:r>
        <w:t>? any better way to express that's more accurate while meaning something?</w:t>
      </w:r>
    </w:p>
  </w:comment>
  <w:comment w:id="131" w:author="Windows User" w:date="2015-02-08T19:53:00Z" w:initials="BS">
    <w:p w:rsidR="0059166B" w:rsidRDefault="0059166B">
      <w:pPr>
        <w:pStyle w:val="CommentText"/>
      </w:pPr>
      <w:r>
        <w:rPr>
          <w:rStyle w:val="CommentReference"/>
        </w:rPr>
        <w:annotationRef/>
      </w:r>
      <w:r>
        <w:t>sealed as in ever virgin... or more like hidden?</w:t>
      </w:r>
    </w:p>
  </w:comment>
  <w:comment w:id="132" w:author="Windows User" w:date="2015-02-08T19:53:00Z" w:initials="BS">
    <w:p w:rsidR="0059166B" w:rsidRDefault="0059166B">
      <w:pPr>
        <w:pStyle w:val="CommentText"/>
      </w:pPr>
      <w:r>
        <w:rPr>
          <w:rStyle w:val="CommentReference"/>
        </w:rPr>
        <w:annotationRef/>
      </w:r>
      <w:r>
        <w:t>fragrant ointment? ointment? Incense and ointment with weeping and mourning?</w:t>
      </w:r>
    </w:p>
  </w:comment>
  <w:comment w:id="133" w:author="Windows User" w:date="2015-02-08T19:53:00Z" w:initials="BS">
    <w:p w:rsidR="0059166B" w:rsidRDefault="0059166B">
      <w:pPr>
        <w:pStyle w:val="CommentText"/>
      </w:pPr>
      <w:r>
        <w:rPr>
          <w:rStyle w:val="CommentReference"/>
        </w:rPr>
        <w:annotationRef/>
      </w:r>
      <w:r>
        <w:t>spices or ointment</w:t>
      </w:r>
    </w:p>
  </w:comment>
  <w:comment w:id="134" w:author="Windows User" w:date="2015-02-08T19:53:00Z" w:initials="BS">
    <w:p w:rsidR="0059166B" w:rsidRDefault="0059166B">
      <w:pPr>
        <w:pStyle w:val="CommentText"/>
      </w:pPr>
      <w:r>
        <w:rPr>
          <w:rStyle w:val="CommentReference"/>
        </w:rPr>
        <w:annotationRef/>
      </w:r>
      <w:r>
        <w:t>Is risen or has risen?</w:t>
      </w:r>
    </w:p>
  </w:comment>
  <w:comment w:id="135" w:author="Windows User" w:date="2015-02-08T19:53:00Z" w:initials="BS">
    <w:p w:rsidR="0059166B" w:rsidRDefault="0059166B">
      <w:pPr>
        <w:pStyle w:val="CommentText"/>
      </w:pPr>
      <w:r>
        <w:rPr>
          <w:rStyle w:val="CommentReference"/>
        </w:rPr>
        <w:annotationRef/>
      </w:r>
      <w:r>
        <w:t>need a consistent policy for what to capitalize!</w:t>
      </w:r>
    </w:p>
  </w:comment>
  <w:comment w:id="136" w:author="Windows User" w:date="2015-02-08T19:53:00Z" w:initials="BS">
    <w:p w:rsidR="0059166B" w:rsidRDefault="0059166B">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59166B" w:rsidRDefault="0059166B">
      <w:pPr>
        <w:pStyle w:val="CommentText"/>
      </w:pPr>
      <w:r>
        <w:rPr>
          <w:rStyle w:val="CommentReference"/>
        </w:rPr>
        <w:annotationRef/>
      </w:r>
      <w:r>
        <w:t xml:space="preserve">decay? </w:t>
      </w:r>
    </w:p>
  </w:comment>
  <w:comment w:id="138" w:author="Windows User" w:date="2015-02-08T19:57:00Z" w:initials="WU">
    <w:p w:rsidR="0059166B" w:rsidRDefault="0059166B">
      <w:pPr>
        <w:pStyle w:val="CommentText"/>
      </w:pPr>
      <w:r>
        <w:rPr>
          <w:rStyle w:val="CommentReference"/>
        </w:rPr>
        <w:annotationRef/>
      </w:r>
      <w:r>
        <w:t>LXX has glorify him, not prepare Him an habitation</w:t>
      </w:r>
    </w:p>
  </w:comment>
  <w:comment w:id="139" w:author="Windows User" w:date="2015-02-08T19:57:00Z" w:initials="WU">
    <w:p w:rsidR="0059166B" w:rsidRDefault="0059166B">
      <w:pPr>
        <w:pStyle w:val="CommentText"/>
      </w:pPr>
      <w:r>
        <w:rPr>
          <w:rStyle w:val="CommentReference"/>
        </w:rPr>
        <w:annotationRef/>
      </w:r>
      <w:r>
        <w:t>or when he brings wars to naught. NETS has shatters</w:t>
      </w:r>
    </w:p>
  </w:comment>
  <w:comment w:id="140" w:author="Windows User" w:date="2015-02-08T19:57:00Z" w:initials="WU">
    <w:p w:rsidR="0059166B" w:rsidRDefault="0059166B">
      <w:pPr>
        <w:pStyle w:val="CommentText"/>
      </w:pPr>
      <w:r>
        <w:rPr>
          <w:rStyle w:val="CommentReference"/>
        </w:rPr>
        <w:annotationRef/>
      </w:r>
      <w:r>
        <w:t>literally choice mounted captains?</w:t>
      </w:r>
    </w:p>
  </w:comment>
  <w:comment w:id="141" w:author="Windows User" w:date="2015-02-08T19:57:00Z" w:initials="WU">
    <w:p w:rsidR="0059166B" w:rsidRDefault="0059166B">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59166B" w:rsidRDefault="0059166B">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59166B" w:rsidRDefault="0059166B">
      <w:pPr>
        <w:pStyle w:val="CommentText"/>
      </w:pPr>
      <w:r>
        <w:rPr>
          <w:rStyle w:val="CommentReference"/>
        </w:rPr>
        <w:annotationRef/>
      </w:r>
      <w:r>
        <w:t>crushed or destroyed?</w:t>
      </w:r>
    </w:p>
  </w:comment>
  <w:comment w:id="144" w:author="Windows User" w:date="2015-02-08T19:57:00Z" w:initials="WU">
    <w:p w:rsidR="0059166B" w:rsidRDefault="0059166B">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59166B" w:rsidRDefault="0059166B">
      <w:pPr>
        <w:pStyle w:val="CommentText"/>
      </w:pPr>
      <w:r>
        <w:rPr>
          <w:rStyle w:val="CommentReference"/>
        </w:rPr>
        <w:annotationRef/>
      </w:r>
      <w:r>
        <w:t>your enemies or our enemies?</w:t>
      </w:r>
    </w:p>
  </w:comment>
  <w:comment w:id="146" w:author="Windows User" w:date="2015-02-08T19:57:00Z" w:initials="WU">
    <w:p w:rsidR="0059166B" w:rsidRDefault="0059166B">
      <w:pPr>
        <w:pStyle w:val="CommentText"/>
      </w:pPr>
      <w:r>
        <w:rPr>
          <w:rStyle w:val="CommentReference"/>
        </w:rPr>
        <w:annotationRef/>
      </w:r>
      <w:r>
        <w:t>sent or sent forth?</w:t>
      </w:r>
    </w:p>
  </w:comment>
  <w:comment w:id="147" w:author="Windows User" w:date="2015-02-08T19:57:00Z" w:initials="WU">
    <w:p w:rsidR="0059166B" w:rsidRDefault="0059166B">
      <w:pPr>
        <w:pStyle w:val="CommentText"/>
      </w:pPr>
      <w:r>
        <w:rPr>
          <w:rStyle w:val="CommentReference"/>
        </w:rPr>
        <w:annotationRef/>
      </w:r>
      <w:r>
        <w:t>or saints? ft note?</w:t>
      </w:r>
    </w:p>
  </w:comment>
  <w:comment w:id="148" w:author="Windows User" w:date="2015-02-08T19:57:00Z" w:initials="WU">
    <w:p w:rsidR="0059166B" w:rsidRDefault="0059166B">
      <w:pPr>
        <w:pStyle w:val="CommentText"/>
      </w:pPr>
      <w:r>
        <w:rPr>
          <w:rStyle w:val="CommentReference"/>
        </w:rPr>
        <w:annotationRef/>
      </w:r>
      <w:r>
        <w:t>glories? glorious deeds? or in glory?</w:t>
      </w:r>
    </w:p>
  </w:comment>
  <w:comment w:id="149" w:author="Windows User" w:date="2015-02-08T19:57:00Z" w:initials="WU">
    <w:p w:rsidR="0059166B" w:rsidRDefault="0059166B">
      <w:pPr>
        <w:pStyle w:val="CommentText"/>
      </w:pPr>
      <w:r>
        <w:rPr>
          <w:rStyle w:val="CommentReference"/>
        </w:rPr>
        <w:annotationRef/>
      </w:r>
      <w:r>
        <w:t>redeemed? or chose?</w:t>
      </w:r>
    </w:p>
  </w:comment>
  <w:comment w:id="150" w:author="Windows User" w:date="2015-02-08T19:57:00Z" w:initials="WU">
    <w:p w:rsidR="0059166B" w:rsidRDefault="0059166B">
      <w:pPr>
        <w:pStyle w:val="CommentText"/>
      </w:pPr>
      <w:r>
        <w:rPr>
          <w:rStyle w:val="CommentReference"/>
        </w:rPr>
        <w:annotationRef/>
      </w:r>
      <w:r>
        <w:t>abode? habitation? resting place?</w:t>
      </w:r>
    </w:p>
  </w:comment>
  <w:comment w:id="151" w:author="Windows User" w:date="2015-02-08T19:57:00Z" w:initials="WU">
    <w:p w:rsidR="0059166B" w:rsidRDefault="0059166B">
      <w:pPr>
        <w:pStyle w:val="CommentText"/>
      </w:pPr>
      <w:r>
        <w:rPr>
          <w:rStyle w:val="CommentReference"/>
        </w:rPr>
        <w:annotationRef/>
      </w:r>
      <w:r>
        <w:t>Nets has pangs.</w:t>
      </w:r>
    </w:p>
  </w:comment>
  <w:comment w:id="152" w:author="Windows User" w:date="2015-02-08T19:57:00Z" w:initials="WU">
    <w:p w:rsidR="0059166B" w:rsidRDefault="0059166B">
      <w:pPr>
        <w:pStyle w:val="CommentText"/>
      </w:pPr>
      <w:r>
        <w:rPr>
          <w:rStyle w:val="CommentReference"/>
        </w:rPr>
        <w:annotationRef/>
      </w:r>
      <w:r>
        <w:t>Nets has tense change here rather than start of next vs. Brenton too.</w:t>
      </w:r>
    </w:p>
  </w:comment>
  <w:comment w:id="153" w:author="Windows User" w:date="2015-02-08T19:57:00Z" w:initials="WU">
    <w:p w:rsidR="0059166B" w:rsidRDefault="0059166B">
      <w:pPr>
        <w:pStyle w:val="CommentText"/>
      </w:pPr>
      <w:r>
        <w:rPr>
          <w:rStyle w:val="CommentReference"/>
        </w:rPr>
        <w:annotationRef/>
      </w:r>
      <w:r>
        <w:t xml:space="preserve">reign? king? reign as king? tense? shall reign? </w:t>
      </w:r>
    </w:p>
  </w:comment>
  <w:comment w:id="154" w:author="Windows User" w:date="2015-02-08T19:57:00Z" w:initials="WU">
    <w:p w:rsidR="0059166B" w:rsidRDefault="0059166B">
      <w:pPr>
        <w:pStyle w:val="CommentText"/>
      </w:pPr>
      <w:r>
        <w:rPr>
          <w:rStyle w:val="CommentReference"/>
        </w:rPr>
        <w:annotationRef/>
      </w:r>
      <w:r>
        <w:t>What does the Coptic say? Is it something like this?</w:t>
      </w:r>
    </w:p>
  </w:comment>
  <w:comment w:id="155" w:author="Windows User" w:date="2015-02-08T19:57:00Z" w:initials="WU">
    <w:p w:rsidR="0059166B" w:rsidRDefault="0059166B">
      <w:pPr>
        <w:pStyle w:val="CommentText"/>
      </w:pPr>
      <w:r>
        <w:rPr>
          <w:rStyle w:val="CommentReference"/>
        </w:rPr>
        <w:annotationRef/>
      </w:r>
      <w:r>
        <w:t>For? or Since?</w:t>
      </w:r>
    </w:p>
  </w:comment>
  <w:comment w:id="156" w:author="Windows User" w:date="2015-02-08T19:57:00Z" w:initials="WU">
    <w:p w:rsidR="0059166B" w:rsidRDefault="0059166B">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59166B" w:rsidRDefault="0059166B">
      <w:pPr>
        <w:pStyle w:val="CommentText"/>
      </w:pPr>
      <w:r>
        <w:rPr>
          <w:rStyle w:val="CommentReference"/>
        </w:rPr>
        <w:annotationRef/>
      </w:r>
      <w:r>
        <w:t>The NETS phrasing seems to me the only way to reconcile the other translations.</w:t>
      </w:r>
    </w:p>
  </w:comment>
  <w:comment w:id="158" w:author="Windows User" w:date="2015-02-08T19:57:00Z" w:initials="WU">
    <w:p w:rsidR="0059166B" w:rsidRDefault="0059166B">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59166B" w:rsidRDefault="0059166B">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59166B" w:rsidRDefault="0059166B">
      <w:pPr>
        <w:pStyle w:val="CommentText"/>
      </w:pPr>
      <w:r>
        <w:rPr>
          <w:rStyle w:val="CommentReference"/>
        </w:rPr>
        <w:annotationRef/>
      </w:r>
      <w:r>
        <w:t>path or walkway?</w:t>
      </w:r>
    </w:p>
  </w:comment>
  <w:comment w:id="166" w:author="Brett Slote" w:date="2011-10-06T14:56:00Z" w:initials="BS">
    <w:p w:rsidR="0059166B" w:rsidRDefault="0059166B">
      <w:pPr>
        <w:pStyle w:val="CommentText"/>
      </w:pPr>
      <w:r>
        <w:rPr>
          <w:rStyle w:val="CommentReference"/>
        </w:rPr>
        <w:annotationRef/>
      </w:r>
      <w:r>
        <w:t>needs : at least to indicate breaks in tune</w:t>
      </w:r>
    </w:p>
  </w:comment>
  <w:comment w:id="167" w:author="Windows User" w:date="2015-02-08T20:00:00Z" w:initials="WU">
    <w:p w:rsidR="0059166B" w:rsidRDefault="0059166B">
      <w:pPr>
        <w:pStyle w:val="CommentText"/>
      </w:pPr>
      <w:r>
        <w:rPr>
          <w:rStyle w:val="CommentReference"/>
        </w:rPr>
        <w:annotationRef/>
      </w:r>
      <w:r>
        <w:t>miraculous, or something closer to paradoxical but sounding good?</w:t>
      </w:r>
    </w:p>
  </w:comment>
  <w:comment w:id="168" w:author="Windows User" w:date="2015-02-08T20:00:00Z" w:initials="WU">
    <w:p w:rsidR="0059166B" w:rsidRDefault="0059166B">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59166B" w:rsidRDefault="0059166B">
      <w:pPr>
        <w:pStyle w:val="CommentText"/>
      </w:pPr>
      <w:r>
        <w:rPr>
          <w:rStyle w:val="CommentReference"/>
        </w:rPr>
        <w:annotationRef/>
      </w:r>
      <w:r>
        <w:t>praising or singing?</w:t>
      </w:r>
    </w:p>
  </w:comment>
  <w:comment w:id="170" w:author="Windows User" w:date="2015-02-08T20:00:00Z" w:initials="WU">
    <w:p w:rsidR="0059166B" w:rsidRDefault="0059166B">
      <w:pPr>
        <w:pStyle w:val="CommentText"/>
      </w:pPr>
      <w:r>
        <w:rPr>
          <w:rStyle w:val="CommentReference"/>
        </w:rPr>
        <w:annotationRef/>
      </w:r>
      <w:r>
        <w:t>I think this should be sing to</w:t>
      </w:r>
    </w:p>
  </w:comment>
  <w:comment w:id="178" w:author="Windows User" w:date="2015-02-08T20:06:00Z" w:initials="BS">
    <w:p w:rsidR="0059166B" w:rsidRDefault="0059166B">
      <w:pPr>
        <w:pStyle w:val="CommentText"/>
      </w:pPr>
      <w:r>
        <w:rPr>
          <w:rStyle w:val="CommentReference"/>
        </w:rPr>
        <w:annotationRef/>
      </w:r>
      <w:r>
        <w:t>both Brenton and NETS have "understanding"</w:t>
      </w:r>
    </w:p>
  </w:comment>
  <w:comment w:id="179" w:author="Windows User" w:date="2015-02-08T20:06:00Z" w:initials="BS">
    <w:p w:rsidR="0059166B" w:rsidRDefault="0059166B">
      <w:pPr>
        <w:pStyle w:val="CommentText"/>
      </w:pPr>
      <w:r>
        <w:rPr>
          <w:rStyle w:val="CommentReference"/>
        </w:rPr>
        <w:annotationRef/>
      </w:r>
      <w:r>
        <w:t>NETS just has made</w:t>
      </w:r>
    </w:p>
  </w:comment>
  <w:comment w:id="180" w:author="Windows User" w:date="2015-02-08T20:06:00Z" w:initials="BS">
    <w:p w:rsidR="0059166B" w:rsidRDefault="0059166B">
      <w:pPr>
        <w:pStyle w:val="CommentText"/>
      </w:pPr>
      <w:r>
        <w:rPr>
          <w:rStyle w:val="CommentReference"/>
        </w:rPr>
        <w:annotationRef/>
      </w:r>
      <w:r>
        <w:t>does Coptic have "alone"?</w:t>
      </w:r>
    </w:p>
  </w:comment>
  <w:comment w:id="181" w:author="Windows User" w:date="2015-02-08T20:06:00Z" w:initials="BS">
    <w:p w:rsidR="0059166B" w:rsidRDefault="0059166B">
      <w:pPr>
        <w:pStyle w:val="CommentText"/>
      </w:pPr>
      <w:r>
        <w:rPr>
          <w:rStyle w:val="CommentReference"/>
        </w:rPr>
        <w:annotationRef/>
      </w:r>
      <w:r>
        <w:t>NETS "have authority". Maybe 'govern' would fit connotations better than rule?</w:t>
      </w:r>
    </w:p>
  </w:comment>
  <w:comment w:id="182" w:author="Windows User" w:date="2015-02-08T20:06:00Z" w:initials="BS">
    <w:p w:rsidR="0059166B" w:rsidRDefault="0059166B">
      <w:pPr>
        <w:pStyle w:val="CommentText"/>
      </w:pPr>
      <w:r>
        <w:rPr>
          <w:rStyle w:val="CommentReference"/>
        </w:rPr>
        <w:annotationRef/>
      </w:r>
      <w:r>
        <w:t>NETS has 'raised'. Makes more sense?</w:t>
      </w:r>
    </w:p>
  </w:comment>
  <w:comment w:id="183" w:author="Windows User" w:date="2015-02-08T20:06:00Z" w:initials="BS">
    <w:p w:rsidR="0059166B" w:rsidRDefault="0059166B">
      <w:pPr>
        <w:pStyle w:val="CommentText"/>
      </w:pPr>
      <w:r>
        <w:rPr>
          <w:rStyle w:val="CommentReference"/>
        </w:rPr>
        <w:annotationRef/>
      </w:r>
      <w:r>
        <w:t>into?</w:t>
      </w:r>
    </w:p>
  </w:comment>
  <w:comment w:id="189" w:author="Windows User" w:date="2015-02-08T20:09:00Z" w:initials="BS">
    <w:p w:rsidR="0059166B" w:rsidRDefault="0059166B">
      <w:pPr>
        <w:pStyle w:val="CommentText"/>
      </w:pPr>
      <w:r>
        <w:rPr>
          <w:rStyle w:val="CommentReference"/>
        </w:rPr>
        <w:annotationRef/>
      </w:r>
      <w:r>
        <w:t>clearly the missing vs above belongs</w:t>
      </w:r>
    </w:p>
  </w:comment>
  <w:comment w:id="196" w:author="Windows User" w:date="2015-02-08T20:11:00Z" w:initials="BS">
    <w:p w:rsidR="0059166B" w:rsidRDefault="0059166B">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59166B" w:rsidRDefault="0059166B">
      <w:pPr>
        <w:pStyle w:val="CommentText"/>
      </w:pPr>
      <w:r>
        <w:rPr>
          <w:rStyle w:val="CommentReference"/>
        </w:rPr>
        <w:annotationRef/>
      </w:r>
      <w:r>
        <w:t>heavens?</w:t>
      </w:r>
    </w:p>
  </w:comment>
  <w:comment w:id="198" w:author="Windows User" w:date="2015-02-08T20:11:00Z" w:initials="BS">
    <w:p w:rsidR="0059166B" w:rsidRDefault="0059166B">
      <w:pPr>
        <w:pStyle w:val="CommentText"/>
      </w:pPr>
      <w:r>
        <w:rPr>
          <w:rStyle w:val="CommentReference"/>
        </w:rPr>
        <w:annotationRef/>
      </w:r>
      <w:r>
        <w:t>NETS omits clouds</w:t>
      </w:r>
    </w:p>
  </w:comment>
  <w:comment w:id="199" w:author="Windows User" w:date="2015-02-08T20:11:00Z" w:initials="BS">
    <w:p w:rsidR="0059166B" w:rsidRDefault="0059166B">
      <w:pPr>
        <w:pStyle w:val="CommentText"/>
      </w:pPr>
      <w:r>
        <w:rPr>
          <w:rStyle w:val="CommentReference"/>
        </w:rPr>
        <w:annotationRef/>
      </w:r>
      <w:r>
        <w:t>NETS omits this vs</w:t>
      </w:r>
    </w:p>
  </w:comment>
  <w:comment w:id="200" w:author="Windows User" w:date="2015-02-08T20:11:00Z" w:initials="BS">
    <w:p w:rsidR="0059166B" w:rsidRDefault="0059166B">
      <w:pPr>
        <w:pStyle w:val="CommentText"/>
      </w:pPr>
      <w:r>
        <w:rPr>
          <w:rStyle w:val="CommentReference"/>
        </w:rPr>
        <w:annotationRef/>
      </w:r>
      <w:r>
        <w:t>NETS has falling snow which matches AI hoar frosts.</w:t>
      </w:r>
    </w:p>
  </w:comment>
  <w:comment w:id="201" w:author="Windows User" w:date="2015-02-08T20:11:00Z" w:initials="BS">
    <w:p w:rsidR="0059166B" w:rsidRDefault="0059166B">
      <w:pPr>
        <w:pStyle w:val="CommentText"/>
      </w:pPr>
      <w:r>
        <w:rPr>
          <w:rStyle w:val="CommentReference"/>
        </w:rPr>
        <w:annotationRef/>
      </w:r>
      <w:r>
        <w:t>reversed ice and hoarfrosts of this vs and last to match NETS. Coptic?</w:t>
      </w:r>
    </w:p>
  </w:comment>
  <w:comment w:id="202" w:author="Windows User" w:date="2015-02-08T20:11:00Z" w:initials="BS">
    <w:p w:rsidR="0059166B" w:rsidRDefault="0059166B">
      <w:pPr>
        <w:pStyle w:val="CommentText"/>
      </w:pPr>
      <w:r>
        <w:rPr>
          <w:rStyle w:val="CommentReference"/>
        </w:rPr>
        <w:annotationRef/>
      </w:r>
      <w:r>
        <w:t>NETS switches this vs with next</w:t>
      </w:r>
    </w:p>
  </w:comment>
  <w:comment w:id="203" w:author="Windows User" w:date="2015-02-08T20:11:00Z" w:initials="BS">
    <w:p w:rsidR="0059166B" w:rsidRDefault="0059166B">
      <w:pPr>
        <w:pStyle w:val="CommentText"/>
      </w:pPr>
      <w:r>
        <w:rPr>
          <w:rStyle w:val="CommentReference"/>
        </w:rPr>
        <w:annotationRef/>
      </w:r>
      <w:r>
        <w:t>NETS has sea-monsters</w:t>
      </w:r>
    </w:p>
  </w:comment>
  <w:comment w:id="204" w:author="Windows User" w:date="2015-02-08T20:11:00Z" w:initials="BS">
    <w:p w:rsidR="0059166B" w:rsidRDefault="0059166B">
      <w:pPr>
        <w:pStyle w:val="CommentText"/>
      </w:pPr>
      <w:r>
        <w:rPr>
          <w:rStyle w:val="CommentReference"/>
        </w:rPr>
        <w:annotationRef/>
      </w:r>
      <w:r>
        <w:t>NETS has four-footed and wild animals of the land</w:t>
      </w:r>
    </w:p>
  </w:comment>
  <w:comment w:id="205" w:author="Windows User" w:date="2015-02-08T20:11:00Z" w:initials="BS">
    <w:p w:rsidR="0059166B" w:rsidRDefault="0059166B">
      <w:pPr>
        <w:pStyle w:val="CommentText"/>
      </w:pPr>
      <w:r>
        <w:rPr>
          <w:rStyle w:val="CommentReference"/>
        </w:rPr>
        <w:annotationRef/>
      </w:r>
      <w:r>
        <w:t>NETS has all humans on earth</w:t>
      </w:r>
    </w:p>
  </w:comment>
  <w:comment w:id="206" w:author="Windows User" w:date="2015-02-08T20:11:00Z" w:initials="BS">
    <w:p w:rsidR="0059166B" w:rsidRDefault="0059166B">
      <w:pPr>
        <w:pStyle w:val="CommentText"/>
      </w:pPr>
      <w:r>
        <w:rPr>
          <w:rStyle w:val="CommentReference"/>
        </w:rPr>
        <w:annotationRef/>
      </w:r>
      <w:r>
        <w:t>NETS has "priests, slaves of the Lord", then omits next vs.</w:t>
      </w:r>
    </w:p>
  </w:comment>
  <w:comment w:id="207" w:author="Windows User" w:date="2015-02-08T20:11:00Z" w:initials="BS">
    <w:p w:rsidR="0059166B" w:rsidRDefault="0059166B">
      <w:pPr>
        <w:pStyle w:val="CommentText"/>
      </w:pPr>
      <w:r>
        <w:rPr>
          <w:rStyle w:val="CommentReference"/>
        </w:rPr>
        <w:annotationRef/>
      </w:r>
      <w:r>
        <w:t>NETS ends quite differently</w:t>
      </w:r>
    </w:p>
  </w:comment>
  <w:comment w:id="213" w:author="Brett Slote" w:date="2011-10-06T14:56:00Z" w:initials="BS">
    <w:p w:rsidR="0059166B" w:rsidRDefault="0059166B">
      <w:pPr>
        <w:pStyle w:val="CommentText"/>
      </w:pPr>
      <w:r>
        <w:rPr>
          <w:rStyle w:val="CommentReference"/>
        </w:rPr>
        <w:annotationRef/>
      </w:r>
      <w:r>
        <w:t>These should be broken into lines with the tune!</w:t>
      </w:r>
    </w:p>
  </w:comment>
  <w:comment w:id="214" w:author="Windows User" w:date="2015-02-08T20:12:00Z" w:initials="BS">
    <w:p w:rsidR="0059166B" w:rsidRDefault="0059166B">
      <w:pPr>
        <w:pStyle w:val="CommentText"/>
      </w:pPr>
      <w:r>
        <w:rPr>
          <w:rStyle w:val="CommentReference"/>
        </w:rPr>
        <w:annotationRef/>
      </w:r>
      <w:r>
        <w:t>giver, or maker?</w:t>
      </w:r>
    </w:p>
  </w:comment>
  <w:comment w:id="215" w:author="Windows User" w:date="2015-02-08T20:12:00Z" w:initials="BS">
    <w:p w:rsidR="0059166B" w:rsidRDefault="0059166B">
      <w:pPr>
        <w:pStyle w:val="CommentText"/>
      </w:pPr>
      <w:r>
        <w:rPr>
          <w:rStyle w:val="CommentReference"/>
        </w:rPr>
        <w:annotationRef/>
      </w:r>
      <w:r>
        <w:t>even NETS has Hananias</w:t>
      </w:r>
    </w:p>
  </w:comment>
  <w:comment w:id="216" w:author="Windows User" w:date="2015-02-08T20:12:00Z" w:initials="BS">
    <w:p w:rsidR="0059166B" w:rsidRDefault="0059166B">
      <w:pPr>
        <w:pStyle w:val="CommentText"/>
      </w:pPr>
      <w:r>
        <w:rPr>
          <w:rStyle w:val="CommentReference"/>
        </w:rPr>
        <w:annotationRef/>
      </w:r>
      <w:r>
        <w:t>does Coptic have evening first?</w:t>
      </w:r>
    </w:p>
  </w:comment>
  <w:comment w:id="217" w:author="Windows User" w:date="2015-02-08T20:12:00Z" w:initials="BS">
    <w:p w:rsidR="0059166B" w:rsidRDefault="0059166B">
      <w:pPr>
        <w:pStyle w:val="CommentText"/>
      </w:pPr>
      <w:r>
        <w:rPr>
          <w:rStyle w:val="CommentReference"/>
        </w:rPr>
        <w:annotationRef/>
      </w:r>
      <w:r>
        <w:t>Coptic doesn't have "Our God"</w:t>
      </w:r>
    </w:p>
  </w:comment>
  <w:comment w:id="218" w:author="Windows User" w:date="2015-02-08T20:12:00Z" w:initials="BS">
    <w:p w:rsidR="0059166B" w:rsidRDefault="0059166B">
      <w:pPr>
        <w:pStyle w:val="CommentText"/>
      </w:pPr>
      <w:r>
        <w:rPr>
          <w:rStyle w:val="CommentReference"/>
        </w:rPr>
        <w:annotationRef/>
      </w:r>
      <w:r>
        <w:t>celebrate or proclaim?</w:t>
      </w:r>
    </w:p>
  </w:comment>
  <w:comment w:id="219" w:author="Windows User" w:date="2015-02-08T20:12:00Z" w:initials="BS">
    <w:p w:rsidR="0059166B" w:rsidRDefault="0059166B">
      <w:pPr>
        <w:pStyle w:val="CommentText"/>
      </w:pPr>
      <w:r>
        <w:rPr>
          <w:rStyle w:val="CommentReference"/>
        </w:rPr>
        <w:annotationRef/>
      </w:r>
      <w:r>
        <w:t>persevere or be sober?</w:t>
      </w:r>
    </w:p>
  </w:comment>
  <w:comment w:id="220" w:author="Windows User" w:date="2015-02-08T20:12:00Z" w:initials="BS">
    <w:p w:rsidR="0059166B" w:rsidRDefault="0059166B">
      <w:pPr>
        <w:pStyle w:val="CommentText"/>
      </w:pPr>
      <w:r>
        <w:rPr>
          <w:rStyle w:val="CommentReference"/>
        </w:rPr>
        <w:annotationRef/>
      </w:r>
      <w:r>
        <w:t>Coptic has presbyters, not priests (oweeb)</w:t>
      </w:r>
    </w:p>
  </w:comment>
  <w:comment w:id="221" w:author="Windows User" w:date="2015-02-08T20:12:00Z" w:initials="BS">
    <w:p w:rsidR="0059166B" w:rsidRDefault="0059166B">
      <w:pPr>
        <w:pStyle w:val="CommentText"/>
      </w:pPr>
      <w:r>
        <w:rPr>
          <w:rStyle w:val="CommentReference"/>
        </w:rPr>
        <w:annotationRef/>
      </w:r>
      <w:r>
        <w:t>esmo is bless, not praise...</w:t>
      </w:r>
    </w:p>
  </w:comment>
  <w:comment w:id="222" w:author="Windows User" w:date="2015-02-08T20:12:00Z" w:initials="BS">
    <w:p w:rsidR="0059166B" w:rsidRDefault="0059166B">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59166B" w:rsidRDefault="0059166B">
      <w:pPr>
        <w:pStyle w:val="CommentText"/>
      </w:pPr>
      <w:r>
        <w:rPr>
          <w:rStyle w:val="CommentReference"/>
        </w:rPr>
        <w:annotationRef/>
      </w:r>
      <w:r>
        <w:t>Is LA right with breaths and spirits?</w:t>
      </w:r>
    </w:p>
  </w:comment>
  <w:comment w:id="224" w:author="Windows User" w:date="2015-02-08T20:12:00Z" w:initials="BS">
    <w:p w:rsidR="0059166B" w:rsidRDefault="0059166B">
      <w:pPr>
        <w:pStyle w:val="CommentText"/>
      </w:pPr>
      <w:r>
        <w:rPr>
          <w:rStyle w:val="CommentReference"/>
        </w:rPr>
        <w:annotationRef/>
      </w:r>
      <w:r>
        <w:t>doesn't look like waters... is it ssea?</w:t>
      </w:r>
    </w:p>
  </w:comment>
  <w:comment w:id="225" w:author="Windows User" w:date="2015-02-08T20:12:00Z" w:initials="BS">
    <w:p w:rsidR="0059166B" w:rsidRDefault="0059166B">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59166B" w:rsidRDefault="0059166B">
      <w:pPr>
        <w:pStyle w:val="CommentText"/>
      </w:pPr>
      <w:r>
        <w:rPr>
          <w:rStyle w:val="CommentReference"/>
        </w:rPr>
        <w:annotationRef/>
      </w:r>
      <w:r>
        <w:t>disobedient? heretics?</w:t>
      </w:r>
    </w:p>
  </w:comment>
  <w:comment w:id="227" w:author="Windows User" w:date="2015-02-08T20:12:00Z" w:initials="BS">
    <w:p w:rsidR="0059166B" w:rsidRDefault="0059166B">
      <w:pPr>
        <w:pStyle w:val="CommentText"/>
      </w:pPr>
      <w:r>
        <w:rPr>
          <w:rStyle w:val="CommentReference"/>
        </w:rPr>
        <w:annotationRef/>
      </w:r>
      <w:r>
        <w:t>souls or spirits?</w:t>
      </w:r>
    </w:p>
  </w:comment>
  <w:comment w:id="228" w:author="Windows User" w:date="2015-02-08T20:12:00Z" w:initials="BS">
    <w:p w:rsidR="0059166B" w:rsidRDefault="0059166B">
      <w:pPr>
        <w:pStyle w:val="CommentText"/>
      </w:pPr>
      <w:r>
        <w:rPr>
          <w:rStyle w:val="CommentReference"/>
        </w:rPr>
        <w:annotationRef/>
      </w:r>
      <w:r>
        <w:t>humble or contrite?</w:t>
      </w:r>
    </w:p>
  </w:comment>
  <w:comment w:id="229" w:author="Windows User" w:date="2015-02-08T20:12:00Z" w:initials="BS">
    <w:p w:rsidR="0059166B" w:rsidRDefault="0059166B">
      <w:pPr>
        <w:pStyle w:val="CommentText"/>
      </w:pPr>
      <w:r>
        <w:rPr>
          <w:rStyle w:val="CommentReference"/>
        </w:rPr>
        <w:annotationRef/>
      </w:r>
      <w:r>
        <w:t>hearts?</w:t>
      </w:r>
    </w:p>
  </w:comment>
  <w:comment w:id="230" w:author="Windows User" w:date="2015-02-08T20:12:00Z" w:initials="BS">
    <w:p w:rsidR="0059166B" w:rsidRDefault="0059166B">
      <w:pPr>
        <w:pStyle w:val="CommentText"/>
      </w:pPr>
      <w:r>
        <w:rPr>
          <w:rStyle w:val="CommentReference"/>
        </w:rPr>
        <w:annotationRef/>
      </w:r>
      <w:r>
        <w:t>this or LA?</w:t>
      </w:r>
    </w:p>
  </w:comment>
  <w:comment w:id="231" w:author="Windows User" w:date="2015-02-08T20:12:00Z" w:initials="BS">
    <w:p w:rsidR="0059166B" w:rsidRDefault="0059166B">
      <w:pPr>
        <w:pStyle w:val="CommentText"/>
      </w:pPr>
      <w:r>
        <w:rPr>
          <w:rStyle w:val="CommentReference"/>
        </w:rPr>
        <w:annotationRef/>
      </w:r>
      <w:r>
        <w:t>righteous of, or who revere</w:t>
      </w:r>
    </w:p>
  </w:comment>
  <w:comment w:id="232" w:author="Windows User" w:date="2015-02-08T20:12:00Z" w:initials="BS">
    <w:p w:rsidR="0059166B" w:rsidRDefault="0059166B">
      <w:pPr>
        <w:pStyle w:val="CommentText"/>
      </w:pPr>
      <w:r>
        <w:rPr>
          <w:rStyle w:val="CommentReference"/>
        </w:rPr>
        <w:annotationRef/>
      </w:r>
      <w:r>
        <w:t>this, or accountable? or something else?</w:t>
      </w:r>
    </w:p>
  </w:comment>
  <w:comment w:id="233" w:author="Windows User" w:date="2015-02-08T20:12:00Z" w:initials="BS">
    <w:p w:rsidR="0059166B" w:rsidRDefault="0059166B">
      <w:pPr>
        <w:pStyle w:val="CommentText"/>
      </w:pPr>
      <w:r>
        <w:rPr>
          <w:rStyle w:val="CommentReference"/>
        </w:rPr>
        <w:annotationRef/>
      </w:r>
      <w:r>
        <w:t>that he may praise and say?</w:t>
      </w:r>
    </w:p>
  </w:comment>
  <w:comment w:id="245" w:author="Brett Slote" w:date="2011-10-06T14:56:00Z" w:initials="BS">
    <w:p w:rsidR="0059166B" w:rsidRDefault="0059166B">
      <w:pPr>
        <w:pStyle w:val="CommentText"/>
      </w:pPr>
      <w:r>
        <w:rPr>
          <w:rStyle w:val="CommentReference"/>
        </w:rPr>
        <w:annotationRef/>
      </w:r>
      <w:r>
        <w:t>Fred wants 'O' here, saying it matches the Coptic... but it isn't in the Coptic!</w:t>
      </w:r>
    </w:p>
  </w:comment>
  <w:comment w:id="246" w:author="Windows User" w:date="2015-02-08T20:16:00Z" w:initials="BS">
    <w:p w:rsidR="0059166B" w:rsidRDefault="0059166B" w:rsidP="00F977F1">
      <w:pPr>
        <w:pStyle w:val="CommentText"/>
      </w:pPr>
      <w:r>
        <w:rPr>
          <w:rStyle w:val="CommentReference"/>
        </w:rPr>
        <w:annotationRef/>
      </w:r>
      <w:r>
        <w:t>why do books not have a vs for the bishop???</w:t>
      </w:r>
    </w:p>
  </w:comment>
  <w:comment w:id="247" w:author="Windows User" w:date="2015-02-08T20:16:00Z" w:initials="BS">
    <w:p w:rsidR="0059166B" w:rsidRDefault="0059166B">
      <w:pPr>
        <w:pStyle w:val="CommentText"/>
      </w:pPr>
      <w:r>
        <w:rPr>
          <w:rStyle w:val="CommentReference"/>
        </w:rPr>
        <w:annotationRef/>
      </w:r>
      <w:r>
        <w:t>add</w:t>
      </w:r>
    </w:p>
  </w:comment>
  <w:comment w:id="250" w:author="Windows User" w:date="2015-02-08T20:17:00Z" w:initials="BS">
    <w:p w:rsidR="0059166B" w:rsidRDefault="0059166B"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59166B" w:rsidRDefault="0059166B" w:rsidP="00F977F1">
      <w:pPr>
        <w:pStyle w:val="CommentText"/>
      </w:pPr>
      <w:r>
        <w:rPr>
          <w:rStyle w:val="CommentReference"/>
        </w:rPr>
        <w:annotationRef/>
      </w:r>
      <w:r>
        <w:t>Communion or commemor</w:t>
      </w:r>
      <w:r>
        <w:t>a</w:t>
      </w:r>
      <w:r>
        <w:t>tion?</w:t>
      </w:r>
    </w:p>
  </w:comment>
  <w:comment w:id="252" w:author="Brett Slote" w:date="2015-02-08T20:18:00Z" w:initials="BS">
    <w:p w:rsidR="0059166B" w:rsidRDefault="0059166B"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59166B" w:rsidRDefault="0059166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59166B" w:rsidRDefault="0059166B">
      <w:pPr>
        <w:pStyle w:val="CommentText"/>
      </w:pPr>
      <w:r>
        <w:rPr>
          <w:rStyle w:val="CommentReference"/>
        </w:rPr>
        <w:annotationRef/>
      </w:r>
      <w:r>
        <w:t>Godhead or  Divinity?</w:t>
      </w:r>
    </w:p>
  </w:comment>
  <w:comment w:id="257" w:author="Windows User" w:date="2015-02-08T20:30:00Z" w:initials="BS">
    <w:p w:rsidR="0059166B" w:rsidRDefault="0059166B">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59166B" w:rsidRDefault="0059166B">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59166B" w:rsidRDefault="0059166B">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59166B" w:rsidRDefault="0059166B">
      <w:pPr>
        <w:pStyle w:val="CommentText"/>
      </w:pPr>
      <w:r>
        <w:rPr>
          <w:rStyle w:val="CommentReference"/>
        </w:rPr>
        <w:annotationRef/>
      </w:r>
      <w:r>
        <w:t>bless or praise? inconsistent rendering of esmo</w:t>
      </w:r>
    </w:p>
  </w:comment>
  <w:comment w:id="274" w:author="Windows User" w:date="2015-02-08T20:35:00Z" w:initials="BS">
    <w:p w:rsidR="0059166B" w:rsidRDefault="0059166B">
      <w:pPr>
        <w:pStyle w:val="CommentText"/>
      </w:pPr>
      <w:r>
        <w:rPr>
          <w:rStyle w:val="CommentReference"/>
        </w:rPr>
        <w:annotationRef/>
      </w:r>
      <w:r>
        <w:t>MT (KJV) and Ra lack. NETS has and so does Coptic.</w:t>
      </w:r>
    </w:p>
  </w:comment>
  <w:comment w:id="275" w:author="Windows User" w:date="2015-02-08T20:35:00Z" w:initials="BS">
    <w:p w:rsidR="0059166B" w:rsidRDefault="0059166B">
      <w:pPr>
        <w:pStyle w:val="CommentText"/>
      </w:pPr>
      <w:r>
        <w:rPr>
          <w:rStyle w:val="CommentReference"/>
        </w:rPr>
        <w:annotationRef/>
      </w:r>
      <w:r>
        <w:t>this structure rather than just a list is probably a KJVism...</w:t>
      </w:r>
    </w:p>
  </w:comment>
  <w:comment w:id="276" w:author="Windows User" w:date="2015-02-08T20:35:00Z" w:initials="BS">
    <w:p w:rsidR="0059166B" w:rsidRDefault="0059166B">
      <w:pPr>
        <w:pStyle w:val="CommentText"/>
      </w:pPr>
      <w:r>
        <w:rPr>
          <w:rStyle w:val="CommentReference"/>
        </w:rPr>
        <w:annotationRef/>
      </w:r>
      <w:r>
        <w:t>Coptic varies greatly from NETS</w:t>
      </w:r>
    </w:p>
  </w:comment>
  <w:comment w:id="282" w:author="Windows User" w:date="2015-02-08T20:36:00Z" w:initials="BS">
    <w:p w:rsidR="0059166B" w:rsidRDefault="0059166B">
      <w:pPr>
        <w:pStyle w:val="CommentText"/>
      </w:pPr>
      <w:r>
        <w:rPr>
          <w:rStyle w:val="CommentReference"/>
        </w:rPr>
        <w:annotationRef/>
      </w:r>
      <w:r>
        <w:t>NETS has dance... also drum &amp; harp...</w:t>
      </w:r>
    </w:p>
  </w:comment>
  <w:comment w:id="283" w:author="Windows User" w:date="2015-02-08T20:36:00Z" w:initials="BS">
    <w:p w:rsidR="0059166B" w:rsidRDefault="0059166B">
      <w:pPr>
        <w:pStyle w:val="CommentText"/>
      </w:pPr>
      <w:r>
        <w:rPr>
          <w:rStyle w:val="CommentReference"/>
        </w:rPr>
        <w:annotationRef/>
      </w:r>
      <w:r>
        <w:t>NETS and LA have boast in glory...</w:t>
      </w:r>
    </w:p>
  </w:comment>
  <w:comment w:id="284" w:author="Windows User" w:date="2015-02-08T20:36:00Z" w:initials="BS">
    <w:p w:rsidR="0059166B" w:rsidRDefault="0059166B">
      <w:pPr>
        <w:pStyle w:val="CommentText"/>
      </w:pPr>
      <w:r>
        <w:rPr>
          <w:rStyle w:val="CommentReference"/>
        </w:rPr>
        <w:annotationRef/>
      </w:r>
      <w:r>
        <w:t>NETS has rejoice. Coptis looks to me like glorify... Sing aloud? Rejoice?</w:t>
      </w:r>
    </w:p>
  </w:comment>
  <w:comment w:id="285" w:author="Windows User" w:date="2015-02-08T20:36:00Z" w:initials="BS">
    <w:p w:rsidR="0059166B" w:rsidRDefault="0059166B">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59166B" w:rsidRDefault="0059166B">
      <w:pPr>
        <w:pStyle w:val="CommentText"/>
      </w:pPr>
      <w:r>
        <w:rPr>
          <w:rStyle w:val="CommentReference"/>
        </w:rPr>
        <w:annotationRef/>
      </w:r>
      <w:r>
        <w:t>NETS has rebukes. punishments?</w:t>
      </w:r>
    </w:p>
  </w:comment>
  <w:comment w:id="292" w:author="Windows User" w:date="2015-02-08T20:36:00Z" w:initials="BS">
    <w:p w:rsidR="0059166B" w:rsidRDefault="0059166B">
      <w:pPr>
        <w:pStyle w:val="CommentText"/>
      </w:pPr>
      <w:r>
        <w:rPr>
          <w:rStyle w:val="CommentReference"/>
        </w:rPr>
        <w:annotationRef/>
      </w:r>
      <w:r>
        <w:t>psaltry? or lyre?</w:t>
      </w:r>
    </w:p>
  </w:comment>
  <w:comment w:id="293" w:author="Windows User" w:date="2015-02-08T20:36:00Z" w:initials="BS">
    <w:p w:rsidR="0059166B" w:rsidRDefault="0059166B">
      <w:pPr>
        <w:pStyle w:val="CommentText"/>
      </w:pPr>
      <w:r>
        <w:rPr>
          <w:rStyle w:val="CommentReference"/>
        </w:rPr>
        <w:annotationRef/>
      </w:r>
      <w:r>
        <w:t>NETS has drum and dance.</w:t>
      </w:r>
    </w:p>
  </w:comment>
  <w:comment w:id="304" w:author="Windows User" w:date="2015-02-08T20:47:00Z" w:initials="BS">
    <w:p w:rsidR="0059166B" w:rsidRDefault="0059166B">
      <w:pPr>
        <w:pStyle w:val="CommentText"/>
      </w:pPr>
      <w:r>
        <w:rPr>
          <w:rStyle w:val="CommentReference"/>
        </w:rPr>
        <w:annotationRef/>
      </w:r>
      <w:r>
        <w:t>tense? praise or will praise?</w:t>
      </w:r>
    </w:p>
  </w:comment>
  <w:comment w:id="305" w:author="Windows User" w:date="2015-02-08T20:47:00Z" w:initials="BS">
    <w:p w:rsidR="0059166B" w:rsidRDefault="0059166B">
      <w:pPr>
        <w:pStyle w:val="CommentText"/>
      </w:pPr>
      <w:r>
        <w:rPr>
          <w:rStyle w:val="CommentReference"/>
        </w:rPr>
        <w:annotationRef/>
      </w:r>
      <w:r>
        <w:t>earth? land? creation?</w:t>
      </w:r>
    </w:p>
  </w:comment>
  <w:comment w:id="306" w:author="Windows User" w:date="2015-02-08T20:47:00Z" w:initials="BS">
    <w:p w:rsidR="0059166B" w:rsidRDefault="0059166B">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59166B" w:rsidRDefault="0059166B">
      <w:pPr>
        <w:pStyle w:val="CommentText"/>
      </w:pPr>
      <w:r>
        <w:rPr>
          <w:rStyle w:val="CommentReference"/>
        </w:rPr>
        <w:annotationRef/>
      </w:r>
      <w:r>
        <w:t>should either be diverse here or different elsewhere</w:t>
      </w:r>
    </w:p>
  </w:comment>
  <w:comment w:id="308" w:author="Windows User" w:date="2015-02-08T20:47:00Z" w:initials="BS">
    <w:p w:rsidR="0059166B" w:rsidRDefault="0059166B">
      <w:pPr>
        <w:pStyle w:val="CommentText"/>
      </w:pPr>
      <w:r>
        <w:rPr>
          <w:rStyle w:val="CommentReference"/>
        </w:rPr>
        <w:annotationRef/>
      </w:r>
      <w:r>
        <w:t>truth or righteousness? Or justice?</w:t>
      </w:r>
    </w:p>
  </w:comment>
  <w:comment w:id="309" w:author="Windows User" w:date="2015-02-08T20:47:00Z" w:initials="BS">
    <w:p w:rsidR="0059166B" w:rsidRDefault="0059166B">
      <w:pPr>
        <w:pStyle w:val="CommentText"/>
      </w:pPr>
      <w:r>
        <w:rPr>
          <w:rStyle w:val="CommentReference"/>
        </w:rPr>
        <w:annotationRef/>
      </w:r>
      <w:r>
        <w:t>patience or longsuffering?</w:t>
      </w:r>
    </w:p>
  </w:comment>
  <w:comment w:id="310" w:author="Windows User" w:date="2015-02-08T20:47:00Z" w:initials="BS">
    <w:p w:rsidR="0059166B" w:rsidRDefault="0059166B">
      <w:pPr>
        <w:pStyle w:val="CommentText"/>
      </w:pPr>
      <w:r>
        <w:rPr>
          <w:rStyle w:val="CommentReference"/>
        </w:rPr>
        <w:annotationRef/>
      </w:r>
      <w:r>
        <w:t>just "at the first watch"?</w:t>
      </w:r>
    </w:p>
  </w:comment>
  <w:comment w:id="311" w:author="Windows User" w:date="2015-02-08T20:47:00Z" w:initials="BS">
    <w:p w:rsidR="0059166B" w:rsidRDefault="0059166B">
      <w:pPr>
        <w:pStyle w:val="CommentText"/>
      </w:pPr>
      <w:r>
        <w:rPr>
          <w:rStyle w:val="CommentReference"/>
        </w:rPr>
        <w:annotationRef/>
      </w:r>
      <w:r>
        <w:t>sweet, or easy?</w:t>
      </w:r>
    </w:p>
  </w:comment>
  <w:comment w:id="312" w:author="Windows User" w:date="2015-02-08T20:47:00Z" w:initials="BS">
    <w:p w:rsidR="0059166B" w:rsidRDefault="0059166B">
      <w:pPr>
        <w:pStyle w:val="CommentText"/>
      </w:pPr>
      <w:r>
        <w:rPr>
          <w:rStyle w:val="CommentReference"/>
        </w:rPr>
        <w:annotationRef/>
      </w:r>
      <w:r>
        <w:t>less accurate than beloved, but sounds a lot better..</w:t>
      </w:r>
    </w:p>
  </w:comment>
  <w:comment w:id="313" w:author="Windows User" w:date="2015-02-08T20:47:00Z" w:initials="BS">
    <w:p w:rsidR="0059166B" w:rsidRDefault="0059166B">
      <w:pPr>
        <w:pStyle w:val="CommentText"/>
      </w:pPr>
      <w:r>
        <w:rPr>
          <w:rStyle w:val="CommentReference"/>
        </w:rPr>
        <w:annotationRef/>
      </w:r>
      <w:r>
        <w:t>sound better if omit of?</w:t>
      </w:r>
    </w:p>
  </w:comment>
  <w:comment w:id="314" w:author="Windows User" w:date="2015-02-08T20:47:00Z" w:initials="BS">
    <w:p w:rsidR="0059166B" w:rsidRDefault="0059166B">
      <w:pPr>
        <w:pStyle w:val="CommentText"/>
      </w:pPr>
      <w:r>
        <w:rPr>
          <w:rStyle w:val="CommentReference"/>
        </w:rPr>
        <w:annotationRef/>
      </w:r>
      <w:r>
        <w:t>truth, or righteousness?</w:t>
      </w:r>
    </w:p>
  </w:comment>
  <w:comment w:id="315" w:author="Windows User" w:date="2015-02-08T20:47:00Z" w:initials="BS">
    <w:p w:rsidR="0059166B" w:rsidRDefault="0059166B">
      <w:pPr>
        <w:pStyle w:val="CommentText"/>
      </w:pPr>
      <w:r>
        <w:rPr>
          <w:rStyle w:val="CommentReference"/>
        </w:rPr>
        <w:annotationRef/>
      </w:r>
      <w:r>
        <w:t>true, or perfecvt?</w:t>
      </w:r>
    </w:p>
  </w:comment>
  <w:comment w:id="316" w:author="Windows User" w:date="2015-02-08T20:50:00Z" w:initials="BS">
    <w:p w:rsidR="0059166B" w:rsidRDefault="0059166B">
      <w:pPr>
        <w:pStyle w:val="CommentText"/>
      </w:pPr>
      <w:r>
        <w:rPr>
          <w:rStyle w:val="CommentReference"/>
        </w:rPr>
        <w:annotationRef/>
      </w:r>
      <w:r>
        <w:t>and?</w:t>
      </w:r>
    </w:p>
  </w:comment>
  <w:comment w:id="317" w:author="Windows User" w:date="2015-02-08T20:50:00Z" w:initials="BS">
    <w:p w:rsidR="0059166B" w:rsidRDefault="0059166B">
      <w:pPr>
        <w:pStyle w:val="CommentText"/>
      </w:pPr>
      <w:r>
        <w:rPr>
          <w:rStyle w:val="CommentReference"/>
        </w:rPr>
        <w:annotationRef/>
      </w:r>
      <w:r>
        <w:t>gather is in first line in Coptic, but tune flows better here..</w:t>
      </w:r>
    </w:p>
  </w:comment>
  <w:comment w:id="318" w:author="Windows User" w:date="2015-02-08T20:50:00Z" w:initials="BS">
    <w:p w:rsidR="0059166B" w:rsidRDefault="0059166B">
      <w:pPr>
        <w:pStyle w:val="CommentText"/>
      </w:pPr>
      <w:r>
        <w:rPr>
          <w:rStyle w:val="CommentReference"/>
        </w:rPr>
        <w:annotationRef/>
      </w:r>
      <w:r>
        <w:t>will?</w:t>
      </w:r>
    </w:p>
  </w:comment>
  <w:comment w:id="319" w:author="Windows User" w:date="2015-02-08T20:50:00Z" w:initials="BS">
    <w:p w:rsidR="0059166B" w:rsidRDefault="0059166B">
      <w:pPr>
        <w:pStyle w:val="CommentText"/>
      </w:pPr>
      <w:r>
        <w:rPr>
          <w:rStyle w:val="CommentReference"/>
        </w:rPr>
        <w:annotationRef/>
      </w:r>
      <w:r>
        <w:t>save? keep? deliver?</w:t>
      </w:r>
    </w:p>
  </w:comment>
  <w:comment w:id="320" w:author="Windows User" w:date="2015-02-08T20:50:00Z" w:initials="BS">
    <w:p w:rsidR="0059166B" w:rsidRDefault="0059166B">
      <w:pPr>
        <w:pStyle w:val="CommentText"/>
      </w:pPr>
      <w:r>
        <w:rPr>
          <w:rStyle w:val="CommentReference"/>
        </w:rPr>
        <w:annotationRef/>
      </w:r>
      <w:r>
        <w:t>need a convention for making "ak ee". {}? bold?</w:t>
      </w:r>
    </w:p>
  </w:comment>
  <w:comment w:id="321" w:author="Windows User" w:date="2015-02-08T20:50:00Z" w:initials="BS">
    <w:p w:rsidR="0059166B" w:rsidRDefault="0059166B">
      <w:pPr>
        <w:pStyle w:val="CommentText"/>
      </w:pPr>
      <w:r>
        <w:rPr>
          <w:rStyle w:val="CommentReference"/>
        </w:rPr>
        <w:annotationRef/>
      </w:r>
      <w:r>
        <w:t>I like it better with "be" in... thoughts?</w:t>
      </w:r>
    </w:p>
  </w:comment>
  <w:comment w:id="331" w:author="Windows User" w:date="2015-02-08T20:52:00Z" w:initials="BS">
    <w:p w:rsidR="0059166B" w:rsidRDefault="0059166B">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59166B" w:rsidRDefault="0059166B">
      <w:pPr>
        <w:pStyle w:val="CommentText"/>
      </w:pPr>
      <w:r>
        <w:rPr>
          <w:rStyle w:val="CommentReference"/>
        </w:rPr>
        <w:annotationRef/>
      </w:r>
      <w:r>
        <w:t>does coptic bear out? Feels much more right to me.</w:t>
      </w:r>
    </w:p>
  </w:comment>
  <w:comment w:id="333" w:author="Windows User" w:date="2015-02-08T20:53:00Z" w:initials="BS">
    <w:p w:rsidR="0059166B" w:rsidRDefault="0059166B">
      <w:pPr>
        <w:pStyle w:val="CommentText"/>
      </w:pPr>
      <w:r>
        <w:rPr>
          <w:rStyle w:val="CommentReference"/>
        </w:rPr>
        <w:annotationRef/>
      </w:r>
      <w:r>
        <w:t>tense?</w:t>
      </w:r>
    </w:p>
  </w:comment>
  <w:comment w:id="334" w:author="Windows User" w:date="2015-02-08T20:53:00Z" w:initials="BS">
    <w:p w:rsidR="0059166B" w:rsidRDefault="0059166B">
      <w:pPr>
        <w:pStyle w:val="CommentText"/>
      </w:pPr>
      <w:r>
        <w:rPr>
          <w:rStyle w:val="CommentReference"/>
        </w:rPr>
        <w:annotationRef/>
      </w:r>
      <w:r>
        <w:t>exalt or magnify?</w:t>
      </w:r>
    </w:p>
  </w:comment>
  <w:comment w:id="335" w:author="Windows User" w:date="2015-02-08T20:53:00Z" w:initials="BS">
    <w:p w:rsidR="0059166B" w:rsidRDefault="0059166B">
      <w:pPr>
        <w:pStyle w:val="CommentText"/>
      </w:pPr>
      <w:r>
        <w:rPr>
          <w:rStyle w:val="CommentReference"/>
        </w:rPr>
        <w:annotationRef/>
      </w:r>
      <w:r>
        <w:t>or iwn?</w:t>
      </w:r>
    </w:p>
  </w:comment>
  <w:comment w:id="339" w:author="Windows User" w:date="2015-02-08T20:54:00Z" w:initials="BS">
    <w:p w:rsidR="0059166B" w:rsidRDefault="0059166B">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59166B" w:rsidRDefault="0059166B">
      <w:pPr>
        <w:pStyle w:val="CommentText"/>
      </w:pPr>
      <w:r>
        <w:rPr>
          <w:rStyle w:val="CommentReference"/>
        </w:rPr>
        <w:annotationRef/>
      </w:r>
      <w:r>
        <w:t>correct that no mention of nature?</w:t>
      </w:r>
    </w:p>
  </w:comment>
  <w:comment w:id="341" w:author="Windows User" w:date="2015-02-08T20:54:00Z" w:initials="BS">
    <w:p w:rsidR="0059166B" w:rsidRDefault="0059166B">
      <w:pPr>
        <w:pStyle w:val="CommentText"/>
      </w:pPr>
      <w:r>
        <w:rPr>
          <w:rStyle w:val="CommentReference"/>
        </w:rPr>
        <w:annotationRef/>
      </w:r>
      <w:r>
        <w:t>holy or pure? divinity or godhead?</w:t>
      </w:r>
    </w:p>
  </w:comment>
  <w:comment w:id="342" w:author="Windows User" w:date="2015-02-08T20:54:00Z" w:initials="BS">
    <w:p w:rsidR="0059166B" w:rsidRDefault="0059166B">
      <w:pPr>
        <w:pStyle w:val="CommentText"/>
      </w:pPr>
      <w:r>
        <w:rPr>
          <w:rStyle w:val="CommentReference"/>
        </w:rPr>
        <w:annotationRef/>
      </w:r>
      <w:r>
        <w:t>born or begotten? begotten without seeed or without mixture of substance?</w:t>
      </w:r>
    </w:p>
  </w:comment>
  <w:comment w:id="343" w:author="Windows User" w:date="2015-02-08T20:54:00Z" w:initials="BS">
    <w:p w:rsidR="0059166B" w:rsidRDefault="0059166B">
      <w:pPr>
        <w:pStyle w:val="CommentText"/>
      </w:pPr>
      <w:r>
        <w:rPr>
          <w:rStyle w:val="CommentReference"/>
        </w:rPr>
        <w:annotationRef/>
      </w:r>
      <w:r>
        <w:t>coessential or consubstantial?</w:t>
      </w:r>
    </w:p>
  </w:comment>
  <w:comment w:id="344" w:author="Windows User" w:date="2015-02-08T20:54:00Z" w:initials="BS">
    <w:p w:rsidR="0059166B" w:rsidRDefault="0059166B">
      <w:pPr>
        <w:pStyle w:val="CommentText"/>
      </w:pPr>
      <w:r>
        <w:rPr>
          <w:rStyle w:val="CommentReference"/>
        </w:rPr>
        <w:annotationRef/>
      </w:r>
      <w:r>
        <w:t>made one or joined?</w:t>
      </w:r>
    </w:p>
  </w:comment>
  <w:comment w:id="345" w:author="Windows User" w:date="2015-02-08T20:55:00Z" w:initials="BS">
    <w:p w:rsidR="0059166B" w:rsidRDefault="0059166B">
      <w:pPr>
        <w:pStyle w:val="CommentText"/>
      </w:pPr>
      <w:r>
        <w:rPr>
          <w:rStyle w:val="CommentReference"/>
        </w:rPr>
        <w:annotationRef/>
      </w:r>
      <w:r>
        <w:t>does this rephrasing capture it ok?</w:t>
      </w:r>
    </w:p>
  </w:comment>
  <w:comment w:id="346" w:author="Windows User" w:date="2015-02-08T20:55:00Z" w:initials="BS">
    <w:p w:rsidR="0059166B" w:rsidRDefault="0059166B">
      <w:pPr>
        <w:pStyle w:val="CommentText"/>
      </w:pPr>
      <w:r>
        <w:rPr>
          <w:rStyle w:val="CommentReference"/>
        </w:rPr>
        <w:annotationRef/>
      </w:r>
      <w:r>
        <w:t>something clearer than putplue?</w:t>
      </w:r>
    </w:p>
  </w:comment>
  <w:comment w:id="347" w:author="Windows User" w:date="2015-02-08T20:55:00Z" w:initials="BS">
    <w:p w:rsidR="0059166B" w:rsidRDefault="0059166B">
      <w:pPr>
        <w:pStyle w:val="CommentText"/>
      </w:pPr>
      <w:r>
        <w:rPr>
          <w:rStyle w:val="CommentReference"/>
        </w:rPr>
        <w:annotationRef/>
      </w:r>
      <w:r>
        <w:t>woven or fine?</w:t>
      </w:r>
    </w:p>
  </w:comment>
  <w:comment w:id="348" w:author="Windows User" w:date="2015-02-08T20:55:00Z" w:initials="BS">
    <w:p w:rsidR="0059166B" w:rsidRDefault="0059166B">
      <w:pPr>
        <w:pStyle w:val="CommentText"/>
      </w:pPr>
      <w:r>
        <w:rPr>
          <w:rStyle w:val="CommentReference"/>
        </w:rPr>
        <w:annotationRef/>
      </w:r>
      <w:r>
        <w:t>palin</w:t>
      </w:r>
    </w:p>
  </w:comment>
  <w:comment w:id="349" w:author="Windows User" w:date="2015-02-08T20:55:00Z" w:initials="BS">
    <w:p w:rsidR="0059166B" w:rsidRDefault="0059166B">
      <w:pPr>
        <w:pStyle w:val="CommentText"/>
      </w:pPr>
      <w:r>
        <w:rPr>
          <w:rStyle w:val="CommentReference"/>
        </w:rPr>
        <w:annotationRef/>
      </w:r>
      <w:r>
        <w:t>exalt or magnify?</w:t>
      </w:r>
    </w:p>
  </w:comment>
  <w:comment w:id="350" w:author="Windows User" w:date="2015-02-08T20:55:00Z" w:initials="BS">
    <w:p w:rsidR="0059166B" w:rsidRDefault="0059166B">
      <w:pPr>
        <w:pStyle w:val="CommentText"/>
      </w:pPr>
      <w:r>
        <w:rPr>
          <w:rStyle w:val="CommentReference"/>
        </w:rPr>
        <w:annotationRef/>
      </w:r>
      <w:r>
        <w:t>or iwn?</w:t>
      </w:r>
    </w:p>
  </w:comment>
  <w:comment w:id="354" w:author="Windows User" w:date="2015-02-08T20:55:00Z" w:initials="BS">
    <w:p w:rsidR="0059166B" w:rsidRDefault="0059166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59166B" w:rsidRDefault="0059166B">
      <w:pPr>
        <w:pStyle w:val="CommentText"/>
      </w:pPr>
      <w:r>
        <w:rPr>
          <w:rStyle w:val="CommentReference"/>
        </w:rPr>
        <w:annotationRef/>
      </w:r>
      <w:r>
        <w:t>forged or beaten?</w:t>
      </w:r>
    </w:p>
  </w:comment>
  <w:comment w:id="356" w:author="Windows User" w:date="2015-02-08T20:56:00Z" w:initials="BS">
    <w:p w:rsidR="0059166B" w:rsidRDefault="0059166B">
      <w:pPr>
        <w:pStyle w:val="CommentText"/>
      </w:pPr>
      <w:r>
        <w:rPr>
          <w:rStyle w:val="CommentReference"/>
        </w:rPr>
        <w:annotationRef/>
      </w:r>
      <w:r>
        <w:t>omit? always and move up mercy seat?</w:t>
      </w:r>
    </w:p>
  </w:comment>
  <w:comment w:id="357" w:author="Windows User" w:date="2015-02-08T20:56:00Z" w:initials="BS">
    <w:p w:rsidR="0059166B" w:rsidRDefault="0059166B">
      <w:pPr>
        <w:pStyle w:val="CommentText"/>
      </w:pPr>
      <w:r>
        <w:rPr>
          <w:rStyle w:val="CommentReference"/>
        </w:rPr>
        <w:annotationRef/>
      </w:r>
      <w:r>
        <w:t>tense? past makes a lot more sense</w:t>
      </w:r>
    </w:p>
  </w:comment>
  <w:comment w:id="358" w:author="Windows User" w:date="2015-02-08T20:56:00Z" w:initials="BS">
    <w:p w:rsidR="0059166B" w:rsidRDefault="0059166B">
      <w:pPr>
        <w:pStyle w:val="CommentText"/>
      </w:pPr>
      <w:r>
        <w:rPr>
          <w:rStyle w:val="CommentReference"/>
        </w:rPr>
        <w:annotationRef/>
      </w:r>
      <w:r>
        <w:t>why does Abouna omit sin?</w:t>
      </w:r>
    </w:p>
  </w:comment>
  <w:comment w:id="359" w:author="Windows User" w:date="2015-02-08T20:56:00Z" w:initials="BS">
    <w:p w:rsidR="0059166B" w:rsidRDefault="0059166B">
      <w:pPr>
        <w:pStyle w:val="CommentText"/>
      </w:pPr>
      <w:r>
        <w:rPr>
          <w:rStyle w:val="CommentReference"/>
        </w:rPr>
        <w:annotationRef/>
      </w:r>
      <w:r>
        <w:t>exalt or magnify?</w:t>
      </w:r>
    </w:p>
  </w:comment>
  <w:comment w:id="360" w:author="Windows User" w:date="2015-02-08T20:56:00Z" w:initials="BS">
    <w:p w:rsidR="0059166B" w:rsidRDefault="0059166B">
      <w:pPr>
        <w:pStyle w:val="CommentText"/>
      </w:pPr>
      <w:r>
        <w:rPr>
          <w:rStyle w:val="CommentReference"/>
        </w:rPr>
        <w:annotationRef/>
      </w:r>
      <w:r>
        <w:t>or iwn?</w:t>
      </w:r>
    </w:p>
  </w:comment>
  <w:comment w:id="364" w:author="Windows User" w:date="2015-02-08T20:57:00Z" w:initials="BS">
    <w:p w:rsidR="0059166B" w:rsidRDefault="0059166B">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59166B" w:rsidRDefault="0059166B">
      <w:pPr>
        <w:pStyle w:val="CommentText"/>
      </w:pPr>
      <w:r>
        <w:rPr>
          <w:rStyle w:val="CommentReference"/>
        </w:rPr>
        <w:annotationRef/>
      </w:r>
      <w:r>
        <w:t>for isn't accurate... but sounds better</w:t>
      </w:r>
    </w:p>
  </w:comment>
  <w:comment w:id="366" w:author="Windows User" w:date="2015-02-08T20:57:00Z" w:initials="BS">
    <w:p w:rsidR="0059166B" w:rsidRDefault="0059166B">
      <w:pPr>
        <w:pStyle w:val="CommentText"/>
      </w:pPr>
      <w:r>
        <w:rPr>
          <w:rStyle w:val="CommentReference"/>
        </w:rPr>
        <w:annotationRef/>
      </w:r>
      <w:r>
        <w:t>exalt or magnify?</w:t>
      </w:r>
    </w:p>
  </w:comment>
  <w:comment w:id="367" w:author="Windows User" w:date="2015-02-08T20:57:00Z" w:initials="BS">
    <w:p w:rsidR="0059166B" w:rsidRDefault="0059166B">
      <w:pPr>
        <w:pStyle w:val="CommentText"/>
      </w:pPr>
      <w:r>
        <w:rPr>
          <w:rStyle w:val="CommentReference"/>
        </w:rPr>
        <w:annotationRef/>
      </w:r>
      <w:r>
        <w:t>or iwn?</w:t>
      </w:r>
    </w:p>
  </w:comment>
  <w:comment w:id="371" w:author="Windows User" w:date="2015-02-08T20:58:00Z" w:initials="BS">
    <w:p w:rsidR="0059166B" w:rsidRDefault="0059166B">
      <w:pPr>
        <w:pStyle w:val="CommentText"/>
      </w:pPr>
      <w:r>
        <w:rPr>
          <w:rStyle w:val="CommentReference"/>
        </w:rPr>
        <w:annotationRef/>
      </w:r>
      <w:r>
        <w:t>perpetual lamp?</w:t>
      </w:r>
    </w:p>
  </w:comment>
  <w:comment w:id="372" w:author="Windows User" w:date="2015-02-08T20:58:00Z" w:initials="BS">
    <w:p w:rsidR="0059166B" w:rsidRDefault="0059166B">
      <w:pPr>
        <w:pStyle w:val="CommentText"/>
      </w:pPr>
      <w:r>
        <w:rPr>
          <w:rStyle w:val="CommentReference"/>
        </w:rPr>
        <w:annotationRef/>
      </w:r>
      <w:r>
        <w:t>parousia?</w:t>
      </w:r>
    </w:p>
  </w:comment>
  <w:comment w:id="373" w:author="Windows User" w:date="2015-02-08T20:59:00Z" w:initials="BS">
    <w:p w:rsidR="0059166B" w:rsidRDefault="0059166B">
      <w:pPr>
        <w:pStyle w:val="CommentText"/>
      </w:pPr>
      <w:r>
        <w:rPr>
          <w:rStyle w:val="CommentReference"/>
        </w:rPr>
        <w:annotationRef/>
      </w:r>
      <w:r>
        <w:t>tense?</w:t>
      </w:r>
    </w:p>
  </w:comment>
  <w:comment w:id="374" w:author="Windows User" w:date="2015-02-08T20:59:00Z" w:initials="BS">
    <w:p w:rsidR="0059166B" w:rsidRDefault="0059166B">
      <w:pPr>
        <w:pStyle w:val="CommentText"/>
      </w:pPr>
      <w:r>
        <w:rPr>
          <w:rStyle w:val="CommentReference"/>
        </w:rPr>
        <w:annotationRef/>
      </w:r>
      <w:r>
        <w:t>enlightens?</w:t>
      </w:r>
    </w:p>
  </w:comment>
  <w:comment w:id="375" w:author="Windows User" w:date="2015-02-08T20:59:00Z" w:initials="BS">
    <w:p w:rsidR="0059166B" w:rsidRDefault="0059166B">
      <w:pPr>
        <w:pStyle w:val="CommentText"/>
      </w:pPr>
      <w:r>
        <w:rPr>
          <w:rStyle w:val="CommentReference"/>
        </w:rPr>
        <w:annotationRef/>
      </w:r>
      <w:r>
        <w:t>exalt or magnify?</w:t>
      </w:r>
    </w:p>
  </w:comment>
  <w:comment w:id="376" w:author="Windows User" w:date="2015-02-08T20:59:00Z" w:initials="BS">
    <w:p w:rsidR="0059166B" w:rsidRDefault="0059166B">
      <w:pPr>
        <w:pStyle w:val="CommentText"/>
      </w:pPr>
      <w:r>
        <w:rPr>
          <w:rStyle w:val="CommentReference"/>
        </w:rPr>
        <w:annotationRef/>
      </w:r>
      <w:r>
        <w:t>or iwn?</w:t>
      </w:r>
    </w:p>
  </w:comment>
  <w:comment w:id="380" w:author="Windows User" w:date="2015-02-08T20:59:00Z" w:initials="BS">
    <w:p w:rsidR="0059166B" w:rsidRDefault="0059166B">
      <w:pPr>
        <w:pStyle w:val="CommentText"/>
      </w:pPr>
      <w:r>
        <w:rPr>
          <w:rStyle w:val="CommentReference"/>
        </w:rPr>
        <w:annotationRef/>
      </w:r>
      <w:r>
        <w:t>this order better or worse?</w:t>
      </w:r>
    </w:p>
  </w:comment>
  <w:comment w:id="381" w:author="Windows User" w:date="2015-02-08T21:00:00Z" w:initials="BS">
    <w:p w:rsidR="0059166B" w:rsidRDefault="0059166B">
      <w:pPr>
        <w:pStyle w:val="CommentText"/>
      </w:pPr>
      <w:r>
        <w:rPr>
          <w:rStyle w:val="CommentReference"/>
        </w:rPr>
        <w:annotationRef/>
      </w:r>
      <w:r>
        <w:t>I think upon should stay here</w:t>
      </w:r>
    </w:p>
  </w:comment>
  <w:comment w:id="382" w:author="Windows User" w:date="2015-02-08T21:00:00Z" w:initials="BS">
    <w:p w:rsidR="0059166B" w:rsidRDefault="0059166B">
      <w:pPr>
        <w:pStyle w:val="CommentText"/>
      </w:pPr>
      <w:r>
        <w:rPr>
          <w:rStyle w:val="CommentReference"/>
        </w:rPr>
        <w:annotationRef/>
      </w:r>
      <w:r>
        <w:t>exalt or magnify?</w:t>
      </w:r>
    </w:p>
  </w:comment>
  <w:comment w:id="383" w:author="Windows User" w:date="2015-02-08T21:00:00Z" w:initials="BS">
    <w:p w:rsidR="0059166B" w:rsidRDefault="0059166B">
      <w:pPr>
        <w:pStyle w:val="CommentText"/>
      </w:pPr>
      <w:r>
        <w:rPr>
          <w:rStyle w:val="CommentReference"/>
        </w:rPr>
        <w:annotationRef/>
      </w:r>
      <w:r>
        <w:t>or iwn?</w:t>
      </w:r>
    </w:p>
  </w:comment>
  <w:comment w:id="391" w:author="Windows User" w:date="2015-02-08T21:01:00Z" w:initials="BS">
    <w:p w:rsidR="0059166B" w:rsidRDefault="0059166B">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59166B" w:rsidRDefault="0059166B">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59166B" w:rsidRDefault="0059166B">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59166B" w:rsidRDefault="0059166B">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59166B" w:rsidRDefault="0059166B">
      <w:pPr>
        <w:pStyle w:val="CommentText"/>
      </w:pPr>
      <w:r>
        <w:rPr>
          <w:rStyle w:val="CommentReference"/>
        </w:rPr>
        <w:annotationRef/>
      </w:r>
      <w:r>
        <w:t>exalt or magnify?</w:t>
      </w:r>
    </w:p>
  </w:comment>
  <w:comment w:id="396" w:author="Windows User" w:date="2015-02-08T21:02:00Z" w:initials="BS">
    <w:p w:rsidR="0059166B" w:rsidRDefault="0059166B">
      <w:pPr>
        <w:pStyle w:val="CommentText"/>
      </w:pPr>
      <w:r>
        <w:rPr>
          <w:rStyle w:val="CommentReference"/>
        </w:rPr>
        <w:annotationRef/>
      </w:r>
      <w:r>
        <w:t>or iwn?</w:t>
      </w:r>
    </w:p>
  </w:comment>
  <w:comment w:id="400" w:author="Windows User" w:date="2015-02-08T21:04:00Z" w:initials="BS">
    <w:p w:rsidR="0059166B" w:rsidRDefault="0059166B">
      <w:pPr>
        <w:pStyle w:val="CommentText"/>
      </w:pPr>
      <w:r>
        <w:rPr>
          <w:rStyle w:val="CommentReference"/>
        </w:rPr>
        <w:annotationRef/>
      </w:r>
      <w:r>
        <w:t>does this work?</w:t>
      </w:r>
    </w:p>
  </w:comment>
  <w:comment w:id="401" w:author="Windows User" w:date="2015-02-08T21:04:00Z" w:initials="BS">
    <w:p w:rsidR="0059166B" w:rsidRDefault="0059166B">
      <w:pPr>
        <w:pStyle w:val="CommentText"/>
      </w:pPr>
      <w:r>
        <w:rPr>
          <w:rStyle w:val="CommentReference"/>
        </w:rPr>
        <w:annotationRef/>
      </w:r>
      <w:r>
        <w:t>is this right?</w:t>
      </w:r>
    </w:p>
  </w:comment>
  <w:comment w:id="402" w:author="Windows User" w:date="2015-02-08T21:04:00Z" w:initials="BS">
    <w:p w:rsidR="0059166B" w:rsidRDefault="0059166B">
      <w:pPr>
        <w:pStyle w:val="CommentText"/>
      </w:pPr>
      <w:r>
        <w:rPr>
          <w:rStyle w:val="CommentReference"/>
        </w:rPr>
        <w:annotationRef/>
      </w:r>
      <w:r>
        <w:t>?</w:t>
      </w:r>
    </w:p>
  </w:comment>
  <w:comment w:id="403" w:author="Windows User" w:date="2015-02-08T21:04:00Z" w:initials="BS">
    <w:p w:rsidR="0059166B" w:rsidRDefault="0059166B">
      <w:pPr>
        <w:pStyle w:val="CommentText"/>
      </w:pPr>
      <w:r>
        <w:rPr>
          <w:rStyle w:val="CommentReference"/>
        </w:rPr>
        <w:annotationRef/>
      </w:r>
      <w:r>
        <w:t>about or to?</w:t>
      </w:r>
    </w:p>
  </w:comment>
  <w:comment w:id="404" w:author="Windows User" w:date="2015-02-08T21:04:00Z" w:initials="BS">
    <w:p w:rsidR="0059166B" w:rsidRDefault="0059166B">
      <w:pPr>
        <w:pStyle w:val="CommentText"/>
      </w:pPr>
      <w:r>
        <w:rPr>
          <w:rStyle w:val="CommentReference"/>
        </w:rPr>
        <w:annotationRef/>
      </w:r>
      <w:r>
        <w:t>proclaim or cry?</w:t>
      </w:r>
    </w:p>
  </w:comment>
  <w:comment w:id="405" w:author="Windows User" w:date="2015-02-08T21:04:00Z" w:initials="BS">
    <w:p w:rsidR="0059166B" w:rsidRDefault="0059166B">
      <w:pPr>
        <w:pStyle w:val="CommentText"/>
      </w:pPr>
      <w:r>
        <w:rPr>
          <w:rStyle w:val="CommentReference"/>
        </w:rPr>
        <w:annotationRef/>
      </w:r>
      <w:r>
        <w:t>??</w:t>
      </w:r>
    </w:p>
  </w:comment>
  <w:comment w:id="406" w:author="Windows User" w:date="2015-02-08T21:04:00Z" w:initials="BS">
    <w:p w:rsidR="0059166B" w:rsidRDefault="0059166B">
      <w:pPr>
        <w:pStyle w:val="CommentText"/>
      </w:pPr>
      <w:r>
        <w:rPr>
          <w:rStyle w:val="CommentReference"/>
        </w:rPr>
        <w:annotationRef/>
      </w:r>
      <w:r>
        <w:t>just?</w:t>
      </w:r>
    </w:p>
  </w:comment>
  <w:comment w:id="407" w:author="Windows User" w:date="2015-02-08T21:04:00Z" w:initials="BS">
    <w:p w:rsidR="0059166B" w:rsidRDefault="0059166B">
      <w:pPr>
        <w:pStyle w:val="CommentText"/>
      </w:pPr>
      <w:r>
        <w:rPr>
          <w:rStyle w:val="CommentReference"/>
        </w:rPr>
        <w:annotationRef/>
      </w:r>
      <w:r>
        <w:t>chaste or meek?</w:t>
      </w:r>
    </w:p>
  </w:comment>
  <w:comment w:id="408" w:author="Windows User" w:date="2015-02-08T21:04:00Z" w:initials="BS">
    <w:p w:rsidR="0059166B" w:rsidRDefault="0059166B">
      <w:pPr>
        <w:pStyle w:val="CommentText"/>
      </w:pPr>
      <w:r>
        <w:rPr>
          <w:rStyle w:val="CommentReference"/>
        </w:rPr>
        <w:annotationRef/>
      </w:r>
      <w:r>
        <w:t>St. Isaac? Holy issac?</w:t>
      </w:r>
    </w:p>
  </w:comment>
  <w:comment w:id="409" w:author="Windows User" w:date="2015-02-08T21:04:00Z" w:initials="BS">
    <w:p w:rsidR="0059166B" w:rsidRDefault="0059166B">
      <w:pPr>
        <w:pStyle w:val="CommentText"/>
      </w:pPr>
      <w:r>
        <w:rPr>
          <w:rStyle w:val="CommentReference"/>
        </w:rPr>
        <w:annotationRef/>
      </w:r>
      <w:r>
        <w:t>ten thousand time?</w:t>
      </w:r>
    </w:p>
  </w:comment>
  <w:comment w:id="410" w:author="Windows User" w:date="2015-02-08T21:04:00Z" w:initials="BS">
    <w:p w:rsidR="0059166B" w:rsidRDefault="0059166B">
      <w:pPr>
        <w:pStyle w:val="CommentText"/>
      </w:pPr>
      <w:r>
        <w:rPr>
          <w:rStyle w:val="CommentReference"/>
        </w:rPr>
        <w:annotationRef/>
      </w:r>
      <w:r>
        <w:t>probably don't want to say despot.</w:t>
      </w:r>
    </w:p>
  </w:comment>
  <w:comment w:id="411" w:author="Windows User" w:date="2015-02-08T21:04:00Z" w:initials="BS">
    <w:p w:rsidR="0059166B" w:rsidRDefault="0059166B">
      <w:pPr>
        <w:pStyle w:val="CommentText"/>
      </w:pPr>
      <w:r>
        <w:rPr>
          <w:rStyle w:val="CommentReference"/>
        </w:rPr>
        <w:annotationRef/>
      </w:r>
      <w:r>
        <w:t>honour or pride?</w:t>
      </w:r>
    </w:p>
  </w:comment>
  <w:comment w:id="412" w:author="Windows User" w:date="2015-02-08T21:04:00Z" w:initials="BS">
    <w:p w:rsidR="0059166B" w:rsidRDefault="0059166B">
      <w:pPr>
        <w:pStyle w:val="CommentText"/>
      </w:pPr>
      <w:r>
        <w:rPr>
          <w:rStyle w:val="CommentReference"/>
        </w:rPr>
        <w:annotationRef/>
      </w:r>
      <w:r>
        <w:t>spouse or friend???</w:t>
      </w:r>
    </w:p>
  </w:comment>
  <w:comment w:id="413" w:author="Windows User" w:date="2015-02-08T21:04:00Z" w:initials="BS">
    <w:p w:rsidR="0059166B" w:rsidRDefault="0059166B">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59166B" w:rsidRDefault="0059166B">
      <w:pPr>
        <w:pStyle w:val="CommentText"/>
      </w:pPr>
      <w:r>
        <w:rPr>
          <w:rStyle w:val="CommentReference"/>
        </w:rPr>
        <w:annotationRef/>
      </w:r>
      <w:r>
        <w:t>unity or oneness? indescribable or unparalleled?</w:t>
      </w:r>
    </w:p>
  </w:comment>
  <w:comment w:id="415" w:author="Windows User" w:date="2015-02-08T21:04:00Z" w:initials="BS">
    <w:p w:rsidR="0059166B" w:rsidRDefault="0059166B">
      <w:pPr>
        <w:pStyle w:val="CommentText"/>
      </w:pPr>
      <w:r>
        <w:rPr>
          <w:rStyle w:val="CommentReference"/>
        </w:rPr>
        <w:annotationRef/>
      </w:r>
      <w:r>
        <w:t>mingling of substance or human seed? kind of a big difference.</w:t>
      </w:r>
    </w:p>
  </w:comment>
  <w:comment w:id="416" w:author="Windows User" w:date="2015-02-08T21:04:00Z" w:initials="BS">
    <w:p w:rsidR="0059166B" w:rsidRDefault="0059166B">
      <w:pPr>
        <w:pStyle w:val="CommentText"/>
      </w:pPr>
      <w:r>
        <w:rPr>
          <w:rStyle w:val="CommentReference"/>
        </w:rPr>
        <w:annotationRef/>
      </w:r>
      <w:r>
        <w:t>pray or interceed? With or before?</w:t>
      </w:r>
    </w:p>
  </w:comment>
  <w:comment w:id="423" w:author="Windows User" w:date="2015-02-08T21:10:00Z" w:initials="WU">
    <w:p w:rsidR="0059166B" w:rsidRDefault="0059166B">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59166B" w:rsidRDefault="0059166B">
      <w:pPr>
        <w:pStyle w:val="CommentText"/>
      </w:pPr>
      <w:r>
        <w:rPr>
          <w:rStyle w:val="CommentReference"/>
        </w:rPr>
        <w:annotationRef/>
      </w:r>
      <w:r>
        <w:t>Are more honoured?</w:t>
      </w:r>
    </w:p>
  </w:comment>
  <w:comment w:id="425" w:author="Windows User" w:date="2015-02-08T21:10:00Z" w:initials="WU">
    <w:p w:rsidR="0059166B" w:rsidRDefault="0059166B">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59166B" w:rsidRDefault="0059166B">
      <w:pPr>
        <w:pStyle w:val="CommentText"/>
      </w:pPr>
      <w:r>
        <w:rPr>
          <w:rStyle w:val="CommentReference"/>
        </w:rPr>
        <w:annotationRef/>
      </w:r>
      <w:r>
        <w:t>Above heaven or above the heavens. Not above the heaven.</w:t>
      </w:r>
    </w:p>
  </w:comment>
  <w:comment w:id="433" w:author="Windows User" w:date="2015-02-08T21:10:00Z" w:initials="WU">
    <w:p w:rsidR="0059166B" w:rsidRDefault="0059166B">
      <w:pPr>
        <w:pStyle w:val="CommentText"/>
      </w:pPr>
      <w:r>
        <w:rPr>
          <w:rStyle w:val="CommentReference"/>
        </w:rPr>
        <w:annotationRef/>
      </w:r>
      <w:r>
        <w:t>Reuse of truth is very awkward</w:t>
      </w:r>
    </w:p>
  </w:comment>
  <w:comment w:id="437" w:author="Windows User" w:date="2015-02-08T21:10:00Z" w:initials="WU">
    <w:p w:rsidR="0059166B" w:rsidRDefault="0059166B">
      <w:pPr>
        <w:pStyle w:val="CommentText"/>
      </w:pPr>
      <w:r>
        <w:rPr>
          <w:rStyle w:val="CommentReference"/>
        </w:rPr>
        <w:annotationRef/>
      </w:r>
      <w:r>
        <w:t>The Virgin Mary?</w:t>
      </w:r>
    </w:p>
  </w:comment>
  <w:comment w:id="438" w:author="Windows User" w:date="2015-02-08T21:10:00Z" w:initials="WU">
    <w:p w:rsidR="0059166B" w:rsidRDefault="0059166B">
      <w:pPr>
        <w:pStyle w:val="CommentText"/>
      </w:pPr>
      <w:r>
        <w:rPr>
          <w:rStyle w:val="CommentReference"/>
        </w:rPr>
        <w:annotationRef/>
      </w:r>
      <w:r>
        <w:t>And the Mercy Seat / with the Cherubs? Less literal, but makes more sense.</w:t>
      </w:r>
    </w:p>
  </w:comment>
  <w:comment w:id="439" w:author="Windows User" w:date="2015-02-08T21:10:00Z" w:initials="WU">
    <w:p w:rsidR="0059166B" w:rsidRDefault="0059166B">
      <w:pPr>
        <w:pStyle w:val="CommentText"/>
      </w:pPr>
      <w:r>
        <w:rPr>
          <w:rStyle w:val="CommentReference"/>
        </w:rPr>
        <w:annotationRef/>
      </w:r>
      <w:r>
        <w:t>Jar or vessel for the sake of youth who think marijuana?</w:t>
      </w:r>
    </w:p>
  </w:comment>
  <w:comment w:id="440" w:author="Windows User" w:date="2015-02-08T21:10:00Z" w:initials="WU">
    <w:p w:rsidR="0059166B" w:rsidRDefault="0059166B">
      <w:pPr>
        <w:pStyle w:val="CommentText"/>
      </w:pPr>
      <w:r>
        <w:rPr>
          <w:rStyle w:val="CommentReference"/>
        </w:rPr>
        <w:annotationRef/>
      </w:r>
      <w:r>
        <w:t>Not lampstand?</w:t>
      </w:r>
    </w:p>
  </w:comment>
  <w:comment w:id="444" w:author="Windows User" w:date="2015-02-08T21:10:00Z" w:initials="WU">
    <w:p w:rsidR="0059166B" w:rsidRDefault="0059166B">
      <w:pPr>
        <w:pStyle w:val="CommentText"/>
      </w:pPr>
      <w:r>
        <w:rPr>
          <w:rStyle w:val="CommentReference"/>
        </w:rPr>
        <w:annotationRef/>
      </w:r>
      <w:r>
        <w:t>Adorend? Ornamented?</w:t>
      </w:r>
    </w:p>
  </w:comment>
  <w:comment w:id="445" w:author="Windows User" w:date="2015-02-08T21:10:00Z" w:initials="WU">
    <w:p w:rsidR="0059166B" w:rsidRDefault="0059166B">
      <w:pPr>
        <w:pStyle w:val="CommentText"/>
      </w:pPr>
      <w:r>
        <w:rPr>
          <w:rStyle w:val="CommentReference"/>
        </w:rPr>
        <w:annotationRef/>
      </w:r>
      <w:r>
        <w:t>Need to decide whether to capitalize and be Consistent.</w:t>
      </w:r>
    </w:p>
  </w:comment>
  <w:comment w:id="446" w:author="Windows User" w:date="2015-02-08T21:10:00Z" w:initials="WU">
    <w:p w:rsidR="0059166B" w:rsidRDefault="0059166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59166B" w:rsidRDefault="0059166B">
      <w:pPr>
        <w:pStyle w:val="CommentText"/>
      </w:pPr>
      <w:r>
        <w:rPr>
          <w:rStyle w:val="CommentReference"/>
        </w:rPr>
        <w:annotationRef/>
      </w:r>
      <w:r>
        <w:t>Tense(s) of this vs?</w:t>
      </w:r>
    </w:p>
  </w:comment>
  <w:comment w:id="451" w:author="Windows User" w:date="2015-02-08T21:11:00Z" w:initials="WU">
    <w:p w:rsidR="0059166B" w:rsidRDefault="0059166B">
      <w:pPr>
        <w:pStyle w:val="CommentText"/>
      </w:pPr>
      <w:r>
        <w:rPr>
          <w:rStyle w:val="CommentReference"/>
        </w:rPr>
        <w:annotationRef/>
      </w:r>
      <w:r>
        <w:t>If no coma, then that. If coma, then which.</w:t>
      </w:r>
    </w:p>
  </w:comment>
  <w:comment w:id="452" w:author="Windows User" w:date="2015-02-08T21:11:00Z" w:initials="WU">
    <w:p w:rsidR="0059166B" w:rsidRDefault="0059166B">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59166B" w:rsidRDefault="0059166B">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59166B" w:rsidRDefault="0059166B">
      <w:pPr>
        <w:pStyle w:val="CommentText"/>
      </w:pPr>
      <w:r>
        <w:rPr>
          <w:rStyle w:val="CommentReference"/>
        </w:rPr>
        <w:annotationRef/>
      </w:r>
      <w:r>
        <w:t>Care or concern?</w:t>
      </w:r>
    </w:p>
  </w:comment>
  <w:comment w:id="464" w:author="Windows User" w:date="2015-02-08T21:12:00Z" w:initials="WU">
    <w:p w:rsidR="0059166B" w:rsidRDefault="0059166B">
      <w:pPr>
        <w:pStyle w:val="CommentText"/>
      </w:pPr>
      <w:r>
        <w:rPr>
          <w:rStyle w:val="CommentReference"/>
        </w:rPr>
        <w:annotationRef/>
      </w:r>
      <w:r>
        <w:t>Uhm…. ? Coptic clearly says Sabbaton…. But wasn’t it the first day?</w:t>
      </w:r>
    </w:p>
  </w:comment>
  <w:comment w:id="471" w:author="Windows User" w:date="2015-02-08T21:13:00Z" w:initials="WU">
    <w:p w:rsidR="0059166B" w:rsidRDefault="0059166B">
      <w:pPr>
        <w:pStyle w:val="CommentText"/>
      </w:pPr>
      <w:r>
        <w:rPr>
          <w:rStyle w:val="CommentReference"/>
        </w:rPr>
        <w:annotationRef/>
      </w:r>
      <w:r>
        <w:t>Exceedingly? Too? So?</w:t>
      </w:r>
    </w:p>
  </w:comment>
  <w:comment w:id="472" w:author="Windows User" w:date="2015-02-08T21:13:00Z" w:initials="WU">
    <w:p w:rsidR="0059166B" w:rsidRDefault="0059166B">
      <w:pPr>
        <w:pStyle w:val="CommentText"/>
      </w:pPr>
      <w:r>
        <w:rPr>
          <w:rStyle w:val="CommentReference"/>
        </w:rPr>
        <w:annotationRef/>
      </w:r>
      <w:r>
        <w:t>Count or heed?</w:t>
      </w:r>
    </w:p>
  </w:comment>
  <w:comment w:id="473" w:author="Windows User" w:date="2015-02-08T21:13:00Z" w:initials="WU">
    <w:p w:rsidR="0059166B" w:rsidRDefault="0059166B">
      <w:pPr>
        <w:pStyle w:val="CommentText"/>
      </w:pPr>
      <w:r>
        <w:rPr>
          <w:rStyle w:val="CommentReference"/>
        </w:rPr>
        <w:annotationRef/>
      </w:r>
      <w:r>
        <w:t>Ramez, I or me?</w:t>
      </w:r>
    </w:p>
  </w:comment>
  <w:comment w:id="474" w:author="Windows User" w:date="2015-02-08T21:13:00Z" w:initials="WU">
    <w:p w:rsidR="0059166B" w:rsidRDefault="0059166B">
      <w:pPr>
        <w:pStyle w:val="CommentText"/>
      </w:pPr>
      <w:r>
        <w:rPr>
          <w:rStyle w:val="CommentReference"/>
        </w:rPr>
        <w:annotationRef/>
      </w:r>
      <w:r>
        <w:t>Teach to offer repentance or instruct in repentance?</w:t>
      </w:r>
    </w:p>
  </w:comment>
  <w:comment w:id="475" w:author="Windows User" w:date="2015-02-08T21:13:00Z" w:initials="WU">
    <w:p w:rsidR="0059166B" w:rsidRDefault="0059166B">
      <w:pPr>
        <w:pStyle w:val="CommentText"/>
      </w:pPr>
      <w:r>
        <w:rPr>
          <w:rStyle w:val="CommentReference"/>
        </w:rPr>
        <w:annotationRef/>
      </w:r>
      <w:r>
        <w:t>That a sinner die would make this consistent.</w:t>
      </w:r>
    </w:p>
  </w:comment>
  <w:comment w:id="476" w:author="Windows User" w:date="2015-02-08T21:13:00Z" w:initials="WU">
    <w:p w:rsidR="0059166B" w:rsidRDefault="0059166B">
      <w:pPr>
        <w:pStyle w:val="CommentText"/>
      </w:pPr>
      <w:r>
        <w:rPr>
          <w:rStyle w:val="CommentReference"/>
        </w:rPr>
        <w:annotationRef/>
      </w:r>
      <w:r>
        <w:t>Kind-hearted or merciful?</w:t>
      </w:r>
    </w:p>
  </w:comment>
  <w:comment w:id="477" w:author="Windows User" w:date="2015-02-08T21:13:00Z" w:initials="WU">
    <w:p w:rsidR="0059166B" w:rsidRDefault="0059166B">
      <w:pPr>
        <w:pStyle w:val="CommentText"/>
      </w:pPr>
      <w:r>
        <w:rPr>
          <w:rStyle w:val="CommentReference"/>
        </w:rPr>
        <w:annotationRef/>
      </w:r>
      <w:r>
        <w:t>Compassions or tender mercies?</w:t>
      </w:r>
    </w:p>
  </w:comment>
  <w:comment w:id="478" w:author="Windows User" w:date="2015-02-08T21:13:00Z" w:initials="WU">
    <w:p w:rsidR="0059166B" w:rsidRDefault="0059166B">
      <w:pPr>
        <w:pStyle w:val="CommentText"/>
      </w:pPr>
      <w:r>
        <w:rPr>
          <w:rStyle w:val="CommentReference"/>
        </w:rPr>
        <w:annotationRef/>
      </w:r>
      <w:r>
        <w:t>May He or that He may</w:t>
      </w:r>
    </w:p>
  </w:comment>
  <w:comment w:id="508" w:author="Windows User" w:date="2015-02-09T21:22:00Z" w:initials="BS">
    <w:p w:rsidR="0059166B" w:rsidRDefault="0059166B">
      <w:pPr>
        <w:pStyle w:val="CommentText"/>
      </w:pPr>
      <w:r>
        <w:rPr>
          <w:rStyle w:val="CommentReference"/>
        </w:rPr>
        <w:annotationRef/>
      </w:r>
      <w:r>
        <w:t>very greatly is redundant...</w:t>
      </w:r>
    </w:p>
  </w:comment>
  <w:comment w:id="509" w:author="Windows User" w:date="2015-02-09T21:22:00Z" w:initials="BS">
    <w:p w:rsidR="0059166B" w:rsidRDefault="0059166B">
      <w:pPr>
        <w:pStyle w:val="CommentText"/>
      </w:pPr>
      <w:r>
        <w:rPr>
          <w:rStyle w:val="CommentReference"/>
        </w:rPr>
        <w:annotationRef/>
      </w:r>
      <w:r>
        <w:t>above? in?</w:t>
      </w:r>
    </w:p>
  </w:comment>
  <w:comment w:id="510" w:author="Windows User" w:date="2015-02-09T21:22:00Z" w:initials="BS">
    <w:p w:rsidR="0059166B" w:rsidRDefault="0059166B">
      <w:pPr>
        <w:pStyle w:val="CommentText"/>
      </w:pPr>
      <w:r>
        <w:rPr>
          <w:rStyle w:val="CommentReference"/>
        </w:rPr>
        <w:annotationRef/>
      </w:r>
      <w:r>
        <w:t>dikeos is usually rended 'righteous'. Is there good cause to use 'just' here?</w:t>
      </w:r>
    </w:p>
  </w:comment>
  <w:comment w:id="511" w:author="Windows User" w:date="2015-02-09T21:22:00Z" w:initials="BS">
    <w:p w:rsidR="0059166B" w:rsidRDefault="0059166B">
      <w:pPr>
        <w:pStyle w:val="CommentText"/>
      </w:pPr>
      <w:r>
        <w:rPr>
          <w:rStyle w:val="CommentReference"/>
        </w:rPr>
        <w:annotationRef/>
      </w:r>
      <w:r>
        <w:t>mediated or put into practice?</w:t>
      </w:r>
    </w:p>
  </w:comment>
  <w:comment w:id="512" w:author="Windows User" w:date="2015-02-09T21:22:00Z" w:initials="BS">
    <w:p w:rsidR="0059166B" w:rsidRDefault="0059166B">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59166B" w:rsidRDefault="0059166B">
      <w:pPr>
        <w:pStyle w:val="CommentText"/>
      </w:pPr>
      <w:r>
        <w:rPr>
          <w:rStyle w:val="CommentReference"/>
        </w:rPr>
        <w:annotationRef/>
      </w:r>
      <w:r>
        <w:t>The tree of immortality would flow better in English.</w:t>
      </w:r>
    </w:p>
  </w:comment>
  <w:comment w:id="514" w:author="Windows User" w:date="2015-02-09T21:22:00Z" w:initials="BS">
    <w:p w:rsidR="0059166B" w:rsidRDefault="0059166B">
      <w:pPr>
        <w:pStyle w:val="CommentText"/>
      </w:pPr>
      <w:r>
        <w:rPr>
          <w:rStyle w:val="CommentReference"/>
        </w:rPr>
        <w:annotationRef/>
      </w:r>
      <w:r>
        <w:t>thoughts or senses?</w:t>
      </w:r>
    </w:p>
  </w:comment>
  <w:comment w:id="515" w:author="Windows User" w:date="2015-02-09T21:22:00Z" w:initials="BS">
    <w:p w:rsidR="0059166B" w:rsidRDefault="0059166B">
      <w:pPr>
        <w:pStyle w:val="CommentText"/>
      </w:pPr>
      <w:r>
        <w:rPr>
          <w:rStyle w:val="CommentReference"/>
        </w:rPr>
        <w:annotationRef/>
      </w:r>
      <w:r>
        <w:t>lay? set? cast?</w:t>
      </w:r>
    </w:p>
  </w:comment>
  <w:comment w:id="516" w:author="Windows User" w:date="2015-02-09T21:22:00Z" w:initials="BS">
    <w:p w:rsidR="0059166B" w:rsidRDefault="0059166B">
      <w:pPr>
        <w:pStyle w:val="CommentText"/>
      </w:pPr>
      <w:r>
        <w:rPr>
          <w:rStyle w:val="CommentReference"/>
        </w:rPr>
        <w:annotationRef/>
      </w:r>
      <w:r>
        <w:t>more common word... does it capture meaning well enough?</w:t>
      </w:r>
    </w:p>
  </w:comment>
  <w:comment w:id="517" w:author="Windows User" w:date="2015-02-09T21:22:00Z" w:initials="BS">
    <w:p w:rsidR="0059166B" w:rsidRDefault="0059166B">
      <w:pPr>
        <w:pStyle w:val="CommentText"/>
      </w:pPr>
      <w:r>
        <w:rPr>
          <w:rStyle w:val="CommentReference"/>
        </w:rPr>
        <w:annotationRef/>
      </w:r>
      <w:r>
        <w:t>types?</w:t>
      </w:r>
    </w:p>
  </w:comment>
  <w:comment w:id="525" w:author="Windows User" w:date="2015-02-09T21:29:00Z" w:initials="BS">
    <w:p w:rsidR="0059166B" w:rsidRDefault="0059166B">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59166B" w:rsidRDefault="0059166B">
      <w:pPr>
        <w:pStyle w:val="CommentText"/>
      </w:pPr>
      <w:r>
        <w:rPr>
          <w:rStyle w:val="CommentReference"/>
        </w:rPr>
        <w:annotationRef/>
      </w:r>
      <w:r>
        <w:t>risen, or shone?</w:t>
      </w:r>
    </w:p>
  </w:comment>
  <w:comment w:id="533" w:author="Windows User" w:date="2015-02-09T21:29:00Z" w:initials="BS">
    <w:p w:rsidR="0059166B" w:rsidRDefault="0059166B">
      <w:pPr>
        <w:pStyle w:val="CommentText"/>
      </w:pPr>
      <w:r>
        <w:rPr>
          <w:rStyle w:val="CommentReference"/>
        </w:rPr>
        <w:annotationRef/>
      </w:r>
      <w:r>
        <w:t>cap?</w:t>
      </w:r>
    </w:p>
  </w:comment>
  <w:comment w:id="534" w:author="Windows User" w:date="2015-02-09T21:29:00Z" w:initials="BS">
    <w:p w:rsidR="0059166B" w:rsidRDefault="0059166B">
      <w:pPr>
        <w:pStyle w:val="CommentText"/>
      </w:pPr>
      <w:r>
        <w:rPr>
          <w:rStyle w:val="CommentReference"/>
        </w:rPr>
        <w:annotationRef/>
      </w:r>
      <w:r>
        <w:t>save? redeem?</w:t>
      </w:r>
    </w:p>
  </w:comment>
  <w:comment w:id="538" w:author="Windows User" w:date="2015-02-09T21:30:00Z" w:initials="BS">
    <w:p w:rsidR="0059166B" w:rsidRDefault="0059166B"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59166B" w:rsidRDefault="0059166B">
      <w:pPr>
        <w:pStyle w:val="CommentText"/>
      </w:pPr>
      <w:r>
        <w:rPr>
          <w:rStyle w:val="CommentReference"/>
        </w:rPr>
        <w:annotationRef/>
      </w:r>
      <w:r>
        <w:t>or should " be down here</w:t>
      </w:r>
    </w:p>
  </w:comment>
  <w:comment w:id="543" w:author="Windows User" w:date="2015-02-09T21:30:00Z" w:initials="BS">
    <w:p w:rsidR="0059166B" w:rsidRDefault="0059166B">
      <w:pPr>
        <w:pStyle w:val="CommentText"/>
      </w:pPr>
      <w:r>
        <w:rPr>
          <w:rStyle w:val="CommentReference"/>
        </w:rPr>
        <w:annotationRef/>
      </w:r>
      <w:r>
        <w:t>was overcame or did overcome? very different...</w:t>
      </w:r>
    </w:p>
  </w:comment>
  <w:comment w:id="547" w:author="Windows User" w:date="2015-02-09T21:30:00Z" w:initials="BS">
    <w:p w:rsidR="0059166B" w:rsidRDefault="0059166B">
      <w:pPr>
        <w:pStyle w:val="CommentText"/>
      </w:pPr>
      <w:r>
        <w:rPr>
          <w:rStyle w:val="CommentReference"/>
        </w:rPr>
        <w:annotationRef/>
      </w:r>
      <w:r>
        <w:t>awkward, but changing to a perfect man or man perfectly destroys meaning...</w:t>
      </w:r>
    </w:p>
  </w:comment>
  <w:comment w:id="548" w:author="Windows User" w:date="2015-02-09T21:30:00Z" w:initials="BS">
    <w:p w:rsidR="0059166B" w:rsidRDefault="0059166B">
      <w:pPr>
        <w:pStyle w:val="CommentText"/>
      </w:pPr>
      <w:r>
        <w:rPr>
          <w:rStyle w:val="CommentReference"/>
        </w:rPr>
        <w:annotationRef/>
      </w:r>
      <w:r>
        <w:t>L.A. is quite different fo rthis vs...</w:t>
      </w:r>
    </w:p>
  </w:comment>
  <w:comment w:id="555" w:author="Windows User" w:date="2015-02-09T21:30:00Z" w:initials="BS">
    <w:p w:rsidR="0059166B" w:rsidRDefault="0059166B">
      <w:pPr>
        <w:pStyle w:val="CommentText"/>
      </w:pPr>
      <w:r>
        <w:rPr>
          <w:rStyle w:val="CommentReference"/>
        </w:rPr>
        <w:annotationRef/>
      </w:r>
      <w:r>
        <w:t>and goodwill towards men, or towards men of goodwill?</w:t>
      </w:r>
    </w:p>
  </w:comment>
  <w:comment w:id="556" w:author="Windows User" w:date="2015-02-09T21:30:00Z" w:initials="BS">
    <w:p w:rsidR="0059166B" w:rsidRDefault="0059166B">
      <w:pPr>
        <w:pStyle w:val="CommentText"/>
      </w:pPr>
      <w:r>
        <w:rPr>
          <w:rStyle w:val="CommentReference"/>
        </w:rPr>
        <w:annotationRef/>
      </w:r>
      <w:r>
        <w:t>dividing wall?</w:t>
      </w:r>
    </w:p>
  </w:comment>
  <w:comment w:id="560" w:author="Windows User" w:date="2015-02-09T21:30:00Z" w:initials="BS">
    <w:p w:rsidR="0059166B" w:rsidRDefault="0059166B">
      <w:pPr>
        <w:pStyle w:val="CommentText"/>
      </w:pPr>
      <w:r>
        <w:rPr>
          <w:rStyle w:val="CommentReference"/>
        </w:rPr>
        <w:annotationRef/>
      </w:r>
      <w:r>
        <w:t>what does han mean? can we say teh angels of light?</w:t>
      </w:r>
    </w:p>
  </w:comment>
  <w:comment w:id="561" w:author="Windows User" w:date="2015-02-09T21:30:00Z" w:initials="BS">
    <w:p w:rsidR="0059166B" w:rsidRDefault="0059166B">
      <w:pPr>
        <w:pStyle w:val="CommentText"/>
      </w:pPr>
      <w:r>
        <w:rPr>
          <w:rStyle w:val="CommentReference"/>
        </w:rPr>
        <w:annotationRef/>
      </w:r>
      <w:r>
        <w:t>sing hymns to be consistent with above?</w:t>
      </w:r>
    </w:p>
  </w:comment>
  <w:comment w:id="562" w:author="Windows User" w:date="2015-02-09T21:30:00Z" w:initials="BS">
    <w:p w:rsidR="0059166B" w:rsidRDefault="0059166B">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59166B" w:rsidRDefault="0059166B">
      <w:pPr>
        <w:pStyle w:val="CommentText"/>
      </w:pPr>
      <w:r>
        <w:rPr>
          <w:rStyle w:val="CommentReference"/>
        </w:rPr>
        <w:annotationRef/>
      </w:r>
      <w:r>
        <w:t>Is "je" enough justification to prepend 'saying'?</w:t>
      </w:r>
    </w:p>
  </w:comment>
  <w:comment w:id="564" w:author="Windows User" w:date="2015-02-09T21:30:00Z" w:initials="BS">
    <w:p w:rsidR="0059166B" w:rsidRDefault="0059166B">
      <w:pPr>
        <w:pStyle w:val="CommentText"/>
      </w:pPr>
      <w:r>
        <w:rPr>
          <w:rStyle w:val="CommentReference"/>
        </w:rPr>
        <w:annotationRef/>
      </w:r>
      <w:r>
        <w:t>abouna's doxology of prime has 'that' here I think...</w:t>
      </w:r>
    </w:p>
  </w:comment>
  <w:comment w:id="565" w:author="Windows User" w:date="2015-02-09T21:30:00Z" w:initials="BS">
    <w:p w:rsidR="0059166B" w:rsidRDefault="0059166B">
      <w:pPr>
        <w:pStyle w:val="CommentText"/>
      </w:pPr>
      <w:r>
        <w:rPr>
          <w:rStyle w:val="CommentReference"/>
        </w:rPr>
        <w:annotationRef/>
      </w:r>
      <w:r>
        <w:t>or "sining"?</w:t>
      </w:r>
    </w:p>
  </w:comment>
  <w:comment w:id="570" w:author="Windows User" w:date="2015-02-09T21:31:00Z" w:initials="BS">
    <w:p w:rsidR="0059166B" w:rsidRDefault="0059166B">
      <w:pPr>
        <w:pStyle w:val="CommentText"/>
      </w:pPr>
      <w:r>
        <w:rPr>
          <w:rStyle w:val="CommentReference"/>
        </w:rPr>
        <w:annotationRef/>
      </w:r>
      <w:r>
        <w:t>If continuing as one sentence from previous verse, can't repeat 'adam' here.</w:t>
      </w:r>
    </w:p>
  </w:comment>
  <w:comment w:id="571" w:author="Windows User" w:date="2015-02-09T21:31:00Z" w:initials="BS">
    <w:p w:rsidR="0059166B" w:rsidRDefault="0059166B">
      <w:pPr>
        <w:pStyle w:val="CommentText"/>
      </w:pPr>
      <w:r>
        <w:rPr>
          <w:rStyle w:val="CommentReference"/>
        </w:rPr>
        <w:annotationRef/>
      </w:r>
      <w:r>
        <w:t>any sense of authority in coptic?</w:t>
      </w:r>
    </w:p>
  </w:comment>
  <w:comment w:id="572" w:author="Windows User" w:date="2015-02-09T21:31:00Z" w:initials="BS">
    <w:p w:rsidR="0059166B" w:rsidRDefault="0059166B">
      <w:pPr>
        <w:pStyle w:val="CommentText"/>
      </w:pPr>
      <w:r>
        <w:rPr>
          <w:rStyle w:val="CommentReference"/>
        </w:rPr>
        <w:annotationRef/>
      </w:r>
      <w:r>
        <w:t>or saint mary? I prefer the holy... but we should be  consistent one way or the other.</w:t>
      </w:r>
    </w:p>
  </w:comment>
  <w:comment w:id="573" w:author="Windows User" w:date="2015-02-09T21:31:00Z" w:initials="BS">
    <w:p w:rsidR="0059166B" w:rsidRDefault="0059166B">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59166B" w:rsidRDefault="0059166B">
      <w:pPr>
        <w:pStyle w:val="CommentText"/>
      </w:pPr>
      <w:r>
        <w:rPr>
          <w:rStyle w:val="CommentReference"/>
        </w:rPr>
        <w:annotationRef/>
      </w:r>
      <w:r>
        <w:t>tense is flipping so much vs to vs. Any way to make more consistent?</w:t>
      </w:r>
    </w:p>
  </w:comment>
  <w:comment w:id="583" w:author="Windows User" w:date="2015-02-10T07:45:00Z" w:initials="BS">
    <w:p w:rsidR="0059166B" w:rsidRDefault="0059166B">
      <w:pPr>
        <w:pStyle w:val="CommentText"/>
      </w:pPr>
      <w:r>
        <w:rPr>
          <w:rStyle w:val="CommentReference"/>
        </w:rPr>
        <w:annotationRef/>
      </w:r>
      <w:r>
        <w:t>cold frost? frosty cold?  too many ands.</w:t>
      </w:r>
    </w:p>
  </w:comment>
  <w:comment w:id="584" w:author="Windows User" w:date="2015-02-10T07:45:00Z" w:initials="BS">
    <w:p w:rsidR="0059166B" w:rsidRDefault="0059166B">
      <w:pPr>
        <w:pStyle w:val="CommentText"/>
      </w:pPr>
      <w:r>
        <w:rPr>
          <w:rStyle w:val="CommentReference"/>
        </w:rPr>
        <w:annotationRef/>
      </w:r>
      <w:r>
        <w:t>In is probably more right... I probably shouldn't have changed that...</w:t>
      </w:r>
    </w:p>
  </w:comment>
  <w:comment w:id="599" w:author="Brett Slote" w:date="2015-02-10T07:54:00Z" w:initials="BS">
    <w:p w:rsidR="0059166B" w:rsidRDefault="0059166B">
      <w:pPr>
        <w:pStyle w:val="CommentText"/>
      </w:pPr>
      <w:r>
        <w:rPr>
          <w:rStyle w:val="CommentReference"/>
        </w:rPr>
        <w:annotationRef/>
      </w:r>
      <w:r>
        <w:t>Received or bought?</w:t>
      </w:r>
    </w:p>
  </w:comment>
  <w:comment w:id="602" w:author="Brett Slote" w:date="2015-02-10T07:55:00Z" w:initials="BS">
    <w:p w:rsidR="0059166B" w:rsidRDefault="0059166B">
      <w:pPr>
        <w:pStyle w:val="CommentText"/>
      </w:pPr>
      <w:r>
        <w:rPr>
          <w:rStyle w:val="CommentReference"/>
        </w:rPr>
        <w:annotationRef/>
      </w:r>
      <w:r>
        <w:t>Not hail to you?</w:t>
      </w:r>
    </w:p>
  </w:comment>
  <w:comment w:id="605" w:author="Brett Slote" w:date="2015-02-10T07:55:00Z" w:initials="BS">
    <w:p w:rsidR="0059166B" w:rsidRDefault="0059166B">
      <w:pPr>
        <w:pStyle w:val="CommentText"/>
      </w:pPr>
      <w:r>
        <w:rPr>
          <w:rStyle w:val="CommentReference"/>
        </w:rPr>
        <w:annotationRef/>
      </w:r>
      <w:r>
        <w:t>Again ‘a’ perfect man loses meaning, but as is sounds awkward.</w:t>
      </w:r>
    </w:p>
  </w:comment>
  <w:comment w:id="608" w:author="Brett Slote" w:date="2015-02-10T07:55:00Z" w:initials="BS">
    <w:p w:rsidR="0059166B" w:rsidRDefault="0059166B">
      <w:pPr>
        <w:pStyle w:val="CommentText"/>
      </w:pPr>
      <w:r>
        <w:rPr>
          <w:rStyle w:val="CommentReference"/>
        </w:rPr>
        <w:annotationRef/>
      </w:r>
      <w:r>
        <w:t>Uncircumscript?</w:t>
      </w:r>
    </w:p>
  </w:comment>
  <w:comment w:id="611" w:author="Brett Slote" w:date="2015-02-10T07:55:00Z" w:initials="BS">
    <w:p w:rsidR="0059166B" w:rsidRDefault="0059166B">
      <w:pPr>
        <w:pStyle w:val="CommentText"/>
      </w:pPr>
      <w:r>
        <w:rPr>
          <w:rStyle w:val="CommentReference"/>
        </w:rPr>
        <w:annotationRef/>
      </w:r>
      <w:r>
        <w:t>Orthodox?</w:t>
      </w:r>
    </w:p>
  </w:comment>
  <w:comment w:id="612" w:author="Brett Slote" w:date="2015-02-10T07:55:00Z" w:initials="BS">
    <w:p w:rsidR="0059166B" w:rsidRDefault="0059166B">
      <w:pPr>
        <w:pStyle w:val="CommentText"/>
      </w:pPr>
      <w:r>
        <w:rPr>
          <w:rStyle w:val="CommentReference"/>
        </w:rPr>
        <w:annotationRef/>
      </w:r>
      <w:r>
        <w:t>Faith?</w:t>
      </w:r>
    </w:p>
  </w:comment>
  <w:comment w:id="615" w:author="Brett Slote" w:date="2015-02-10T07:55:00Z" w:initials="BS">
    <w:p w:rsidR="0059166B" w:rsidRDefault="0059166B">
      <w:pPr>
        <w:pStyle w:val="CommentText"/>
      </w:pPr>
      <w:r>
        <w:rPr>
          <w:rStyle w:val="CommentReference"/>
        </w:rPr>
        <w:annotationRef/>
      </w:r>
      <w:r>
        <w:t>Need a consistent policy</w:t>
      </w:r>
    </w:p>
  </w:comment>
  <w:comment w:id="619" w:author="Brett Slote" w:date="2015-02-10T07:56:00Z" w:initials="BS">
    <w:p w:rsidR="0059166B" w:rsidRDefault="0059166B">
      <w:pPr>
        <w:pStyle w:val="CommentText"/>
      </w:pPr>
      <w:r>
        <w:rPr>
          <w:rStyle w:val="CommentReference"/>
        </w:rPr>
        <w:annotationRef/>
      </w:r>
      <w:r>
        <w:t>Ramez, He or Him?</w:t>
      </w:r>
    </w:p>
  </w:comment>
  <w:comment w:id="620" w:author="Brett Slote" w:date="2015-02-10T07:56:00Z" w:initials="BS">
    <w:p w:rsidR="0059166B" w:rsidRDefault="0059166B">
      <w:pPr>
        <w:pStyle w:val="CommentText"/>
      </w:pPr>
      <w:r>
        <w:rPr>
          <w:rStyle w:val="CommentReference"/>
        </w:rPr>
        <w:annotationRef/>
      </w:r>
      <w:r>
        <w:t>On? By?</w:t>
      </w:r>
    </w:p>
  </w:comment>
  <w:comment w:id="625" w:author="Windows User" w:date="2015-02-10T07:58:00Z" w:initials="BS">
    <w:p w:rsidR="0059166B" w:rsidRDefault="0059166B">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59166B" w:rsidRDefault="0059166B">
      <w:pPr>
        <w:pStyle w:val="CommentText"/>
      </w:pPr>
      <w:r>
        <w:rPr>
          <w:rStyle w:val="CommentReference"/>
        </w:rPr>
        <w:annotationRef/>
      </w:r>
      <w:r>
        <w:t>When we love the Name of our Lord Jesus Christ, the Name of Salvation...</w:t>
      </w:r>
    </w:p>
  </w:comment>
  <w:comment w:id="627" w:author="Windows User" w:date="2015-02-10T07:58:00Z" w:initials="BS">
    <w:p w:rsidR="0059166B" w:rsidRDefault="0059166B">
      <w:pPr>
        <w:pStyle w:val="CommentText"/>
      </w:pPr>
      <w:r>
        <w:rPr>
          <w:rStyle w:val="CommentReference"/>
        </w:rPr>
        <w:annotationRef/>
      </w:r>
      <w:r>
        <w:t>adjective? severe?</w:t>
      </w:r>
    </w:p>
  </w:comment>
  <w:comment w:id="635" w:author="Windows User" w:date="2015-02-10T08:03:00Z" w:initials="BS">
    <w:p w:rsidR="0059166B" w:rsidRDefault="0059166B">
      <w:pPr>
        <w:pStyle w:val="CommentText"/>
      </w:pPr>
      <w:r>
        <w:rPr>
          <w:rStyle w:val="CommentReference"/>
        </w:rPr>
        <w:annotationRef/>
      </w:r>
      <w:r>
        <w:t>too literal?</w:t>
      </w:r>
    </w:p>
  </w:comment>
  <w:comment w:id="638" w:author="Windows User" w:date="2015-02-10T08:04:00Z" w:initials="BS">
    <w:p w:rsidR="0059166B" w:rsidRDefault="0059166B">
      <w:pPr>
        <w:pStyle w:val="CommentText"/>
      </w:pPr>
      <w:r>
        <w:rPr>
          <w:rStyle w:val="CommentReference"/>
        </w:rPr>
        <w:annotationRef/>
      </w:r>
      <w:r>
        <w:t>awkward</w:t>
      </w:r>
    </w:p>
  </w:comment>
  <w:comment w:id="639" w:author="Windows User" w:date="2015-02-10T08:04:00Z" w:initials="BS">
    <w:p w:rsidR="0059166B" w:rsidRDefault="0059166B">
      <w:pPr>
        <w:pStyle w:val="CommentText"/>
      </w:pPr>
      <w:r>
        <w:rPr>
          <w:rStyle w:val="CommentReference"/>
        </w:rPr>
        <w:annotationRef/>
      </w:r>
      <w:r>
        <w:t>sits, less literal, but more clear?</w:t>
      </w:r>
    </w:p>
  </w:comment>
  <w:comment w:id="640" w:author="Windows User" w:date="2015-02-10T08:04:00Z" w:initials="BS">
    <w:p w:rsidR="0059166B" w:rsidRDefault="0059166B">
      <w:pPr>
        <w:pStyle w:val="CommentText"/>
      </w:pPr>
      <w:r>
        <w:rPr>
          <w:rStyle w:val="CommentReference"/>
        </w:rPr>
        <w:annotationRef/>
      </w:r>
      <w:r>
        <w:t>awkward</w:t>
      </w:r>
    </w:p>
  </w:comment>
  <w:comment w:id="642" w:author="Windows User" w:date="2015-02-10T08:05:00Z" w:initials="BS">
    <w:p w:rsidR="0059166B" w:rsidRDefault="0059166B">
      <w:pPr>
        <w:pStyle w:val="CommentText"/>
      </w:pPr>
      <w:r>
        <w:rPr>
          <w:rStyle w:val="CommentReference"/>
        </w:rPr>
        <w:annotationRef/>
      </w:r>
      <w:r>
        <w:t>terribly awkward</w:t>
      </w:r>
    </w:p>
  </w:comment>
  <w:comment w:id="644" w:author="Windows User" w:date="2015-02-10T08:05:00Z" w:initials="BS">
    <w:p w:rsidR="0059166B" w:rsidRDefault="0059166B">
      <w:pPr>
        <w:pStyle w:val="CommentText"/>
      </w:pPr>
      <w:r>
        <w:rPr>
          <w:rStyle w:val="CommentReference"/>
        </w:rPr>
        <w:annotationRef/>
      </w:r>
      <w:r>
        <w:t>sat?</w:t>
      </w:r>
    </w:p>
  </w:comment>
  <w:comment w:id="647" w:author="Windows User" w:date="2015-02-10T08:05:00Z" w:initials="BS">
    <w:p w:rsidR="0059166B" w:rsidRDefault="0059166B">
      <w:pPr>
        <w:pStyle w:val="CommentText"/>
      </w:pPr>
      <w:r>
        <w:rPr>
          <w:rStyle w:val="CommentReference"/>
        </w:rPr>
        <w:annotationRef/>
      </w:r>
      <w:r>
        <w:t>entered and come forth, or entered through it?</w:t>
      </w:r>
    </w:p>
  </w:comment>
  <w:comment w:id="648" w:author="Windows User" w:date="2015-02-10T08:05:00Z" w:initials="BS">
    <w:p w:rsidR="0059166B" w:rsidRDefault="0059166B">
      <w:pPr>
        <w:pStyle w:val="CommentText"/>
      </w:pPr>
      <w:r>
        <w:rPr>
          <w:rStyle w:val="CommentReference"/>
        </w:rPr>
        <w:annotationRef/>
      </w:r>
      <w:r>
        <w:t>appearing?</w:t>
      </w:r>
    </w:p>
  </w:comment>
  <w:comment w:id="649" w:author="Windows User" w:date="2015-02-10T08:05:00Z" w:initials="BS">
    <w:p w:rsidR="0059166B" w:rsidRDefault="0059166B">
      <w:pPr>
        <w:pStyle w:val="CommentText"/>
      </w:pPr>
      <w:r>
        <w:rPr>
          <w:rStyle w:val="CommentReference"/>
        </w:rPr>
        <w:annotationRef/>
      </w:r>
      <w:r>
        <w:t>He</w:t>
      </w:r>
    </w:p>
  </w:comment>
  <w:comment w:id="654" w:author="Windows User" w:date="2015-02-10T08:06:00Z" w:initials="BS">
    <w:p w:rsidR="0059166B" w:rsidRDefault="0059166B">
      <w:pPr>
        <w:pStyle w:val="CommentText"/>
      </w:pPr>
      <w:r>
        <w:rPr>
          <w:rStyle w:val="CommentReference"/>
        </w:rPr>
        <w:annotationRef/>
      </w:r>
      <w:r>
        <w:t>I feel like upon sounds better here and below</w:t>
      </w:r>
    </w:p>
  </w:comment>
  <w:comment w:id="655" w:author="Windows User" w:date="2015-02-10T08:06:00Z" w:initials="BS">
    <w:p w:rsidR="0059166B" w:rsidRDefault="0059166B">
      <w:pPr>
        <w:pStyle w:val="CommentText"/>
      </w:pPr>
      <w:r>
        <w:rPr>
          <w:rStyle w:val="CommentReference"/>
        </w:rPr>
        <w:annotationRef/>
      </w:r>
      <w:r>
        <w:t>For forty days</w:t>
      </w:r>
    </w:p>
  </w:comment>
  <w:comment w:id="656" w:author="Windows User" w:date="2015-02-10T08:06:00Z" w:initials="BS">
    <w:p w:rsidR="0059166B" w:rsidRDefault="0059166B">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59166B" w:rsidRDefault="0059166B">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59166B" w:rsidRDefault="0059166B">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59166B" w:rsidRDefault="0059166B">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59166B" w:rsidRDefault="0059166B">
      <w:pPr>
        <w:pStyle w:val="CommentText"/>
      </w:pPr>
      <w:r>
        <w:rPr>
          <w:rStyle w:val="CommentReference"/>
        </w:rPr>
        <w:annotationRef/>
      </w:r>
      <w:r>
        <w:t>revealed almost makes sense here... but not with the next line having "said"</w:t>
      </w:r>
    </w:p>
  </w:comment>
  <w:comment w:id="669" w:author="Windows User" w:date="2015-02-10T08:11:00Z" w:initials="BS">
    <w:p w:rsidR="0059166B" w:rsidRDefault="0059166B">
      <w:pPr>
        <w:pStyle w:val="CommentText"/>
      </w:pPr>
      <w:r>
        <w:rPr>
          <w:rStyle w:val="CommentReference"/>
        </w:rPr>
        <w:annotationRef/>
      </w:r>
      <w:r>
        <w:t>repeat quotes or contiguious?</w:t>
      </w:r>
    </w:p>
  </w:comment>
  <w:comment w:id="670" w:author="Windows User" w:date="2015-02-10T08:11:00Z" w:initials="BS">
    <w:p w:rsidR="0059166B" w:rsidRDefault="0059166B">
      <w:pPr>
        <w:pStyle w:val="CommentText"/>
      </w:pPr>
      <w:r>
        <w:rPr>
          <w:rStyle w:val="CommentReference"/>
        </w:rPr>
        <w:annotationRef/>
      </w:r>
      <w:r>
        <w:t>in strength?</w:t>
      </w:r>
    </w:p>
  </w:comment>
  <w:comment w:id="671" w:author="Windows User" w:date="2015-02-10T08:11:00Z" w:initials="BS">
    <w:p w:rsidR="0059166B" w:rsidRDefault="0059166B">
      <w:pPr>
        <w:pStyle w:val="CommentText"/>
      </w:pPr>
      <w:r>
        <w:rPr>
          <w:rStyle w:val="CommentReference"/>
        </w:rPr>
        <w:annotationRef/>
      </w:r>
      <w:r>
        <w:t>in the tune it just sounds more emphatic dropping the "both"</w:t>
      </w:r>
    </w:p>
  </w:comment>
  <w:comment w:id="673" w:author="Windows User" w:date="2015-02-10T08:11:00Z" w:initials="BS">
    <w:p w:rsidR="0059166B" w:rsidRDefault="0059166B">
      <w:pPr>
        <w:pStyle w:val="CommentText"/>
      </w:pPr>
      <w:r>
        <w:rPr>
          <w:rStyle w:val="CommentReference"/>
        </w:rPr>
        <w:annotationRef/>
      </w:r>
      <w:r>
        <w:t>theotokos, not mav em ef Nooti</w:t>
      </w:r>
    </w:p>
  </w:comment>
  <w:comment w:id="674" w:author="Windows User" w:date="2015-02-10T08:11:00Z" w:initials="BS">
    <w:p w:rsidR="0059166B" w:rsidRDefault="0059166B">
      <w:pPr>
        <w:pStyle w:val="CommentText"/>
      </w:pPr>
      <w:r>
        <w:rPr>
          <w:rStyle w:val="CommentReference"/>
        </w:rPr>
        <w:annotationRef/>
      </w:r>
      <w:r>
        <w:t>in?</w:t>
      </w:r>
    </w:p>
  </w:comment>
  <w:comment w:id="676" w:author="Windows User" w:date="2015-02-10T08:11:00Z" w:initials="BS">
    <w:p w:rsidR="0059166B" w:rsidRDefault="0059166B">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59166B" w:rsidRDefault="0059166B">
      <w:pPr>
        <w:pStyle w:val="CommentText"/>
      </w:pPr>
      <w:r>
        <w:rPr>
          <w:rStyle w:val="CommentReference"/>
        </w:rPr>
        <w:annotationRef/>
      </w:r>
      <w:r>
        <w:t>tense?</w:t>
      </w:r>
    </w:p>
  </w:comment>
  <w:comment w:id="679" w:author="Windows User" w:date="2015-02-10T08:11:00Z" w:initials="BS">
    <w:p w:rsidR="0059166B" w:rsidRDefault="0059166B">
      <w:pPr>
        <w:pStyle w:val="CommentText"/>
      </w:pPr>
      <w:r>
        <w:rPr>
          <w:rStyle w:val="CommentReference"/>
        </w:rPr>
        <w:annotationRef/>
      </w:r>
      <w:r>
        <w:t>too far for a pronoun</w:t>
      </w:r>
    </w:p>
  </w:comment>
  <w:comment w:id="680" w:author="Windows User" w:date="2015-02-10T08:11:00Z" w:initials="BS">
    <w:p w:rsidR="0059166B" w:rsidRDefault="0059166B">
      <w:pPr>
        <w:pStyle w:val="CommentText"/>
      </w:pPr>
      <w:r>
        <w:rPr>
          <w:rStyle w:val="CommentReference"/>
        </w:rPr>
        <w:annotationRef/>
      </w:r>
      <w:r>
        <w:t>deemed or made?</w:t>
      </w:r>
    </w:p>
  </w:comment>
  <w:comment w:id="682" w:author="Windows User" w:date="2015-02-10T08:12:00Z" w:initials="BS">
    <w:p w:rsidR="0059166B" w:rsidRDefault="0059166B">
      <w:pPr>
        <w:pStyle w:val="CommentText"/>
      </w:pPr>
      <w:r>
        <w:rPr>
          <w:rStyle w:val="CommentReference"/>
        </w:rPr>
        <w:annotationRef/>
      </w:r>
      <w:r>
        <w:t>coptic is heavens of heavens, but we usually say heaven of heavens.</w:t>
      </w:r>
    </w:p>
  </w:comment>
  <w:comment w:id="684" w:author="Windows User" w:date="2015-02-10T08:12:00Z" w:initials="BS">
    <w:p w:rsidR="0059166B" w:rsidRDefault="0059166B">
      <w:pPr>
        <w:pStyle w:val="CommentText"/>
      </w:pPr>
      <w:r>
        <w:rPr>
          <w:rStyle w:val="CommentReference"/>
        </w:rPr>
        <w:annotationRef/>
      </w:r>
      <w:r>
        <w:t>rises or shines?</w:t>
      </w:r>
    </w:p>
  </w:comment>
  <w:comment w:id="687" w:author="Windows User" w:date="2015-02-10T08:12:00Z" w:initials="BS">
    <w:p w:rsidR="0059166B" w:rsidRDefault="0059166B">
      <w:pPr>
        <w:pStyle w:val="CommentText"/>
      </w:pPr>
      <w:r>
        <w:rPr>
          <w:rStyle w:val="CommentReference"/>
        </w:rPr>
        <w:annotationRef/>
      </w:r>
      <w:r>
        <w:t>destroyed or damaged?</w:t>
      </w:r>
    </w:p>
  </w:comment>
  <w:comment w:id="688" w:author="Windows User" w:date="2015-02-10T08:12:00Z" w:initials="BS">
    <w:p w:rsidR="0059166B" w:rsidRDefault="0059166B">
      <w:pPr>
        <w:pStyle w:val="CommentText"/>
      </w:pPr>
      <w:r>
        <w:rPr>
          <w:rStyle w:val="CommentReference"/>
        </w:rPr>
        <w:annotationRef/>
      </w:r>
      <w:r>
        <w:t>what does very mean here?</w:t>
      </w:r>
    </w:p>
  </w:comment>
  <w:comment w:id="693" w:author="Windows User" w:date="2015-02-10T08:14:00Z" w:initials="BS">
    <w:p w:rsidR="0059166B" w:rsidRDefault="0059166B">
      <w:pPr>
        <w:pStyle w:val="CommentText"/>
      </w:pPr>
      <w:r>
        <w:rPr>
          <w:rStyle w:val="CommentReference"/>
        </w:rPr>
        <w:annotationRef/>
      </w:r>
      <w:r>
        <w:t>servant, or slave?</w:t>
      </w:r>
    </w:p>
  </w:comment>
  <w:comment w:id="694" w:author="Windows User" w:date="2015-02-10T08:14:00Z" w:initials="BS">
    <w:p w:rsidR="0059166B" w:rsidRDefault="0059166B">
      <w:pPr>
        <w:pStyle w:val="CommentText"/>
      </w:pPr>
      <w:r>
        <w:rPr>
          <w:rStyle w:val="CommentReference"/>
        </w:rPr>
        <w:annotationRef/>
      </w:r>
      <w:r>
        <w:t>Feels way too literal</w:t>
      </w:r>
    </w:p>
  </w:comment>
  <w:comment w:id="700" w:author="Windows User" w:date="2015-02-10T08:16:00Z" w:initials="BS">
    <w:p w:rsidR="0059166B" w:rsidRDefault="0059166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59166B" w:rsidRDefault="0059166B">
      <w:pPr>
        <w:pStyle w:val="CommentText"/>
      </w:pPr>
      <w:r>
        <w:rPr>
          <w:rStyle w:val="CommentReference"/>
        </w:rPr>
        <w:annotationRef/>
      </w:r>
      <w:r>
        <w:t>was incarnate or took flesh? Need a decision for this common phrase.</w:t>
      </w:r>
    </w:p>
  </w:comment>
  <w:comment w:id="704" w:author="Windows User" w:date="2015-02-10T08:17:00Z" w:initials="BS">
    <w:p w:rsidR="0059166B" w:rsidRDefault="0059166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59166B" w:rsidRDefault="0059166B">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59166B" w:rsidRDefault="0059166B">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59166B" w:rsidRDefault="0059166B">
      <w:pPr>
        <w:pStyle w:val="CommentText"/>
      </w:pPr>
      <w:r>
        <w:rPr>
          <w:rStyle w:val="CommentReference"/>
        </w:rPr>
        <w:annotationRef/>
      </w:r>
      <w:r>
        <w:t>net or hook?</w:t>
      </w:r>
    </w:p>
  </w:comment>
  <w:comment w:id="714" w:author="Windows User" w:date="2015-02-10T08:18:00Z" w:initials="BS">
    <w:p w:rsidR="0059166B" w:rsidRDefault="0059166B">
      <w:pPr>
        <w:pStyle w:val="CommentText"/>
      </w:pPr>
      <w:r>
        <w:rPr>
          <w:rStyle w:val="CommentReference"/>
        </w:rPr>
        <w:annotationRef/>
      </w:r>
      <w:r>
        <w:t>Instructing them in the worship?</w:t>
      </w:r>
    </w:p>
  </w:comment>
  <w:comment w:id="715" w:author="Windows User" w:date="2015-02-10T08:18:00Z" w:initials="BS">
    <w:p w:rsidR="0059166B" w:rsidRDefault="0059166B">
      <w:pPr>
        <w:pStyle w:val="CommentText"/>
      </w:pPr>
      <w:r>
        <w:rPr>
          <w:rStyle w:val="CommentReference"/>
        </w:rPr>
        <w:annotationRef/>
      </w:r>
      <w:r>
        <w:t>what does this mean?</w:t>
      </w:r>
    </w:p>
  </w:comment>
  <w:comment w:id="716" w:author="Windows User" w:date="2015-02-10T08:18:00Z" w:initials="BS">
    <w:p w:rsidR="0059166B" w:rsidRDefault="0059166B">
      <w:pPr>
        <w:pStyle w:val="CommentText"/>
      </w:pPr>
      <w:r>
        <w:rPr>
          <w:rStyle w:val="CommentReference"/>
        </w:rPr>
        <w:annotationRef/>
      </w:r>
      <w:r>
        <w:t>Path? Or Way? i.e. Christ?</w:t>
      </w:r>
    </w:p>
  </w:comment>
  <w:comment w:id="717" w:author="Windows User" w:date="2015-02-10T08:18:00Z" w:initials="BS">
    <w:p w:rsidR="0059166B" w:rsidRDefault="0059166B">
      <w:pPr>
        <w:pStyle w:val="CommentText"/>
      </w:pPr>
      <w:r>
        <w:rPr>
          <w:rStyle w:val="CommentReference"/>
        </w:rPr>
        <w:annotationRef/>
      </w:r>
      <w:r>
        <w:t>forward to? Or towards?</w:t>
      </w:r>
    </w:p>
  </w:comment>
  <w:comment w:id="718" w:author="Windows User" w:date="2015-02-10T08:18:00Z" w:initials="BS">
    <w:p w:rsidR="0059166B" w:rsidRDefault="0059166B">
      <w:pPr>
        <w:pStyle w:val="CommentText"/>
      </w:pPr>
      <w:r>
        <w:rPr>
          <w:rStyle w:val="CommentReference"/>
        </w:rPr>
        <w:annotationRef/>
      </w:r>
      <w:r>
        <w:t>gladness</w:t>
      </w:r>
    </w:p>
  </w:comment>
  <w:comment w:id="723" w:author="Windows User" w:date="2015-02-10T08:20:00Z" w:initials="BS">
    <w:p w:rsidR="0059166B" w:rsidRDefault="0059166B">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59166B" w:rsidRDefault="0059166B">
      <w:pPr>
        <w:pStyle w:val="CommentText"/>
      </w:pPr>
      <w:r>
        <w:rPr>
          <w:rStyle w:val="CommentReference"/>
        </w:rPr>
        <w:annotationRef/>
      </w:r>
      <w:r>
        <w:t>Everyday or a day?</w:t>
      </w:r>
    </w:p>
  </w:comment>
  <w:comment w:id="725" w:author="Windows User" w:date="2015-02-10T08:20:00Z" w:initials="BS">
    <w:p w:rsidR="0059166B" w:rsidRDefault="0059166B">
      <w:pPr>
        <w:pStyle w:val="CommentText"/>
      </w:pPr>
      <w:r>
        <w:rPr>
          <w:rStyle w:val="CommentReference"/>
        </w:rPr>
        <w:annotationRef/>
      </w:r>
      <w:r>
        <w:t>not delight. Maybe joy instead of esctasy?</w:t>
      </w:r>
    </w:p>
  </w:comment>
  <w:comment w:id="726" w:author="Windows User" w:date="2015-02-10T08:20:00Z" w:initials="BS">
    <w:p w:rsidR="0059166B" w:rsidRDefault="0059166B">
      <w:pPr>
        <w:pStyle w:val="CommentText"/>
      </w:pPr>
      <w:r>
        <w:rPr>
          <w:rStyle w:val="CommentReference"/>
        </w:rPr>
        <w:annotationRef/>
      </w:r>
      <w:r>
        <w:t>glory, splendor or beauty?</w:t>
      </w:r>
    </w:p>
  </w:comment>
  <w:comment w:id="727" w:author="Windows User" w:date="2015-02-10T08:20:00Z" w:initials="BS">
    <w:p w:rsidR="0059166B" w:rsidRDefault="0059166B">
      <w:pPr>
        <w:pStyle w:val="CommentText"/>
      </w:pPr>
      <w:r>
        <w:rPr>
          <w:rStyle w:val="CommentReference"/>
        </w:rPr>
        <w:annotationRef/>
      </w:r>
      <w:r>
        <w:t>from or and?</w:t>
      </w:r>
    </w:p>
  </w:comment>
  <w:comment w:id="728" w:author="Windows User" w:date="2015-02-10T08:20:00Z" w:initials="BS">
    <w:p w:rsidR="0059166B" w:rsidRDefault="0059166B">
      <w:pPr>
        <w:pStyle w:val="CommentText"/>
      </w:pPr>
      <w:r>
        <w:rPr>
          <w:rStyle w:val="CommentReference"/>
        </w:rPr>
        <w:annotationRef/>
      </w:r>
      <w:r>
        <w:t>What prophet? Why did abouna redact this?</w:t>
      </w:r>
    </w:p>
  </w:comment>
  <w:comment w:id="729" w:author="Windows User" w:date="2015-02-10T08:20:00Z" w:initials="BS">
    <w:p w:rsidR="0059166B" w:rsidRDefault="0059166B">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59166B" w:rsidRDefault="0059166B">
      <w:pPr>
        <w:pStyle w:val="CommentText"/>
      </w:pPr>
      <w:r>
        <w:rPr>
          <w:rStyle w:val="CommentReference"/>
        </w:rPr>
        <w:annotationRef/>
      </w:r>
      <w:r>
        <w:t>is this right?</w:t>
      </w:r>
    </w:p>
  </w:comment>
  <w:comment w:id="731" w:author="Windows User" w:date="2015-02-10T08:20:00Z" w:initials="BS">
    <w:p w:rsidR="0059166B" w:rsidRDefault="0059166B">
      <w:pPr>
        <w:pStyle w:val="CommentText"/>
      </w:pPr>
      <w:r>
        <w:rPr>
          <w:rStyle w:val="CommentReference"/>
        </w:rPr>
        <w:annotationRef/>
      </w:r>
      <w:r>
        <w:t>isn't it of?</w:t>
      </w:r>
    </w:p>
  </w:comment>
  <w:comment w:id="732" w:author="Windows User" w:date="2015-02-10T08:20:00Z" w:initials="BS">
    <w:p w:rsidR="0059166B" w:rsidRDefault="0059166B">
      <w:pPr>
        <w:pStyle w:val="CommentText"/>
      </w:pPr>
      <w:r>
        <w:rPr>
          <w:rStyle w:val="CommentReference"/>
        </w:rPr>
        <w:annotationRef/>
      </w:r>
      <w:r>
        <w:t>isn't it blesses?</w:t>
      </w:r>
    </w:p>
  </w:comment>
  <w:comment w:id="733" w:author="Windows User" w:date="2015-02-10T08:20:00Z" w:initials="BS">
    <w:p w:rsidR="0059166B" w:rsidRDefault="0059166B">
      <w:pPr>
        <w:pStyle w:val="CommentText"/>
      </w:pPr>
      <w:r>
        <w:rPr>
          <w:rStyle w:val="CommentReference"/>
        </w:rPr>
        <w:annotationRef/>
      </w:r>
      <w:r>
        <w:t>blessing or blessing?</w:t>
      </w:r>
    </w:p>
  </w:comment>
  <w:comment w:id="734" w:author="Windows User" w:date="2015-02-10T08:20:00Z" w:initials="BS">
    <w:p w:rsidR="0059166B" w:rsidRDefault="0059166B">
      <w:pPr>
        <w:pStyle w:val="CommentText"/>
      </w:pPr>
      <w:r>
        <w:rPr>
          <w:rStyle w:val="CommentReference"/>
        </w:rPr>
        <w:annotationRef/>
      </w:r>
      <w:r>
        <w:t>the other translations seem not to like abouna's contractions...</w:t>
      </w:r>
    </w:p>
  </w:comment>
  <w:comment w:id="735" w:author="Windows User" w:date="2015-02-10T08:20:00Z" w:initials="BS">
    <w:p w:rsidR="0059166B" w:rsidRDefault="0059166B">
      <w:pPr>
        <w:pStyle w:val="CommentText"/>
      </w:pPr>
      <w:r>
        <w:rPr>
          <w:rStyle w:val="CommentReference"/>
        </w:rPr>
        <w:annotationRef/>
      </w:r>
      <w:r>
        <w:t>perfect or true?</w:t>
      </w:r>
    </w:p>
  </w:comment>
  <w:comment w:id="742" w:author="Windows User" w:date="2015-02-10T08:28:00Z" w:initials="BS">
    <w:p w:rsidR="0059166B" w:rsidRDefault="0059166B">
      <w:pPr>
        <w:pStyle w:val="CommentText"/>
      </w:pPr>
      <w:r>
        <w:rPr>
          <w:rStyle w:val="CommentReference"/>
        </w:rPr>
        <w:annotationRef/>
      </w:r>
      <w:r>
        <w:t>which word is right?</w:t>
      </w:r>
    </w:p>
  </w:comment>
  <w:comment w:id="743" w:author="Windows User" w:date="2015-02-10T08:28:00Z" w:initials="BS">
    <w:p w:rsidR="0059166B" w:rsidRDefault="0059166B">
      <w:pPr>
        <w:pStyle w:val="CommentText"/>
      </w:pPr>
      <w:r>
        <w:rPr>
          <w:rStyle w:val="CommentReference"/>
        </w:rPr>
        <w:annotationRef/>
      </w:r>
      <w:r>
        <w:t>wise?</w:t>
      </w:r>
    </w:p>
  </w:comment>
  <w:comment w:id="745" w:author="Windows User" w:date="2015-02-10T08:28:00Z" w:initials="BS">
    <w:p w:rsidR="0059166B" w:rsidRDefault="0059166B">
      <w:pPr>
        <w:pStyle w:val="CommentText"/>
      </w:pPr>
      <w:r>
        <w:rPr>
          <w:rStyle w:val="CommentReference"/>
        </w:rPr>
        <w:annotationRef/>
      </w:r>
      <w:r>
        <w:t>bride, or bridal chamber?</w:t>
      </w:r>
    </w:p>
  </w:comment>
  <w:comment w:id="746" w:author="Windows User" w:date="2015-02-10T08:28:00Z" w:initials="BS">
    <w:p w:rsidR="0059166B" w:rsidRDefault="0059166B" w:rsidP="00BE768B">
      <w:pPr>
        <w:pStyle w:val="CommentText"/>
      </w:pPr>
      <w:r>
        <w:rPr>
          <w:rStyle w:val="CommentReference"/>
        </w:rPr>
        <w:annotationRef/>
      </w:r>
      <w:r>
        <w:t>truth, logos, or true logos?</w:t>
      </w:r>
    </w:p>
  </w:comment>
  <w:comment w:id="747" w:author="Windows User" w:date="2015-02-10T08:28:00Z" w:initials="BS">
    <w:p w:rsidR="0059166B" w:rsidRDefault="0059166B" w:rsidP="00BE768B">
      <w:pPr>
        <w:pStyle w:val="CommentText"/>
      </w:pPr>
      <w:r>
        <w:rPr>
          <w:rStyle w:val="CommentReference"/>
        </w:rPr>
        <w:annotationRef/>
      </w:r>
      <w:r>
        <w:t>redeemed or saved?</w:t>
      </w:r>
    </w:p>
  </w:comment>
  <w:comment w:id="749" w:author="Windows User" w:date="2015-02-10T08:28:00Z" w:initials="BS">
    <w:p w:rsidR="0059166B" w:rsidRDefault="0059166B">
      <w:pPr>
        <w:pStyle w:val="CommentText"/>
      </w:pPr>
      <w:r>
        <w:rPr>
          <w:rStyle w:val="CommentReference"/>
        </w:rPr>
        <w:annotationRef/>
      </w:r>
      <w:r>
        <w:t>for us or unto us?</w:t>
      </w:r>
    </w:p>
  </w:comment>
  <w:comment w:id="752" w:author="Windows User" w:date="2015-02-10T08:28:00Z" w:initials="BS">
    <w:p w:rsidR="0059166B" w:rsidRDefault="0059166B">
      <w:pPr>
        <w:pStyle w:val="CommentText"/>
      </w:pPr>
      <w:r>
        <w:rPr>
          <w:rStyle w:val="CommentReference"/>
        </w:rPr>
        <w:annotationRef/>
      </w:r>
      <w:r>
        <w:t>what does eshleelooi mean?</w:t>
      </w:r>
    </w:p>
  </w:comment>
  <w:comment w:id="753" w:author="Windows User" w:date="2015-02-10T08:28:00Z" w:initials="BS">
    <w:p w:rsidR="0059166B" w:rsidRDefault="0059166B">
      <w:pPr>
        <w:pStyle w:val="CommentText"/>
      </w:pPr>
      <w:r>
        <w:rPr>
          <w:rStyle w:val="CommentReference"/>
        </w:rPr>
        <w:annotationRef/>
      </w:r>
      <w:r>
        <w:t>save or redeem?</w:t>
      </w:r>
    </w:p>
  </w:comment>
  <w:comment w:id="755" w:author="Windows User" w:date="2015-02-10T08:29:00Z" w:initials="BS">
    <w:p w:rsidR="0059166B" w:rsidRDefault="0059166B">
      <w:pPr>
        <w:pStyle w:val="CommentText"/>
      </w:pPr>
      <w:r>
        <w:rPr>
          <w:rStyle w:val="CommentReference"/>
        </w:rPr>
        <w:annotationRef/>
      </w:r>
      <w:r>
        <w:t>paradoxically or miraculously?</w:t>
      </w:r>
    </w:p>
  </w:comment>
  <w:comment w:id="756" w:author="Windows User" w:date="2015-02-10T08:29:00Z" w:initials="BS">
    <w:p w:rsidR="0059166B" w:rsidRDefault="0059166B">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59166B" w:rsidRDefault="0059166B">
      <w:pPr>
        <w:pStyle w:val="CommentText"/>
      </w:pPr>
      <w:r>
        <w:rPr>
          <w:rStyle w:val="CommentReference"/>
        </w:rPr>
        <w:annotationRef/>
      </w:r>
      <w:r>
        <w:t>this seems to be parallel to gold on all sides rather than gold roundabout it.</w:t>
      </w:r>
    </w:p>
  </w:comment>
  <w:comment w:id="759" w:author="Windows User" w:date="2015-02-10T08:29:00Z" w:initials="BS">
    <w:p w:rsidR="0059166B" w:rsidRDefault="0059166B">
      <w:pPr>
        <w:pStyle w:val="CommentText"/>
      </w:pPr>
      <w:r>
        <w:rPr>
          <w:rStyle w:val="CommentReference"/>
        </w:rPr>
        <w:annotationRef/>
      </w:r>
      <w:r>
        <w:t>Saviour or redeemer?</w:t>
      </w:r>
    </w:p>
  </w:comment>
  <w:comment w:id="761" w:author="Windows User" w:date="2015-02-10T08:29:00Z" w:initials="BS">
    <w:p w:rsidR="0059166B" w:rsidRDefault="0059166B">
      <w:pPr>
        <w:pStyle w:val="CommentText"/>
      </w:pPr>
      <w:r>
        <w:rPr>
          <w:rStyle w:val="CommentReference"/>
        </w:rPr>
        <w:annotationRef/>
      </w:r>
      <w:r>
        <w:t>isn't this compassion? not nishti nai...</w:t>
      </w:r>
    </w:p>
  </w:comment>
  <w:comment w:id="764" w:author="Windows User" w:date="2015-02-10T08:30:00Z" w:initials="BS">
    <w:p w:rsidR="0059166B" w:rsidRDefault="0059166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59166B" w:rsidRDefault="0059166B">
      <w:pPr>
        <w:pStyle w:val="CommentText"/>
      </w:pPr>
      <w:r>
        <w:rPr>
          <w:rStyle w:val="CommentReference"/>
        </w:rPr>
        <w:annotationRef/>
      </w:r>
      <w:r>
        <w:t>should be lampstand, not candle stick, here and throughout.</w:t>
      </w:r>
    </w:p>
  </w:comment>
  <w:comment w:id="766" w:author="Windows User" w:date="2015-02-10T08:30:00Z" w:initials="BS">
    <w:p w:rsidR="0059166B" w:rsidRDefault="0059166B">
      <w:pPr>
        <w:pStyle w:val="CommentText"/>
      </w:pPr>
      <w:r>
        <w:rPr>
          <w:rStyle w:val="CommentReference"/>
        </w:rPr>
        <w:annotationRef/>
      </w:r>
      <w:r>
        <w:t>Ok, not saluted... Greeted, or I would prefer hailed...</w:t>
      </w:r>
    </w:p>
  </w:comment>
  <w:comment w:id="767" w:author="Windows User" w:date="2015-02-10T08:30:00Z" w:initials="BS">
    <w:p w:rsidR="0059166B" w:rsidRDefault="0059166B">
      <w:pPr>
        <w:pStyle w:val="CommentText"/>
      </w:pPr>
      <w:r>
        <w:rPr>
          <w:rStyle w:val="CommentReference"/>
        </w:rPr>
        <w:annotationRef/>
      </w:r>
      <w:r>
        <w:t>The Father was overjoyed, in your conception????</w:t>
      </w:r>
    </w:p>
  </w:comment>
  <w:comment w:id="768" w:author="Windows User" w:date="2015-02-10T08:30:00Z" w:initials="BS">
    <w:p w:rsidR="0059166B" w:rsidRDefault="0059166B">
      <w:pPr>
        <w:pStyle w:val="CommentText"/>
      </w:pPr>
      <w:r>
        <w:rPr>
          <w:rStyle w:val="CommentReference"/>
        </w:rPr>
        <w:annotationRef/>
      </w:r>
      <w:r>
        <w:t>appearing doesn't sound right for parousia... coming or advent?</w:t>
      </w:r>
    </w:p>
  </w:comment>
  <w:comment w:id="769" w:author="Windows User" w:date="2015-02-10T08:30:00Z" w:initials="BS">
    <w:p w:rsidR="0059166B" w:rsidRDefault="0059166B">
      <w:pPr>
        <w:pStyle w:val="CommentText"/>
      </w:pPr>
      <w:r>
        <w:rPr>
          <w:rStyle w:val="CommentReference"/>
        </w:rPr>
        <w:annotationRef/>
      </w:r>
      <w:r>
        <w:t>kinda funny in English to switch pronoun from Lord to Virgin in one scentence.</w:t>
      </w:r>
    </w:p>
  </w:comment>
  <w:comment w:id="772" w:author="Windows User" w:date="2015-02-10T08:30:00Z" w:initials="BS">
    <w:p w:rsidR="0059166B" w:rsidRDefault="0059166B">
      <w:pPr>
        <w:pStyle w:val="CommentText"/>
      </w:pPr>
      <w:r>
        <w:rPr>
          <w:rStyle w:val="CommentReference"/>
        </w:rPr>
        <w:annotationRef/>
      </w:r>
      <w:r>
        <w:t>I really didn't like preached... Is this to literal though? Maybe L.A. is better.</w:t>
      </w:r>
    </w:p>
  </w:comment>
  <w:comment w:id="773" w:author="Windows User" w:date="2015-02-10T08:30:00Z" w:initials="BS">
    <w:p w:rsidR="0059166B" w:rsidRDefault="0059166B">
      <w:pPr>
        <w:pStyle w:val="CommentText"/>
      </w:pPr>
      <w:r>
        <w:rPr>
          <w:rStyle w:val="CommentReference"/>
        </w:rPr>
        <w:annotationRef/>
      </w:r>
      <w:r>
        <w:t>these thereofs are so awkward... but I can't think of a better phrasing right now.</w:t>
      </w:r>
    </w:p>
  </w:comment>
  <w:comment w:id="779" w:author="Windows User" w:date="2015-02-10T08:31:00Z" w:initials="BS">
    <w:p w:rsidR="0059166B" w:rsidRDefault="0059166B">
      <w:pPr>
        <w:pStyle w:val="CommentText"/>
      </w:pPr>
      <w:r>
        <w:rPr>
          <w:rStyle w:val="CommentReference"/>
        </w:rPr>
        <w:annotationRef/>
      </w:r>
      <w:r>
        <w:t>this seems kind of loose... is it ok?</w:t>
      </w:r>
    </w:p>
  </w:comment>
  <w:comment w:id="780" w:author="Windows User" w:date="2015-02-10T08:31:00Z" w:initials="BS">
    <w:p w:rsidR="0059166B" w:rsidRDefault="0059166B">
      <w:pPr>
        <w:pStyle w:val="CommentText"/>
      </w:pPr>
      <w:r>
        <w:rPr>
          <w:rStyle w:val="CommentReference"/>
        </w:rPr>
        <w:annotationRef/>
      </w:r>
      <w:r>
        <w:t>works or deeds?</w:t>
      </w:r>
    </w:p>
  </w:comment>
  <w:comment w:id="781" w:author="Windows User" w:date="2015-02-10T08:31:00Z" w:initials="BS">
    <w:p w:rsidR="0059166B" w:rsidRDefault="0059166B">
      <w:pPr>
        <w:pStyle w:val="CommentText"/>
      </w:pPr>
      <w:r>
        <w:rPr>
          <w:rStyle w:val="CommentReference"/>
        </w:rPr>
        <w:annotationRef/>
      </w:r>
      <w:r>
        <w:t>does Coptic have 'high'?</w:t>
      </w:r>
    </w:p>
  </w:comment>
  <w:comment w:id="782" w:author="Windows User" w:date="2015-02-10T08:31:00Z" w:initials="BS">
    <w:p w:rsidR="0059166B" w:rsidRDefault="0059166B">
      <w:pPr>
        <w:pStyle w:val="CommentText"/>
      </w:pPr>
      <w:r>
        <w:rPr>
          <w:rStyle w:val="CommentReference"/>
        </w:rPr>
        <w:annotationRef/>
      </w:r>
      <w:r>
        <w:t>bless or praise? inconsistent rendering of esmo</w:t>
      </w:r>
    </w:p>
  </w:comment>
  <w:comment w:id="794" w:author="Windows User" w:date="2015-09-02T08:56:00Z" w:initials="WU">
    <w:p w:rsidR="0059166B" w:rsidRDefault="0059166B" w:rsidP="000278EC">
      <w:pPr>
        <w:pStyle w:val="CommentText"/>
      </w:pPr>
      <w:r>
        <w:rPr>
          <w:rStyle w:val="CommentReference"/>
        </w:rPr>
        <w:annotationRef/>
      </w:r>
      <w:r>
        <w:t>Gives light? Enlightens?</w:t>
      </w:r>
    </w:p>
  </w:comment>
  <w:comment w:id="795" w:author="Windows User" w:date="2015-09-02T08:33:00Z" w:initials="WU">
    <w:p w:rsidR="0059166B" w:rsidRDefault="0059166B">
      <w:pPr>
        <w:pStyle w:val="CommentText"/>
      </w:pPr>
      <w:r>
        <w:rPr>
          <w:rStyle w:val="CommentReference"/>
        </w:rPr>
        <w:annotationRef/>
      </w:r>
      <w:r>
        <w:t>split after this vs?</w:t>
      </w:r>
    </w:p>
  </w:comment>
  <w:comment w:id="796" w:author="Windows User" w:date="2015-09-02T09:07:00Z" w:initials="WU">
    <w:p w:rsidR="0059166B" w:rsidRDefault="0059166B">
      <w:pPr>
        <w:pStyle w:val="CommentText"/>
      </w:pPr>
      <w:r>
        <w:rPr>
          <w:rStyle w:val="CommentReference"/>
        </w:rPr>
        <w:annotationRef/>
      </w:r>
      <w:r>
        <w:t>Better word than prelate?</w:t>
      </w:r>
    </w:p>
  </w:comment>
  <w:comment w:id="811" w:author="Windows User" w:date="2015-02-19T12:10:00Z" w:initials="WU">
    <w:p w:rsidR="0059166B" w:rsidRDefault="0059166B">
      <w:pPr>
        <w:pStyle w:val="CommentText"/>
      </w:pPr>
      <w:r>
        <w:rPr>
          <w:rStyle w:val="CommentReference"/>
        </w:rPr>
        <w:annotationRef/>
      </w:r>
      <w:r>
        <w:t>add accents and coptic</w:t>
      </w:r>
    </w:p>
  </w:comment>
  <w:comment w:id="826" w:author="Windows User" w:date="2015-03-03T22:28:00Z" w:initials="BS">
    <w:p w:rsidR="0059166B" w:rsidRDefault="0059166B">
      <w:pPr>
        <w:pStyle w:val="CommentText"/>
      </w:pPr>
      <w:r>
        <w:rPr>
          <w:rStyle w:val="CommentReference"/>
        </w:rPr>
        <w:annotationRef/>
      </w:r>
      <w:r>
        <w:t>coptic has confess</w:t>
      </w:r>
    </w:p>
  </w:comment>
  <w:comment w:id="916" w:author="Windows User" w:date="2015-08-26T08:24:00Z" w:initials="WU">
    <w:p w:rsidR="0059166B" w:rsidRDefault="0059166B">
      <w:pPr>
        <w:pStyle w:val="CommentText"/>
      </w:pPr>
      <w:r>
        <w:rPr>
          <w:rStyle w:val="CommentReference"/>
        </w:rPr>
        <w:annotationRef/>
      </w:r>
      <w:r>
        <w:t>Isn’t this one more faithful?</w:t>
      </w:r>
    </w:p>
  </w:comment>
  <w:comment w:id="917" w:author="Windows User" w:date="2015-08-26T08:24:00Z" w:initials="WU">
    <w:p w:rsidR="0059166B" w:rsidRDefault="0059166B">
      <w:pPr>
        <w:pStyle w:val="CommentText"/>
      </w:pPr>
      <w:r>
        <w:rPr>
          <w:rStyle w:val="CommentReference"/>
        </w:rPr>
        <w:annotationRef/>
      </w:r>
      <w:r>
        <w:t>Which one(s) are/is right?</w:t>
      </w:r>
    </w:p>
  </w:comment>
  <w:comment w:id="918" w:author="Windows User" w:date="2015-08-26T08:24:00Z" w:initials="WU">
    <w:p w:rsidR="0059166B" w:rsidRDefault="0059166B">
      <w:pPr>
        <w:pStyle w:val="CommentText"/>
      </w:pPr>
      <w:r>
        <w:rPr>
          <w:rStyle w:val="CommentReference"/>
        </w:rPr>
        <w:annotationRef/>
      </w:r>
      <w:r>
        <w:t>Coptic doesn’t seem to have “O Lord”</w:t>
      </w:r>
    </w:p>
  </w:comment>
  <w:comment w:id="919" w:author="Windows User" w:date="2015-08-31T08:35:00Z" w:initials="WU">
    <w:p w:rsidR="0059166B" w:rsidRDefault="0059166B">
      <w:pPr>
        <w:pStyle w:val="CommentText"/>
      </w:pPr>
      <w:r>
        <w:rPr>
          <w:rStyle w:val="CommentReference"/>
        </w:rPr>
        <w:annotationRef/>
      </w:r>
      <w:r>
        <w:t>Called or named?</w:t>
      </w:r>
    </w:p>
  </w:comment>
  <w:comment w:id="920" w:author="Windows User" w:date="2015-08-31T08:35:00Z" w:initials="WU">
    <w:p w:rsidR="0059166B" w:rsidRDefault="0059166B">
      <w:pPr>
        <w:pStyle w:val="CommentText"/>
      </w:pPr>
      <w:r>
        <w:rPr>
          <w:rStyle w:val="CommentReference"/>
        </w:rPr>
        <w:annotationRef/>
      </w:r>
      <w:r>
        <w:t>John loved the Lord, or the Lord loved John?</w:t>
      </w:r>
    </w:p>
  </w:comment>
  <w:comment w:id="921" w:author="Windows User" w:date="2015-08-31T08:38:00Z" w:initials="WU">
    <w:p w:rsidR="0059166B" w:rsidRDefault="0059166B">
      <w:pPr>
        <w:pStyle w:val="CommentText"/>
      </w:pPr>
      <w:r>
        <w:rPr>
          <w:rStyle w:val="CommentReference"/>
        </w:rPr>
        <w:annotationRef/>
      </w:r>
      <w:r>
        <w:t>Not the Lord?</w:t>
      </w:r>
    </w:p>
  </w:comment>
  <w:comment w:id="922" w:author="Windows User" w:date="2015-08-31T08:38:00Z" w:initials="WU">
    <w:p w:rsidR="0059166B" w:rsidRDefault="0059166B">
      <w:pPr>
        <w:pStyle w:val="CommentText"/>
      </w:pPr>
      <w:r>
        <w:rPr>
          <w:rStyle w:val="CommentReference"/>
        </w:rPr>
        <w:annotationRef/>
      </w:r>
      <w:r>
        <w:t>The rest missing?</w:t>
      </w:r>
    </w:p>
  </w:comment>
  <w:comment w:id="923" w:author="Windows User" w:date="2015-08-31T08:38:00Z" w:initials="WU">
    <w:p w:rsidR="0059166B" w:rsidRDefault="0059166B">
      <w:pPr>
        <w:pStyle w:val="CommentText"/>
      </w:pPr>
      <w:r>
        <w:rPr>
          <w:rStyle w:val="CommentReference"/>
        </w:rPr>
        <w:annotationRef/>
      </w:r>
      <w:r>
        <w:t>Completely different…</w:t>
      </w:r>
    </w:p>
  </w:comment>
  <w:comment w:id="924" w:author="Windows User" w:date="2015-08-31T08:38:00Z" w:initials="WU">
    <w:p w:rsidR="0059166B" w:rsidRDefault="0059166B">
      <w:pPr>
        <w:pStyle w:val="CommentText"/>
      </w:pPr>
      <w:r>
        <w:rPr>
          <w:rStyle w:val="CommentReference"/>
        </w:rPr>
        <w:annotationRef/>
      </w:r>
      <w:r>
        <w:t>Sound or voices?</w:t>
      </w:r>
    </w:p>
  </w:comment>
  <w:comment w:id="925" w:author="Windows User" w:date="2015-09-01T09:02:00Z" w:initials="WU">
    <w:p w:rsidR="0059166B" w:rsidRDefault="0059166B">
      <w:pPr>
        <w:pStyle w:val="CommentText"/>
      </w:pPr>
      <w:r>
        <w:rPr>
          <w:rStyle w:val="CommentReference"/>
        </w:rPr>
        <w:annotationRef/>
      </w:r>
      <w:r>
        <w:t>AAP has divinely inspired.</w:t>
      </w:r>
    </w:p>
  </w:comment>
  <w:comment w:id="926" w:author="Windows User" w:date="2015-08-31T12:23:00Z" w:initials="WU">
    <w:p w:rsidR="0059166B" w:rsidRDefault="0059166B">
      <w:pPr>
        <w:pStyle w:val="CommentText"/>
      </w:pPr>
      <w:r>
        <w:rPr>
          <w:rStyle w:val="CommentReference"/>
        </w:rPr>
        <w:annotationRef/>
      </w:r>
      <w:r>
        <w:t>This one needs looking at.</w:t>
      </w:r>
    </w:p>
  </w:comment>
  <w:comment w:id="927" w:author="Windows User" w:date="2015-08-31T12:23:00Z" w:initials="WU">
    <w:p w:rsidR="0059166B" w:rsidRDefault="0059166B">
      <w:pPr>
        <w:pStyle w:val="CommentText"/>
      </w:pPr>
      <w:r>
        <w:rPr>
          <w:rStyle w:val="CommentReference"/>
        </w:rPr>
        <w:annotationRef/>
      </w:r>
      <w:r>
        <w:t>Partners?</w:t>
      </w:r>
    </w:p>
  </w:comment>
  <w:comment w:id="932" w:author="Windows User" w:date="2015-07-23T21:19:00Z" w:initials="BS">
    <w:p w:rsidR="0059166B" w:rsidRDefault="0059166B">
      <w:pPr>
        <w:pStyle w:val="CommentText"/>
      </w:pPr>
      <w:r>
        <w:rPr>
          <w:rStyle w:val="CommentReference"/>
        </w:rPr>
        <w:annotationRef/>
      </w:r>
      <w:r>
        <w:t>wiles or snares?</w:t>
      </w:r>
    </w:p>
  </w:comment>
  <w:comment w:id="933" w:author="Windows User" w:date="2015-07-09T08:31:00Z" w:initials="BS">
    <w:p w:rsidR="0059166B" w:rsidRDefault="0059166B">
      <w:pPr>
        <w:pStyle w:val="CommentText"/>
      </w:pPr>
      <w:r>
        <w:rPr>
          <w:rStyle w:val="CommentReference"/>
        </w:rPr>
        <w:annotationRef/>
      </w:r>
      <w:r>
        <w:t>I typed this Coptic... so it will have typos..</w:t>
      </w:r>
    </w:p>
  </w:comment>
  <w:comment w:id="934" w:author="Windows User" w:date="2015-07-09T08:32:00Z" w:initials="WU">
    <w:p w:rsidR="0059166B" w:rsidRDefault="0059166B">
      <w:pPr>
        <w:pStyle w:val="CommentText"/>
      </w:pPr>
      <w:r>
        <w:rPr>
          <w:rStyle w:val="CommentReference"/>
        </w:rPr>
        <w:annotationRef/>
      </w:r>
      <w:r>
        <w:t>You reign? The dominion is yours? Yours is the dominion?</w:t>
      </w:r>
    </w:p>
  </w:comment>
  <w:comment w:id="935" w:author="Windows User" w:date="2015-07-09T12:21:00Z" w:initials="BS">
    <w:p w:rsidR="0059166B" w:rsidRDefault="0059166B">
      <w:pPr>
        <w:pStyle w:val="CommentText"/>
      </w:pPr>
      <w:r>
        <w:rPr>
          <w:rStyle w:val="CommentReference"/>
        </w:rPr>
        <w:annotationRef/>
      </w:r>
      <w:r>
        <w:t>omit 'be' in contemporary?</w:t>
      </w:r>
    </w:p>
  </w:comment>
  <w:comment w:id="936" w:author="Windows User" w:date="2015-07-09T12:20:00Z" w:initials="BS">
    <w:p w:rsidR="0059166B" w:rsidRDefault="0059166B">
      <w:pPr>
        <w:pStyle w:val="CommentText"/>
      </w:pPr>
      <w:r>
        <w:rPr>
          <w:rStyle w:val="CommentReference"/>
        </w:rPr>
        <w:annotationRef/>
      </w:r>
      <w:r>
        <w:t>Abouna Antony: I typed this Coptic from the black book. Jenkims were very unclear. Please proof for typos.</w:t>
      </w:r>
    </w:p>
  </w:comment>
  <w:comment w:id="937" w:author="Windows User" w:date="2015-07-09T12:21:00Z" w:initials="BS">
    <w:p w:rsidR="0059166B" w:rsidRDefault="0059166B">
      <w:pPr>
        <w:pStyle w:val="CommentText"/>
      </w:pPr>
      <w:r>
        <w:rPr>
          <w:rStyle w:val="CommentReference"/>
        </w:rPr>
        <w:annotationRef/>
      </w:r>
      <w:r>
        <w:t>"is" before "the King" would make this whole vs flow as a sentence...</w:t>
      </w:r>
    </w:p>
  </w:comment>
  <w:comment w:id="938" w:author="Windows User" w:date="2015-07-09T12:21:00Z" w:initials="BS">
    <w:p w:rsidR="0059166B" w:rsidRDefault="0059166B">
      <w:pPr>
        <w:pStyle w:val="CommentText"/>
      </w:pPr>
      <w:r>
        <w:rPr>
          <w:rStyle w:val="CommentReference"/>
        </w:rPr>
        <w:annotationRef/>
      </w:r>
      <w:r>
        <w:t>ask more modern than entreat... but not quite right?</w:t>
      </w:r>
    </w:p>
  </w:comment>
  <w:comment w:id="942" w:author="Windows User" w:date="2015-07-10T12:33:00Z" w:initials="WU">
    <w:p w:rsidR="0059166B" w:rsidRDefault="0059166B">
      <w:pPr>
        <w:pStyle w:val="CommentText"/>
      </w:pPr>
      <w:r>
        <w:rPr>
          <w:rStyle w:val="CommentReference"/>
        </w:rPr>
        <w:annotationRef/>
      </w:r>
      <w:r>
        <w:t>Needs work.</w:t>
      </w:r>
    </w:p>
  </w:comment>
  <w:comment w:id="947" w:author="Windows User" w:date="2015-09-11T08:43:00Z" w:initials="WU">
    <w:p w:rsidR="0059166B" w:rsidRDefault="0059166B">
      <w:pPr>
        <w:pStyle w:val="CommentText"/>
      </w:pPr>
      <w:r>
        <w:rPr>
          <w:rStyle w:val="CommentReference"/>
        </w:rPr>
        <w:annotationRef/>
      </w:r>
      <w:r>
        <w:t>Heroes, or athletes?</w:t>
      </w:r>
    </w:p>
  </w:comment>
  <w:comment w:id="952" w:author="Windows User" w:date="2015-08-28T20:42:00Z" w:initials="WU">
    <w:p w:rsidR="0059166B" w:rsidRDefault="0059166B">
      <w:pPr>
        <w:pStyle w:val="CommentText"/>
      </w:pPr>
      <w:r>
        <w:rPr>
          <w:rStyle w:val="CommentReference"/>
        </w:rPr>
        <w:annotationRef/>
      </w:r>
      <w:r>
        <w:t>Beasts or creatures?</w:t>
      </w:r>
    </w:p>
  </w:comment>
  <w:comment w:id="953" w:author="Windows User" w:date="2015-08-28T20:42:00Z" w:initials="WU">
    <w:p w:rsidR="0059166B" w:rsidRDefault="0059166B">
      <w:pPr>
        <w:pStyle w:val="CommentText"/>
      </w:pPr>
      <w:r>
        <w:rPr>
          <w:rStyle w:val="CommentReference"/>
        </w:rPr>
        <w:annotationRef/>
      </w:r>
      <w:r>
        <w:t>Incessant? Or unceasing?</w:t>
      </w:r>
    </w:p>
  </w:comment>
  <w:comment w:id="954" w:author="Windows User" w:date="2015-08-28T20:42:00Z" w:initials="WU">
    <w:p w:rsidR="0059166B" w:rsidRDefault="0059166B">
      <w:pPr>
        <w:pStyle w:val="CommentText"/>
      </w:pPr>
      <w:r>
        <w:rPr>
          <w:rStyle w:val="CommentReference"/>
        </w:rPr>
        <w:annotationRef/>
      </w:r>
      <w:r>
        <w:t>Flames of fire or fervent as fire?</w:t>
      </w:r>
    </w:p>
  </w:comment>
  <w:comment w:id="955" w:author="Windows User" w:date="2015-08-26T08:50:00Z" w:initials="WU">
    <w:p w:rsidR="0059166B" w:rsidRDefault="0059166B">
      <w:pPr>
        <w:pStyle w:val="CommentText"/>
      </w:pPr>
      <w:r>
        <w:rPr>
          <w:rStyle w:val="CommentReference"/>
        </w:rPr>
        <w:annotationRef/>
      </w:r>
      <w:r>
        <w:t>Serving the Lord, or serving before the Lord?</w:t>
      </w:r>
    </w:p>
  </w:comment>
  <w:comment w:id="964" w:author="Windows User" w:date="2015-09-10T09:17:00Z" w:initials="WU">
    <w:p w:rsidR="0059166B" w:rsidRDefault="0059166B">
      <w:pPr>
        <w:pStyle w:val="CommentText"/>
      </w:pPr>
      <w:r>
        <w:rPr>
          <w:rStyle w:val="CommentReference"/>
        </w:rPr>
        <w:annotationRef/>
      </w:r>
      <w:r>
        <w:t>Or voice of God?</w:t>
      </w:r>
    </w:p>
  </w:comment>
  <w:comment w:id="965" w:author="Windows User" w:date="2015-09-10T09:17:00Z" w:initials="WU">
    <w:p w:rsidR="0059166B" w:rsidRDefault="0059166B">
      <w:pPr>
        <w:pStyle w:val="CommentText"/>
      </w:pPr>
      <w:r>
        <w:rPr>
          <w:rStyle w:val="CommentReference"/>
        </w:rPr>
        <w:annotationRef/>
      </w:r>
      <w:r>
        <w:t>Received or accepted?</w:t>
      </w:r>
    </w:p>
  </w:comment>
  <w:comment w:id="966" w:author="Windows User" w:date="2015-09-11T15:22:00Z" w:initials="WU">
    <w:p w:rsidR="0059166B" w:rsidRDefault="0059166B">
      <w:pPr>
        <w:pStyle w:val="CommentText"/>
      </w:pPr>
      <w:r>
        <w:rPr>
          <w:rStyle w:val="CommentReference"/>
        </w:rPr>
        <w:annotationRef/>
      </w:r>
      <w:r>
        <w:t>Prabios or Arabius? Doctors and physicians or physicians and well learned?</w:t>
      </w:r>
    </w:p>
  </w:comment>
  <w:comment w:id="967" w:author="Windows User" w:date="2015-09-11T15:22:00Z" w:initials="WU">
    <w:p w:rsidR="0059166B" w:rsidRDefault="0059166B">
      <w:pPr>
        <w:pStyle w:val="CommentText"/>
      </w:pPr>
      <w:r>
        <w:rPr>
          <w:rStyle w:val="CommentReference"/>
        </w:rPr>
        <w:annotationRef/>
      </w:r>
      <w:r>
        <w:t>Building them upon the Name?</w:t>
      </w:r>
    </w:p>
  </w:comment>
  <w:comment w:id="971" w:author="Windows User" w:date="2015-09-10T08:55:00Z" w:initials="WU">
    <w:p w:rsidR="0059166B" w:rsidRDefault="0059166B">
      <w:pPr>
        <w:pStyle w:val="CommentText"/>
      </w:pPr>
      <w:r>
        <w:rPr>
          <w:rStyle w:val="CommentReference"/>
        </w:rPr>
        <w:annotationRef/>
      </w:r>
      <w:r>
        <w:t>Placed or established?</w:t>
      </w:r>
    </w:p>
  </w:comment>
  <w:comment w:id="972" w:author="Windows User" w:date="2015-09-10T08:55:00Z" w:initials="WU">
    <w:p w:rsidR="0059166B" w:rsidRDefault="0059166B">
      <w:pPr>
        <w:pStyle w:val="CommentText"/>
      </w:pPr>
      <w:r>
        <w:rPr>
          <w:rStyle w:val="CommentReference"/>
        </w:rPr>
        <w:annotationRef/>
      </w:r>
      <w:r>
        <w:t>Or refused?</w:t>
      </w:r>
    </w:p>
  </w:comment>
  <w:comment w:id="980" w:author="Windows User" w:date="2015-08-21T08:33:00Z" w:initials="BS">
    <w:p w:rsidR="0059166B" w:rsidRDefault="0059166B">
      <w:pPr>
        <w:pStyle w:val="CommentText"/>
      </w:pPr>
      <w:r>
        <w:rPr>
          <w:rStyle w:val="CommentReference"/>
        </w:rPr>
        <w:annotationRef/>
      </w:r>
      <w:r>
        <w:t>what does this mean?</w:t>
      </w:r>
    </w:p>
  </w:comment>
  <w:comment w:id="981" w:author="Windows User" w:date="2015-08-21T08:33:00Z" w:initials="BS">
    <w:p w:rsidR="0059166B" w:rsidRDefault="0059166B">
      <w:pPr>
        <w:pStyle w:val="CommentText"/>
      </w:pPr>
      <w:r>
        <w:rPr>
          <w:rStyle w:val="CommentReference"/>
        </w:rPr>
        <w:annotationRef/>
      </w:r>
      <w:r>
        <w:t>announced or proclaimed?</w:t>
      </w:r>
    </w:p>
  </w:comment>
  <w:comment w:id="982" w:author="Windows User" w:date="2015-08-21T08:51:00Z" w:initials="WU">
    <w:p w:rsidR="0059166B" w:rsidRDefault="0059166B">
      <w:pPr>
        <w:pStyle w:val="CommentText"/>
      </w:pPr>
      <w:r>
        <w:rPr>
          <w:rStyle w:val="CommentReference"/>
        </w:rPr>
        <w:annotationRef/>
      </w:r>
      <w:r>
        <w:t>?</w:t>
      </w:r>
    </w:p>
  </w:comment>
  <w:comment w:id="983" w:author="Windows User" w:date="2015-08-21T08:51:00Z" w:initials="WU">
    <w:p w:rsidR="0059166B" w:rsidRDefault="0059166B">
      <w:pPr>
        <w:pStyle w:val="CommentText"/>
      </w:pPr>
      <w:r>
        <w:rPr>
          <w:rStyle w:val="CommentReference"/>
        </w:rPr>
        <w:annotationRef/>
      </w:r>
      <w:r>
        <w:t>Bride, no, not bridegroom?</w:t>
      </w:r>
    </w:p>
  </w:comment>
  <w:comment w:id="984" w:author="Windows User" w:date="2015-08-21T08:57:00Z" w:initials="WU">
    <w:p w:rsidR="0059166B" w:rsidRDefault="0059166B">
      <w:pPr>
        <w:pStyle w:val="CommentText"/>
      </w:pPr>
      <w:r>
        <w:rPr>
          <w:rStyle w:val="CommentReference"/>
        </w:rPr>
        <w:annotationRef/>
      </w:r>
      <w:r>
        <w:t>Return?</w:t>
      </w:r>
    </w:p>
  </w:comment>
  <w:comment w:id="985" w:author="Windows User" w:date="2015-08-21T08:57:00Z" w:initials="WU">
    <w:p w:rsidR="0059166B" w:rsidRDefault="0059166B">
      <w:pPr>
        <w:pStyle w:val="CommentText"/>
      </w:pPr>
      <w:r>
        <w:rPr>
          <w:rStyle w:val="CommentReference"/>
        </w:rPr>
        <w:annotationRef/>
      </w:r>
      <w:r>
        <w:t>Establishment? Building up?</w:t>
      </w:r>
    </w:p>
  </w:comment>
  <w:comment w:id="986" w:author="Windows User" w:date="2015-08-21T09:05:00Z" w:initials="WU">
    <w:p w:rsidR="0059166B" w:rsidRDefault="0059166B">
      <w:pPr>
        <w:pStyle w:val="CommentText"/>
      </w:pPr>
      <w:r>
        <w:rPr>
          <w:rStyle w:val="CommentReference"/>
        </w:rPr>
        <w:annotationRef/>
      </w:r>
      <w:r>
        <w:t>Heavenly evangelist? Good tidings? Glad tidings? Good news?</w:t>
      </w:r>
    </w:p>
  </w:comment>
  <w:comment w:id="987" w:author="Windows User" w:date="2015-08-21T09:05:00Z" w:initials="WU">
    <w:p w:rsidR="0059166B" w:rsidRDefault="0059166B">
      <w:pPr>
        <w:pStyle w:val="CommentText"/>
      </w:pPr>
      <w:r>
        <w:rPr>
          <w:rStyle w:val="CommentReference"/>
        </w:rPr>
        <w:annotationRef/>
      </w:r>
      <w:r>
        <w:t>I don’t see “the Lord is with you” in the Coptic</w:t>
      </w:r>
    </w:p>
    <w:p w:rsidR="0059166B" w:rsidRDefault="0059166B">
      <w:pPr>
        <w:pStyle w:val="CommentText"/>
      </w:pPr>
    </w:p>
  </w:comment>
  <w:comment w:id="988" w:author="Windows User" w:date="2015-08-21T09:05:00Z" w:initials="WU">
    <w:p w:rsidR="0059166B" w:rsidRDefault="0059166B">
      <w:pPr>
        <w:pStyle w:val="CommentText"/>
      </w:pPr>
      <w:r>
        <w:rPr>
          <w:rStyle w:val="CommentReference"/>
        </w:rPr>
        <w:annotationRef/>
      </w:r>
      <w:r>
        <w:t>Heavenly herald of Good News?</w:t>
      </w:r>
    </w:p>
    <w:p w:rsidR="0059166B" w:rsidRDefault="0059166B">
      <w:pPr>
        <w:pStyle w:val="CommentText"/>
      </w:pPr>
    </w:p>
  </w:comment>
  <w:comment w:id="992" w:author="Windows User" w:date="2015-09-11T08:19:00Z" w:initials="WU">
    <w:p w:rsidR="0059166B" w:rsidRDefault="0059166B">
      <w:pPr>
        <w:pStyle w:val="CommentText"/>
      </w:pPr>
      <w:r>
        <w:rPr>
          <w:rStyle w:val="CommentReference"/>
        </w:rPr>
        <w:annotationRef/>
      </w:r>
      <w:r>
        <w:t>I think we’re doing holy for ethowab, but saint for agios… open to discussion though.</w:t>
      </w:r>
    </w:p>
  </w:comment>
  <w:comment w:id="993" w:author="Windows User" w:date="2015-08-21T12:19:00Z" w:initials="WU">
    <w:p w:rsidR="0059166B" w:rsidRDefault="0059166B">
      <w:pPr>
        <w:pStyle w:val="CommentText"/>
      </w:pPr>
      <w:r>
        <w:rPr>
          <w:rStyle w:val="CommentReference"/>
        </w:rPr>
        <w:annotationRef/>
      </w:r>
      <w:r>
        <w:t>Redeemed?</w:t>
      </w:r>
    </w:p>
  </w:comment>
  <w:comment w:id="994" w:author="Windows User" w:date="2015-08-21T12:19:00Z" w:initials="WU">
    <w:p w:rsidR="0059166B" w:rsidRDefault="0059166B">
      <w:pPr>
        <w:pStyle w:val="CommentText"/>
      </w:pPr>
      <w:r>
        <w:rPr>
          <w:rStyle w:val="CommentReference"/>
        </w:rPr>
        <w:annotationRef/>
      </w:r>
      <w:r>
        <w:t>For? So?</w:t>
      </w:r>
    </w:p>
  </w:comment>
  <w:comment w:id="995" w:author="Windows User" w:date="2015-07-13T09:08:00Z" w:initials="WU">
    <w:p w:rsidR="0059166B" w:rsidRDefault="0059166B">
      <w:pPr>
        <w:pStyle w:val="CommentText"/>
      </w:pPr>
      <w:r>
        <w:rPr>
          <w:rStyle w:val="CommentReference"/>
        </w:rPr>
        <w:annotationRef/>
      </w:r>
      <w:r>
        <w:t>Or did shine and did illuminate</w:t>
      </w:r>
    </w:p>
  </w:comment>
  <w:comment w:id="996" w:author="Windows User" w:date="2015-07-13T09:08:00Z" w:initials="WU">
    <w:p w:rsidR="0059166B" w:rsidRDefault="0059166B">
      <w:pPr>
        <w:pStyle w:val="CommentText"/>
      </w:pPr>
      <w:r>
        <w:rPr>
          <w:rStyle w:val="CommentReference"/>
        </w:rPr>
        <w:annotationRef/>
      </w:r>
      <w:r>
        <w:t>What should this verse be?</w:t>
      </w:r>
    </w:p>
  </w:comment>
  <w:comment w:id="997" w:author="Windows User" w:date="2015-07-13T09:08:00Z" w:initials="WU">
    <w:p w:rsidR="0059166B" w:rsidRDefault="0059166B">
      <w:pPr>
        <w:pStyle w:val="CommentText"/>
      </w:pPr>
      <w:r>
        <w:rPr>
          <w:rStyle w:val="CommentReference"/>
        </w:rPr>
        <w:annotationRef/>
      </w:r>
      <w:r>
        <w:t>Uhm… does this mean something else, because saying the seal of the door Ezekiel saw was raised seems really bad …</w:t>
      </w:r>
    </w:p>
  </w:comment>
  <w:comment w:id="998" w:author="Windows User" w:date="2015-07-13T09:08:00Z" w:initials="WU">
    <w:p w:rsidR="0059166B" w:rsidRDefault="0059166B">
      <w:pPr>
        <w:pStyle w:val="CommentText"/>
      </w:pPr>
      <w:r>
        <w:rPr>
          <w:rStyle w:val="CommentReference"/>
        </w:rPr>
        <w:annotationRef/>
      </w:r>
      <w:r>
        <w:t>Who?</w:t>
      </w:r>
    </w:p>
  </w:comment>
  <w:comment w:id="999" w:author="Windows User" w:date="2015-07-13T09:08:00Z" w:initials="WU">
    <w:p w:rsidR="0059166B" w:rsidRDefault="0059166B">
      <w:pPr>
        <w:pStyle w:val="CommentText"/>
      </w:pPr>
      <w:r>
        <w:rPr>
          <w:rStyle w:val="CommentReference"/>
        </w:rPr>
        <w:annotationRef/>
      </w:r>
      <w:r>
        <w:t>Different adjective</w:t>
      </w:r>
    </w:p>
  </w:comment>
  <w:comment w:id="1000" w:author="Windows User" w:date="2015-07-13T09:08:00Z" w:initials="WU">
    <w:p w:rsidR="0059166B" w:rsidRDefault="0059166B">
      <w:pPr>
        <w:pStyle w:val="CommentText"/>
      </w:pPr>
      <w:r>
        <w:rPr>
          <w:rStyle w:val="CommentReference"/>
        </w:rPr>
        <w:annotationRef/>
      </w:r>
      <w:r>
        <w:t>Sickness?</w:t>
      </w:r>
    </w:p>
  </w:comment>
  <w:comment w:id="1001" w:author="Windows User" w:date="2015-07-13T20:55:00Z" w:initials="BS">
    <w:p w:rsidR="0059166B" w:rsidRDefault="0059166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2" w:author="Windows User" w:date="2015-07-13T21:20:00Z" w:initials="WU">
    <w:p w:rsidR="0059166B" w:rsidRDefault="0059166B">
      <w:pPr>
        <w:pStyle w:val="CommentText"/>
      </w:pPr>
      <w:r>
        <w:rPr>
          <w:rStyle w:val="CommentReference"/>
        </w:rPr>
        <w:annotationRef/>
      </w:r>
      <w:r>
        <w:t>What?</w:t>
      </w:r>
    </w:p>
  </w:comment>
  <w:comment w:id="1003" w:author="Windows User" w:date="2015-08-31T09:21:00Z" w:initials="WU">
    <w:p w:rsidR="0059166B" w:rsidRDefault="0059166B">
      <w:pPr>
        <w:pStyle w:val="CommentText"/>
      </w:pPr>
      <w:r>
        <w:rPr>
          <w:rStyle w:val="CommentReference"/>
        </w:rPr>
        <w:annotationRef/>
      </w:r>
    </w:p>
  </w:comment>
  <w:comment w:id="1011" w:author="Windows User" w:date="2015-08-21T21:44:00Z" w:initials="WU">
    <w:p w:rsidR="0059166B" w:rsidRDefault="0059166B">
      <w:pPr>
        <w:pStyle w:val="CommentText"/>
      </w:pPr>
      <w:r>
        <w:rPr>
          <w:rStyle w:val="CommentReference"/>
        </w:rPr>
        <w:annotationRef/>
      </w:r>
      <w:r>
        <w:t>Is abouna going by a different version of the Coptic?</w:t>
      </w:r>
    </w:p>
    <w:p w:rsidR="0059166B" w:rsidRDefault="0059166B">
      <w:pPr>
        <w:pStyle w:val="CommentText"/>
      </w:pPr>
    </w:p>
  </w:comment>
  <w:comment w:id="1012" w:author="Windows User" w:date="2015-07-13T21:30:00Z" w:initials="WU">
    <w:p w:rsidR="0059166B" w:rsidRDefault="0059166B">
      <w:pPr>
        <w:pStyle w:val="CommentText"/>
      </w:pPr>
      <w:r>
        <w:rPr>
          <w:rStyle w:val="CommentReference"/>
        </w:rPr>
        <w:annotationRef/>
      </w:r>
      <w:r>
        <w:t>Praise and victory doesn’t make sense.</w:t>
      </w:r>
    </w:p>
  </w:comment>
  <w:comment w:id="1013" w:author="Windows User" w:date="2015-07-13T21:38:00Z" w:initials="WU">
    <w:p w:rsidR="0059166B" w:rsidRDefault="0059166B">
      <w:pPr>
        <w:pStyle w:val="CommentText"/>
      </w:pPr>
      <w:r>
        <w:rPr>
          <w:rStyle w:val="CommentReference"/>
        </w:rPr>
        <w:annotationRef/>
      </w:r>
      <w:r>
        <w:t>Godhead?</w:t>
      </w:r>
    </w:p>
  </w:comment>
  <w:comment w:id="1017" w:author="Windows User" w:date="2015-07-14T08:55:00Z" w:initials="WU">
    <w:p w:rsidR="0059166B" w:rsidRDefault="0059166B">
      <w:pPr>
        <w:pStyle w:val="CommentText"/>
      </w:pPr>
      <w:r>
        <w:rPr>
          <w:rStyle w:val="CommentReference"/>
        </w:rPr>
        <w:annotationRef/>
      </w:r>
      <w:r>
        <w:t>Establish?</w:t>
      </w:r>
    </w:p>
  </w:comment>
  <w:comment w:id="1018" w:author="Windows User" w:date="2015-07-14T08:53:00Z" w:initials="WU">
    <w:p w:rsidR="0059166B" w:rsidRDefault="0059166B">
      <w:pPr>
        <w:pStyle w:val="CommentText"/>
      </w:pPr>
      <w:r>
        <w:rPr>
          <w:rStyle w:val="CommentReference"/>
        </w:rPr>
        <w:annotationRef/>
      </w:r>
      <w:r>
        <w:t>Check another source… missing puncuation</w:t>
      </w:r>
    </w:p>
  </w:comment>
  <w:comment w:id="1019" w:author="Windows User" w:date="2015-07-14T08:55:00Z" w:initials="WU">
    <w:p w:rsidR="0059166B" w:rsidRDefault="0059166B">
      <w:pPr>
        <w:pStyle w:val="CommentText"/>
      </w:pPr>
      <w:r>
        <w:rPr>
          <w:rStyle w:val="CommentReference"/>
        </w:rPr>
        <w:annotationRef/>
      </w:r>
      <w:r>
        <w:t>Worked?</w:t>
      </w:r>
    </w:p>
  </w:comment>
  <w:comment w:id="1020" w:author="Windows User" w:date="2015-07-14T08:55:00Z" w:initials="WU">
    <w:p w:rsidR="0059166B" w:rsidRDefault="0059166B">
      <w:pPr>
        <w:pStyle w:val="CommentText"/>
      </w:pPr>
      <w:r>
        <w:rPr>
          <w:rStyle w:val="CommentReference"/>
        </w:rPr>
        <w:annotationRef/>
      </w:r>
      <w:r>
        <w:t>Thrice holy or Trisagion?</w:t>
      </w:r>
    </w:p>
  </w:comment>
  <w:comment w:id="1021" w:author="Windows User" w:date="2015-07-14T09:03:00Z" w:initials="WU">
    <w:p w:rsidR="0059166B" w:rsidRPr="00936DE7" w:rsidRDefault="005916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2" w:author="Windows User" w:date="2015-07-14T09:03:00Z" w:initials="WU">
    <w:p w:rsidR="0059166B" w:rsidRDefault="0059166B">
      <w:pPr>
        <w:pStyle w:val="CommentText"/>
      </w:pPr>
      <w:r>
        <w:rPr>
          <w:rStyle w:val="CommentReference"/>
        </w:rPr>
        <w:annotationRef/>
      </w:r>
      <w:r>
        <w:t>Right translation?</w:t>
      </w:r>
    </w:p>
  </w:comment>
  <w:comment w:id="1023" w:author="Windows User" w:date="2015-07-14T12:24:00Z" w:initials="WU">
    <w:p w:rsidR="0059166B" w:rsidRDefault="0059166B">
      <w:pPr>
        <w:pStyle w:val="CommentText"/>
      </w:pPr>
      <w:r>
        <w:rPr>
          <w:rStyle w:val="CommentReference"/>
        </w:rPr>
        <w:annotationRef/>
      </w:r>
      <w:r>
        <w:t>What does this mean?</w:t>
      </w:r>
    </w:p>
  </w:comment>
  <w:comment w:id="1024" w:author="Windows User" w:date="2015-07-14T12:24:00Z" w:initials="WU">
    <w:p w:rsidR="0059166B" w:rsidRDefault="0059166B">
      <w:pPr>
        <w:pStyle w:val="CommentText"/>
      </w:pPr>
      <w:r>
        <w:rPr>
          <w:rStyle w:val="CommentReference"/>
        </w:rPr>
        <w:annotationRef/>
      </w:r>
      <w:r>
        <w:t>To the end?</w:t>
      </w:r>
    </w:p>
  </w:comment>
  <w:comment w:id="1025" w:author="Windows User" w:date="2015-07-14T20:49:00Z" w:initials="WU">
    <w:p w:rsidR="0059166B" w:rsidRDefault="0059166B">
      <w:pPr>
        <w:pStyle w:val="CommentText"/>
      </w:pPr>
      <w:r>
        <w:rPr>
          <w:rStyle w:val="CommentReference"/>
        </w:rPr>
        <w:annotationRef/>
      </w:r>
      <w:r>
        <w:t>Or freedom?</w:t>
      </w:r>
    </w:p>
  </w:comment>
  <w:comment w:id="1026" w:author="Windows User" w:date="2015-07-14T20:49:00Z" w:initials="WU">
    <w:p w:rsidR="0059166B" w:rsidRDefault="0059166B">
      <w:pPr>
        <w:pStyle w:val="CommentText"/>
      </w:pPr>
      <w:r>
        <w:rPr>
          <w:rStyle w:val="CommentReference"/>
        </w:rPr>
        <w:annotationRef/>
      </w:r>
      <w:r>
        <w:t>Or establish?</w:t>
      </w:r>
    </w:p>
  </w:comment>
  <w:comment w:id="1030" w:author="Windows User" w:date="2015-09-10T08:15:00Z" w:initials="WU">
    <w:p w:rsidR="0059166B" w:rsidRDefault="0059166B">
      <w:pPr>
        <w:pStyle w:val="CommentText"/>
      </w:pPr>
      <w:r>
        <w:rPr>
          <w:rStyle w:val="CommentReference"/>
        </w:rPr>
        <w:annotationRef/>
      </w:r>
      <w:r>
        <w:t>Is this the correct date?</w:t>
      </w:r>
    </w:p>
  </w:comment>
  <w:comment w:id="1054" w:author="Windows User" w:date="2015-07-14T21:15:00Z" w:initials="WU">
    <w:p w:rsidR="0059166B" w:rsidRDefault="0059166B">
      <w:pPr>
        <w:pStyle w:val="CommentText"/>
      </w:pPr>
      <w:r>
        <w:rPr>
          <w:rStyle w:val="CommentReference"/>
        </w:rPr>
        <w:annotationRef/>
      </w:r>
      <w:r>
        <w:t>Can this be reworded?</w:t>
      </w:r>
    </w:p>
  </w:comment>
  <w:comment w:id="1055" w:author="Windows User" w:date="2015-07-15T08:35:00Z" w:initials="WU">
    <w:p w:rsidR="0059166B" w:rsidRDefault="0059166B">
      <w:pPr>
        <w:pStyle w:val="CommentText"/>
      </w:pPr>
      <w:r>
        <w:rPr>
          <w:rStyle w:val="CommentReference"/>
        </w:rPr>
        <w:annotationRef/>
      </w:r>
      <w:r>
        <w:t>Check other books for alternate word here.</w:t>
      </w:r>
    </w:p>
  </w:comment>
  <w:comment w:id="1056" w:author="Windows User" w:date="2015-07-15T08:35:00Z" w:initials="WU">
    <w:p w:rsidR="0059166B" w:rsidRDefault="0059166B">
      <w:pPr>
        <w:pStyle w:val="CommentText"/>
      </w:pPr>
      <w:r>
        <w:rPr>
          <w:rStyle w:val="CommentReference"/>
        </w:rPr>
        <w:annotationRef/>
      </w:r>
      <w:r>
        <w:t>Nations or peoples?</w:t>
      </w:r>
    </w:p>
  </w:comment>
  <w:comment w:id="1057" w:author="Windows User" w:date="2015-07-15T08:35:00Z" w:initials="WU">
    <w:p w:rsidR="0059166B" w:rsidRDefault="0059166B">
      <w:pPr>
        <w:pStyle w:val="CommentText"/>
      </w:pPr>
      <w:r>
        <w:rPr>
          <w:rStyle w:val="CommentReference"/>
        </w:rPr>
        <w:annotationRef/>
      </w:r>
      <w:r>
        <w:t>Burned or consumed?</w:t>
      </w:r>
    </w:p>
  </w:comment>
  <w:comment w:id="1058" w:author="Windows User" w:date="2015-07-15T08:35:00Z" w:initials="WU">
    <w:p w:rsidR="0059166B" w:rsidRDefault="0059166B">
      <w:pPr>
        <w:pStyle w:val="CommentText"/>
      </w:pPr>
      <w:r>
        <w:rPr>
          <w:rStyle w:val="CommentReference"/>
        </w:rPr>
        <w:annotationRef/>
      </w:r>
      <w:r>
        <w:t>?</w:t>
      </w:r>
    </w:p>
  </w:comment>
  <w:comment w:id="1059" w:author="Windows User" w:date="2015-07-15T08:33:00Z" w:initials="WU">
    <w:p w:rsidR="0059166B" w:rsidRPr="0098028B" w:rsidRDefault="005916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1" w:author="Windows User" w:date="2015-08-31T12:49:00Z" w:initials="WU">
    <w:p w:rsidR="0059166B" w:rsidRDefault="0059166B">
      <w:pPr>
        <w:pStyle w:val="CommentText"/>
      </w:pPr>
      <w:r>
        <w:rPr>
          <w:rStyle w:val="CommentReference"/>
        </w:rPr>
        <w:annotationRef/>
      </w:r>
      <w:r>
        <w:t>Synaxarium has St. James dying twice… likely one of them should be St. John!</w:t>
      </w:r>
    </w:p>
  </w:comment>
  <w:comment w:id="1069" w:author="Windows User" w:date="2015-07-15T08:52:00Z" w:initials="WU">
    <w:p w:rsidR="0059166B" w:rsidRDefault="0059166B">
      <w:pPr>
        <w:pStyle w:val="CommentText"/>
      </w:pPr>
      <w:r>
        <w:rPr>
          <w:rStyle w:val="CommentReference"/>
        </w:rPr>
        <w:annotationRef/>
      </w:r>
      <w:r>
        <w:t>Approached? What does this vs mean?</w:t>
      </w:r>
    </w:p>
  </w:comment>
  <w:comment w:id="1070" w:author="Windows User" w:date="2015-07-15T08:50:00Z" w:initials="WU">
    <w:p w:rsidR="0059166B" w:rsidRPr="00035775" w:rsidRDefault="005916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5" w:author="Windows User" w:date="2015-07-15T20:49:00Z" w:initials="WU">
    <w:p w:rsidR="0059166B" w:rsidRDefault="0059166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7" w:author="Windows User" w:date="2015-08-31T08:41:00Z" w:initials="WU">
    <w:p w:rsidR="0059166B" w:rsidRDefault="0059166B">
      <w:pPr>
        <w:pStyle w:val="CommentText"/>
      </w:pPr>
      <w:r>
        <w:rPr>
          <w:rStyle w:val="CommentReference"/>
        </w:rPr>
        <w:annotationRef/>
      </w:r>
      <w:r>
        <w:t>Completely different.</w:t>
      </w:r>
    </w:p>
  </w:comment>
  <w:comment w:id="1078" w:author="Windows User" w:date="2015-08-31T08:41:00Z" w:initials="WU">
    <w:p w:rsidR="0059166B" w:rsidRDefault="0059166B">
      <w:pPr>
        <w:pStyle w:val="CommentText"/>
      </w:pPr>
      <w:r>
        <w:rPr>
          <w:rStyle w:val="CommentReference"/>
        </w:rPr>
        <w:annotationRef/>
      </w:r>
      <w:r>
        <w:t>With or in?</w:t>
      </w:r>
    </w:p>
  </w:comment>
  <w:comment w:id="1079" w:author="Windows User" w:date="2015-08-31T08:41:00Z" w:initials="WU">
    <w:p w:rsidR="0059166B" w:rsidRDefault="0059166B">
      <w:pPr>
        <w:pStyle w:val="CommentText"/>
      </w:pPr>
      <w:r>
        <w:rPr>
          <w:rStyle w:val="CommentReference"/>
        </w:rPr>
        <w:annotationRef/>
      </w:r>
    </w:p>
  </w:comment>
  <w:comment w:id="1080" w:author="Windows User" w:date="2015-08-31T08:41:00Z" w:initials="WU">
    <w:p w:rsidR="0059166B" w:rsidRDefault="0059166B">
      <w:pPr>
        <w:pStyle w:val="CommentText"/>
      </w:pPr>
      <w:r>
        <w:rPr>
          <w:rStyle w:val="CommentReference"/>
        </w:rPr>
        <w:annotationRef/>
      </w:r>
      <w:r>
        <w:t>Sound or voice?</w:t>
      </w:r>
    </w:p>
  </w:comment>
  <w:comment w:id="1081" w:author="Windows User" w:date="2015-08-31T08:50:00Z" w:initials="WU">
    <w:p w:rsidR="0059166B" w:rsidRDefault="0059166B">
      <w:pPr>
        <w:pStyle w:val="CommentText"/>
      </w:pPr>
      <w:r>
        <w:rPr>
          <w:rStyle w:val="CommentReference"/>
        </w:rPr>
        <w:annotationRef/>
      </w:r>
      <w:r>
        <w:t>Open to suggetions.</w:t>
      </w:r>
    </w:p>
  </w:comment>
  <w:comment w:id="1082" w:author="Windows User" w:date="2015-08-31T08:50:00Z" w:initials="WU">
    <w:p w:rsidR="0059166B" w:rsidRDefault="0059166B">
      <w:pPr>
        <w:pStyle w:val="CommentText"/>
      </w:pPr>
      <w:r>
        <w:rPr>
          <w:rStyle w:val="CommentReference"/>
        </w:rPr>
        <w:annotationRef/>
      </w:r>
      <w:r>
        <w:t>Before?</w:t>
      </w:r>
    </w:p>
  </w:comment>
  <w:comment w:id="1083" w:author="Windows User" w:date="2015-08-31T08:50:00Z" w:initials="WU">
    <w:p w:rsidR="0059166B" w:rsidRDefault="0059166B">
      <w:pPr>
        <w:pStyle w:val="CommentText"/>
      </w:pPr>
      <w:r>
        <w:rPr>
          <w:rStyle w:val="CommentReference"/>
        </w:rPr>
        <w:annotationRef/>
      </w:r>
      <w:r>
        <w:t>Nations?</w:t>
      </w:r>
    </w:p>
  </w:comment>
  <w:comment w:id="1084" w:author="Windows User" w:date="2015-08-31T08:50:00Z" w:initials="WU">
    <w:p w:rsidR="0059166B" w:rsidRDefault="0059166B">
      <w:pPr>
        <w:pStyle w:val="CommentText"/>
      </w:pPr>
      <w:r>
        <w:rPr>
          <w:rStyle w:val="CommentReference"/>
        </w:rPr>
        <w:annotationRef/>
      </w:r>
      <w:r>
        <w:t>?</w:t>
      </w:r>
    </w:p>
  </w:comment>
  <w:comment w:id="1092" w:author="Windows User" w:date="2015-09-08T12:35:00Z" w:initials="WU">
    <w:p w:rsidR="0059166B" w:rsidRDefault="0059166B">
      <w:pPr>
        <w:pStyle w:val="CommentText"/>
      </w:pPr>
      <w:r>
        <w:rPr>
          <w:rStyle w:val="CommentReference"/>
        </w:rPr>
        <w:annotationRef/>
      </w:r>
      <w:r>
        <w:t>?</w:t>
      </w:r>
    </w:p>
  </w:comment>
  <w:comment w:id="1093" w:author="Windows User" w:date="2015-09-10T12:39:00Z" w:initials="WU">
    <w:p w:rsidR="0059166B" w:rsidRDefault="0059166B">
      <w:pPr>
        <w:pStyle w:val="CommentText"/>
      </w:pPr>
      <w:r>
        <w:rPr>
          <w:rStyle w:val="CommentReference"/>
        </w:rPr>
        <w:annotationRef/>
      </w:r>
      <w:r>
        <w:t>Abba Noub, abanoub, Apa Noub, Apnoub?</w:t>
      </w:r>
    </w:p>
  </w:comment>
  <w:comment w:id="1094" w:author="Windows User" w:date="2015-09-10T12:39:00Z" w:initials="WU">
    <w:p w:rsidR="0059166B" w:rsidRDefault="0059166B">
      <w:pPr>
        <w:pStyle w:val="CommentText"/>
      </w:pPr>
      <w:r>
        <w:rPr>
          <w:rStyle w:val="CommentReference"/>
        </w:rPr>
        <w:annotationRef/>
      </w:r>
      <w:r>
        <w:t>Upright, or orthodox?</w:t>
      </w:r>
    </w:p>
  </w:comment>
  <w:comment w:id="1099" w:author="Windows User" w:date="2015-09-01T12:42:00Z" w:initials="WU">
    <w:p w:rsidR="0059166B" w:rsidRDefault="0059166B">
      <w:pPr>
        <w:pStyle w:val="CommentText"/>
      </w:pPr>
      <w:r>
        <w:rPr>
          <w:rStyle w:val="CommentReference"/>
        </w:rPr>
        <w:annotationRef/>
      </w:r>
      <w:r>
        <w:t>Are we going with ti agia = saint and ti ethowab = the holy?</w:t>
      </w:r>
    </w:p>
  </w:comment>
  <w:comment w:id="1119" w:author="Windows User" w:date="2015-08-24T09:20:00Z" w:initials="WU">
    <w:p w:rsidR="0059166B" w:rsidRPr="00DD5DBC" w:rsidRDefault="0059166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20" w:author="Windows User" w:date="2015-08-24T09:23:00Z" w:initials="WU">
    <w:p w:rsidR="0059166B" w:rsidRDefault="0059166B">
      <w:pPr>
        <w:pStyle w:val="CommentText"/>
      </w:pPr>
      <w:r>
        <w:rPr>
          <w:rStyle w:val="CommentReference"/>
        </w:rPr>
        <w:annotationRef/>
      </w:r>
      <w:r>
        <w:t>What does the Coptic say?</w:t>
      </w:r>
    </w:p>
  </w:comment>
  <w:comment w:id="1121" w:author="Windows User" w:date="2015-08-24T09:23:00Z" w:initials="WU">
    <w:p w:rsidR="0059166B" w:rsidRDefault="0059166B">
      <w:pPr>
        <w:pStyle w:val="CommentText"/>
      </w:pPr>
      <w:r>
        <w:rPr>
          <w:rStyle w:val="CommentReference"/>
        </w:rPr>
        <w:annotationRef/>
      </w:r>
      <w:r>
        <w:t>What is being quoted? 2Cor 5?</w:t>
      </w:r>
    </w:p>
  </w:comment>
  <w:comment w:id="1122" w:author="Windows User" w:date="2015-08-24T09:30:00Z" w:initials="WU">
    <w:p w:rsidR="0059166B" w:rsidRDefault="0059166B">
      <w:pPr>
        <w:pStyle w:val="CommentText"/>
      </w:pPr>
      <w:r>
        <w:rPr>
          <w:rStyle w:val="CommentReference"/>
        </w:rPr>
        <w:annotationRef/>
      </w:r>
      <w:r>
        <w:t>This is clearly a late composition, bastardizing other hymns. “our father in heaven, the sinless one, with your good father…” right.</w:t>
      </w:r>
    </w:p>
  </w:comment>
  <w:comment w:id="1123" w:author="Windows User" w:date="2015-08-24T09:30:00Z" w:initials="WU">
    <w:p w:rsidR="0059166B" w:rsidRDefault="0059166B">
      <w:pPr>
        <w:pStyle w:val="CommentText"/>
      </w:pPr>
      <w:r>
        <w:rPr>
          <w:rStyle w:val="CommentReference"/>
        </w:rPr>
        <w:annotationRef/>
      </w:r>
      <w:r>
        <w:t>Coptic is different from previous verse. What should English be?</w:t>
      </w:r>
    </w:p>
  </w:comment>
  <w:comment w:id="1124" w:author="Windows User" w:date="2015-08-24T09:30:00Z" w:initials="WU">
    <w:p w:rsidR="0059166B" w:rsidRDefault="0059166B">
      <w:pPr>
        <w:pStyle w:val="CommentText"/>
      </w:pPr>
      <w:r>
        <w:rPr>
          <w:rStyle w:val="CommentReference"/>
        </w:rPr>
        <w:annotationRef/>
      </w:r>
      <w:r>
        <w:t>Or athletes? Or athletic martyrs?</w:t>
      </w:r>
    </w:p>
  </w:comment>
  <w:comment w:id="1125" w:author="Windows User" w:date="2015-08-24T09:30:00Z" w:initials="WU">
    <w:p w:rsidR="0059166B" w:rsidRDefault="0059166B">
      <w:pPr>
        <w:pStyle w:val="CommentText"/>
      </w:pPr>
      <w:r>
        <w:rPr>
          <w:rStyle w:val="CommentReference"/>
        </w:rPr>
        <w:annotationRef/>
      </w:r>
      <w:r>
        <w:t>Or of the martyrs?</w:t>
      </w:r>
    </w:p>
  </w:comment>
  <w:comment w:id="1126" w:author="Windows User" w:date="2015-08-24T09:30:00Z" w:initials="WU">
    <w:p w:rsidR="0059166B" w:rsidRDefault="0059166B">
      <w:pPr>
        <w:pStyle w:val="CommentText"/>
      </w:pPr>
      <w:r>
        <w:rPr>
          <w:rStyle w:val="CommentReference"/>
        </w:rPr>
        <w:annotationRef/>
      </w:r>
      <w:r>
        <w:t>Carries or lifts?</w:t>
      </w:r>
    </w:p>
  </w:comment>
  <w:comment w:id="1127" w:author="Windows User" w:date="2015-08-24T09:30:00Z" w:initials="WU">
    <w:p w:rsidR="0059166B" w:rsidRDefault="0059166B">
      <w:pPr>
        <w:pStyle w:val="CommentText"/>
      </w:pPr>
      <w:r>
        <w:rPr>
          <w:rStyle w:val="CommentReference"/>
        </w:rPr>
        <w:annotationRef/>
      </w:r>
      <w:r>
        <w:t>Churches?</w:t>
      </w:r>
    </w:p>
    <w:p w:rsidR="0059166B" w:rsidRDefault="0059166B">
      <w:pPr>
        <w:pStyle w:val="CommentText"/>
      </w:pPr>
    </w:p>
  </w:comment>
  <w:comment w:id="1128" w:author="Windows User" w:date="2015-08-24T09:30:00Z" w:initials="WU">
    <w:p w:rsidR="0059166B" w:rsidRDefault="0059166B">
      <w:pPr>
        <w:pStyle w:val="CommentText"/>
      </w:pPr>
      <w:r>
        <w:rPr>
          <w:rStyle w:val="CommentReference"/>
        </w:rPr>
        <w:annotationRef/>
      </w:r>
      <w:r>
        <w:t>End?</w:t>
      </w:r>
    </w:p>
  </w:comment>
  <w:comment w:id="1132" w:author="Windows User" w:date="2015-07-16T22:01:00Z" w:initials="WU">
    <w:p w:rsidR="0059166B" w:rsidRDefault="0059166B">
      <w:pPr>
        <w:pStyle w:val="CommentText"/>
      </w:pPr>
      <w:r>
        <w:rPr>
          <w:rStyle w:val="CommentReference"/>
        </w:rPr>
        <w:annotationRef/>
      </w:r>
      <w:r>
        <w:t>Or full stop. You are worthy of the glory,</w:t>
      </w:r>
    </w:p>
  </w:comment>
  <w:comment w:id="1136" w:author="Windows User" w:date="2015-08-24T12:04:00Z" w:initials="WU">
    <w:p w:rsidR="0059166B" w:rsidRDefault="0059166B">
      <w:pPr>
        <w:pStyle w:val="CommentText"/>
      </w:pPr>
      <w:r>
        <w:rPr>
          <w:rStyle w:val="CommentReference"/>
        </w:rPr>
        <w:annotationRef/>
      </w:r>
      <w:r>
        <w:t>?</w:t>
      </w:r>
    </w:p>
  </w:comment>
  <w:comment w:id="1137" w:author="Windows User" w:date="2015-08-24T12:17:00Z" w:initials="WU">
    <w:p w:rsidR="0059166B" w:rsidRDefault="0059166B">
      <w:pPr>
        <w:pStyle w:val="CommentText"/>
      </w:pPr>
      <w:r>
        <w:rPr>
          <w:rStyle w:val="CommentReference"/>
        </w:rPr>
        <w:annotationRef/>
      </w:r>
      <w:r>
        <w:t>Is? Or will be? Exalted, or highly exalted?</w:t>
      </w:r>
    </w:p>
  </w:comment>
  <w:comment w:id="1138" w:author="Windows User" w:date="2015-07-16T22:13:00Z" w:initials="WU">
    <w:p w:rsidR="0059166B" w:rsidRDefault="0059166B">
      <w:pPr>
        <w:pStyle w:val="CommentText"/>
      </w:pPr>
      <w:r>
        <w:rPr>
          <w:rStyle w:val="CommentReference"/>
        </w:rPr>
        <w:annotationRef/>
      </w:r>
      <w:r>
        <w:t>Bring or offer</w:t>
      </w:r>
    </w:p>
  </w:comment>
  <w:comment w:id="1139" w:author="Windows User" w:date="2015-07-16T22:13:00Z" w:initials="WU">
    <w:p w:rsidR="0059166B" w:rsidRDefault="0059166B">
      <w:pPr>
        <w:pStyle w:val="CommentText"/>
      </w:pPr>
      <w:r>
        <w:rPr>
          <w:rStyle w:val="CommentReference"/>
        </w:rPr>
        <w:annotationRef/>
      </w:r>
      <w:r>
        <w:t>Spelling?</w:t>
      </w:r>
    </w:p>
  </w:comment>
  <w:comment w:id="1143" w:author="Windows User" w:date="2015-08-24T12:22:00Z" w:initials="WU">
    <w:p w:rsidR="0059166B" w:rsidRDefault="0059166B">
      <w:pPr>
        <w:pStyle w:val="CommentText"/>
      </w:pPr>
      <w:r>
        <w:rPr>
          <w:rStyle w:val="CommentReference"/>
        </w:rPr>
        <w:annotationRef/>
      </w:r>
      <w:r>
        <w:t>Name or Holy Name?</w:t>
      </w:r>
    </w:p>
  </w:comment>
  <w:comment w:id="1147" w:author="Windows User" w:date="2015-08-24T12:30:00Z" w:initials="WU">
    <w:p w:rsidR="0059166B" w:rsidRDefault="0059166B">
      <w:pPr>
        <w:pStyle w:val="CommentText"/>
      </w:pPr>
      <w:r>
        <w:rPr>
          <w:rStyle w:val="CommentReference"/>
        </w:rPr>
        <w:annotationRef/>
      </w:r>
      <w:r>
        <w:t>Christ or Jesus Christ?</w:t>
      </w:r>
    </w:p>
  </w:comment>
  <w:comment w:id="1151" w:author="Windows User" w:date="2015-08-24T12:34:00Z" w:initials="WU">
    <w:p w:rsidR="0059166B" w:rsidRDefault="0059166B">
      <w:pPr>
        <w:pStyle w:val="CommentText"/>
      </w:pPr>
      <w:r>
        <w:rPr>
          <w:rStyle w:val="CommentReference"/>
        </w:rPr>
        <w:annotationRef/>
      </w:r>
      <w:r>
        <w:t>Name or Holy Name?</w:t>
      </w:r>
    </w:p>
  </w:comment>
  <w:comment w:id="1152" w:author="Windows User" w:date="2015-08-24T12:34:00Z" w:initials="WU">
    <w:p w:rsidR="0059166B" w:rsidRDefault="0059166B">
      <w:pPr>
        <w:pStyle w:val="CommentText"/>
      </w:pPr>
      <w:r>
        <w:rPr>
          <w:rStyle w:val="CommentReference"/>
        </w:rPr>
        <w:annotationRef/>
      </w:r>
      <w:r>
        <w:t>To Him? Or by His might/power?</w:t>
      </w:r>
    </w:p>
  </w:comment>
  <w:comment w:id="1153" w:author="Windows User" w:date="2015-08-24T12:34:00Z" w:initials="WU">
    <w:p w:rsidR="0059166B" w:rsidRDefault="0059166B">
      <w:pPr>
        <w:pStyle w:val="CommentText"/>
      </w:pPr>
      <w:r>
        <w:rPr>
          <w:rStyle w:val="CommentReference"/>
        </w:rPr>
        <w:annotationRef/>
      </w:r>
      <w:r>
        <w:t>Might, or may?</w:t>
      </w:r>
    </w:p>
  </w:comment>
  <w:comment w:id="1154" w:author="Windows User" w:date="2015-08-24T12:34:00Z" w:initials="WU">
    <w:p w:rsidR="0059166B" w:rsidRDefault="0059166B" w:rsidP="00F77A5B">
      <w:pPr>
        <w:pStyle w:val="CommentText"/>
      </w:pPr>
      <w:r>
        <w:rPr>
          <w:rStyle w:val="CommentReference"/>
        </w:rPr>
        <w:annotationRef/>
      </w:r>
      <w:r>
        <w:t>Christ or Jesus Christ?</w:t>
      </w:r>
    </w:p>
  </w:comment>
  <w:comment w:id="1155" w:author="Windows User" w:date="2015-07-17T22:26:00Z" w:initials="WU">
    <w:p w:rsidR="0059166B" w:rsidRDefault="0059166B">
      <w:pPr>
        <w:pStyle w:val="CommentText"/>
      </w:pPr>
      <w:r>
        <w:rPr>
          <w:rStyle w:val="CommentReference"/>
        </w:rPr>
        <w:annotationRef/>
      </w:r>
      <w:r>
        <w:t>Miracles?</w:t>
      </w:r>
    </w:p>
  </w:comment>
  <w:comment w:id="1159" w:author="Windows User" w:date="2015-08-24T12:38:00Z" w:initials="WU">
    <w:p w:rsidR="0059166B" w:rsidRDefault="0059166B">
      <w:pPr>
        <w:pStyle w:val="CommentText"/>
      </w:pPr>
      <w:r>
        <w:rPr>
          <w:rStyle w:val="CommentReference"/>
        </w:rPr>
        <w:annotationRef/>
      </w:r>
      <w:r>
        <w:t>Name or Holy Name?</w:t>
      </w:r>
    </w:p>
  </w:comment>
  <w:comment w:id="1160" w:author="Windows User" w:date="2015-08-24T12:38:00Z" w:initials="WU">
    <w:p w:rsidR="0059166B" w:rsidRDefault="0059166B">
      <w:pPr>
        <w:pStyle w:val="CommentText"/>
      </w:pPr>
      <w:r>
        <w:rPr>
          <w:rStyle w:val="CommentReference"/>
        </w:rPr>
        <w:annotationRef/>
      </w:r>
      <w:r>
        <w:t>To Him? Or by His might/power?</w:t>
      </w:r>
    </w:p>
  </w:comment>
  <w:comment w:id="1161" w:author="Windows User" w:date="2015-08-24T12:38:00Z" w:initials="WU">
    <w:p w:rsidR="0059166B" w:rsidRDefault="0059166B">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710" w:rsidRDefault="00797710" w:rsidP="006D61CA">
      <w:pPr>
        <w:spacing w:after="0" w:line="240" w:lineRule="auto"/>
      </w:pPr>
      <w:r>
        <w:separator/>
      </w:r>
    </w:p>
  </w:endnote>
  <w:endnote w:type="continuationSeparator" w:id="0">
    <w:p w:rsidR="00797710" w:rsidRDefault="0079771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9654EE" w:rsidRDefault="0059166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73C88">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6D61CA" w:rsidRDefault="0059166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73C88">
      <w:rPr>
        <w:noProof/>
        <w:lang w:val="en-US"/>
      </w:rPr>
      <w:t>701</w:t>
    </w:r>
    <w:r w:rsidRPr="006D61CA">
      <w:rPr>
        <w:lang w:val="en-US"/>
      </w:rPr>
      <w:fldChar w:fldCharType="end"/>
    </w:r>
  </w:p>
  <w:p w:rsidR="0059166B" w:rsidRDefault="0059166B"/>
  <w:p w:rsidR="0059166B" w:rsidRDefault="00591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710" w:rsidRDefault="00797710" w:rsidP="006D61CA">
      <w:pPr>
        <w:spacing w:after="0" w:line="240" w:lineRule="auto"/>
      </w:pPr>
      <w:r>
        <w:separator/>
      </w:r>
    </w:p>
  </w:footnote>
  <w:footnote w:type="continuationSeparator" w:id="0">
    <w:p w:rsidR="00797710" w:rsidRDefault="00797710" w:rsidP="006D61CA">
      <w:pPr>
        <w:spacing w:after="0" w:line="240" w:lineRule="auto"/>
      </w:pPr>
      <w:r>
        <w:continuationSeparator/>
      </w:r>
    </w:p>
  </w:footnote>
  <w:footnote w:id="1">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59166B" w:rsidRDefault="0059166B"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59166B" w:rsidRDefault="0059166B"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59166B" w:rsidRDefault="0059166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59166B" w:rsidRDefault="0059166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59166B" w:rsidRDefault="0059166B">
      <w:pPr>
        <w:pStyle w:val="FootnoteText"/>
      </w:pPr>
      <w:r>
        <w:rPr>
          <w:rStyle w:val="FootnoteReference"/>
        </w:rPr>
        <w:footnoteRef/>
      </w:r>
      <w:r>
        <w:t xml:space="preserve"> The alternative, shorter Gospel reading is suppressed in current practice</w:t>
      </w:r>
    </w:p>
  </w:footnote>
  <w:footnote w:id="12">
    <w:p w:rsidR="0059166B" w:rsidRDefault="0059166B">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59166B" w:rsidRDefault="0059166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59166B" w:rsidRPr="004A3E27" w:rsidRDefault="0059166B"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59166B" w:rsidRPr="004A3E27" w:rsidRDefault="0059166B"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59166B" w:rsidRPr="004A3E27" w:rsidRDefault="0059166B"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59166B" w:rsidRPr="004A3E27" w:rsidRDefault="0059166B"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59166B" w:rsidRPr="004A3E27" w:rsidRDefault="0059166B"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59166B" w:rsidRPr="004A3E27" w:rsidRDefault="0059166B"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59166B" w:rsidRPr="004A3E27" w:rsidRDefault="0059166B" w:rsidP="00E54261">
      <w:pPr>
        <w:pStyle w:val="FootnoteText"/>
      </w:pPr>
      <w:r w:rsidRPr="004A3E27">
        <w:rPr>
          <w:rStyle w:val="FootnoteReference"/>
        </w:rPr>
        <w:footnoteRef/>
      </w:r>
      <w:r w:rsidRPr="004A3E27">
        <w:t xml:space="preserve"> Pause a moment and give that a little thought.</w:t>
      </w:r>
    </w:p>
  </w:footnote>
  <w:footnote w:id="23">
    <w:p w:rsidR="0059166B" w:rsidRPr="004A3E27" w:rsidRDefault="0059166B"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59166B" w:rsidRPr="004A3E27" w:rsidRDefault="0059166B"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59166B" w:rsidRPr="004A3E27" w:rsidRDefault="0059166B"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59166B" w:rsidRPr="004A3E27" w:rsidRDefault="0059166B"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59166B" w:rsidRPr="004A3E27" w:rsidRDefault="0059166B" w:rsidP="00E54261">
      <w:pPr>
        <w:pStyle w:val="FootnoteText"/>
      </w:pPr>
      <w:r w:rsidRPr="004A3E27">
        <w:rPr>
          <w:rStyle w:val="FootnoteReference"/>
        </w:rPr>
        <w:footnoteRef/>
      </w:r>
      <w:r w:rsidRPr="004A3E27">
        <w:t xml:space="preserve"> Or: I rest in peace and fall asleep at once.</w:t>
      </w:r>
    </w:p>
  </w:footnote>
  <w:footnote w:id="28">
    <w:p w:rsidR="0059166B" w:rsidRPr="004A3E27" w:rsidRDefault="0059166B" w:rsidP="00E54261">
      <w:pPr>
        <w:pStyle w:val="FootnoteText"/>
      </w:pPr>
      <w:r w:rsidRPr="004A3E27">
        <w:rPr>
          <w:rStyle w:val="FootnoteReference"/>
        </w:rPr>
        <w:footnoteRef/>
      </w:r>
      <w:r w:rsidRPr="004A3E27">
        <w:t xml:space="preserve"> Following the Ethiopian version, which is based on the Septuagint.</w:t>
      </w:r>
    </w:p>
  </w:footnote>
  <w:footnote w:id="29">
    <w:p w:rsidR="0059166B" w:rsidRPr="004A3E27" w:rsidRDefault="0059166B"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59166B" w:rsidRPr="004A3E27" w:rsidRDefault="0059166B" w:rsidP="00E54261">
      <w:pPr>
        <w:pStyle w:val="FootnoteText"/>
      </w:pPr>
      <w:r w:rsidRPr="004A3E27">
        <w:rPr>
          <w:rStyle w:val="FootnoteReference"/>
        </w:rPr>
        <w:footnoteRef/>
      </w:r>
      <w:r w:rsidRPr="004A3E27">
        <w:t xml:space="preserve"> cp. Psalm 37:2; Jeremiah 10:24.</w:t>
      </w:r>
    </w:p>
  </w:footnote>
  <w:footnote w:id="31">
    <w:p w:rsidR="0059166B" w:rsidRPr="004A3E27" w:rsidRDefault="0059166B"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59166B" w:rsidRPr="004A3E27" w:rsidRDefault="0059166B" w:rsidP="00E54261">
      <w:pPr>
        <w:pStyle w:val="FootnoteText"/>
      </w:pPr>
      <w:r w:rsidRPr="004A3E27">
        <w:rPr>
          <w:rStyle w:val="FootnoteReference"/>
        </w:rPr>
        <w:footnoteRef/>
      </w:r>
      <w:r w:rsidRPr="004A3E27">
        <w:t xml:space="preserve"> cp. Mt. 7:23.</w:t>
      </w:r>
    </w:p>
  </w:footnote>
  <w:footnote w:id="33">
    <w:p w:rsidR="0059166B" w:rsidRPr="004A3E27" w:rsidRDefault="0059166B" w:rsidP="00E54261">
      <w:pPr>
        <w:pStyle w:val="FootnoteText"/>
      </w:pPr>
      <w:r w:rsidRPr="004A3E27">
        <w:rPr>
          <w:rStyle w:val="FootnoteReference"/>
        </w:rPr>
        <w:footnoteRef/>
      </w:r>
      <w:r w:rsidRPr="004A3E27">
        <w:t xml:space="preserve"> cp. 1 Pet. 5:8.</w:t>
      </w:r>
    </w:p>
  </w:footnote>
  <w:footnote w:id="34">
    <w:p w:rsidR="0059166B" w:rsidRPr="004A3E27" w:rsidRDefault="0059166B" w:rsidP="00E54261">
      <w:pPr>
        <w:pStyle w:val="FootnoteText"/>
      </w:pPr>
      <w:r w:rsidRPr="004A3E27">
        <w:rPr>
          <w:rStyle w:val="FootnoteReference"/>
        </w:rPr>
        <w:footnoteRef/>
      </w:r>
      <w:r w:rsidRPr="004A3E27">
        <w:t xml:space="preserve"> Empties fall (Ephes. 5:18).</w:t>
      </w:r>
    </w:p>
  </w:footnote>
  <w:footnote w:id="35">
    <w:p w:rsidR="0059166B" w:rsidRPr="004A3E27" w:rsidRDefault="0059166B"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59166B" w:rsidRPr="004A3E27" w:rsidRDefault="0059166B"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59166B" w:rsidRPr="004A3E27" w:rsidRDefault="0059166B" w:rsidP="00E54261">
      <w:pPr>
        <w:pStyle w:val="FootnoteText"/>
      </w:pPr>
      <w:r w:rsidRPr="004A3E27">
        <w:rPr>
          <w:rStyle w:val="FootnoteReference"/>
        </w:rPr>
        <w:footnoteRef/>
      </w:r>
      <w:r w:rsidRPr="004A3E27">
        <w:t xml:space="preserve"> Mt. 21:16.</w:t>
      </w:r>
    </w:p>
  </w:footnote>
  <w:footnote w:id="38">
    <w:p w:rsidR="0059166B" w:rsidRPr="004A3E27" w:rsidRDefault="0059166B"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59166B" w:rsidRPr="004A3E27" w:rsidRDefault="0059166B" w:rsidP="00E54261">
      <w:pPr>
        <w:pStyle w:val="FootnoteText"/>
      </w:pPr>
      <w:r w:rsidRPr="004A3E27">
        <w:rPr>
          <w:rStyle w:val="FootnoteReference"/>
        </w:rPr>
        <w:footnoteRef/>
      </w:r>
      <w:r w:rsidRPr="004A3E27">
        <w:t xml:space="preserve"> Heb. 2:6-8. The Sovereignty of the Son of Man (Messiah).</w:t>
      </w:r>
    </w:p>
  </w:footnote>
  <w:footnote w:id="40">
    <w:p w:rsidR="0059166B" w:rsidRPr="004A3E27" w:rsidRDefault="0059166B"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59166B" w:rsidRPr="004A3E27" w:rsidRDefault="0059166B" w:rsidP="00435BD3">
      <w:pPr>
        <w:pStyle w:val="FootnoteText"/>
      </w:pPr>
    </w:p>
  </w:footnote>
  <w:footnote w:id="41">
    <w:p w:rsidR="0059166B" w:rsidRPr="004A3E27" w:rsidRDefault="0059166B"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59166B" w:rsidRPr="004A3E27" w:rsidRDefault="0059166B"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59166B" w:rsidRPr="004A3E27" w:rsidRDefault="0059166B"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59166B" w:rsidRPr="004A3E27" w:rsidRDefault="0059166B" w:rsidP="00435BD3">
      <w:pPr>
        <w:pStyle w:val="FootnoteText"/>
      </w:pPr>
      <w:r w:rsidRPr="004A3E27">
        <w:rPr>
          <w:rStyle w:val="FootnoteReference"/>
        </w:rPr>
        <w:footnoteRef/>
      </w:r>
      <w:r w:rsidRPr="004A3E27">
        <w:t xml:space="preserve"> cp. 2 Cor. 6:16; 1 Cor. 6:19.</w:t>
      </w:r>
    </w:p>
  </w:footnote>
  <w:footnote w:id="45">
    <w:p w:rsidR="0059166B" w:rsidRPr="004A3E27" w:rsidRDefault="0059166B" w:rsidP="00435BD3">
      <w:pPr>
        <w:pStyle w:val="FootnoteText"/>
      </w:pPr>
      <w:r w:rsidRPr="004A3E27">
        <w:rPr>
          <w:rStyle w:val="FootnoteReference"/>
        </w:rPr>
        <w:footnoteRef/>
      </w:r>
      <w:r w:rsidRPr="004A3E27">
        <w:t xml:space="preserve"> cp. Mt. 10:19, 20; Luke 21:12-19.</w:t>
      </w:r>
    </w:p>
  </w:footnote>
  <w:footnote w:id="46">
    <w:p w:rsidR="0059166B" w:rsidRPr="004A3E27" w:rsidRDefault="0059166B" w:rsidP="00435BD3">
      <w:pPr>
        <w:pStyle w:val="FootnoteText"/>
      </w:pPr>
      <w:r w:rsidRPr="004A3E27">
        <w:rPr>
          <w:rStyle w:val="FootnoteReference"/>
        </w:rPr>
        <w:footnoteRef/>
      </w:r>
      <w:r w:rsidRPr="004A3E27">
        <w:t xml:space="preserve"> Psalm 13 differs only slightly from Psalm 52. cp. Romans 1:20-25.</w:t>
      </w:r>
    </w:p>
  </w:footnote>
  <w:footnote w:id="47">
    <w:p w:rsidR="0059166B" w:rsidRPr="004A3E27" w:rsidRDefault="0059166B"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59166B" w:rsidRPr="004A3E27" w:rsidRDefault="0059166B"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59166B" w:rsidRPr="004A3E27" w:rsidRDefault="0059166B"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59166B" w:rsidRPr="004A3E27" w:rsidRDefault="0059166B"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59166B" w:rsidRPr="004A3E27" w:rsidRDefault="0059166B" w:rsidP="00435BD3">
      <w:pPr>
        <w:pStyle w:val="FootnoteText"/>
      </w:pPr>
      <w:r w:rsidRPr="004A3E27">
        <w:rPr>
          <w:rStyle w:val="FootnoteReference"/>
        </w:rPr>
        <w:footnoteRef/>
      </w:r>
      <w:r w:rsidRPr="004A3E27">
        <w:t xml:space="preserve"> i.e. Hear Christ who intercedes on our behalf (1 Cor. 1:30; Rom. 8: 34).</w:t>
      </w:r>
    </w:p>
  </w:footnote>
  <w:footnote w:id="52">
    <w:p w:rsidR="0059166B" w:rsidRPr="004A3E27" w:rsidRDefault="0059166B" w:rsidP="00435BD3">
      <w:pPr>
        <w:pStyle w:val="FootnoteText"/>
      </w:pPr>
      <w:r w:rsidRPr="004A3E27">
        <w:rPr>
          <w:rStyle w:val="FootnoteReference"/>
        </w:rPr>
        <w:footnoteRef/>
      </w:r>
      <w:r w:rsidRPr="004A3E27">
        <w:t xml:space="preserve"> cp. 2 Tim. 2:3, 12.</w:t>
      </w:r>
    </w:p>
  </w:footnote>
  <w:footnote w:id="53">
    <w:p w:rsidR="0059166B" w:rsidRPr="004A3E27" w:rsidRDefault="0059166B"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59166B" w:rsidRPr="004A3E27" w:rsidRDefault="0059166B"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59166B" w:rsidRPr="004A3E27" w:rsidRDefault="0059166B"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59166B" w:rsidRPr="004A3E27" w:rsidRDefault="0059166B" w:rsidP="00CF35A1">
      <w:pPr>
        <w:pStyle w:val="FootnoteText"/>
      </w:pPr>
      <w:r w:rsidRPr="004A3E27">
        <w:rPr>
          <w:rStyle w:val="FootnoteReference"/>
        </w:rPr>
        <w:footnoteRef/>
      </w:r>
      <w:r w:rsidRPr="004A3E27">
        <w:t xml:space="preserve"> Cp. Acts 2:24.</w:t>
      </w:r>
    </w:p>
  </w:footnote>
  <w:footnote w:id="57">
    <w:p w:rsidR="0059166B" w:rsidRPr="004A3E27" w:rsidRDefault="0059166B" w:rsidP="00CF35A1">
      <w:pPr>
        <w:pStyle w:val="FootnoteText"/>
      </w:pPr>
      <w:r w:rsidRPr="004A3E27">
        <w:rPr>
          <w:rStyle w:val="FootnoteReference"/>
        </w:rPr>
        <w:footnoteRef/>
      </w:r>
      <w:r w:rsidRPr="004A3E27">
        <w:t xml:space="preserve"> cp. Exodus 9:23.</w:t>
      </w:r>
    </w:p>
  </w:footnote>
  <w:footnote w:id="58">
    <w:p w:rsidR="0059166B" w:rsidRPr="004A3E27" w:rsidRDefault="0059166B"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59166B" w:rsidRPr="004A3E27" w:rsidRDefault="0059166B"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59166B" w:rsidRPr="004A3E27" w:rsidRDefault="0059166B" w:rsidP="00CF35A1">
      <w:pPr>
        <w:pStyle w:val="FootnoteText"/>
      </w:pPr>
      <w:r w:rsidRPr="004A3E27">
        <w:rPr>
          <w:rStyle w:val="FootnoteReference"/>
        </w:rPr>
        <w:footnoteRef/>
      </w:r>
      <w:r w:rsidRPr="004A3E27">
        <w:t xml:space="preserve"> cp. Rev. 21:23.</w:t>
      </w:r>
    </w:p>
  </w:footnote>
  <w:footnote w:id="61">
    <w:p w:rsidR="0059166B" w:rsidRPr="004A3E27" w:rsidRDefault="0059166B"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59166B" w:rsidRPr="004A3E27" w:rsidRDefault="0059166B"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59166B" w:rsidRPr="004A3E27" w:rsidRDefault="0059166B" w:rsidP="00CF35A1">
      <w:pPr>
        <w:pStyle w:val="FootnoteText"/>
      </w:pPr>
      <w:r w:rsidRPr="004A3E27">
        <w:rPr>
          <w:rStyle w:val="FootnoteReference"/>
        </w:rPr>
        <w:footnoteRef/>
      </w:r>
      <w:r w:rsidRPr="004A3E27">
        <w:t xml:space="preserve"> Rom. 15:9. Christ in David, Apostles, nations. (cp. Ps. 66:2-6).</w:t>
      </w:r>
    </w:p>
  </w:footnote>
  <w:footnote w:id="64">
    <w:p w:rsidR="0059166B" w:rsidRPr="004A3E27" w:rsidRDefault="0059166B"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59166B" w:rsidRPr="004A3E27" w:rsidRDefault="0059166B" w:rsidP="00CF35A1">
      <w:pPr>
        <w:pStyle w:val="FootnoteText"/>
      </w:pPr>
      <w:r w:rsidRPr="004A3E27">
        <w:rPr>
          <w:rStyle w:val="FootnoteReference"/>
        </w:rPr>
        <w:footnoteRef/>
      </w:r>
      <w:r w:rsidRPr="004A3E27">
        <w:t xml:space="preserve"> Rom. 10:18.</w:t>
      </w:r>
    </w:p>
  </w:footnote>
  <w:footnote w:id="66">
    <w:p w:rsidR="0059166B" w:rsidRPr="004A3E27" w:rsidRDefault="0059166B" w:rsidP="00CF35A1">
      <w:pPr>
        <w:pStyle w:val="FootnoteText"/>
      </w:pPr>
      <w:r w:rsidRPr="004A3E27">
        <w:rPr>
          <w:rStyle w:val="FootnoteReference"/>
        </w:rPr>
        <w:footnoteRef/>
      </w:r>
      <w:r w:rsidRPr="004A3E27">
        <w:t xml:space="preserve"> cp. Ps. 88:38.</w:t>
      </w:r>
    </w:p>
  </w:footnote>
  <w:footnote w:id="67">
    <w:p w:rsidR="0059166B" w:rsidRPr="004A3E27" w:rsidRDefault="0059166B" w:rsidP="00CF35A1">
      <w:pPr>
        <w:pStyle w:val="FootnoteText"/>
      </w:pPr>
      <w:r w:rsidRPr="004A3E27">
        <w:rPr>
          <w:rStyle w:val="FootnoteReference"/>
        </w:rPr>
        <w:footnoteRef/>
      </w:r>
      <w:r w:rsidRPr="004A3E27">
        <w:t xml:space="preserve"> cp. Ps. 118:72.</w:t>
      </w:r>
    </w:p>
  </w:footnote>
  <w:footnote w:id="68">
    <w:p w:rsidR="0059166B" w:rsidRPr="004A3E27" w:rsidRDefault="0059166B"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59166B" w:rsidRPr="004A3E27" w:rsidRDefault="0059166B"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59166B" w:rsidRPr="004A3E27" w:rsidRDefault="0059166B"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59166B" w:rsidRPr="004A3E27" w:rsidRDefault="0059166B"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59166B" w:rsidRPr="004A3E27" w:rsidRDefault="0059166B" w:rsidP="00CF35A1">
      <w:pPr>
        <w:pStyle w:val="FootnoteText"/>
      </w:pPr>
      <w:r w:rsidRPr="004A3E27">
        <w:rPr>
          <w:rStyle w:val="FootnoteReference"/>
        </w:rPr>
        <w:footnoteRef/>
      </w:r>
      <w:r w:rsidRPr="004A3E27">
        <w:t xml:space="preserve"> ‘Christ died that we might live’ (1 Thess. 5:10; 1 Pet. 2:24).</w:t>
      </w:r>
    </w:p>
  </w:footnote>
  <w:footnote w:id="73">
    <w:p w:rsidR="0059166B" w:rsidRPr="004A3E27" w:rsidRDefault="0059166B" w:rsidP="00CF35A1">
      <w:pPr>
        <w:pStyle w:val="FootnoteText"/>
      </w:pPr>
      <w:r w:rsidRPr="004A3E27">
        <w:rPr>
          <w:rStyle w:val="FootnoteReference"/>
        </w:rPr>
        <w:footnoteRef/>
      </w:r>
      <w:r w:rsidRPr="004A3E27">
        <w:t xml:space="preserve"> Dawn is one of Christ’s names (cp. Lk. 1:78; Mal. 4:2).</w:t>
      </w:r>
    </w:p>
  </w:footnote>
  <w:footnote w:id="74">
    <w:p w:rsidR="0059166B" w:rsidRPr="004A3E27" w:rsidRDefault="0059166B"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59166B" w:rsidRPr="004A3E27" w:rsidRDefault="0059166B" w:rsidP="00CF35A1">
      <w:pPr>
        <w:pStyle w:val="FootnoteText"/>
      </w:pPr>
      <w:r w:rsidRPr="004A3E27">
        <w:rPr>
          <w:rStyle w:val="FootnoteReference"/>
        </w:rPr>
        <w:footnoteRef/>
      </w:r>
      <w:r w:rsidRPr="004A3E27">
        <w:t xml:space="preserve"> Mt. 27:39,43; Wis. 2:12-20.</w:t>
      </w:r>
    </w:p>
  </w:footnote>
  <w:footnote w:id="76">
    <w:p w:rsidR="0059166B" w:rsidRPr="004A3E27" w:rsidRDefault="0059166B" w:rsidP="00CF35A1">
      <w:pPr>
        <w:pStyle w:val="FootnoteText"/>
      </w:pPr>
      <w:r w:rsidRPr="004A3E27">
        <w:rPr>
          <w:rStyle w:val="FootnoteReference"/>
        </w:rPr>
        <w:footnoteRef/>
      </w:r>
      <w:r w:rsidRPr="004A3E27">
        <w:t xml:space="preserve"> Lam. 2:16; 3:46.</w:t>
      </w:r>
    </w:p>
  </w:footnote>
  <w:footnote w:id="77">
    <w:p w:rsidR="0059166B" w:rsidRPr="004A3E27" w:rsidRDefault="0059166B" w:rsidP="00CF35A1">
      <w:pPr>
        <w:pStyle w:val="FootnoteText"/>
      </w:pPr>
      <w:r w:rsidRPr="004A3E27">
        <w:rPr>
          <w:rStyle w:val="FootnoteReference"/>
        </w:rPr>
        <w:footnoteRef/>
      </w:r>
      <w:r w:rsidRPr="004A3E27">
        <w:t xml:space="preserve"> Jn. 19:37.</w:t>
      </w:r>
    </w:p>
  </w:footnote>
  <w:footnote w:id="78">
    <w:p w:rsidR="0059166B" w:rsidRPr="004A3E27" w:rsidRDefault="0059166B" w:rsidP="00CF35A1">
      <w:pPr>
        <w:pStyle w:val="FootnoteText"/>
      </w:pPr>
      <w:r w:rsidRPr="004A3E27">
        <w:rPr>
          <w:rStyle w:val="FootnoteReference"/>
        </w:rPr>
        <w:footnoteRef/>
      </w:r>
      <w:r w:rsidRPr="004A3E27">
        <w:t xml:space="preserve"> Jn. 19:24.</w:t>
      </w:r>
    </w:p>
  </w:footnote>
  <w:footnote w:id="79">
    <w:p w:rsidR="0059166B" w:rsidRPr="004A3E27" w:rsidRDefault="0059166B"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59166B" w:rsidRPr="004A3E27" w:rsidRDefault="0059166B" w:rsidP="00CF35A1">
      <w:pPr>
        <w:pStyle w:val="FootnoteText"/>
      </w:pPr>
      <w:r w:rsidRPr="004A3E27">
        <w:rPr>
          <w:rStyle w:val="FootnoteReference"/>
        </w:rPr>
        <w:footnoteRef/>
      </w:r>
      <w:r w:rsidRPr="004A3E27">
        <w:t xml:space="preserve"> Hebrews 2:12.</w:t>
      </w:r>
    </w:p>
  </w:footnote>
  <w:footnote w:id="81">
    <w:p w:rsidR="0059166B" w:rsidRPr="004A3E27" w:rsidRDefault="0059166B"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59166B" w:rsidRPr="004A3E27" w:rsidRDefault="0059166B" w:rsidP="00CF35A1">
      <w:pPr>
        <w:pStyle w:val="FootnoteText"/>
      </w:pPr>
      <w:r w:rsidRPr="004A3E27">
        <w:rPr>
          <w:rStyle w:val="FootnoteReference"/>
        </w:rPr>
        <w:footnoteRef/>
      </w:r>
      <w:r w:rsidRPr="004A3E27">
        <w:t xml:space="preserve"> Romans 3:24-26; John 17:4; 19:30.</w:t>
      </w:r>
    </w:p>
  </w:footnote>
  <w:footnote w:id="83">
    <w:p w:rsidR="0059166B" w:rsidRPr="004A3E27" w:rsidRDefault="0059166B"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59166B" w:rsidRPr="004A3E27" w:rsidRDefault="0059166B" w:rsidP="00CF35A1">
      <w:pPr>
        <w:pStyle w:val="FootnoteText"/>
      </w:pPr>
      <w:r w:rsidRPr="004A3E27">
        <w:rPr>
          <w:rStyle w:val="FootnoteReference"/>
        </w:rPr>
        <w:footnoteRef/>
      </w:r>
      <w:r w:rsidRPr="004A3E27">
        <w:t xml:space="preserve"> cp. Ephes. 5:18.</w:t>
      </w:r>
    </w:p>
  </w:footnote>
  <w:footnote w:id="85">
    <w:p w:rsidR="0059166B" w:rsidRPr="004A3E27" w:rsidRDefault="0059166B" w:rsidP="00CF35A1">
      <w:pPr>
        <w:pStyle w:val="FootnoteText"/>
      </w:pPr>
      <w:r w:rsidRPr="004A3E27">
        <w:rPr>
          <w:rStyle w:val="FootnoteReference"/>
        </w:rPr>
        <w:footnoteRef/>
      </w:r>
      <w:r w:rsidRPr="004A3E27">
        <w:t xml:space="preserve"> cp. Ps. 26:4.</w:t>
      </w:r>
    </w:p>
  </w:footnote>
  <w:footnote w:id="86">
    <w:p w:rsidR="0059166B" w:rsidRPr="004A3E27" w:rsidRDefault="0059166B" w:rsidP="00CF35A1">
      <w:pPr>
        <w:pStyle w:val="FootnoteText"/>
      </w:pPr>
      <w:r w:rsidRPr="004A3E27">
        <w:rPr>
          <w:rStyle w:val="FootnoteReference"/>
        </w:rPr>
        <w:footnoteRef/>
      </w:r>
      <w:r w:rsidRPr="004A3E27">
        <w:t xml:space="preserve"> 1 Cor. 10:26-28; cp. Psalm 49:12.</w:t>
      </w:r>
    </w:p>
  </w:footnote>
  <w:footnote w:id="87">
    <w:p w:rsidR="0059166B" w:rsidRPr="004A3E27" w:rsidRDefault="0059166B" w:rsidP="00CF35A1">
      <w:pPr>
        <w:pStyle w:val="FootnoteText"/>
      </w:pPr>
      <w:r w:rsidRPr="004A3E27">
        <w:rPr>
          <w:rStyle w:val="FootnoteReference"/>
        </w:rPr>
        <w:footnoteRef/>
      </w:r>
      <w:r w:rsidRPr="004A3E27">
        <w:t xml:space="preserve"> Is. 2:2; Dan. 2:35; 1 Cor. 10:4.</w:t>
      </w:r>
    </w:p>
  </w:footnote>
  <w:footnote w:id="88">
    <w:p w:rsidR="0059166B" w:rsidRPr="004A3E27" w:rsidRDefault="0059166B"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59166B" w:rsidRPr="004A3E27" w:rsidRDefault="0059166B"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59166B" w:rsidRPr="004A3E27" w:rsidRDefault="0059166B"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59166B" w:rsidRPr="004A3E27" w:rsidRDefault="0059166B"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59166B" w:rsidRPr="004A3E27" w:rsidRDefault="0059166B"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59166B" w:rsidRPr="004A3E27" w:rsidRDefault="0059166B"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59166B" w:rsidRPr="004A3E27" w:rsidRDefault="0059166B"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59166B" w:rsidRPr="004A3E27" w:rsidRDefault="0059166B"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59166B" w:rsidRPr="004A3E27" w:rsidRDefault="0059166B" w:rsidP="002D71F0">
      <w:pPr>
        <w:pStyle w:val="FootnoteText"/>
      </w:pPr>
      <w:r w:rsidRPr="004A3E27">
        <w:rPr>
          <w:rStyle w:val="FootnoteReference"/>
        </w:rPr>
        <w:footnoteRef/>
      </w:r>
      <w:r w:rsidRPr="004A3E27">
        <w:t xml:space="preserve"> churches: assemblies, gatherings, congregations (not buildings).</w:t>
      </w:r>
    </w:p>
  </w:footnote>
  <w:footnote w:id="97">
    <w:p w:rsidR="0059166B" w:rsidRPr="004A3E27" w:rsidRDefault="0059166B"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59166B" w:rsidRPr="004A3E27" w:rsidRDefault="0059166B"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59166B" w:rsidRPr="004A3E27" w:rsidRDefault="0059166B" w:rsidP="002D71F0">
      <w:pPr>
        <w:pStyle w:val="FootnoteText"/>
      </w:pPr>
      <w:r w:rsidRPr="004A3E27">
        <w:tab/>
        <w:t>‘No sweeter fragrance than to follow Christ,</w:t>
      </w:r>
    </w:p>
    <w:p w:rsidR="0059166B" w:rsidRPr="004A3E27" w:rsidRDefault="0059166B" w:rsidP="002D71F0">
      <w:pPr>
        <w:pStyle w:val="FootnoteText"/>
      </w:pPr>
      <w:r w:rsidRPr="004A3E27">
        <w:tab/>
        <w:t>when man makes offerings of a holy life,</w:t>
      </w:r>
    </w:p>
    <w:p w:rsidR="0059166B" w:rsidRPr="004A3E27" w:rsidRDefault="0059166B" w:rsidP="002D71F0">
      <w:pPr>
        <w:pStyle w:val="FootnoteText"/>
      </w:pPr>
      <w:r w:rsidRPr="004A3E27">
        <w:tab/>
        <w:t>and offers golden deeds in sacrifice’ (St. Prosper).</w:t>
      </w:r>
    </w:p>
  </w:footnote>
  <w:footnote w:id="99">
    <w:p w:rsidR="0059166B" w:rsidRPr="004A3E27" w:rsidRDefault="0059166B" w:rsidP="002D71F0">
      <w:pPr>
        <w:pStyle w:val="FootnoteText"/>
      </w:pPr>
      <w:r w:rsidRPr="004A3E27">
        <w:rPr>
          <w:rStyle w:val="FootnoteReference"/>
        </w:rPr>
        <w:footnoteRef/>
      </w:r>
      <w:r w:rsidRPr="004A3E27">
        <w:t xml:space="preserve"> cp. Psalm 21:11.</w:t>
      </w:r>
    </w:p>
  </w:footnote>
  <w:footnote w:id="100">
    <w:p w:rsidR="0059166B" w:rsidRPr="004A3E27" w:rsidRDefault="0059166B" w:rsidP="002D71F0">
      <w:pPr>
        <w:pStyle w:val="FootnoteText"/>
      </w:pPr>
      <w:r w:rsidRPr="004A3E27">
        <w:rPr>
          <w:rStyle w:val="FootnoteReference"/>
        </w:rPr>
        <w:footnoteRef/>
      </w:r>
      <w:r w:rsidRPr="004A3E27">
        <w:t xml:space="preserve"> cp. Isaiah 5:12.</w:t>
      </w:r>
    </w:p>
  </w:footnote>
  <w:footnote w:id="101">
    <w:p w:rsidR="0059166B" w:rsidRPr="004A3E27" w:rsidRDefault="0059166B" w:rsidP="002D71F0">
      <w:pPr>
        <w:pStyle w:val="FootnoteText"/>
      </w:pPr>
      <w:r w:rsidRPr="004A3E27">
        <w:rPr>
          <w:rStyle w:val="FootnoteReference"/>
        </w:rPr>
        <w:footnoteRef/>
      </w:r>
      <w:r w:rsidRPr="004A3E27">
        <w:t xml:space="preserve"> Cp. Isaiah 40:11; John 10:11.</w:t>
      </w:r>
    </w:p>
  </w:footnote>
  <w:footnote w:id="102">
    <w:p w:rsidR="0059166B" w:rsidRPr="004A3E27" w:rsidRDefault="0059166B" w:rsidP="002D71F0">
      <w:pPr>
        <w:pStyle w:val="FootnoteText"/>
      </w:pPr>
      <w:r w:rsidRPr="004A3E27">
        <w:rPr>
          <w:rStyle w:val="FootnoteReference"/>
        </w:rPr>
        <w:footnoteRef/>
      </w:r>
      <w:r w:rsidRPr="004A3E27">
        <w:t xml:space="preserve"> Cp. Exodus 9:23. In thunderstorms deer often cast their young.</w:t>
      </w:r>
    </w:p>
  </w:footnote>
  <w:footnote w:id="103">
    <w:p w:rsidR="0059166B" w:rsidRPr="004A3E27" w:rsidRDefault="0059166B"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59166B" w:rsidRPr="004A3E27" w:rsidRDefault="0059166B"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59166B" w:rsidRPr="004A3E27" w:rsidRDefault="0059166B"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59166B" w:rsidRPr="004A3E27" w:rsidRDefault="0059166B" w:rsidP="002D71F0">
      <w:pPr>
        <w:pStyle w:val="FootnoteText"/>
      </w:pPr>
      <w:r w:rsidRPr="004A3E27">
        <w:rPr>
          <w:rStyle w:val="FootnoteReference"/>
        </w:rPr>
        <w:footnoteRef/>
      </w:r>
      <w:r w:rsidRPr="004A3E27">
        <w:t xml:space="preserve"> Blood signifies death (cp. Lev. 17:14).</w:t>
      </w:r>
    </w:p>
  </w:footnote>
  <w:footnote w:id="107">
    <w:p w:rsidR="0059166B" w:rsidRPr="004A3E27" w:rsidRDefault="0059166B"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59166B" w:rsidRPr="004A3E27" w:rsidRDefault="0059166B"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59166B" w:rsidRPr="004A3E27" w:rsidRDefault="0059166B" w:rsidP="002D71F0">
      <w:pPr>
        <w:pStyle w:val="FootnoteText"/>
      </w:pPr>
      <w:r w:rsidRPr="004A3E27">
        <w:rPr>
          <w:rStyle w:val="FootnoteReference"/>
        </w:rPr>
        <w:footnoteRef/>
      </w:r>
      <w:r w:rsidRPr="004A3E27">
        <w:t xml:space="preserve"> Luke 23:46.</w:t>
      </w:r>
    </w:p>
  </w:footnote>
  <w:footnote w:id="110">
    <w:p w:rsidR="0059166B" w:rsidRPr="004A3E27" w:rsidRDefault="0059166B"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59166B" w:rsidRPr="004A3E27" w:rsidRDefault="0059166B"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59166B" w:rsidRPr="004A3E27" w:rsidRDefault="0059166B"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59166B" w:rsidRPr="004A3E27" w:rsidRDefault="0059166B"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59166B" w:rsidRPr="004A3E27" w:rsidRDefault="0059166B"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59166B" w:rsidRPr="004A3E27" w:rsidRDefault="0059166B"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59166B" w:rsidRPr="004A3E27" w:rsidRDefault="0059166B"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59166B" w:rsidRPr="004A3E27" w:rsidRDefault="0059166B"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59166B" w:rsidRPr="004A3E27" w:rsidRDefault="0059166B"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59166B" w:rsidRPr="004A3E27" w:rsidRDefault="0059166B" w:rsidP="00950468">
      <w:pPr>
        <w:pStyle w:val="FootnoteText"/>
      </w:pPr>
      <w:r w:rsidRPr="004A3E27">
        <w:rPr>
          <w:rStyle w:val="FootnoteReference"/>
        </w:rPr>
        <w:footnoteRef/>
      </w:r>
      <w:r w:rsidRPr="004A3E27">
        <w:t xml:space="preserve"> Naturally and spiritually (Jn. 3:3-6).</w:t>
      </w:r>
    </w:p>
  </w:footnote>
  <w:footnote w:id="120">
    <w:p w:rsidR="0059166B" w:rsidRPr="004A3E27" w:rsidRDefault="0059166B"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59166B" w:rsidRPr="004A3E27" w:rsidRDefault="0059166B" w:rsidP="00950468">
      <w:pPr>
        <w:pStyle w:val="FootnoteText"/>
      </w:pPr>
      <w:r w:rsidRPr="004A3E27">
        <w:rPr>
          <w:rStyle w:val="FootnoteReference"/>
        </w:rPr>
        <w:footnoteRef/>
      </w:r>
      <w:r w:rsidRPr="004A3E27">
        <w:t xml:space="preserve"> ‘The land of the living.’</w:t>
      </w:r>
    </w:p>
  </w:footnote>
  <w:footnote w:id="122">
    <w:p w:rsidR="0059166B" w:rsidRPr="004A3E27" w:rsidRDefault="0059166B"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59166B" w:rsidRPr="004A3E27" w:rsidRDefault="0059166B" w:rsidP="00950468">
      <w:pPr>
        <w:pStyle w:val="FootnoteText"/>
      </w:pPr>
      <w:r w:rsidRPr="004A3E27">
        <w:rPr>
          <w:rStyle w:val="FootnoteReference"/>
        </w:rPr>
        <w:footnoteRef/>
      </w:r>
      <w:r w:rsidRPr="004A3E27">
        <w:t xml:space="preserve"> John 19:1; Mt. 27:26.</w:t>
      </w:r>
    </w:p>
  </w:footnote>
  <w:footnote w:id="124">
    <w:p w:rsidR="0059166B" w:rsidRPr="004A3E27" w:rsidRDefault="0059166B" w:rsidP="00950468">
      <w:pPr>
        <w:pStyle w:val="FootnoteText"/>
      </w:pPr>
      <w:r w:rsidRPr="004A3E27">
        <w:rPr>
          <w:rStyle w:val="FootnoteReference"/>
        </w:rPr>
        <w:footnoteRef/>
      </w:r>
      <w:r w:rsidRPr="004A3E27">
        <w:t xml:space="preserve"> cp. Psalm 21:21.</w:t>
      </w:r>
    </w:p>
  </w:footnote>
  <w:footnote w:id="125">
    <w:p w:rsidR="0059166B" w:rsidRPr="004A3E27" w:rsidRDefault="0059166B" w:rsidP="00950468">
      <w:pPr>
        <w:pStyle w:val="FootnoteText"/>
      </w:pPr>
      <w:r w:rsidRPr="004A3E27">
        <w:rPr>
          <w:rStyle w:val="FootnoteReference"/>
        </w:rPr>
        <w:footnoteRef/>
      </w:r>
      <w:r w:rsidRPr="004A3E27">
        <w:t xml:space="preserve"> cp. John 15:25.</w:t>
      </w:r>
    </w:p>
  </w:footnote>
  <w:footnote w:id="126">
    <w:p w:rsidR="0059166B" w:rsidRPr="004A3E27" w:rsidRDefault="0059166B" w:rsidP="00950468">
      <w:pPr>
        <w:pStyle w:val="FootnoteText"/>
      </w:pPr>
      <w:r w:rsidRPr="004A3E27">
        <w:rPr>
          <w:rStyle w:val="FootnoteReference"/>
        </w:rPr>
        <w:footnoteRef/>
      </w:r>
      <w:r w:rsidRPr="004A3E27">
        <w:t xml:space="preserve"> cp. Psalm 36:30.</w:t>
      </w:r>
    </w:p>
  </w:footnote>
  <w:footnote w:id="127">
    <w:p w:rsidR="0059166B" w:rsidRPr="004A3E27" w:rsidRDefault="0059166B" w:rsidP="00950468">
      <w:pPr>
        <w:pStyle w:val="FootnoteText"/>
      </w:pPr>
      <w:r w:rsidRPr="004A3E27">
        <w:rPr>
          <w:rStyle w:val="FootnoteReference"/>
        </w:rPr>
        <w:footnoteRef/>
      </w:r>
      <w:r w:rsidRPr="004A3E27">
        <w:t xml:space="preserve"> cp. Psalm 109:7.</w:t>
      </w:r>
    </w:p>
  </w:footnote>
  <w:footnote w:id="128">
    <w:p w:rsidR="0059166B" w:rsidRPr="004A3E27" w:rsidRDefault="0059166B"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59166B" w:rsidRPr="004A3E27" w:rsidRDefault="0059166B" w:rsidP="00950468">
      <w:pPr>
        <w:pStyle w:val="FootnoteText"/>
      </w:pPr>
      <w:r w:rsidRPr="004A3E27">
        <w:rPr>
          <w:rStyle w:val="FootnoteReference"/>
        </w:rPr>
        <w:footnoteRef/>
      </w:r>
      <w:r w:rsidRPr="004A3E27">
        <w:t xml:space="preserve"> ‘The Prophet asks to be free from passion’ (St. Athanasius).</w:t>
      </w:r>
    </w:p>
  </w:footnote>
  <w:footnote w:id="130">
    <w:p w:rsidR="0059166B" w:rsidRPr="004A3E27" w:rsidRDefault="0059166B" w:rsidP="00950468">
      <w:pPr>
        <w:pStyle w:val="FootnoteText"/>
      </w:pPr>
      <w:r w:rsidRPr="004A3E27">
        <w:rPr>
          <w:rStyle w:val="FootnoteReference"/>
        </w:rPr>
        <w:footnoteRef/>
      </w:r>
      <w:r w:rsidRPr="004A3E27">
        <w:t xml:space="preserve"> Prov. 24:19.</w:t>
      </w:r>
    </w:p>
  </w:footnote>
  <w:footnote w:id="131">
    <w:p w:rsidR="0059166B" w:rsidRPr="004A3E27" w:rsidRDefault="0059166B"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59166B" w:rsidRPr="004A3E27" w:rsidRDefault="0059166B"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59166B" w:rsidRPr="004A3E27" w:rsidRDefault="0059166B"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59166B" w:rsidRPr="004A3E27" w:rsidRDefault="0059166B"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59166B" w:rsidRPr="004A3E27" w:rsidRDefault="0059166B"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59166B" w:rsidRPr="004A3E27" w:rsidRDefault="0059166B"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59166B" w:rsidRPr="004A3E27" w:rsidRDefault="0059166B"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59166B" w:rsidRPr="004A3E27" w:rsidRDefault="0059166B" w:rsidP="00950468">
      <w:pPr>
        <w:pStyle w:val="FootnoteText"/>
      </w:pPr>
      <w:r w:rsidRPr="004A3E27">
        <w:rPr>
          <w:rStyle w:val="FootnoteReference"/>
        </w:rPr>
        <w:footnoteRef/>
      </w:r>
      <w:r w:rsidRPr="004A3E27">
        <w:t xml:space="preserve"> Compare Ps. 36:1, 37 with Proverbs 24: 19-20 (RSV) and Mt. 5:5-9.</w:t>
      </w:r>
    </w:p>
  </w:footnote>
  <w:footnote w:id="139">
    <w:p w:rsidR="0059166B" w:rsidRPr="004A3E27" w:rsidRDefault="0059166B" w:rsidP="00950468">
      <w:pPr>
        <w:pStyle w:val="FootnoteText"/>
      </w:pPr>
      <w:r w:rsidRPr="004A3E27">
        <w:rPr>
          <w:rStyle w:val="FootnoteReference"/>
        </w:rPr>
        <w:footnoteRef/>
      </w:r>
      <w:r w:rsidRPr="004A3E27">
        <w:t xml:space="preserve"> cp. Heb. 12:5-13. Psalm 6:2 is identical with 37:2.</w:t>
      </w:r>
    </w:p>
  </w:footnote>
  <w:footnote w:id="140">
    <w:p w:rsidR="0059166B" w:rsidRPr="004A3E27" w:rsidRDefault="0059166B" w:rsidP="00950468">
      <w:pPr>
        <w:pStyle w:val="FootnoteText"/>
      </w:pPr>
      <w:r w:rsidRPr="004A3E27">
        <w:rPr>
          <w:rStyle w:val="FootnoteReference"/>
        </w:rPr>
        <w:footnoteRef/>
      </w:r>
      <w:r w:rsidRPr="004A3E27">
        <w:t xml:space="preserve"> cp. Mt. 19:20. ‘One thing you lack’ (Mk. 10:21).</w:t>
      </w:r>
    </w:p>
  </w:footnote>
  <w:footnote w:id="141">
    <w:p w:rsidR="0059166B" w:rsidRPr="004A3E27" w:rsidRDefault="0059166B"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59166B" w:rsidRPr="004A3E27" w:rsidRDefault="0059166B"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59166B" w:rsidRPr="004A3E27" w:rsidRDefault="0059166B" w:rsidP="00950468">
      <w:pPr>
        <w:pStyle w:val="FootnoteText"/>
      </w:pPr>
      <w:r w:rsidRPr="004A3E27">
        <w:rPr>
          <w:rStyle w:val="FootnoteReference"/>
        </w:rPr>
        <w:footnoteRef/>
      </w:r>
      <w:r w:rsidRPr="004A3E27">
        <w:t xml:space="preserve"> cp. 1 Sam. 15:22. Love shown in obedience is the true sacrifice.</w:t>
      </w:r>
    </w:p>
  </w:footnote>
  <w:footnote w:id="144">
    <w:p w:rsidR="0059166B" w:rsidRPr="004A3E27" w:rsidRDefault="0059166B"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59166B" w:rsidRPr="004A3E27" w:rsidRDefault="0059166B" w:rsidP="00950468">
      <w:pPr>
        <w:pStyle w:val="FootnoteText"/>
      </w:pPr>
      <w:r w:rsidRPr="004A3E27">
        <w:rPr>
          <w:rStyle w:val="FootnoteReference"/>
        </w:rPr>
        <w:footnoteRef/>
      </w:r>
      <w:r w:rsidRPr="004A3E27">
        <w:t xml:space="preserve"> The great universal Church (cp. St. Athanasius).</w:t>
      </w:r>
    </w:p>
  </w:footnote>
  <w:footnote w:id="146">
    <w:p w:rsidR="0059166B" w:rsidRPr="004A3E27" w:rsidRDefault="0059166B" w:rsidP="00950468">
      <w:pPr>
        <w:pStyle w:val="FootnoteText"/>
      </w:pPr>
      <w:r w:rsidRPr="004A3E27">
        <w:rPr>
          <w:rStyle w:val="FootnoteReference"/>
        </w:rPr>
        <w:footnoteRef/>
      </w:r>
      <w:r w:rsidRPr="004A3E27">
        <w:t xml:space="preserve"> John 13:30.</w:t>
      </w:r>
    </w:p>
  </w:footnote>
  <w:footnote w:id="147">
    <w:p w:rsidR="0059166B" w:rsidRPr="004A3E27" w:rsidRDefault="0059166B"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59166B" w:rsidRPr="004A3E27" w:rsidRDefault="0059166B"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59166B" w:rsidRPr="004A3E27" w:rsidRDefault="0059166B" w:rsidP="00950468">
      <w:pPr>
        <w:pStyle w:val="FootnoteText"/>
      </w:pPr>
      <w:r w:rsidRPr="004A3E27">
        <w:rPr>
          <w:rStyle w:val="FootnoteReference"/>
        </w:rPr>
        <w:footnoteRef/>
      </w:r>
      <w:r w:rsidRPr="004A3E27">
        <w:t xml:space="preserve"> With the Gospel of forgiveness (1 Sam. 24:17-20; Lk. 23:34).</w:t>
      </w:r>
    </w:p>
  </w:footnote>
  <w:footnote w:id="150">
    <w:p w:rsidR="0059166B" w:rsidRPr="004A3E27" w:rsidRDefault="0059166B"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59166B" w:rsidRPr="004A3E27" w:rsidRDefault="0059166B"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59166B" w:rsidRPr="004A3E27" w:rsidRDefault="0059166B"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59166B" w:rsidRPr="004A3E27" w:rsidRDefault="0059166B"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59166B" w:rsidRPr="004A3E27" w:rsidRDefault="0059166B"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59166B" w:rsidRPr="004A3E27" w:rsidRDefault="0059166B"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59166B" w:rsidRPr="004A3E27" w:rsidRDefault="0059166B" w:rsidP="00950468">
      <w:pPr>
        <w:pStyle w:val="FootnoteText"/>
      </w:pPr>
      <w:r w:rsidRPr="004A3E27">
        <w:rPr>
          <w:rStyle w:val="FootnoteReference"/>
        </w:rPr>
        <w:footnoteRef/>
      </w:r>
      <w:r w:rsidRPr="004A3E27">
        <w:t xml:space="preserve"> cp. Rev. 19:11-16.</w:t>
      </w:r>
    </w:p>
  </w:footnote>
  <w:footnote w:id="157">
    <w:p w:rsidR="0059166B" w:rsidRPr="004A3E27" w:rsidRDefault="0059166B"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59166B" w:rsidRPr="004A3E27" w:rsidRDefault="0059166B"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59166B" w:rsidRPr="004A3E27" w:rsidRDefault="0059166B"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59166B" w:rsidRPr="004A3E27" w:rsidRDefault="0059166B" w:rsidP="00950468">
      <w:pPr>
        <w:pStyle w:val="FootnoteText"/>
      </w:pPr>
      <w:r w:rsidRPr="004A3E27">
        <w:rPr>
          <w:rStyle w:val="FootnoteReference"/>
        </w:rPr>
        <w:footnoteRef/>
      </w:r>
      <w:r w:rsidRPr="004A3E27">
        <w:t xml:space="preserve"> Rev. 22:1.</w:t>
      </w:r>
    </w:p>
  </w:footnote>
  <w:footnote w:id="161">
    <w:p w:rsidR="0059166B" w:rsidRPr="004A3E27" w:rsidRDefault="0059166B"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59166B" w:rsidRPr="004A3E27" w:rsidRDefault="0059166B" w:rsidP="00950468">
      <w:pPr>
        <w:pStyle w:val="FootnoteText"/>
      </w:pPr>
      <w:r w:rsidRPr="004A3E27">
        <w:rPr>
          <w:rStyle w:val="FootnoteReference"/>
        </w:rPr>
        <w:footnoteRef/>
      </w:r>
      <w:r w:rsidRPr="004A3E27">
        <w:t xml:space="preserve"> cp. 75:4; Is. 2:4; 11:9; 65:25; Hos. 2:18; Zac. 9:10.</w:t>
      </w:r>
    </w:p>
  </w:footnote>
  <w:footnote w:id="163">
    <w:p w:rsidR="0059166B" w:rsidRPr="004A3E27" w:rsidRDefault="0059166B"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59166B" w:rsidRPr="004A3E27" w:rsidRDefault="0059166B"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59166B" w:rsidRPr="004A3E27" w:rsidRDefault="0059166B" w:rsidP="00A6346F">
      <w:pPr>
        <w:pStyle w:val="FootnoteText"/>
      </w:pPr>
      <w:r w:rsidRPr="004A3E27">
        <w:rPr>
          <w:rStyle w:val="FootnoteReference"/>
        </w:rPr>
        <w:footnoteRef/>
      </w:r>
      <w:r w:rsidRPr="004A3E27">
        <w:t xml:space="preserve"> Cp. Heb. 12:28,29; Deut. 4:24; 9:3; 10:17-21; Neh. 1:5; Zeph. 2:11.</w:t>
      </w:r>
    </w:p>
  </w:footnote>
  <w:footnote w:id="166">
    <w:p w:rsidR="0059166B" w:rsidRPr="004A3E27" w:rsidRDefault="0059166B" w:rsidP="00A6346F">
      <w:pPr>
        <w:pStyle w:val="FootnoteText"/>
      </w:pPr>
      <w:r w:rsidRPr="004A3E27">
        <w:rPr>
          <w:rStyle w:val="FootnoteReference"/>
        </w:rPr>
        <w:footnoteRef/>
      </w:r>
      <w:r w:rsidRPr="004A3E27">
        <w:t xml:space="preserve"> Cp. Ex. 15:17; Is. 58:14: I Pet. 1:4.</w:t>
      </w:r>
    </w:p>
  </w:footnote>
  <w:footnote w:id="167">
    <w:p w:rsidR="0059166B" w:rsidRPr="004A3E27" w:rsidRDefault="0059166B"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59166B" w:rsidRPr="004A3E27" w:rsidRDefault="0059166B" w:rsidP="00A6346F">
      <w:pPr>
        <w:pStyle w:val="FootnoteText"/>
      </w:pPr>
      <w:r w:rsidRPr="004A3E27">
        <w:rPr>
          <w:rStyle w:val="FootnoteReference"/>
        </w:rPr>
        <w:footnoteRef/>
      </w:r>
      <w:r w:rsidRPr="004A3E27">
        <w:t xml:space="preserve"> ‘Jerusalem is the city of the great King’ (Mt. 5:35). cp. Lam. 2:15.</w:t>
      </w:r>
    </w:p>
  </w:footnote>
  <w:footnote w:id="169">
    <w:p w:rsidR="0059166B" w:rsidRPr="004A3E27" w:rsidRDefault="0059166B"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59166B" w:rsidRPr="004A3E27" w:rsidRDefault="0059166B"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59166B" w:rsidRPr="004A3E27" w:rsidRDefault="0059166B"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59166B" w:rsidRPr="004A3E27" w:rsidRDefault="0059166B"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59166B" w:rsidRPr="004A3E27" w:rsidRDefault="0059166B"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59166B" w:rsidRPr="004A3E27" w:rsidRDefault="0059166B"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59166B" w:rsidRPr="004A3E27" w:rsidRDefault="0059166B"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59166B" w:rsidRPr="004A3E27" w:rsidRDefault="0059166B" w:rsidP="00A6346F">
      <w:pPr>
        <w:pStyle w:val="FootnoteText"/>
      </w:pPr>
      <w:r w:rsidRPr="004A3E27">
        <w:rPr>
          <w:rStyle w:val="FootnoteReference"/>
        </w:rPr>
        <w:footnoteRef/>
      </w:r>
      <w:r w:rsidRPr="004A3E27">
        <w:t xml:space="preserve"> Exodus 12:22; John 19:29; Hebrews 9:19.</w:t>
      </w:r>
    </w:p>
  </w:footnote>
  <w:footnote w:id="177">
    <w:p w:rsidR="0059166B" w:rsidRPr="004A3E27" w:rsidRDefault="0059166B"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59166B" w:rsidRPr="004A3E27" w:rsidRDefault="0059166B"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59166B" w:rsidRPr="004A3E27" w:rsidRDefault="0059166B"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59166B" w:rsidRPr="004A3E27" w:rsidRDefault="0059166B" w:rsidP="00A6346F">
      <w:pPr>
        <w:pStyle w:val="FootnoteText"/>
      </w:pPr>
      <w:r w:rsidRPr="004A3E27">
        <w:rPr>
          <w:rStyle w:val="FootnoteReference"/>
        </w:rPr>
        <w:footnoteRef/>
      </w:r>
      <w:r w:rsidRPr="004A3E27">
        <w:t xml:space="preserve"> Lk. 10:18; 2 Thess. 1:6.</w:t>
      </w:r>
    </w:p>
  </w:footnote>
  <w:footnote w:id="181">
    <w:p w:rsidR="0059166B" w:rsidRPr="004A3E27" w:rsidRDefault="0059166B"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59166B" w:rsidRPr="004A3E27" w:rsidRDefault="0059166B" w:rsidP="00A6346F">
      <w:pPr>
        <w:pStyle w:val="FootnoteText"/>
      </w:pPr>
      <w:r w:rsidRPr="004A3E27">
        <w:rPr>
          <w:rStyle w:val="FootnoteReference"/>
        </w:rPr>
        <w:footnoteRef/>
      </w:r>
      <w:r w:rsidRPr="004A3E27">
        <w:t xml:space="preserve"> cp. 1 Peter 5:7.</w:t>
      </w:r>
    </w:p>
  </w:footnote>
  <w:footnote w:id="183">
    <w:p w:rsidR="0059166B" w:rsidRPr="004A3E27" w:rsidRDefault="0059166B" w:rsidP="009E7111">
      <w:pPr>
        <w:pStyle w:val="FootnoteText"/>
      </w:pPr>
      <w:r w:rsidRPr="004A3E27">
        <w:rPr>
          <w:rStyle w:val="FootnoteReference"/>
        </w:rPr>
        <w:footnoteRef/>
      </w:r>
      <w:r w:rsidRPr="004A3E27">
        <w:t xml:space="preserve"> cp. Ephes 6:12; 1 Tim 4:1; Rev. 16:14.</w:t>
      </w:r>
    </w:p>
  </w:footnote>
  <w:footnote w:id="184">
    <w:p w:rsidR="0059166B" w:rsidRPr="004A3E27" w:rsidRDefault="0059166B"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59166B" w:rsidRPr="004A3E27" w:rsidRDefault="0059166B"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59166B" w:rsidRPr="004A3E27" w:rsidRDefault="0059166B"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59166B" w:rsidRPr="004A3E27" w:rsidRDefault="0059166B" w:rsidP="009E7111">
      <w:pPr>
        <w:pStyle w:val="FootnoteText"/>
      </w:pPr>
      <w:r w:rsidRPr="004A3E27">
        <w:rPr>
          <w:rStyle w:val="FootnoteReference"/>
        </w:rPr>
        <w:footnoteRef/>
      </w:r>
      <w:r w:rsidRPr="004A3E27">
        <w:t xml:space="preserve"> Verses 8-12 are repeated almost verbatim in Ps. 107:2-6.</w:t>
      </w:r>
    </w:p>
  </w:footnote>
  <w:footnote w:id="188">
    <w:p w:rsidR="0059166B" w:rsidRPr="004A3E27" w:rsidRDefault="0059166B" w:rsidP="009E7111">
      <w:pPr>
        <w:pStyle w:val="FootnoteText"/>
      </w:pPr>
      <w:r w:rsidRPr="004A3E27">
        <w:rPr>
          <w:rStyle w:val="FootnoteReference"/>
        </w:rPr>
        <w:footnoteRef/>
      </w:r>
      <w:r w:rsidRPr="004A3E27">
        <w:t xml:space="preserve"> Mercy: love (Luke 10:37).</w:t>
      </w:r>
    </w:p>
  </w:footnote>
  <w:footnote w:id="189">
    <w:p w:rsidR="0059166B" w:rsidRPr="004A3E27" w:rsidRDefault="0059166B"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59166B" w:rsidRPr="004A3E27" w:rsidRDefault="0059166B" w:rsidP="009E7111">
      <w:pPr>
        <w:pStyle w:val="FootnoteText"/>
      </w:pPr>
      <w:r w:rsidRPr="004A3E27">
        <w:rPr>
          <w:rStyle w:val="FootnoteReference"/>
        </w:rPr>
        <w:footnoteRef/>
      </w:r>
      <w:r w:rsidRPr="004A3E27">
        <w:t xml:space="preserve"> Washbowl: i.e. reduced to the most menial servitude.</w:t>
      </w:r>
    </w:p>
  </w:footnote>
  <w:footnote w:id="191">
    <w:p w:rsidR="0059166B" w:rsidRPr="004A3E27" w:rsidRDefault="0059166B"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59166B" w:rsidRPr="004A3E27" w:rsidRDefault="0059166B"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59166B" w:rsidRPr="004A3E27" w:rsidRDefault="0059166B" w:rsidP="009E7111">
      <w:pPr>
        <w:pStyle w:val="FootnoteText"/>
      </w:pPr>
      <w:r w:rsidRPr="004A3E27">
        <w:rPr>
          <w:rStyle w:val="FootnoteReference"/>
        </w:rPr>
        <w:footnoteRef/>
      </w:r>
      <w:r w:rsidRPr="004A3E27">
        <w:t xml:space="preserve"> Cp. Lev. 19:35-37; Deut. 25:13-16; Ezek.45:10; Mic. 6:10,11; Prov. 11:1.</w:t>
      </w:r>
    </w:p>
  </w:footnote>
  <w:footnote w:id="194">
    <w:p w:rsidR="0059166B" w:rsidRPr="004A3E27" w:rsidRDefault="0059166B" w:rsidP="009E7111">
      <w:pPr>
        <w:pStyle w:val="FootnoteText"/>
      </w:pPr>
      <w:r w:rsidRPr="004A3E27">
        <w:rPr>
          <w:rStyle w:val="FootnoteReference"/>
        </w:rPr>
        <w:footnoteRef/>
      </w:r>
      <w:r w:rsidRPr="004A3E27">
        <w:t xml:space="preserve"> Cp. ‘brood of vipers’ (Matt. 12:34; 23:33).</w:t>
      </w:r>
    </w:p>
  </w:footnote>
  <w:footnote w:id="195">
    <w:p w:rsidR="0059166B" w:rsidRPr="004A3E27" w:rsidRDefault="0059166B" w:rsidP="009E7111">
      <w:pPr>
        <w:pStyle w:val="FootnoteText"/>
      </w:pPr>
      <w:r w:rsidRPr="004A3E27">
        <w:rPr>
          <w:rStyle w:val="FootnoteReference"/>
        </w:rPr>
        <w:footnoteRef/>
      </w:r>
      <w:r w:rsidRPr="004A3E27">
        <w:t xml:space="preserve"> Job. 33:14.</w:t>
      </w:r>
    </w:p>
  </w:footnote>
  <w:footnote w:id="196">
    <w:p w:rsidR="0059166B" w:rsidRPr="004A3E27" w:rsidRDefault="0059166B" w:rsidP="009E7111">
      <w:pPr>
        <w:pStyle w:val="FootnoteText"/>
      </w:pPr>
      <w:r w:rsidRPr="004A3E27">
        <w:rPr>
          <w:rStyle w:val="FootnoteReference"/>
        </w:rPr>
        <w:footnoteRef/>
      </w:r>
      <w:r w:rsidRPr="004A3E27">
        <w:t xml:space="preserve"> ‘What is this glue? It is love.’ says St. Augustine.</w:t>
      </w:r>
    </w:p>
  </w:footnote>
  <w:footnote w:id="197">
    <w:p w:rsidR="0059166B" w:rsidRPr="004A3E27" w:rsidRDefault="0059166B"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59166B" w:rsidRPr="004A3E27" w:rsidRDefault="0059166B" w:rsidP="00C879D4">
      <w:pPr>
        <w:pStyle w:val="FootnoteText"/>
      </w:pPr>
      <w:r w:rsidRPr="004A3E27">
        <w:rPr>
          <w:rStyle w:val="FootnoteReference"/>
        </w:rPr>
        <w:footnoteRef/>
      </w:r>
      <w:r w:rsidRPr="004A3E27">
        <w:t xml:space="preserve"> So the Slavonic (Greek often omits ‘stillest’).</w:t>
      </w:r>
    </w:p>
  </w:footnote>
  <w:footnote w:id="199">
    <w:p w:rsidR="0059166B" w:rsidRPr="004A3E27" w:rsidRDefault="0059166B"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59166B" w:rsidRPr="004A3E27" w:rsidRDefault="0059166B"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59166B" w:rsidRPr="004A3E27" w:rsidRDefault="0059166B"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59166B" w:rsidRPr="004A3E27" w:rsidRDefault="0059166B" w:rsidP="00C879D4">
      <w:pPr>
        <w:pStyle w:val="FootnoteText"/>
      </w:pPr>
      <w:r w:rsidRPr="004A3E27">
        <w:rPr>
          <w:rStyle w:val="FootnoteReference"/>
        </w:rPr>
        <w:footnoteRef/>
      </w:r>
      <w:r w:rsidRPr="004A3E27">
        <w:t xml:space="preserve"> See footnote 62. &lt;2 previously&gt;</w:t>
      </w:r>
    </w:p>
  </w:footnote>
  <w:footnote w:id="203">
    <w:p w:rsidR="0059166B" w:rsidRPr="004A3E27" w:rsidRDefault="0059166B"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59166B" w:rsidRPr="004A3E27" w:rsidRDefault="0059166B" w:rsidP="00C879D4">
      <w:pPr>
        <w:pStyle w:val="FootnoteText"/>
      </w:pPr>
      <w:r w:rsidRPr="004A3E27">
        <w:rPr>
          <w:rStyle w:val="FootnoteReference"/>
        </w:rPr>
        <w:footnoteRef/>
      </w:r>
      <w:r w:rsidRPr="004A3E27">
        <w:t xml:space="preserve"> ‘What God has planned for His lovers’ (1 Cor. 2:9).</w:t>
      </w:r>
    </w:p>
  </w:footnote>
  <w:footnote w:id="205">
    <w:p w:rsidR="0059166B" w:rsidRPr="004A3E27" w:rsidRDefault="0059166B"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59166B" w:rsidRPr="004A3E27" w:rsidRDefault="0059166B"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59166B" w:rsidRPr="004A3E27" w:rsidRDefault="0059166B"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59166B" w:rsidRPr="004A3E27" w:rsidRDefault="0059166B"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59166B" w:rsidRPr="004A3E27" w:rsidRDefault="0059166B"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59166B" w:rsidRPr="004A3E27" w:rsidRDefault="0059166B" w:rsidP="00C879D4">
      <w:pPr>
        <w:pStyle w:val="FootnoteText"/>
      </w:pPr>
      <w:r w:rsidRPr="004A3E27">
        <w:rPr>
          <w:rStyle w:val="FootnoteReference"/>
        </w:rPr>
        <w:footnoteRef/>
      </w:r>
      <w:r w:rsidRPr="004A3E27">
        <w:t xml:space="preserve"> Numbers 10:35. Cp. Exodus 14.</w:t>
      </w:r>
    </w:p>
  </w:footnote>
  <w:footnote w:id="211">
    <w:p w:rsidR="0059166B" w:rsidRPr="004A3E27" w:rsidRDefault="0059166B"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59166B" w:rsidRPr="004A3E27" w:rsidRDefault="0059166B" w:rsidP="00C879D4">
      <w:pPr>
        <w:pStyle w:val="FootnoteText"/>
      </w:pPr>
      <w:r w:rsidRPr="004A3E27">
        <w:rPr>
          <w:rStyle w:val="FootnoteReference"/>
        </w:rPr>
        <w:footnoteRef/>
      </w:r>
      <w:r w:rsidRPr="004A3E27">
        <w:t xml:space="preserve"> Luke 4:32.</w:t>
      </w:r>
    </w:p>
  </w:footnote>
  <w:footnote w:id="213">
    <w:p w:rsidR="0059166B" w:rsidRPr="004A3E27" w:rsidRDefault="0059166B"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59166B" w:rsidRPr="004A3E27" w:rsidRDefault="0059166B" w:rsidP="00C879D4">
      <w:pPr>
        <w:pStyle w:val="FootnoteText"/>
      </w:pPr>
      <w:r w:rsidRPr="004A3E27">
        <w:rPr>
          <w:rStyle w:val="FootnoteReference"/>
        </w:rPr>
        <w:footnoteRef/>
      </w:r>
      <w:r w:rsidRPr="004A3E27">
        <w:t xml:space="preserve"> Cp. Ephes. 4:8.</w:t>
      </w:r>
    </w:p>
  </w:footnote>
  <w:footnote w:id="215">
    <w:p w:rsidR="0059166B" w:rsidRPr="004A3E27" w:rsidRDefault="0059166B"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59166B" w:rsidRPr="004A3E27" w:rsidRDefault="0059166B"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59166B" w:rsidRPr="004A3E27" w:rsidRDefault="0059166B"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59166B" w:rsidRPr="004A3E27" w:rsidRDefault="0059166B"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59166B" w:rsidRPr="004A3E27" w:rsidRDefault="0059166B" w:rsidP="00C879D4">
      <w:pPr>
        <w:pStyle w:val="FootnoteText"/>
      </w:pPr>
      <w:r w:rsidRPr="004A3E27">
        <w:rPr>
          <w:rStyle w:val="FootnoteReference"/>
        </w:rPr>
        <w:footnoteRef/>
      </w:r>
      <w:r w:rsidRPr="004A3E27">
        <w:t xml:space="preserve"> Mk. 15:29; Jn. 2:17; Rom. 15:3.</w:t>
      </w:r>
    </w:p>
  </w:footnote>
  <w:footnote w:id="220">
    <w:p w:rsidR="0059166B" w:rsidRPr="004A3E27" w:rsidRDefault="0059166B" w:rsidP="00C879D4">
      <w:pPr>
        <w:pStyle w:val="FootnoteText"/>
      </w:pPr>
      <w:r w:rsidRPr="004A3E27">
        <w:rPr>
          <w:rStyle w:val="FootnoteReference"/>
        </w:rPr>
        <w:footnoteRef/>
      </w:r>
      <w:r w:rsidRPr="004A3E27">
        <w:t xml:space="preserve"> The elders and chief priests.</w:t>
      </w:r>
    </w:p>
  </w:footnote>
  <w:footnote w:id="221">
    <w:p w:rsidR="0059166B" w:rsidRPr="004A3E27" w:rsidRDefault="0059166B"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59166B" w:rsidRPr="004A3E27" w:rsidRDefault="0059166B" w:rsidP="00C879D4">
      <w:pPr>
        <w:pStyle w:val="FootnoteText"/>
      </w:pPr>
      <w:r w:rsidRPr="004A3E27">
        <w:rPr>
          <w:rStyle w:val="FootnoteReference"/>
        </w:rPr>
        <w:footnoteRef/>
      </w:r>
      <w:r w:rsidRPr="004A3E27">
        <w:t xml:space="preserve"> Mt. 16:21; Mk. 8:31.</w:t>
      </w:r>
    </w:p>
  </w:footnote>
  <w:footnote w:id="223">
    <w:p w:rsidR="0059166B" w:rsidRPr="004A3E27" w:rsidRDefault="0059166B" w:rsidP="00C879D4">
      <w:pPr>
        <w:pStyle w:val="FootnoteText"/>
      </w:pPr>
      <w:r w:rsidRPr="004A3E27">
        <w:rPr>
          <w:rStyle w:val="FootnoteReference"/>
        </w:rPr>
        <w:footnoteRef/>
      </w:r>
      <w:r w:rsidRPr="004A3E27">
        <w:t xml:space="preserve"> Mt. 27:34.</w:t>
      </w:r>
    </w:p>
  </w:footnote>
  <w:footnote w:id="224">
    <w:p w:rsidR="0059166B" w:rsidRPr="004A3E27" w:rsidRDefault="0059166B" w:rsidP="00C879D4">
      <w:pPr>
        <w:pStyle w:val="FootnoteText"/>
      </w:pPr>
      <w:r w:rsidRPr="004A3E27">
        <w:rPr>
          <w:rStyle w:val="FootnoteReference"/>
        </w:rPr>
        <w:footnoteRef/>
      </w:r>
      <w:r w:rsidRPr="004A3E27">
        <w:t xml:space="preserve"> Cp. Rom. 11:9,10.</w:t>
      </w:r>
    </w:p>
  </w:footnote>
  <w:footnote w:id="225">
    <w:p w:rsidR="0059166B" w:rsidRPr="004A3E27" w:rsidRDefault="0059166B"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59166B" w:rsidRPr="004A3E27" w:rsidRDefault="0059166B" w:rsidP="00C879D4">
      <w:pPr>
        <w:pStyle w:val="FootnoteText"/>
      </w:pPr>
      <w:r w:rsidRPr="004A3E27">
        <w:rPr>
          <w:rStyle w:val="FootnoteReference"/>
        </w:rPr>
        <w:footnoteRef/>
      </w:r>
      <w:r w:rsidRPr="004A3E27">
        <w:t xml:space="preserve"> Ps. 69:3-7 differs only slightly from Ps. 39:15-18.</w:t>
      </w:r>
    </w:p>
  </w:footnote>
  <w:footnote w:id="227">
    <w:p w:rsidR="0059166B" w:rsidRPr="004A3E27" w:rsidRDefault="0059166B"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59166B" w:rsidRPr="004A3E27" w:rsidRDefault="0059166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59166B" w:rsidRPr="004A3E27" w:rsidRDefault="0059166B" w:rsidP="00CA0029">
      <w:pPr>
        <w:pStyle w:val="FootnoteText"/>
      </w:pPr>
      <w:r w:rsidRPr="004A3E27">
        <w:rPr>
          <w:rStyle w:val="FootnoteReference"/>
        </w:rPr>
        <w:footnoteRef/>
      </w:r>
      <w:r w:rsidRPr="004A3E27">
        <w:t xml:space="preserve"> Ephes. 3:10; 4:8.</w:t>
      </w:r>
    </w:p>
  </w:footnote>
  <w:footnote w:id="230">
    <w:p w:rsidR="0059166B" w:rsidRPr="004A3E27" w:rsidRDefault="0059166B"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59166B" w:rsidRPr="004A3E27" w:rsidRDefault="0059166B"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59166B" w:rsidRPr="004A3E27" w:rsidRDefault="0059166B"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59166B" w:rsidRPr="004A3E27" w:rsidRDefault="0059166B" w:rsidP="00CA0029">
      <w:pPr>
        <w:pStyle w:val="FootnoteText"/>
      </w:pPr>
      <w:r w:rsidRPr="004A3E27">
        <w:rPr>
          <w:rStyle w:val="FootnoteReference"/>
        </w:rPr>
        <w:footnoteRef/>
      </w:r>
      <w:r w:rsidRPr="004A3E27">
        <w:t xml:space="preserve"> Rivers: Tigris and Euphrates.</w:t>
      </w:r>
    </w:p>
  </w:footnote>
  <w:footnote w:id="234">
    <w:p w:rsidR="0059166B" w:rsidRPr="004A3E27" w:rsidRDefault="0059166B" w:rsidP="00CA0029">
      <w:pPr>
        <w:pStyle w:val="FootnoteText"/>
      </w:pPr>
      <w:r w:rsidRPr="004A3E27">
        <w:rPr>
          <w:rStyle w:val="FootnoteReference"/>
        </w:rPr>
        <w:footnoteRef/>
      </w:r>
      <w:r w:rsidRPr="004A3E27">
        <w:t xml:space="preserve"> Cp. Ps. 47:8.</w:t>
      </w:r>
    </w:p>
  </w:footnote>
  <w:footnote w:id="235">
    <w:p w:rsidR="0059166B" w:rsidRPr="004A3E27" w:rsidRDefault="0059166B" w:rsidP="00CA0029">
      <w:pPr>
        <w:pStyle w:val="FootnoteText"/>
      </w:pPr>
      <w:r w:rsidRPr="004A3E27">
        <w:rPr>
          <w:rStyle w:val="FootnoteReference"/>
        </w:rPr>
        <w:footnoteRef/>
      </w:r>
      <w:r w:rsidRPr="004A3E27">
        <w:t xml:space="preserve"> Cp. Rev. 1:18; Heb. 7:25; Num. 14:28.</w:t>
      </w:r>
    </w:p>
  </w:footnote>
  <w:footnote w:id="236">
    <w:p w:rsidR="0059166B" w:rsidRPr="004A3E27" w:rsidRDefault="0059166B"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59166B" w:rsidRPr="004A3E27" w:rsidRDefault="0059166B"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59166B" w:rsidRPr="004A3E27" w:rsidRDefault="0059166B"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59166B" w:rsidRPr="004A3E27" w:rsidRDefault="0059166B" w:rsidP="00CA0029">
      <w:pPr>
        <w:pStyle w:val="FootnoteText"/>
      </w:pPr>
      <w:r w:rsidRPr="004A3E27">
        <w:tab/>
        <w:t>For them there are no pains;</w:t>
      </w:r>
    </w:p>
    <w:p w:rsidR="0059166B" w:rsidRPr="004A3E27" w:rsidRDefault="0059166B" w:rsidP="00CA0029">
      <w:pPr>
        <w:pStyle w:val="FootnoteText"/>
      </w:pPr>
      <w:r w:rsidRPr="004A3E27">
        <w:tab/>
        <w:t>fit and strong are their bodies.</w:t>
      </w:r>
    </w:p>
  </w:footnote>
  <w:footnote w:id="239">
    <w:p w:rsidR="0059166B" w:rsidRPr="004A3E27" w:rsidRDefault="0059166B"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59166B" w:rsidRPr="004A3E27" w:rsidRDefault="0059166B"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59166B" w:rsidRPr="004A3E27" w:rsidRDefault="0059166B"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59166B" w:rsidRPr="004A3E27" w:rsidRDefault="0059166B"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59166B" w:rsidRPr="004A3E27" w:rsidRDefault="0059166B"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59166B" w:rsidRPr="004A3E27" w:rsidRDefault="0059166B"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59166B" w:rsidRPr="004A3E27" w:rsidRDefault="0059166B"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59166B" w:rsidRPr="004A3E27" w:rsidRDefault="0059166B" w:rsidP="00CA0029">
      <w:pPr>
        <w:pStyle w:val="FootnoteText"/>
      </w:pPr>
      <w:r w:rsidRPr="004A3E27">
        <w:rPr>
          <w:rStyle w:val="FootnoteReference"/>
        </w:rPr>
        <w:footnoteRef/>
      </w:r>
      <w:r w:rsidRPr="004A3E27">
        <w:t xml:space="preserve"> Signs and miracles of God’s presence, protection and deliverance.</w:t>
      </w:r>
    </w:p>
  </w:footnote>
  <w:footnote w:id="247">
    <w:p w:rsidR="0059166B" w:rsidRPr="004A3E27" w:rsidRDefault="0059166B"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59166B" w:rsidRPr="004A3E27" w:rsidRDefault="0059166B"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59166B" w:rsidRPr="004A3E27" w:rsidRDefault="0059166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59166B" w:rsidRPr="004A3E27" w:rsidRDefault="0059166B" w:rsidP="00CA0029">
      <w:pPr>
        <w:pStyle w:val="FootnoteText"/>
      </w:pPr>
      <w:r w:rsidRPr="004A3E27">
        <w:rPr>
          <w:rStyle w:val="FootnoteReference"/>
        </w:rPr>
        <w:footnoteRef/>
      </w:r>
      <w:r w:rsidRPr="004A3E27">
        <w:t xml:space="preserve"> Cp. Ps. 45:10; Is. 2:4; 11:9; 65:25; Hos. 2:18; Zac. 9:10.</w:t>
      </w:r>
    </w:p>
  </w:footnote>
  <w:footnote w:id="251">
    <w:p w:rsidR="0059166B" w:rsidRPr="004A3E27" w:rsidRDefault="0059166B"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59166B" w:rsidRPr="004A3E27" w:rsidRDefault="0059166B"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59166B" w:rsidRPr="004A3E27" w:rsidRDefault="0059166B"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59166B" w:rsidRDefault="0059166B"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59166B" w:rsidRDefault="0059166B" w:rsidP="004A51E7">
      <w:pPr>
        <w:pStyle w:val="FootnoteText"/>
      </w:pPr>
      <w:r>
        <w:tab/>
        <w:t>‘I will speak My mind in parables,</w:t>
      </w:r>
    </w:p>
    <w:p w:rsidR="0059166B" w:rsidRDefault="0059166B" w:rsidP="004A51E7">
      <w:pPr>
        <w:pStyle w:val="FootnoteText"/>
      </w:pPr>
      <w:r>
        <w:tab/>
        <w:t>divulge secrets hidden since creation’ (cp. Rev. 3:14).</w:t>
      </w:r>
    </w:p>
  </w:footnote>
  <w:footnote w:id="255">
    <w:p w:rsidR="0059166B" w:rsidRDefault="0059166B"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59166B" w:rsidRDefault="0059166B" w:rsidP="004A51E7">
      <w:pPr>
        <w:pStyle w:val="FootnoteText"/>
      </w:pPr>
      <w:r>
        <w:rPr>
          <w:rStyle w:val="FootnoteReference"/>
        </w:rPr>
        <w:footnoteRef/>
      </w:r>
      <w:r>
        <w:t xml:space="preserve"> Ephraim = Israel (cp. Hos. 7; Num. 14; 1 Sam. 4).</w:t>
      </w:r>
    </w:p>
  </w:footnote>
  <w:footnote w:id="257">
    <w:p w:rsidR="0059166B" w:rsidRDefault="0059166B" w:rsidP="004A51E7">
      <w:pPr>
        <w:pStyle w:val="FootnoteText"/>
      </w:pPr>
      <w:r>
        <w:rPr>
          <w:rStyle w:val="FootnoteReference"/>
        </w:rPr>
        <w:footnoteRef/>
      </w:r>
      <w:r>
        <w:t xml:space="preserve"> He deferred giving them the promised food and the Promised Land.</w:t>
      </w:r>
    </w:p>
  </w:footnote>
  <w:footnote w:id="258">
    <w:p w:rsidR="0059166B" w:rsidRDefault="0059166B"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59166B" w:rsidRDefault="0059166B"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59166B" w:rsidRDefault="0059166B" w:rsidP="004A51E7">
      <w:pPr>
        <w:pStyle w:val="FootnoteText"/>
      </w:pPr>
      <w:r>
        <w:rPr>
          <w:rStyle w:val="FootnoteReference"/>
        </w:rPr>
        <w:footnoteRef/>
      </w:r>
      <w:r>
        <w:t xml:space="preserve"> John 15.</w:t>
      </w:r>
    </w:p>
  </w:footnote>
  <w:footnote w:id="261">
    <w:p w:rsidR="0059166B" w:rsidRDefault="0059166B" w:rsidP="004A51E7">
      <w:pPr>
        <w:pStyle w:val="FootnoteText"/>
      </w:pPr>
      <w:r>
        <w:rPr>
          <w:rStyle w:val="FootnoteReference"/>
        </w:rPr>
        <w:footnoteRef/>
      </w:r>
      <w:r>
        <w:t xml:space="preserve"> Joseph = Israel (Gen. 40:23; 48:15; Amos 6:6).</w:t>
      </w:r>
    </w:p>
  </w:footnote>
  <w:footnote w:id="262">
    <w:p w:rsidR="0059166B" w:rsidRDefault="0059166B" w:rsidP="004A51E7">
      <w:pPr>
        <w:pStyle w:val="FootnoteText"/>
      </w:pPr>
      <w:r>
        <w:rPr>
          <w:rStyle w:val="FootnoteReference"/>
        </w:rPr>
        <w:footnoteRef/>
      </w:r>
      <w:r>
        <w:t xml:space="preserve"> 2 Sam. 6:2 (LXX).</w:t>
      </w:r>
    </w:p>
  </w:footnote>
  <w:footnote w:id="263">
    <w:p w:rsidR="0059166B" w:rsidRDefault="0059166B"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59166B" w:rsidRDefault="0059166B" w:rsidP="004A51E7">
      <w:pPr>
        <w:pStyle w:val="FootnoteText"/>
      </w:pPr>
      <w:r>
        <w:rPr>
          <w:rStyle w:val="FootnoteReference"/>
        </w:rPr>
        <w:footnoteRef/>
      </w:r>
      <w:r>
        <w:t xml:space="preserve"> ‘What tongue? The voice of God’ (St Athanasius).</w:t>
      </w:r>
    </w:p>
  </w:footnote>
  <w:footnote w:id="265">
    <w:p w:rsidR="0059166B" w:rsidRDefault="0059166B" w:rsidP="004A51E7">
      <w:pPr>
        <w:pStyle w:val="FootnoteText"/>
      </w:pPr>
      <w:r>
        <w:rPr>
          <w:rStyle w:val="FootnoteReference"/>
        </w:rPr>
        <w:footnoteRef/>
      </w:r>
      <w:r>
        <w:t xml:space="preserve"> Exodus 9:23; 19:16.</w:t>
      </w:r>
    </w:p>
  </w:footnote>
  <w:footnote w:id="266">
    <w:p w:rsidR="0059166B" w:rsidRDefault="0059166B" w:rsidP="004A51E7">
      <w:pPr>
        <w:pStyle w:val="FootnoteText"/>
      </w:pPr>
      <w:r>
        <w:rPr>
          <w:rStyle w:val="FootnoteReference"/>
        </w:rPr>
        <w:footnoteRef/>
      </w:r>
      <w:r>
        <w:t xml:space="preserve"> ‘You have always been deaf to His voice, blind to the vision of Him’ (Jn. 5:37; cp. Deut. 18:16; Isaiah 48:18).</w:t>
      </w:r>
    </w:p>
  </w:footnote>
  <w:footnote w:id="267">
    <w:p w:rsidR="0059166B" w:rsidRDefault="0059166B"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59166B" w:rsidRDefault="0059166B" w:rsidP="004A51E7">
      <w:pPr>
        <w:pStyle w:val="FootnoteText"/>
      </w:pPr>
      <w:r>
        <w:rPr>
          <w:rStyle w:val="FootnoteReference"/>
        </w:rPr>
        <w:footnoteRef/>
      </w:r>
      <w:r>
        <w:t xml:space="preserve"> </w:t>
      </w:r>
      <w:r>
        <w:rPr>
          <w:i/>
        </w:rPr>
        <w:t>See the previous footnote</w:t>
      </w:r>
      <w:r>
        <w:t>.</w:t>
      </w:r>
    </w:p>
  </w:footnote>
  <w:footnote w:id="269">
    <w:p w:rsidR="0059166B" w:rsidRDefault="0059166B" w:rsidP="004A51E7">
      <w:pPr>
        <w:pStyle w:val="FootnoteText"/>
      </w:pPr>
      <w:r>
        <w:rPr>
          <w:rStyle w:val="FootnoteReference"/>
        </w:rPr>
        <w:footnoteRef/>
      </w:r>
      <w:r>
        <w:t xml:space="preserve"> Cp. Isaiah 36:6; 2 Chron. 32:8; 1 Tim. 6:17; Ps. 74:4; Gal. 2:9; 1 Sam. 2:8.</w:t>
      </w:r>
    </w:p>
  </w:footnote>
  <w:footnote w:id="270">
    <w:p w:rsidR="0059166B" w:rsidRDefault="0059166B" w:rsidP="004A51E7">
      <w:pPr>
        <w:pStyle w:val="FootnoteText"/>
      </w:pPr>
      <w:r>
        <w:rPr>
          <w:rStyle w:val="FootnoteReference"/>
        </w:rPr>
        <w:footnoteRef/>
      </w:r>
      <w:r>
        <w:t xml:space="preserve"> John 10:34-36.</w:t>
      </w:r>
    </w:p>
  </w:footnote>
  <w:footnote w:id="271">
    <w:p w:rsidR="0059166B" w:rsidRDefault="0059166B" w:rsidP="004A51E7">
      <w:pPr>
        <w:pStyle w:val="FootnoteText"/>
      </w:pPr>
      <w:r>
        <w:rPr>
          <w:rStyle w:val="FootnoteReference"/>
        </w:rPr>
        <w:footnoteRef/>
      </w:r>
      <w:r>
        <w:t xml:space="preserve"> This prayer is already answered (John 3:18; 9:39; 12:31; Acts 17:31).</w:t>
      </w:r>
    </w:p>
  </w:footnote>
  <w:footnote w:id="272">
    <w:p w:rsidR="0059166B" w:rsidRDefault="0059166B" w:rsidP="004A51E7">
      <w:pPr>
        <w:pStyle w:val="FootnoteText"/>
      </w:pPr>
      <w:r>
        <w:rPr>
          <w:rStyle w:val="FootnoteReference"/>
        </w:rPr>
        <w:footnoteRef/>
      </w:r>
      <w:r>
        <w:t xml:space="preserve"> </w:t>
      </w:r>
      <w:r w:rsidRPr="003111C9">
        <w:rPr>
          <w:i/>
        </w:rPr>
        <w:t>Lit</w:t>
      </w:r>
      <w:r>
        <w:t>. ‘How beloved are Your dwellings.’</w:t>
      </w:r>
    </w:p>
  </w:footnote>
  <w:footnote w:id="273">
    <w:p w:rsidR="0059166B" w:rsidRDefault="0059166B" w:rsidP="004A51E7">
      <w:pPr>
        <w:pStyle w:val="FootnoteText"/>
      </w:pPr>
      <w:r>
        <w:rPr>
          <w:rStyle w:val="FootnoteReference"/>
        </w:rPr>
        <w:footnoteRef/>
      </w:r>
      <w:r>
        <w:t xml:space="preserve"> Man has made a mess of the earth (Gen. 3; Isaiah 24:4-6 etc.)</w:t>
      </w:r>
    </w:p>
  </w:footnote>
  <w:footnote w:id="274">
    <w:p w:rsidR="0059166B" w:rsidRDefault="0059166B" w:rsidP="004A51E7">
      <w:pPr>
        <w:pStyle w:val="FootnoteText"/>
      </w:pPr>
      <w:r>
        <w:rPr>
          <w:rStyle w:val="FootnoteReference"/>
        </w:rPr>
        <w:footnoteRef/>
      </w:r>
      <w:r>
        <w:t xml:space="preserve"> Cp. Lk. 13:25; Mk. 4:11; Col. 4:5; Rev. 22:15.</w:t>
      </w:r>
    </w:p>
  </w:footnote>
  <w:footnote w:id="275">
    <w:p w:rsidR="0059166B" w:rsidRDefault="0059166B" w:rsidP="004A51E7">
      <w:pPr>
        <w:pStyle w:val="FootnoteText"/>
      </w:pPr>
      <w:r>
        <w:rPr>
          <w:rStyle w:val="FootnoteReference"/>
        </w:rPr>
        <w:footnoteRef/>
      </w:r>
      <w:r>
        <w:t xml:space="preserve"> God is love. Love covers all sins (see 1 Jn. 4:16; 1 Pet. 4:8; Prov. 10:12; Jas. 5:20; Lk. 7:47).</w:t>
      </w:r>
    </w:p>
  </w:footnote>
  <w:footnote w:id="276">
    <w:p w:rsidR="0059166B" w:rsidRDefault="0059166B" w:rsidP="00935D4B">
      <w:pPr>
        <w:pStyle w:val="FootnoteText"/>
      </w:pPr>
      <w:r>
        <w:rPr>
          <w:rStyle w:val="FootnoteReference"/>
        </w:rPr>
        <w:footnoteRef/>
      </w:r>
      <w:r>
        <w:t xml:space="preserve"> holy: cp. 1 Cor. 3:16,17; 6:15-19; Heb. 3:1; 12:10; 1 Pet. 1:15,16; 2 Pet. 1-4.</w:t>
      </w:r>
    </w:p>
  </w:footnote>
  <w:footnote w:id="277">
    <w:p w:rsidR="0059166B" w:rsidRDefault="0059166B" w:rsidP="00935D4B">
      <w:pPr>
        <w:pStyle w:val="FootnoteText"/>
      </w:pPr>
      <w:r>
        <w:rPr>
          <w:rStyle w:val="FootnoteReference"/>
        </w:rPr>
        <w:footnoteRef/>
      </w:r>
      <w:r>
        <w:t xml:space="preserve"> Powers of the soul are will, desire, intellect, understanding, memory, imagination.</w:t>
      </w:r>
    </w:p>
  </w:footnote>
  <w:footnote w:id="278">
    <w:p w:rsidR="0059166B" w:rsidRDefault="0059166B" w:rsidP="00935D4B">
      <w:pPr>
        <w:pStyle w:val="FootnoteText"/>
      </w:pPr>
      <w:r>
        <w:rPr>
          <w:rStyle w:val="FootnoteReference"/>
        </w:rPr>
        <w:footnoteRef/>
      </w:r>
      <w:r>
        <w:t xml:space="preserve"> ‘The song of the Lamb.’ (Rev. 15:3-5; John 12:32).</w:t>
      </w:r>
    </w:p>
  </w:footnote>
  <w:footnote w:id="279">
    <w:p w:rsidR="0059166B" w:rsidRDefault="0059166B"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59166B" w:rsidRDefault="0059166B"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59166B" w:rsidRDefault="0059166B"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59166B" w:rsidRDefault="0059166B"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59166B" w:rsidRDefault="0059166B" w:rsidP="00935D4B">
      <w:pPr>
        <w:pStyle w:val="FootnoteText"/>
      </w:pPr>
      <w:r>
        <w:rPr>
          <w:rStyle w:val="FootnoteReference"/>
        </w:rPr>
        <w:footnoteRef/>
      </w:r>
      <w:r>
        <w:t xml:space="preserve"> ‘No eye has seen, no ear has heard.... what God has planned for His lovers’ (1 Cor. 2:9).</w:t>
      </w:r>
    </w:p>
  </w:footnote>
  <w:footnote w:id="284">
    <w:p w:rsidR="0059166B" w:rsidRDefault="0059166B" w:rsidP="00935D4B">
      <w:pPr>
        <w:pStyle w:val="FootnoteText"/>
      </w:pPr>
      <w:r>
        <w:rPr>
          <w:rStyle w:val="FootnoteReference"/>
        </w:rPr>
        <w:footnoteRef/>
      </w:r>
      <w:r>
        <w:t xml:space="preserve"> ‘God’s mercy is the salvation and grace granted by Christ’ (St. Athanasius).</w:t>
      </w:r>
    </w:p>
  </w:footnote>
  <w:footnote w:id="285">
    <w:p w:rsidR="0059166B" w:rsidRDefault="0059166B"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59166B" w:rsidRDefault="0059166B"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59166B" w:rsidRDefault="0059166B" w:rsidP="00935D4B">
      <w:pPr>
        <w:pStyle w:val="FootnoteText"/>
      </w:pPr>
      <w:r>
        <w:rPr>
          <w:rStyle w:val="FootnoteReference"/>
        </w:rPr>
        <w:footnoteRef/>
      </w:r>
      <w:r>
        <w:t xml:space="preserve"> Cp. 2 Samuel 7:4-17; 1 Chron. 17:3-14.</w:t>
      </w:r>
    </w:p>
  </w:footnote>
  <w:footnote w:id="288">
    <w:p w:rsidR="0059166B" w:rsidRDefault="0059166B"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59166B" w:rsidRDefault="0059166B" w:rsidP="00935D4B">
      <w:pPr>
        <w:pStyle w:val="FootnoteText"/>
      </w:pPr>
      <w:r>
        <w:rPr>
          <w:rStyle w:val="FootnoteReference"/>
        </w:rPr>
        <w:footnoteRef/>
      </w:r>
      <w:r>
        <w:t xml:space="preserve"> dynasty: </w:t>
      </w:r>
      <w:r w:rsidRPr="0090411D">
        <w:rPr>
          <w:i/>
        </w:rPr>
        <w:t>lit</w:t>
      </w:r>
      <w:r>
        <w:t>. seed (Gal. 3:16; Is. 9:7).</w:t>
      </w:r>
    </w:p>
  </w:footnote>
  <w:footnote w:id="290">
    <w:p w:rsidR="0059166B" w:rsidRDefault="0059166B"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59166B" w:rsidRDefault="0059166B" w:rsidP="00935D4B">
      <w:pPr>
        <w:pStyle w:val="FootnoteText"/>
      </w:pPr>
      <w:r>
        <w:rPr>
          <w:rStyle w:val="FootnoteReference"/>
        </w:rPr>
        <w:footnoteRef/>
      </w:r>
      <w:r>
        <w:t xml:space="preserve"> dynasty: </w:t>
      </w:r>
      <w:r w:rsidRPr="0090411D">
        <w:rPr>
          <w:i/>
        </w:rPr>
        <w:t>lit</w:t>
      </w:r>
      <w:r>
        <w:t>. seed.</w:t>
      </w:r>
    </w:p>
  </w:footnote>
  <w:footnote w:id="292">
    <w:p w:rsidR="0059166B" w:rsidRDefault="0059166B" w:rsidP="00935D4B">
      <w:pPr>
        <w:pStyle w:val="FootnoteText"/>
      </w:pPr>
      <w:r>
        <w:rPr>
          <w:rStyle w:val="FootnoteReference"/>
        </w:rPr>
        <w:footnoteRef/>
      </w:r>
      <w:r>
        <w:t xml:space="preserve"> Rev. 1:5; 3:14.</w:t>
      </w:r>
    </w:p>
  </w:footnote>
  <w:footnote w:id="293">
    <w:p w:rsidR="0059166B" w:rsidRDefault="0059166B"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59166B" w:rsidRDefault="0059166B"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59166B" w:rsidRDefault="0059166B" w:rsidP="00935D4B">
      <w:pPr>
        <w:pStyle w:val="FootnoteText"/>
      </w:pPr>
      <w:r>
        <w:rPr>
          <w:rStyle w:val="FootnoteReference"/>
        </w:rPr>
        <w:footnoteRef/>
      </w:r>
      <w:r>
        <w:t xml:space="preserve"> That is, in the Kingdom (1 Cor. 4:20).</w:t>
      </w:r>
    </w:p>
  </w:footnote>
  <w:footnote w:id="296">
    <w:p w:rsidR="0059166B" w:rsidRDefault="0059166B" w:rsidP="00935D4B">
      <w:pPr>
        <w:pStyle w:val="FootnoteText"/>
      </w:pPr>
      <w:r>
        <w:rPr>
          <w:rStyle w:val="FootnoteReference"/>
        </w:rPr>
        <w:footnoteRef/>
      </w:r>
      <w:r>
        <w:t xml:space="preserve"> Verses 11 and 12 were quoted by Satan to tempt Christ (Matt. 4:6; Lk. 4:10).</w:t>
      </w:r>
    </w:p>
  </w:footnote>
  <w:footnote w:id="297">
    <w:p w:rsidR="0059166B" w:rsidRDefault="0059166B" w:rsidP="00935D4B">
      <w:pPr>
        <w:pStyle w:val="FootnoteText"/>
      </w:pPr>
      <w:r>
        <w:rPr>
          <w:rStyle w:val="FootnoteReference"/>
        </w:rPr>
        <w:footnoteRef/>
      </w:r>
      <w:r>
        <w:t xml:space="preserve"> dragon: </w:t>
      </w:r>
      <w:r w:rsidRPr="0090411D">
        <w:rPr>
          <w:i/>
        </w:rPr>
        <w:t>or</w:t>
      </w:r>
      <w:r>
        <w:t xml:space="preserve"> serpent.</w:t>
      </w:r>
    </w:p>
  </w:footnote>
  <w:footnote w:id="298">
    <w:p w:rsidR="0059166B" w:rsidRDefault="0059166B" w:rsidP="008016CF">
      <w:pPr>
        <w:pStyle w:val="FootnoteText"/>
      </w:pPr>
      <w:r>
        <w:rPr>
          <w:rStyle w:val="FootnoteReference"/>
        </w:rPr>
        <w:footnoteRef/>
      </w:r>
      <w:r>
        <w:t xml:space="preserve"> House—Home, Family, Church, Kingdom: where God’s will is done (1 Tim. 3:15; Heb. 3:2-6; Lk. 2:49; Mt. 6:10).</w:t>
      </w:r>
    </w:p>
  </w:footnote>
  <w:footnote w:id="299">
    <w:p w:rsidR="0059166B" w:rsidRDefault="0059166B" w:rsidP="008016CF">
      <w:pPr>
        <w:pStyle w:val="FootnoteText"/>
      </w:pPr>
      <w:r>
        <w:rPr>
          <w:rStyle w:val="FootnoteReference"/>
        </w:rPr>
        <w:footnoteRef/>
      </w:r>
      <w:r>
        <w:t xml:space="preserve"> John 7:38.</w:t>
      </w:r>
    </w:p>
  </w:footnote>
  <w:footnote w:id="300">
    <w:p w:rsidR="0059166B" w:rsidRDefault="0059166B"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59166B" w:rsidRDefault="0059166B" w:rsidP="008016CF">
      <w:pPr>
        <w:pStyle w:val="FootnoteText"/>
      </w:pPr>
      <w:r>
        <w:rPr>
          <w:rStyle w:val="FootnoteReference"/>
        </w:rPr>
        <w:footnoteRef/>
      </w:r>
      <w:r>
        <w:t xml:space="preserve"> Cp. 1 Cor. 3:20, ‘The Lord knows the thoughts of the wise…’</w:t>
      </w:r>
    </w:p>
  </w:footnote>
  <w:footnote w:id="302">
    <w:p w:rsidR="0059166B" w:rsidRDefault="0059166B" w:rsidP="008016CF">
      <w:pPr>
        <w:pStyle w:val="FootnoteText"/>
      </w:pPr>
      <w:r>
        <w:rPr>
          <w:rStyle w:val="FootnoteReference"/>
        </w:rPr>
        <w:footnoteRef/>
      </w:r>
      <w:r>
        <w:t xml:space="preserve"> Ex. 17:1-7.</w:t>
      </w:r>
    </w:p>
  </w:footnote>
  <w:footnote w:id="303">
    <w:p w:rsidR="0059166B" w:rsidRDefault="0059166B" w:rsidP="008016CF">
      <w:pPr>
        <w:pStyle w:val="FootnoteText"/>
      </w:pPr>
      <w:r>
        <w:rPr>
          <w:rStyle w:val="FootnoteReference"/>
        </w:rPr>
        <w:footnoteRef/>
      </w:r>
      <w:r>
        <w:t xml:space="preserve"> Num. 14:32-34.</w:t>
      </w:r>
    </w:p>
  </w:footnote>
  <w:footnote w:id="304">
    <w:p w:rsidR="0059166B" w:rsidRDefault="0059166B" w:rsidP="008016CF">
      <w:pPr>
        <w:pStyle w:val="FootnoteText"/>
      </w:pPr>
      <w:r>
        <w:rPr>
          <w:rStyle w:val="FootnoteReference"/>
        </w:rPr>
        <w:footnoteRef/>
      </w:r>
      <w:r>
        <w:t xml:space="preserve"> Cp. Heb.3:7-11; 4:10.</w:t>
      </w:r>
    </w:p>
  </w:footnote>
  <w:footnote w:id="305">
    <w:p w:rsidR="0059166B" w:rsidRDefault="0059166B" w:rsidP="008016CF">
      <w:pPr>
        <w:pStyle w:val="FootnoteText"/>
      </w:pPr>
      <w:r>
        <w:rPr>
          <w:rStyle w:val="FootnoteReference"/>
        </w:rPr>
        <w:footnoteRef/>
      </w:r>
      <w:r>
        <w:t xml:space="preserve"> Cp. Deut. 32:17; 1 Cor. 10:20; Psalm 105:36-38; 1 Chron. 16:26.</w:t>
      </w:r>
    </w:p>
  </w:footnote>
  <w:footnote w:id="306">
    <w:p w:rsidR="0059166B" w:rsidRDefault="0059166B"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59166B" w:rsidRDefault="0059166B" w:rsidP="008016CF">
      <w:pPr>
        <w:pStyle w:val="FootnoteText"/>
      </w:pPr>
      <w:r>
        <w:rPr>
          <w:rStyle w:val="FootnoteReference"/>
        </w:rPr>
        <w:footnoteRef/>
      </w:r>
      <w:r>
        <w:t xml:space="preserve"> Cp. Pss. 32:5b; 84:10b. Rom. 1:19-21; 2 Cor. 4:6; Jn. 1:14; 6:40; 17:22-24.</w:t>
      </w:r>
    </w:p>
  </w:footnote>
  <w:footnote w:id="308">
    <w:p w:rsidR="0059166B" w:rsidRDefault="0059166B"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59166B" w:rsidRDefault="0059166B" w:rsidP="008016CF">
      <w:pPr>
        <w:pStyle w:val="FootnoteText"/>
      </w:pPr>
      <w:r>
        <w:rPr>
          <w:rStyle w:val="FootnoteReference"/>
        </w:rPr>
        <w:footnoteRef/>
      </w:r>
      <w:r>
        <w:t xml:space="preserve"> Rev. 4:6, Ezek. 1:5-10.</w:t>
      </w:r>
    </w:p>
  </w:footnote>
  <w:footnote w:id="310">
    <w:p w:rsidR="0059166B" w:rsidRDefault="0059166B" w:rsidP="008016CF">
      <w:pPr>
        <w:pStyle w:val="FootnoteText"/>
      </w:pPr>
      <w:r>
        <w:rPr>
          <w:rStyle w:val="FootnoteReference"/>
        </w:rPr>
        <w:footnoteRef/>
      </w:r>
      <w:r>
        <w:t xml:space="preserve"> Daily I pray for the lost. Sinners are slain by conversion into believers, saints, friends and lovers.</w:t>
      </w:r>
    </w:p>
  </w:footnote>
  <w:footnote w:id="311">
    <w:p w:rsidR="0059166B" w:rsidRDefault="0059166B" w:rsidP="00EC728E">
      <w:pPr>
        <w:pStyle w:val="FootnoteText"/>
      </w:pPr>
      <w:r>
        <w:rPr>
          <w:rStyle w:val="FootnoteReference"/>
        </w:rPr>
        <w:footnoteRef/>
      </w:r>
      <w:r>
        <w:t xml:space="preserve"> Peter praised and confessed Christ, yet later he swore he did not know Him (Mt. 26:74; Mk. 14:71).</w:t>
      </w:r>
    </w:p>
  </w:footnote>
  <w:footnote w:id="312">
    <w:p w:rsidR="0059166B" w:rsidRDefault="0059166B" w:rsidP="00EC728E">
      <w:pPr>
        <w:pStyle w:val="FootnoteText"/>
      </w:pPr>
      <w:r>
        <w:rPr>
          <w:rStyle w:val="FootnoteReference"/>
        </w:rPr>
        <w:footnoteRef/>
      </w:r>
      <w:r>
        <w:t xml:space="preserve"> Cp. Ps. 38:7a.</w:t>
      </w:r>
    </w:p>
  </w:footnote>
  <w:footnote w:id="313">
    <w:p w:rsidR="0059166B" w:rsidRDefault="0059166B"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59166B" w:rsidRDefault="0059166B"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59166B" w:rsidRDefault="0059166B" w:rsidP="00EC728E">
      <w:pPr>
        <w:pStyle w:val="FootnoteText"/>
      </w:pPr>
      <w:r>
        <w:rPr>
          <w:rStyle w:val="FootnoteReference"/>
        </w:rPr>
        <w:footnoteRef/>
      </w:r>
      <w:r>
        <w:t xml:space="preserve"> ‘God is love’ (1 John 4:8,16).</w:t>
      </w:r>
    </w:p>
  </w:footnote>
  <w:footnote w:id="316">
    <w:p w:rsidR="0059166B" w:rsidRDefault="0059166B" w:rsidP="00EC728E">
      <w:pPr>
        <w:pStyle w:val="FootnoteText"/>
      </w:pPr>
      <w:r>
        <w:rPr>
          <w:rStyle w:val="FootnoteReference"/>
        </w:rPr>
        <w:footnoteRef/>
      </w:r>
      <w:r>
        <w:t xml:space="preserve"> Cp. Ps. 147:8.</w:t>
      </w:r>
    </w:p>
  </w:footnote>
  <w:footnote w:id="317">
    <w:p w:rsidR="0059166B" w:rsidRDefault="0059166B"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59166B" w:rsidRDefault="0059166B" w:rsidP="00EC728E">
      <w:pPr>
        <w:pStyle w:val="FootnoteText"/>
      </w:pPr>
      <w:r>
        <w:rPr>
          <w:rStyle w:val="FootnoteReference"/>
        </w:rPr>
        <w:footnoteRef/>
      </w:r>
      <w:r>
        <w:t xml:space="preserve"> embraces all: </w:t>
      </w:r>
      <w:r w:rsidRPr="00A80C80">
        <w:rPr>
          <w:i/>
        </w:rPr>
        <w:t>or</w:t>
      </w:r>
      <w:r>
        <w:t>, ‘rules over all.’</w:t>
      </w:r>
    </w:p>
  </w:footnote>
  <w:footnote w:id="319">
    <w:p w:rsidR="0059166B" w:rsidRDefault="0059166B"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59166B" w:rsidRDefault="0059166B" w:rsidP="00EC728E">
      <w:pPr>
        <w:pStyle w:val="FootnoteText"/>
      </w:pPr>
      <w:r>
        <w:rPr>
          <w:rStyle w:val="FootnoteReference"/>
        </w:rPr>
        <w:footnoteRef/>
      </w:r>
      <w:r>
        <w:t xml:space="preserve"> Heb. 1:7; Ezek. 1:14; 2 Esdras 8:22.</w:t>
      </w:r>
    </w:p>
  </w:footnote>
  <w:footnote w:id="321">
    <w:p w:rsidR="0059166B" w:rsidRDefault="0059166B" w:rsidP="00EC728E">
      <w:pPr>
        <w:pStyle w:val="FootnoteText"/>
      </w:pPr>
      <w:r>
        <w:rPr>
          <w:rStyle w:val="FootnoteReference"/>
        </w:rPr>
        <w:footnoteRef/>
      </w:r>
      <w:r>
        <w:t xml:space="preserve"> Much of Psalm 104 occurs almost verbatim in 1 Chron. 16:8-22 (cp. vv. 7:36).</w:t>
      </w:r>
    </w:p>
  </w:footnote>
  <w:footnote w:id="322">
    <w:p w:rsidR="0059166B" w:rsidRDefault="0059166B"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59166B" w:rsidRDefault="0059166B" w:rsidP="00EC728E">
      <w:pPr>
        <w:pStyle w:val="FootnoteText"/>
      </w:pPr>
      <w:r>
        <w:rPr>
          <w:rStyle w:val="FootnoteReference"/>
        </w:rPr>
        <w:footnoteRef/>
      </w:r>
      <w:r>
        <w:t xml:space="preserve"> caterpillars: larva of the locust.</w:t>
      </w:r>
    </w:p>
  </w:footnote>
  <w:footnote w:id="324">
    <w:p w:rsidR="0059166B" w:rsidRDefault="0059166B" w:rsidP="00EC728E">
      <w:pPr>
        <w:pStyle w:val="FootnoteText"/>
      </w:pPr>
      <w:r>
        <w:rPr>
          <w:rStyle w:val="FootnoteReference"/>
        </w:rPr>
        <w:footnoteRef/>
      </w:r>
      <w:r>
        <w:t xml:space="preserve"> Ex. 16:12-15; Jn. 6:31-35.</w:t>
      </w:r>
    </w:p>
  </w:footnote>
  <w:footnote w:id="325">
    <w:p w:rsidR="0059166B" w:rsidRDefault="0059166B" w:rsidP="00EC728E">
      <w:pPr>
        <w:pStyle w:val="FootnoteText"/>
      </w:pPr>
      <w:r>
        <w:rPr>
          <w:rStyle w:val="FootnoteReference"/>
        </w:rPr>
        <w:footnoteRef/>
      </w:r>
      <w:r>
        <w:t xml:space="preserve"> Gen. 15:14.</w:t>
      </w:r>
    </w:p>
  </w:footnote>
  <w:footnote w:id="326">
    <w:p w:rsidR="0059166B" w:rsidRDefault="0059166B"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59166B" w:rsidRDefault="0059166B" w:rsidP="00510795">
      <w:pPr>
        <w:pStyle w:val="FootnoteText"/>
      </w:pPr>
      <w:r>
        <w:rPr>
          <w:rStyle w:val="FootnoteReference"/>
        </w:rPr>
        <w:footnoteRef/>
      </w:r>
      <w:r>
        <w:t xml:space="preserve"> mercy: </w:t>
      </w:r>
      <w:r w:rsidRPr="00B246C1">
        <w:rPr>
          <w:i/>
        </w:rPr>
        <w:t>or</w:t>
      </w:r>
      <w:r>
        <w:t xml:space="preserve"> love.</w:t>
      </w:r>
    </w:p>
  </w:footnote>
  <w:footnote w:id="328">
    <w:p w:rsidR="0059166B" w:rsidRDefault="0059166B" w:rsidP="00510795">
      <w:pPr>
        <w:pStyle w:val="FootnoteText"/>
      </w:pPr>
      <w:r>
        <w:rPr>
          <w:rStyle w:val="FootnoteReference"/>
        </w:rPr>
        <w:footnoteRef/>
      </w:r>
      <w:r>
        <w:t xml:space="preserve"> Cp. Mark 8:17-21; Matthew 16:9-12.</w:t>
      </w:r>
    </w:p>
  </w:footnote>
  <w:footnote w:id="329">
    <w:p w:rsidR="0059166B" w:rsidRDefault="0059166B" w:rsidP="00510795">
      <w:pPr>
        <w:pStyle w:val="FootnoteText"/>
      </w:pPr>
      <w:r>
        <w:rPr>
          <w:rStyle w:val="FootnoteReference"/>
        </w:rPr>
        <w:footnoteRef/>
      </w:r>
      <w:r>
        <w:t xml:space="preserve"> Num. 11:34.</w:t>
      </w:r>
    </w:p>
  </w:footnote>
  <w:footnote w:id="330">
    <w:p w:rsidR="0059166B" w:rsidRDefault="0059166B" w:rsidP="00510795">
      <w:pPr>
        <w:pStyle w:val="FootnoteText"/>
      </w:pPr>
      <w:r>
        <w:rPr>
          <w:rStyle w:val="FootnoteReference"/>
        </w:rPr>
        <w:footnoteRef/>
      </w:r>
      <w:r>
        <w:t xml:space="preserve"> Num. 16:32.</w:t>
      </w:r>
    </w:p>
  </w:footnote>
  <w:footnote w:id="331">
    <w:p w:rsidR="0059166B" w:rsidRDefault="0059166B" w:rsidP="00510795">
      <w:pPr>
        <w:pStyle w:val="FootnoteText"/>
      </w:pPr>
      <w:r>
        <w:rPr>
          <w:rStyle w:val="FootnoteReference"/>
        </w:rPr>
        <w:footnoteRef/>
      </w:r>
      <w:r>
        <w:t xml:space="preserve"> children: </w:t>
      </w:r>
      <w:r w:rsidRPr="00B246C1">
        <w:rPr>
          <w:i/>
        </w:rPr>
        <w:t>lit</w:t>
      </w:r>
      <w:r>
        <w:t>. seed.</w:t>
      </w:r>
    </w:p>
  </w:footnote>
  <w:footnote w:id="332">
    <w:p w:rsidR="0059166B" w:rsidRDefault="0059166B"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59166B" w:rsidRDefault="0059166B" w:rsidP="00510795">
      <w:pPr>
        <w:pStyle w:val="FootnoteText"/>
      </w:pPr>
      <w:r>
        <w:rPr>
          <w:rStyle w:val="FootnoteReference"/>
        </w:rPr>
        <w:footnoteRef/>
      </w:r>
      <w:r>
        <w:t xml:space="preserve"> ‘mercies of the Lord’: </w:t>
      </w:r>
      <w:r w:rsidRPr="00B246C1">
        <w:rPr>
          <w:i/>
        </w:rPr>
        <w:t>or</w:t>
      </w:r>
      <w:r>
        <w:t>, the Lord’s love.</w:t>
      </w:r>
    </w:p>
  </w:footnote>
  <w:footnote w:id="334">
    <w:p w:rsidR="0059166B" w:rsidRDefault="0059166B"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59166B" w:rsidRDefault="0059166B" w:rsidP="00510795">
      <w:pPr>
        <w:pStyle w:val="FootnoteText"/>
      </w:pPr>
      <w:r>
        <w:rPr>
          <w:rStyle w:val="FootnoteReference"/>
        </w:rPr>
        <w:footnoteRef/>
      </w:r>
      <w:r>
        <w:t xml:space="preserve"> See Psalm 59:10 and footnote.</w:t>
      </w:r>
    </w:p>
  </w:footnote>
  <w:footnote w:id="336">
    <w:p w:rsidR="0059166B" w:rsidRDefault="0059166B"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59166B" w:rsidRDefault="0059166B" w:rsidP="00510795">
      <w:pPr>
        <w:pStyle w:val="FootnoteText"/>
      </w:pPr>
      <w:r>
        <w:rPr>
          <w:rStyle w:val="FootnoteReference"/>
        </w:rPr>
        <w:footnoteRef/>
      </w:r>
      <w:r>
        <w:t xml:space="preserve"> Cp. Num. 5:22.</w:t>
      </w:r>
    </w:p>
  </w:footnote>
  <w:footnote w:id="338">
    <w:p w:rsidR="0059166B" w:rsidRDefault="0059166B" w:rsidP="00510795">
      <w:pPr>
        <w:pStyle w:val="FootnoteText"/>
      </w:pPr>
      <w:r>
        <w:rPr>
          <w:rStyle w:val="FootnoteReference"/>
        </w:rPr>
        <w:footnoteRef/>
      </w:r>
      <w:r>
        <w:t xml:space="preserve"> Mt. 27:39.</w:t>
      </w:r>
    </w:p>
  </w:footnote>
  <w:footnote w:id="339">
    <w:p w:rsidR="0059166B" w:rsidRDefault="0059166B"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59166B" w:rsidRDefault="0059166B"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59166B" w:rsidRDefault="0059166B" w:rsidP="00510795">
      <w:pPr>
        <w:pStyle w:val="FootnoteText"/>
      </w:pPr>
      <w:r>
        <w:rPr>
          <w:rStyle w:val="FootnoteReference"/>
        </w:rPr>
        <w:footnoteRef/>
      </w:r>
      <w:r>
        <w:t xml:space="preserve"> Cp. 1 Cor. 15:41-43.</w:t>
      </w:r>
    </w:p>
  </w:footnote>
  <w:footnote w:id="342">
    <w:p w:rsidR="0059166B" w:rsidRDefault="0059166B"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59166B" w:rsidRDefault="0059166B" w:rsidP="00510795">
      <w:pPr>
        <w:pStyle w:val="FootnoteText"/>
      </w:pPr>
      <w:r>
        <w:rPr>
          <w:rStyle w:val="FootnoteReference"/>
        </w:rPr>
        <w:footnoteRef/>
      </w:r>
      <w:r>
        <w:t xml:space="preserve"> Heb. 7:21.</w:t>
      </w:r>
    </w:p>
  </w:footnote>
  <w:footnote w:id="344">
    <w:p w:rsidR="0059166B" w:rsidRDefault="0059166B"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59166B" w:rsidRDefault="0059166B"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59166B" w:rsidRDefault="0059166B" w:rsidP="00510795">
      <w:pPr>
        <w:pStyle w:val="FootnoteText"/>
      </w:pPr>
      <w:r>
        <w:rPr>
          <w:rStyle w:val="FootnoteReference"/>
        </w:rPr>
        <w:footnoteRef/>
      </w:r>
      <w:r>
        <w:t xml:space="preserve"> Gen. 6:18; 9:9f; 15; 17; Ex. 19:5; Mk. 14:24; Lk. 22:20,29,30.</w:t>
      </w:r>
    </w:p>
  </w:footnote>
  <w:footnote w:id="347">
    <w:p w:rsidR="0059166B" w:rsidRDefault="0059166B"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59166B" w:rsidRDefault="0059166B"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59166B" w:rsidRDefault="0059166B"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59166B" w:rsidRDefault="0059166B"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59166B" w:rsidRDefault="0059166B" w:rsidP="00510795">
      <w:pPr>
        <w:pStyle w:val="FootnoteText"/>
      </w:pPr>
      <w:r>
        <w:rPr>
          <w:rStyle w:val="FootnoteReference"/>
        </w:rPr>
        <w:footnoteRef/>
      </w:r>
      <w:r>
        <w:t xml:space="preserve"> Ex. 19:6; 29:43-46; Deut. 27:9; Is. 63:18,19; Jer. 2:3; 2 Cor. 6:16.</w:t>
      </w:r>
    </w:p>
  </w:footnote>
  <w:footnote w:id="352">
    <w:p w:rsidR="0059166B" w:rsidRDefault="0059166B"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59166B" w:rsidRDefault="0059166B" w:rsidP="00510795">
      <w:pPr>
        <w:pStyle w:val="FootnoteText"/>
      </w:pPr>
      <w:r>
        <w:rPr>
          <w:rStyle w:val="FootnoteReference"/>
        </w:rPr>
        <w:footnoteRef/>
      </w:r>
      <w:r>
        <w:t xml:space="preserve"> Earth rocked and rolled in travail at the birth of a nation (cp. Jn. 16:20-22).</w:t>
      </w:r>
    </w:p>
  </w:footnote>
  <w:footnote w:id="354">
    <w:p w:rsidR="0059166B" w:rsidRDefault="0059166B" w:rsidP="00510795">
      <w:pPr>
        <w:pStyle w:val="FootnoteText"/>
      </w:pPr>
      <w:r>
        <w:rPr>
          <w:rStyle w:val="FootnoteReference"/>
        </w:rPr>
        <w:footnoteRef/>
      </w:r>
      <w:r>
        <w:t xml:space="preserve"> Cp. John 1:18; 3:13; Wisdom 18:16.</w:t>
      </w:r>
    </w:p>
  </w:footnote>
  <w:footnote w:id="355">
    <w:p w:rsidR="0059166B" w:rsidRDefault="0059166B"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59166B" w:rsidRDefault="0059166B"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59166B" w:rsidRDefault="0059166B" w:rsidP="00510795">
      <w:pPr>
        <w:pStyle w:val="FootnoteText"/>
      </w:pPr>
      <w:r>
        <w:rPr>
          <w:rStyle w:val="FootnoteReference"/>
        </w:rPr>
        <w:footnoteRef/>
      </w:r>
      <w:r>
        <w:t xml:space="preserve"> cp. Heb. 4:10; Phil. 2:12; Mt. 11:28,29; Jer. 6:16.</w:t>
      </w:r>
    </w:p>
  </w:footnote>
  <w:footnote w:id="358">
    <w:p w:rsidR="0059166B" w:rsidRDefault="0059166B" w:rsidP="00510795">
      <w:pPr>
        <w:pStyle w:val="FootnoteText"/>
      </w:pPr>
      <w:r>
        <w:rPr>
          <w:rStyle w:val="FootnoteReference"/>
        </w:rPr>
        <w:footnoteRef/>
      </w:r>
      <w:r>
        <w:t xml:space="preserve"> 2 Cor. 4:13.</w:t>
      </w:r>
    </w:p>
  </w:footnote>
  <w:footnote w:id="359">
    <w:p w:rsidR="0059166B" w:rsidRDefault="0059166B" w:rsidP="00510795">
      <w:pPr>
        <w:pStyle w:val="FootnoteText"/>
      </w:pPr>
      <w:r>
        <w:rPr>
          <w:rStyle w:val="FootnoteReference"/>
        </w:rPr>
        <w:footnoteRef/>
      </w:r>
      <w:r>
        <w:t xml:space="preserve"> </w:t>
      </w:r>
      <w:r w:rsidRPr="00DC02D9">
        <w:rPr>
          <w:i/>
        </w:rPr>
        <w:t>Or:</w:t>
      </w:r>
      <w:r>
        <w:t xml:space="preserve"> costly (Wisdom 1:13-16).</w:t>
      </w:r>
    </w:p>
  </w:footnote>
  <w:footnote w:id="360">
    <w:p w:rsidR="0059166B" w:rsidRDefault="0059166B" w:rsidP="00510795">
      <w:pPr>
        <w:pStyle w:val="FootnoteText"/>
      </w:pPr>
      <w:r>
        <w:rPr>
          <w:rStyle w:val="FootnoteReference"/>
        </w:rPr>
        <w:footnoteRef/>
      </w:r>
      <w:r>
        <w:t xml:space="preserve"> Rom. 15:11.</w:t>
      </w:r>
    </w:p>
  </w:footnote>
  <w:footnote w:id="361">
    <w:p w:rsidR="0059166B" w:rsidRDefault="0059166B" w:rsidP="00510795">
      <w:pPr>
        <w:pStyle w:val="FootnoteText"/>
      </w:pPr>
      <w:r>
        <w:rPr>
          <w:rStyle w:val="FootnoteReference"/>
        </w:rPr>
        <w:footnoteRef/>
      </w:r>
      <w:r>
        <w:t xml:space="preserve"> Mercy </w:t>
      </w:r>
      <w:r w:rsidRPr="00DC02D9">
        <w:rPr>
          <w:i/>
        </w:rPr>
        <w:t>or</w:t>
      </w:r>
      <w:r>
        <w:t xml:space="preserve"> love.</w:t>
      </w:r>
    </w:p>
  </w:footnote>
  <w:footnote w:id="362">
    <w:p w:rsidR="0059166B" w:rsidRDefault="0059166B" w:rsidP="00510795">
      <w:pPr>
        <w:pStyle w:val="FootnoteText"/>
      </w:pPr>
      <w:r>
        <w:rPr>
          <w:rStyle w:val="FootnoteReference"/>
        </w:rPr>
        <w:footnoteRef/>
      </w:r>
      <w:r>
        <w:t xml:space="preserve"> Heb. 13:6.</w:t>
      </w:r>
    </w:p>
  </w:footnote>
  <w:footnote w:id="363">
    <w:p w:rsidR="0059166B" w:rsidRDefault="0059166B"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59166B" w:rsidRDefault="0059166B"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59166B" w:rsidRDefault="0059166B"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59166B" w:rsidRDefault="0059166B"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59166B" w:rsidRDefault="0059166B" w:rsidP="00385CB8">
      <w:pPr>
        <w:pStyle w:val="FootnoteText"/>
      </w:pPr>
      <w:r>
        <w:rPr>
          <w:rStyle w:val="FootnoteReference"/>
        </w:rPr>
        <w:footnoteRef/>
      </w:r>
      <w:r>
        <w:t xml:space="preserve"> Rom. 10:5; Gal. 3:12; Lev. 18:5; Luke 10:25-28.</w:t>
      </w:r>
    </w:p>
  </w:footnote>
  <w:footnote w:id="368">
    <w:p w:rsidR="0059166B" w:rsidRDefault="0059166B"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59166B" w:rsidRDefault="0059166B"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59166B" w:rsidRDefault="0059166B"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59166B" w:rsidRDefault="0059166B"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59166B" w:rsidRDefault="0059166B"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59166B" w:rsidRDefault="0059166B" w:rsidP="00385CB8">
      <w:pPr>
        <w:pStyle w:val="FootnoteText"/>
      </w:pPr>
      <w:r>
        <w:rPr>
          <w:rStyle w:val="FootnoteReference"/>
        </w:rPr>
        <w:footnoteRef/>
      </w:r>
      <w:r>
        <w:t xml:space="preserve"> sloth: </w:t>
      </w:r>
      <w:r w:rsidRPr="0002544A">
        <w:rPr>
          <w:i/>
        </w:rPr>
        <w:t>or:</w:t>
      </w:r>
      <w:r>
        <w:t xml:space="preserve"> accidie.</w:t>
      </w:r>
    </w:p>
  </w:footnote>
  <w:footnote w:id="374">
    <w:p w:rsidR="0059166B" w:rsidRDefault="0059166B" w:rsidP="00385CB8">
      <w:pPr>
        <w:pStyle w:val="FootnoteText"/>
      </w:pPr>
      <w:r>
        <w:rPr>
          <w:rStyle w:val="FootnoteReference"/>
        </w:rPr>
        <w:footnoteRef/>
      </w:r>
      <w:r>
        <w:t xml:space="preserve"> Eyes were given us that we might see in creatures our Creator (St Athanasius).</w:t>
      </w:r>
    </w:p>
  </w:footnote>
  <w:footnote w:id="375">
    <w:p w:rsidR="0059166B" w:rsidRDefault="0059166B" w:rsidP="00385CB8">
      <w:pPr>
        <w:pStyle w:val="FootnoteText"/>
      </w:pPr>
      <w:r>
        <w:rPr>
          <w:rStyle w:val="FootnoteReference"/>
        </w:rPr>
        <w:footnoteRef/>
      </w:r>
      <w:r>
        <w:t xml:space="preserve"> Christ is our way and our righteousness (cp. Jn. 14:6; 1 Cor 1:30; Ephes. 2:5-7).</w:t>
      </w:r>
    </w:p>
  </w:footnote>
  <w:footnote w:id="376">
    <w:p w:rsidR="0059166B" w:rsidRDefault="0059166B" w:rsidP="00385CB8">
      <w:pPr>
        <w:pStyle w:val="FootnoteText"/>
      </w:pPr>
      <w:r>
        <w:rPr>
          <w:rStyle w:val="FootnoteReference"/>
        </w:rPr>
        <w:footnoteRef/>
      </w:r>
      <w:r>
        <w:t xml:space="preserve"> The house of wisdom can be built only if the fear of God is rooted deeply in the soul (cp. St Ambrose).</w:t>
      </w:r>
    </w:p>
  </w:footnote>
  <w:footnote w:id="377">
    <w:p w:rsidR="0059166B" w:rsidRDefault="0059166B" w:rsidP="00385CB8">
      <w:pPr>
        <w:pStyle w:val="FootnoteText"/>
      </w:pPr>
      <w:r>
        <w:rPr>
          <w:rStyle w:val="FootnoteReference"/>
        </w:rPr>
        <w:footnoteRef/>
      </w:r>
      <w:r>
        <w:t xml:space="preserve"> Christ is our way and our righteousness (cp. Jn. 14:6; 1 Cor 1:30; Ephes. 2:5-7). &lt;see 2 footnotes above&gt;</w:t>
      </w:r>
    </w:p>
  </w:footnote>
  <w:footnote w:id="378">
    <w:p w:rsidR="0059166B" w:rsidRDefault="0059166B" w:rsidP="00385CB8">
      <w:pPr>
        <w:pStyle w:val="FootnoteText"/>
      </w:pPr>
      <w:r>
        <w:rPr>
          <w:rStyle w:val="FootnoteReference"/>
        </w:rPr>
        <w:footnoteRef/>
      </w:r>
      <w:r>
        <w:t xml:space="preserve"> </w:t>
      </w:r>
      <w:r w:rsidRPr="0002544A">
        <w:rPr>
          <w:i/>
        </w:rPr>
        <w:t>Lit</w:t>
      </w:r>
      <w:r>
        <w:t>. Face: a Hebraism for ‘favor’. (Cp. Psalm 44:13).</w:t>
      </w:r>
    </w:p>
  </w:footnote>
  <w:footnote w:id="379">
    <w:p w:rsidR="0059166B" w:rsidRDefault="0059166B"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59166B" w:rsidRDefault="0059166B" w:rsidP="00385CB8">
      <w:pPr>
        <w:pStyle w:val="FootnoteText"/>
      </w:pPr>
      <w:r>
        <w:rPr>
          <w:rStyle w:val="FootnoteReference"/>
        </w:rPr>
        <w:footnoteRef/>
      </w:r>
      <w:r>
        <w:t xml:space="preserve"> Curdled with scorn, anger and fear.</w:t>
      </w:r>
    </w:p>
  </w:footnote>
  <w:footnote w:id="381">
    <w:p w:rsidR="0059166B" w:rsidRDefault="0059166B"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59166B" w:rsidRDefault="0059166B"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59166B" w:rsidRDefault="0059166B" w:rsidP="00385CB8">
      <w:pPr>
        <w:pStyle w:val="FootnoteText"/>
      </w:pPr>
      <w:r>
        <w:rPr>
          <w:rStyle w:val="FootnoteReference"/>
        </w:rPr>
        <w:footnoteRef/>
      </w:r>
      <w:r>
        <w:t xml:space="preserve"> Sprinkled with hoar-frost, a wineskin is like the greying head of an old man.</w:t>
      </w:r>
    </w:p>
  </w:footnote>
  <w:footnote w:id="384">
    <w:p w:rsidR="0059166B" w:rsidRDefault="0059166B"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59166B" w:rsidRDefault="0059166B" w:rsidP="00385CB8">
      <w:pPr>
        <w:pStyle w:val="FootnoteText"/>
      </w:pPr>
      <w:r>
        <w:rPr>
          <w:rStyle w:val="FootnoteReference"/>
        </w:rPr>
        <w:footnoteRef/>
      </w:r>
      <w:r>
        <w:t xml:space="preserve"> hear: </w:t>
      </w:r>
      <w:r w:rsidRPr="0002544A">
        <w:rPr>
          <w:i/>
        </w:rPr>
        <w:t>lit</w:t>
      </w:r>
      <w:r>
        <w:t>. gullet, throat, larynx.</w:t>
      </w:r>
    </w:p>
  </w:footnote>
  <w:footnote w:id="386">
    <w:p w:rsidR="0059166B" w:rsidRDefault="0059166B"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59166B" w:rsidRDefault="0059166B" w:rsidP="00385CB8">
      <w:pPr>
        <w:pStyle w:val="FootnoteText"/>
      </w:pPr>
      <w:r>
        <w:rPr>
          <w:rStyle w:val="FootnoteReference"/>
        </w:rPr>
        <w:footnoteRef/>
      </w:r>
      <w:r>
        <w:t xml:space="preserve"> ‘In wicked men we rightly hate the evil, but love the creature’ (St. Prosper).</w:t>
      </w:r>
    </w:p>
  </w:footnote>
  <w:footnote w:id="388">
    <w:p w:rsidR="0059166B" w:rsidRDefault="0059166B"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59166B" w:rsidRDefault="0059166B"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59166B" w:rsidRDefault="0059166B" w:rsidP="00385CB8">
      <w:pPr>
        <w:pStyle w:val="FootnoteText"/>
      </w:pPr>
      <w:r>
        <w:rPr>
          <w:rStyle w:val="FootnoteReference"/>
        </w:rPr>
        <w:footnoteRef/>
      </w:r>
      <w:r>
        <w:t xml:space="preserve"> These words are repeated by the deacon at the beginning of the Divine Liturgy.</w:t>
      </w:r>
    </w:p>
  </w:footnote>
  <w:footnote w:id="391">
    <w:p w:rsidR="0059166B" w:rsidRDefault="0059166B"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59166B" w:rsidRDefault="0059166B" w:rsidP="00385CB8">
      <w:pPr>
        <w:pStyle w:val="FootnoteText"/>
      </w:pPr>
      <w:r>
        <w:rPr>
          <w:rStyle w:val="FootnoteReference"/>
        </w:rPr>
        <w:footnoteRef/>
      </w:r>
      <w:r>
        <w:t xml:space="preserve"> Cp. Lk. 24:27,32,45.</w:t>
      </w:r>
    </w:p>
  </w:footnote>
  <w:footnote w:id="393">
    <w:p w:rsidR="0059166B" w:rsidRDefault="0059166B"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59166B" w:rsidRDefault="0059166B"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59166B" w:rsidRDefault="0059166B"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59166B" w:rsidRDefault="0059166B"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59166B" w:rsidRDefault="0059166B"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59166B" w:rsidRDefault="0059166B" w:rsidP="00385CB8">
      <w:pPr>
        <w:pStyle w:val="FootnoteText"/>
      </w:pPr>
      <w:r>
        <w:rPr>
          <w:rStyle w:val="FootnoteReference"/>
        </w:rPr>
        <w:footnoteRef/>
      </w:r>
      <w:r>
        <w:t xml:space="preserve"> Cp. Ps. 110:10.</w:t>
      </w:r>
    </w:p>
  </w:footnote>
  <w:footnote w:id="399">
    <w:p w:rsidR="0059166B" w:rsidRDefault="0059166B"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59166B" w:rsidRDefault="0059166B" w:rsidP="00FD25B7">
      <w:pPr>
        <w:pStyle w:val="FootnoteText"/>
      </w:pPr>
      <w:r>
        <w:rPr>
          <w:rStyle w:val="FootnoteReference"/>
        </w:rPr>
        <w:footnoteRef/>
      </w:r>
      <w:r>
        <w:t xml:space="preserve"> Cp. Psalm 139:11; Rom. 12:20. ‘Coals of hell’. For desolation as the equivalent of hell, see Mark 13:14.</w:t>
      </w:r>
    </w:p>
  </w:footnote>
  <w:footnote w:id="401">
    <w:p w:rsidR="0059166B" w:rsidRDefault="0059166B" w:rsidP="00FD25B7">
      <w:pPr>
        <w:pStyle w:val="FootnoteText"/>
      </w:pPr>
      <w:r>
        <w:rPr>
          <w:rStyle w:val="FootnoteReference"/>
        </w:rPr>
        <w:footnoteRef/>
      </w:r>
      <w:r>
        <w:t xml:space="preserve"> Cp. Jeremiah 3:23. I look through the hills to their unseen Maker.</w:t>
      </w:r>
    </w:p>
  </w:footnote>
  <w:footnote w:id="402">
    <w:p w:rsidR="0059166B" w:rsidRDefault="0059166B"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59166B" w:rsidRDefault="0059166B"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59166B" w:rsidRDefault="0059166B"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59166B" w:rsidRDefault="0059166B" w:rsidP="00FD25B7">
      <w:pPr>
        <w:pStyle w:val="FootnoteText"/>
      </w:pPr>
      <w:r>
        <w:rPr>
          <w:rStyle w:val="FootnoteReference"/>
        </w:rPr>
        <w:footnoteRef/>
      </w:r>
      <w:r>
        <w:t xml:space="preserve"> Hebrews 11:26; 13:13.</w:t>
      </w:r>
    </w:p>
  </w:footnote>
  <w:footnote w:id="406">
    <w:p w:rsidR="0059166B" w:rsidRDefault="0059166B" w:rsidP="00FD25B7">
      <w:pPr>
        <w:pStyle w:val="FootnoteText"/>
      </w:pPr>
      <w:r>
        <w:rPr>
          <w:rStyle w:val="FootnoteReference"/>
        </w:rPr>
        <w:footnoteRef/>
      </w:r>
      <w:r>
        <w:t xml:space="preserve"> Heaven is here (Mt. 4:17; Lk. 17:21; Prov. 17:24).</w:t>
      </w:r>
    </w:p>
  </w:footnote>
  <w:footnote w:id="407">
    <w:p w:rsidR="0059166B" w:rsidRDefault="0059166B"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59166B" w:rsidRDefault="0059166B"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59166B" w:rsidRDefault="0059166B"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59166B" w:rsidRDefault="0059166B"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59166B" w:rsidRDefault="0059166B" w:rsidP="00FD25B7">
      <w:pPr>
        <w:pStyle w:val="FootnoteText"/>
      </w:pPr>
      <w:r>
        <w:rPr>
          <w:rStyle w:val="FootnoteReference"/>
        </w:rPr>
        <w:footnoteRef/>
      </w:r>
      <w:r>
        <w:t xml:space="preserve"> Cp. Titus 2:14.</w:t>
      </w:r>
    </w:p>
  </w:footnote>
  <w:footnote w:id="412">
    <w:p w:rsidR="0059166B" w:rsidRDefault="0059166B" w:rsidP="00FD25B7">
      <w:pPr>
        <w:pStyle w:val="FootnoteText"/>
      </w:pPr>
      <w:r>
        <w:rPr>
          <w:rStyle w:val="FootnoteReference"/>
        </w:rPr>
        <w:footnoteRef/>
      </w:r>
      <w:r>
        <w:t xml:space="preserve"> Prov. 29:1; 2 Kings 17:14; Neh. 9:16; Dt. 9:6.</w:t>
      </w:r>
    </w:p>
  </w:footnote>
  <w:footnote w:id="413">
    <w:p w:rsidR="0059166B" w:rsidRDefault="0059166B"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59166B" w:rsidRDefault="0059166B" w:rsidP="00FD25B7">
      <w:pPr>
        <w:pStyle w:val="FootnoteText"/>
      </w:pPr>
      <w:r>
        <w:rPr>
          <w:rStyle w:val="FootnoteReference"/>
        </w:rPr>
        <w:footnoteRef/>
      </w:r>
      <w:r>
        <w:t xml:space="preserve"> Cp. 1 Kings 6:21 (1 Sam. 6:21).</w:t>
      </w:r>
    </w:p>
  </w:footnote>
  <w:footnote w:id="415">
    <w:p w:rsidR="0059166B" w:rsidRDefault="0059166B" w:rsidP="00FD25B7">
      <w:pPr>
        <w:pStyle w:val="FootnoteText"/>
      </w:pPr>
      <w:r>
        <w:rPr>
          <w:rStyle w:val="FootnoteReference"/>
        </w:rPr>
        <w:footnoteRef/>
      </w:r>
      <w:r>
        <w:t xml:space="preserve"> Ps. 131:8-10 = 2 Chron. 6:41-42.</w:t>
      </w:r>
    </w:p>
  </w:footnote>
  <w:footnote w:id="416">
    <w:p w:rsidR="0059166B" w:rsidRDefault="0059166B" w:rsidP="00FD25B7">
      <w:pPr>
        <w:pStyle w:val="FootnoteText"/>
      </w:pPr>
      <w:r>
        <w:rPr>
          <w:rStyle w:val="FootnoteReference"/>
        </w:rPr>
        <w:footnoteRef/>
      </w:r>
      <w:r>
        <w:t xml:space="preserve"> I Chron. 17:11-14; Acts 2:30-33.</w:t>
      </w:r>
    </w:p>
  </w:footnote>
  <w:footnote w:id="417">
    <w:p w:rsidR="0059166B" w:rsidRDefault="0059166B" w:rsidP="00FD25B7">
      <w:pPr>
        <w:pStyle w:val="FootnoteText"/>
      </w:pPr>
      <w:r>
        <w:rPr>
          <w:rStyle w:val="FootnoteReference"/>
        </w:rPr>
        <w:footnoteRef/>
      </w:r>
      <w:r>
        <w:t xml:space="preserve"> stock: </w:t>
      </w:r>
      <w:r w:rsidRPr="00783CA0">
        <w:rPr>
          <w:i/>
        </w:rPr>
        <w:t>lit</w:t>
      </w:r>
      <w:r>
        <w:t>. horn.</w:t>
      </w:r>
    </w:p>
  </w:footnote>
  <w:footnote w:id="418">
    <w:p w:rsidR="0059166B" w:rsidRDefault="0059166B"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59166B" w:rsidRDefault="0059166B"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59166B" w:rsidRDefault="0059166B"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59166B" w:rsidRDefault="0059166B"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59166B" w:rsidRDefault="0059166B" w:rsidP="00E276C1">
      <w:pPr>
        <w:pStyle w:val="FootnoteText"/>
      </w:pPr>
      <w:r>
        <w:rPr>
          <w:rStyle w:val="FootnoteReference"/>
        </w:rPr>
        <w:footnoteRef/>
      </w:r>
      <w:r>
        <w:t xml:space="preserve"> The kingdoms of this world have become the kingdoms of our Lord and of His Christ’ (Rev. 11:15).</w:t>
      </w:r>
    </w:p>
  </w:footnote>
  <w:footnote w:id="423">
    <w:p w:rsidR="0059166B" w:rsidRDefault="0059166B" w:rsidP="00E276C1">
      <w:pPr>
        <w:pStyle w:val="FootnoteText"/>
      </w:pPr>
      <w:r>
        <w:rPr>
          <w:rStyle w:val="FootnoteReference"/>
        </w:rPr>
        <w:footnoteRef/>
      </w:r>
      <w:r>
        <w:t xml:space="preserve"> Deut. 32:36.</w:t>
      </w:r>
    </w:p>
  </w:footnote>
  <w:footnote w:id="424">
    <w:p w:rsidR="0059166B" w:rsidRDefault="0059166B"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59166B" w:rsidRDefault="0059166B" w:rsidP="00E276C1">
      <w:pPr>
        <w:pStyle w:val="FootnoteText"/>
      </w:pPr>
      <w:r>
        <w:rPr>
          <w:rStyle w:val="FootnoteReference"/>
        </w:rPr>
        <w:footnoteRef/>
      </w:r>
      <w:r>
        <w:t xml:space="preserve"> mercy: </w:t>
      </w:r>
      <w:r w:rsidRPr="007F3CE8">
        <w:rPr>
          <w:i/>
        </w:rPr>
        <w:t>or</w:t>
      </w:r>
      <w:r>
        <w:t xml:space="preserve"> love. Cp. Lk. 10:37.</w:t>
      </w:r>
    </w:p>
  </w:footnote>
  <w:footnote w:id="426">
    <w:p w:rsidR="0059166B" w:rsidRDefault="0059166B"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59166B" w:rsidRDefault="0059166B" w:rsidP="00E276C1">
      <w:pPr>
        <w:pStyle w:val="FootnoteText"/>
      </w:pPr>
      <w:r>
        <w:rPr>
          <w:rStyle w:val="FootnoteReference"/>
        </w:rPr>
        <w:footnoteRef/>
      </w:r>
      <w:r>
        <w:t xml:space="preserve"> See footnote on page 170. &lt;See previous footnote&gt;</w:t>
      </w:r>
    </w:p>
  </w:footnote>
  <w:footnote w:id="428">
    <w:p w:rsidR="0059166B" w:rsidRDefault="0059166B"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59166B" w:rsidRDefault="0059166B"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59166B" w:rsidRDefault="0059166B"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59166B" w:rsidRDefault="0059166B"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59166B" w:rsidRDefault="0059166B" w:rsidP="00E276C1">
      <w:pPr>
        <w:pStyle w:val="FootnoteText"/>
      </w:pPr>
      <w:r>
        <w:rPr>
          <w:rStyle w:val="FootnoteReference"/>
        </w:rPr>
        <w:footnoteRef/>
      </w:r>
      <w:r>
        <w:t xml:space="preserve"> The Spirit of the Lord fills the world (Wisdom 1:7).</w:t>
      </w:r>
    </w:p>
  </w:footnote>
  <w:footnote w:id="433">
    <w:p w:rsidR="0059166B" w:rsidRDefault="0059166B"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59166B" w:rsidRDefault="0059166B" w:rsidP="00E276C1">
      <w:pPr>
        <w:pStyle w:val="FootnoteText"/>
      </w:pPr>
      <w:r>
        <w:rPr>
          <w:rStyle w:val="FootnoteReference"/>
        </w:rPr>
        <w:footnoteRef/>
      </w:r>
      <w:r>
        <w:t xml:space="preserve"> ‘He gives songs in the night’ (Job. 35:10).</w:t>
      </w:r>
    </w:p>
  </w:footnote>
  <w:footnote w:id="435">
    <w:p w:rsidR="0059166B" w:rsidRDefault="0059166B"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59166B" w:rsidRDefault="0059166B" w:rsidP="00E276C1">
      <w:pPr>
        <w:pStyle w:val="FootnoteText"/>
      </w:pPr>
      <w:r>
        <w:rPr>
          <w:rStyle w:val="FootnoteReference"/>
        </w:rPr>
        <w:footnoteRef/>
      </w:r>
      <w:r>
        <w:t xml:space="preserve"> this way: the confession of Christ (2 Tim. 3:12).</w:t>
      </w:r>
    </w:p>
  </w:footnote>
  <w:footnote w:id="437">
    <w:p w:rsidR="0059166B" w:rsidRDefault="0059166B" w:rsidP="00E276C1">
      <w:pPr>
        <w:pStyle w:val="FootnoteText"/>
      </w:pPr>
      <w:r>
        <w:rPr>
          <w:rStyle w:val="FootnoteReference"/>
        </w:rPr>
        <w:footnoteRef/>
      </w:r>
      <w:r>
        <w:t xml:space="preserve"> These two lines are identical with Lamentations 3:6.</w:t>
      </w:r>
    </w:p>
  </w:footnote>
  <w:footnote w:id="438">
    <w:p w:rsidR="0059166B" w:rsidRDefault="0059166B" w:rsidP="00E276C1">
      <w:pPr>
        <w:pStyle w:val="FootnoteText"/>
      </w:pPr>
      <w:r>
        <w:rPr>
          <w:rStyle w:val="FootnoteReference"/>
        </w:rPr>
        <w:footnoteRef/>
      </w:r>
      <w:r>
        <w:t xml:space="preserve"> Cp. Rev. 10:5; Ezek. 20:23,28,42; Deut. 32:14.</w:t>
      </w:r>
    </w:p>
  </w:footnote>
  <w:footnote w:id="439">
    <w:p w:rsidR="0059166B" w:rsidRDefault="0059166B"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59166B" w:rsidRDefault="0059166B"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59166B" w:rsidRDefault="0059166B"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59166B" w:rsidRDefault="0059166B"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59166B" w:rsidRDefault="0059166B" w:rsidP="00E276C1">
      <w:pPr>
        <w:pStyle w:val="FootnoteText"/>
      </w:pPr>
      <w:r>
        <w:rPr>
          <w:rStyle w:val="FootnoteReference"/>
        </w:rPr>
        <w:footnoteRef/>
      </w:r>
      <w:r>
        <w:t xml:space="preserve"> Cp. Ps. 145:2 with Ps. 103:33. Only verbs differ.</w:t>
      </w:r>
    </w:p>
  </w:footnote>
  <w:footnote w:id="444">
    <w:p w:rsidR="0059166B" w:rsidRDefault="0059166B" w:rsidP="00E276C1">
      <w:pPr>
        <w:pStyle w:val="FootnoteText"/>
      </w:pPr>
      <w:r>
        <w:rPr>
          <w:rStyle w:val="FootnoteReference"/>
        </w:rPr>
        <w:footnoteRef/>
      </w:r>
      <w:r>
        <w:t xml:space="preserve"> </w:t>
      </w:r>
      <w:r w:rsidRPr="00D813A7">
        <w:rPr>
          <w:i/>
        </w:rPr>
        <w:t>Lit</w:t>
      </w:r>
      <w:r>
        <w:t>. ‘dispersions’. Cp. Mt. 24:31.</w:t>
      </w:r>
    </w:p>
  </w:footnote>
  <w:footnote w:id="445">
    <w:p w:rsidR="0059166B" w:rsidRDefault="0059166B"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59166B" w:rsidRDefault="0059166B" w:rsidP="00E276C1">
      <w:pPr>
        <w:pStyle w:val="FootnoteText"/>
      </w:pPr>
      <w:r>
        <w:rPr>
          <w:rStyle w:val="FootnoteReference"/>
        </w:rPr>
        <w:footnoteRef/>
      </w:r>
      <w:r>
        <w:t xml:space="preserve"> two-edged sword: praise which conquers Amalek (St. Chrysostom).</w:t>
      </w:r>
    </w:p>
  </w:footnote>
  <w:footnote w:id="447">
    <w:p w:rsidR="0059166B" w:rsidRDefault="0059166B" w:rsidP="00E276C1">
      <w:pPr>
        <w:pStyle w:val="FootnoteText"/>
      </w:pPr>
      <w:r>
        <w:rPr>
          <w:rStyle w:val="FootnoteReference"/>
        </w:rPr>
        <w:footnoteRef/>
      </w:r>
      <w:r>
        <w:t xml:space="preserve"> ‘Holiness of life is the mother of glory’ (St Theodoret).</w:t>
      </w:r>
    </w:p>
  </w:footnote>
  <w:footnote w:id="448">
    <w:p w:rsidR="0059166B" w:rsidRDefault="0059166B">
      <w:pPr>
        <w:pStyle w:val="FootnoteText"/>
      </w:pPr>
      <w:r>
        <w:rPr>
          <w:rStyle w:val="FootnoteReference"/>
        </w:rPr>
        <w:footnoteRef/>
      </w:r>
      <w:r>
        <w:t xml:space="preserve"> Acts 7:60</w:t>
      </w:r>
    </w:p>
  </w:footnote>
  <w:footnote w:id="449">
    <w:p w:rsidR="0059166B" w:rsidRDefault="0059166B">
      <w:pPr>
        <w:pStyle w:val="FootnoteText"/>
      </w:pPr>
      <w:r>
        <w:rPr>
          <w:rStyle w:val="FootnoteReference"/>
        </w:rPr>
        <w:footnoteRef/>
      </w:r>
      <w:r>
        <w:t xml:space="preserve"> Rev 4:6</w:t>
      </w:r>
    </w:p>
  </w:footnote>
  <w:footnote w:id="450">
    <w:p w:rsidR="0059166B" w:rsidRDefault="0059166B" w:rsidP="00104A9B">
      <w:pPr>
        <w:pStyle w:val="FootnoteText"/>
        <w:rPr>
          <w:ins w:id="956" w:author="Brett Slote" w:date="2011-07-19T15:43:00Z"/>
        </w:rPr>
      </w:pPr>
      <w:ins w:id="957" w:author="Brett Slote" w:date="2011-07-19T15:43:00Z">
        <w:r>
          <w:rPr>
            <w:rStyle w:val="FootnoteReference"/>
          </w:rPr>
          <w:footnoteRef/>
        </w:r>
        <w:r>
          <w:t xml:space="preserve"> or supplications/intercessions</w:t>
        </w:r>
      </w:ins>
    </w:p>
  </w:footnote>
  <w:footnote w:id="451">
    <w:p w:rsidR="0059166B" w:rsidRDefault="0059166B">
      <w:pPr>
        <w:pStyle w:val="footnote"/>
        <w:rPr>
          <w:ins w:id="958" w:author="Brett Slote" w:date="2011-07-19T15:43:00Z"/>
        </w:rPr>
        <w:pPrChange w:id="959" w:author="Brett Slote" w:date="2011-07-21T19:56:00Z">
          <w:pPr>
            <w:pStyle w:val="FootnoteText"/>
          </w:pPr>
        </w:pPrChange>
      </w:pPr>
      <w:ins w:id="960" w:author="Brett Slote" w:date="2011-07-19T15:43:00Z">
        <w:r>
          <w:rPr>
            <w:rStyle w:val="FootnoteReference"/>
          </w:rPr>
          <w:footnoteRef/>
        </w:r>
        <w:r>
          <w:t xml:space="preserve"> Joel 3:13 – but I’m trying to remember something that says “the harvest is full and the wheat plentiful”</w:t>
        </w:r>
      </w:ins>
    </w:p>
  </w:footnote>
  <w:footnote w:id="452">
    <w:p w:rsidR="0059166B" w:rsidRDefault="0059166B">
      <w:pPr>
        <w:pStyle w:val="footnote"/>
        <w:rPr>
          <w:ins w:id="961" w:author="Brett Slote" w:date="2011-07-19T15:43:00Z"/>
          <w:rFonts w:ascii="Antonious" w:hAnsi="Antonious" w:cs="Antonious"/>
        </w:rPr>
        <w:pPrChange w:id="962" w:author="Brett Slote" w:date="2011-07-21T19:56:00Z">
          <w:pPr>
            <w:widowControl w:val="0"/>
            <w:autoSpaceDE w:val="0"/>
            <w:autoSpaceDN w:val="0"/>
            <w:adjustRightInd w:val="0"/>
          </w:pPr>
        </w:pPrChange>
      </w:pPr>
      <w:ins w:id="96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59166B" w:rsidRDefault="0059166B">
      <w:pPr>
        <w:pStyle w:val="FootnoteText"/>
      </w:pPr>
      <w:r>
        <w:rPr>
          <w:rStyle w:val="FootnoteReference"/>
        </w:rPr>
        <w:footnoteRef/>
      </w:r>
      <w:r>
        <w:t xml:space="preserve"> Rev 4:4</w:t>
      </w:r>
    </w:p>
  </w:footnote>
  <w:footnote w:id="454">
    <w:p w:rsidR="0059166B" w:rsidRDefault="0059166B">
      <w:pPr>
        <w:pStyle w:val="FootnoteText"/>
      </w:pPr>
      <w:r>
        <w:rPr>
          <w:rStyle w:val="FootnoteReference"/>
        </w:rPr>
        <w:footnoteRef/>
      </w:r>
      <w:r>
        <w:t xml:space="preserve"> Rev 5:8</w:t>
      </w:r>
    </w:p>
  </w:footnote>
  <w:footnote w:id="455">
    <w:p w:rsidR="0059166B" w:rsidRPr="00C96A85" w:rsidRDefault="0059166B">
      <w:pPr>
        <w:pStyle w:val="footnote"/>
        <w:rPr>
          <w:ins w:id="968" w:author="Brett Slote" w:date="2011-07-19T18:33:00Z"/>
        </w:rPr>
        <w:pPrChange w:id="969" w:author="Brett Slote" w:date="2011-07-21T19:58:00Z">
          <w:pPr>
            <w:pStyle w:val="FootnoteText"/>
          </w:pPr>
        </w:pPrChange>
      </w:pPr>
      <w:ins w:id="970" w:author="Brett Slote" w:date="2011-07-19T18:33:00Z">
        <w:r w:rsidRPr="00C96A85">
          <w:rPr>
            <w:rStyle w:val="FootnoteReference"/>
            <w:vertAlign w:val="baseline"/>
          </w:rPr>
          <w:footnoteRef/>
        </w:r>
        <w:r w:rsidRPr="00C96A85">
          <w:t xml:space="preserve"> Ephesians 6:11  (Literally: “all the girding”)</w:t>
        </w:r>
      </w:ins>
    </w:p>
  </w:footnote>
  <w:footnote w:id="456">
    <w:p w:rsidR="0059166B" w:rsidRPr="00C96A85" w:rsidRDefault="0059166B">
      <w:pPr>
        <w:pStyle w:val="footnote"/>
        <w:rPr>
          <w:ins w:id="973" w:author="Brett Slote" w:date="2011-07-19T18:34:00Z"/>
        </w:rPr>
        <w:pPrChange w:id="974" w:author="Brett Slote" w:date="2011-07-21T19:58:00Z">
          <w:pPr>
            <w:pStyle w:val="FootnoteText"/>
          </w:pPr>
        </w:pPrChange>
      </w:pPr>
      <w:ins w:id="975" w:author="Brett Slote" w:date="2011-07-19T18:34:00Z">
        <w:r>
          <w:rPr>
            <w:rStyle w:val="FootnoteReference"/>
          </w:rPr>
          <w:footnoteRef/>
        </w:r>
        <w:r>
          <w:t xml:space="preserve"> Col 3:1</w:t>
        </w:r>
      </w:ins>
    </w:p>
  </w:footnote>
  <w:footnote w:id="457">
    <w:p w:rsidR="0059166B" w:rsidRDefault="0059166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8">
    <w:p w:rsidR="0059166B" w:rsidRDefault="0059166B" w:rsidP="00073003">
      <w:pPr>
        <w:pStyle w:val="footnote"/>
      </w:pPr>
      <w:r>
        <w:rPr>
          <w:rStyle w:val="FootnoteReference"/>
        </w:rPr>
        <w:footnoteRef/>
      </w:r>
      <w:r>
        <w:t xml:space="preserve"> Revelation 7:2</w:t>
      </w:r>
    </w:p>
  </w:footnote>
  <w:footnote w:id="459">
    <w:p w:rsidR="0059166B" w:rsidRDefault="0059166B" w:rsidP="00073003">
      <w:pPr>
        <w:pStyle w:val="footnote"/>
      </w:pPr>
      <w:r>
        <w:rPr>
          <w:rStyle w:val="FootnoteReference"/>
        </w:rPr>
        <w:footnoteRef/>
      </w:r>
      <w:r>
        <w:t xml:space="preserve"> Revelation 7:3</w:t>
      </w:r>
    </w:p>
  </w:footnote>
  <w:footnote w:id="460">
    <w:p w:rsidR="0059166B" w:rsidRDefault="0059166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1">
    <w:p w:rsidR="0059166B" w:rsidRDefault="0059166B" w:rsidP="00BC160E">
      <w:pPr>
        <w:pStyle w:val="footnote"/>
      </w:pPr>
      <w:r>
        <w:rPr>
          <w:rStyle w:val="FootnoteReference"/>
        </w:rPr>
        <w:footnoteRef/>
      </w:r>
      <w:r>
        <w:t xml:space="preserve"> John 13:25</w:t>
      </w:r>
    </w:p>
  </w:footnote>
  <w:footnote w:id="462">
    <w:p w:rsidR="0059166B" w:rsidRDefault="0059166B"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3">
    <w:p w:rsidR="0059166B" w:rsidRDefault="0059166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4">
    <w:p w:rsidR="0059166B" w:rsidRDefault="0059166B"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5">
    <w:p w:rsidR="0059166B" w:rsidRDefault="0059166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6">
    <w:p w:rsidR="0059166B" w:rsidRDefault="0059166B">
      <w:pPr>
        <w:pStyle w:val="FootnoteText"/>
      </w:pPr>
      <w:r>
        <w:rPr>
          <w:rStyle w:val="FootnoteReference"/>
        </w:rPr>
        <w:footnoteRef/>
      </w:r>
      <w:r>
        <w:t xml:space="preserve"> Matthew 1:20</w:t>
      </w:r>
    </w:p>
  </w:footnote>
  <w:footnote w:id="467">
    <w:p w:rsidR="0059166B" w:rsidRDefault="0059166B">
      <w:pPr>
        <w:pStyle w:val="FootnoteText"/>
      </w:pPr>
      <w:r>
        <w:rPr>
          <w:rStyle w:val="FootnoteReference"/>
        </w:rPr>
        <w:footnoteRef/>
      </w:r>
      <w:r>
        <w:t xml:space="preserve"> Ps 8:2</w:t>
      </w:r>
    </w:p>
  </w:footnote>
  <w:footnote w:id="468">
    <w:p w:rsidR="0059166B" w:rsidRPr="000C76BB" w:rsidRDefault="0059166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9">
    <w:p w:rsidR="0059166B" w:rsidRDefault="0059166B">
      <w:pPr>
        <w:pStyle w:val="FootnoteText"/>
      </w:pPr>
      <w:r>
        <w:rPr>
          <w:rStyle w:val="FootnoteReference"/>
        </w:rPr>
        <w:footnoteRef/>
      </w:r>
      <w:r>
        <w:t xml:space="preserve"> Matthew 28:6</w:t>
      </w:r>
    </w:p>
  </w:footnote>
  <w:footnote w:id="470">
    <w:p w:rsidR="0059166B" w:rsidRDefault="0059166B">
      <w:pPr>
        <w:pStyle w:val="FootnoteText"/>
      </w:pPr>
      <w:r>
        <w:rPr>
          <w:rStyle w:val="FootnoteReference"/>
        </w:rPr>
        <w:footnoteRef/>
      </w:r>
      <w:r>
        <w:t xml:space="preserve"> Matthew 28:7,6</w:t>
      </w:r>
    </w:p>
  </w:footnote>
  <w:footnote w:id="471">
    <w:p w:rsidR="0059166B" w:rsidRDefault="0059166B">
      <w:pPr>
        <w:pStyle w:val="FootnoteText"/>
      </w:pPr>
      <w:r>
        <w:rPr>
          <w:rStyle w:val="FootnoteReference"/>
        </w:rPr>
        <w:footnoteRef/>
      </w:r>
      <w:r>
        <w:t xml:space="preserve"> Matthew 28:7</w:t>
      </w:r>
    </w:p>
  </w:footnote>
  <w:footnote w:id="472">
    <w:p w:rsidR="0059166B" w:rsidRDefault="0059166B">
      <w:pPr>
        <w:pStyle w:val="FootnoteText"/>
      </w:pPr>
      <w:r>
        <w:rPr>
          <w:rStyle w:val="FootnoteReference"/>
        </w:rPr>
        <w:footnoteRef/>
      </w:r>
      <w:r>
        <w:t xml:space="preserve"> John 20:27</w:t>
      </w:r>
    </w:p>
  </w:footnote>
  <w:footnote w:id="473">
    <w:p w:rsidR="0059166B" w:rsidRDefault="0059166B">
      <w:pPr>
        <w:pStyle w:val="FootnoteText"/>
      </w:pPr>
      <w:r>
        <w:rPr>
          <w:rStyle w:val="FootnoteReference"/>
        </w:rPr>
        <w:footnoteRef/>
      </w:r>
      <w:r>
        <w:t xml:space="preserve"> John 20:28</w:t>
      </w:r>
    </w:p>
  </w:footnote>
  <w:footnote w:id="474">
    <w:p w:rsidR="0059166B" w:rsidRDefault="0059166B">
      <w:pPr>
        <w:pStyle w:val="FootnoteText"/>
      </w:pPr>
      <w:r>
        <w:rPr>
          <w:rStyle w:val="FootnoteReference"/>
        </w:rPr>
        <w:footnoteRef/>
      </w:r>
      <w:r>
        <w:t xml:space="preserve"> John 20:29</w:t>
      </w:r>
    </w:p>
  </w:footnote>
  <w:footnote w:id="475">
    <w:p w:rsidR="0059166B" w:rsidRDefault="0059166B">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536AB2" w:rsidRDefault="0059166B"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536AB2" w:rsidRDefault="0059166B"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66B" w:rsidRPr="00536AB2" w:rsidRDefault="0059166B"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27E5B"/>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3C88"/>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140A"/>
    <w:rsid w:val="006A6323"/>
    <w:rsid w:val="006A78B4"/>
    <w:rsid w:val="006B31BA"/>
    <w:rsid w:val="006B44CE"/>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650C"/>
    <w:rsid w:val="00751E7F"/>
    <w:rsid w:val="00757303"/>
    <w:rsid w:val="00757692"/>
    <w:rsid w:val="00760C78"/>
    <w:rsid w:val="00773777"/>
    <w:rsid w:val="0078100C"/>
    <w:rsid w:val="00791ACB"/>
    <w:rsid w:val="00794C68"/>
    <w:rsid w:val="00794F01"/>
    <w:rsid w:val="00795C2B"/>
    <w:rsid w:val="007964E0"/>
    <w:rsid w:val="0079771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DF58E-7535-4BA7-B2B0-288F701DA0E1}">
  <ds:schemaRefs>
    <ds:schemaRef ds:uri="http://schemas.openxmlformats.org/officeDocument/2006/bibliography"/>
  </ds:schemaRefs>
</ds:datastoreItem>
</file>

<file path=customXml/itemProps2.xml><?xml version="1.0" encoding="utf-8"?>
<ds:datastoreItem xmlns:ds="http://schemas.openxmlformats.org/officeDocument/2006/customXml" ds:itemID="{2433A8CC-4BF4-4C76-AA9E-F36C92EA0AA2}">
  <ds:schemaRefs>
    <ds:schemaRef ds:uri="http://schemas.openxmlformats.org/officeDocument/2006/bibliography"/>
  </ds:schemaRefs>
</ds:datastoreItem>
</file>

<file path=customXml/itemProps3.xml><?xml version="1.0" encoding="utf-8"?>
<ds:datastoreItem xmlns:ds="http://schemas.openxmlformats.org/officeDocument/2006/customXml" ds:itemID="{4F9BBC34-198C-4FBA-A4BF-5BF1443BF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8976</TotalTime>
  <Pages>801</Pages>
  <Words>142948</Words>
  <Characters>814809</Characters>
  <Application>Microsoft Office Word</Application>
  <DocSecurity>0</DocSecurity>
  <Lines>6790</Lines>
  <Paragraphs>1911</Paragraphs>
  <ScaleCrop>false</ScaleCrop>
  <HeadingPairs>
    <vt:vector size="2" baseType="variant">
      <vt:variant>
        <vt:lpstr>Title</vt:lpstr>
      </vt:variant>
      <vt:variant>
        <vt:i4>1</vt:i4>
      </vt:variant>
    </vt:vector>
  </HeadingPairs>
  <TitlesOfParts>
    <vt:vector size="1" baseType="lpstr">
      <vt:lpstr/>
    </vt:vector>
  </TitlesOfParts>
  <Company>Research In Motion Limited</Company>
  <LinksUpToDate>false</LinksUpToDate>
  <CharactersWithSpaces>955846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cp:revision>
  <cp:lastPrinted>2015-08-26T13:05:00Z</cp:lastPrinted>
  <dcterms:created xsi:type="dcterms:W3CDTF">2014-10-30T02:06:00Z</dcterms:created>
  <dcterms:modified xsi:type="dcterms:W3CDTF">2015-09-14T12:27:00Z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