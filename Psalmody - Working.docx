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14394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14394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14394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14394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14394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14394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14394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14394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14394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14394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14394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14394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14394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14394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14394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14394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14394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14394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14394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14394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14394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14394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14394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14394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14394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14394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14394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14394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14394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14394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14394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14394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14394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14394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14394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14394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14394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14394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14394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14394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14394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14394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14394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14394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14394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14394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14394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14394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14394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14394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4CB47639"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75FD7099" w14:textId="77777777" w:rsidR="00895112" w:rsidRDefault="00B102EF" w:rsidP="00895112">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895112">
        <w:t>The Second Canticle</w:t>
      </w:r>
    </w:p>
    <w:p w14:paraId="16D5A32F" w14:textId="77777777" w:rsidR="00895112" w:rsidRDefault="00895112" w:rsidP="00344A59">
      <w:pPr>
        <w:pStyle w:val="Rubric"/>
      </w:pPr>
      <w:r>
        <w:t xml:space="preserve">During Koiahk, the Psali Adam on the Second Canticle, page </w:t>
      </w:r>
      <w:r>
        <w:rPr>
          <w:noProof/>
        </w:rPr>
        <w:t>1025,</w:t>
      </w:r>
      <w:r>
        <w:t xml:space="preserve"> is said.</w:t>
      </w:r>
    </w:p>
    <w:p w14:paraId="1CE1F075" w14:textId="77777777" w:rsidR="00895112" w:rsidRDefault="00895112" w:rsidP="00344A59">
      <w:pPr>
        <w:pStyle w:val="Heading4"/>
      </w:pPr>
      <w:r>
        <w:t>The Second Canticle: Psalm 135</w:t>
      </w:r>
    </w:p>
    <w:p w14:paraId="22D27CB1" w14:textId="77777777" w:rsidR="00895112" w:rsidRDefault="00895112" w:rsidP="00344A59">
      <w:pPr>
        <w:pStyle w:val="Heading4non-TOC"/>
      </w:pPr>
      <w:r w:rsidRPr="00257627">
        <w:t>Ⲡⲓϩⲱⲥ ⲙ̀ⲙⲁϩ ⲃ̅</w:t>
      </w:r>
      <w:r>
        <w:t>:</w:t>
      </w:r>
      <w:r w:rsidRPr="00257627">
        <w:t xml:space="preserve"> Ⲯⲁⲗⲙⲟⲥ ⲣ̅ⲗ̅ⲉ̅</w:t>
      </w:r>
    </w:p>
    <w:p w14:paraId="00065105" w14:textId="77777777" w:rsidR="00895112" w:rsidRDefault="00895112"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C26B7E9" w14:textId="77777777" w:rsidTr="00344A59">
        <w:trPr>
          <w:cantSplit/>
          <w:jc w:val="center"/>
        </w:trPr>
        <w:tc>
          <w:tcPr>
            <w:tcW w:w="288" w:type="dxa"/>
          </w:tcPr>
          <w:p w14:paraId="0D5EE192" w14:textId="77777777" w:rsidR="00895112" w:rsidRPr="00484AEF" w:rsidRDefault="00895112" w:rsidP="00344A59">
            <w:pPr>
              <w:pStyle w:val="CopticCross"/>
            </w:pPr>
            <w:r w:rsidRPr="00484AEF">
              <w:t>¿</w:t>
            </w:r>
          </w:p>
        </w:tc>
        <w:tc>
          <w:tcPr>
            <w:tcW w:w="3960" w:type="dxa"/>
          </w:tcPr>
          <w:p w14:paraId="0C004CB9" w14:textId="77777777" w:rsidR="00895112" w:rsidRDefault="00895112" w:rsidP="00344A59">
            <w:pPr>
              <w:pStyle w:val="EngInd"/>
            </w:pPr>
            <w:r>
              <w:t>Confess the Lord, for He is good,</w:t>
            </w:r>
          </w:p>
          <w:p w14:paraId="028C1C90" w14:textId="77777777" w:rsidR="00895112" w:rsidRPr="00597158" w:rsidRDefault="00895112" w:rsidP="00344A59">
            <w:pPr>
              <w:pStyle w:val="EngIndEnd"/>
            </w:pPr>
            <w:r>
              <w:t>Alleluia:  for His mercy  endures forever;</w:t>
            </w:r>
            <w:r w:rsidRPr="00597158">
              <w:t xml:space="preserve"> (Je Pef nai shop sha eneh.)</w:t>
            </w:r>
          </w:p>
        </w:tc>
        <w:tc>
          <w:tcPr>
            <w:tcW w:w="288" w:type="dxa"/>
          </w:tcPr>
          <w:p w14:paraId="543068F1" w14:textId="77777777" w:rsidR="00895112" w:rsidRDefault="00895112" w:rsidP="00344A59"/>
        </w:tc>
        <w:tc>
          <w:tcPr>
            <w:tcW w:w="288" w:type="dxa"/>
          </w:tcPr>
          <w:p w14:paraId="6036C8C6" w14:textId="77777777" w:rsidR="00895112" w:rsidRDefault="00895112" w:rsidP="00344A59">
            <w:pPr>
              <w:pStyle w:val="CopticCross"/>
            </w:pPr>
            <w:r>
              <w:t>¿</w:t>
            </w:r>
          </w:p>
        </w:tc>
        <w:tc>
          <w:tcPr>
            <w:tcW w:w="3960" w:type="dxa"/>
          </w:tcPr>
          <w:p w14:paraId="30C14FCA" w14:textId="77777777" w:rsidR="00895112" w:rsidRDefault="00895112" w:rsidP="00344A59">
            <w:pPr>
              <w:pStyle w:val="CopticInd"/>
            </w:pPr>
            <w:r w:rsidRPr="00597158">
              <w:t xml:space="preserve">Ⲟⲩⲱⲛϩ ⲉ̀ⲃⲟⲗ ⲙ̀Ⲡⲟ̅ⲥ̅ ϫⲉ ⲟⲩⲭ̀ⲡⲣⲏⲥⲧⲟⲥ ⲟⲩⲁ̀ⲅⲁⲑⲟⲥ ⲡⲉ </w:t>
            </w:r>
          </w:p>
          <w:p w14:paraId="031EB587" w14:textId="77777777" w:rsidR="00895112" w:rsidRPr="00597158" w:rsidRDefault="00895112" w:rsidP="00344A59">
            <w:pPr>
              <w:pStyle w:val="CoptIndEnd"/>
            </w:pPr>
            <w:r w:rsidRPr="00597158">
              <w:t>ⲁⲗⲗⲏⲗⲟⲩⲓ̀ⲁ ϫⲉ ⲡⲉϥⲛⲁⲓ ϣⲟⲡ ϣⲁ ⲉ̀ⲛⲉϩ.</w:t>
            </w:r>
          </w:p>
        </w:tc>
      </w:tr>
      <w:tr w:rsidR="00895112" w14:paraId="5FDF0F28" w14:textId="77777777" w:rsidTr="00344A59">
        <w:trPr>
          <w:cantSplit/>
          <w:jc w:val="center"/>
        </w:trPr>
        <w:tc>
          <w:tcPr>
            <w:tcW w:w="288" w:type="dxa"/>
          </w:tcPr>
          <w:p w14:paraId="046A4483" w14:textId="77777777" w:rsidR="00895112" w:rsidRDefault="00895112" w:rsidP="00344A59">
            <w:pPr>
              <w:pStyle w:val="CopticCross"/>
            </w:pPr>
          </w:p>
        </w:tc>
        <w:tc>
          <w:tcPr>
            <w:tcW w:w="3960" w:type="dxa"/>
          </w:tcPr>
          <w:p w14:paraId="7BD2F80E" w14:textId="77777777" w:rsidR="00895112" w:rsidRDefault="00895112" w:rsidP="00344A59">
            <w:pPr>
              <w:pStyle w:val="EngInd"/>
            </w:pPr>
            <w:r>
              <w:t>confess the God of gods,</w:t>
            </w:r>
          </w:p>
          <w:p w14:paraId="67832034" w14:textId="77777777" w:rsidR="00895112" w:rsidRPr="00597158" w:rsidRDefault="00895112" w:rsidP="00344A59">
            <w:pPr>
              <w:pStyle w:val="EngIndEnd"/>
            </w:pPr>
            <w:r>
              <w:t>Alleluia: for His mercy endures forever;</w:t>
            </w:r>
          </w:p>
        </w:tc>
        <w:tc>
          <w:tcPr>
            <w:tcW w:w="288" w:type="dxa"/>
          </w:tcPr>
          <w:p w14:paraId="2C77531E" w14:textId="77777777" w:rsidR="00895112" w:rsidRDefault="00895112" w:rsidP="00344A59"/>
        </w:tc>
        <w:tc>
          <w:tcPr>
            <w:tcW w:w="288" w:type="dxa"/>
          </w:tcPr>
          <w:p w14:paraId="78BC72C6" w14:textId="77777777" w:rsidR="00895112" w:rsidRDefault="00895112" w:rsidP="00344A59">
            <w:pPr>
              <w:pStyle w:val="CopticCross"/>
            </w:pPr>
          </w:p>
        </w:tc>
        <w:tc>
          <w:tcPr>
            <w:tcW w:w="3960" w:type="dxa"/>
          </w:tcPr>
          <w:p w14:paraId="708BFDB4" w14:textId="77777777" w:rsidR="00895112" w:rsidRDefault="00895112" w:rsidP="00344A59">
            <w:pPr>
              <w:pStyle w:val="CopticInd"/>
            </w:pPr>
            <w:r w:rsidRPr="00597158">
              <w:t xml:space="preserve">Ⲟⲩⲱⲛϩ ⲉ̀ⲃⲟⲗ ⲙ̀Ⲫϯ ⲛ̀ⲧⲉ ⲛⲓⲛⲟⲩϯ </w:t>
            </w:r>
          </w:p>
          <w:p w14:paraId="4590D242" w14:textId="77777777" w:rsidR="00895112" w:rsidRPr="00597158" w:rsidRDefault="00895112" w:rsidP="00344A59">
            <w:pPr>
              <w:pStyle w:val="CoptIndEnd"/>
            </w:pPr>
            <w:r w:rsidRPr="00597158">
              <w:t>ⲁⲗⲗⲏⲗⲟⲩⲓ̀ⲁ ϫⲉ ⲡⲉϥⲛⲁⲓ ϣⲟⲡ ϣⲁ ⲉ̀ⲛⲉϩ.</w:t>
            </w:r>
          </w:p>
        </w:tc>
      </w:tr>
      <w:tr w:rsidR="00895112" w14:paraId="456C5ADF" w14:textId="77777777" w:rsidTr="00344A59">
        <w:trPr>
          <w:cantSplit/>
          <w:jc w:val="center"/>
        </w:trPr>
        <w:tc>
          <w:tcPr>
            <w:tcW w:w="288" w:type="dxa"/>
          </w:tcPr>
          <w:p w14:paraId="0B5561ED" w14:textId="77777777" w:rsidR="00895112" w:rsidRDefault="00895112" w:rsidP="00344A59">
            <w:pPr>
              <w:pStyle w:val="CopticCross"/>
            </w:pPr>
            <w:r>
              <w:t>¿</w:t>
            </w:r>
          </w:p>
        </w:tc>
        <w:tc>
          <w:tcPr>
            <w:tcW w:w="3960" w:type="dxa"/>
          </w:tcPr>
          <w:p w14:paraId="659A8641" w14:textId="77777777" w:rsidR="00895112" w:rsidRDefault="00895112" w:rsidP="00344A59">
            <w:pPr>
              <w:pStyle w:val="EngInd"/>
            </w:pPr>
            <w:r>
              <w:t>confess the Lord of Lords,</w:t>
            </w:r>
          </w:p>
          <w:p w14:paraId="741D5E8D" w14:textId="77777777" w:rsidR="00895112" w:rsidRPr="00597158" w:rsidRDefault="00895112" w:rsidP="00344A59">
            <w:pPr>
              <w:pStyle w:val="EngIndEnd"/>
            </w:pPr>
            <w:r>
              <w:t>Alleluia: for His mercy endures forever;</w:t>
            </w:r>
            <w:r w:rsidRPr="00597158">
              <w:t>.</w:t>
            </w:r>
          </w:p>
        </w:tc>
        <w:tc>
          <w:tcPr>
            <w:tcW w:w="288" w:type="dxa"/>
          </w:tcPr>
          <w:p w14:paraId="25C1397D" w14:textId="77777777" w:rsidR="00895112" w:rsidRDefault="00895112" w:rsidP="00344A59"/>
        </w:tc>
        <w:tc>
          <w:tcPr>
            <w:tcW w:w="288" w:type="dxa"/>
          </w:tcPr>
          <w:p w14:paraId="00C74A67" w14:textId="77777777" w:rsidR="00895112" w:rsidRDefault="00895112" w:rsidP="00344A59">
            <w:pPr>
              <w:pStyle w:val="CopticCross"/>
            </w:pPr>
            <w:r>
              <w:t>¿</w:t>
            </w:r>
          </w:p>
        </w:tc>
        <w:tc>
          <w:tcPr>
            <w:tcW w:w="3960" w:type="dxa"/>
          </w:tcPr>
          <w:p w14:paraId="787E0AA9" w14:textId="77777777" w:rsidR="00895112" w:rsidRDefault="00895112" w:rsidP="00344A59">
            <w:pPr>
              <w:pStyle w:val="CopticInd"/>
            </w:pPr>
            <w:r w:rsidRPr="00597158">
              <w:t xml:space="preserve">Ⲟⲩⲱⲛϩ ⲉ̀ⲃⲟⲗ ⲙ̀Ⲡⲟ̅ⲥ̅ ⲛ̀ⲧⲉ ⲛⲓⲟ̅ⲥ̅ </w:t>
            </w:r>
          </w:p>
          <w:p w14:paraId="166BECE9" w14:textId="77777777" w:rsidR="00895112" w:rsidRPr="00597158" w:rsidRDefault="00895112" w:rsidP="00344A59">
            <w:pPr>
              <w:pStyle w:val="CoptIndEnd"/>
            </w:pPr>
            <w:r w:rsidRPr="00597158">
              <w:t>ⲁⲗⲗⲏⲗⲟⲩⲓ̀ⲁ ϫⲉ ⲡⲉϥⲛⲁⲓ ϣⲟⲡ ϣⲁ ⲉ̀ⲛⲉϩ.</w:t>
            </w:r>
          </w:p>
        </w:tc>
      </w:tr>
      <w:tr w:rsidR="00895112" w14:paraId="19E342A4" w14:textId="77777777" w:rsidTr="00344A59">
        <w:trPr>
          <w:cantSplit/>
          <w:jc w:val="center"/>
        </w:trPr>
        <w:tc>
          <w:tcPr>
            <w:tcW w:w="288" w:type="dxa"/>
          </w:tcPr>
          <w:p w14:paraId="68E6E7A3" w14:textId="77777777" w:rsidR="00895112" w:rsidRDefault="00895112" w:rsidP="00344A59">
            <w:pPr>
              <w:pStyle w:val="CopticCross"/>
            </w:pPr>
          </w:p>
        </w:tc>
        <w:tc>
          <w:tcPr>
            <w:tcW w:w="3960" w:type="dxa"/>
          </w:tcPr>
          <w:p w14:paraId="7D51551E" w14:textId="77777777" w:rsidR="00895112" w:rsidRDefault="00895112" w:rsidP="00344A59">
            <w:pPr>
              <w:pStyle w:val="EngInd"/>
            </w:pPr>
            <w:r w:rsidRPr="008D5F3D">
              <w:rPr>
                <w:i/>
              </w:rPr>
              <w:t>[to Him]</w:t>
            </w:r>
            <w:r>
              <w:t xml:space="preserve"> Who alone does great wonders,</w:t>
            </w:r>
          </w:p>
          <w:p w14:paraId="343B583C" w14:textId="77777777" w:rsidR="00895112" w:rsidRPr="00597158" w:rsidRDefault="00895112" w:rsidP="00344A59">
            <w:pPr>
              <w:pStyle w:val="EngIndEnd"/>
            </w:pPr>
            <w:r>
              <w:t>Alleluia: for His mercy endures forever;</w:t>
            </w:r>
          </w:p>
        </w:tc>
        <w:tc>
          <w:tcPr>
            <w:tcW w:w="288" w:type="dxa"/>
          </w:tcPr>
          <w:p w14:paraId="63B4C4D8" w14:textId="77777777" w:rsidR="00895112" w:rsidRDefault="00895112" w:rsidP="00344A59"/>
        </w:tc>
        <w:tc>
          <w:tcPr>
            <w:tcW w:w="288" w:type="dxa"/>
          </w:tcPr>
          <w:p w14:paraId="28F08483" w14:textId="77777777" w:rsidR="00895112" w:rsidRDefault="00895112" w:rsidP="00344A59">
            <w:pPr>
              <w:pStyle w:val="CopticCross"/>
            </w:pPr>
          </w:p>
        </w:tc>
        <w:tc>
          <w:tcPr>
            <w:tcW w:w="3960" w:type="dxa"/>
          </w:tcPr>
          <w:p w14:paraId="2E185A9A" w14:textId="77777777" w:rsidR="00895112" w:rsidRDefault="00895112" w:rsidP="00344A59">
            <w:pPr>
              <w:pStyle w:val="CopticInd"/>
            </w:pPr>
            <w:r w:rsidRPr="00597158">
              <w:t xml:space="preserve">Ⲫⲏⲉⲧⲓ̀ⲣⲓ ⲛ̀ϩⲁⲛⲛⲓϣϯ ⲛ̀ϣ̀ⲫⲏⲣⲓ ⲙ̀ⲙⲁⲩⲁⲧϥ </w:t>
            </w:r>
          </w:p>
          <w:p w14:paraId="77588495" w14:textId="77777777" w:rsidR="00895112" w:rsidRPr="00597158" w:rsidRDefault="00895112" w:rsidP="00344A59">
            <w:pPr>
              <w:pStyle w:val="CoptIndEnd"/>
            </w:pPr>
            <w:r w:rsidRPr="00597158">
              <w:t>ⲁⲗⲗⲏⲗⲟⲩⲓ̀ⲁ ϫⲉ ⲡⲉϥⲛⲁⲓ ϣⲟⲡ ϣⲁ ⲉ̀ⲛⲉϩ.</w:t>
            </w:r>
          </w:p>
        </w:tc>
      </w:tr>
      <w:tr w:rsidR="00895112" w14:paraId="6951D835" w14:textId="77777777" w:rsidTr="00344A59">
        <w:trPr>
          <w:cantSplit/>
          <w:jc w:val="center"/>
        </w:trPr>
        <w:tc>
          <w:tcPr>
            <w:tcW w:w="288" w:type="dxa"/>
          </w:tcPr>
          <w:p w14:paraId="3E804074" w14:textId="77777777" w:rsidR="00895112" w:rsidRDefault="00895112" w:rsidP="00344A59">
            <w:pPr>
              <w:pStyle w:val="CopticCross"/>
            </w:pPr>
            <w:r>
              <w:t>¿</w:t>
            </w:r>
          </w:p>
        </w:tc>
        <w:tc>
          <w:tcPr>
            <w:tcW w:w="3960" w:type="dxa"/>
          </w:tcPr>
          <w:p w14:paraId="593588CB" w14:textId="77777777" w:rsidR="00895112" w:rsidRDefault="00895112" w:rsidP="00344A59">
            <w:pPr>
              <w:pStyle w:val="EngInd"/>
            </w:pPr>
            <w:r w:rsidRPr="008D5F3D">
              <w:rPr>
                <w:i/>
              </w:rPr>
              <w:t>[to Him]</w:t>
            </w:r>
            <w:r>
              <w:rPr>
                <w:i/>
              </w:rPr>
              <w:t xml:space="preserve"> </w:t>
            </w:r>
            <w:r>
              <w:t>Who by wisdom made the heavens,</w:t>
            </w:r>
          </w:p>
          <w:p w14:paraId="75CDA7BD" w14:textId="77777777" w:rsidR="00895112" w:rsidRPr="00597158" w:rsidRDefault="00895112" w:rsidP="00344A59">
            <w:pPr>
              <w:pStyle w:val="EngIndEnd"/>
            </w:pPr>
            <w:r>
              <w:t>Alleluia: for His mercy endures forever;</w:t>
            </w:r>
          </w:p>
        </w:tc>
        <w:tc>
          <w:tcPr>
            <w:tcW w:w="288" w:type="dxa"/>
          </w:tcPr>
          <w:p w14:paraId="6DA8EF40" w14:textId="77777777" w:rsidR="00895112" w:rsidRDefault="00895112" w:rsidP="00344A59"/>
        </w:tc>
        <w:tc>
          <w:tcPr>
            <w:tcW w:w="288" w:type="dxa"/>
          </w:tcPr>
          <w:p w14:paraId="04EF522E" w14:textId="77777777" w:rsidR="00895112" w:rsidRDefault="00895112" w:rsidP="00344A59">
            <w:pPr>
              <w:pStyle w:val="CopticCross"/>
            </w:pPr>
            <w:r>
              <w:t>¿</w:t>
            </w:r>
          </w:p>
        </w:tc>
        <w:tc>
          <w:tcPr>
            <w:tcW w:w="3960" w:type="dxa"/>
          </w:tcPr>
          <w:p w14:paraId="6C305FC9" w14:textId="77777777" w:rsidR="00895112" w:rsidRDefault="00895112" w:rsidP="00344A59">
            <w:pPr>
              <w:pStyle w:val="CopticInd"/>
            </w:pPr>
            <w:r w:rsidRPr="00597158">
              <w:t xml:space="preserve">Ⲫⲏⲉⲧⲁϥⲑⲁⲙⲓⲟ̀ ⲛ̀ⲛⲓⲫⲏⲟⲩⲓ̀ ϧⲉⲛ ⲟⲩⲕⲁϯ </w:t>
            </w:r>
          </w:p>
          <w:p w14:paraId="16D7A140" w14:textId="77777777" w:rsidR="00895112" w:rsidRPr="00597158" w:rsidRDefault="00895112" w:rsidP="00344A59">
            <w:pPr>
              <w:pStyle w:val="CoptIndEnd"/>
            </w:pPr>
            <w:r w:rsidRPr="00597158">
              <w:t>ⲁⲗⲗⲏⲗⲟⲩⲓ̀ⲁ ϫⲉ ⲡⲉϥⲛⲁⲓ ϣⲟⲡ ϣⲁ ⲉ̀ⲛⲉϩ.</w:t>
            </w:r>
          </w:p>
        </w:tc>
      </w:tr>
      <w:tr w:rsidR="00895112" w14:paraId="02108605" w14:textId="77777777" w:rsidTr="00344A59">
        <w:trPr>
          <w:cantSplit/>
          <w:jc w:val="center"/>
        </w:trPr>
        <w:tc>
          <w:tcPr>
            <w:tcW w:w="288" w:type="dxa"/>
          </w:tcPr>
          <w:p w14:paraId="03E05FCB" w14:textId="77777777" w:rsidR="00895112" w:rsidRDefault="00895112" w:rsidP="00344A59">
            <w:pPr>
              <w:pStyle w:val="CopticCross"/>
            </w:pPr>
          </w:p>
        </w:tc>
        <w:tc>
          <w:tcPr>
            <w:tcW w:w="3960" w:type="dxa"/>
          </w:tcPr>
          <w:p w14:paraId="51C7AFDC" w14:textId="77777777" w:rsidR="00895112" w:rsidRDefault="00895112" w:rsidP="00344A59">
            <w:pPr>
              <w:pStyle w:val="EngInd"/>
            </w:pPr>
            <w:r w:rsidRPr="008D5F3D">
              <w:rPr>
                <w:i/>
              </w:rPr>
              <w:t>[to Him]</w:t>
            </w:r>
            <w:r>
              <w:rPr>
                <w:i/>
              </w:rPr>
              <w:t xml:space="preserve"> </w:t>
            </w:r>
            <w:r>
              <w:t>Who made the earth firm on the waters,</w:t>
            </w:r>
          </w:p>
          <w:p w14:paraId="74B25ED7" w14:textId="77777777" w:rsidR="00895112" w:rsidRPr="00597158" w:rsidRDefault="00895112" w:rsidP="00344A59">
            <w:pPr>
              <w:pStyle w:val="EngIndEnd"/>
            </w:pPr>
            <w:r>
              <w:t>Alleluia: for His mercy endures forever;</w:t>
            </w:r>
          </w:p>
        </w:tc>
        <w:tc>
          <w:tcPr>
            <w:tcW w:w="288" w:type="dxa"/>
          </w:tcPr>
          <w:p w14:paraId="79ED48BA" w14:textId="77777777" w:rsidR="00895112" w:rsidRDefault="00895112" w:rsidP="00344A59"/>
        </w:tc>
        <w:tc>
          <w:tcPr>
            <w:tcW w:w="288" w:type="dxa"/>
          </w:tcPr>
          <w:p w14:paraId="1F0BF3B2" w14:textId="77777777" w:rsidR="00895112" w:rsidRDefault="00895112" w:rsidP="00344A59">
            <w:pPr>
              <w:pStyle w:val="CopticCross"/>
            </w:pPr>
          </w:p>
        </w:tc>
        <w:tc>
          <w:tcPr>
            <w:tcW w:w="3960" w:type="dxa"/>
          </w:tcPr>
          <w:p w14:paraId="2890AB56" w14:textId="77777777" w:rsidR="00895112" w:rsidRDefault="00895112" w:rsidP="00344A59">
            <w:pPr>
              <w:pStyle w:val="CopticInd"/>
            </w:pPr>
            <w:r w:rsidRPr="00597158">
              <w:t>Ⲫⲏⲉⲧⲁϥⲧⲁϫⲣⲟ ⲙ̀ⲡⲓⲕⲁϩⲓ ϩⲓϫⲉⲛ ⲛⲓⲙⲱⲟⲩ</w:t>
            </w:r>
          </w:p>
          <w:p w14:paraId="5109DA82" w14:textId="77777777" w:rsidR="00895112" w:rsidRPr="00597158" w:rsidRDefault="00895112" w:rsidP="00344A59">
            <w:pPr>
              <w:pStyle w:val="CoptIndEnd"/>
            </w:pPr>
            <w:r w:rsidRPr="00597158">
              <w:t>ⲁⲗⲗⲏⲗⲟⲩⲓ̀ⲁ ϫⲉ ⲡⲉϥⲛⲁⲓ ϣⲟⲡ ϣⲁ ⲉ̀ⲛⲉϩ.</w:t>
            </w:r>
          </w:p>
        </w:tc>
      </w:tr>
      <w:tr w:rsidR="00895112" w14:paraId="2DDCB93A" w14:textId="77777777" w:rsidTr="00344A59">
        <w:trPr>
          <w:cantSplit/>
          <w:jc w:val="center"/>
        </w:trPr>
        <w:tc>
          <w:tcPr>
            <w:tcW w:w="288" w:type="dxa"/>
          </w:tcPr>
          <w:p w14:paraId="4EF22AA8" w14:textId="77777777" w:rsidR="00895112" w:rsidRDefault="00895112" w:rsidP="00344A59">
            <w:pPr>
              <w:pStyle w:val="CopticCross"/>
            </w:pPr>
            <w:r>
              <w:lastRenderedPageBreak/>
              <w:t>¿</w:t>
            </w:r>
          </w:p>
        </w:tc>
        <w:tc>
          <w:tcPr>
            <w:tcW w:w="3960" w:type="dxa"/>
          </w:tcPr>
          <w:p w14:paraId="3B5B5BC1" w14:textId="77777777" w:rsidR="00895112" w:rsidRDefault="00895112" w:rsidP="00344A59">
            <w:pPr>
              <w:pStyle w:val="EngInd"/>
            </w:pPr>
            <w:r w:rsidRPr="008D5F3D">
              <w:rPr>
                <w:i/>
              </w:rPr>
              <w:t>[to Him]</w:t>
            </w:r>
            <w:r>
              <w:rPr>
                <w:i/>
              </w:rPr>
              <w:t xml:space="preserve"> </w:t>
            </w:r>
            <w:r>
              <w:t>Who [alone] made the great lights,</w:t>
            </w:r>
          </w:p>
          <w:p w14:paraId="3ADBDB19" w14:textId="77777777" w:rsidR="00895112" w:rsidRPr="00597158" w:rsidRDefault="00895112" w:rsidP="00344A59">
            <w:pPr>
              <w:pStyle w:val="EngIndEnd"/>
            </w:pPr>
            <w:r>
              <w:t>Alleluia: for His mercy is eternal,</w:t>
            </w:r>
          </w:p>
        </w:tc>
        <w:tc>
          <w:tcPr>
            <w:tcW w:w="288" w:type="dxa"/>
          </w:tcPr>
          <w:p w14:paraId="1F711BB6" w14:textId="77777777" w:rsidR="00895112" w:rsidRDefault="00895112" w:rsidP="00344A59"/>
        </w:tc>
        <w:tc>
          <w:tcPr>
            <w:tcW w:w="288" w:type="dxa"/>
          </w:tcPr>
          <w:p w14:paraId="5140CF7C" w14:textId="77777777" w:rsidR="00895112" w:rsidRDefault="00895112" w:rsidP="00344A59">
            <w:pPr>
              <w:pStyle w:val="CopticCross"/>
            </w:pPr>
            <w:r>
              <w:t>¿</w:t>
            </w:r>
          </w:p>
        </w:tc>
        <w:tc>
          <w:tcPr>
            <w:tcW w:w="3960" w:type="dxa"/>
          </w:tcPr>
          <w:p w14:paraId="3E64B4FE" w14:textId="77777777" w:rsidR="00895112" w:rsidRDefault="00895112" w:rsidP="00344A59">
            <w:pPr>
              <w:pStyle w:val="CopticInd"/>
            </w:pPr>
            <w:r w:rsidRPr="00597158">
              <w:t xml:space="preserve">Ⲫⲏⲉⲧⲁϥⲑⲁⲙⲓⲟ̀ ⲛ̀ϩⲁⲛⲛⲓϣϯ ⲛ̀ⲣⲉϥⲉ̀ⲣⲟⲩⲱⲓⲛⲓ ⲙ̀ⲙⲁⲩⲁⲧϥ </w:t>
            </w:r>
          </w:p>
          <w:p w14:paraId="38805229" w14:textId="77777777" w:rsidR="00895112" w:rsidRPr="00597158" w:rsidRDefault="00895112" w:rsidP="00344A59">
            <w:pPr>
              <w:pStyle w:val="CoptIndEnd"/>
            </w:pPr>
            <w:r w:rsidRPr="00597158">
              <w:t>ⲁⲗⲗⲏⲗⲟⲩⲓ̀ⲁ ϫⲉ ⲡⲉϥⲛⲁⲓ ϣⲟⲡ ϣⲁ ⲉ̀ⲛⲉϩ.</w:t>
            </w:r>
          </w:p>
        </w:tc>
      </w:tr>
      <w:tr w:rsidR="00895112" w14:paraId="6981D282" w14:textId="77777777" w:rsidTr="00344A59">
        <w:trPr>
          <w:cantSplit/>
          <w:jc w:val="center"/>
        </w:trPr>
        <w:tc>
          <w:tcPr>
            <w:tcW w:w="288" w:type="dxa"/>
          </w:tcPr>
          <w:p w14:paraId="07BAA0BE" w14:textId="77777777" w:rsidR="00895112" w:rsidRDefault="00895112" w:rsidP="00344A59">
            <w:pPr>
              <w:pStyle w:val="CopticCross"/>
            </w:pPr>
          </w:p>
        </w:tc>
        <w:tc>
          <w:tcPr>
            <w:tcW w:w="3960" w:type="dxa"/>
          </w:tcPr>
          <w:p w14:paraId="1DB5551E" w14:textId="77777777" w:rsidR="00895112" w:rsidRDefault="00895112" w:rsidP="00344A59">
            <w:pPr>
              <w:pStyle w:val="EngInd"/>
            </w:pPr>
            <w:r>
              <w:t>the sun to rule the day,</w:t>
            </w:r>
          </w:p>
          <w:p w14:paraId="508F2D4C" w14:textId="77777777" w:rsidR="00895112" w:rsidRPr="00597158" w:rsidRDefault="00895112" w:rsidP="00344A59">
            <w:pPr>
              <w:pStyle w:val="EngIndEnd"/>
            </w:pPr>
            <w:r>
              <w:t>Alleluia: for His mercy endures forever,</w:t>
            </w:r>
          </w:p>
        </w:tc>
        <w:tc>
          <w:tcPr>
            <w:tcW w:w="288" w:type="dxa"/>
          </w:tcPr>
          <w:p w14:paraId="1FC9AECD" w14:textId="77777777" w:rsidR="00895112" w:rsidRDefault="00895112" w:rsidP="00344A59"/>
        </w:tc>
        <w:tc>
          <w:tcPr>
            <w:tcW w:w="288" w:type="dxa"/>
          </w:tcPr>
          <w:p w14:paraId="1743C16C" w14:textId="77777777" w:rsidR="00895112" w:rsidRDefault="00895112" w:rsidP="00344A59">
            <w:pPr>
              <w:pStyle w:val="CopticCross"/>
            </w:pPr>
          </w:p>
        </w:tc>
        <w:tc>
          <w:tcPr>
            <w:tcW w:w="3960" w:type="dxa"/>
          </w:tcPr>
          <w:p w14:paraId="1D6002A2" w14:textId="77777777" w:rsidR="00895112" w:rsidRDefault="00895112" w:rsidP="00344A59">
            <w:pPr>
              <w:pStyle w:val="CopticInd"/>
            </w:pPr>
            <w:r w:rsidRPr="00597158">
              <w:t xml:space="preserve">Ⲫ̀ⲣⲏ ⲉ̀ⲟⲩⲉⲣϣⲓϣⲓ ⲛ̀ⲧⲉ ⲡⲓⲉ̀ϩⲟⲟⲩ </w:t>
            </w:r>
          </w:p>
          <w:p w14:paraId="0751D5C0" w14:textId="77777777" w:rsidR="00895112" w:rsidRPr="00597158" w:rsidRDefault="00895112" w:rsidP="00344A59">
            <w:pPr>
              <w:pStyle w:val="CoptIndEnd"/>
            </w:pPr>
            <w:r w:rsidRPr="00597158">
              <w:t>ⲁⲗⲗⲏⲗⲟⲩⲓ̀ⲁ ϫⲉ ⲡⲉϥⲛⲁⲓ ϣⲟⲡ ϣⲁ ⲉ̀ⲛⲉϩ.</w:t>
            </w:r>
          </w:p>
        </w:tc>
      </w:tr>
      <w:tr w:rsidR="00895112" w14:paraId="6F9F7DB9" w14:textId="77777777" w:rsidTr="00344A59">
        <w:trPr>
          <w:cantSplit/>
          <w:jc w:val="center"/>
        </w:trPr>
        <w:tc>
          <w:tcPr>
            <w:tcW w:w="288" w:type="dxa"/>
          </w:tcPr>
          <w:p w14:paraId="3475A210" w14:textId="77777777" w:rsidR="00895112" w:rsidRDefault="00895112" w:rsidP="00344A59">
            <w:pPr>
              <w:pStyle w:val="CopticCross"/>
            </w:pPr>
            <w:r>
              <w:t>¿</w:t>
            </w:r>
          </w:p>
        </w:tc>
        <w:tc>
          <w:tcPr>
            <w:tcW w:w="3960" w:type="dxa"/>
          </w:tcPr>
          <w:p w14:paraId="1FD71BAD" w14:textId="77777777" w:rsidR="00895112" w:rsidRDefault="00895112" w:rsidP="00344A59">
            <w:pPr>
              <w:pStyle w:val="EngInd"/>
            </w:pPr>
            <w:r>
              <w:t>the moon and the stars to rule the night,</w:t>
            </w:r>
          </w:p>
          <w:p w14:paraId="1A4D89DA" w14:textId="77777777" w:rsidR="00895112" w:rsidRPr="00597158" w:rsidRDefault="00895112" w:rsidP="00344A59">
            <w:pPr>
              <w:pStyle w:val="EngIndEnd"/>
            </w:pPr>
            <w:r>
              <w:t>Alleluia: for His mercy endures forever;</w:t>
            </w:r>
          </w:p>
        </w:tc>
        <w:tc>
          <w:tcPr>
            <w:tcW w:w="288" w:type="dxa"/>
          </w:tcPr>
          <w:p w14:paraId="2BAE270B" w14:textId="77777777" w:rsidR="00895112" w:rsidRDefault="00895112" w:rsidP="00344A59"/>
        </w:tc>
        <w:tc>
          <w:tcPr>
            <w:tcW w:w="288" w:type="dxa"/>
          </w:tcPr>
          <w:p w14:paraId="531CA956" w14:textId="77777777" w:rsidR="00895112" w:rsidRDefault="00895112" w:rsidP="00344A59">
            <w:pPr>
              <w:pStyle w:val="CopticCross"/>
            </w:pPr>
            <w:r>
              <w:t>¿</w:t>
            </w:r>
          </w:p>
        </w:tc>
        <w:tc>
          <w:tcPr>
            <w:tcW w:w="3960" w:type="dxa"/>
          </w:tcPr>
          <w:p w14:paraId="0D992801" w14:textId="77777777" w:rsidR="00895112" w:rsidRDefault="00895112" w:rsidP="00344A59">
            <w:pPr>
              <w:pStyle w:val="CopticInd"/>
            </w:pPr>
            <w:r w:rsidRPr="00597158">
              <w:t>Ⲡⲓⲓⲟϩ ⲛⲉⲙ ⲛⲓⲥⲓⲟⲩ ⲉⲩⲉⲝⲟⲩⲥⲓⲁ̀ ⲛ̀ⲧⲉ ⲡⲓⲉ̀ϫⲱⲣϩ</w:t>
            </w:r>
          </w:p>
          <w:p w14:paraId="47A06715" w14:textId="77777777" w:rsidR="00895112" w:rsidRPr="00597158" w:rsidRDefault="00895112" w:rsidP="00344A59">
            <w:pPr>
              <w:pStyle w:val="CoptIndEnd"/>
            </w:pPr>
            <w:r w:rsidRPr="00597158">
              <w:t xml:space="preserve"> ⲁⲗⲗⲏⲗⲟⲩⲓ̀ⲁ ϫⲉ ⲡⲉϥⲛⲁⲓ ϣⲟⲡ ϣⲁ ⲉ̀ⲛⲉϩ.</w:t>
            </w:r>
          </w:p>
        </w:tc>
      </w:tr>
      <w:tr w:rsidR="00895112" w14:paraId="1F316C17" w14:textId="77777777" w:rsidTr="00344A59">
        <w:trPr>
          <w:cantSplit/>
          <w:jc w:val="center"/>
        </w:trPr>
        <w:tc>
          <w:tcPr>
            <w:tcW w:w="288" w:type="dxa"/>
          </w:tcPr>
          <w:p w14:paraId="54A70E07" w14:textId="77777777" w:rsidR="00895112" w:rsidRDefault="00895112" w:rsidP="00344A59">
            <w:pPr>
              <w:pStyle w:val="CopticCross"/>
            </w:pPr>
          </w:p>
        </w:tc>
        <w:tc>
          <w:tcPr>
            <w:tcW w:w="3960" w:type="dxa"/>
          </w:tcPr>
          <w:p w14:paraId="27D20B12" w14:textId="77777777" w:rsidR="00895112" w:rsidRDefault="00895112" w:rsidP="00344A59">
            <w:pPr>
              <w:pStyle w:val="EngInd"/>
            </w:pPr>
            <w:r>
              <w:t>Who struck Egypt in their firstborn,</w:t>
            </w:r>
          </w:p>
          <w:p w14:paraId="3FFF73ED" w14:textId="77777777" w:rsidR="00895112" w:rsidRPr="00597158" w:rsidRDefault="00895112" w:rsidP="00344A59">
            <w:pPr>
              <w:pStyle w:val="EngIndEnd"/>
            </w:pPr>
            <w:r>
              <w:t>Alleluia: for His mercy endures forever;</w:t>
            </w:r>
          </w:p>
        </w:tc>
        <w:tc>
          <w:tcPr>
            <w:tcW w:w="288" w:type="dxa"/>
          </w:tcPr>
          <w:p w14:paraId="460F2264" w14:textId="77777777" w:rsidR="00895112" w:rsidRDefault="00895112" w:rsidP="00344A59"/>
        </w:tc>
        <w:tc>
          <w:tcPr>
            <w:tcW w:w="288" w:type="dxa"/>
          </w:tcPr>
          <w:p w14:paraId="4DA72142" w14:textId="77777777" w:rsidR="00895112" w:rsidRDefault="00895112" w:rsidP="00344A59">
            <w:pPr>
              <w:pStyle w:val="CopticCross"/>
            </w:pPr>
          </w:p>
        </w:tc>
        <w:tc>
          <w:tcPr>
            <w:tcW w:w="3960" w:type="dxa"/>
          </w:tcPr>
          <w:p w14:paraId="1FB3AD08" w14:textId="77777777" w:rsidR="00895112" w:rsidRDefault="00895112" w:rsidP="00344A59">
            <w:pPr>
              <w:pStyle w:val="CopticInd"/>
            </w:pPr>
            <w:r w:rsidRPr="00597158">
              <w:t>Ⲫⲏⲉ̀ⲧⲁϥϣⲁⲣⲓ ⲉ̀ⲛⲁ Ⲭⲏⲙⲓ ⲛⲉⲙ ⲛⲟⲩϣⲁⲙⲓⲥⲓ</w:t>
            </w:r>
          </w:p>
          <w:p w14:paraId="4B01CD65" w14:textId="77777777" w:rsidR="00895112" w:rsidRPr="00597158" w:rsidRDefault="00895112" w:rsidP="00344A59">
            <w:pPr>
              <w:pStyle w:val="CoptIndEnd"/>
            </w:pPr>
            <w:r w:rsidRPr="00597158">
              <w:t>ⲁⲗⲗⲏⲗⲟⲩⲓ̀ⲁ ϫⲉ ⲡⲉϥⲛⲁⲓ ϣⲟⲡ ϣⲁ ⲉ̀ⲛⲉϩ.</w:t>
            </w:r>
          </w:p>
        </w:tc>
      </w:tr>
      <w:tr w:rsidR="00895112" w14:paraId="1DDF546E" w14:textId="77777777" w:rsidTr="00344A59">
        <w:trPr>
          <w:cantSplit/>
          <w:jc w:val="center"/>
        </w:trPr>
        <w:tc>
          <w:tcPr>
            <w:tcW w:w="288" w:type="dxa"/>
          </w:tcPr>
          <w:p w14:paraId="460C8460" w14:textId="77777777" w:rsidR="00895112" w:rsidRDefault="00895112" w:rsidP="00344A59">
            <w:pPr>
              <w:pStyle w:val="CopticCross"/>
            </w:pPr>
            <w:r>
              <w:t>¿</w:t>
            </w:r>
          </w:p>
        </w:tc>
        <w:tc>
          <w:tcPr>
            <w:tcW w:w="3960" w:type="dxa"/>
          </w:tcPr>
          <w:p w14:paraId="693F1E6E" w14:textId="77777777" w:rsidR="00895112" w:rsidRDefault="00895112" w:rsidP="00344A59">
            <w:pPr>
              <w:pStyle w:val="EngInd"/>
            </w:pPr>
            <w:r>
              <w:t>and brought out Israel from among them,</w:t>
            </w:r>
          </w:p>
          <w:p w14:paraId="357F4DB5" w14:textId="77777777" w:rsidR="00895112" w:rsidRPr="00597158" w:rsidRDefault="00895112" w:rsidP="00344A59">
            <w:pPr>
              <w:pStyle w:val="EngIndEnd"/>
            </w:pPr>
            <w:r>
              <w:t>Alleluia: for His mercy endures forever,</w:t>
            </w:r>
          </w:p>
        </w:tc>
        <w:tc>
          <w:tcPr>
            <w:tcW w:w="288" w:type="dxa"/>
          </w:tcPr>
          <w:p w14:paraId="6FD4FA3C" w14:textId="77777777" w:rsidR="00895112" w:rsidRDefault="00895112" w:rsidP="00344A59"/>
        </w:tc>
        <w:tc>
          <w:tcPr>
            <w:tcW w:w="288" w:type="dxa"/>
          </w:tcPr>
          <w:p w14:paraId="5890B5B3" w14:textId="77777777" w:rsidR="00895112" w:rsidRDefault="00895112" w:rsidP="00344A59">
            <w:pPr>
              <w:pStyle w:val="CopticCross"/>
            </w:pPr>
            <w:r>
              <w:t>¿</w:t>
            </w:r>
          </w:p>
        </w:tc>
        <w:tc>
          <w:tcPr>
            <w:tcW w:w="3960" w:type="dxa"/>
          </w:tcPr>
          <w:p w14:paraId="42976F11" w14:textId="77777777" w:rsidR="00895112" w:rsidRDefault="00895112" w:rsidP="00344A59">
            <w:pPr>
              <w:pStyle w:val="CopticInd"/>
            </w:pPr>
            <w:r w:rsidRPr="00597158">
              <w:t>Ⲟⲩⲟϩ ⲁϥⲓ̀ⲛⲓ ⲙ̀Ⲡ</w:t>
            </w:r>
            <w:r w:rsidRPr="005B777F">
              <w:t xml:space="preserve">ⲥ̅ⲗ ⲉ̀ⲃⲟⲗ ϧⲉⲛ ⲧⲟⲩⲙⲏϯ </w:t>
            </w:r>
          </w:p>
          <w:p w14:paraId="468CAD40" w14:textId="77777777" w:rsidR="00895112" w:rsidRPr="00597158" w:rsidRDefault="00895112" w:rsidP="00344A59">
            <w:pPr>
              <w:pStyle w:val="CoptIndEnd"/>
            </w:pPr>
            <w:r w:rsidRPr="005B777F">
              <w:t>ⲁⲗⲗⲏⲗⲟⲩⲓ̀ⲁ</w:t>
            </w:r>
            <w:r w:rsidRPr="00597158">
              <w:t xml:space="preserve"> ϫⲉ ⲡⲉϥⲛⲁⲓ ϣⲟⲡ ϣⲁ ⲉ̀ⲛⲉϩ.</w:t>
            </w:r>
          </w:p>
        </w:tc>
      </w:tr>
      <w:tr w:rsidR="00895112" w14:paraId="4B0EA4FD" w14:textId="77777777" w:rsidTr="00344A59">
        <w:trPr>
          <w:cantSplit/>
          <w:jc w:val="center"/>
        </w:trPr>
        <w:tc>
          <w:tcPr>
            <w:tcW w:w="288" w:type="dxa"/>
          </w:tcPr>
          <w:p w14:paraId="1BB6D42F" w14:textId="77777777" w:rsidR="00895112" w:rsidRDefault="00895112" w:rsidP="00344A59">
            <w:pPr>
              <w:pStyle w:val="CopticCross"/>
            </w:pPr>
          </w:p>
        </w:tc>
        <w:tc>
          <w:tcPr>
            <w:tcW w:w="3960" w:type="dxa"/>
          </w:tcPr>
          <w:p w14:paraId="4FF6C8D8" w14:textId="77777777" w:rsidR="00895112" w:rsidRDefault="00895112" w:rsidP="00344A59">
            <w:pPr>
              <w:pStyle w:val="EngInd"/>
            </w:pPr>
            <w:r>
              <w:t>with a strong hand and an upraised arm,</w:t>
            </w:r>
          </w:p>
          <w:p w14:paraId="4983E208" w14:textId="77777777" w:rsidR="00895112" w:rsidRPr="00597158" w:rsidRDefault="00895112" w:rsidP="00344A59">
            <w:pPr>
              <w:pStyle w:val="EngIndEnd"/>
            </w:pPr>
            <w:r>
              <w:t>Alleluia: for His mercy endures forever;</w:t>
            </w:r>
          </w:p>
        </w:tc>
        <w:tc>
          <w:tcPr>
            <w:tcW w:w="288" w:type="dxa"/>
          </w:tcPr>
          <w:p w14:paraId="63832565" w14:textId="77777777" w:rsidR="00895112" w:rsidRDefault="00895112" w:rsidP="00344A59"/>
        </w:tc>
        <w:tc>
          <w:tcPr>
            <w:tcW w:w="288" w:type="dxa"/>
          </w:tcPr>
          <w:p w14:paraId="393E8163" w14:textId="77777777" w:rsidR="00895112" w:rsidRDefault="00895112" w:rsidP="00344A59">
            <w:pPr>
              <w:pStyle w:val="CopticCross"/>
            </w:pPr>
          </w:p>
        </w:tc>
        <w:tc>
          <w:tcPr>
            <w:tcW w:w="3960" w:type="dxa"/>
          </w:tcPr>
          <w:p w14:paraId="2DF689CF" w14:textId="77777777" w:rsidR="00895112" w:rsidRDefault="00895112" w:rsidP="00344A59">
            <w:pPr>
              <w:pStyle w:val="CopticInd"/>
            </w:pPr>
            <w:r w:rsidRPr="00597158">
              <w:t xml:space="preserve">Ϧⲉⲛ ⲟⲩϫⲓϫ ⲉⲥⲁ̀ⲙⲁϩⲓ ⲛⲉⲙ ⲟⲩϣⲱⲃϣ ⲉϥϭⲟⲥⲓ </w:t>
            </w:r>
          </w:p>
          <w:p w14:paraId="661191AE" w14:textId="77777777" w:rsidR="00895112" w:rsidRPr="00597158" w:rsidRDefault="00895112" w:rsidP="00344A59">
            <w:pPr>
              <w:pStyle w:val="CoptIndEnd"/>
            </w:pPr>
            <w:r w:rsidRPr="00597158">
              <w:t>ⲁⲗⲗⲏⲗⲟⲩⲓ̀ⲁ ϫⲉ ⲡⲉϥⲛⲁⲓ ϣⲟⲡ ϣⲁ ⲉ̀ⲛⲉϩ.</w:t>
            </w:r>
          </w:p>
        </w:tc>
      </w:tr>
      <w:tr w:rsidR="00895112" w14:paraId="7AB4AD3B" w14:textId="77777777" w:rsidTr="00344A59">
        <w:trPr>
          <w:cantSplit/>
          <w:jc w:val="center"/>
        </w:trPr>
        <w:tc>
          <w:tcPr>
            <w:tcW w:w="288" w:type="dxa"/>
          </w:tcPr>
          <w:p w14:paraId="0BDC6384" w14:textId="77777777" w:rsidR="00895112" w:rsidRDefault="00895112" w:rsidP="00344A59">
            <w:pPr>
              <w:pStyle w:val="CopticCross"/>
            </w:pPr>
            <w:r>
              <w:t>¿</w:t>
            </w:r>
          </w:p>
        </w:tc>
        <w:tc>
          <w:tcPr>
            <w:tcW w:w="3960" w:type="dxa"/>
          </w:tcPr>
          <w:p w14:paraId="20E27E1F" w14:textId="77777777" w:rsidR="00895112" w:rsidRDefault="00895112" w:rsidP="00344A59">
            <w:pPr>
              <w:pStyle w:val="EngInd"/>
            </w:pPr>
            <w:r w:rsidRPr="008D5F3D">
              <w:rPr>
                <w:i/>
              </w:rPr>
              <w:t>[to Him]</w:t>
            </w:r>
            <w:r>
              <w:rPr>
                <w:i/>
              </w:rPr>
              <w:t xml:space="preserve"> </w:t>
            </w:r>
            <w:r>
              <w:t>Who divided the Red Sea into parts,</w:t>
            </w:r>
          </w:p>
          <w:p w14:paraId="2C0D2376" w14:textId="77777777" w:rsidR="00895112" w:rsidRPr="00597158" w:rsidRDefault="00895112" w:rsidP="00344A59">
            <w:pPr>
              <w:pStyle w:val="EngIndEnd"/>
            </w:pPr>
            <w:r>
              <w:t>Alleluia: for His mercy endures forever,</w:t>
            </w:r>
          </w:p>
        </w:tc>
        <w:tc>
          <w:tcPr>
            <w:tcW w:w="288" w:type="dxa"/>
          </w:tcPr>
          <w:p w14:paraId="0F162230" w14:textId="77777777" w:rsidR="00895112" w:rsidRDefault="00895112" w:rsidP="00344A59"/>
        </w:tc>
        <w:tc>
          <w:tcPr>
            <w:tcW w:w="288" w:type="dxa"/>
          </w:tcPr>
          <w:p w14:paraId="5F2A4761" w14:textId="77777777" w:rsidR="00895112" w:rsidRDefault="00895112" w:rsidP="00344A59">
            <w:pPr>
              <w:pStyle w:val="CopticCross"/>
            </w:pPr>
            <w:r>
              <w:t>¿</w:t>
            </w:r>
          </w:p>
        </w:tc>
        <w:tc>
          <w:tcPr>
            <w:tcW w:w="3960" w:type="dxa"/>
          </w:tcPr>
          <w:p w14:paraId="74013A10" w14:textId="77777777" w:rsidR="00895112" w:rsidRDefault="00895112" w:rsidP="00344A59">
            <w:pPr>
              <w:pStyle w:val="CopticInd"/>
            </w:pPr>
            <w:r w:rsidRPr="00597158">
              <w:t xml:space="preserve">Ⲫⲏⲉ̀ⲧⲁϥⲫⲱⲣϫ ⲙ̀ⲫ̀ⲓⲟⲙ ⲛ̀ϣⲁⲣⲓ ϧⲉⲛ ϩⲁⲛⲫⲱⲣϫ </w:t>
            </w:r>
          </w:p>
          <w:p w14:paraId="6E1D723E" w14:textId="77777777" w:rsidR="00895112" w:rsidRPr="00597158" w:rsidRDefault="00895112" w:rsidP="00344A59">
            <w:pPr>
              <w:pStyle w:val="CoptIndEnd"/>
            </w:pPr>
            <w:r w:rsidRPr="00597158">
              <w:t>ⲁⲗⲗⲏⲗⲟⲩⲓ̀ⲁ ϫⲉ ⲡⲉϥⲛⲁⲓ ϣⲟⲡ ϣⲁ ⲉ̀ⲛⲉϩ.</w:t>
            </w:r>
          </w:p>
        </w:tc>
      </w:tr>
      <w:tr w:rsidR="00895112" w14:paraId="27566D6A" w14:textId="77777777" w:rsidTr="00344A59">
        <w:trPr>
          <w:cantSplit/>
          <w:jc w:val="center"/>
        </w:trPr>
        <w:tc>
          <w:tcPr>
            <w:tcW w:w="288" w:type="dxa"/>
          </w:tcPr>
          <w:p w14:paraId="0066A241" w14:textId="77777777" w:rsidR="00895112" w:rsidRDefault="00895112" w:rsidP="00344A59">
            <w:pPr>
              <w:pStyle w:val="CopticCross"/>
            </w:pPr>
          </w:p>
        </w:tc>
        <w:tc>
          <w:tcPr>
            <w:tcW w:w="3960" w:type="dxa"/>
          </w:tcPr>
          <w:p w14:paraId="7C6B47CA" w14:textId="77777777" w:rsidR="00895112" w:rsidRDefault="00895112" w:rsidP="00344A59">
            <w:pPr>
              <w:pStyle w:val="EngInd"/>
            </w:pPr>
            <w:r>
              <w:t>and brought [out] Israel through the midst of it,</w:t>
            </w:r>
          </w:p>
          <w:p w14:paraId="3AAE08B8" w14:textId="77777777" w:rsidR="00895112" w:rsidRPr="00597158" w:rsidRDefault="00895112" w:rsidP="00344A59">
            <w:pPr>
              <w:pStyle w:val="EngIndEnd"/>
            </w:pPr>
            <w:r>
              <w:t>Alleluia: for His mercy endures forever,</w:t>
            </w:r>
          </w:p>
        </w:tc>
        <w:tc>
          <w:tcPr>
            <w:tcW w:w="288" w:type="dxa"/>
          </w:tcPr>
          <w:p w14:paraId="41915821" w14:textId="77777777" w:rsidR="00895112" w:rsidRDefault="00895112" w:rsidP="00344A59"/>
        </w:tc>
        <w:tc>
          <w:tcPr>
            <w:tcW w:w="288" w:type="dxa"/>
          </w:tcPr>
          <w:p w14:paraId="7FEEC94B" w14:textId="77777777" w:rsidR="00895112" w:rsidRDefault="00895112" w:rsidP="00344A59">
            <w:pPr>
              <w:pStyle w:val="CopticCross"/>
            </w:pPr>
          </w:p>
        </w:tc>
        <w:tc>
          <w:tcPr>
            <w:tcW w:w="3960" w:type="dxa"/>
          </w:tcPr>
          <w:p w14:paraId="06AD4440" w14:textId="77777777" w:rsidR="00895112" w:rsidRDefault="00895112" w:rsidP="00344A59">
            <w:pPr>
              <w:pStyle w:val="CopticInd"/>
            </w:pPr>
            <w:r w:rsidRPr="00597158">
              <w:t xml:space="preserve">Ⲟⲩⲟϩ ⲁϥⲓ̀ⲛⲓ ⲙ̀Ⲡⲓⲥ̅ⲗ ⲉ̀ⲙⲏⲣ ϧⲉⲛ ⲧⲉϥⲙⲏϯ </w:t>
            </w:r>
          </w:p>
          <w:p w14:paraId="4020046C" w14:textId="77777777" w:rsidR="00895112" w:rsidRPr="00597158" w:rsidRDefault="00895112" w:rsidP="00344A59">
            <w:pPr>
              <w:pStyle w:val="CoptIndEnd"/>
            </w:pPr>
            <w:r w:rsidRPr="00597158">
              <w:t>ⲁⲗⲗⲏⲗⲟⲩⲓ̀ⲁ ϫⲉ ⲡⲉϥⲛⲁⲓ ϣⲟⲡ ϣⲁ ⲉ̀ⲛⲉϩ.</w:t>
            </w:r>
          </w:p>
        </w:tc>
      </w:tr>
      <w:tr w:rsidR="00895112" w14:paraId="10537A1C" w14:textId="77777777" w:rsidTr="00344A59">
        <w:trPr>
          <w:cantSplit/>
          <w:jc w:val="center"/>
        </w:trPr>
        <w:tc>
          <w:tcPr>
            <w:tcW w:w="288" w:type="dxa"/>
          </w:tcPr>
          <w:p w14:paraId="39B04E9B" w14:textId="77777777" w:rsidR="00895112" w:rsidRDefault="00895112" w:rsidP="00344A59">
            <w:pPr>
              <w:pStyle w:val="CopticCross"/>
            </w:pPr>
            <w:r>
              <w:t>¿</w:t>
            </w:r>
          </w:p>
        </w:tc>
        <w:tc>
          <w:tcPr>
            <w:tcW w:w="3960" w:type="dxa"/>
          </w:tcPr>
          <w:p w14:paraId="3BC454A5" w14:textId="77777777" w:rsidR="00895112" w:rsidRDefault="00895112" w:rsidP="00344A59">
            <w:pPr>
              <w:pStyle w:val="EngInd"/>
            </w:pPr>
            <w:r>
              <w:t>but overthrew Pharaoh and his army in the Red Sea,</w:t>
            </w:r>
          </w:p>
          <w:p w14:paraId="75F00A97" w14:textId="77777777" w:rsidR="00895112" w:rsidRPr="00597158" w:rsidRDefault="00895112" w:rsidP="00344A59">
            <w:pPr>
              <w:pStyle w:val="EngIndEnd"/>
            </w:pPr>
            <w:r>
              <w:t>Alleluia: for His mercy endures forever;</w:t>
            </w:r>
          </w:p>
        </w:tc>
        <w:tc>
          <w:tcPr>
            <w:tcW w:w="288" w:type="dxa"/>
          </w:tcPr>
          <w:p w14:paraId="14D33C18" w14:textId="77777777" w:rsidR="00895112" w:rsidRDefault="00895112" w:rsidP="00344A59"/>
        </w:tc>
        <w:tc>
          <w:tcPr>
            <w:tcW w:w="288" w:type="dxa"/>
          </w:tcPr>
          <w:p w14:paraId="06B5144D" w14:textId="77777777" w:rsidR="00895112" w:rsidRDefault="00895112" w:rsidP="00344A59">
            <w:pPr>
              <w:pStyle w:val="CopticCross"/>
            </w:pPr>
            <w:r>
              <w:t>¿</w:t>
            </w:r>
          </w:p>
        </w:tc>
        <w:tc>
          <w:tcPr>
            <w:tcW w:w="3960" w:type="dxa"/>
          </w:tcPr>
          <w:p w14:paraId="6BD88E8F" w14:textId="77777777" w:rsidR="00895112" w:rsidRDefault="00895112" w:rsidP="00344A59">
            <w:pPr>
              <w:pStyle w:val="CopticInd"/>
            </w:pPr>
            <w:r w:rsidRPr="00597158">
              <w:t xml:space="preserve">Ⲟⲩⲟϩ ⲁϥⲃⲟⲣⲃⲉⲣ ⲙ̀Ⲫⲁⲣⲁⲱ̀ ⲛⲉⲙ ⲧⲉϥϫⲟⲙ ⲧⲏⲣⲥ ⲉ̀ⲫ̀ⲓⲟⲙ ⲛ̀ϣⲁⲣⲓ </w:t>
            </w:r>
          </w:p>
          <w:p w14:paraId="6DE1F3D1" w14:textId="77777777" w:rsidR="00895112" w:rsidRPr="00597158" w:rsidRDefault="00895112" w:rsidP="00344A59">
            <w:pPr>
              <w:pStyle w:val="CoptIndEnd"/>
            </w:pPr>
            <w:r w:rsidRPr="00597158">
              <w:t>ⲁⲗⲗⲏⲗⲟⲩⲓ̀ⲁ ϫⲉ ⲡⲉϥⲛⲁⲓ ϣⲟⲡ ϣⲁ ⲉ̀ⲛⲉϩ.</w:t>
            </w:r>
          </w:p>
        </w:tc>
      </w:tr>
      <w:tr w:rsidR="00895112" w14:paraId="62BFCE2B" w14:textId="77777777" w:rsidTr="00344A59">
        <w:trPr>
          <w:cantSplit/>
          <w:jc w:val="center"/>
        </w:trPr>
        <w:tc>
          <w:tcPr>
            <w:tcW w:w="288" w:type="dxa"/>
          </w:tcPr>
          <w:p w14:paraId="6D804E46" w14:textId="77777777" w:rsidR="00895112" w:rsidRDefault="00895112" w:rsidP="00344A59">
            <w:pPr>
              <w:pStyle w:val="CopticCross"/>
            </w:pPr>
          </w:p>
        </w:tc>
        <w:tc>
          <w:tcPr>
            <w:tcW w:w="3960" w:type="dxa"/>
          </w:tcPr>
          <w:p w14:paraId="6E47C5EB" w14:textId="77777777" w:rsidR="00895112" w:rsidRDefault="00895112" w:rsidP="00344A59">
            <w:pPr>
              <w:pStyle w:val="EngInd"/>
            </w:pPr>
            <w:r w:rsidRPr="008D5F3D">
              <w:rPr>
                <w:i/>
              </w:rPr>
              <w:t>[to Him]</w:t>
            </w:r>
            <w:r>
              <w:rPr>
                <w:i/>
              </w:rPr>
              <w:t xml:space="preserve"> </w:t>
            </w:r>
            <w:r>
              <w:t>Who led His people through the wilderness,</w:t>
            </w:r>
          </w:p>
          <w:p w14:paraId="5280B730" w14:textId="77777777" w:rsidR="00895112" w:rsidRPr="00597158" w:rsidRDefault="00895112" w:rsidP="00344A59">
            <w:pPr>
              <w:pStyle w:val="EngIndEnd"/>
            </w:pPr>
            <w:r>
              <w:t>Alleluia: for His mercy endures forever;</w:t>
            </w:r>
          </w:p>
        </w:tc>
        <w:tc>
          <w:tcPr>
            <w:tcW w:w="288" w:type="dxa"/>
          </w:tcPr>
          <w:p w14:paraId="2F009F27" w14:textId="77777777" w:rsidR="00895112" w:rsidRDefault="00895112" w:rsidP="00344A59"/>
        </w:tc>
        <w:tc>
          <w:tcPr>
            <w:tcW w:w="288" w:type="dxa"/>
          </w:tcPr>
          <w:p w14:paraId="45E67887" w14:textId="77777777" w:rsidR="00895112" w:rsidRDefault="00895112" w:rsidP="00344A59">
            <w:pPr>
              <w:pStyle w:val="CopticCross"/>
            </w:pPr>
          </w:p>
        </w:tc>
        <w:tc>
          <w:tcPr>
            <w:tcW w:w="3960" w:type="dxa"/>
          </w:tcPr>
          <w:p w14:paraId="35AAB952" w14:textId="77777777" w:rsidR="00895112" w:rsidRDefault="00895112" w:rsidP="00344A59">
            <w:pPr>
              <w:pStyle w:val="CopticInd"/>
            </w:pPr>
            <w:r w:rsidRPr="00597158">
              <w:t xml:space="preserve">Ⲫⲏⲉ̀ⲧⲁϥⲓ̀ⲛⲓ ⲙ̀ⲡⲉϥⲗⲁⲟⲥ ⲉ̀ⲃⲟⲗ ⲛ̀ϩ̀ⲣⲏⲓ ϩⲓ ⲡ̀ϣⲁϥⲉ </w:t>
            </w:r>
          </w:p>
          <w:p w14:paraId="7194564D" w14:textId="77777777" w:rsidR="00895112" w:rsidRPr="00597158" w:rsidRDefault="00895112" w:rsidP="00344A59">
            <w:pPr>
              <w:pStyle w:val="CoptIndEnd"/>
            </w:pPr>
            <w:r w:rsidRPr="00597158">
              <w:t>ⲁⲗⲗⲏⲗⲟⲩⲓ̀ⲁ ϫⲉ ⲡⲉϥⲛⲁⲓ ϣⲟⲡ ϣⲁ ⲉ̀ⲛⲉϩ.</w:t>
            </w:r>
          </w:p>
        </w:tc>
      </w:tr>
      <w:tr w:rsidR="00895112" w14:paraId="5D16A349" w14:textId="77777777" w:rsidTr="00344A59">
        <w:trPr>
          <w:cantSplit/>
          <w:jc w:val="center"/>
        </w:trPr>
        <w:tc>
          <w:tcPr>
            <w:tcW w:w="288" w:type="dxa"/>
          </w:tcPr>
          <w:p w14:paraId="73552DBF" w14:textId="77777777" w:rsidR="00895112" w:rsidRDefault="00895112" w:rsidP="00344A59">
            <w:pPr>
              <w:pStyle w:val="CopticCross"/>
            </w:pPr>
            <w:r>
              <w:t>¿</w:t>
            </w:r>
          </w:p>
        </w:tc>
        <w:tc>
          <w:tcPr>
            <w:tcW w:w="3960" w:type="dxa"/>
          </w:tcPr>
          <w:p w14:paraId="25C8E855" w14:textId="77777777" w:rsidR="00895112" w:rsidRDefault="00895112" w:rsidP="00344A59">
            <w:pPr>
              <w:pStyle w:val="EngInd"/>
            </w:pPr>
            <w:r w:rsidRPr="008D5F3D">
              <w:rPr>
                <w:i/>
              </w:rPr>
              <w:t>[to Him]</w:t>
            </w:r>
            <w:r>
              <w:rPr>
                <w:i/>
              </w:rPr>
              <w:t xml:space="preserve"> </w:t>
            </w:r>
            <w:r>
              <w:t>who brought water out from the hard rock,</w:t>
            </w:r>
          </w:p>
          <w:p w14:paraId="2785C6BE" w14:textId="77777777" w:rsidR="00895112" w:rsidRPr="00597158" w:rsidRDefault="00895112" w:rsidP="00344A59">
            <w:pPr>
              <w:pStyle w:val="EngIndEnd"/>
            </w:pPr>
            <w:r>
              <w:t>Alleluia: for His mercy endures forever;</w:t>
            </w:r>
          </w:p>
        </w:tc>
        <w:tc>
          <w:tcPr>
            <w:tcW w:w="288" w:type="dxa"/>
          </w:tcPr>
          <w:p w14:paraId="522633E6" w14:textId="77777777" w:rsidR="00895112" w:rsidRDefault="00895112" w:rsidP="00344A59"/>
        </w:tc>
        <w:tc>
          <w:tcPr>
            <w:tcW w:w="288" w:type="dxa"/>
          </w:tcPr>
          <w:p w14:paraId="1EA1E655" w14:textId="77777777" w:rsidR="00895112" w:rsidRDefault="00895112" w:rsidP="00344A59">
            <w:pPr>
              <w:pStyle w:val="CopticCross"/>
            </w:pPr>
            <w:r>
              <w:t>¿</w:t>
            </w:r>
          </w:p>
        </w:tc>
        <w:tc>
          <w:tcPr>
            <w:tcW w:w="3960" w:type="dxa"/>
          </w:tcPr>
          <w:p w14:paraId="440E144F" w14:textId="77777777" w:rsidR="00895112" w:rsidRDefault="00895112" w:rsidP="00344A59">
            <w:pPr>
              <w:pStyle w:val="CopticInd"/>
            </w:pPr>
            <w:r w:rsidRPr="00597158">
              <w:t xml:space="preserve">Ⲫⲏⲉ̀ⲧⲁϥⲓ̀ⲛⲓ ⲛ̀ⲟⲩⲙⲱⲟⲩ ⲉ̀ⲃⲟⲗ ϧⲉⲛ ⲟⲩⲡⲉⲧⲣⲁ ⲛ̀ⲕⲟϩ ⲛ̀ϣⲱⲧ </w:t>
            </w:r>
          </w:p>
          <w:p w14:paraId="6B2DF4D6" w14:textId="77777777" w:rsidR="00895112" w:rsidRPr="00597158" w:rsidRDefault="00895112" w:rsidP="00344A59">
            <w:pPr>
              <w:pStyle w:val="CoptIndEnd"/>
            </w:pPr>
            <w:r w:rsidRPr="00597158">
              <w:t>ⲁⲗⲗⲏⲗⲟⲩⲓ̀ⲁ ϫⲉ ⲡⲉϥⲛⲁⲓ ϣⲟⲡ ϣⲁ ⲉ̀ⲛⲉϩ.</w:t>
            </w:r>
          </w:p>
        </w:tc>
      </w:tr>
      <w:tr w:rsidR="00895112" w14:paraId="15C2F7A0" w14:textId="77777777" w:rsidTr="00344A59">
        <w:trPr>
          <w:cantSplit/>
          <w:jc w:val="center"/>
        </w:trPr>
        <w:tc>
          <w:tcPr>
            <w:tcW w:w="288" w:type="dxa"/>
          </w:tcPr>
          <w:p w14:paraId="488316F0" w14:textId="77777777" w:rsidR="00895112" w:rsidRDefault="00895112" w:rsidP="00344A59">
            <w:pPr>
              <w:pStyle w:val="CopticCross"/>
            </w:pPr>
          </w:p>
        </w:tc>
        <w:tc>
          <w:tcPr>
            <w:tcW w:w="3960" w:type="dxa"/>
          </w:tcPr>
          <w:p w14:paraId="6813D2D9" w14:textId="77777777" w:rsidR="00895112" w:rsidRDefault="00895112" w:rsidP="00344A59">
            <w:pPr>
              <w:pStyle w:val="EngInd"/>
            </w:pPr>
            <w:r w:rsidRPr="008D5F3D">
              <w:rPr>
                <w:i/>
              </w:rPr>
              <w:t>[to Him]</w:t>
            </w:r>
            <w:r>
              <w:rPr>
                <w:i/>
              </w:rPr>
              <w:t xml:space="preserve"> </w:t>
            </w:r>
            <w:r>
              <w:t>Who struck down great kings,</w:t>
            </w:r>
          </w:p>
          <w:p w14:paraId="5B8CAA9E" w14:textId="77777777" w:rsidR="00895112" w:rsidRPr="00597158" w:rsidRDefault="00895112" w:rsidP="00344A59">
            <w:pPr>
              <w:pStyle w:val="EngIndEnd"/>
            </w:pPr>
            <w:r>
              <w:t>Alleluia: for His mercy endures forever,</w:t>
            </w:r>
          </w:p>
        </w:tc>
        <w:tc>
          <w:tcPr>
            <w:tcW w:w="288" w:type="dxa"/>
          </w:tcPr>
          <w:p w14:paraId="3E7A5CCB" w14:textId="77777777" w:rsidR="00895112" w:rsidRDefault="00895112" w:rsidP="00344A59"/>
        </w:tc>
        <w:tc>
          <w:tcPr>
            <w:tcW w:w="288" w:type="dxa"/>
          </w:tcPr>
          <w:p w14:paraId="7746B913" w14:textId="77777777" w:rsidR="00895112" w:rsidRDefault="00895112" w:rsidP="00344A59">
            <w:pPr>
              <w:pStyle w:val="CopticCross"/>
            </w:pPr>
          </w:p>
        </w:tc>
        <w:tc>
          <w:tcPr>
            <w:tcW w:w="3960" w:type="dxa"/>
          </w:tcPr>
          <w:p w14:paraId="6F370C3B" w14:textId="77777777" w:rsidR="00895112" w:rsidRDefault="00895112" w:rsidP="00344A59">
            <w:pPr>
              <w:pStyle w:val="CopticInd"/>
            </w:pPr>
            <w:r w:rsidRPr="00597158">
              <w:t xml:space="preserve">Ⲫⲏⲉ̀ⲧⲁϥϣⲁⲣⲓ ⲛ̀ϩⲁⲛⲛⲓϣϯ ⲛ̀ⲟⲩⲣⲱⲟⲩ </w:t>
            </w:r>
          </w:p>
          <w:p w14:paraId="2DDD16DD" w14:textId="77777777" w:rsidR="00895112" w:rsidRPr="00597158" w:rsidRDefault="00895112" w:rsidP="00344A59">
            <w:pPr>
              <w:pStyle w:val="CoptIndEnd"/>
            </w:pPr>
            <w:r w:rsidRPr="00597158">
              <w:t>ⲁⲗⲗⲏⲗⲟⲩⲓ̀ⲁ ϫⲉ ⲡⲉϥⲛⲁⲓ ϣⲟⲡ ϣⲁ ⲉ̀ⲛⲉϩ.</w:t>
            </w:r>
          </w:p>
        </w:tc>
      </w:tr>
      <w:tr w:rsidR="00895112" w14:paraId="3E1AC56A" w14:textId="77777777" w:rsidTr="00344A59">
        <w:trPr>
          <w:cantSplit/>
          <w:jc w:val="center"/>
        </w:trPr>
        <w:tc>
          <w:tcPr>
            <w:tcW w:w="288" w:type="dxa"/>
          </w:tcPr>
          <w:p w14:paraId="73A278B5" w14:textId="77777777" w:rsidR="00895112" w:rsidRDefault="00895112" w:rsidP="00344A59">
            <w:pPr>
              <w:pStyle w:val="CopticCross"/>
            </w:pPr>
            <w:r>
              <w:t>¿</w:t>
            </w:r>
          </w:p>
        </w:tc>
        <w:tc>
          <w:tcPr>
            <w:tcW w:w="3960" w:type="dxa"/>
          </w:tcPr>
          <w:p w14:paraId="3AFDB1D0" w14:textId="77777777" w:rsidR="00895112" w:rsidRDefault="00895112" w:rsidP="00344A59">
            <w:pPr>
              <w:pStyle w:val="EngInd"/>
            </w:pPr>
            <w:r>
              <w:t>and killed  mighty kings,</w:t>
            </w:r>
          </w:p>
          <w:p w14:paraId="319B4E5B" w14:textId="77777777" w:rsidR="00895112" w:rsidRPr="00597158" w:rsidRDefault="00895112" w:rsidP="00344A59">
            <w:pPr>
              <w:pStyle w:val="EngIndEnd"/>
            </w:pPr>
            <w:r>
              <w:t>Alleluia: for His mercy endures forever,</w:t>
            </w:r>
          </w:p>
        </w:tc>
        <w:tc>
          <w:tcPr>
            <w:tcW w:w="288" w:type="dxa"/>
          </w:tcPr>
          <w:p w14:paraId="2E19D213" w14:textId="77777777" w:rsidR="00895112" w:rsidRDefault="00895112" w:rsidP="00344A59"/>
        </w:tc>
        <w:tc>
          <w:tcPr>
            <w:tcW w:w="288" w:type="dxa"/>
          </w:tcPr>
          <w:p w14:paraId="2F9CF4A7" w14:textId="77777777" w:rsidR="00895112" w:rsidRDefault="00895112" w:rsidP="00344A59">
            <w:pPr>
              <w:pStyle w:val="CopticCross"/>
            </w:pPr>
            <w:r>
              <w:t>¿</w:t>
            </w:r>
          </w:p>
        </w:tc>
        <w:tc>
          <w:tcPr>
            <w:tcW w:w="3960" w:type="dxa"/>
          </w:tcPr>
          <w:p w14:paraId="336264AA" w14:textId="77777777" w:rsidR="00895112" w:rsidRDefault="00895112" w:rsidP="00344A59">
            <w:pPr>
              <w:pStyle w:val="CopticInd"/>
            </w:pPr>
            <w:r w:rsidRPr="00597158">
              <w:t xml:space="preserve">Ⲟⲩⲟϩ ⲁϥϧⲱⲧⲉⲃ ⲛ̀ϩⲁⲛⲟⲩⲣⲱⲟⲩ ⲉⲩⲟⲓ ⲛ̀ϣ̀ⲫⲏⲣⲓ </w:t>
            </w:r>
          </w:p>
          <w:p w14:paraId="60BC97DC" w14:textId="77777777" w:rsidR="00895112" w:rsidRPr="00597158" w:rsidRDefault="00895112" w:rsidP="00344A59">
            <w:pPr>
              <w:pStyle w:val="CoptIndEnd"/>
            </w:pPr>
            <w:r w:rsidRPr="00597158">
              <w:t>ⲁⲗⲗⲏⲗⲟⲩⲓ̀ⲁ ϫⲉ ⲡⲉϥⲛⲁⲓ ϣⲟⲡ ϣⲁ ⲉ̀ⲛⲉϩ.</w:t>
            </w:r>
          </w:p>
        </w:tc>
      </w:tr>
      <w:tr w:rsidR="00895112" w14:paraId="7ACA0649" w14:textId="77777777" w:rsidTr="00344A59">
        <w:trPr>
          <w:cantSplit/>
          <w:jc w:val="center"/>
        </w:trPr>
        <w:tc>
          <w:tcPr>
            <w:tcW w:w="288" w:type="dxa"/>
          </w:tcPr>
          <w:p w14:paraId="24143BF7" w14:textId="77777777" w:rsidR="00895112" w:rsidRDefault="00895112" w:rsidP="00344A59">
            <w:pPr>
              <w:pStyle w:val="CopticCross"/>
            </w:pPr>
          </w:p>
        </w:tc>
        <w:tc>
          <w:tcPr>
            <w:tcW w:w="3960" w:type="dxa"/>
          </w:tcPr>
          <w:p w14:paraId="374D3F02" w14:textId="77777777" w:rsidR="00895112" w:rsidRDefault="00895112" w:rsidP="00344A59">
            <w:pPr>
              <w:pStyle w:val="EngInd"/>
            </w:pPr>
            <w:r>
              <w:t>Sihon, King of the Amorites,</w:t>
            </w:r>
          </w:p>
          <w:p w14:paraId="2977061F" w14:textId="77777777" w:rsidR="00895112" w:rsidRPr="00597158" w:rsidRDefault="00895112" w:rsidP="00344A59">
            <w:pPr>
              <w:pStyle w:val="EngIndEnd"/>
            </w:pPr>
            <w:r>
              <w:t>Alleluia: for His mercy endures forever,</w:t>
            </w:r>
          </w:p>
        </w:tc>
        <w:tc>
          <w:tcPr>
            <w:tcW w:w="288" w:type="dxa"/>
          </w:tcPr>
          <w:p w14:paraId="5632974C" w14:textId="77777777" w:rsidR="00895112" w:rsidRDefault="00895112" w:rsidP="00344A59"/>
        </w:tc>
        <w:tc>
          <w:tcPr>
            <w:tcW w:w="288" w:type="dxa"/>
          </w:tcPr>
          <w:p w14:paraId="6DE315C0" w14:textId="77777777" w:rsidR="00895112" w:rsidRDefault="00895112" w:rsidP="00344A59">
            <w:pPr>
              <w:pStyle w:val="CopticCross"/>
            </w:pPr>
          </w:p>
        </w:tc>
        <w:tc>
          <w:tcPr>
            <w:tcW w:w="3960" w:type="dxa"/>
          </w:tcPr>
          <w:p w14:paraId="3BC64A1B" w14:textId="77777777" w:rsidR="00895112" w:rsidRDefault="00895112" w:rsidP="00344A59">
            <w:pPr>
              <w:pStyle w:val="CopticInd"/>
            </w:pPr>
            <w:r w:rsidRPr="00597158">
              <w:t xml:space="preserve">Ⲥⲏⲱⲛ ⲡ̀ⲟⲩⲣⲟ ⲛ̀ⲧⲉ Ⲛⲓⲁ̀ⲙⲟⲣⲣⲉⲟⲥ </w:t>
            </w:r>
          </w:p>
          <w:p w14:paraId="4115C241" w14:textId="77777777" w:rsidR="00895112" w:rsidRPr="00597158" w:rsidRDefault="00895112" w:rsidP="00344A59">
            <w:pPr>
              <w:pStyle w:val="CoptIndEnd"/>
            </w:pPr>
            <w:r w:rsidRPr="00597158">
              <w:t>ⲁⲗⲗⲏⲗⲟⲩⲓ̀ⲁ ϫⲉ ⲡⲉϥⲛⲁⲓ ϣⲟⲡ ϣⲁ ⲉ̀ⲛⲉϩ.</w:t>
            </w:r>
          </w:p>
        </w:tc>
      </w:tr>
      <w:tr w:rsidR="00895112" w14:paraId="2F691CD6" w14:textId="77777777" w:rsidTr="00344A59">
        <w:trPr>
          <w:cantSplit/>
          <w:jc w:val="center"/>
        </w:trPr>
        <w:tc>
          <w:tcPr>
            <w:tcW w:w="288" w:type="dxa"/>
          </w:tcPr>
          <w:p w14:paraId="33601415" w14:textId="77777777" w:rsidR="00895112" w:rsidRDefault="00895112" w:rsidP="00344A59">
            <w:pPr>
              <w:pStyle w:val="CopticCross"/>
            </w:pPr>
            <w:r>
              <w:t>¿</w:t>
            </w:r>
          </w:p>
        </w:tc>
        <w:tc>
          <w:tcPr>
            <w:tcW w:w="3960" w:type="dxa"/>
          </w:tcPr>
          <w:p w14:paraId="07EF4352" w14:textId="77777777" w:rsidR="00895112" w:rsidRDefault="00895112" w:rsidP="00344A59">
            <w:pPr>
              <w:pStyle w:val="EngInd"/>
            </w:pPr>
            <w:r>
              <w:t>and Og, [the] king of Bashan,</w:t>
            </w:r>
          </w:p>
          <w:p w14:paraId="00F66487" w14:textId="77777777" w:rsidR="00895112" w:rsidRPr="00597158" w:rsidRDefault="00895112" w:rsidP="00344A59">
            <w:pPr>
              <w:pStyle w:val="EngIndEnd"/>
              <w:rPr>
                <w:szCs w:val="20"/>
              </w:rPr>
            </w:pPr>
            <w:r>
              <w:t>Alleluia: for His mercy endures forever,</w:t>
            </w:r>
          </w:p>
        </w:tc>
        <w:tc>
          <w:tcPr>
            <w:tcW w:w="288" w:type="dxa"/>
          </w:tcPr>
          <w:p w14:paraId="077B4A51" w14:textId="77777777" w:rsidR="00895112" w:rsidRDefault="00895112" w:rsidP="00344A59"/>
        </w:tc>
        <w:tc>
          <w:tcPr>
            <w:tcW w:w="288" w:type="dxa"/>
          </w:tcPr>
          <w:p w14:paraId="1FDEAC8B" w14:textId="77777777" w:rsidR="00895112" w:rsidRDefault="00895112" w:rsidP="00344A59">
            <w:pPr>
              <w:pStyle w:val="CopticCross"/>
            </w:pPr>
            <w:r>
              <w:t>¿</w:t>
            </w:r>
          </w:p>
        </w:tc>
        <w:tc>
          <w:tcPr>
            <w:tcW w:w="3960" w:type="dxa"/>
          </w:tcPr>
          <w:p w14:paraId="3C8E086E" w14:textId="77777777" w:rsidR="00895112" w:rsidRDefault="00895112" w:rsidP="00344A59">
            <w:pPr>
              <w:pStyle w:val="CopticInd"/>
            </w:pPr>
            <w:r w:rsidRPr="00597158">
              <w:t xml:space="preserve">Ⲛⲉⲙ Ⲱⲅ ⲡ̀ⲟⲩⲣⲟ ⲛ̀ⲧⲉ Ⲑ̀̀ⲃⲁⲥⲁⲛ </w:t>
            </w:r>
          </w:p>
          <w:p w14:paraId="2FE6416F" w14:textId="77777777" w:rsidR="00895112" w:rsidRPr="00597158" w:rsidRDefault="00895112" w:rsidP="00344A59">
            <w:pPr>
              <w:pStyle w:val="CoptIndEnd"/>
            </w:pPr>
            <w:r w:rsidRPr="00597158">
              <w:t>ⲁⲗⲗⲏⲗⲟⲩⲓ̀ⲁ ϫⲉ ⲡⲉϥⲛⲁⲓ ϣⲟⲡ ϣⲁ ⲉ̀ⲛⲉϩ.</w:t>
            </w:r>
          </w:p>
        </w:tc>
      </w:tr>
      <w:tr w:rsidR="00895112" w14:paraId="7C8D89BE" w14:textId="77777777" w:rsidTr="00344A59">
        <w:trPr>
          <w:cantSplit/>
          <w:jc w:val="center"/>
        </w:trPr>
        <w:tc>
          <w:tcPr>
            <w:tcW w:w="288" w:type="dxa"/>
          </w:tcPr>
          <w:p w14:paraId="6E840B97" w14:textId="77777777" w:rsidR="00895112" w:rsidRDefault="00895112" w:rsidP="00344A59">
            <w:pPr>
              <w:pStyle w:val="CopticCross"/>
            </w:pPr>
          </w:p>
        </w:tc>
        <w:tc>
          <w:tcPr>
            <w:tcW w:w="3960" w:type="dxa"/>
          </w:tcPr>
          <w:p w14:paraId="5ABD957E" w14:textId="77777777" w:rsidR="00895112" w:rsidRDefault="00895112" w:rsidP="00344A59">
            <w:pPr>
              <w:pStyle w:val="EngInd"/>
            </w:pPr>
            <w:r>
              <w:t>and gave their land as a heritage,</w:t>
            </w:r>
          </w:p>
          <w:p w14:paraId="361CE382" w14:textId="77777777" w:rsidR="00895112" w:rsidRPr="00597158" w:rsidRDefault="00895112" w:rsidP="00344A59">
            <w:pPr>
              <w:pStyle w:val="EngIndEnd"/>
              <w:rPr>
                <w:szCs w:val="20"/>
              </w:rPr>
            </w:pPr>
            <w:r>
              <w:t>Alleluia: for His mercy endures forever,</w:t>
            </w:r>
          </w:p>
        </w:tc>
        <w:tc>
          <w:tcPr>
            <w:tcW w:w="288" w:type="dxa"/>
          </w:tcPr>
          <w:p w14:paraId="0D50B8D0" w14:textId="77777777" w:rsidR="00895112" w:rsidRDefault="00895112" w:rsidP="00344A59"/>
        </w:tc>
        <w:tc>
          <w:tcPr>
            <w:tcW w:w="288" w:type="dxa"/>
          </w:tcPr>
          <w:p w14:paraId="6CCEBB15" w14:textId="77777777" w:rsidR="00895112" w:rsidRDefault="00895112" w:rsidP="00344A59">
            <w:pPr>
              <w:pStyle w:val="CopticCross"/>
            </w:pPr>
          </w:p>
        </w:tc>
        <w:tc>
          <w:tcPr>
            <w:tcW w:w="3960" w:type="dxa"/>
          </w:tcPr>
          <w:p w14:paraId="51EC0552" w14:textId="77777777" w:rsidR="00895112" w:rsidRDefault="00895112" w:rsidP="00344A59">
            <w:pPr>
              <w:pStyle w:val="CopticInd"/>
            </w:pPr>
            <w:r w:rsidRPr="00597158">
              <w:t>Ⲁϥϯ ⲙ̀ⲡⲟⲩⲕⲁϩⲓ ⲉⲩⲕ̀ⲗⲏⲣⲟⲛⲟⲙⲓⲁ̀ ⲙ̀ⲡⲉϥⲃⲱⲕ Ⲡⲓⲥ̅ⲗ</w:t>
            </w:r>
          </w:p>
          <w:p w14:paraId="6694FBD2" w14:textId="77777777" w:rsidR="00895112" w:rsidRPr="00597158" w:rsidRDefault="00895112" w:rsidP="00344A59">
            <w:pPr>
              <w:pStyle w:val="CoptIndEnd"/>
            </w:pPr>
            <w:r w:rsidRPr="00597158">
              <w:t>ⲁⲗⲗⲏⲗⲟⲩⲓ̀ⲁ</w:t>
            </w:r>
            <w:r>
              <w:t xml:space="preserve"> </w:t>
            </w:r>
            <w:r w:rsidRPr="00597158">
              <w:t>ϫⲉ ⲡⲉϥⲛⲁⲓ ϣⲟⲡ ϣⲁ ⲉ̀ⲛⲉϩ.</w:t>
            </w:r>
          </w:p>
        </w:tc>
      </w:tr>
      <w:tr w:rsidR="00895112" w14:paraId="54D2A0DD" w14:textId="77777777" w:rsidTr="00344A59">
        <w:trPr>
          <w:cantSplit/>
          <w:jc w:val="center"/>
        </w:trPr>
        <w:tc>
          <w:tcPr>
            <w:tcW w:w="288" w:type="dxa"/>
          </w:tcPr>
          <w:p w14:paraId="5CEA31C9" w14:textId="77777777" w:rsidR="00895112" w:rsidRDefault="00895112" w:rsidP="00344A59">
            <w:pPr>
              <w:pStyle w:val="CopticCross"/>
            </w:pPr>
            <w:r>
              <w:t>¿</w:t>
            </w:r>
          </w:p>
        </w:tc>
        <w:tc>
          <w:tcPr>
            <w:tcW w:w="3960" w:type="dxa"/>
          </w:tcPr>
          <w:p w14:paraId="1F84DE4A" w14:textId="77777777" w:rsidR="00895112" w:rsidRDefault="00895112" w:rsidP="00344A59">
            <w:pPr>
              <w:pStyle w:val="EngInd"/>
            </w:pPr>
            <w:r>
              <w:t>a heritage to His servant Israel,</w:t>
            </w:r>
          </w:p>
          <w:p w14:paraId="4750706F" w14:textId="77777777" w:rsidR="00895112" w:rsidRPr="00597158" w:rsidRDefault="00895112" w:rsidP="00344A59">
            <w:pPr>
              <w:pStyle w:val="EngIndEnd"/>
            </w:pPr>
            <w:r>
              <w:t>Alleluia: for His mercy endures forever.</w:t>
            </w:r>
          </w:p>
        </w:tc>
        <w:tc>
          <w:tcPr>
            <w:tcW w:w="288" w:type="dxa"/>
          </w:tcPr>
          <w:p w14:paraId="73F62AF6" w14:textId="77777777" w:rsidR="00895112" w:rsidRDefault="00895112" w:rsidP="00344A59"/>
        </w:tc>
        <w:tc>
          <w:tcPr>
            <w:tcW w:w="288" w:type="dxa"/>
          </w:tcPr>
          <w:p w14:paraId="45DB1B00" w14:textId="77777777" w:rsidR="00895112" w:rsidRDefault="00895112" w:rsidP="00344A59">
            <w:pPr>
              <w:pStyle w:val="CopticCross"/>
            </w:pPr>
            <w:r>
              <w:t>¿</w:t>
            </w:r>
          </w:p>
        </w:tc>
        <w:tc>
          <w:tcPr>
            <w:tcW w:w="3960" w:type="dxa"/>
          </w:tcPr>
          <w:p w14:paraId="01A79DC1" w14:textId="77777777" w:rsidR="00895112" w:rsidRDefault="00895112" w:rsidP="00344A59">
            <w:pPr>
              <w:pStyle w:val="CopticInd"/>
            </w:pPr>
            <w:r w:rsidRPr="00FC3604">
              <w:t>Ⲉⲩⲕ̀ⲗⲏⲣⲟⲛⲟⲙⲓⲁ̀ ⲙ̀ⲡⲉϥⲃⲱⲕ ⲡⲓⲥ̅ⲗ̅</w:t>
            </w:r>
            <w:r w:rsidRPr="00597158">
              <w:t xml:space="preserve"> </w:t>
            </w:r>
          </w:p>
          <w:p w14:paraId="165BA4EC" w14:textId="77777777" w:rsidR="00895112" w:rsidRPr="00597158" w:rsidRDefault="00895112" w:rsidP="00344A59">
            <w:pPr>
              <w:pStyle w:val="CoptIndEnd"/>
            </w:pPr>
            <w:r w:rsidRPr="00597158">
              <w:t>ⲁⲗⲗⲏⲗⲟⲩⲓ̀ⲁ ϫⲉ ⲡⲉϥⲛⲁⲓ ϣⲟⲡ ϣⲁ ⲉ̀ⲛⲉϩ.</w:t>
            </w:r>
          </w:p>
        </w:tc>
      </w:tr>
      <w:tr w:rsidR="00895112" w14:paraId="694664C5" w14:textId="77777777" w:rsidTr="00344A59">
        <w:trPr>
          <w:cantSplit/>
          <w:jc w:val="center"/>
        </w:trPr>
        <w:tc>
          <w:tcPr>
            <w:tcW w:w="288" w:type="dxa"/>
          </w:tcPr>
          <w:p w14:paraId="2F722D4B" w14:textId="77777777" w:rsidR="00895112" w:rsidRDefault="00895112" w:rsidP="00344A59">
            <w:pPr>
              <w:pStyle w:val="CopticCross"/>
            </w:pPr>
          </w:p>
        </w:tc>
        <w:tc>
          <w:tcPr>
            <w:tcW w:w="3960" w:type="dxa"/>
          </w:tcPr>
          <w:p w14:paraId="4A4060B9" w14:textId="77777777" w:rsidR="00895112" w:rsidRDefault="00895112" w:rsidP="00344A59">
            <w:pPr>
              <w:pStyle w:val="EngInd"/>
            </w:pPr>
            <w:r>
              <w:t>For the Lord remembers us in our humiliation,</w:t>
            </w:r>
          </w:p>
          <w:p w14:paraId="22CB882E" w14:textId="77777777" w:rsidR="00895112" w:rsidRPr="00597158" w:rsidRDefault="00895112" w:rsidP="00344A59">
            <w:pPr>
              <w:pStyle w:val="EngIndEnd"/>
            </w:pPr>
            <w:r>
              <w:t>Alleluia: for His mercy endures forever;</w:t>
            </w:r>
          </w:p>
        </w:tc>
        <w:tc>
          <w:tcPr>
            <w:tcW w:w="288" w:type="dxa"/>
          </w:tcPr>
          <w:p w14:paraId="7534008F" w14:textId="77777777" w:rsidR="00895112" w:rsidRDefault="00895112" w:rsidP="00344A59"/>
        </w:tc>
        <w:tc>
          <w:tcPr>
            <w:tcW w:w="288" w:type="dxa"/>
          </w:tcPr>
          <w:p w14:paraId="67066276" w14:textId="77777777" w:rsidR="00895112" w:rsidRDefault="00895112" w:rsidP="00344A59">
            <w:pPr>
              <w:pStyle w:val="CopticCross"/>
            </w:pPr>
          </w:p>
        </w:tc>
        <w:tc>
          <w:tcPr>
            <w:tcW w:w="3960" w:type="dxa"/>
          </w:tcPr>
          <w:p w14:paraId="7AFC3416" w14:textId="77777777" w:rsidR="00895112" w:rsidRDefault="00895112" w:rsidP="00344A59">
            <w:pPr>
              <w:pStyle w:val="CopticInd"/>
            </w:pPr>
            <w:r w:rsidRPr="00597158">
              <w:t xml:space="preserve">Ⲛ̀ϩ̀ⲣⲏⲓ ϧⲉⲛ ⲡⲉⲛⲑⲉⲃⲓⲟ̀ ⲁϥⲉⲣⲡⲉⲛⲙⲉⲩⲓ̀ ⲛ̀ϫⲉ Ⲡⲟ̅ⲥ̅ </w:t>
            </w:r>
          </w:p>
          <w:p w14:paraId="38672D6C" w14:textId="77777777" w:rsidR="00895112" w:rsidRPr="00597158" w:rsidRDefault="00895112" w:rsidP="00344A59">
            <w:pPr>
              <w:pStyle w:val="CoptIndEnd"/>
            </w:pPr>
            <w:r w:rsidRPr="00597158">
              <w:t>ⲁⲗⲗⲏⲗⲟⲩⲓ̀ⲁ ϫⲉ ⲡⲉϥⲛⲁⲓ ϣⲟⲡ ϣⲁ ⲉ̀ⲛⲉϩ.</w:t>
            </w:r>
          </w:p>
        </w:tc>
      </w:tr>
      <w:tr w:rsidR="00895112" w14:paraId="5BD8AD46" w14:textId="77777777" w:rsidTr="00344A59">
        <w:trPr>
          <w:cantSplit/>
          <w:jc w:val="center"/>
        </w:trPr>
        <w:tc>
          <w:tcPr>
            <w:tcW w:w="288" w:type="dxa"/>
          </w:tcPr>
          <w:p w14:paraId="4C94BFEB" w14:textId="77777777" w:rsidR="00895112" w:rsidRDefault="00895112" w:rsidP="00344A59">
            <w:pPr>
              <w:pStyle w:val="CopticCross"/>
            </w:pPr>
            <w:r>
              <w:t>¿</w:t>
            </w:r>
          </w:p>
        </w:tc>
        <w:tc>
          <w:tcPr>
            <w:tcW w:w="3960" w:type="dxa"/>
          </w:tcPr>
          <w:p w14:paraId="019378DC" w14:textId="77777777" w:rsidR="00895112" w:rsidRDefault="00895112" w:rsidP="00344A59">
            <w:pPr>
              <w:pStyle w:val="EngInd"/>
            </w:pPr>
            <w:r>
              <w:t>and redeemed us from our enemies,</w:t>
            </w:r>
          </w:p>
          <w:p w14:paraId="11904546" w14:textId="77777777" w:rsidR="00895112" w:rsidRPr="00597158" w:rsidRDefault="00895112" w:rsidP="00344A59">
            <w:pPr>
              <w:pStyle w:val="EngIndEnd"/>
            </w:pPr>
            <w:r>
              <w:t>Alleluia: for His mercy endures forever;</w:t>
            </w:r>
          </w:p>
        </w:tc>
        <w:tc>
          <w:tcPr>
            <w:tcW w:w="288" w:type="dxa"/>
          </w:tcPr>
          <w:p w14:paraId="66BE4E7E" w14:textId="77777777" w:rsidR="00895112" w:rsidRDefault="00895112" w:rsidP="00344A59"/>
        </w:tc>
        <w:tc>
          <w:tcPr>
            <w:tcW w:w="288" w:type="dxa"/>
          </w:tcPr>
          <w:p w14:paraId="2DD628BB" w14:textId="77777777" w:rsidR="00895112" w:rsidRDefault="00895112" w:rsidP="00344A59">
            <w:pPr>
              <w:pStyle w:val="CopticCross"/>
            </w:pPr>
            <w:r>
              <w:t>¿</w:t>
            </w:r>
          </w:p>
        </w:tc>
        <w:tc>
          <w:tcPr>
            <w:tcW w:w="3960" w:type="dxa"/>
          </w:tcPr>
          <w:p w14:paraId="0BE54DC7" w14:textId="77777777" w:rsidR="00895112" w:rsidRDefault="00895112" w:rsidP="00344A59">
            <w:pPr>
              <w:pStyle w:val="CopticInd"/>
            </w:pPr>
            <w:r w:rsidRPr="00597158">
              <w:t xml:space="preserve">Ⲟⲩⲟϩ ⲁϥⲥⲟⲧⲧⲉⲛ ⲉ̀ⲃⲟⲗϧⲉⲛ ⲛⲉⲛϫⲓϫ ⲛ̀ⲧⲉ ⲛⲉⲛϫⲁϫⲓ </w:t>
            </w:r>
          </w:p>
          <w:p w14:paraId="76E57579" w14:textId="77777777" w:rsidR="00895112" w:rsidRPr="00597158" w:rsidRDefault="00895112" w:rsidP="00344A59">
            <w:pPr>
              <w:pStyle w:val="CoptIndEnd"/>
            </w:pPr>
            <w:r w:rsidRPr="00597158">
              <w:t>ⲁⲗⲗⲏⲗⲟⲩⲓ̀ⲁ ϫⲉ ⲡⲉϥⲛⲁⲓ ϣⲟⲡ ϣⲁ ⲉ̀ⲛⲉϩ.</w:t>
            </w:r>
          </w:p>
        </w:tc>
      </w:tr>
      <w:tr w:rsidR="00895112" w14:paraId="1A5181C4" w14:textId="77777777" w:rsidTr="00344A59">
        <w:trPr>
          <w:cantSplit/>
          <w:jc w:val="center"/>
        </w:trPr>
        <w:tc>
          <w:tcPr>
            <w:tcW w:w="288" w:type="dxa"/>
          </w:tcPr>
          <w:p w14:paraId="227C3C42" w14:textId="77777777" w:rsidR="00895112" w:rsidRDefault="00895112" w:rsidP="00344A59">
            <w:pPr>
              <w:pStyle w:val="CopticCross"/>
            </w:pPr>
          </w:p>
        </w:tc>
        <w:tc>
          <w:tcPr>
            <w:tcW w:w="3960" w:type="dxa"/>
          </w:tcPr>
          <w:p w14:paraId="1320840D" w14:textId="77777777" w:rsidR="00895112" w:rsidRDefault="00895112" w:rsidP="00344A59">
            <w:pPr>
              <w:pStyle w:val="EngInd"/>
            </w:pPr>
            <w:r>
              <w:t>Who gives food to all flesh,</w:t>
            </w:r>
          </w:p>
          <w:p w14:paraId="6176928E" w14:textId="77777777" w:rsidR="00895112" w:rsidRPr="00597158" w:rsidRDefault="00895112" w:rsidP="00344A59">
            <w:pPr>
              <w:pStyle w:val="EngIndEnd"/>
            </w:pPr>
            <w:r>
              <w:t>Alleluia: for His mercy endures forever.</w:t>
            </w:r>
          </w:p>
        </w:tc>
        <w:tc>
          <w:tcPr>
            <w:tcW w:w="288" w:type="dxa"/>
          </w:tcPr>
          <w:p w14:paraId="1CE13565" w14:textId="77777777" w:rsidR="00895112" w:rsidRDefault="00895112" w:rsidP="00344A59"/>
        </w:tc>
        <w:tc>
          <w:tcPr>
            <w:tcW w:w="288" w:type="dxa"/>
          </w:tcPr>
          <w:p w14:paraId="06CA1513" w14:textId="77777777" w:rsidR="00895112" w:rsidRDefault="00895112" w:rsidP="00344A59">
            <w:pPr>
              <w:pStyle w:val="CopticCross"/>
            </w:pPr>
          </w:p>
        </w:tc>
        <w:tc>
          <w:tcPr>
            <w:tcW w:w="3960" w:type="dxa"/>
          </w:tcPr>
          <w:p w14:paraId="119721EB" w14:textId="77777777" w:rsidR="00895112" w:rsidRDefault="00895112" w:rsidP="00344A59">
            <w:pPr>
              <w:pStyle w:val="CopticInd"/>
            </w:pPr>
            <w:r w:rsidRPr="00597158">
              <w:t xml:space="preserve">Ⲫⲏⲉⲧϯ ϧ̀ⲣⲉ ⲛ̀ⲥⲁⲣⲝ ⲛⲓⲃⲉⲛ ⲉⲧⲟⲛϧ </w:t>
            </w:r>
          </w:p>
          <w:p w14:paraId="6DFCE7B2" w14:textId="77777777" w:rsidR="00895112" w:rsidRPr="00597158" w:rsidRDefault="00895112" w:rsidP="00344A59">
            <w:pPr>
              <w:pStyle w:val="CoptIndEnd"/>
            </w:pPr>
            <w:r w:rsidRPr="00597158">
              <w:t>ⲁⲗⲗⲏⲗⲟⲩⲓ̀ⲁ ϫⲉ ⲡⲉϥⲛⲁⲓ ϣⲟⲡ ϣⲁ ⲉ̀ⲛⲉϩ.</w:t>
            </w:r>
          </w:p>
        </w:tc>
      </w:tr>
      <w:tr w:rsidR="00895112" w14:paraId="6E9FC8AF" w14:textId="77777777" w:rsidTr="00344A59">
        <w:trPr>
          <w:cantSplit/>
          <w:jc w:val="center"/>
        </w:trPr>
        <w:tc>
          <w:tcPr>
            <w:tcW w:w="288" w:type="dxa"/>
          </w:tcPr>
          <w:p w14:paraId="43EBF779" w14:textId="77777777" w:rsidR="00895112" w:rsidRDefault="00895112" w:rsidP="00344A59">
            <w:pPr>
              <w:pStyle w:val="CopticCross"/>
            </w:pPr>
            <w:r>
              <w:t>¿</w:t>
            </w:r>
          </w:p>
        </w:tc>
        <w:tc>
          <w:tcPr>
            <w:tcW w:w="3960" w:type="dxa"/>
          </w:tcPr>
          <w:p w14:paraId="4E81AA6F" w14:textId="77777777" w:rsidR="00895112" w:rsidRDefault="00895112" w:rsidP="00344A59">
            <w:pPr>
              <w:pStyle w:val="EngInd"/>
            </w:pPr>
            <w:r>
              <w:t>O confess the God of Heaven,</w:t>
            </w:r>
          </w:p>
          <w:p w14:paraId="5F74371E" w14:textId="77777777" w:rsidR="00895112" w:rsidRPr="00597158" w:rsidRDefault="00895112" w:rsidP="00344A59">
            <w:pPr>
              <w:pStyle w:val="EngIndEnd"/>
              <w:rPr>
                <w:szCs w:val="20"/>
              </w:rPr>
            </w:pPr>
            <w:r>
              <w:t>Alleluia: for His mercy endures forever;</w:t>
            </w:r>
          </w:p>
        </w:tc>
        <w:tc>
          <w:tcPr>
            <w:tcW w:w="288" w:type="dxa"/>
          </w:tcPr>
          <w:p w14:paraId="08736F17" w14:textId="77777777" w:rsidR="00895112" w:rsidRDefault="00895112" w:rsidP="00344A59"/>
        </w:tc>
        <w:tc>
          <w:tcPr>
            <w:tcW w:w="288" w:type="dxa"/>
          </w:tcPr>
          <w:p w14:paraId="4F797C21" w14:textId="77777777" w:rsidR="00895112" w:rsidRDefault="00895112" w:rsidP="00344A59">
            <w:pPr>
              <w:pStyle w:val="CopticCross"/>
            </w:pPr>
            <w:r>
              <w:t>¿</w:t>
            </w:r>
          </w:p>
        </w:tc>
        <w:tc>
          <w:tcPr>
            <w:tcW w:w="3960" w:type="dxa"/>
          </w:tcPr>
          <w:p w14:paraId="029BCF5D" w14:textId="77777777" w:rsidR="00895112" w:rsidRDefault="00895112" w:rsidP="00344A59">
            <w:pPr>
              <w:pStyle w:val="CopticInd"/>
            </w:pPr>
            <w:r w:rsidRPr="00597158">
              <w:t xml:space="preserve">Ⲟⲩⲱⲛϩ ⲉ̀ⲃⲟⲗ ⲙ̀Ⲫϯ ⲛ̀ⲧⲉ ⲧ̀ⲫⲉ </w:t>
            </w:r>
          </w:p>
          <w:p w14:paraId="2E6EE04D" w14:textId="77777777" w:rsidR="00895112" w:rsidRPr="00597158" w:rsidRDefault="00895112" w:rsidP="00344A59">
            <w:pPr>
              <w:pStyle w:val="CoptIndEnd"/>
            </w:pPr>
            <w:r w:rsidRPr="00597158">
              <w:t>ⲁⲗⲗⲏⲗⲟⲩⲓ̀ⲁ ϫⲉ ⲡⲉϥⲛⲁⲓ ϣⲟⲡ ϣⲁ ⲉ̀ⲛⲉϩ.</w:t>
            </w:r>
          </w:p>
        </w:tc>
      </w:tr>
      <w:tr w:rsidR="00895112" w14:paraId="2D7AE915" w14:textId="77777777" w:rsidTr="00344A59">
        <w:trPr>
          <w:cantSplit/>
          <w:jc w:val="center"/>
        </w:trPr>
        <w:tc>
          <w:tcPr>
            <w:tcW w:w="288" w:type="dxa"/>
          </w:tcPr>
          <w:p w14:paraId="02E2C2D6" w14:textId="77777777" w:rsidR="00895112" w:rsidRDefault="00895112" w:rsidP="00344A59">
            <w:pPr>
              <w:pStyle w:val="CopticCross"/>
            </w:pPr>
          </w:p>
        </w:tc>
        <w:tc>
          <w:tcPr>
            <w:tcW w:w="3960" w:type="dxa"/>
          </w:tcPr>
          <w:p w14:paraId="50593687" w14:textId="77777777" w:rsidR="00895112" w:rsidRDefault="00895112" w:rsidP="00344A59">
            <w:pPr>
              <w:pStyle w:val="EngInd"/>
            </w:pPr>
            <w:r>
              <w:t>O confess the Lord of Lords, [for He is good] ;</w:t>
            </w:r>
          </w:p>
          <w:p w14:paraId="098DA806" w14:textId="77777777" w:rsidR="00895112" w:rsidRPr="00597158" w:rsidRDefault="00895112" w:rsidP="00344A59">
            <w:pPr>
              <w:pStyle w:val="EngIndEnd"/>
            </w:pPr>
            <w:r>
              <w:t>Alleluia: for His mercy endures forever.</w:t>
            </w:r>
          </w:p>
        </w:tc>
        <w:tc>
          <w:tcPr>
            <w:tcW w:w="288" w:type="dxa"/>
          </w:tcPr>
          <w:p w14:paraId="1A73A388" w14:textId="77777777" w:rsidR="00895112" w:rsidRDefault="00895112" w:rsidP="00344A59"/>
        </w:tc>
        <w:tc>
          <w:tcPr>
            <w:tcW w:w="288" w:type="dxa"/>
          </w:tcPr>
          <w:p w14:paraId="61555878" w14:textId="77777777" w:rsidR="00895112" w:rsidRDefault="00895112" w:rsidP="00344A59">
            <w:pPr>
              <w:pStyle w:val="CopticCross"/>
            </w:pPr>
          </w:p>
        </w:tc>
        <w:tc>
          <w:tcPr>
            <w:tcW w:w="3960" w:type="dxa"/>
          </w:tcPr>
          <w:p w14:paraId="222FD90C" w14:textId="77777777" w:rsidR="00895112" w:rsidRDefault="00895112" w:rsidP="00344A59">
            <w:pPr>
              <w:pStyle w:val="CopticInd"/>
            </w:pPr>
            <w:r w:rsidRPr="00597158">
              <w:t xml:space="preserve">Ⲟⲩⲱⲛϩ ⲉ̀ⲃⲟⲗ ⲙ̀Ⲡⲟ̅ⲥ̅ ⲛ̀ⲧⲉ ⲛⲓⲟ̅ⲥ̅ ϫⲉ ⲟⲩⲭ̀ⲣⲏⲥⲧⲟⲥ ⲟⲩⲁ̀ⲅⲁⲑⲟⲥ ⲡⲉ </w:t>
            </w:r>
          </w:p>
          <w:p w14:paraId="20A678F4" w14:textId="77777777" w:rsidR="00895112" w:rsidRPr="00597158" w:rsidRDefault="00895112" w:rsidP="00344A59">
            <w:pPr>
              <w:pStyle w:val="CoptIndEnd"/>
            </w:pPr>
            <w:r w:rsidRPr="00597158">
              <w:t>ⲁⲗⲗⲏⲗⲟⲩⲓ̀ⲁ ϫⲉ ⲡⲉϥⲛⲁⲓ ϣⲟⲡ ϣⲁ ⲉ̀ⲛⲉϩ.</w:t>
            </w:r>
          </w:p>
        </w:tc>
      </w:tr>
    </w:tbl>
    <w:p w14:paraId="5F4C8632" w14:textId="77777777" w:rsidR="00895112" w:rsidRDefault="00895112" w:rsidP="00344A59">
      <w:pPr>
        <w:pStyle w:val="Heading5"/>
      </w:pPr>
      <w:r>
        <w:t>Psali Adam on the Second Canticle</w:t>
      </w:r>
    </w:p>
    <w:p w14:paraId="15C51584" w14:textId="77777777" w:rsidR="00895112" w:rsidRDefault="00895112" w:rsidP="00344A59">
      <w:pPr>
        <w:pStyle w:val="Heading5non-TOC"/>
      </w:pPr>
      <w:r w:rsidRPr="00D175BB">
        <w:t>Ⲯⲁⲗⲓ Ⲁ̀ⲇⲁⲙ</w:t>
      </w:r>
    </w:p>
    <w:p w14:paraId="44D72B44" w14:textId="77777777" w:rsidR="00895112" w:rsidRDefault="00895112" w:rsidP="00344A59">
      <w:pPr>
        <w:pStyle w:val="Rubric"/>
      </w:pPr>
      <w:r>
        <w:t xml:space="preserve">During the month of Koiak, a different Psali Adam, page </w:t>
      </w:r>
      <w:r>
        <w:rPr>
          <w:noProof/>
        </w:rPr>
        <w:t>1027,</w:t>
      </w:r>
      <w: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5683193" w14:textId="77777777" w:rsidTr="00344A59">
        <w:trPr>
          <w:cantSplit/>
          <w:jc w:val="center"/>
        </w:trPr>
        <w:tc>
          <w:tcPr>
            <w:tcW w:w="288" w:type="dxa"/>
          </w:tcPr>
          <w:p w14:paraId="0DA3A008" w14:textId="77777777" w:rsidR="00895112" w:rsidRDefault="00895112" w:rsidP="00344A59">
            <w:pPr>
              <w:pStyle w:val="CopticCross"/>
            </w:pPr>
            <w:r>
              <w:t>¿</w:t>
            </w:r>
          </w:p>
        </w:tc>
        <w:tc>
          <w:tcPr>
            <w:tcW w:w="3960" w:type="dxa"/>
          </w:tcPr>
          <w:p w14:paraId="593EFB97" w14:textId="77777777" w:rsidR="00895112" w:rsidRDefault="00895112" w:rsidP="00344A59">
            <w:pPr>
              <w:pStyle w:val="EngInd"/>
              <w:rPr>
                <w:szCs w:val="20"/>
              </w:rPr>
            </w:pPr>
            <w:r w:rsidRPr="004C0CA2">
              <w:t xml:space="preserve">Let us </w:t>
            </w:r>
            <w:r>
              <w:t>confess</w:t>
            </w:r>
            <w:r w:rsidRPr="004C0CA2">
              <w:t xml:space="preserve"> Christ our God,</w:t>
            </w:r>
          </w:p>
          <w:p w14:paraId="6046C1E5" w14:textId="77777777" w:rsidR="00895112" w:rsidRPr="004C0CA2" w:rsidRDefault="00895112" w:rsidP="00344A59">
            <w:pPr>
              <w:pStyle w:val="EngIndEnd"/>
              <w:rPr>
                <w:szCs w:val="20"/>
              </w:rPr>
            </w:pPr>
            <w:r w:rsidRPr="004C0CA2">
              <w:t>With David the prophet and the psalmist.</w:t>
            </w:r>
          </w:p>
        </w:tc>
        <w:tc>
          <w:tcPr>
            <w:tcW w:w="288" w:type="dxa"/>
          </w:tcPr>
          <w:p w14:paraId="15895991" w14:textId="77777777" w:rsidR="00895112" w:rsidRDefault="00895112" w:rsidP="00344A59">
            <w:pPr>
              <w:pStyle w:val="CopticCross"/>
            </w:pPr>
          </w:p>
        </w:tc>
        <w:tc>
          <w:tcPr>
            <w:tcW w:w="288" w:type="dxa"/>
          </w:tcPr>
          <w:p w14:paraId="513DCE51" w14:textId="77777777" w:rsidR="00895112" w:rsidRDefault="00895112" w:rsidP="00344A59">
            <w:pPr>
              <w:pStyle w:val="CopticCross"/>
            </w:pPr>
            <w:r>
              <w:t>¿</w:t>
            </w:r>
          </w:p>
        </w:tc>
        <w:tc>
          <w:tcPr>
            <w:tcW w:w="3960" w:type="dxa"/>
          </w:tcPr>
          <w:p w14:paraId="4B20CD92" w14:textId="77777777" w:rsidR="00895112" w:rsidRDefault="00895112" w:rsidP="00344A59">
            <w:pPr>
              <w:pStyle w:val="CopticInd"/>
            </w:pPr>
            <w:r w:rsidRPr="000A5E47">
              <w:t>Ⲙⲁⲣⲉⲛⲟⲩⲱⲛϩ ⲉ̀ⲃⲟⲗ ⲙ̀Ⲡⲓⲭ̀ⲣⲏⲥⲧⲟⲥ Ⲡⲉⲛⲛⲟⲩϯ</w:t>
            </w:r>
          </w:p>
          <w:p w14:paraId="447B3334" w14:textId="77777777" w:rsidR="00895112" w:rsidRDefault="00895112" w:rsidP="00344A59">
            <w:pPr>
              <w:pStyle w:val="CoptIndEnd"/>
            </w:pPr>
            <w:r w:rsidRPr="000A5E47">
              <w:t>ⲛⲉⲙ ⲡⲓⲉⲣⲟⲯⲁⲗⲧⲏⲥ Ⲇⲁⲩⲓⲇ ⲡⲓⲡ̀ⲣⲟⲫⲏⲧⲏⲥ</w:t>
            </w:r>
            <w:r>
              <w:t>.</w:t>
            </w:r>
          </w:p>
        </w:tc>
      </w:tr>
      <w:tr w:rsidR="00895112" w14:paraId="3EC51143" w14:textId="77777777" w:rsidTr="00344A59">
        <w:trPr>
          <w:cantSplit/>
          <w:jc w:val="center"/>
        </w:trPr>
        <w:tc>
          <w:tcPr>
            <w:tcW w:w="288" w:type="dxa"/>
          </w:tcPr>
          <w:p w14:paraId="4942AC85" w14:textId="77777777" w:rsidR="00895112" w:rsidRDefault="00895112" w:rsidP="00344A59">
            <w:pPr>
              <w:pStyle w:val="CopticCross"/>
            </w:pPr>
          </w:p>
        </w:tc>
        <w:tc>
          <w:tcPr>
            <w:tcW w:w="3960" w:type="dxa"/>
          </w:tcPr>
          <w:p w14:paraId="1DE1352C" w14:textId="77777777" w:rsidR="00895112" w:rsidRDefault="00895112" w:rsidP="00344A59">
            <w:pPr>
              <w:pStyle w:val="EngInd"/>
              <w:rPr>
                <w:szCs w:val="20"/>
              </w:rPr>
            </w:pPr>
            <w:r w:rsidRPr="004C0CA2">
              <w:t>For He has made heaven and all its host,</w:t>
            </w:r>
          </w:p>
          <w:p w14:paraId="63C19E11" w14:textId="77777777" w:rsidR="00895112" w:rsidRPr="004C0CA2" w:rsidRDefault="00895112" w:rsidP="00344A59">
            <w:pPr>
              <w:pStyle w:val="EngIndEnd"/>
              <w:rPr>
                <w:szCs w:val="20"/>
              </w:rPr>
            </w:pPr>
            <w:r w:rsidRPr="004C0CA2">
              <w:t>And established the earth on the waters.</w:t>
            </w:r>
          </w:p>
        </w:tc>
        <w:tc>
          <w:tcPr>
            <w:tcW w:w="288" w:type="dxa"/>
          </w:tcPr>
          <w:p w14:paraId="15D9DE26" w14:textId="77777777" w:rsidR="00895112" w:rsidRDefault="00895112" w:rsidP="00344A59">
            <w:pPr>
              <w:pStyle w:val="CopticCross"/>
            </w:pPr>
          </w:p>
        </w:tc>
        <w:tc>
          <w:tcPr>
            <w:tcW w:w="288" w:type="dxa"/>
          </w:tcPr>
          <w:p w14:paraId="622C27D4" w14:textId="77777777" w:rsidR="00895112" w:rsidRDefault="00895112" w:rsidP="00344A59">
            <w:pPr>
              <w:pStyle w:val="CopticCross"/>
            </w:pPr>
          </w:p>
        </w:tc>
        <w:tc>
          <w:tcPr>
            <w:tcW w:w="3960" w:type="dxa"/>
          </w:tcPr>
          <w:p w14:paraId="5300C98E" w14:textId="77777777" w:rsidR="00895112" w:rsidRDefault="00895112" w:rsidP="00344A59">
            <w:pPr>
              <w:pStyle w:val="CopticInd"/>
            </w:pPr>
            <w:r w:rsidRPr="000A5E47">
              <w:t>Ϫⲉ ⲁϥⲑⲁⲙⲓⲟ ⲛ̀ⲛⲓⲫⲏⲟⲩⲓ̀ ⲛⲉⲙ ⲛⲟⲩⲇⲩⲛⲁⲙⲓⲥ</w:t>
            </w:r>
          </w:p>
          <w:p w14:paraId="604128BF" w14:textId="77777777" w:rsidR="00895112" w:rsidRDefault="00895112" w:rsidP="00344A59">
            <w:pPr>
              <w:pStyle w:val="CoptIndEnd"/>
            </w:pPr>
            <w:r w:rsidRPr="000A5E47">
              <w:t>ⲁϥϩⲓⲥⲉⲛϯ ⲙ̀ⲡⲓⲕⲁϩⲓ ϩⲓϫⲉⲛ ⲛⲓⲙⲱⲟⲩ</w:t>
            </w:r>
            <w:r>
              <w:t>.</w:t>
            </w:r>
          </w:p>
        </w:tc>
      </w:tr>
      <w:tr w:rsidR="00895112" w14:paraId="7517E2D6" w14:textId="77777777" w:rsidTr="00344A59">
        <w:trPr>
          <w:cantSplit/>
          <w:jc w:val="center"/>
        </w:trPr>
        <w:tc>
          <w:tcPr>
            <w:tcW w:w="288" w:type="dxa"/>
          </w:tcPr>
          <w:p w14:paraId="29340411" w14:textId="77777777" w:rsidR="00895112" w:rsidRDefault="00895112" w:rsidP="00344A59">
            <w:pPr>
              <w:pStyle w:val="CopticCross"/>
            </w:pPr>
            <w:r>
              <w:t>¿</w:t>
            </w:r>
          </w:p>
        </w:tc>
        <w:tc>
          <w:tcPr>
            <w:tcW w:w="3960" w:type="dxa"/>
          </w:tcPr>
          <w:p w14:paraId="4B8CDA04" w14:textId="77777777" w:rsidR="00895112" w:rsidRDefault="00895112" w:rsidP="00344A59">
            <w:pPr>
              <w:pStyle w:val="EngInd"/>
            </w:pPr>
            <w:r w:rsidRPr="004C0CA2">
              <w:t>Those two great lights, the sun and the moon,</w:t>
            </w:r>
          </w:p>
          <w:p w14:paraId="75949D1F" w14:textId="77777777" w:rsidR="00895112" w:rsidRPr="004C0CA2" w:rsidRDefault="00895112" w:rsidP="00344A59">
            <w:pPr>
              <w:pStyle w:val="EngIndEnd"/>
              <w:rPr>
                <w:szCs w:val="20"/>
              </w:rPr>
            </w:pPr>
            <w:r w:rsidRPr="004C0CA2">
              <w:t>He has made to enlighten the firmament.</w:t>
            </w:r>
          </w:p>
        </w:tc>
        <w:tc>
          <w:tcPr>
            <w:tcW w:w="288" w:type="dxa"/>
          </w:tcPr>
          <w:p w14:paraId="615CAE03" w14:textId="77777777" w:rsidR="00895112" w:rsidRDefault="00895112" w:rsidP="00344A59">
            <w:pPr>
              <w:pStyle w:val="CopticCross"/>
            </w:pPr>
          </w:p>
        </w:tc>
        <w:tc>
          <w:tcPr>
            <w:tcW w:w="288" w:type="dxa"/>
          </w:tcPr>
          <w:p w14:paraId="3B8C9DC1" w14:textId="77777777" w:rsidR="00895112" w:rsidRDefault="00895112" w:rsidP="00344A59">
            <w:pPr>
              <w:pStyle w:val="CopticCross"/>
            </w:pPr>
            <w:r>
              <w:t>¿</w:t>
            </w:r>
          </w:p>
        </w:tc>
        <w:tc>
          <w:tcPr>
            <w:tcW w:w="3960" w:type="dxa"/>
          </w:tcPr>
          <w:p w14:paraId="1C8CC7D6" w14:textId="77777777" w:rsidR="00895112" w:rsidRDefault="00895112" w:rsidP="00344A59">
            <w:pPr>
              <w:pStyle w:val="CopticInd"/>
            </w:pPr>
            <w:r w:rsidRPr="000A5E47">
              <w:t>Ⲛⲁⲓ ⲛⲓϣϯ ⲙ̀ⲫⲱⲥⲧⲏⲣ ⲡⲓⲣⲏ ⲛⲉⲙ ⲡⲓⲓⲟϩ</w:t>
            </w:r>
          </w:p>
          <w:p w14:paraId="5FDB2499" w14:textId="77777777" w:rsidR="00895112" w:rsidRDefault="00895112" w:rsidP="00344A59">
            <w:pPr>
              <w:pStyle w:val="CoptIndEnd"/>
            </w:pPr>
            <w:r w:rsidRPr="000A5E47">
              <w:t xml:space="preserve"> ⲁϥⲭⲁⲩ ⲉⲩⲉ̀ⲣⲟⲩⲱⲓⲛⲓ ϧⲉⲛ ⲡⲓⲥ̀ⲧⲉⲣⲉⲱ̀ⲙⲁ</w:t>
            </w:r>
            <w:r>
              <w:t>.</w:t>
            </w:r>
          </w:p>
        </w:tc>
      </w:tr>
      <w:tr w:rsidR="00895112" w14:paraId="7A08D1AF" w14:textId="77777777" w:rsidTr="00344A59">
        <w:trPr>
          <w:cantSplit/>
          <w:jc w:val="center"/>
        </w:trPr>
        <w:tc>
          <w:tcPr>
            <w:tcW w:w="288" w:type="dxa"/>
          </w:tcPr>
          <w:p w14:paraId="3066231B" w14:textId="77777777" w:rsidR="00895112" w:rsidRDefault="00895112" w:rsidP="00344A59">
            <w:pPr>
              <w:pStyle w:val="CopticCross"/>
            </w:pPr>
          </w:p>
        </w:tc>
        <w:tc>
          <w:tcPr>
            <w:tcW w:w="3960" w:type="dxa"/>
          </w:tcPr>
          <w:p w14:paraId="595D83EC" w14:textId="77777777" w:rsidR="00895112" w:rsidRDefault="00895112" w:rsidP="00344A59">
            <w:pPr>
              <w:pStyle w:val="EngInd"/>
              <w:rPr>
                <w:szCs w:val="20"/>
              </w:rPr>
            </w:pPr>
            <w:r w:rsidRPr="004C0CA2">
              <w:t>He brought forth the winds out of His treasure box;</w:t>
            </w:r>
          </w:p>
          <w:p w14:paraId="739AC8A7" w14:textId="77777777" w:rsidR="00895112" w:rsidRPr="004C0CA2" w:rsidRDefault="00895112" w:rsidP="00344A59">
            <w:pPr>
              <w:pStyle w:val="EngIndEnd"/>
              <w:rPr>
                <w:szCs w:val="20"/>
              </w:rPr>
            </w:pPr>
            <w:r w:rsidRPr="004C0CA2">
              <w:t>He breathed upon the trees and they blossomed.</w:t>
            </w:r>
          </w:p>
        </w:tc>
        <w:tc>
          <w:tcPr>
            <w:tcW w:w="288" w:type="dxa"/>
          </w:tcPr>
          <w:p w14:paraId="1410994B" w14:textId="77777777" w:rsidR="00895112" w:rsidRDefault="00895112" w:rsidP="00344A59">
            <w:pPr>
              <w:pStyle w:val="CopticCross"/>
            </w:pPr>
          </w:p>
        </w:tc>
        <w:tc>
          <w:tcPr>
            <w:tcW w:w="288" w:type="dxa"/>
          </w:tcPr>
          <w:p w14:paraId="5BD59801" w14:textId="77777777" w:rsidR="00895112" w:rsidRDefault="00895112" w:rsidP="00344A59">
            <w:pPr>
              <w:pStyle w:val="CopticCross"/>
            </w:pPr>
          </w:p>
        </w:tc>
        <w:tc>
          <w:tcPr>
            <w:tcW w:w="3960" w:type="dxa"/>
          </w:tcPr>
          <w:p w14:paraId="2C353C53" w14:textId="77777777" w:rsidR="00895112" w:rsidRDefault="00895112" w:rsidP="00344A59">
            <w:pPr>
              <w:pStyle w:val="CopticInd"/>
            </w:pPr>
            <w:r w:rsidRPr="000A5E47">
              <w:t>Ⲁϥⲓ̀ⲛⲓ ⲛ̀ϩⲁⲛⲑⲏⲟⲩ ⲉ̀ⲃⲟⲗϧⲉⲛ ⲛⲉϥⲁ̀ϩⲱⲣ</w:t>
            </w:r>
          </w:p>
          <w:p w14:paraId="11580D74" w14:textId="77777777" w:rsidR="00895112" w:rsidRDefault="00895112" w:rsidP="00344A59">
            <w:pPr>
              <w:pStyle w:val="CoptIndEnd"/>
            </w:pPr>
            <w:r w:rsidRPr="000A5E47">
              <w:t xml:space="preserve"> ⲁϥⲛⲓϥⲓ ⲛ̀ⲥⲁ ⲛⲓϣ̀ϣⲏⲛ ϣⲁⲛ̀ⲧⲟⲩⲫⲓⲣⲓ ⲉ̀ⲃⲟⲗ</w:t>
            </w:r>
            <w:r>
              <w:t>.</w:t>
            </w:r>
          </w:p>
        </w:tc>
      </w:tr>
      <w:tr w:rsidR="00895112" w14:paraId="74D07386" w14:textId="77777777" w:rsidTr="00344A59">
        <w:trPr>
          <w:cantSplit/>
          <w:jc w:val="center"/>
        </w:trPr>
        <w:tc>
          <w:tcPr>
            <w:tcW w:w="288" w:type="dxa"/>
          </w:tcPr>
          <w:p w14:paraId="3F612FC5" w14:textId="77777777" w:rsidR="00895112" w:rsidRDefault="00895112" w:rsidP="00344A59">
            <w:pPr>
              <w:pStyle w:val="CopticCross"/>
            </w:pPr>
            <w:r>
              <w:lastRenderedPageBreak/>
              <w:t>¿</w:t>
            </w:r>
          </w:p>
        </w:tc>
        <w:tc>
          <w:tcPr>
            <w:tcW w:w="3960" w:type="dxa"/>
          </w:tcPr>
          <w:p w14:paraId="0E726286" w14:textId="77777777" w:rsidR="00895112" w:rsidRDefault="00895112" w:rsidP="00344A59">
            <w:pPr>
              <w:pStyle w:val="EngInd"/>
              <w:rPr>
                <w:szCs w:val="20"/>
              </w:rPr>
            </w:pPr>
            <w:r w:rsidRPr="004C0CA2">
              <w:t>He caused rain to fall upon the face of the earth,</w:t>
            </w:r>
          </w:p>
          <w:p w14:paraId="553A6CDF" w14:textId="77777777" w:rsidR="00895112" w:rsidRPr="004C0CA2" w:rsidRDefault="00895112" w:rsidP="00344A59">
            <w:pPr>
              <w:pStyle w:val="EngIndEnd"/>
              <w:rPr>
                <w:szCs w:val="20"/>
              </w:rPr>
            </w:pPr>
            <w:r w:rsidRPr="004C0CA2">
              <w:t>And it brought up herbs and gave its fruits.</w:t>
            </w:r>
          </w:p>
        </w:tc>
        <w:tc>
          <w:tcPr>
            <w:tcW w:w="288" w:type="dxa"/>
          </w:tcPr>
          <w:p w14:paraId="3D6F77B6" w14:textId="77777777" w:rsidR="00895112" w:rsidRDefault="00895112" w:rsidP="00344A59">
            <w:pPr>
              <w:pStyle w:val="CopticCross"/>
            </w:pPr>
          </w:p>
        </w:tc>
        <w:tc>
          <w:tcPr>
            <w:tcW w:w="288" w:type="dxa"/>
          </w:tcPr>
          <w:p w14:paraId="78504CA4" w14:textId="77777777" w:rsidR="00895112" w:rsidRDefault="00895112" w:rsidP="00344A59">
            <w:pPr>
              <w:pStyle w:val="CopticCross"/>
            </w:pPr>
            <w:r>
              <w:t>¿</w:t>
            </w:r>
          </w:p>
        </w:tc>
        <w:tc>
          <w:tcPr>
            <w:tcW w:w="3960" w:type="dxa"/>
          </w:tcPr>
          <w:p w14:paraId="3B993361" w14:textId="77777777" w:rsidR="00895112" w:rsidRDefault="00895112" w:rsidP="00344A59">
            <w:pPr>
              <w:pStyle w:val="CopticInd"/>
            </w:pPr>
            <w:r w:rsidRPr="000A5E47">
              <w:t>Ⲁϥϩⲱⲟⲩ ⲛ̀ⲟⲩⲙⲟⲩⲛϩⲱⲟⲩ ϩⲓϫⲉⲛ ⲡ̀ϩⲟ ⲙ̀ⲡ̀ⲕⲁϩⲓ</w:t>
            </w:r>
          </w:p>
          <w:p w14:paraId="7F54D731" w14:textId="77777777" w:rsidR="00895112" w:rsidRDefault="00895112" w:rsidP="00344A59">
            <w:pPr>
              <w:pStyle w:val="CoptIndEnd"/>
            </w:pPr>
            <w:r w:rsidRPr="000A5E47">
              <w:t>ϣⲁⲛ̀ⲧⲉϥⲣⲱⲧ ⲉ̀ⲡ̀ϣⲱⲓ ⲛ̀ⲧⲉϥϯ ⲙ̀ⲡⲉϥⲟⲩⲧⲁϩ</w:t>
            </w:r>
            <w:r>
              <w:t>.</w:t>
            </w:r>
          </w:p>
        </w:tc>
      </w:tr>
      <w:tr w:rsidR="00895112" w14:paraId="52F2DF61" w14:textId="77777777" w:rsidTr="00344A59">
        <w:trPr>
          <w:cantSplit/>
          <w:jc w:val="center"/>
        </w:trPr>
        <w:tc>
          <w:tcPr>
            <w:tcW w:w="288" w:type="dxa"/>
          </w:tcPr>
          <w:p w14:paraId="7BECDE47" w14:textId="77777777" w:rsidR="00895112" w:rsidRDefault="00895112" w:rsidP="00344A59">
            <w:pPr>
              <w:pStyle w:val="CopticCross"/>
            </w:pPr>
          </w:p>
        </w:tc>
        <w:tc>
          <w:tcPr>
            <w:tcW w:w="3960" w:type="dxa"/>
          </w:tcPr>
          <w:p w14:paraId="49183AB6" w14:textId="77777777" w:rsidR="00895112" w:rsidRDefault="00895112" w:rsidP="00344A59">
            <w:pPr>
              <w:pStyle w:val="EngInd"/>
            </w:pPr>
            <w:r w:rsidRPr="004C0CA2">
              <w:t>He brought forth water out of a rock,</w:t>
            </w:r>
          </w:p>
          <w:p w14:paraId="419127C4" w14:textId="77777777" w:rsidR="00895112" w:rsidRPr="00A618D2" w:rsidRDefault="00895112" w:rsidP="00344A59">
            <w:pPr>
              <w:pStyle w:val="EngIndEnd"/>
            </w:pPr>
            <w:r w:rsidRPr="004C0CA2">
              <w:t>And gave drink unto His people in the wilderness.</w:t>
            </w:r>
          </w:p>
        </w:tc>
        <w:tc>
          <w:tcPr>
            <w:tcW w:w="288" w:type="dxa"/>
          </w:tcPr>
          <w:p w14:paraId="78AF6743" w14:textId="77777777" w:rsidR="00895112" w:rsidRDefault="00895112" w:rsidP="00344A59">
            <w:pPr>
              <w:pStyle w:val="CopticCross"/>
            </w:pPr>
          </w:p>
        </w:tc>
        <w:tc>
          <w:tcPr>
            <w:tcW w:w="288" w:type="dxa"/>
          </w:tcPr>
          <w:p w14:paraId="7C19661B" w14:textId="77777777" w:rsidR="00895112" w:rsidRDefault="00895112" w:rsidP="00344A59">
            <w:pPr>
              <w:pStyle w:val="CopticCross"/>
            </w:pPr>
          </w:p>
        </w:tc>
        <w:tc>
          <w:tcPr>
            <w:tcW w:w="3960" w:type="dxa"/>
          </w:tcPr>
          <w:p w14:paraId="756F01E2" w14:textId="77777777" w:rsidR="00895112" w:rsidRDefault="00895112" w:rsidP="00344A59">
            <w:pPr>
              <w:pStyle w:val="CopticInd"/>
            </w:pPr>
            <w:r w:rsidRPr="000A5E47">
              <w:t>Ⲁϥⲓ̀ⲛⲓ ⲛ̀ⲟⲩⲙⲱⲟⲩ ⲉ̀ⲃⲟⲗϧⲉⲛ ⲟⲩⲡⲉⲧⲣⲁ</w:t>
            </w:r>
          </w:p>
          <w:p w14:paraId="3EA8207B" w14:textId="77777777" w:rsidR="00895112" w:rsidRDefault="00895112" w:rsidP="00344A59">
            <w:pPr>
              <w:pStyle w:val="CoptIndEnd"/>
            </w:pPr>
            <w:r w:rsidRPr="000A5E47">
              <w:t xml:space="preserve"> ⲁϥⲧ̀ⲥⲟ ⲙ̀ⲡⲉϥⲗⲁⲟⲥ ⲛ̀ϩ̀ⲣⲏⲓ ϩⲓ ⲡ̀ϣⲁϥⲉ</w:t>
            </w:r>
            <w:r>
              <w:t>.</w:t>
            </w:r>
          </w:p>
        </w:tc>
      </w:tr>
      <w:tr w:rsidR="00895112" w14:paraId="01508D5E" w14:textId="77777777" w:rsidTr="00344A59">
        <w:trPr>
          <w:cantSplit/>
          <w:jc w:val="center"/>
        </w:trPr>
        <w:tc>
          <w:tcPr>
            <w:tcW w:w="288" w:type="dxa"/>
          </w:tcPr>
          <w:p w14:paraId="4A707E21" w14:textId="77777777" w:rsidR="00895112" w:rsidRDefault="00895112" w:rsidP="00344A59">
            <w:pPr>
              <w:pStyle w:val="CopticCross"/>
            </w:pPr>
            <w:r>
              <w:t>¿</w:t>
            </w:r>
          </w:p>
        </w:tc>
        <w:tc>
          <w:tcPr>
            <w:tcW w:w="3960" w:type="dxa"/>
          </w:tcPr>
          <w:p w14:paraId="58A3956C" w14:textId="77777777" w:rsidR="00895112" w:rsidRDefault="00895112" w:rsidP="00344A59">
            <w:pPr>
              <w:pStyle w:val="EngInd"/>
              <w:rPr>
                <w:szCs w:val="20"/>
              </w:rPr>
            </w:pPr>
            <w:r w:rsidRPr="004C0CA2">
              <w:t>He made man in His image and likeness,</w:t>
            </w:r>
          </w:p>
          <w:p w14:paraId="16A83D7C" w14:textId="77777777" w:rsidR="00895112" w:rsidRPr="004C0CA2" w:rsidRDefault="00895112" w:rsidP="00344A59">
            <w:pPr>
              <w:pStyle w:val="EngIndEnd"/>
              <w:rPr>
                <w:szCs w:val="20"/>
              </w:rPr>
            </w:pPr>
            <w:r w:rsidRPr="004C0CA2">
              <w:t>That he may praise Him.</w:t>
            </w:r>
          </w:p>
        </w:tc>
        <w:tc>
          <w:tcPr>
            <w:tcW w:w="288" w:type="dxa"/>
          </w:tcPr>
          <w:p w14:paraId="4F4B6B14" w14:textId="77777777" w:rsidR="00895112" w:rsidRDefault="00895112" w:rsidP="00344A59">
            <w:pPr>
              <w:pStyle w:val="CopticCross"/>
            </w:pPr>
          </w:p>
        </w:tc>
        <w:tc>
          <w:tcPr>
            <w:tcW w:w="288" w:type="dxa"/>
          </w:tcPr>
          <w:p w14:paraId="1B57BE7A" w14:textId="77777777" w:rsidR="00895112" w:rsidRDefault="00895112" w:rsidP="00344A59">
            <w:pPr>
              <w:pStyle w:val="CopticCross"/>
            </w:pPr>
            <w:r>
              <w:t>¿</w:t>
            </w:r>
          </w:p>
        </w:tc>
        <w:tc>
          <w:tcPr>
            <w:tcW w:w="3960" w:type="dxa"/>
          </w:tcPr>
          <w:p w14:paraId="10330A7E" w14:textId="77777777" w:rsidR="00895112" w:rsidRDefault="00895112" w:rsidP="00344A59">
            <w:pPr>
              <w:pStyle w:val="CopticInd"/>
            </w:pPr>
            <w:r w:rsidRPr="000A5E47">
              <w:t>Ⲁϥⲑⲁⲙⲓⲟ ⲙ̀ⲡⲓⲣⲱⲙⲓ ⲕⲁⲧⲁ ⲡⲉϥⲓ̀ⲛⲓ</w:t>
            </w:r>
          </w:p>
          <w:p w14:paraId="112631C8" w14:textId="77777777" w:rsidR="00895112" w:rsidRDefault="00895112" w:rsidP="00344A59">
            <w:pPr>
              <w:pStyle w:val="CoptIndEnd"/>
            </w:pPr>
            <w:r w:rsidRPr="000A5E47">
              <w:t>ⲛⲉⲙ ⲧⲉϥϩⲓⲕⲱⲛ ⲉⲑⲣⲉϥⲥ̀ⲙⲟⲩ ⲉ̀ⲣⲟϥ</w:t>
            </w:r>
            <w:r>
              <w:t>.</w:t>
            </w:r>
          </w:p>
        </w:tc>
      </w:tr>
      <w:tr w:rsidR="00895112" w14:paraId="1AB4B287" w14:textId="77777777" w:rsidTr="00344A59">
        <w:trPr>
          <w:cantSplit/>
          <w:jc w:val="center"/>
        </w:trPr>
        <w:tc>
          <w:tcPr>
            <w:tcW w:w="288" w:type="dxa"/>
          </w:tcPr>
          <w:p w14:paraId="0A4BFC1C" w14:textId="77777777" w:rsidR="00895112" w:rsidRDefault="00895112" w:rsidP="00344A59">
            <w:pPr>
              <w:pStyle w:val="CopticCross"/>
            </w:pPr>
          </w:p>
        </w:tc>
        <w:tc>
          <w:tcPr>
            <w:tcW w:w="3960" w:type="dxa"/>
          </w:tcPr>
          <w:p w14:paraId="2013710D" w14:textId="77777777" w:rsidR="00895112" w:rsidRDefault="00895112" w:rsidP="00344A59">
            <w:pPr>
              <w:pStyle w:val="EngInd"/>
            </w:pPr>
            <w:r w:rsidRPr="004C0CA2">
              <w:t>Let us praise Him and exalt His Name,</w:t>
            </w:r>
          </w:p>
          <w:p w14:paraId="24E4CB84" w14:textId="77777777" w:rsidR="00895112" w:rsidRPr="004C0CA2" w:rsidRDefault="00895112"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860433B" w14:textId="77777777" w:rsidR="00895112" w:rsidRDefault="00895112" w:rsidP="00344A59">
            <w:pPr>
              <w:pStyle w:val="CopticCross"/>
            </w:pPr>
          </w:p>
        </w:tc>
        <w:tc>
          <w:tcPr>
            <w:tcW w:w="288" w:type="dxa"/>
          </w:tcPr>
          <w:p w14:paraId="20002070" w14:textId="77777777" w:rsidR="00895112" w:rsidRDefault="00895112" w:rsidP="00344A59">
            <w:pPr>
              <w:pStyle w:val="CopticCross"/>
            </w:pPr>
          </w:p>
        </w:tc>
        <w:tc>
          <w:tcPr>
            <w:tcW w:w="3960" w:type="dxa"/>
          </w:tcPr>
          <w:p w14:paraId="3FE93D6F" w14:textId="77777777" w:rsidR="00895112" w:rsidRDefault="00895112" w:rsidP="00344A59">
            <w:pPr>
              <w:pStyle w:val="CopticInd"/>
            </w:pPr>
            <w:r w:rsidRPr="000A5E47">
              <w:t>Ⲙⲁⲣⲉⲛϩⲱⲥ ⲉ̀ⲣⲟϥ ⲧⲉⲛϭⲓⲥⲓ ⲙ̀ⲡⲉϥⲣⲁⲛ</w:t>
            </w:r>
          </w:p>
          <w:p w14:paraId="71E68F82" w14:textId="77777777" w:rsidR="00895112" w:rsidRDefault="00895112" w:rsidP="00344A59">
            <w:pPr>
              <w:pStyle w:val="CopticInd"/>
            </w:pPr>
            <w:r w:rsidRPr="000A5E47">
              <w:t>ⲧⲉⲛⲟⲩⲱⲛϩ ⲛⲁϥ ⲉ̀ⲃⲟⲗ</w:t>
            </w:r>
          </w:p>
          <w:p w14:paraId="351C534E" w14:textId="77777777" w:rsidR="00895112" w:rsidRDefault="00895112" w:rsidP="00344A59">
            <w:pPr>
              <w:pStyle w:val="CoptIndEnd"/>
            </w:pPr>
            <w:r w:rsidRPr="000A5E47">
              <w:t>ϫⲉ ⲡⲉϥⲛⲁⲓ ϣⲟⲡ ϣⲁ ⲉ̀ⲛⲉϩ</w:t>
            </w:r>
            <w:r>
              <w:t>.</w:t>
            </w:r>
          </w:p>
        </w:tc>
      </w:tr>
    </w:tbl>
    <w:p w14:paraId="21319AB2" w14:textId="77777777" w:rsidR="00895112" w:rsidRPr="00453724" w:rsidRDefault="00895112"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895112" w14:paraId="71595215" w14:textId="77777777" w:rsidTr="00344A59">
        <w:trPr>
          <w:jc w:val="center"/>
        </w:trPr>
        <w:tc>
          <w:tcPr>
            <w:tcW w:w="288" w:type="dxa"/>
          </w:tcPr>
          <w:p w14:paraId="0708543E" w14:textId="77777777" w:rsidR="00895112" w:rsidRDefault="00895112" w:rsidP="00344A59">
            <w:pPr>
              <w:pStyle w:val="CopticCross"/>
            </w:pPr>
            <w:r>
              <w:t>¿</w:t>
            </w:r>
          </w:p>
        </w:tc>
        <w:tc>
          <w:tcPr>
            <w:tcW w:w="2693" w:type="dxa"/>
          </w:tcPr>
          <w:p w14:paraId="65947D20" w14:textId="77777777" w:rsidR="00895112" w:rsidRPr="00325916" w:rsidRDefault="00895112" w:rsidP="00344A59">
            <w:pPr>
              <w:pStyle w:val="EngEnd"/>
            </w:pPr>
            <w:r w:rsidRPr="00325916">
              <w:t>Through the prayers of David the Psalmist, O Lord, grant us the forgiveness of our sins</w:t>
            </w:r>
            <w:r>
              <w:t>.</w:t>
            </w:r>
          </w:p>
        </w:tc>
        <w:tc>
          <w:tcPr>
            <w:tcW w:w="230" w:type="dxa"/>
          </w:tcPr>
          <w:p w14:paraId="0C913415" w14:textId="77777777" w:rsidR="00895112" w:rsidRPr="007425E1" w:rsidRDefault="00895112" w:rsidP="00344A59">
            <w:pPr>
              <w:pStyle w:val="EngHangEnd"/>
            </w:pPr>
          </w:p>
        </w:tc>
        <w:tc>
          <w:tcPr>
            <w:tcW w:w="2693" w:type="dxa"/>
          </w:tcPr>
          <w:p w14:paraId="3987BBFB" w14:textId="77777777" w:rsidR="00895112" w:rsidRDefault="00895112"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2743686C" w14:textId="77777777" w:rsidR="00895112" w:rsidRPr="00AA0119" w:rsidRDefault="00895112" w:rsidP="00344A59">
            <w:pPr>
              <w:pStyle w:val="CopticVerse"/>
            </w:pPr>
          </w:p>
        </w:tc>
        <w:tc>
          <w:tcPr>
            <w:tcW w:w="2693" w:type="dxa"/>
          </w:tcPr>
          <w:p w14:paraId="6009C1B6" w14:textId="77777777" w:rsidR="00895112" w:rsidRDefault="00895112"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895112" w14:paraId="1D74A4F8" w14:textId="77777777" w:rsidTr="00344A59">
        <w:trPr>
          <w:jc w:val="center"/>
        </w:trPr>
        <w:tc>
          <w:tcPr>
            <w:tcW w:w="288" w:type="dxa"/>
          </w:tcPr>
          <w:p w14:paraId="0AAEF036" w14:textId="77777777" w:rsidR="00895112" w:rsidRDefault="00895112" w:rsidP="00344A59">
            <w:pPr>
              <w:pStyle w:val="CopticCross"/>
            </w:pPr>
          </w:p>
        </w:tc>
        <w:tc>
          <w:tcPr>
            <w:tcW w:w="2693" w:type="dxa"/>
          </w:tcPr>
          <w:p w14:paraId="7441EF67" w14:textId="77777777" w:rsidR="00895112" w:rsidRPr="00325916" w:rsidRDefault="00895112" w:rsidP="00344A59">
            <w:pPr>
              <w:pStyle w:val="EngEnd"/>
            </w:pPr>
            <w:r w:rsidRPr="00325916">
              <w:t>Through the intercessions of the Mother of God, Saint Mary, O Lord, grant us the forgiveness of our sins.</w:t>
            </w:r>
          </w:p>
        </w:tc>
        <w:tc>
          <w:tcPr>
            <w:tcW w:w="230" w:type="dxa"/>
          </w:tcPr>
          <w:p w14:paraId="208A2D91" w14:textId="77777777" w:rsidR="00895112" w:rsidRDefault="00895112" w:rsidP="00344A59">
            <w:pPr>
              <w:pStyle w:val="EngHangEnd"/>
            </w:pPr>
          </w:p>
        </w:tc>
        <w:tc>
          <w:tcPr>
            <w:tcW w:w="2693" w:type="dxa"/>
          </w:tcPr>
          <w:p w14:paraId="7002E3EC" w14:textId="77777777" w:rsidR="00895112" w:rsidRDefault="00895112"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39EEC32E" w14:textId="77777777" w:rsidR="00895112" w:rsidRPr="00AA0119" w:rsidRDefault="00895112" w:rsidP="00344A59">
            <w:pPr>
              <w:pStyle w:val="CopticVerse"/>
            </w:pPr>
          </w:p>
        </w:tc>
        <w:tc>
          <w:tcPr>
            <w:tcW w:w="2693" w:type="dxa"/>
          </w:tcPr>
          <w:p w14:paraId="17C28BAA" w14:textId="77777777" w:rsidR="00895112" w:rsidRDefault="00895112"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895112" w14:paraId="12049CFE" w14:textId="77777777" w:rsidTr="00344A59">
        <w:trPr>
          <w:jc w:val="center"/>
        </w:trPr>
        <w:tc>
          <w:tcPr>
            <w:tcW w:w="288" w:type="dxa"/>
          </w:tcPr>
          <w:p w14:paraId="1EE97804" w14:textId="77777777" w:rsidR="00895112" w:rsidRDefault="00895112" w:rsidP="00344A59">
            <w:pPr>
              <w:pStyle w:val="CopticCross"/>
            </w:pPr>
            <w:r>
              <w:t>¿</w:t>
            </w:r>
          </w:p>
        </w:tc>
        <w:tc>
          <w:tcPr>
            <w:tcW w:w="2693" w:type="dxa"/>
          </w:tcPr>
          <w:p w14:paraId="7DADF496" w14:textId="77777777" w:rsidR="00895112" w:rsidRPr="00325916" w:rsidRDefault="00895112" w:rsidP="00344A59">
            <w:pPr>
              <w:pStyle w:val="EngEnd"/>
            </w:pPr>
            <w:r w:rsidRPr="00325916">
              <w:t>Through the intercessions of all the choirs of the angels, O Lord, grant us the forgiveness of our sins</w:t>
            </w:r>
            <w:r>
              <w:t>.</w:t>
            </w:r>
          </w:p>
        </w:tc>
        <w:tc>
          <w:tcPr>
            <w:tcW w:w="230" w:type="dxa"/>
          </w:tcPr>
          <w:p w14:paraId="158D151B" w14:textId="77777777" w:rsidR="00895112" w:rsidRPr="007425E1" w:rsidRDefault="00895112" w:rsidP="00344A59">
            <w:pPr>
              <w:pStyle w:val="EngHangEnd"/>
            </w:pPr>
          </w:p>
        </w:tc>
        <w:tc>
          <w:tcPr>
            <w:tcW w:w="2693" w:type="dxa"/>
          </w:tcPr>
          <w:p w14:paraId="606F74F6" w14:textId="77777777" w:rsidR="00895112" w:rsidRDefault="00895112"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2EE6FE80" w14:textId="77777777" w:rsidR="00895112" w:rsidRPr="00AA0119" w:rsidRDefault="00895112" w:rsidP="00344A59">
            <w:pPr>
              <w:pStyle w:val="CopticVerse"/>
            </w:pPr>
          </w:p>
        </w:tc>
        <w:tc>
          <w:tcPr>
            <w:tcW w:w="2693" w:type="dxa"/>
          </w:tcPr>
          <w:p w14:paraId="6EBE3503" w14:textId="77777777" w:rsidR="00895112" w:rsidRDefault="00895112"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895112" w14:paraId="31FDC391" w14:textId="77777777" w:rsidTr="00344A59">
        <w:trPr>
          <w:jc w:val="center"/>
        </w:trPr>
        <w:tc>
          <w:tcPr>
            <w:tcW w:w="288" w:type="dxa"/>
          </w:tcPr>
          <w:p w14:paraId="56077B23" w14:textId="77777777" w:rsidR="00895112" w:rsidRDefault="00895112" w:rsidP="00344A59">
            <w:pPr>
              <w:pStyle w:val="CopticCross"/>
            </w:pPr>
          </w:p>
        </w:tc>
        <w:tc>
          <w:tcPr>
            <w:tcW w:w="2693" w:type="dxa"/>
          </w:tcPr>
          <w:p w14:paraId="780BD6C3" w14:textId="77777777" w:rsidR="00895112" w:rsidRPr="00325916" w:rsidRDefault="00895112"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793AEA00" w14:textId="77777777" w:rsidR="00895112" w:rsidRPr="007425E1" w:rsidRDefault="00895112" w:rsidP="00344A59">
            <w:pPr>
              <w:pStyle w:val="EngHangEnd"/>
            </w:pPr>
          </w:p>
        </w:tc>
        <w:tc>
          <w:tcPr>
            <w:tcW w:w="2693" w:type="dxa"/>
          </w:tcPr>
          <w:p w14:paraId="6430093E" w14:textId="77777777" w:rsidR="00895112" w:rsidRDefault="00895112"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21DF8A7C" w14:textId="77777777" w:rsidR="00895112" w:rsidRPr="00AA0119" w:rsidRDefault="00895112" w:rsidP="00344A59">
            <w:pPr>
              <w:pStyle w:val="CopticVerse"/>
            </w:pPr>
          </w:p>
        </w:tc>
        <w:tc>
          <w:tcPr>
            <w:tcW w:w="2693" w:type="dxa"/>
          </w:tcPr>
          <w:p w14:paraId="17D06D4C" w14:textId="77777777" w:rsidR="00895112" w:rsidRDefault="00895112"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6F446C09" w14:textId="77777777" w:rsidR="00895112" w:rsidRDefault="00895112" w:rsidP="00344A59">
      <w:pPr>
        <w:pStyle w:val="Rubric"/>
      </w:pPr>
      <w:r>
        <w:lastRenderedPageBreak/>
        <w:t xml:space="preserve">During Sundays of the month of Koiahk, "The Fiery Bush" is said. See page </w:t>
      </w:r>
      <w:r>
        <w:rPr>
          <w:noProof/>
        </w:rPr>
        <w:t>1029.</w:t>
      </w:r>
    </w:p>
    <w:p w14:paraId="5928D17A" w14:textId="055650D4" w:rsidR="00B102EF" w:rsidRDefault="00B102EF" w:rsidP="00E97A49">
      <w:pPr>
        <w:pStyle w:val="EngHang"/>
        <w:tabs>
          <w:tab w:val="right" w:leader="dot" w:pos="8460"/>
        </w:tabs>
      </w:pPr>
      <w:r>
        <w:fldChar w:fldCharType="end"/>
      </w:r>
      <w:r>
        <w:tab/>
      </w:r>
      <w:r>
        <w:fldChar w:fldCharType="begin"/>
      </w:r>
      <w:r>
        <w:instrText xml:space="preserve"> PAGEREF _Ref448228178 \h </w:instrText>
      </w:r>
      <w:r>
        <w:fldChar w:fldCharType="separate"/>
      </w:r>
      <w:r w:rsidR="00895112">
        <w:rPr>
          <w:noProof/>
        </w:rPr>
        <w:t>357</w:t>
      </w:r>
      <w:r>
        <w:fldChar w:fldCharType="end"/>
      </w:r>
    </w:p>
    <w:p w14:paraId="3887CC26" w14:textId="77777777" w:rsidR="00895112" w:rsidRDefault="00B102EF" w:rsidP="00895112">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895112">
        <w:t>Additional Canticles for the Vigil of Joyous Saturday from the Old Testament</w:t>
      </w:r>
    </w:p>
    <w:p w14:paraId="4CAF955C" w14:textId="77777777" w:rsidR="00895112" w:rsidRPr="00641A23" w:rsidRDefault="00895112"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0701D62C" w14:textId="77777777" w:rsidR="00895112" w:rsidRDefault="00895112" w:rsidP="00A7333E">
      <w:pPr>
        <w:pStyle w:val="Heading4"/>
      </w:pPr>
      <w:r>
        <w:t>The Second Song of Moses the Prophet</w:t>
      </w:r>
    </w:p>
    <w:p w14:paraId="6C82111A" w14:textId="77777777" w:rsidR="00895112" w:rsidRDefault="00895112" w:rsidP="00A7333E">
      <w:pPr>
        <w:pStyle w:val="Rubric"/>
      </w:pPr>
      <w:r>
        <w:t>(Deuteronomy 32:1-43; Coptic rite: Joyous Saturday, Byzantine rite: Second Ode; After the Law had been written; a song of Moses)</w:t>
      </w:r>
    </w:p>
    <w:p w14:paraId="54D6F859" w14:textId="77777777" w:rsidR="00895112" w:rsidRDefault="00895112" w:rsidP="00A7333E">
      <w:pPr>
        <w:pStyle w:val="Rubric"/>
      </w:pPr>
      <w:r>
        <w:t>A reading from the book of Deuteronomy of Moses the Prophet. He blessing be upon us all. Amen.</w:t>
      </w:r>
    </w:p>
    <w:p w14:paraId="5602495E" w14:textId="77777777" w:rsidR="00895112" w:rsidRDefault="00895112" w:rsidP="00A7333E">
      <w:pPr>
        <w:pStyle w:val="EnglishHangNoCoptic"/>
      </w:pPr>
      <w:r>
        <w:t>1 “Pay attention, O heaven, and I will speak;</w:t>
      </w:r>
    </w:p>
    <w:p w14:paraId="30C58F97" w14:textId="77777777" w:rsidR="00895112" w:rsidRDefault="00895112" w:rsidP="00A7333E">
      <w:pPr>
        <w:pStyle w:val="EnglishHangEndNoCoptic"/>
        <w:ind w:firstLine="0"/>
      </w:pPr>
      <w:r>
        <w:t>and let the earth hear the words of my mouth.</w:t>
      </w:r>
    </w:p>
    <w:p w14:paraId="262251AC" w14:textId="77777777" w:rsidR="00895112" w:rsidRDefault="00895112" w:rsidP="00A7333E">
      <w:pPr>
        <w:pStyle w:val="EnglishHangNoCoptic"/>
      </w:pPr>
      <w:r>
        <w:t>2 Let my saying be awaited as the rain,</w:t>
      </w:r>
    </w:p>
    <w:p w14:paraId="0DA407B5" w14:textId="77777777" w:rsidR="00895112" w:rsidRDefault="00895112" w:rsidP="00A7333E">
      <w:pPr>
        <w:pStyle w:val="EnglishHangNoCoptic"/>
        <w:ind w:firstLine="0"/>
      </w:pPr>
      <w:r>
        <w:t>and let my words come down</w:t>
      </w:r>
    </w:p>
    <w:p w14:paraId="68C86485" w14:textId="77777777" w:rsidR="00895112" w:rsidRDefault="00895112" w:rsidP="00A7333E">
      <w:pPr>
        <w:pStyle w:val="EnglishHangNoCoptic"/>
        <w:ind w:firstLine="0"/>
      </w:pPr>
      <w:r>
        <w:t>as raindrops on the wild grass,</w:t>
      </w:r>
    </w:p>
    <w:p w14:paraId="6AC5443D" w14:textId="77777777" w:rsidR="00895112" w:rsidRDefault="00895112" w:rsidP="00A7333E">
      <w:pPr>
        <w:pStyle w:val="EnglishHangEndNoCoptic"/>
        <w:ind w:firstLine="0"/>
      </w:pPr>
      <w:r>
        <w:t>and as snowfall on the grass.</w:t>
      </w:r>
    </w:p>
    <w:p w14:paraId="2CD7D704" w14:textId="77777777" w:rsidR="00895112" w:rsidRDefault="00895112" w:rsidP="00A7333E">
      <w:pPr>
        <w:pStyle w:val="EnglishHangNoCoptic"/>
      </w:pPr>
      <w:r>
        <w:t>3 For I have called out the Lord’s Name;</w:t>
      </w:r>
    </w:p>
    <w:p w14:paraId="6F607BDB" w14:textId="77777777" w:rsidR="00895112" w:rsidRDefault="00895112" w:rsidP="00A7333E">
      <w:pPr>
        <w:pStyle w:val="EnglishHangEndNoCoptic"/>
        <w:ind w:left="0" w:firstLine="432"/>
      </w:pPr>
      <w:r>
        <w:t>ascribe greatness to our God!</w:t>
      </w:r>
    </w:p>
    <w:p w14:paraId="637C84BB" w14:textId="77777777" w:rsidR="00895112" w:rsidRDefault="00895112" w:rsidP="00A7333E">
      <w:pPr>
        <w:pStyle w:val="EnglishHangNoCoptic"/>
      </w:pPr>
      <w:r>
        <w:t>4 God—His works are true;</w:t>
      </w:r>
    </w:p>
    <w:p w14:paraId="3AFCE3A8" w14:textId="77777777" w:rsidR="00895112" w:rsidRDefault="00895112" w:rsidP="00A7333E">
      <w:pPr>
        <w:pStyle w:val="EnglishHangNoCoptic"/>
        <w:ind w:firstLine="0"/>
      </w:pPr>
      <w:r>
        <w:t>and all His ways are justice,</w:t>
      </w:r>
    </w:p>
    <w:p w14:paraId="12B68930" w14:textId="77777777" w:rsidR="00895112" w:rsidRDefault="00895112" w:rsidP="00A7333E">
      <w:pPr>
        <w:pStyle w:val="EnglishHangNoCoptic"/>
        <w:ind w:firstLine="0"/>
      </w:pPr>
      <w:r>
        <w:t>a faithful God and without injustice;</w:t>
      </w:r>
    </w:p>
    <w:p w14:paraId="7FB9B227" w14:textId="77777777" w:rsidR="00895112" w:rsidRDefault="00895112" w:rsidP="00A7333E">
      <w:pPr>
        <w:pStyle w:val="EnglishHangEndNoCoptic"/>
        <w:ind w:firstLine="0"/>
      </w:pPr>
      <w:r>
        <w:t>righteous and holy is the Lord.</w:t>
      </w:r>
    </w:p>
    <w:p w14:paraId="11F47975" w14:textId="77777777" w:rsidR="00895112" w:rsidRDefault="00895112" w:rsidP="00A7333E">
      <w:pPr>
        <w:pStyle w:val="EnglishHangNoCoptic"/>
      </w:pPr>
      <w:r>
        <w:t>5 “They sinned; the blameworthy children are not His,</w:t>
      </w:r>
    </w:p>
    <w:p w14:paraId="6AE43792" w14:textId="77777777" w:rsidR="00895112" w:rsidRDefault="00895112" w:rsidP="00A7333E">
      <w:pPr>
        <w:pStyle w:val="EnglishHangEndNoCoptic"/>
        <w:ind w:firstLine="0"/>
      </w:pPr>
      <w:r>
        <w:t>A crooked and perverse generation.</w:t>
      </w:r>
    </w:p>
    <w:p w14:paraId="5034D379" w14:textId="77777777" w:rsidR="00895112" w:rsidRDefault="00895112" w:rsidP="00A7333E">
      <w:pPr>
        <w:pStyle w:val="EnglishHangNoCoptic"/>
      </w:pPr>
      <w:r>
        <w:t>6 Is this how you repay the Lord,</w:t>
      </w:r>
    </w:p>
    <w:p w14:paraId="15A1B77B" w14:textId="77777777" w:rsidR="00895112" w:rsidRDefault="00895112" w:rsidP="00A7333E">
      <w:pPr>
        <w:pStyle w:val="EnglishHangNoCoptic"/>
        <w:ind w:firstLine="0"/>
      </w:pPr>
      <w:r>
        <w:t>O foolish and unwise people?</w:t>
      </w:r>
    </w:p>
    <w:p w14:paraId="78089A16" w14:textId="77777777" w:rsidR="00895112" w:rsidRDefault="00895112" w:rsidP="00A7333E">
      <w:pPr>
        <w:pStyle w:val="EnglishHangNoCoptic"/>
        <w:ind w:firstLine="0"/>
      </w:pPr>
      <w:r>
        <w:t>Is He not your Father, who acquired you?</w:t>
      </w:r>
    </w:p>
    <w:p w14:paraId="7D0C24DE" w14:textId="77777777" w:rsidR="00895112" w:rsidRDefault="00895112" w:rsidP="00A7333E">
      <w:pPr>
        <w:pStyle w:val="EnglishHangEndNoCoptic"/>
        <w:ind w:firstLine="0"/>
      </w:pPr>
      <w:r>
        <w:t>Has He not made and created you?</w:t>
      </w:r>
    </w:p>
    <w:p w14:paraId="55EF419F" w14:textId="77777777" w:rsidR="00895112" w:rsidRDefault="00895112" w:rsidP="00A7333E">
      <w:pPr>
        <w:pStyle w:val="EnglishHangNoCoptic"/>
      </w:pPr>
      <w:r>
        <w:lastRenderedPageBreak/>
        <w:t>7 “Remember the days of old,</w:t>
      </w:r>
    </w:p>
    <w:p w14:paraId="56B55D08" w14:textId="77777777" w:rsidR="00895112" w:rsidRDefault="00895112" w:rsidP="00A7333E">
      <w:pPr>
        <w:pStyle w:val="EnglishHangNoCoptic"/>
        <w:ind w:firstLine="0"/>
      </w:pPr>
      <w:r>
        <w:t>consider the years of many generations.</w:t>
      </w:r>
    </w:p>
    <w:p w14:paraId="06BEE7CF" w14:textId="77777777" w:rsidR="00895112" w:rsidRDefault="00895112" w:rsidP="00A7333E">
      <w:pPr>
        <w:pStyle w:val="EnglishHangNoCoptic"/>
        <w:ind w:firstLine="0"/>
      </w:pPr>
      <w:r>
        <w:t>Ask your father, and he will tell you;</w:t>
      </w:r>
    </w:p>
    <w:p w14:paraId="64CF92E4" w14:textId="77777777" w:rsidR="00895112" w:rsidRDefault="00895112" w:rsidP="00A7333E">
      <w:pPr>
        <w:pStyle w:val="EnglishHangEndNoCoptic"/>
        <w:ind w:firstLine="0"/>
      </w:pPr>
      <w:r>
        <w:t>your elders, and they will tell you:</w:t>
      </w:r>
    </w:p>
    <w:p w14:paraId="0A43127E" w14:textId="77777777" w:rsidR="00895112" w:rsidRDefault="00895112" w:rsidP="00A7333E">
      <w:pPr>
        <w:pStyle w:val="EnglishHangNoCoptic"/>
      </w:pPr>
      <w:r>
        <w:t>8 When the Most High divided the nations,</w:t>
      </w:r>
    </w:p>
    <w:p w14:paraId="4A292132" w14:textId="77777777" w:rsidR="00895112" w:rsidRDefault="00895112" w:rsidP="00A7333E">
      <w:pPr>
        <w:pStyle w:val="EnglishHangNoCoptic"/>
        <w:ind w:firstLine="0"/>
      </w:pPr>
      <w:r>
        <w:t>when He scattered the sons of Adam,</w:t>
      </w:r>
    </w:p>
    <w:p w14:paraId="26EB6890" w14:textId="77777777" w:rsidR="00895112" w:rsidRDefault="00895112" w:rsidP="00A7333E">
      <w:pPr>
        <w:pStyle w:val="EnglishHangNoCoptic"/>
        <w:ind w:firstLine="0"/>
      </w:pPr>
      <w:r>
        <w:t>He set the boundaries of the nations</w:t>
      </w:r>
    </w:p>
    <w:p w14:paraId="30171748" w14:textId="77777777" w:rsidR="00895112" w:rsidRDefault="00895112" w:rsidP="00A7333E">
      <w:pPr>
        <w:pStyle w:val="EnglishHangEndNoCoptic"/>
        <w:ind w:firstLine="0"/>
      </w:pPr>
      <w:r>
        <w:t>by the number of God’s angels.</w:t>
      </w:r>
    </w:p>
    <w:p w14:paraId="00E4FD20" w14:textId="77777777" w:rsidR="00895112" w:rsidRDefault="00895112" w:rsidP="00A7333E">
      <w:pPr>
        <w:pStyle w:val="EnglishHangNoCoptic"/>
      </w:pPr>
      <w:r>
        <w:t>9 and the Lord’s portion became the people of Jacob;</w:t>
      </w:r>
    </w:p>
    <w:p w14:paraId="6BCF718A" w14:textId="77777777" w:rsidR="00895112" w:rsidRDefault="00895112" w:rsidP="00A7333E">
      <w:pPr>
        <w:pStyle w:val="EnglishHangEndNoCoptic"/>
        <w:ind w:firstLine="0"/>
      </w:pPr>
      <w:r>
        <w:t>Israel [became] the allotment of His inheritance.</w:t>
      </w:r>
    </w:p>
    <w:p w14:paraId="1043AED4" w14:textId="77777777" w:rsidR="00895112" w:rsidRDefault="00895112" w:rsidP="00A7333E">
      <w:pPr>
        <w:pStyle w:val="EnglishHangNoCoptic"/>
      </w:pPr>
      <w:r>
        <w:t>10 He provided for him in the desert,</w:t>
      </w:r>
    </w:p>
    <w:p w14:paraId="0F96A50E" w14:textId="77777777" w:rsidR="00895112" w:rsidRDefault="00895112" w:rsidP="00A7333E">
      <w:pPr>
        <w:pStyle w:val="EnglishHangNoCoptic"/>
        <w:ind w:firstLine="0"/>
      </w:pPr>
      <w:r>
        <w:t>in thirst of heat, in a waterless place.</w:t>
      </w:r>
    </w:p>
    <w:p w14:paraId="2146B9BE" w14:textId="77777777" w:rsidR="00895112" w:rsidRDefault="00895112" w:rsidP="00A7333E">
      <w:pPr>
        <w:pStyle w:val="EnglishHangNoCoptic"/>
        <w:ind w:firstLine="0"/>
      </w:pPr>
      <w:r>
        <w:t>He encircled him; He instructed him;</w:t>
      </w:r>
    </w:p>
    <w:p w14:paraId="31507595" w14:textId="77777777" w:rsidR="00895112" w:rsidRDefault="00895112" w:rsidP="00A7333E">
      <w:pPr>
        <w:pStyle w:val="EnglishHangEndNoCoptic"/>
        <w:ind w:firstLine="0"/>
      </w:pPr>
      <w:r>
        <w:t>He guarded him as the apple of His eye.</w:t>
      </w:r>
    </w:p>
    <w:p w14:paraId="76BB9A82" w14:textId="77777777" w:rsidR="00895112" w:rsidRDefault="00895112" w:rsidP="00A7333E">
      <w:pPr>
        <w:pStyle w:val="EnglishHangNoCoptic"/>
      </w:pPr>
      <w:r>
        <w:t>11 As an eagle covers its nest,</w:t>
      </w:r>
    </w:p>
    <w:p w14:paraId="16237513" w14:textId="77777777" w:rsidR="00895112" w:rsidRDefault="00895112" w:rsidP="00A7333E">
      <w:pPr>
        <w:pStyle w:val="EnglishHangNoCoptic"/>
        <w:ind w:firstLine="0"/>
      </w:pPr>
      <w:r>
        <w:t>He yearned for His young,</w:t>
      </w:r>
    </w:p>
    <w:p w14:paraId="694F1984" w14:textId="77777777" w:rsidR="00895112" w:rsidRDefault="00895112" w:rsidP="00A7333E">
      <w:pPr>
        <w:pStyle w:val="EnglishHangNoCoptic"/>
        <w:ind w:firstLine="0"/>
      </w:pPr>
      <w:r>
        <w:t>spreading out its wings, he took them up,</w:t>
      </w:r>
    </w:p>
    <w:p w14:paraId="1A92BEF6" w14:textId="77777777" w:rsidR="00895112" w:rsidRDefault="00895112" w:rsidP="00A7333E">
      <w:pPr>
        <w:pStyle w:val="EnglishHangEndNoCoptic"/>
        <w:ind w:firstLine="0"/>
      </w:pPr>
      <w:r>
        <w:t>carrying them on His back,</w:t>
      </w:r>
    </w:p>
    <w:p w14:paraId="0AB4AD53" w14:textId="77777777" w:rsidR="00895112" w:rsidRDefault="00895112" w:rsidP="00A7333E">
      <w:pPr>
        <w:pStyle w:val="EnglishHangNoCoptic"/>
      </w:pPr>
      <w:r>
        <w:t>12 So the Lord alone led them,</w:t>
      </w:r>
    </w:p>
    <w:p w14:paraId="506A0758" w14:textId="77777777" w:rsidR="00895112" w:rsidRDefault="00895112" w:rsidP="00A7333E">
      <w:pPr>
        <w:pStyle w:val="EnglishHangEndNoCoptic"/>
        <w:ind w:firstLine="0"/>
      </w:pPr>
      <w:r>
        <w:t>and there was no foreign god with them.</w:t>
      </w:r>
    </w:p>
    <w:p w14:paraId="0EA88BAB" w14:textId="77777777" w:rsidR="00895112" w:rsidRDefault="00895112" w:rsidP="00A7333E">
      <w:pPr>
        <w:pStyle w:val="EnglishHangNoCoptic"/>
      </w:pPr>
      <w:r>
        <w:t>13 He raised them on the strength of the land;</w:t>
      </w:r>
    </w:p>
    <w:p w14:paraId="7302EAA5" w14:textId="77777777" w:rsidR="00895112" w:rsidRDefault="00895112" w:rsidP="00A7333E">
      <w:pPr>
        <w:pStyle w:val="EnglishHangNoCoptic"/>
        <w:ind w:firstLine="0"/>
      </w:pPr>
      <w:r>
        <w:t>He fed them with the produce of the fields;</w:t>
      </w:r>
    </w:p>
    <w:p w14:paraId="51F0BFBD" w14:textId="77777777" w:rsidR="00895112" w:rsidRDefault="00895112" w:rsidP="00A7333E">
      <w:pPr>
        <w:pStyle w:val="EnglishHangNoCoptic"/>
        <w:ind w:firstLine="0"/>
      </w:pPr>
      <w:r>
        <w:t>He suckled them on honey from the rock</w:t>
      </w:r>
    </w:p>
    <w:p w14:paraId="1BF8A2FC" w14:textId="77777777" w:rsidR="00895112" w:rsidRDefault="00895112" w:rsidP="00A7333E">
      <w:pPr>
        <w:pStyle w:val="EnglishHangEndNoCoptic"/>
        <w:ind w:firstLine="0"/>
      </w:pPr>
      <w:r>
        <w:t>and oil from the solid rock,</w:t>
      </w:r>
    </w:p>
    <w:p w14:paraId="2C91518C" w14:textId="77777777" w:rsidR="00895112" w:rsidRDefault="00895112" w:rsidP="00A7333E">
      <w:pPr>
        <w:pStyle w:val="EnglishHangNoCoptic"/>
      </w:pPr>
      <w:r>
        <w:t>14 butter of cows and milk of sheep,</w:t>
      </w:r>
    </w:p>
    <w:p w14:paraId="5DF243F2" w14:textId="77777777" w:rsidR="00895112" w:rsidRDefault="00895112" w:rsidP="00A7333E">
      <w:pPr>
        <w:pStyle w:val="EnglishHangNoCoptic"/>
        <w:ind w:firstLine="0"/>
      </w:pPr>
      <w:r>
        <w:t>with fat of lambs and goats,</w:t>
      </w:r>
    </w:p>
    <w:p w14:paraId="32257DD2" w14:textId="77777777" w:rsidR="00895112" w:rsidRDefault="00895112" w:rsidP="00A7333E">
      <w:pPr>
        <w:pStyle w:val="EnglishHangNoCoptic"/>
        <w:ind w:firstLine="0"/>
      </w:pPr>
      <w:r>
        <w:t>of the sons of bulls and goats,</w:t>
      </w:r>
    </w:p>
    <w:p w14:paraId="6358B223" w14:textId="77777777" w:rsidR="00895112" w:rsidRDefault="00895112" w:rsidP="00A7333E">
      <w:pPr>
        <w:pStyle w:val="EnglishHangNoCoptic"/>
        <w:ind w:firstLine="0"/>
      </w:pPr>
      <w:r>
        <w:t>with the choicest wheat;</w:t>
      </w:r>
    </w:p>
    <w:p w14:paraId="5CB6C22E" w14:textId="77777777" w:rsidR="00895112" w:rsidRDefault="00895112" w:rsidP="00A7333E">
      <w:pPr>
        <w:pStyle w:val="EnglishHangEndNoCoptic"/>
        <w:ind w:firstLine="0"/>
      </w:pPr>
      <w:r>
        <w:t>and they drank wine, the blood of grapes.</w:t>
      </w:r>
    </w:p>
    <w:p w14:paraId="6A4433E7" w14:textId="77777777" w:rsidR="00895112" w:rsidRDefault="00895112" w:rsidP="00A7333E">
      <w:pPr>
        <w:pStyle w:val="EnglishHangNoCoptic"/>
      </w:pPr>
      <w:r>
        <w:t>15 So Jacob ate and was filled, and the beloved kicked;</w:t>
      </w:r>
    </w:p>
    <w:p w14:paraId="558812E9" w14:textId="77777777" w:rsidR="00895112" w:rsidRDefault="00895112" w:rsidP="00A7333E">
      <w:pPr>
        <w:pStyle w:val="EnglishHangNoCoptic"/>
        <w:ind w:firstLine="0"/>
      </w:pPr>
      <w:r>
        <w:t>He grew fat, he became heavy, he became obese!</w:t>
      </w:r>
    </w:p>
    <w:p w14:paraId="604A675C" w14:textId="77777777" w:rsidR="00895112" w:rsidRDefault="00895112" w:rsidP="00A7333E">
      <w:pPr>
        <w:pStyle w:val="EnglishHangNoCoptic"/>
        <w:ind w:firstLine="0"/>
      </w:pPr>
      <w:r>
        <w:t>Then he forsook God who made him,</w:t>
      </w:r>
    </w:p>
    <w:p w14:paraId="216C11C9" w14:textId="77777777" w:rsidR="00895112" w:rsidRDefault="00895112" w:rsidP="00A7333E">
      <w:pPr>
        <w:pStyle w:val="EnglishHangEndNoCoptic"/>
        <w:ind w:firstLine="0"/>
      </w:pPr>
      <w:r>
        <w:t>and departed from God his Saviour.</w:t>
      </w:r>
    </w:p>
    <w:p w14:paraId="49F30BEF" w14:textId="77777777" w:rsidR="00895112" w:rsidRDefault="00895112" w:rsidP="00A7333E">
      <w:pPr>
        <w:pStyle w:val="EnglishHangNoCoptic"/>
      </w:pPr>
      <w:r>
        <w:t>16 They provoked Me to wrath with foreign gods;</w:t>
      </w:r>
    </w:p>
    <w:p w14:paraId="0C1DA758" w14:textId="77777777" w:rsidR="00895112" w:rsidRDefault="00895112" w:rsidP="00A7333E">
      <w:pPr>
        <w:pStyle w:val="EnglishHangEndNoCoptic"/>
        <w:ind w:firstLine="0"/>
      </w:pPr>
      <w:r>
        <w:t>They embittered Me with their.</w:t>
      </w:r>
    </w:p>
    <w:p w14:paraId="68A99470" w14:textId="77777777" w:rsidR="00895112" w:rsidRDefault="00895112" w:rsidP="00A7333E">
      <w:pPr>
        <w:pStyle w:val="EnglishHangNoCoptic"/>
      </w:pPr>
      <w:r>
        <w:t>17 They sacrificed to demons, and not to God,</w:t>
      </w:r>
    </w:p>
    <w:p w14:paraId="4CB072BD" w14:textId="77777777" w:rsidR="00895112" w:rsidRDefault="00895112" w:rsidP="00A7333E">
      <w:pPr>
        <w:pStyle w:val="EnglishHangNoCoptic"/>
        <w:ind w:firstLine="0"/>
      </w:pPr>
      <w:r>
        <w:t>to gods they did not know;</w:t>
      </w:r>
    </w:p>
    <w:p w14:paraId="282EA5A3" w14:textId="77777777" w:rsidR="00895112" w:rsidRDefault="00895112" w:rsidP="00A7333E">
      <w:pPr>
        <w:pStyle w:val="EnglishHangNoCoptic"/>
        <w:ind w:firstLine="0"/>
      </w:pPr>
      <w:r>
        <w:t>new ones, recent gods arrived,</w:t>
      </w:r>
    </w:p>
    <w:p w14:paraId="2095240D" w14:textId="77777777" w:rsidR="00895112" w:rsidRDefault="00895112" w:rsidP="00A7333E">
      <w:pPr>
        <w:pStyle w:val="EnglishHangEndNoCoptic"/>
        <w:ind w:firstLine="0"/>
      </w:pPr>
      <w:r>
        <w:t>which their fathers did not know.</w:t>
      </w:r>
    </w:p>
    <w:p w14:paraId="1494C54A" w14:textId="77777777" w:rsidR="00895112" w:rsidRDefault="00895112" w:rsidP="00A7333E">
      <w:pPr>
        <w:pStyle w:val="EnglishHangNoCoptic"/>
      </w:pPr>
      <w:r>
        <w:lastRenderedPageBreak/>
        <w:t>18 You abandoned the God who begot you,</w:t>
      </w:r>
    </w:p>
    <w:p w14:paraId="2A617510" w14:textId="77777777" w:rsidR="00895112" w:rsidRDefault="00895112" w:rsidP="00A7333E">
      <w:pPr>
        <w:pStyle w:val="EnglishHangEndNoCoptic"/>
        <w:ind w:firstLine="0"/>
      </w:pPr>
      <w:r>
        <w:t>And forgot the God who nourished you.</w:t>
      </w:r>
    </w:p>
    <w:p w14:paraId="77D49DBB" w14:textId="77777777" w:rsidR="00895112" w:rsidRDefault="00895112" w:rsidP="00A7333E">
      <w:pPr>
        <w:pStyle w:val="EnglishHangNoCoptic"/>
      </w:pPr>
      <w:r>
        <w:t>19 So the Lord saw it, and was jealous;</w:t>
      </w:r>
    </w:p>
    <w:p w14:paraId="32B4149B" w14:textId="77777777" w:rsidR="00895112" w:rsidRDefault="00895112" w:rsidP="00A7333E">
      <w:pPr>
        <w:pStyle w:val="EnglishHangEndNoCoptic"/>
        <w:ind w:firstLine="0"/>
      </w:pPr>
      <w:r>
        <w:t>and He was provoked to anger by His sons and daughters.</w:t>
      </w:r>
    </w:p>
    <w:p w14:paraId="418759F2" w14:textId="77777777" w:rsidR="00895112" w:rsidRDefault="00895112" w:rsidP="00A7333E">
      <w:pPr>
        <w:pStyle w:val="EnglishHangNoCoptic"/>
      </w:pPr>
      <w:r>
        <w:t>20 Then He said, “I will turn My face from them,</w:t>
      </w:r>
    </w:p>
    <w:p w14:paraId="00927860" w14:textId="77777777" w:rsidR="00895112" w:rsidRDefault="00895112" w:rsidP="00A7333E">
      <w:pPr>
        <w:pStyle w:val="EnglishHangNoCoptic"/>
        <w:ind w:firstLine="0"/>
      </w:pPr>
      <w:r>
        <w:t>and I will show them what their end will be;</w:t>
      </w:r>
    </w:p>
    <w:p w14:paraId="0E20BE17" w14:textId="77777777" w:rsidR="00895112" w:rsidRDefault="00895112" w:rsidP="00A7333E">
      <w:pPr>
        <w:pStyle w:val="EnglishHangNoCoptic"/>
        <w:ind w:firstLine="0"/>
      </w:pPr>
      <w:r>
        <w:t>for they are a perverse generation,</w:t>
      </w:r>
    </w:p>
    <w:p w14:paraId="19292936" w14:textId="77777777" w:rsidR="00895112" w:rsidRDefault="00895112" w:rsidP="00A7333E">
      <w:pPr>
        <w:pStyle w:val="EnglishHangEndNoCoptic"/>
        <w:ind w:firstLine="0"/>
      </w:pPr>
      <w:r>
        <w:t>sons in whom is no faith.</w:t>
      </w:r>
    </w:p>
    <w:p w14:paraId="5B1ECC14" w14:textId="77777777" w:rsidR="00895112" w:rsidRDefault="00895112" w:rsidP="00A7333E">
      <w:pPr>
        <w:pStyle w:val="EnglishHangNoCoptic"/>
      </w:pPr>
      <w:r>
        <w:t>21 They made Me jealous with what is not God;</w:t>
      </w:r>
    </w:p>
    <w:p w14:paraId="4787FA16" w14:textId="77777777" w:rsidR="00895112" w:rsidRDefault="00895112" w:rsidP="00A7333E">
      <w:pPr>
        <w:pStyle w:val="EnglishHangNoCoptic"/>
        <w:ind w:firstLine="0"/>
      </w:pPr>
      <w:r>
        <w:t>they provoked Me to anger by their idols;</w:t>
      </w:r>
    </w:p>
    <w:p w14:paraId="469205D8" w14:textId="77777777" w:rsidR="00895112" w:rsidRDefault="00895112" w:rsidP="00A7333E">
      <w:pPr>
        <w:pStyle w:val="EnglishHangNoCoptic"/>
        <w:ind w:firstLine="0"/>
      </w:pPr>
      <w:r>
        <w:t>so I will make them jealous by those who are not a nation;</w:t>
      </w:r>
    </w:p>
    <w:p w14:paraId="6AF6FFDD" w14:textId="77777777" w:rsidR="00895112" w:rsidRDefault="00895112" w:rsidP="00A7333E">
      <w:pPr>
        <w:pStyle w:val="EnglishHangEndNoCoptic"/>
        <w:ind w:firstLine="0"/>
      </w:pPr>
      <w:r>
        <w:t>I will provoke them by a foolish nation.</w:t>
      </w:r>
    </w:p>
    <w:p w14:paraId="20C2BDAB" w14:textId="77777777" w:rsidR="00895112" w:rsidRDefault="00895112" w:rsidP="00A7333E">
      <w:pPr>
        <w:pStyle w:val="EnglishHangNoCoptic"/>
      </w:pPr>
      <w:r>
        <w:t>22 For a fire is kindled in My anger,</w:t>
      </w:r>
    </w:p>
    <w:p w14:paraId="69F310AD" w14:textId="77777777" w:rsidR="00895112" w:rsidRDefault="00895112" w:rsidP="00A7333E">
      <w:pPr>
        <w:pStyle w:val="EnglishHangNoCoptic"/>
        <w:ind w:firstLine="0"/>
      </w:pPr>
      <w:r>
        <w:t>and will burn to the lowest Hades;</w:t>
      </w:r>
    </w:p>
    <w:p w14:paraId="2CD3A899" w14:textId="77777777" w:rsidR="00895112" w:rsidRDefault="00895112" w:rsidP="00A7333E">
      <w:pPr>
        <w:pStyle w:val="EnglishHangNoCoptic"/>
        <w:ind w:firstLine="0"/>
      </w:pPr>
      <w:r>
        <w:t>it will consume the land with its produce</w:t>
      </w:r>
    </w:p>
    <w:p w14:paraId="4EF7B0B3" w14:textId="77777777" w:rsidR="00895112" w:rsidRDefault="00895112" w:rsidP="00A7333E">
      <w:pPr>
        <w:pStyle w:val="EnglishHangEndNoCoptic"/>
        <w:ind w:firstLine="0"/>
      </w:pPr>
      <w:r>
        <w:t>and set</w:t>
      </w:r>
      <w:r w:rsidRPr="008E14B2">
        <w:t xml:space="preserve"> </w:t>
      </w:r>
      <w:r>
        <w:t>the foundations of the mountains on fire.</w:t>
      </w:r>
    </w:p>
    <w:p w14:paraId="0F42A8EF" w14:textId="77777777" w:rsidR="00895112" w:rsidRDefault="00895112" w:rsidP="00A7333E">
      <w:pPr>
        <w:pStyle w:val="EnglishHangNoCoptic"/>
      </w:pPr>
      <w:r>
        <w:t>23 I will gather evils against them;</w:t>
      </w:r>
    </w:p>
    <w:p w14:paraId="0B578D81" w14:textId="77777777" w:rsidR="00895112" w:rsidRDefault="00895112" w:rsidP="00A7333E">
      <w:pPr>
        <w:pStyle w:val="EnglishHangEndNoCoptic"/>
        <w:ind w:firstLine="0"/>
      </w:pPr>
      <w:r>
        <w:t>I will spend My arrows on them:</w:t>
      </w:r>
    </w:p>
    <w:p w14:paraId="38DC3593" w14:textId="77777777" w:rsidR="00895112" w:rsidRDefault="00895112" w:rsidP="00A7333E">
      <w:pPr>
        <w:pStyle w:val="EnglishHangNoCoptic"/>
      </w:pPr>
      <w:r>
        <w:t>24 they will be wasted with hunger,</w:t>
      </w:r>
    </w:p>
    <w:p w14:paraId="73002C94" w14:textId="77777777" w:rsidR="00895112" w:rsidRDefault="00895112" w:rsidP="00A7333E">
      <w:pPr>
        <w:pStyle w:val="EnglishHangNoCoptic"/>
        <w:ind w:firstLine="0"/>
      </w:pPr>
      <w:r>
        <w:t>devoured by birds and incurable disease;</w:t>
      </w:r>
    </w:p>
    <w:p w14:paraId="68BB2459" w14:textId="77777777" w:rsidR="00895112" w:rsidRDefault="00895112" w:rsidP="00A7333E">
      <w:pPr>
        <w:pStyle w:val="EnglishHangNoCoptic"/>
        <w:ind w:firstLine="0"/>
      </w:pPr>
      <w:r>
        <w:t>I will also send</w:t>
      </w:r>
      <w:r w:rsidRPr="008E14B2">
        <w:t xml:space="preserve"> </w:t>
      </w:r>
      <w:r>
        <w:t>the teeth of wild animals against them,</w:t>
      </w:r>
    </w:p>
    <w:p w14:paraId="6E6E4A76" w14:textId="77777777" w:rsidR="00895112" w:rsidRDefault="00895112" w:rsidP="00A7333E">
      <w:pPr>
        <w:pStyle w:val="EnglishHangEndNoCoptic"/>
        <w:ind w:firstLine="0"/>
      </w:pPr>
      <w:r>
        <w:t>with the rage of things crawling on the ground.</w:t>
      </w:r>
    </w:p>
    <w:p w14:paraId="182B92CC" w14:textId="77777777" w:rsidR="00895112" w:rsidRDefault="00895112" w:rsidP="00A7333E">
      <w:pPr>
        <w:pStyle w:val="EnglishHangNoCoptic"/>
      </w:pPr>
      <w:r>
        <w:t>25 The sword will make them childless outside,</w:t>
      </w:r>
    </w:p>
    <w:p w14:paraId="5AAB4E63" w14:textId="77777777" w:rsidR="00895112" w:rsidRDefault="00895112" w:rsidP="00A7333E">
      <w:pPr>
        <w:pStyle w:val="EnglishHangNoCoptic"/>
        <w:ind w:firstLine="0"/>
      </w:pPr>
      <w:r>
        <w:t>and fear from the inner chambers,</w:t>
      </w:r>
    </w:p>
    <w:p w14:paraId="78EB013B" w14:textId="77777777" w:rsidR="00895112" w:rsidRDefault="00895112" w:rsidP="00A7333E">
      <w:pPr>
        <w:pStyle w:val="EnglishHangNoCoptic"/>
        <w:ind w:firstLine="0"/>
      </w:pPr>
      <w:r>
        <w:t>for the young man and virgin,</w:t>
      </w:r>
    </w:p>
    <w:p w14:paraId="6A9B2965" w14:textId="77777777" w:rsidR="00895112" w:rsidRDefault="00895112" w:rsidP="00A7333E">
      <w:pPr>
        <w:pStyle w:val="EnglishHangEndNoCoptic"/>
        <w:ind w:firstLine="0"/>
      </w:pPr>
      <w:r>
        <w:t>the nursing child with the elder of gray hairs.</w:t>
      </w:r>
    </w:p>
    <w:p w14:paraId="5D8FF65C" w14:textId="77777777" w:rsidR="00895112" w:rsidRDefault="00895112" w:rsidP="00A7333E">
      <w:pPr>
        <w:pStyle w:val="EnglishHangNoCoptic"/>
      </w:pPr>
      <w:r>
        <w:t>26 I said, “I will scatter them;</w:t>
      </w:r>
    </w:p>
    <w:p w14:paraId="76EB0C1F" w14:textId="77777777" w:rsidR="00895112" w:rsidRDefault="00895112" w:rsidP="00A7333E">
      <w:pPr>
        <w:pStyle w:val="EnglishHangEndNoCoptic"/>
        <w:ind w:firstLine="0"/>
      </w:pPr>
      <w:r>
        <w:t>I will cause their memory to cease from among men,</w:t>
      </w:r>
    </w:p>
    <w:p w14:paraId="323D0643" w14:textId="77777777" w:rsidR="00895112" w:rsidRDefault="00895112" w:rsidP="00A7333E">
      <w:pPr>
        <w:pStyle w:val="EnglishHangNoCoptic"/>
      </w:pPr>
      <w:r>
        <w:t>27 but for the wrath of the enemy, lest they live long,</w:t>
      </w:r>
    </w:p>
    <w:p w14:paraId="6A25FBB3" w14:textId="77777777" w:rsidR="00895112" w:rsidRDefault="00895112" w:rsidP="00A7333E">
      <w:pPr>
        <w:pStyle w:val="EnglishHangNoCoptic"/>
        <w:ind w:firstLine="0"/>
      </w:pPr>
      <w:r>
        <w:t>lest their adversaries make a joint attack,</w:t>
      </w:r>
    </w:p>
    <w:p w14:paraId="4E35E72E" w14:textId="77777777" w:rsidR="00895112" w:rsidRDefault="00895112" w:rsidP="00A7333E">
      <w:pPr>
        <w:pStyle w:val="EnglishHangNoCoptic"/>
        <w:ind w:firstLine="0"/>
      </w:pPr>
      <w:r>
        <w:t>lest they should say, ‘Our hand is high;</w:t>
      </w:r>
    </w:p>
    <w:p w14:paraId="04F2B1CC" w14:textId="77777777" w:rsidR="00895112" w:rsidRDefault="00895112" w:rsidP="00A7333E">
      <w:pPr>
        <w:pStyle w:val="EnglishHangEndNoCoptic"/>
        <w:ind w:firstLine="0"/>
      </w:pPr>
      <w:r>
        <w:t>and it is not the Lord who did all this.’”</w:t>
      </w:r>
    </w:p>
    <w:p w14:paraId="6D9B89AB" w14:textId="77777777" w:rsidR="00895112" w:rsidRDefault="00895112" w:rsidP="00A7333E">
      <w:pPr>
        <w:pStyle w:val="EnglishHangNoCoptic"/>
      </w:pPr>
      <w:r>
        <w:t>28 For they are a nation void of counsel,</w:t>
      </w:r>
    </w:p>
    <w:p w14:paraId="02FD458F" w14:textId="77777777" w:rsidR="00895112" w:rsidRDefault="00895112" w:rsidP="00A7333E">
      <w:pPr>
        <w:pStyle w:val="EnglishHangEndNoCoptic"/>
        <w:ind w:firstLine="0"/>
      </w:pPr>
      <w:r>
        <w:t>and is there is no understanding in them.</w:t>
      </w:r>
    </w:p>
    <w:p w14:paraId="496229BC" w14:textId="77777777" w:rsidR="00895112" w:rsidRDefault="00895112" w:rsidP="00A7333E">
      <w:pPr>
        <w:pStyle w:val="EnglishHangNoCoptic"/>
      </w:pPr>
      <w:r>
        <w:lastRenderedPageBreak/>
        <w:t>29 They were not wise to understand these things;</w:t>
      </w:r>
    </w:p>
    <w:p w14:paraId="55E7E046" w14:textId="77777777" w:rsidR="00895112" w:rsidRDefault="00895112" w:rsidP="00A7333E">
      <w:pPr>
        <w:pStyle w:val="EnglishHangEndNoCoptic"/>
        <w:ind w:firstLine="0"/>
      </w:pPr>
      <w:r>
        <w:t>let them be concerned for the coming time.</w:t>
      </w:r>
    </w:p>
    <w:p w14:paraId="3B93B924" w14:textId="77777777" w:rsidR="00895112" w:rsidRDefault="00895112" w:rsidP="00A7333E">
      <w:pPr>
        <w:pStyle w:val="EnglishHangNoCoptic"/>
      </w:pPr>
      <w:r>
        <w:t>30 How could one chase a thousand,</w:t>
      </w:r>
    </w:p>
    <w:p w14:paraId="2D328082" w14:textId="77777777" w:rsidR="00895112" w:rsidRDefault="00895112" w:rsidP="00A7333E">
      <w:pPr>
        <w:pStyle w:val="EnglishHangNoCoptic"/>
        <w:ind w:firstLine="0"/>
      </w:pPr>
      <w:r>
        <w:t>and two put ten thousand to flight</w:t>
      </w:r>
    </w:p>
    <w:p w14:paraId="0578BA52" w14:textId="77777777" w:rsidR="00895112" w:rsidRDefault="00895112" w:rsidP="00A7333E">
      <w:pPr>
        <w:pStyle w:val="EnglishHangNoCoptic"/>
        <w:ind w:firstLine="0"/>
      </w:pPr>
      <w:r>
        <w:t>unless God had sold them,</w:t>
      </w:r>
    </w:p>
    <w:p w14:paraId="03908D05" w14:textId="77777777" w:rsidR="00895112" w:rsidRDefault="00895112" w:rsidP="00A7333E">
      <w:pPr>
        <w:pStyle w:val="EnglishHangEndNoCoptic"/>
        <w:ind w:firstLine="0"/>
      </w:pPr>
      <w:r>
        <w:t>and the Lord delivered them up?</w:t>
      </w:r>
    </w:p>
    <w:p w14:paraId="5B7EB941" w14:textId="77777777" w:rsidR="00895112" w:rsidRDefault="00895112" w:rsidP="00A7333E">
      <w:pPr>
        <w:pStyle w:val="EnglishHangNoCoptic"/>
      </w:pPr>
      <w:r>
        <w:t>31 For our God is not like their gods,</w:t>
      </w:r>
    </w:p>
    <w:p w14:paraId="2795D48C" w14:textId="77777777" w:rsidR="00895112" w:rsidRDefault="00895112" w:rsidP="00A7333E">
      <w:pPr>
        <w:pStyle w:val="EnglishHangEndNoCoptic"/>
        <w:ind w:firstLine="0"/>
      </w:pPr>
      <w:r>
        <w:t>but our enemies are foolish.</w:t>
      </w:r>
    </w:p>
    <w:p w14:paraId="3A07C1D9" w14:textId="77777777" w:rsidR="00895112" w:rsidRDefault="00895112" w:rsidP="00A7333E">
      <w:pPr>
        <w:pStyle w:val="EnglishHangNoCoptic"/>
      </w:pPr>
      <w:r>
        <w:t>32 For their vineyard is of the vineyard of Sodom,</w:t>
      </w:r>
    </w:p>
    <w:p w14:paraId="56A46424" w14:textId="77777777" w:rsidR="00895112" w:rsidRDefault="00895112" w:rsidP="00A7333E">
      <w:pPr>
        <w:pStyle w:val="EnglishHangNoCoptic"/>
        <w:ind w:firstLine="0"/>
      </w:pPr>
      <w:r>
        <w:t>and their vine is from Gomorrah;</w:t>
      </w:r>
    </w:p>
    <w:p w14:paraId="7BA2AFC3" w14:textId="77777777" w:rsidR="00895112" w:rsidRDefault="00895112" w:rsidP="00A7333E">
      <w:pPr>
        <w:pStyle w:val="EnglishHangNoCoptic"/>
        <w:ind w:firstLine="0"/>
      </w:pPr>
      <w:r>
        <w:t>their grapes are grapes of gall;</w:t>
      </w:r>
    </w:p>
    <w:p w14:paraId="2B3DC141" w14:textId="77777777" w:rsidR="00895112" w:rsidRDefault="00895112" w:rsidP="00A7333E">
      <w:pPr>
        <w:pStyle w:val="EnglishHangEndNoCoptic"/>
        <w:ind w:firstLine="0"/>
      </w:pPr>
      <w:r>
        <w:t>their clusters are bitter.</w:t>
      </w:r>
    </w:p>
    <w:p w14:paraId="7B2BA65D" w14:textId="77777777" w:rsidR="00895112" w:rsidRDefault="00895112" w:rsidP="00A7333E">
      <w:pPr>
        <w:pStyle w:val="EnglishHangNoCoptic"/>
      </w:pPr>
      <w:r>
        <w:t>33 Their wine is the wrath of serpents,</w:t>
      </w:r>
    </w:p>
    <w:p w14:paraId="549A3020" w14:textId="77777777" w:rsidR="00895112" w:rsidRDefault="00895112" w:rsidP="00A7333E">
      <w:pPr>
        <w:pStyle w:val="EnglishHangEndNoCoptic"/>
        <w:ind w:firstLine="0"/>
      </w:pPr>
      <w:r>
        <w:t>and the incurable wrath of asps.</w:t>
      </w:r>
    </w:p>
    <w:p w14:paraId="3A351CA8" w14:textId="77777777" w:rsidR="00895112" w:rsidRDefault="00895112" w:rsidP="00A7333E">
      <w:pPr>
        <w:pStyle w:val="EnglishHangNoCoptic"/>
      </w:pPr>
      <w:r>
        <w:t>34 Behold, has this not been gathered with me,</w:t>
      </w:r>
    </w:p>
    <w:p w14:paraId="22993B7D" w14:textId="77777777" w:rsidR="00895112" w:rsidRDefault="00895112" w:rsidP="00A7333E">
      <w:pPr>
        <w:pStyle w:val="EnglishHangEndNoCoptic"/>
        <w:ind w:firstLine="0"/>
      </w:pPr>
      <w:r>
        <w:t>sealed up among My treasures?</w:t>
      </w:r>
    </w:p>
    <w:p w14:paraId="6B8BF7CF" w14:textId="77777777" w:rsidR="00895112" w:rsidRDefault="00895112" w:rsidP="00A7333E">
      <w:pPr>
        <w:pStyle w:val="EnglishHangNoCoptic"/>
      </w:pPr>
      <w:r>
        <w:t>35 I will repay on the day of vengeance;</w:t>
      </w:r>
    </w:p>
    <w:p w14:paraId="73AEB263" w14:textId="77777777" w:rsidR="00895112" w:rsidRDefault="00895112" w:rsidP="00A7333E">
      <w:pPr>
        <w:pStyle w:val="EnglishHangNoCoptic"/>
        <w:ind w:firstLine="0"/>
      </w:pPr>
      <w:r>
        <w:t>in time when their foot shall slip;</w:t>
      </w:r>
    </w:p>
    <w:p w14:paraId="0FFE7947" w14:textId="77777777" w:rsidR="00895112" w:rsidRDefault="00895112" w:rsidP="00A7333E">
      <w:pPr>
        <w:pStyle w:val="EnglishHangNoCoptic"/>
        <w:ind w:firstLine="0"/>
      </w:pPr>
      <w:r>
        <w:t>for the day of their calamity is at hand,</w:t>
      </w:r>
    </w:p>
    <w:p w14:paraId="307F4F44" w14:textId="77777777" w:rsidR="00895112" w:rsidRDefault="00895112" w:rsidP="00A7333E">
      <w:pPr>
        <w:pStyle w:val="EnglishHangEndNoCoptic"/>
        <w:ind w:firstLine="0"/>
      </w:pPr>
      <w:r>
        <w:t>and is waiting, ready for them.</w:t>
      </w:r>
    </w:p>
    <w:p w14:paraId="1F10BF91" w14:textId="77777777" w:rsidR="00895112" w:rsidRDefault="00895112" w:rsidP="00A7333E">
      <w:pPr>
        <w:pStyle w:val="EnglishHangNoCoptic"/>
      </w:pPr>
      <w:r>
        <w:t>36 For the Lord will judge His people,</w:t>
      </w:r>
    </w:p>
    <w:p w14:paraId="6091EBAD" w14:textId="77777777" w:rsidR="00895112" w:rsidRDefault="00895112" w:rsidP="00A7333E">
      <w:pPr>
        <w:pStyle w:val="EnglishHangNoCoptic"/>
        <w:ind w:left="0" w:firstLine="432"/>
      </w:pPr>
      <w:r>
        <w:t>and have compassion on His servants;</w:t>
      </w:r>
    </w:p>
    <w:p w14:paraId="590B290F" w14:textId="77777777" w:rsidR="00895112" w:rsidRDefault="00895112" w:rsidP="00A7333E">
      <w:pPr>
        <w:pStyle w:val="EnglishHangNoCoptic"/>
        <w:ind w:firstLine="0"/>
      </w:pPr>
      <w:r>
        <w:t>for He sees them disabled,</w:t>
      </w:r>
    </w:p>
    <w:p w14:paraId="1C32FCCB" w14:textId="77777777" w:rsidR="00895112" w:rsidRDefault="00895112" w:rsidP="00A7333E">
      <w:pPr>
        <w:pStyle w:val="EnglishHangEndNoCoptic"/>
        <w:ind w:firstLine="0"/>
      </w:pPr>
      <w:r>
        <w:t>and left in distress and weakened.</w:t>
      </w:r>
    </w:p>
    <w:p w14:paraId="6B18B124" w14:textId="77777777" w:rsidR="00895112" w:rsidRDefault="00895112" w:rsidP="00A7333E">
      <w:pPr>
        <w:pStyle w:val="EnglishHangNoCoptic"/>
      </w:pPr>
      <w:r>
        <w:t>37 The Lord said,</w:t>
      </w:r>
    </w:p>
    <w:p w14:paraId="2D50912A" w14:textId="77777777" w:rsidR="00895112" w:rsidRDefault="00895112" w:rsidP="00A7333E">
      <w:pPr>
        <w:pStyle w:val="EnglishHangEndNoCoptic"/>
        <w:ind w:firstLine="0"/>
      </w:pPr>
      <w:r>
        <w:t>“Where are their gods in which they trusted?</w:t>
      </w:r>
    </w:p>
    <w:p w14:paraId="06DDBF12" w14:textId="77777777" w:rsidR="00895112" w:rsidRDefault="00895112" w:rsidP="00A7333E">
      <w:pPr>
        <w:pStyle w:val="EnglishHangNoCoptic"/>
      </w:pPr>
      <w:r>
        <w:t>38 Who ate the fat of their sacrifices,</w:t>
      </w:r>
    </w:p>
    <w:p w14:paraId="03F7BB9B" w14:textId="77777777" w:rsidR="00895112" w:rsidRDefault="00895112" w:rsidP="00A7333E">
      <w:pPr>
        <w:pStyle w:val="EnglishHangNoCoptic"/>
        <w:ind w:firstLine="0"/>
      </w:pPr>
      <w:r>
        <w:t>and drank the wine of their drink offerings?</w:t>
      </w:r>
    </w:p>
    <w:p w14:paraId="51E4E746" w14:textId="77777777" w:rsidR="00895112" w:rsidRDefault="00895112" w:rsidP="00A7333E">
      <w:pPr>
        <w:pStyle w:val="EnglishHangNoCoptic"/>
        <w:ind w:firstLine="0"/>
      </w:pPr>
      <w:r>
        <w:t>Let them rise and help you</w:t>
      </w:r>
    </w:p>
    <w:p w14:paraId="55894A96" w14:textId="77777777" w:rsidR="00895112" w:rsidRDefault="00895112" w:rsidP="00A7333E">
      <w:pPr>
        <w:pStyle w:val="EnglishHangEndNoCoptic"/>
        <w:ind w:firstLine="0"/>
      </w:pPr>
      <w:r>
        <w:t>and be your defender.</w:t>
      </w:r>
    </w:p>
    <w:p w14:paraId="0EFF3463" w14:textId="77777777" w:rsidR="00895112" w:rsidRDefault="00895112" w:rsidP="00A7333E">
      <w:pPr>
        <w:pStyle w:val="EnglishHangNoCoptic"/>
      </w:pPr>
      <w:r>
        <w:t>39 Now see, I, even I, am He,</w:t>
      </w:r>
    </w:p>
    <w:p w14:paraId="6F896FE9" w14:textId="77777777" w:rsidR="00895112" w:rsidRDefault="00895112" w:rsidP="00A7333E">
      <w:pPr>
        <w:pStyle w:val="EnglishHangNoCoptic"/>
        <w:ind w:firstLine="0"/>
      </w:pPr>
      <w:r>
        <w:t>and there is no god besides Me;</w:t>
      </w:r>
    </w:p>
    <w:p w14:paraId="06973575" w14:textId="77777777" w:rsidR="00895112" w:rsidRDefault="00895112" w:rsidP="00A7333E">
      <w:pPr>
        <w:pStyle w:val="EnglishHangNoCoptic"/>
        <w:ind w:firstLine="0"/>
      </w:pPr>
      <w:r>
        <w:t>I kill and I make alive;</w:t>
      </w:r>
    </w:p>
    <w:p w14:paraId="71EA8E10" w14:textId="77777777" w:rsidR="00895112" w:rsidRDefault="00895112" w:rsidP="00A7333E">
      <w:pPr>
        <w:pStyle w:val="EnglishHangNoCoptic"/>
        <w:ind w:firstLine="0"/>
      </w:pPr>
      <w:r>
        <w:t>I wound and I heal;</w:t>
      </w:r>
    </w:p>
    <w:p w14:paraId="4E58DD5E" w14:textId="77777777" w:rsidR="00895112" w:rsidRDefault="00895112" w:rsidP="00A7333E">
      <w:pPr>
        <w:pStyle w:val="EnglishHangEndNoCoptic"/>
        <w:ind w:firstLine="0"/>
      </w:pPr>
      <w:r>
        <w:t>and there is no one who can deliver from My hands.</w:t>
      </w:r>
    </w:p>
    <w:p w14:paraId="42314C2B" w14:textId="77777777" w:rsidR="00895112" w:rsidRDefault="00895112" w:rsidP="00A7333E">
      <w:pPr>
        <w:pStyle w:val="EnglishHangNoCoptic"/>
      </w:pPr>
      <w:r>
        <w:t>40 For I raise My hand to heaven,</w:t>
      </w:r>
    </w:p>
    <w:p w14:paraId="7843F279" w14:textId="77777777" w:rsidR="00895112" w:rsidRDefault="00895112" w:rsidP="00A7333E">
      <w:pPr>
        <w:pStyle w:val="EnglishHangNoCoptic"/>
        <w:ind w:firstLine="0"/>
      </w:pPr>
      <w:r>
        <w:t>and I swear by My right hand, and say,</w:t>
      </w:r>
    </w:p>
    <w:p w14:paraId="61B9F887" w14:textId="77777777" w:rsidR="00895112" w:rsidRDefault="00895112" w:rsidP="00A7333E">
      <w:pPr>
        <w:pStyle w:val="EnglishHangEndNoCoptic"/>
        <w:ind w:firstLine="0"/>
      </w:pPr>
      <w:r>
        <w:t>‘As I live forever,</w:t>
      </w:r>
    </w:p>
    <w:p w14:paraId="36803487" w14:textId="77777777" w:rsidR="00895112" w:rsidRDefault="00895112" w:rsidP="00A7333E">
      <w:pPr>
        <w:pStyle w:val="EnglishHangNoCoptic"/>
      </w:pPr>
      <w:r>
        <w:lastRenderedPageBreak/>
        <w:t>41 for I sharpen My sword like lightning,</w:t>
      </w:r>
    </w:p>
    <w:p w14:paraId="6F6BDE94" w14:textId="77777777" w:rsidR="00895112" w:rsidRDefault="00895112" w:rsidP="00A7333E">
      <w:pPr>
        <w:pStyle w:val="EnglishHangNoCoptic"/>
        <w:ind w:firstLine="0"/>
      </w:pPr>
      <w:r>
        <w:t>and My hand takes hold of judgment.,</w:t>
      </w:r>
    </w:p>
    <w:p w14:paraId="1846D52B" w14:textId="77777777" w:rsidR="00895112" w:rsidRDefault="00895112" w:rsidP="00A7333E">
      <w:pPr>
        <w:pStyle w:val="EnglishHangNoCoptic"/>
        <w:ind w:firstLine="0"/>
      </w:pPr>
      <w:r>
        <w:t>I will render vengeance on My enemies,</w:t>
      </w:r>
    </w:p>
    <w:p w14:paraId="706CA0C5" w14:textId="77777777" w:rsidR="00895112" w:rsidRDefault="00895112" w:rsidP="00A7333E">
      <w:pPr>
        <w:pStyle w:val="EnglishHangEndNoCoptic"/>
        <w:ind w:firstLine="0"/>
      </w:pPr>
      <w:r>
        <w:t>And repay those who hate Me.</w:t>
      </w:r>
    </w:p>
    <w:p w14:paraId="126090B8" w14:textId="77777777" w:rsidR="00895112" w:rsidRDefault="00895112" w:rsidP="00A7333E">
      <w:pPr>
        <w:pStyle w:val="EnglishHangNoCoptic"/>
      </w:pPr>
      <w:r>
        <w:t>42 I will make My arrows drunk from blood;</w:t>
      </w:r>
    </w:p>
    <w:p w14:paraId="1D9C8CBB" w14:textId="77777777" w:rsidR="00895112" w:rsidRDefault="00895112" w:rsidP="00A7333E">
      <w:pPr>
        <w:pStyle w:val="EnglishHangNoCoptic"/>
        <w:ind w:firstLine="0"/>
      </w:pPr>
      <w:r>
        <w:t>and My sword shall devour flesh</w:t>
      </w:r>
    </w:p>
    <w:p w14:paraId="19CFAA04" w14:textId="77777777" w:rsidR="00895112" w:rsidRDefault="00895112" w:rsidP="00A7333E">
      <w:pPr>
        <w:pStyle w:val="EnglishHangNoCoptic"/>
        <w:ind w:firstLine="0"/>
      </w:pPr>
      <w:r>
        <w:t>with the blood of the slain and the captives,</w:t>
      </w:r>
    </w:p>
    <w:p w14:paraId="4EBA2B40" w14:textId="77777777" w:rsidR="00895112" w:rsidRDefault="00895112" w:rsidP="00A7333E">
      <w:pPr>
        <w:pStyle w:val="EnglishHangEndNoCoptic"/>
        <w:ind w:firstLine="0"/>
      </w:pPr>
      <w:r>
        <w:t>from the heads of the leaders of the enemies.’”</w:t>
      </w:r>
    </w:p>
    <w:p w14:paraId="571A213F" w14:textId="77777777" w:rsidR="00895112" w:rsidRDefault="00895112" w:rsidP="00A7333E">
      <w:pPr>
        <w:pStyle w:val="EnglishHangNoCoptic"/>
      </w:pPr>
      <w:r>
        <w:t>43 Rejoice, O Heavens, together with Him,</w:t>
      </w:r>
    </w:p>
    <w:p w14:paraId="207A566A" w14:textId="77777777" w:rsidR="00895112" w:rsidRDefault="00895112" w:rsidP="00A7333E">
      <w:pPr>
        <w:pStyle w:val="EnglishHangNoCoptic"/>
        <w:ind w:firstLine="0"/>
      </w:pPr>
      <w:r>
        <w:t>and worship Him, all the sons of God;</w:t>
      </w:r>
    </w:p>
    <w:p w14:paraId="1051E2E6" w14:textId="77777777" w:rsidR="00895112" w:rsidRDefault="00895112" w:rsidP="00A7333E">
      <w:pPr>
        <w:pStyle w:val="EnglishHangNoCoptic"/>
        <w:ind w:firstLine="0"/>
      </w:pPr>
      <w:r>
        <w:t>rejoice, O nations, with His people;</w:t>
      </w:r>
    </w:p>
    <w:p w14:paraId="307A427C" w14:textId="77777777" w:rsidR="00895112" w:rsidRDefault="00895112" w:rsidP="00A7333E">
      <w:pPr>
        <w:pStyle w:val="EnglishHangNoCoptic"/>
        <w:ind w:firstLine="0"/>
      </w:pPr>
      <w:r>
        <w:t>and let all the angels of God be strong with Him;</w:t>
      </w:r>
    </w:p>
    <w:p w14:paraId="5D5559F9" w14:textId="77777777" w:rsidR="00895112" w:rsidRDefault="00895112" w:rsidP="00A7333E">
      <w:pPr>
        <w:pStyle w:val="EnglishHangNoCoptic"/>
        <w:ind w:firstLine="0"/>
      </w:pPr>
      <w:r>
        <w:t>for He will avenge the blood of His sons</w:t>
      </w:r>
    </w:p>
    <w:p w14:paraId="2E6997E0" w14:textId="77777777" w:rsidR="00895112" w:rsidRDefault="00895112" w:rsidP="00A7333E">
      <w:pPr>
        <w:pStyle w:val="EnglishHangNoCoptic"/>
        <w:ind w:firstLine="0"/>
      </w:pPr>
      <w:r>
        <w:t>and render vengeance to His adversaries;</w:t>
      </w:r>
    </w:p>
    <w:p w14:paraId="23F42DDD" w14:textId="77777777" w:rsidR="00895112" w:rsidRDefault="00895112" w:rsidP="00A7333E">
      <w:pPr>
        <w:pStyle w:val="EnglishHangEndNoCoptic"/>
        <w:ind w:firstLine="0"/>
      </w:pPr>
      <w:r>
        <w:t>and the Lord will purify the land of His people.</w:t>
      </w:r>
    </w:p>
    <w:p w14:paraId="699047AE" w14:textId="77777777" w:rsidR="00895112" w:rsidRDefault="00895112" w:rsidP="00A7333E">
      <w:pPr>
        <w:pStyle w:val="Heading4"/>
      </w:pPr>
      <w:r>
        <w:t>The Prayer of Hannah, Samuel’s Mother</w:t>
      </w:r>
    </w:p>
    <w:p w14:paraId="5F1ADA97" w14:textId="77777777" w:rsidR="00895112" w:rsidRDefault="00895112" w:rsidP="00A7333E">
      <w:pPr>
        <w:pStyle w:val="Rubric"/>
      </w:pPr>
      <w:r>
        <w:t>(1 Kings 2:1-10; Coptic rite: Joyous Saturday, Byzantine rite: Third Ode; The barren one strangely bares a son and praises God: You are holy, O Lord, and my spirit praises You.)</w:t>
      </w:r>
    </w:p>
    <w:p w14:paraId="2440C0C7" w14:textId="77777777" w:rsidR="00895112" w:rsidRPr="00634364" w:rsidRDefault="00895112" w:rsidP="00A7333E">
      <w:pPr>
        <w:pStyle w:val="Rubric"/>
      </w:pPr>
      <w:r>
        <w:t>A reading from the First book of Kings.</w:t>
      </w:r>
    </w:p>
    <w:p w14:paraId="633057AD" w14:textId="77777777" w:rsidR="00895112" w:rsidRDefault="00895112" w:rsidP="00A7333E">
      <w:pPr>
        <w:pStyle w:val="EnglishHangNoCoptic"/>
      </w:pPr>
      <w:r>
        <w:t>“My heart is strengthened in the Lord;</w:t>
      </w:r>
    </w:p>
    <w:p w14:paraId="50A06954" w14:textId="77777777" w:rsidR="00895112" w:rsidRDefault="00895112" w:rsidP="00A7333E">
      <w:pPr>
        <w:pStyle w:val="EnglishHangNoCoptic"/>
        <w:ind w:firstLine="0"/>
      </w:pPr>
      <w:r>
        <w:t>my strength is exalted in my God.</w:t>
      </w:r>
    </w:p>
    <w:p w14:paraId="34F5A16B" w14:textId="77777777" w:rsidR="00895112" w:rsidRDefault="00895112" w:rsidP="00A7333E">
      <w:pPr>
        <w:pStyle w:val="EnglishHangNoCoptic"/>
        <w:ind w:firstLine="0"/>
      </w:pPr>
      <w:r>
        <w:t>I smile at my enemies;</w:t>
      </w:r>
    </w:p>
    <w:p w14:paraId="4E3E60E9" w14:textId="77777777" w:rsidR="00895112" w:rsidRDefault="00895112" w:rsidP="00A7333E">
      <w:pPr>
        <w:pStyle w:val="EnglishHangEndNoCoptic"/>
        <w:ind w:firstLine="0"/>
      </w:pPr>
      <w:r>
        <w:t>I rejoice in Your salvation,</w:t>
      </w:r>
    </w:p>
    <w:p w14:paraId="4A1898B8" w14:textId="77777777" w:rsidR="00895112" w:rsidRDefault="00895112" w:rsidP="00A7333E">
      <w:pPr>
        <w:pStyle w:val="EnglishHangNoCoptic"/>
      </w:pPr>
      <w:r>
        <w:t>2 because no one is holy like the Lord,</w:t>
      </w:r>
    </w:p>
    <w:p w14:paraId="2CA7AF06" w14:textId="77777777" w:rsidR="00895112" w:rsidRDefault="00895112" w:rsidP="00A7333E">
      <w:pPr>
        <w:pStyle w:val="EnglishHangNoCoptic"/>
        <w:ind w:firstLine="0"/>
      </w:pPr>
      <w:r>
        <w:t>no one is righteous like our God,</w:t>
      </w:r>
    </w:p>
    <w:p w14:paraId="37F24D66" w14:textId="77777777" w:rsidR="00895112" w:rsidRDefault="00895112" w:rsidP="00A7333E">
      <w:pPr>
        <w:pStyle w:val="EnglishHangEndNoCoptic"/>
        <w:ind w:firstLine="0"/>
      </w:pPr>
      <w:r>
        <w:t>no one is holy but You.</w:t>
      </w:r>
    </w:p>
    <w:p w14:paraId="65902230" w14:textId="77777777" w:rsidR="00895112" w:rsidRDefault="00895112" w:rsidP="00A7333E">
      <w:pPr>
        <w:pStyle w:val="EnglishHangNoCoptic"/>
      </w:pPr>
      <w:r>
        <w:t>3 Do not boast or speak of high things;</w:t>
      </w:r>
    </w:p>
    <w:p w14:paraId="657C66FF" w14:textId="77777777" w:rsidR="00895112" w:rsidRDefault="00895112" w:rsidP="00A7333E">
      <w:pPr>
        <w:pStyle w:val="EnglishHangNoCoptic"/>
        <w:ind w:firstLine="0"/>
      </w:pPr>
      <w:r>
        <w:t>do not let any arrogance come from your mouth,</w:t>
      </w:r>
    </w:p>
    <w:p w14:paraId="7088437D" w14:textId="77777777" w:rsidR="00895112" w:rsidRDefault="00895112" w:rsidP="00A7333E">
      <w:pPr>
        <w:pStyle w:val="EnglishHangNoCoptic"/>
        <w:ind w:firstLine="0"/>
      </w:pPr>
      <w:r>
        <w:t>for the Lord is the God of knowledge;</w:t>
      </w:r>
    </w:p>
    <w:p w14:paraId="3692001B" w14:textId="77777777" w:rsidR="00895112" w:rsidRDefault="00895112" w:rsidP="00A7333E">
      <w:pPr>
        <w:pStyle w:val="EnglishHangEndNoCoptic"/>
        <w:ind w:firstLine="0"/>
      </w:pPr>
      <w:r>
        <w:t>and God is preparing His actions.</w:t>
      </w:r>
    </w:p>
    <w:p w14:paraId="1A1AE2A7" w14:textId="77777777" w:rsidR="00895112" w:rsidRDefault="00895112" w:rsidP="00A7333E">
      <w:pPr>
        <w:pStyle w:val="EnglishHangNoCoptic"/>
      </w:pPr>
      <w:r>
        <w:t>4 He weakened the bow of mighty men,</w:t>
      </w:r>
    </w:p>
    <w:p w14:paraId="1475E827" w14:textId="77777777" w:rsidR="00895112" w:rsidRDefault="00895112" w:rsidP="00A7333E">
      <w:pPr>
        <w:pStyle w:val="EnglishHangEndNoCoptic"/>
        <w:ind w:firstLine="0"/>
      </w:pPr>
      <w:r>
        <w:t>and those who are weak are girded with strength.</w:t>
      </w:r>
    </w:p>
    <w:p w14:paraId="0A57DE96" w14:textId="77777777" w:rsidR="00895112" w:rsidRDefault="00895112" w:rsidP="00A7333E">
      <w:pPr>
        <w:pStyle w:val="EnglishHangNoCoptic"/>
      </w:pPr>
      <w:r>
        <w:t>5 Those who were full of bread were made empty,</w:t>
      </w:r>
    </w:p>
    <w:p w14:paraId="6802DFBB" w14:textId="77777777" w:rsidR="00895112" w:rsidRDefault="00895112" w:rsidP="00A7333E">
      <w:pPr>
        <w:pStyle w:val="EnglishHangNoCoptic"/>
        <w:ind w:firstLine="0"/>
      </w:pPr>
      <w:r>
        <w:t>and the hungry have forsaken the land.</w:t>
      </w:r>
    </w:p>
    <w:p w14:paraId="514DEE76" w14:textId="77777777" w:rsidR="00895112" w:rsidRDefault="00895112" w:rsidP="00A7333E">
      <w:pPr>
        <w:pStyle w:val="EnglishHangNoCoptic"/>
        <w:ind w:firstLine="0"/>
      </w:pPr>
      <w:r>
        <w:t>The barren woman has borne seven,</w:t>
      </w:r>
    </w:p>
    <w:p w14:paraId="35C2036D" w14:textId="77777777" w:rsidR="00895112" w:rsidRDefault="00895112" w:rsidP="00A7333E">
      <w:pPr>
        <w:pStyle w:val="EnglishHangEndNoCoptic"/>
        <w:ind w:firstLine="0"/>
      </w:pPr>
      <w:r>
        <w:t>and she who has many children has become weak.</w:t>
      </w:r>
    </w:p>
    <w:p w14:paraId="6F0A4F47" w14:textId="77777777" w:rsidR="00895112" w:rsidRDefault="00895112" w:rsidP="00A7333E">
      <w:pPr>
        <w:pStyle w:val="EnglishHangNoCoptic"/>
      </w:pPr>
      <w:r>
        <w:lastRenderedPageBreak/>
        <w:t>6 The Lord kills and makes alive;</w:t>
      </w:r>
    </w:p>
    <w:p w14:paraId="79903918" w14:textId="77777777" w:rsidR="00895112" w:rsidRDefault="00895112" w:rsidP="00A7333E">
      <w:pPr>
        <w:pStyle w:val="EnglishHangEndNoCoptic"/>
        <w:ind w:firstLine="0"/>
      </w:pPr>
      <w:r>
        <w:t>He brings down to Hades and raises up.</w:t>
      </w:r>
    </w:p>
    <w:p w14:paraId="2CEB59E9" w14:textId="77777777" w:rsidR="00895112" w:rsidRDefault="00895112" w:rsidP="00A7333E">
      <w:pPr>
        <w:pStyle w:val="EnglishHangNoCoptic"/>
      </w:pPr>
      <w:r>
        <w:t>7 The Lord makes poor and rich;</w:t>
      </w:r>
    </w:p>
    <w:p w14:paraId="5BE513CA" w14:textId="77777777" w:rsidR="00895112" w:rsidRDefault="00895112" w:rsidP="00A7333E">
      <w:pPr>
        <w:pStyle w:val="EnglishHangEndNoCoptic"/>
        <w:ind w:firstLine="0"/>
      </w:pPr>
      <w:r>
        <w:t>He brings low and raises on high.</w:t>
      </w:r>
    </w:p>
    <w:p w14:paraId="7E35058B" w14:textId="77777777" w:rsidR="00895112" w:rsidRDefault="00895112" w:rsidP="00A7333E">
      <w:pPr>
        <w:pStyle w:val="EnglishHangNoCoptic"/>
      </w:pPr>
      <w:r>
        <w:t>8 He raises the poor from the ground</w:t>
      </w:r>
    </w:p>
    <w:p w14:paraId="5322AB8B" w14:textId="77777777" w:rsidR="00895112" w:rsidRDefault="00895112" w:rsidP="00A7333E">
      <w:pPr>
        <w:pStyle w:val="EnglishHangNoCoptic"/>
        <w:ind w:firstLine="0"/>
      </w:pPr>
      <w:r>
        <w:t>and lifts the needy from the dunghill,</w:t>
      </w:r>
    </w:p>
    <w:p w14:paraId="741BCBAF" w14:textId="77777777" w:rsidR="00895112" w:rsidRDefault="00895112" w:rsidP="00A7333E">
      <w:pPr>
        <w:pStyle w:val="EnglishHangNoCoptic"/>
        <w:ind w:firstLine="0"/>
      </w:pPr>
      <w:r>
        <w:t>to set them among princely people</w:t>
      </w:r>
    </w:p>
    <w:p w14:paraId="6961F0C2" w14:textId="77777777" w:rsidR="00895112" w:rsidRDefault="00895112" w:rsidP="00A7333E">
      <w:pPr>
        <w:pStyle w:val="EnglishHangEndNoCoptic"/>
        <w:ind w:firstLine="0"/>
      </w:pPr>
      <w:r>
        <w:t>and make them inherit a throne of glory.</w:t>
      </w:r>
    </w:p>
    <w:p w14:paraId="6D5E29CD" w14:textId="77777777" w:rsidR="00895112" w:rsidRDefault="00895112" w:rsidP="00A7333E">
      <w:pPr>
        <w:pStyle w:val="EnglishHangNoCoptic"/>
      </w:pPr>
      <w:r>
        <w:t>9 Granting the prayer of the one praying,</w:t>
      </w:r>
    </w:p>
    <w:p w14:paraId="507689D1" w14:textId="77777777" w:rsidR="00895112" w:rsidRDefault="00895112" w:rsidP="00A7333E">
      <w:pPr>
        <w:pStyle w:val="EnglishHangNoCoptic"/>
        <w:ind w:firstLine="0"/>
      </w:pPr>
      <w:r>
        <w:t>He blesses with righteous years;</w:t>
      </w:r>
    </w:p>
    <w:p w14:paraId="6E9209F0" w14:textId="77777777" w:rsidR="00895112" w:rsidRDefault="00895112" w:rsidP="00A7333E">
      <w:pPr>
        <w:pStyle w:val="EnglishHangEndNoCoptic"/>
        <w:ind w:firstLine="0"/>
      </w:pPr>
      <w:r>
        <w:t>for no man can prevail by strength.</w:t>
      </w:r>
    </w:p>
    <w:p w14:paraId="7394356B" w14:textId="77777777" w:rsidR="00895112" w:rsidRDefault="00895112" w:rsidP="00A7333E">
      <w:pPr>
        <w:pStyle w:val="EnglishHangNoCoptic"/>
      </w:pPr>
      <w:r>
        <w:t>10 The Lord makes His adversaries weak;</w:t>
      </w:r>
    </w:p>
    <w:p w14:paraId="17D2462E" w14:textId="77777777" w:rsidR="00895112" w:rsidRDefault="00895112" w:rsidP="00A7333E">
      <w:pPr>
        <w:pStyle w:val="EnglishHangNoCoptic"/>
        <w:ind w:firstLine="0"/>
      </w:pPr>
      <w:r>
        <w:t>the Lord is holy.</w:t>
      </w:r>
    </w:p>
    <w:p w14:paraId="78DB135F" w14:textId="77777777" w:rsidR="00895112" w:rsidRDefault="00895112" w:rsidP="00A7333E">
      <w:pPr>
        <w:pStyle w:val="EnglishHangNoCoptic"/>
        <w:ind w:firstLine="0"/>
      </w:pPr>
      <w:r>
        <w:t>Do not let the man of learning boast in his understanding,</w:t>
      </w:r>
    </w:p>
    <w:p w14:paraId="07831A5A" w14:textId="77777777" w:rsidR="00895112" w:rsidRDefault="00895112" w:rsidP="00A7333E">
      <w:pPr>
        <w:pStyle w:val="EnglishHangNoCoptic"/>
        <w:ind w:firstLine="0"/>
      </w:pPr>
      <w:r>
        <w:t>nor let the man of might boast in his might,</w:t>
      </w:r>
    </w:p>
    <w:p w14:paraId="4B96A578" w14:textId="77777777" w:rsidR="00895112" w:rsidRDefault="00895112" w:rsidP="00A7333E">
      <w:pPr>
        <w:pStyle w:val="EnglishHangNoCoptic"/>
        <w:ind w:firstLine="0"/>
      </w:pPr>
      <w:r>
        <w:t>nor let the man of riches boast in his riches.</w:t>
      </w:r>
    </w:p>
    <w:p w14:paraId="6D56BDF7" w14:textId="77777777" w:rsidR="00895112" w:rsidRDefault="00895112" w:rsidP="00A7333E">
      <w:pPr>
        <w:pStyle w:val="EnglishHangNoCoptic"/>
        <w:ind w:firstLine="0"/>
      </w:pPr>
      <w:r>
        <w:t>Let the one who boasts boast in this:</w:t>
      </w:r>
    </w:p>
    <w:p w14:paraId="33C2909C" w14:textId="77777777" w:rsidR="00895112" w:rsidRDefault="00895112" w:rsidP="00A7333E">
      <w:pPr>
        <w:pStyle w:val="EnglishHangNoCoptic"/>
        <w:ind w:firstLine="0"/>
      </w:pPr>
      <w:r>
        <w:t>to understand and to know the Lord</w:t>
      </w:r>
    </w:p>
    <w:p w14:paraId="4A328F75" w14:textId="77777777" w:rsidR="00895112" w:rsidRDefault="00895112" w:rsidP="00A7333E">
      <w:pPr>
        <w:pStyle w:val="EnglishHangEndNoCoptic"/>
        <w:ind w:firstLine="0"/>
      </w:pPr>
      <w:r>
        <w:t>and to do justice and righteousness in the midst of the earth.</w:t>
      </w:r>
    </w:p>
    <w:p w14:paraId="10B64CBB" w14:textId="77777777" w:rsidR="00895112" w:rsidRDefault="00895112" w:rsidP="00A7333E">
      <w:pPr>
        <w:pStyle w:val="EnglishHangNoCoptic"/>
      </w:pPr>
      <w:r>
        <w:t>The Lord ascended into the heavens and thundered.</w:t>
      </w:r>
    </w:p>
    <w:p w14:paraId="3CAA5183" w14:textId="77777777" w:rsidR="00895112" w:rsidRDefault="00895112" w:rsidP="00A7333E">
      <w:pPr>
        <w:pStyle w:val="EnglishHangNoCoptic"/>
        <w:ind w:firstLine="0"/>
      </w:pPr>
      <w:r>
        <w:t>The Lord judges the ends of the earth.</w:t>
      </w:r>
    </w:p>
    <w:p w14:paraId="6D05F58A" w14:textId="77777777" w:rsidR="00895112" w:rsidRDefault="00895112" w:rsidP="00A7333E">
      <w:pPr>
        <w:pStyle w:val="EnglishHangNoCoptic"/>
        <w:ind w:firstLine="0"/>
      </w:pPr>
      <w:r>
        <w:t>He gives strength to our kings,</w:t>
      </w:r>
    </w:p>
    <w:p w14:paraId="18A99F01" w14:textId="77777777" w:rsidR="00895112" w:rsidRDefault="00895112" w:rsidP="00A7333E">
      <w:pPr>
        <w:pStyle w:val="EnglishHangNoCoptic"/>
        <w:ind w:firstLine="0"/>
      </w:pPr>
      <w:r>
        <w:t>and He will raise the power of His Christ.”</w:t>
      </w:r>
    </w:p>
    <w:p w14:paraId="3E45A42F" w14:textId="77777777" w:rsidR="00895112" w:rsidRDefault="00895112" w:rsidP="00A7333E">
      <w:pPr>
        <w:pStyle w:val="Heading4"/>
      </w:pPr>
      <w:r>
        <w:t>The Prayer of Habakkuk the Prophet</w:t>
      </w:r>
    </w:p>
    <w:p w14:paraId="10B8691B" w14:textId="77777777" w:rsidR="00895112" w:rsidRDefault="00895112" w:rsidP="00A7333E">
      <w:pPr>
        <w:pStyle w:val="Rubric"/>
      </w:pPr>
      <w:r>
        <w:t>(Habakkuk 3:2-19; Coptic rite: Joyous Saturday, Byzantine rite: Fourth Ode; The prayer of the prophet Habakkuk, with an ode.)</w:t>
      </w:r>
    </w:p>
    <w:p w14:paraId="0DA4F5F9" w14:textId="77777777" w:rsidR="00895112" w:rsidRPr="0069088C" w:rsidRDefault="00895112" w:rsidP="00A7333E">
      <w:pPr>
        <w:pStyle w:val="Rubric"/>
      </w:pPr>
      <w:r>
        <w:t>A reading from the Book of Habakkuk the Prophet. May his blessing be upon us all. Amen.</w:t>
      </w:r>
    </w:p>
    <w:p w14:paraId="0C7CF7AD" w14:textId="77777777" w:rsidR="00895112" w:rsidRDefault="00895112" w:rsidP="00A7333E">
      <w:pPr>
        <w:pStyle w:val="EnglishHangNoCoptic"/>
      </w:pPr>
      <w:r>
        <w:t>O Lord, I have heard of Your renown and was afraid;</w:t>
      </w:r>
    </w:p>
    <w:p w14:paraId="31364D63" w14:textId="77777777" w:rsidR="00895112" w:rsidRDefault="00895112" w:rsidP="00A7333E">
      <w:pPr>
        <w:pStyle w:val="EnglishHangNoCoptic"/>
        <w:ind w:firstLine="0"/>
      </w:pPr>
      <w:r>
        <w:t>I considered Your works and was greatly astonished.</w:t>
      </w:r>
    </w:p>
    <w:p w14:paraId="0B43A8E2" w14:textId="77777777" w:rsidR="00895112" w:rsidRDefault="00895112" w:rsidP="00A7333E">
      <w:pPr>
        <w:pStyle w:val="EnglishHangNoCoptic"/>
        <w:ind w:firstLine="0"/>
      </w:pPr>
      <w:r>
        <w:t>You will be known in the midst of two living creatures;</w:t>
      </w:r>
    </w:p>
    <w:p w14:paraId="3DB29861" w14:textId="77777777" w:rsidR="00895112" w:rsidRDefault="00895112" w:rsidP="00A7333E">
      <w:pPr>
        <w:pStyle w:val="EnglishHangNoCoptic"/>
        <w:ind w:firstLine="0"/>
      </w:pPr>
      <w:r>
        <w:t>in the approaching years You shall be acknowledged;</w:t>
      </w:r>
    </w:p>
    <w:p w14:paraId="078C9683" w14:textId="77777777" w:rsidR="00895112" w:rsidRDefault="00895112" w:rsidP="00A7333E">
      <w:pPr>
        <w:pStyle w:val="EnglishHangNoCoptic"/>
        <w:ind w:firstLine="0"/>
      </w:pPr>
      <w:r>
        <w:t>You will be revealed when the time comes.</w:t>
      </w:r>
    </w:p>
    <w:p w14:paraId="3776C7D4" w14:textId="77777777" w:rsidR="00895112" w:rsidRDefault="00895112" w:rsidP="00A7333E">
      <w:pPr>
        <w:pStyle w:val="EnglishHangNoCoptic"/>
        <w:ind w:firstLine="0"/>
      </w:pPr>
      <w:r>
        <w:t>When my soul is troubled in wrath,</w:t>
      </w:r>
    </w:p>
    <w:p w14:paraId="62DCD83F" w14:textId="77777777" w:rsidR="00895112" w:rsidRDefault="00895112" w:rsidP="00A7333E">
      <w:pPr>
        <w:pStyle w:val="EnglishHangEndNoCoptic"/>
        <w:ind w:firstLine="0"/>
      </w:pPr>
      <w:r>
        <w:t>You will remember mercy.</w:t>
      </w:r>
    </w:p>
    <w:p w14:paraId="4D60C69F" w14:textId="77777777" w:rsidR="00895112" w:rsidRDefault="00895112" w:rsidP="00A7333E">
      <w:pPr>
        <w:pStyle w:val="EnglishHangNoCoptic"/>
      </w:pPr>
      <w:r>
        <w:t>3 God will come from Teman,</w:t>
      </w:r>
    </w:p>
    <w:p w14:paraId="14B0A485" w14:textId="77777777" w:rsidR="00895112" w:rsidRDefault="00895112" w:rsidP="00A7333E">
      <w:pPr>
        <w:pStyle w:val="EnglishHangNoCoptic"/>
        <w:ind w:firstLine="0"/>
      </w:pPr>
      <w:r>
        <w:t xml:space="preserve">the Holy One from a shady, densly wooded mountain. </w:t>
      </w:r>
      <w:r w:rsidRPr="00C02B48">
        <w:rPr>
          <w:i/>
        </w:rPr>
        <w:t>(Pause.)</w:t>
      </w:r>
    </w:p>
    <w:p w14:paraId="57A4453A" w14:textId="77777777" w:rsidR="00895112" w:rsidRDefault="00895112" w:rsidP="00A7333E">
      <w:pPr>
        <w:pStyle w:val="EnglishHangNoCoptic"/>
        <w:ind w:firstLine="0"/>
      </w:pPr>
      <w:r>
        <w:t>His excellence covered the heavens,</w:t>
      </w:r>
    </w:p>
    <w:p w14:paraId="5400A3C7" w14:textId="77777777" w:rsidR="00895112" w:rsidRDefault="00895112" w:rsidP="00A7333E">
      <w:pPr>
        <w:pStyle w:val="EnglishHangEndNoCoptic"/>
        <w:ind w:firstLine="0"/>
      </w:pPr>
      <w:r>
        <w:t>and the earth was full of His praise.</w:t>
      </w:r>
    </w:p>
    <w:p w14:paraId="3797DDBD" w14:textId="77777777" w:rsidR="00895112" w:rsidRDefault="00895112" w:rsidP="00A7333E">
      <w:pPr>
        <w:pStyle w:val="EnglishHangNoCoptic"/>
      </w:pPr>
      <w:r>
        <w:lastRenderedPageBreak/>
        <w:t>4 His brightness will be like the light;</w:t>
      </w:r>
    </w:p>
    <w:p w14:paraId="58226A55" w14:textId="77777777" w:rsidR="00895112" w:rsidRDefault="00895112" w:rsidP="00A7333E">
      <w:pPr>
        <w:pStyle w:val="EnglishHangNoCoptic"/>
        <w:ind w:firstLine="0"/>
      </w:pPr>
      <w:r>
        <w:t>horns will be in His hand,</w:t>
      </w:r>
    </w:p>
    <w:p w14:paraId="3B563471" w14:textId="77777777" w:rsidR="00895112" w:rsidRDefault="00895112" w:rsidP="00A7333E">
      <w:pPr>
        <w:pStyle w:val="EnglishHangEndNoCoptic"/>
        <w:ind w:firstLine="0"/>
      </w:pPr>
      <w:r>
        <w:t>and He established a mighty love of His strength.</w:t>
      </w:r>
    </w:p>
    <w:p w14:paraId="7526ACA9" w14:textId="77777777" w:rsidR="00895112" w:rsidRDefault="00895112" w:rsidP="00A7333E">
      <w:pPr>
        <w:pStyle w:val="EnglishHangNoCoptic"/>
      </w:pPr>
      <w:r>
        <w:t>5 A word will go forth from before His face;</w:t>
      </w:r>
    </w:p>
    <w:p w14:paraId="67BAD8E3" w14:textId="77777777" w:rsidR="00895112" w:rsidRDefault="00895112" w:rsidP="00A7333E">
      <w:pPr>
        <w:pStyle w:val="EnglishHangEndNoCoptic"/>
        <w:ind w:firstLine="0"/>
      </w:pPr>
      <w:r>
        <w:t>He will go forth, with shoes on His feet.</w:t>
      </w:r>
    </w:p>
    <w:p w14:paraId="061F624C" w14:textId="77777777" w:rsidR="00895112" w:rsidRDefault="00895112" w:rsidP="00A7333E">
      <w:pPr>
        <w:pStyle w:val="EnglishHangNoCoptic"/>
      </w:pPr>
      <w:r>
        <w:t>6 The earth stood and was shaken to and fro;</w:t>
      </w:r>
    </w:p>
    <w:p w14:paraId="7D0AAB50" w14:textId="77777777" w:rsidR="00895112" w:rsidRDefault="00895112" w:rsidP="00A7333E">
      <w:pPr>
        <w:pStyle w:val="EnglishHangNoCoptic"/>
        <w:ind w:firstLine="0"/>
      </w:pPr>
      <w:r>
        <w:t>He looked, and the nations melted away.</w:t>
      </w:r>
    </w:p>
    <w:p w14:paraId="1D5B14A0" w14:textId="77777777" w:rsidR="00895112" w:rsidRDefault="00895112" w:rsidP="00A7333E">
      <w:pPr>
        <w:pStyle w:val="EnglishHangNoCoptic"/>
        <w:ind w:firstLine="0"/>
      </w:pPr>
      <w:r>
        <w:t>the mountains were shattered by force;</w:t>
      </w:r>
    </w:p>
    <w:p w14:paraId="4A32FBA4" w14:textId="77777777" w:rsidR="00895112" w:rsidRDefault="00895112" w:rsidP="00A7333E">
      <w:pPr>
        <w:pStyle w:val="EnglishHangEndNoCoptic"/>
        <w:ind w:firstLine="0"/>
      </w:pPr>
      <w:r>
        <w:t>the everlasting hills wasted away.</w:t>
      </w:r>
    </w:p>
    <w:p w14:paraId="20ECA14A" w14:textId="77777777" w:rsidR="00895112" w:rsidRDefault="00895112" w:rsidP="00A7333E">
      <w:pPr>
        <w:pStyle w:val="EnglishHangNoCoptic"/>
      </w:pPr>
      <w:r>
        <w:t>7 In the place of distresses, I saw His eternal ways.</w:t>
      </w:r>
    </w:p>
    <w:p w14:paraId="30F45E23" w14:textId="77777777" w:rsidR="00895112" w:rsidRDefault="00895112" w:rsidP="00A7333E">
      <w:pPr>
        <w:pStyle w:val="EnglishHangNoCoptic"/>
        <w:ind w:firstLine="0"/>
      </w:pPr>
      <w:r>
        <w:t>The tents of the Ethiopians will be dismayed,</w:t>
      </w:r>
    </w:p>
    <w:p w14:paraId="29CC3EC8" w14:textId="77777777" w:rsidR="00895112" w:rsidRDefault="00895112" w:rsidP="00A7333E">
      <w:pPr>
        <w:pStyle w:val="EnglishHangEndNoCoptic"/>
        <w:ind w:firstLine="0"/>
      </w:pPr>
      <w:r>
        <w:t>even the tents of the land of Midian.</w:t>
      </w:r>
    </w:p>
    <w:p w14:paraId="1B913EDF" w14:textId="77777777" w:rsidR="00895112" w:rsidRDefault="00895112" w:rsidP="00A7333E">
      <w:pPr>
        <w:pStyle w:val="EnglishHangNoCoptic"/>
      </w:pPr>
      <w:r>
        <w:t>8 Were you angry, O Lord, with the rivers?</w:t>
      </w:r>
    </w:p>
    <w:p w14:paraId="2E25BE0A" w14:textId="77777777" w:rsidR="00895112" w:rsidRDefault="00895112" w:rsidP="00A7333E">
      <w:pPr>
        <w:pStyle w:val="EnglishHangNoCoptic"/>
        <w:ind w:firstLine="0"/>
      </w:pPr>
      <w:r>
        <w:t>Or was Your wrath against the rivers,</w:t>
      </w:r>
    </w:p>
    <w:p w14:paraId="78F854FB" w14:textId="77777777" w:rsidR="00895112" w:rsidRDefault="00895112" w:rsidP="00A7333E">
      <w:pPr>
        <w:pStyle w:val="EnglishHangNoCoptic"/>
        <w:ind w:firstLine="0"/>
      </w:pPr>
      <w:r>
        <w:t>or was Your fury against the sea,</w:t>
      </w:r>
    </w:p>
    <w:p w14:paraId="69E108BB" w14:textId="77777777" w:rsidR="00895112" w:rsidRDefault="00895112" w:rsidP="00A7333E">
      <w:pPr>
        <w:pStyle w:val="EnglishHangNoCoptic"/>
        <w:ind w:firstLine="0"/>
      </w:pPr>
      <w:r>
        <w:t>that You will mount Your horses,</w:t>
      </w:r>
    </w:p>
    <w:p w14:paraId="7918EF55" w14:textId="77777777" w:rsidR="00895112" w:rsidRDefault="00895112" w:rsidP="00A7333E">
      <w:pPr>
        <w:pStyle w:val="EnglishHangEndNoCoptic"/>
        <w:ind w:firstLine="0"/>
      </w:pPr>
      <w:r>
        <w:t>and Your chariot is salvation?</w:t>
      </w:r>
    </w:p>
    <w:p w14:paraId="4CA28451" w14:textId="77777777" w:rsidR="00895112" w:rsidRDefault="00895112" w:rsidP="00A7333E">
      <w:pPr>
        <w:pStyle w:val="EnglishHangNoCoptic"/>
      </w:pPr>
      <w:r>
        <w:t>9 “You will stretch your bow against scepters,” says the Lord.</w:t>
      </w:r>
      <w:r w:rsidRPr="006768D5">
        <w:rPr>
          <w:i/>
        </w:rPr>
        <w:t xml:space="preserve"> (Pause.)</w:t>
      </w:r>
    </w:p>
    <w:p w14:paraId="11BAFBC2" w14:textId="77777777" w:rsidR="00895112" w:rsidRDefault="00895112" w:rsidP="00A7333E">
      <w:pPr>
        <w:pStyle w:val="EnglishHangEndNoCoptic"/>
        <w:ind w:firstLine="0"/>
      </w:pPr>
      <w:r>
        <w:t>The land of rivers will be torn asunder.</w:t>
      </w:r>
    </w:p>
    <w:p w14:paraId="4D58FD45" w14:textId="77777777" w:rsidR="00895112" w:rsidRDefault="00895112" w:rsidP="00A7333E">
      <w:pPr>
        <w:pStyle w:val="EnglishHangNoCoptic"/>
      </w:pPr>
      <w:r>
        <w:t>10 Many peoples will see you and be in travail,</w:t>
      </w:r>
    </w:p>
    <w:p w14:paraId="69F917F4" w14:textId="77777777" w:rsidR="00895112" w:rsidRDefault="00895112" w:rsidP="00A7333E">
      <w:pPr>
        <w:pStyle w:val="EnglishHangNoCoptic"/>
        <w:ind w:firstLine="0"/>
      </w:pPr>
      <w:r>
        <w:t>as You scatter water from its course.</w:t>
      </w:r>
    </w:p>
    <w:p w14:paraId="1418EE52" w14:textId="77777777" w:rsidR="00895112" w:rsidRDefault="00895112" w:rsidP="00A7333E">
      <w:pPr>
        <w:pStyle w:val="EnglishHangNoCoptic"/>
        <w:ind w:firstLine="0"/>
      </w:pPr>
      <w:r>
        <w:t>The deep uttered its voice;</w:t>
      </w:r>
    </w:p>
    <w:p w14:paraId="1B7B6AE0" w14:textId="77777777" w:rsidR="00895112" w:rsidRDefault="00895112" w:rsidP="00A7333E">
      <w:pPr>
        <w:pStyle w:val="EnglishHangEndNoCoptic"/>
        <w:ind w:firstLine="0"/>
      </w:pPr>
      <w:r>
        <w:t>raising its form on high.</w:t>
      </w:r>
    </w:p>
    <w:p w14:paraId="68BFD7DB" w14:textId="77777777" w:rsidR="00895112" w:rsidRDefault="00895112" w:rsidP="00A7333E">
      <w:pPr>
        <w:pStyle w:val="EnglishHangNoCoptic"/>
      </w:pPr>
      <w:r>
        <w:t>11 The sun arose, and the moon stood still in its course;</w:t>
      </w:r>
    </w:p>
    <w:p w14:paraId="22C8ED83" w14:textId="77777777" w:rsidR="00895112" w:rsidRDefault="00895112" w:rsidP="00A7333E">
      <w:pPr>
        <w:pStyle w:val="EnglishHangNoCoptic"/>
        <w:ind w:firstLine="0"/>
      </w:pPr>
      <w:r>
        <w:t>at the light of Your arrows they went forth,</w:t>
      </w:r>
    </w:p>
    <w:p w14:paraId="114C8539" w14:textId="77777777" w:rsidR="00895112" w:rsidRDefault="00895112" w:rsidP="00A7333E">
      <w:pPr>
        <w:pStyle w:val="EnglishHangEndNoCoptic"/>
        <w:ind w:firstLine="0"/>
      </w:pPr>
      <w:r>
        <w:t>at the flashing of Your gleaming weapons.</w:t>
      </w:r>
    </w:p>
    <w:p w14:paraId="3F9F8BE3" w14:textId="77777777" w:rsidR="00895112" w:rsidRDefault="00895112" w:rsidP="00A7333E">
      <w:pPr>
        <w:pStyle w:val="EnglishHangNoCoptic"/>
      </w:pPr>
      <w:r>
        <w:t>12 You will bring low the land with a threat;</w:t>
      </w:r>
    </w:p>
    <w:p w14:paraId="66C6556F" w14:textId="77777777" w:rsidR="00895112" w:rsidRDefault="00895112" w:rsidP="00A7333E">
      <w:pPr>
        <w:pStyle w:val="EnglishHangEndNoCoptic"/>
        <w:ind w:firstLine="0"/>
      </w:pPr>
      <w:r>
        <w:t>You will break the nations in wrath.</w:t>
      </w:r>
    </w:p>
    <w:p w14:paraId="61C87896" w14:textId="77777777" w:rsidR="00895112" w:rsidRDefault="00895112" w:rsidP="00A7333E">
      <w:pPr>
        <w:pStyle w:val="EnglishHangNoCoptic"/>
      </w:pPr>
      <w:r>
        <w:t>13 You went forth for the salvation of Your people,</w:t>
      </w:r>
    </w:p>
    <w:p w14:paraId="62C6F698" w14:textId="77777777" w:rsidR="00895112" w:rsidRDefault="00895112" w:rsidP="00A7333E">
      <w:pPr>
        <w:pStyle w:val="EnglishHangNoCoptic"/>
        <w:ind w:firstLine="0"/>
      </w:pPr>
      <w:r>
        <w:t>to save Your anointed ones.</w:t>
      </w:r>
    </w:p>
    <w:p w14:paraId="05EF18D6" w14:textId="77777777" w:rsidR="00895112" w:rsidRDefault="00895112" w:rsidP="00A7333E">
      <w:pPr>
        <w:pStyle w:val="EnglishHangNoCoptic"/>
        <w:ind w:firstLine="0"/>
      </w:pPr>
      <w:r>
        <w:t>You brought death upon the heads of the lawless;</w:t>
      </w:r>
    </w:p>
    <w:p w14:paraId="409887A2" w14:textId="77777777" w:rsidR="00895112" w:rsidRDefault="00895112" w:rsidP="00A7333E">
      <w:pPr>
        <w:pStyle w:val="EnglishHangEndNoCoptic"/>
        <w:ind w:firstLine="0"/>
      </w:pPr>
      <w:r>
        <w:t xml:space="preserve">You brought fetters upon their neck. </w:t>
      </w:r>
      <w:r w:rsidRPr="006768D5">
        <w:rPr>
          <w:i/>
        </w:rPr>
        <w:t>(Pause.)</w:t>
      </w:r>
    </w:p>
    <w:p w14:paraId="36982D0A" w14:textId="77777777" w:rsidR="00895112" w:rsidRDefault="00895112" w:rsidP="00A7333E">
      <w:pPr>
        <w:pStyle w:val="EnglishHangNoCoptic"/>
      </w:pPr>
      <w:r>
        <w:t>14 You cut off the heads of rulers in a frenzy;</w:t>
      </w:r>
    </w:p>
    <w:p w14:paraId="0704B4A6" w14:textId="77777777" w:rsidR="00895112" w:rsidRDefault="00895112" w:rsidP="00A7333E">
      <w:pPr>
        <w:pStyle w:val="EnglishHangNoCoptic"/>
        <w:ind w:firstLine="0"/>
      </w:pPr>
      <w:r>
        <w:t>they will tremble in this.</w:t>
      </w:r>
    </w:p>
    <w:p w14:paraId="5A92F9E1" w14:textId="77777777" w:rsidR="00895112" w:rsidRDefault="00895112" w:rsidP="00A7333E">
      <w:pPr>
        <w:pStyle w:val="EnglishHangNoCoptic"/>
        <w:ind w:firstLine="0"/>
      </w:pPr>
      <w:r>
        <w:t>They will break their bridles</w:t>
      </w:r>
    </w:p>
    <w:p w14:paraId="538901B5" w14:textId="77777777" w:rsidR="00895112" w:rsidRDefault="00895112" w:rsidP="00A7333E">
      <w:pPr>
        <w:pStyle w:val="EnglishHangEndNoCoptic"/>
        <w:ind w:firstLine="0"/>
      </w:pPr>
      <w:r>
        <w:t>like a poor man eating in secret.</w:t>
      </w:r>
    </w:p>
    <w:p w14:paraId="4A1355D8" w14:textId="77777777" w:rsidR="00895112" w:rsidRDefault="00895112" w:rsidP="00A7333E">
      <w:pPr>
        <w:pStyle w:val="EnglishHangNoCoptic"/>
      </w:pPr>
      <w:r>
        <w:lastRenderedPageBreak/>
        <w:t>15 You ran your horses into the sea,</w:t>
      </w:r>
    </w:p>
    <w:p w14:paraId="62D1182F" w14:textId="77777777" w:rsidR="00895112" w:rsidRDefault="00895112" w:rsidP="00A7333E">
      <w:pPr>
        <w:pStyle w:val="EnglishHangEndNoCoptic"/>
        <w:ind w:firstLine="0"/>
      </w:pPr>
      <w:r>
        <w:t>churning up the many waters.</w:t>
      </w:r>
    </w:p>
    <w:p w14:paraId="0A999F51" w14:textId="77777777" w:rsidR="00895112" w:rsidRDefault="00895112" w:rsidP="00A7333E">
      <w:pPr>
        <w:pStyle w:val="EnglishHangNoCoptic"/>
      </w:pPr>
      <w:r>
        <w:t>16 I kept watch, and my belly trembled</w:t>
      </w:r>
    </w:p>
    <w:p w14:paraId="42818A8B" w14:textId="77777777" w:rsidR="00895112" w:rsidRDefault="00895112" w:rsidP="00A7333E">
      <w:pPr>
        <w:pStyle w:val="EnglishHangNoCoptic"/>
        <w:ind w:firstLine="0"/>
      </w:pPr>
      <w:r>
        <w:t>from the sound of the prayer of my lips;</w:t>
      </w:r>
    </w:p>
    <w:p w14:paraId="7EACBF19" w14:textId="77777777" w:rsidR="00895112" w:rsidRDefault="00895112" w:rsidP="00A7333E">
      <w:pPr>
        <w:pStyle w:val="EnglishHangNoCoptic"/>
        <w:ind w:firstLine="0"/>
      </w:pPr>
      <w:r>
        <w:t>and trembling penetrated into my bones.</w:t>
      </w:r>
    </w:p>
    <w:p w14:paraId="442C22A9" w14:textId="77777777" w:rsidR="00895112" w:rsidRDefault="00895112" w:rsidP="00A7333E">
      <w:pPr>
        <w:pStyle w:val="EnglishHangNoCoptic"/>
        <w:ind w:firstLine="0"/>
      </w:pPr>
      <w:r>
        <w:t>and my very frame of mind was troubled.</w:t>
      </w:r>
    </w:p>
    <w:p w14:paraId="6C3A7B8B" w14:textId="77777777" w:rsidR="00895112" w:rsidRDefault="00895112" w:rsidP="00A7333E">
      <w:pPr>
        <w:pStyle w:val="EnglishHangNoCoptic"/>
        <w:ind w:firstLine="0"/>
      </w:pPr>
      <w:r>
        <w:t>I will rest in the day of affliction</w:t>
      </w:r>
    </w:p>
    <w:p w14:paraId="1AA26EA5" w14:textId="77777777" w:rsidR="00895112" w:rsidRDefault="00895112" w:rsidP="00A7333E">
      <w:pPr>
        <w:pStyle w:val="EnglishHangEndNoCoptic"/>
        <w:ind w:firstLine="0"/>
      </w:pPr>
      <w:r>
        <w:t>to go up to the people of my sojourn.</w:t>
      </w:r>
    </w:p>
    <w:p w14:paraId="647B8030" w14:textId="77777777" w:rsidR="00895112" w:rsidRDefault="00895112" w:rsidP="00A7333E">
      <w:pPr>
        <w:pStyle w:val="EnglishHangNoCoptic"/>
      </w:pPr>
      <w:r>
        <w:t>17 For though the fig tree will not bear fruit</w:t>
      </w:r>
    </w:p>
    <w:p w14:paraId="70F19FE1" w14:textId="77777777" w:rsidR="00895112" w:rsidRDefault="00895112" w:rsidP="00A7333E">
      <w:pPr>
        <w:pStyle w:val="EnglishHangNoCoptic"/>
        <w:ind w:firstLine="0"/>
      </w:pPr>
      <w:r>
        <w:t>and there are no grapes on the vines;</w:t>
      </w:r>
    </w:p>
    <w:p w14:paraId="008F70E8" w14:textId="77777777" w:rsidR="00895112" w:rsidRDefault="00895112" w:rsidP="00A7333E">
      <w:pPr>
        <w:pStyle w:val="EnglishHangNoCoptic"/>
        <w:ind w:firstLine="0"/>
      </w:pPr>
      <w:r>
        <w:t>the labor of the olive tree fail</w:t>
      </w:r>
    </w:p>
    <w:p w14:paraId="19EB12A1" w14:textId="77777777" w:rsidR="00895112" w:rsidRDefault="00895112" w:rsidP="00A7333E">
      <w:pPr>
        <w:pStyle w:val="EnglishHangNoCoptic"/>
        <w:ind w:firstLine="0"/>
      </w:pPr>
      <w:r>
        <w:t>and the fields yield no food;</w:t>
      </w:r>
    </w:p>
    <w:p w14:paraId="6A36739E" w14:textId="77777777" w:rsidR="00895112" w:rsidRDefault="00895112" w:rsidP="00A7333E">
      <w:pPr>
        <w:pStyle w:val="EnglishHangNoCoptic"/>
        <w:ind w:firstLine="0"/>
      </w:pPr>
      <w:r>
        <w:t>though the sheep have no pasture</w:t>
      </w:r>
    </w:p>
    <w:p w14:paraId="45FE6487" w14:textId="77777777" w:rsidR="00895112" w:rsidRDefault="00895112" w:rsidP="00A7333E">
      <w:pPr>
        <w:pStyle w:val="EnglishHangEndNoCoptic"/>
        <w:ind w:firstLine="0"/>
      </w:pPr>
      <w:r>
        <w:t>and there are no oxen at the mangers;</w:t>
      </w:r>
    </w:p>
    <w:p w14:paraId="4B637565" w14:textId="77777777" w:rsidR="00895112" w:rsidRDefault="00895112" w:rsidP="00A7333E">
      <w:pPr>
        <w:pStyle w:val="EnglishHangNoCoptic"/>
      </w:pPr>
      <w:r>
        <w:t>18 yet I will glory in the Lord;</w:t>
      </w:r>
    </w:p>
    <w:p w14:paraId="419B822D" w14:textId="77777777" w:rsidR="00895112" w:rsidRDefault="00895112" w:rsidP="00A7333E">
      <w:pPr>
        <w:pStyle w:val="EnglishHangEndNoCoptic"/>
        <w:ind w:firstLine="0"/>
      </w:pPr>
      <w:r>
        <w:t>I will rejoice in God my Saviour.</w:t>
      </w:r>
    </w:p>
    <w:p w14:paraId="05DDD410" w14:textId="77777777" w:rsidR="00895112" w:rsidRDefault="00895112" w:rsidP="00A7333E">
      <w:pPr>
        <w:pStyle w:val="EnglishHangNoCoptic"/>
      </w:pPr>
      <w:r>
        <w:t>19 The Lord God is my strength;</w:t>
      </w:r>
    </w:p>
    <w:p w14:paraId="2A1D29E1" w14:textId="77777777" w:rsidR="00895112" w:rsidRDefault="00895112" w:rsidP="00A7333E">
      <w:pPr>
        <w:pStyle w:val="EnglishHangNoCoptic"/>
        <w:ind w:firstLine="0"/>
      </w:pPr>
      <w:r>
        <w:t>He will direct my feet to the end;</w:t>
      </w:r>
    </w:p>
    <w:p w14:paraId="3BDC5BD4" w14:textId="77777777" w:rsidR="00895112" w:rsidRDefault="00895112" w:rsidP="00A7333E">
      <w:pPr>
        <w:pStyle w:val="EnglishHangNoCoptic"/>
        <w:ind w:firstLine="0"/>
      </w:pPr>
      <w:r>
        <w:t>He will set me upon high places,</w:t>
      </w:r>
    </w:p>
    <w:p w14:paraId="0FBBAB9C" w14:textId="77777777" w:rsidR="00895112" w:rsidRDefault="00895112" w:rsidP="00A7333E">
      <w:pPr>
        <w:pStyle w:val="EnglishHangEndNoCoptic"/>
        <w:ind w:firstLine="0"/>
      </w:pPr>
      <w:r>
        <w:t>to conquer by His song.</w:t>
      </w:r>
    </w:p>
    <w:p w14:paraId="2DB3401D" w14:textId="77777777" w:rsidR="00895112" w:rsidRDefault="00895112" w:rsidP="00A7333E">
      <w:pPr>
        <w:pStyle w:val="Heading4"/>
      </w:pPr>
      <w:r>
        <w:t>The Prayer of Jonas the Prophet</w:t>
      </w:r>
    </w:p>
    <w:p w14:paraId="50AF541A" w14:textId="77777777" w:rsidR="00895112" w:rsidRDefault="00895112" w:rsidP="00A7333E">
      <w:pPr>
        <w:pStyle w:val="Rubric"/>
      </w:pPr>
      <w:r>
        <w:t>(Jonas 2:2-10. Coptic rite: Joyous Saturday, Byzantine rite: Sixth Ode; 2And from the belly of the sea creature, Jonah prayed to the Lord his God, 3and said,)</w:t>
      </w:r>
    </w:p>
    <w:p w14:paraId="713A52CB" w14:textId="77777777" w:rsidR="00895112" w:rsidRDefault="00895112" w:rsidP="00A7333E">
      <w:pPr>
        <w:pStyle w:val="Rubric"/>
      </w:pPr>
      <w:r>
        <w:t>A reading from the Book of Jonas the Prophet. His blessing be upon us all. Amen.</w:t>
      </w:r>
    </w:p>
    <w:p w14:paraId="65871E6B" w14:textId="77777777" w:rsidR="00895112" w:rsidRDefault="00895112" w:rsidP="00A7333E">
      <w:pPr>
        <w:pStyle w:val="EnglishHangNoCoptic"/>
      </w:pPr>
      <w:r>
        <w:t>“I cried out in my affliction to the Lord, my God,</w:t>
      </w:r>
    </w:p>
    <w:p w14:paraId="0BA6E5A3" w14:textId="77777777" w:rsidR="00895112" w:rsidRDefault="00895112" w:rsidP="00A7333E">
      <w:pPr>
        <w:pStyle w:val="EnglishHangNoCoptic"/>
        <w:ind w:firstLine="0"/>
      </w:pPr>
      <w:r>
        <w:t>and He heard my voice;</w:t>
      </w:r>
    </w:p>
    <w:p w14:paraId="1CC44DDF" w14:textId="77777777" w:rsidR="00895112" w:rsidRDefault="00895112" w:rsidP="00A7333E">
      <w:pPr>
        <w:pStyle w:val="EnglishHangEndNoCoptic"/>
        <w:ind w:firstLine="0"/>
      </w:pPr>
      <w:r>
        <w:t>out of the belly of Hades, You heard the cry of my voice.</w:t>
      </w:r>
    </w:p>
    <w:p w14:paraId="31EC2B92" w14:textId="77777777" w:rsidR="00895112" w:rsidRDefault="00895112" w:rsidP="00A7333E">
      <w:pPr>
        <w:pStyle w:val="EnglishHangNoCoptic"/>
      </w:pPr>
      <w:r>
        <w:t>4 You cast me into the depths of the heart of the sea,</w:t>
      </w:r>
    </w:p>
    <w:p w14:paraId="4C50456C" w14:textId="77777777" w:rsidR="00895112" w:rsidRDefault="00895112" w:rsidP="00A7333E">
      <w:pPr>
        <w:pStyle w:val="EnglishHangNoCoptic"/>
        <w:ind w:firstLine="0"/>
      </w:pPr>
      <w:r>
        <w:t>and rivers encompassed me;</w:t>
      </w:r>
    </w:p>
    <w:p w14:paraId="3E8421B7" w14:textId="77777777" w:rsidR="00895112" w:rsidRDefault="00895112" w:rsidP="00A7333E">
      <w:pPr>
        <w:pStyle w:val="EnglishHangEndNoCoptic"/>
        <w:ind w:firstLine="0"/>
      </w:pPr>
      <w:r>
        <w:t>all Your surging waters and Your waves passed over me.</w:t>
      </w:r>
    </w:p>
    <w:p w14:paraId="6E0E4F61" w14:textId="77777777" w:rsidR="00895112" w:rsidRDefault="00895112" w:rsidP="00A7333E">
      <w:pPr>
        <w:pStyle w:val="EnglishHangNoCoptic"/>
      </w:pPr>
      <w:r>
        <w:t>5 And I said, ‘I have been driven away from Your sight;</w:t>
      </w:r>
    </w:p>
    <w:p w14:paraId="36083DA4" w14:textId="77777777" w:rsidR="00895112" w:rsidRDefault="00895112" w:rsidP="00A7333E">
      <w:pPr>
        <w:pStyle w:val="EnglishHangEndNoCoptic"/>
        <w:ind w:firstLine="0"/>
      </w:pPr>
      <w:r>
        <w:t>Will I look again with favor toward Your holy temple?’</w:t>
      </w:r>
    </w:p>
    <w:p w14:paraId="75318ABA" w14:textId="77777777" w:rsidR="00895112" w:rsidRDefault="00895112" w:rsidP="00A7333E">
      <w:pPr>
        <w:pStyle w:val="EnglishHangNoCoptic"/>
      </w:pPr>
      <w:r>
        <w:t>6 Water is poured over me to my soul;</w:t>
      </w:r>
    </w:p>
    <w:p w14:paraId="08A3ECB9" w14:textId="77777777" w:rsidR="00895112" w:rsidRDefault="00895112" w:rsidP="00A7333E">
      <w:pPr>
        <w:pStyle w:val="EnglishHangNoCoptic"/>
        <w:ind w:firstLine="0"/>
      </w:pPr>
      <w:r>
        <w:t>the lowest depth encircled me;</w:t>
      </w:r>
    </w:p>
    <w:p w14:paraId="13BD1F18" w14:textId="77777777" w:rsidR="00895112" w:rsidRDefault="00895112" w:rsidP="00A7333E">
      <w:pPr>
        <w:pStyle w:val="EnglishHangEndNoCoptic"/>
        <w:ind w:firstLine="0"/>
      </w:pPr>
      <w:r>
        <w:t>my head sank into the clefts of the mountains.</w:t>
      </w:r>
    </w:p>
    <w:p w14:paraId="595EA3CC" w14:textId="77777777" w:rsidR="00895112" w:rsidRDefault="00895112" w:rsidP="00A7333E">
      <w:pPr>
        <w:pStyle w:val="EnglishHangNoCoptic"/>
      </w:pPr>
      <w:r>
        <w:lastRenderedPageBreak/>
        <w:t>7 I descended into the earth,</w:t>
      </w:r>
    </w:p>
    <w:p w14:paraId="1EBEBF46" w14:textId="77777777" w:rsidR="00895112" w:rsidRDefault="00895112" w:rsidP="00A7333E">
      <w:pPr>
        <w:pStyle w:val="EnglishHangNoCoptic"/>
        <w:ind w:firstLine="0"/>
      </w:pPr>
      <w:r>
        <w:t>whose bars are everlasting barriers;</w:t>
      </w:r>
    </w:p>
    <w:p w14:paraId="16BCA511" w14:textId="77777777" w:rsidR="00895112" w:rsidRDefault="00895112" w:rsidP="00A7333E">
      <w:pPr>
        <w:pStyle w:val="EnglishHangNoCoptic"/>
        <w:ind w:firstLine="0"/>
      </w:pPr>
      <w:r>
        <w:t>yet let my life ascend from corruption,</w:t>
      </w:r>
    </w:p>
    <w:p w14:paraId="5E153F56" w14:textId="77777777" w:rsidR="00895112" w:rsidRDefault="00895112" w:rsidP="00A7333E">
      <w:pPr>
        <w:pStyle w:val="EnglishHangEndNoCoptic"/>
        <w:ind w:firstLine="0"/>
      </w:pPr>
      <w:r>
        <w:t>O Lord, my God.</w:t>
      </w:r>
    </w:p>
    <w:p w14:paraId="702BAEFD" w14:textId="77777777" w:rsidR="00895112" w:rsidRDefault="00895112" w:rsidP="00A7333E">
      <w:pPr>
        <w:pStyle w:val="EnglishHangNoCoptic"/>
      </w:pPr>
      <w:r>
        <w:t>8 When my soul was failing from me,</w:t>
      </w:r>
    </w:p>
    <w:p w14:paraId="56E51D90" w14:textId="77777777" w:rsidR="00895112" w:rsidRDefault="00895112" w:rsidP="00A7333E">
      <w:pPr>
        <w:pStyle w:val="EnglishHangNoCoptic"/>
        <w:ind w:firstLine="0"/>
      </w:pPr>
      <w:r>
        <w:t>I remembered the Lord.</w:t>
      </w:r>
    </w:p>
    <w:p w14:paraId="2EAC0EAE" w14:textId="77777777" w:rsidR="00895112" w:rsidRDefault="00895112" w:rsidP="00A7333E">
      <w:pPr>
        <w:pStyle w:val="EnglishHangEndNoCoptic"/>
        <w:ind w:firstLine="0"/>
      </w:pPr>
      <w:r>
        <w:t>May my prayer be brought to You,</w:t>
      </w:r>
    </w:p>
    <w:p w14:paraId="19BBFC3C" w14:textId="77777777" w:rsidR="00895112" w:rsidRDefault="00895112" w:rsidP="00A7333E">
      <w:pPr>
        <w:pStyle w:val="EnglishHangEndNoCoptic"/>
        <w:ind w:firstLine="0"/>
      </w:pPr>
      <w:r>
        <w:t>into Your holy temple.</w:t>
      </w:r>
    </w:p>
    <w:p w14:paraId="5BC84729" w14:textId="77777777" w:rsidR="00895112" w:rsidRDefault="00895112" w:rsidP="00A7333E">
      <w:pPr>
        <w:pStyle w:val="EnglishHangNoCoptic"/>
      </w:pPr>
      <w:r>
        <w:t>9 Those who follow vanity and lies</w:t>
      </w:r>
    </w:p>
    <w:p w14:paraId="2D5EE708" w14:textId="77777777" w:rsidR="00895112" w:rsidRDefault="00895112" w:rsidP="00A7333E">
      <w:pPr>
        <w:pStyle w:val="EnglishHangEndNoCoptic"/>
        <w:ind w:firstLine="0"/>
      </w:pPr>
      <w:r>
        <w:t>forsake their own mercy.</w:t>
      </w:r>
    </w:p>
    <w:p w14:paraId="2CD1F067" w14:textId="77777777" w:rsidR="00895112" w:rsidRDefault="00895112" w:rsidP="00A7333E">
      <w:pPr>
        <w:pStyle w:val="EnglishHangNoCoptic"/>
      </w:pPr>
      <w:r>
        <w:t>10 But with a voice of confession and praise,</w:t>
      </w:r>
    </w:p>
    <w:p w14:paraId="0D0078BC" w14:textId="77777777" w:rsidR="00895112" w:rsidRDefault="00895112" w:rsidP="00A7333E">
      <w:pPr>
        <w:pStyle w:val="EnglishHangNoCoptic"/>
        <w:ind w:firstLine="0"/>
      </w:pPr>
      <w:r>
        <w:t>I will sacrifice to You.</w:t>
      </w:r>
    </w:p>
    <w:p w14:paraId="66248B8D" w14:textId="77777777" w:rsidR="00895112" w:rsidRDefault="00895112" w:rsidP="00A7333E">
      <w:pPr>
        <w:pStyle w:val="EnglishHangNoCoptic"/>
        <w:ind w:firstLine="0"/>
      </w:pPr>
      <w:r>
        <w:t>I will offer up to You as much as I vowed,</w:t>
      </w:r>
    </w:p>
    <w:p w14:paraId="230A9676" w14:textId="77777777" w:rsidR="00895112" w:rsidRDefault="00895112" w:rsidP="00A7333E">
      <w:pPr>
        <w:pStyle w:val="EnglishHangEndNoCoptic"/>
        <w:ind w:firstLine="0"/>
      </w:pPr>
      <w:r>
        <w:t>to You, the Lord of my Deliverance.”</w:t>
      </w:r>
    </w:p>
    <w:p w14:paraId="683AF878" w14:textId="77777777" w:rsidR="00895112" w:rsidRDefault="00895112" w:rsidP="00A7333E">
      <w:pPr>
        <w:pStyle w:val="Heading4"/>
      </w:pPr>
      <w:r>
        <w:t>The Prayer of Hezekiah the King</w:t>
      </w:r>
    </w:p>
    <w:p w14:paraId="395AF800" w14:textId="77777777" w:rsidR="00895112" w:rsidRDefault="00895112" w:rsidP="00A7333E">
      <w:pPr>
        <w:pStyle w:val="Rubric"/>
      </w:pPr>
      <w:r>
        <w:t>(Esaias 38:9-20. Coptic rite: Joyous Saturday; 9</w:t>
      </w:r>
      <w:r w:rsidRPr="00170FFC">
        <w:t>The prayer of Hezekiah king of Judah when he was sick and recovered from his sickness:</w:t>
      </w:r>
      <w:r>
        <w:t>)</w:t>
      </w:r>
    </w:p>
    <w:p w14:paraId="71E8DAC2" w14:textId="77777777" w:rsidR="00895112" w:rsidRDefault="00895112" w:rsidP="00A7333E">
      <w:pPr>
        <w:pStyle w:val="Rubric"/>
      </w:pPr>
      <w:r>
        <w:t>A reading from the book of Esias the Prophet. His blessing be upon us all. Amen.</w:t>
      </w:r>
    </w:p>
    <w:p w14:paraId="0D1D3E9D" w14:textId="77777777" w:rsidR="00895112" w:rsidRDefault="00895112" w:rsidP="00A7333E">
      <w:pPr>
        <w:pStyle w:val="EnglishHangNoCoptic"/>
      </w:pPr>
      <w:r w:rsidRPr="00170FFC">
        <w:t>“I said at the end of m</w:t>
      </w:r>
      <w:r>
        <w:t>y days, near the gates of Hades,</w:t>
      </w:r>
    </w:p>
    <w:p w14:paraId="35F7C382" w14:textId="77777777" w:rsidR="00895112" w:rsidRDefault="00895112" w:rsidP="00A7333E">
      <w:pPr>
        <w:pStyle w:val="EnglishHangEndNoCoptic"/>
        <w:ind w:firstLine="0"/>
      </w:pPr>
      <w:r w:rsidRPr="00170FFC">
        <w:t xml:space="preserve">‘I </w:t>
      </w:r>
      <w:r>
        <w:t>will</w:t>
      </w:r>
      <w:r w:rsidRPr="00170FFC">
        <w:t xml:space="preserve"> leave behind the remainder of my y</w:t>
      </w:r>
      <w:r>
        <w:t>ears.’</w:t>
      </w:r>
    </w:p>
    <w:p w14:paraId="7D142E16" w14:textId="77777777" w:rsidR="00895112" w:rsidRDefault="00895112" w:rsidP="00A7333E">
      <w:pPr>
        <w:pStyle w:val="EnglishHangNoCoptic"/>
      </w:pPr>
      <w:r w:rsidRPr="00170FFC">
        <w:t>11</w:t>
      </w:r>
      <w:r>
        <w:t xml:space="preserve"> I said, ‘I will no longer see</w:t>
      </w:r>
    </w:p>
    <w:p w14:paraId="0A38F65C" w14:textId="77777777" w:rsidR="00895112" w:rsidRDefault="00895112" w:rsidP="00A7333E">
      <w:pPr>
        <w:pStyle w:val="EnglishHangNoCoptic"/>
        <w:ind w:firstLine="0"/>
      </w:pPr>
      <w:r w:rsidRPr="00170FFC">
        <w:t>the salv</w:t>
      </w:r>
      <w:r>
        <w:t>ation of my God upon the earth;</w:t>
      </w:r>
    </w:p>
    <w:p w14:paraId="464FDE58" w14:textId="77777777" w:rsidR="00895112" w:rsidRDefault="00895112" w:rsidP="00A7333E">
      <w:pPr>
        <w:pStyle w:val="EnglishHangNoCoptic"/>
        <w:ind w:firstLine="0"/>
      </w:pPr>
      <w:r>
        <w:t>I will no longer see a man</w:t>
      </w:r>
    </w:p>
    <w:p w14:paraId="0111B548" w14:textId="77777777" w:rsidR="00895112" w:rsidRDefault="00895112" w:rsidP="00A7333E">
      <w:pPr>
        <w:pStyle w:val="EnglishHangEndNoCoptic"/>
        <w:ind w:firstLine="0"/>
      </w:pPr>
      <w:r>
        <w:t>From among my kindred.’</w:t>
      </w:r>
    </w:p>
    <w:p w14:paraId="1F64406F" w14:textId="77777777" w:rsidR="00895112" w:rsidRDefault="00895112" w:rsidP="00A7333E">
      <w:pPr>
        <w:pStyle w:val="EnglishHangNoCoptic"/>
      </w:pPr>
      <w:r w:rsidRPr="00170FFC">
        <w:t>12</w:t>
      </w:r>
      <w:r>
        <w:t xml:space="preserve"> </w:t>
      </w:r>
      <w:r w:rsidRPr="00170FFC">
        <w:t>I left b</w:t>
      </w:r>
      <w:r>
        <w:t>ehind what remained of my life.</w:t>
      </w:r>
    </w:p>
    <w:p w14:paraId="64089B6B" w14:textId="77777777" w:rsidR="00895112" w:rsidRDefault="00895112" w:rsidP="00A7333E">
      <w:pPr>
        <w:pStyle w:val="EnglishHangNoCoptic"/>
        <w:ind w:firstLine="0"/>
      </w:pPr>
      <w:r w:rsidRPr="00170FFC">
        <w:t>It</w:t>
      </w:r>
      <w:r>
        <w:t xml:space="preserve"> went away and departed from me</w:t>
      </w:r>
    </w:p>
    <w:p w14:paraId="393F4CF3" w14:textId="77777777" w:rsidR="00895112" w:rsidRDefault="00895112" w:rsidP="00A7333E">
      <w:pPr>
        <w:pStyle w:val="EnglishHangNoCoptic"/>
        <w:ind w:firstLine="0"/>
      </w:pPr>
      <w:r>
        <w:t>like one who takes down a tent.</w:t>
      </w:r>
    </w:p>
    <w:p w14:paraId="4C77C5D1" w14:textId="77777777" w:rsidR="00895112" w:rsidRDefault="00895112" w:rsidP="00A7333E">
      <w:pPr>
        <w:pStyle w:val="EnglishHangNoCoptic"/>
        <w:ind w:firstLine="0"/>
      </w:pPr>
      <w:r w:rsidRPr="00170FFC">
        <w:t xml:space="preserve">My breath became </w:t>
      </w:r>
      <w:r>
        <w:t>like a web</w:t>
      </w:r>
      <w:r w:rsidRPr="00170FFC">
        <w:t xml:space="preserve"> </w:t>
      </w:r>
      <w:r>
        <w:t xml:space="preserve">of a weaver </w:t>
      </w:r>
    </w:p>
    <w:p w14:paraId="29ECBDF7" w14:textId="77777777" w:rsidR="00895112" w:rsidRDefault="00895112" w:rsidP="00A7333E">
      <w:pPr>
        <w:pStyle w:val="EnglishHangEndNoCoptic"/>
        <w:ind w:firstLine="0"/>
      </w:pPr>
      <w:r>
        <w:t>within me, when she draws near to cut it.</w:t>
      </w:r>
    </w:p>
    <w:p w14:paraId="7A407ACD" w14:textId="77777777" w:rsidR="00895112" w:rsidRDefault="00895112" w:rsidP="00A7333E">
      <w:pPr>
        <w:pStyle w:val="EnglishHangNoCoptic"/>
      </w:pPr>
      <w:r w:rsidRPr="00170FFC">
        <w:t>13</w:t>
      </w:r>
      <w:r>
        <w:t xml:space="preserve"> On that day I was given</w:t>
      </w:r>
    </w:p>
    <w:p w14:paraId="16B41505" w14:textId="77777777" w:rsidR="00895112" w:rsidRDefault="00895112" w:rsidP="00A7333E">
      <w:pPr>
        <w:pStyle w:val="EnglishHangNoCoptic"/>
        <w:ind w:firstLine="0"/>
      </w:pPr>
      <w:r>
        <w:t>as to a lion until morning;</w:t>
      </w:r>
    </w:p>
    <w:p w14:paraId="15970EC0" w14:textId="77777777" w:rsidR="00895112" w:rsidRDefault="00895112" w:rsidP="00A7333E">
      <w:pPr>
        <w:pStyle w:val="EnglishHangNoCoptic"/>
        <w:ind w:firstLine="0"/>
      </w:pPr>
      <w:r>
        <w:t>so He broke my bones,</w:t>
      </w:r>
    </w:p>
    <w:p w14:paraId="5F1D9C7D" w14:textId="77777777" w:rsidR="00895112" w:rsidRDefault="00895112" w:rsidP="00A7333E">
      <w:pPr>
        <w:pStyle w:val="EnglishHangEndNoCoptic"/>
        <w:ind w:firstLine="0"/>
      </w:pPr>
      <w:r w:rsidRPr="00170FFC">
        <w:t xml:space="preserve">for </w:t>
      </w:r>
      <w:r>
        <w:t>I was given to him</w:t>
      </w:r>
      <w:r w:rsidRPr="00170FFC">
        <w:t xml:space="preserve"> from da</w:t>
      </w:r>
      <w:r>
        <w:t>y until night.</w:t>
      </w:r>
    </w:p>
    <w:p w14:paraId="0E093EDB" w14:textId="77777777" w:rsidR="00895112" w:rsidRDefault="00895112" w:rsidP="00A7333E">
      <w:pPr>
        <w:pStyle w:val="EnglishHangNoCoptic"/>
      </w:pPr>
      <w:r w:rsidRPr="00170FFC">
        <w:lastRenderedPageBreak/>
        <w:t>14</w:t>
      </w:r>
      <w:r>
        <w:t xml:space="preserve"> I will cry out like a swallow;</w:t>
      </w:r>
    </w:p>
    <w:p w14:paraId="13BD0A10" w14:textId="77777777" w:rsidR="00895112" w:rsidRDefault="00895112" w:rsidP="00A7333E">
      <w:pPr>
        <w:pStyle w:val="EnglishHangNoCoptic"/>
        <w:ind w:firstLine="0"/>
      </w:pPr>
      <w:r>
        <w:t>I will mourn like a dove.</w:t>
      </w:r>
    </w:p>
    <w:p w14:paraId="5637CB9F" w14:textId="77777777" w:rsidR="00895112" w:rsidRDefault="00895112" w:rsidP="00A7333E">
      <w:pPr>
        <w:pStyle w:val="EnglishHangNoCoptic"/>
        <w:ind w:firstLine="0"/>
      </w:pPr>
      <w:r w:rsidRPr="00170FFC">
        <w:t xml:space="preserve">My eyes </w:t>
      </w:r>
      <w:r>
        <w:t xml:space="preserve">have </w:t>
      </w:r>
      <w:r w:rsidRPr="00170FFC">
        <w:t>fail from l</w:t>
      </w:r>
      <w:r>
        <w:t>ooking to the height of heaven,</w:t>
      </w:r>
    </w:p>
    <w:p w14:paraId="358B7B5D" w14:textId="77777777" w:rsidR="00895112" w:rsidRDefault="00895112" w:rsidP="00A7333E">
      <w:pPr>
        <w:pStyle w:val="EnglishHangNoCoptic"/>
        <w:ind w:firstLine="0"/>
      </w:pPr>
      <w:r w:rsidRPr="00170FFC">
        <w:t>to</w:t>
      </w:r>
      <w:r>
        <w:t>ward the Lord, who delivered me</w:t>
      </w:r>
    </w:p>
    <w:p w14:paraId="43086824" w14:textId="77777777" w:rsidR="00895112" w:rsidRDefault="00895112" w:rsidP="00A7333E">
      <w:pPr>
        <w:pStyle w:val="EnglishHangEndNoCoptic"/>
        <w:ind w:firstLine="0"/>
      </w:pPr>
      <w:r w:rsidRPr="00170FFC">
        <w:t>15</w:t>
      </w:r>
      <w:r>
        <w:t xml:space="preserve"> </w:t>
      </w:r>
      <w:r w:rsidRPr="00170FFC">
        <w:t>a</w:t>
      </w:r>
      <w:r>
        <w:t>nd removed the pain of my soul.</w:t>
      </w:r>
    </w:p>
    <w:p w14:paraId="34900040" w14:textId="77777777" w:rsidR="00895112" w:rsidRDefault="00895112" w:rsidP="00A7333E">
      <w:pPr>
        <w:pStyle w:val="EnglishHangNoCoptic"/>
      </w:pPr>
      <w:r w:rsidRPr="00170FFC">
        <w:t>16</w:t>
      </w:r>
      <w:r>
        <w:t xml:space="preserve"> </w:t>
      </w:r>
      <w:r w:rsidRPr="00170FFC">
        <w:t>O Lord,</w:t>
      </w:r>
      <w:r>
        <w:t xml:space="preserve"> it was told You concerning this,</w:t>
      </w:r>
    </w:p>
    <w:p w14:paraId="1366628E" w14:textId="77777777" w:rsidR="00895112" w:rsidRDefault="00895112" w:rsidP="00A7333E">
      <w:pPr>
        <w:pStyle w:val="EnglishHangNoCoptic"/>
        <w:ind w:firstLine="0"/>
      </w:pPr>
      <w:r>
        <w:t>and You revived my breath;</w:t>
      </w:r>
    </w:p>
    <w:p w14:paraId="59DFAA1E" w14:textId="77777777" w:rsidR="00895112" w:rsidRDefault="00895112" w:rsidP="00A7333E">
      <w:pPr>
        <w:pStyle w:val="EnglishHangEndNoCoptic"/>
        <w:ind w:firstLine="0"/>
      </w:pPr>
      <w:r>
        <w:t>and I was comforted, and lived!</w:t>
      </w:r>
    </w:p>
    <w:p w14:paraId="748E1424" w14:textId="77777777" w:rsidR="00895112" w:rsidRDefault="00895112" w:rsidP="00A7333E">
      <w:pPr>
        <w:pStyle w:val="EnglishHangNoCoptic"/>
      </w:pPr>
      <w:r>
        <w:t>17 For You have chosen my soul,</w:t>
      </w:r>
    </w:p>
    <w:p w14:paraId="09A7A1B7" w14:textId="77777777" w:rsidR="00895112" w:rsidRDefault="00895112" w:rsidP="00A7333E">
      <w:pPr>
        <w:pStyle w:val="EnglishHangNoCoptic"/>
        <w:ind w:firstLine="0"/>
      </w:pPr>
      <w:r>
        <w:t>that it should not perish,</w:t>
      </w:r>
    </w:p>
    <w:p w14:paraId="7EF3AE09" w14:textId="77777777" w:rsidR="00895112" w:rsidRDefault="00895112" w:rsidP="00A7333E">
      <w:pPr>
        <w:pStyle w:val="EnglishHangNoCoptic"/>
        <w:ind w:firstLine="0"/>
      </w:pPr>
      <w:r w:rsidRPr="00170FFC">
        <w:t xml:space="preserve">and </w:t>
      </w:r>
      <w:r>
        <w:t>You cast all my sins</w:t>
      </w:r>
    </w:p>
    <w:p w14:paraId="65689730" w14:textId="77777777" w:rsidR="00895112" w:rsidRDefault="00895112" w:rsidP="00A7333E">
      <w:pPr>
        <w:pStyle w:val="EnglishHangEndNoCoptic"/>
        <w:ind w:firstLine="0"/>
      </w:pPr>
      <w:r>
        <w:t>behind me.</w:t>
      </w:r>
    </w:p>
    <w:p w14:paraId="787CF974" w14:textId="77777777" w:rsidR="00895112" w:rsidRDefault="00895112" w:rsidP="00A7333E">
      <w:pPr>
        <w:pStyle w:val="EnglishHangNoCoptic"/>
      </w:pPr>
      <w:r w:rsidRPr="00170FFC">
        <w:t>18</w:t>
      </w:r>
      <w:r>
        <w:t xml:space="preserve"> </w:t>
      </w:r>
      <w:r w:rsidRPr="00170FFC">
        <w:t>For those</w:t>
      </w:r>
      <w:r>
        <w:t xml:space="preserve"> in Hades will not praise You,</w:t>
      </w:r>
    </w:p>
    <w:p w14:paraId="6D7AE25B" w14:textId="77777777" w:rsidR="00895112" w:rsidRDefault="00895112" w:rsidP="00A7333E">
      <w:pPr>
        <w:pStyle w:val="EnglishHangNoCoptic"/>
        <w:ind w:firstLine="0"/>
      </w:pPr>
      <w:r w:rsidRPr="00170FFC">
        <w:t>n</w:t>
      </w:r>
      <w:r>
        <w:t>either will the dead bless You;</w:t>
      </w:r>
    </w:p>
    <w:p w14:paraId="1E4AA9C8" w14:textId="77777777" w:rsidR="00895112" w:rsidRDefault="00895112" w:rsidP="00A7333E">
      <w:pPr>
        <w:pStyle w:val="EnglishHangNoCoptic"/>
        <w:ind w:firstLine="0"/>
      </w:pPr>
      <w:r>
        <w:t>nor shall those in Hades hope</w:t>
      </w:r>
    </w:p>
    <w:p w14:paraId="316026B6" w14:textId="77777777" w:rsidR="00895112" w:rsidRDefault="00895112" w:rsidP="00A7333E">
      <w:pPr>
        <w:pStyle w:val="EnglishHangEndNoCoptic"/>
        <w:ind w:firstLine="0"/>
      </w:pPr>
      <w:r>
        <w:t>for Your mercy.</w:t>
      </w:r>
    </w:p>
    <w:p w14:paraId="50B9F1C7" w14:textId="77777777" w:rsidR="00895112" w:rsidRDefault="00895112" w:rsidP="00A7333E">
      <w:pPr>
        <w:pStyle w:val="EnglishHangNoCoptic"/>
      </w:pPr>
      <w:r>
        <w:t>19 The living will praise You</w:t>
      </w:r>
    </w:p>
    <w:p w14:paraId="087D3B15" w14:textId="77777777" w:rsidR="00895112" w:rsidRDefault="00895112" w:rsidP="00A7333E">
      <w:pPr>
        <w:pStyle w:val="EnglishHangNoCoptic"/>
        <w:ind w:firstLine="0"/>
      </w:pPr>
      <w:r w:rsidRPr="00170FFC">
        <w:t>as I</w:t>
      </w:r>
      <w:r>
        <w:t xml:space="preserve"> do,</w:t>
      </w:r>
    </w:p>
    <w:p w14:paraId="47505BA9" w14:textId="77777777" w:rsidR="00895112" w:rsidRDefault="00895112" w:rsidP="00A7333E">
      <w:pPr>
        <w:pStyle w:val="EnglishHangNoCoptic"/>
        <w:ind w:firstLine="0"/>
      </w:pPr>
      <w:r>
        <w:t>for from this day forward, I will cause children</w:t>
      </w:r>
    </w:p>
    <w:p w14:paraId="70D943B9" w14:textId="77777777" w:rsidR="00895112" w:rsidRDefault="00895112" w:rsidP="00A7333E">
      <w:pPr>
        <w:pStyle w:val="EnglishHangNoCoptic"/>
        <w:ind w:firstLine="0"/>
      </w:pPr>
      <w:r w:rsidRPr="00170FFC">
        <w:t>to declare Your righteo</w:t>
      </w:r>
      <w:r>
        <w:t>usness,</w:t>
      </w:r>
    </w:p>
    <w:p w14:paraId="5A080E89" w14:textId="77777777" w:rsidR="00895112" w:rsidRDefault="00895112" w:rsidP="00A7333E">
      <w:pPr>
        <w:pStyle w:val="EnglishHangEndNoCoptic"/>
        <w:ind w:firstLine="0"/>
      </w:pPr>
      <w:r>
        <w:t>O Lord of my salvation.</w:t>
      </w:r>
    </w:p>
    <w:p w14:paraId="02228134" w14:textId="77777777" w:rsidR="00895112" w:rsidRDefault="00895112"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00C35CCB" w14:textId="77777777" w:rsidR="00895112" w:rsidRDefault="00895112" w:rsidP="00A7333E">
      <w:pPr>
        <w:pStyle w:val="EnglishHangNoCoptic"/>
        <w:ind w:firstLine="0"/>
      </w:pPr>
      <w:r>
        <w:t>all the days of my life,</w:t>
      </w:r>
    </w:p>
    <w:p w14:paraId="61CB945D" w14:textId="77777777" w:rsidR="00895112" w:rsidRDefault="00895112" w:rsidP="00A7333E">
      <w:pPr>
        <w:pStyle w:val="EnglishHangEndNoCoptic"/>
        <w:ind w:firstLine="0"/>
      </w:pPr>
      <w:r w:rsidRPr="00170FFC">
        <w:t xml:space="preserve">before the house of </w:t>
      </w:r>
      <w:r>
        <w:t>the Lord</w:t>
      </w:r>
      <w:r w:rsidRPr="00170FFC">
        <w:t>.”</w:t>
      </w:r>
    </w:p>
    <w:p w14:paraId="5A07A299" w14:textId="77777777" w:rsidR="00895112" w:rsidRDefault="00895112" w:rsidP="00A7333E">
      <w:pPr>
        <w:pStyle w:val="Heading4"/>
      </w:pPr>
      <w:r>
        <w:t>The Prayer of Manesses the King</w:t>
      </w:r>
    </w:p>
    <w:p w14:paraId="71F5A71D" w14:textId="77777777" w:rsidR="00895112" w:rsidRDefault="00895112" w:rsidP="00A7333E">
      <w:pPr>
        <w:pStyle w:val="Rubric"/>
      </w:pPr>
      <w:r>
        <w:t>(Deuterocanonical. Sometimes called Psalm 152, or 2 Chronicles 37. Coptic rite: Joyous Saturday)</w:t>
      </w:r>
    </w:p>
    <w:p w14:paraId="7818F413" w14:textId="77777777" w:rsidR="00895112" w:rsidRDefault="00895112" w:rsidP="00ED1D04">
      <w:pPr>
        <w:pStyle w:val="Rubric"/>
      </w:pPr>
      <w:r>
        <w:t>The Prayer of Manesses the King. His blessing be upon us all. Amen.</w:t>
      </w:r>
    </w:p>
    <w:p w14:paraId="70587682" w14:textId="77777777" w:rsidR="00895112" w:rsidRDefault="00895112" w:rsidP="00A7333E">
      <w:pPr>
        <w:pStyle w:val="EnglishHangNoCoptic"/>
      </w:pPr>
      <w:r>
        <w:t>1 “O Lord Almighty,</w:t>
      </w:r>
    </w:p>
    <w:p w14:paraId="0CC751F1" w14:textId="77777777" w:rsidR="00895112" w:rsidRDefault="00895112" w:rsidP="00A7333E">
      <w:pPr>
        <w:pStyle w:val="EnglishHangNoCoptic"/>
        <w:ind w:firstLine="0"/>
      </w:pPr>
      <w:r>
        <w:t>the God of our fathers,</w:t>
      </w:r>
    </w:p>
    <w:p w14:paraId="559F2FA4" w14:textId="77777777" w:rsidR="00895112" w:rsidRDefault="00895112" w:rsidP="00A7333E">
      <w:pPr>
        <w:pStyle w:val="EnglishHangNoCoptic"/>
        <w:ind w:firstLine="0"/>
      </w:pPr>
      <w:r>
        <w:t>of Abraham, Isaac, and Jacob,</w:t>
      </w:r>
    </w:p>
    <w:p w14:paraId="56F37D0B" w14:textId="77777777" w:rsidR="00895112" w:rsidRDefault="00895112" w:rsidP="00A7333E">
      <w:pPr>
        <w:pStyle w:val="EnglishHangEndNoCoptic"/>
        <w:ind w:firstLine="0"/>
      </w:pPr>
      <w:r>
        <w:t>and their righteous seed;</w:t>
      </w:r>
    </w:p>
    <w:p w14:paraId="5611005D" w14:textId="77777777" w:rsidR="00895112" w:rsidRDefault="00895112" w:rsidP="00A7333E">
      <w:pPr>
        <w:pStyle w:val="EnglishHangNoCoptic"/>
      </w:pPr>
      <w:r>
        <w:t>2 Who made heaven and earth</w:t>
      </w:r>
    </w:p>
    <w:p w14:paraId="6547C2CE" w14:textId="77777777" w:rsidR="00895112" w:rsidRDefault="00895112" w:rsidP="00A7333E">
      <w:pPr>
        <w:pStyle w:val="EnglishHangEndNoCoptic"/>
        <w:ind w:firstLine="0"/>
      </w:pPr>
      <w:r>
        <w:t>with all their order;</w:t>
      </w:r>
    </w:p>
    <w:p w14:paraId="0D093C92" w14:textId="77777777" w:rsidR="00895112" w:rsidRDefault="00895112" w:rsidP="00A7333E">
      <w:pPr>
        <w:pStyle w:val="EnglishHangNoCoptic"/>
      </w:pPr>
      <w:r>
        <w:t>3 Who set the bounds of the sea</w:t>
      </w:r>
    </w:p>
    <w:p w14:paraId="36655773" w14:textId="77777777" w:rsidR="00895112" w:rsidRDefault="00895112" w:rsidP="00A7333E">
      <w:pPr>
        <w:pStyle w:val="EnglishHangNoCoptic"/>
        <w:ind w:firstLine="0"/>
      </w:pPr>
      <w:r>
        <w:t>by the word of Your statute;</w:t>
      </w:r>
    </w:p>
    <w:p w14:paraId="68D8A945" w14:textId="77777777" w:rsidR="00895112" w:rsidRDefault="00895112" w:rsidP="00A7333E">
      <w:pPr>
        <w:pStyle w:val="EnglishHangNoCoptic"/>
        <w:ind w:firstLine="0"/>
      </w:pPr>
      <w:r>
        <w:t>Who shut up the deep</w:t>
      </w:r>
    </w:p>
    <w:p w14:paraId="5AE2BBBE" w14:textId="77777777" w:rsidR="00895112" w:rsidRDefault="00895112" w:rsidP="00A7333E">
      <w:pPr>
        <w:pStyle w:val="EnglishHangEndNoCoptic"/>
        <w:ind w:firstLine="0"/>
      </w:pPr>
      <w:r>
        <w:t>and sealed it by Your awesome and glorious Name;</w:t>
      </w:r>
    </w:p>
    <w:p w14:paraId="474955A5" w14:textId="77777777" w:rsidR="00895112" w:rsidRDefault="00895112" w:rsidP="00A7333E">
      <w:pPr>
        <w:pStyle w:val="EnglishHangNoCoptic"/>
      </w:pPr>
      <w:r>
        <w:lastRenderedPageBreak/>
        <w:t>4 before whom all things tremble</w:t>
      </w:r>
    </w:p>
    <w:p w14:paraId="63676AD0" w14:textId="77777777" w:rsidR="00895112" w:rsidRDefault="00895112" w:rsidP="00A7333E">
      <w:pPr>
        <w:pStyle w:val="EnglishHangEndNoCoptic"/>
        <w:ind w:firstLine="0"/>
      </w:pPr>
      <w:r>
        <w:t>and fear because of Your power;</w:t>
      </w:r>
    </w:p>
    <w:p w14:paraId="11799F88" w14:textId="77777777" w:rsidR="00895112" w:rsidRDefault="00895112" w:rsidP="00A7333E">
      <w:pPr>
        <w:pStyle w:val="EnglishHangNoCoptic"/>
      </w:pPr>
      <w:r>
        <w:t>5 for the majesty of Your glory is unbearable,</w:t>
      </w:r>
    </w:p>
    <w:p w14:paraId="01E9E273" w14:textId="77777777" w:rsidR="00895112" w:rsidRDefault="00895112" w:rsidP="00A7333E">
      <w:pPr>
        <w:pStyle w:val="EnglishHangEndNoCoptic"/>
        <w:ind w:firstLine="0"/>
      </w:pPr>
      <w:r>
        <w:t>and the wrath of Your threats toward sinners cannot be withstood;</w:t>
      </w:r>
    </w:p>
    <w:p w14:paraId="04A1188B" w14:textId="77777777" w:rsidR="00895112" w:rsidRDefault="00895112" w:rsidP="00A7333E">
      <w:pPr>
        <w:pStyle w:val="EnglishHangEndNoCoptic"/>
      </w:pPr>
      <w:r>
        <w:t>6 yet Your merciful promise is immeasurable and unsearchable.</w:t>
      </w:r>
    </w:p>
    <w:p w14:paraId="333739E8" w14:textId="77777777" w:rsidR="00895112" w:rsidRDefault="00895112" w:rsidP="00A7333E">
      <w:pPr>
        <w:pStyle w:val="EnglishHangNoCoptic"/>
      </w:pPr>
      <w:r>
        <w:t>7 For You are the Lord Most High,</w:t>
      </w:r>
    </w:p>
    <w:p w14:paraId="68B54699" w14:textId="77777777" w:rsidR="00895112" w:rsidRDefault="00895112" w:rsidP="00A7333E">
      <w:pPr>
        <w:pStyle w:val="EnglishHangNoCoptic"/>
        <w:ind w:firstLine="0"/>
      </w:pPr>
      <w:r>
        <w:t>and are compassionate, slow to anger, and abounding in mercy,</w:t>
      </w:r>
    </w:p>
    <w:p w14:paraId="0D62378F" w14:textId="77777777" w:rsidR="00895112" w:rsidRDefault="00895112" w:rsidP="00A7333E">
      <w:pPr>
        <w:pStyle w:val="EnglishHangEndNoCoptic"/>
        <w:ind w:firstLine="0"/>
      </w:pPr>
      <w:r>
        <w:t>and repenting at all the evils of man.</w:t>
      </w:r>
    </w:p>
    <w:p w14:paraId="0BFA2E30" w14:textId="77777777" w:rsidR="00895112" w:rsidRDefault="00895112" w:rsidP="00A7333E">
      <w:pPr>
        <w:pStyle w:val="EnglishHangNoCoptic"/>
      </w:pPr>
      <w:r>
        <w:t>8 Therefore You, O Lord God of the righteous,</w:t>
      </w:r>
    </w:p>
    <w:p w14:paraId="17CA949F" w14:textId="77777777" w:rsidR="00895112" w:rsidRDefault="00895112" w:rsidP="00A7333E">
      <w:pPr>
        <w:pStyle w:val="EnglishHangNoCoptic"/>
        <w:ind w:firstLine="0"/>
      </w:pPr>
      <w:r>
        <w:t>have not appointed repentance for the righteous,</w:t>
      </w:r>
    </w:p>
    <w:p w14:paraId="51B45F8B" w14:textId="77777777" w:rsidR="00895112" w:rsidRDefault="00895112" w:rsidP="00A7333E">
      <w:pPr>
        <w:pStyle w:val="EnglishHangNoCoptic"/>
        <w:ind w:firstLine="0"/>
      </w:pPr>
      <w:r>
        <w:t>for Abraham, Isaac, and Jacob, who have not sinned against You;</w:t>
      </w:r>
    </w:p>
    <w:p w14:paraId="0FC231CA" w14:textId="77777777" w:rsidR="00895112" w:rsidRDefault="00895112" w:rsidP="00A7333E">
      <w:pPr>
        <w:pStyle w:val="EnglishHangEndNoCoptic"/>
        <w:ind w:firstLine="0"/>
      </w:pPr>
      <w:r>
        <w:t>but You have appointed repentance for me, the sinner,</w:t>
      </w:r>
    </w:p>
    <w:p w14:paraId="27FCC124" w14:textId="77777777" w:rsidR="00895112" w:rsidRDefault="00895112" w:rsidP="00A7333E">
      <w:pPr>
        <w:pStyle w:val="EnglishHangNoCoptic"/>
      </w:pPr>
      <w:r>
        <w:t>9 because I have sinned more than the number of the sands on the seashore.</w:t>
      </w:r>
    </w:p>
    <w:p w14:paraId="268A42BE" w14:textId="77777777" w:rsidR="00895112" w:rsidRDefault="00895112" w:rsidP="00A7333E">
      <w:pPr>
        <w:pStyle w:val="EnglishHangNoCoptic"/>
        <w:ind w:firstLine="0"/>
      </w:pPr>
      <w:r>
        <w:t>My lawlessness, O Lord, is multiplied.</w:t>
      </w:r>
    </w:p>
    <w:p w14:paraId="212F4380" w14:textId="77777777" w:rsidR="00895112" w:rsidRDefault="00895112" w:rsidP="00A7333E">
      <w:pPr>
        <w:pStyle w:val="EnglishHangNoCoptic"/>
        <w:ind w:firstLine="0"/>
      </w:pPr>
      <w:r>
        <w:t>Yes, my lawlessness is multiplied,</w:t>
      </w:r>
    </w:p>
    <w:p w14:paraId="2D3D3C20" w14:textId="77777777" w:rsidR="00895112" w:rsidRDefault="00895112" w:rsidP="00A7333E">
      <w:pPr>
        <w:pStyle w:val="EnglishHangNoCoptic"/>
        <w:ind w:firstLine="0"/>
      </w:pPr>
      <w:r>
        <w:t>and I am not worthy to fix my eyes to behold the heights of heaven</w:t>
      </w:r>
    </w:p>
    <w:p w14:paraId="21385B10" w14:textId="77777777" w:rsidR="00895112" w:rsidRDefault="00895112" w:rsidP="00A7333E">
      <w:pPr>
        <w:pStyle w:val="EnglishHangEndNoCoptic"/>
        <w:ind w:firstLine="0"/>
      </w:pPr>
      <w:r>
        <w:t>because of the multitude of my wrongdoings.</w:t>
      </w:r>
    </w:p>
    <w:p w14:paraId="0A0A3A93" w14:textId="77777777" w:rsidR="00895112" w:rsidRDefault="00895112" w:rsidP="00A7333E">
      <w:pPr>
        <w:pStyle w:val="EnglishHangNoCoptic"/>
      </w:pPr>
      <w:r>
        <w:t>10 I am bent down with many iron chains</w:t>
      </w:r>
    </w:p>
    <w:p w14:paraId="4575D100" w14:textId="77777777" w:rsidR="00895112" w:rsidRDefault="00895112" w:rsidP="00A7333E">
      <w:pPr>
        <w:pStyle w:val="EnglishHangNoCoptic"/>
        <w:ind w:firstLine="0"/>
      </w:pPr>
      <w:r>
        <w:t>that I shake my head over my sins,</w:t>
      </w:r>
    </w:p>
    <w:p w14:paraId="53DFBE4C" w14:textId="77777777" w:rsidR="00895112" w:rsidRDefault="00895112" w:rsidP="00A7333E">
      <w:pPr>
        <w:pStyle w:val="EnglishHangNoCoptic"/>
        <w:ind w:firstLine="0"/>
      </w:pPr>
      <w:r>
        <w:t>and I find no relief.</w:t>
      </w:r>
    </w:p>
    <w:p w14:paraId="49944685" w14:textId="77777777" w:rsidR="00895112" w:rsidRDefault="00895112" w:rsidP="00A7333E">
      <w:pPr>
        <w:pStyle w:val="EnglishHangNoCoptic"/>
        <w:ind w:firstLine="0"/>
      </w:pPr>
      <w:r>
        <w:t>For I have provoked Your anger</w:t>
      </w:r>
    </w:p>
    <w:p w14:paraId="58623F25" w14:textId="77777777" w:rsidR="00895112" w:rsidRDefault="00895112" w:rsidP="00A7333E">
      <w:pPr>
        <w:pStyle w:val="EnglishHangNoCoptic"/>
        <w:ind w:firstLine="0"/>
      </w:pPr>
      <w:r>
        <w:t>and done evil in your sight.</w:t>
      </w:r>
    </w:p>
    <w:p w14:paraId="4C1D5EAF" w14:textId="77777777" w:rsidR="00895112" w:rsidRDefault="00895112" w:rsidP="00A7333E">
      <w:pPr>
        <w:pStyle w:val="EnglishHangNoCoptic"/>
        <w:ind w:firstLine="0"/>
      </w:pPr>
      <w:r>
        <w:t>I have set up abominations</w:t>
      </w:r>
    </w:p>
    <w:p w14:paraId="1DC63D29" w14:textId="77777777" w:rsidR="00895112" w:rsidRDefault="00895112" w:rsidP="00A7333E">
      <w:pPr>
        <w:pStyle w:val="EnglishHangEndNoCoptic"/>
        <w:ind w:firstLine="0"/>
      </w:pPr>
      <w:r>
        <w:t>and multiplied idols.</w:t>
      </w:r>
    </w:p>
    <w:p w14:paraId="592522B6" w14:textId="77777777" w:rsidR="00895112" w:rsidRDefault="00895112" w:rsidP="00A7333E">
      <w:pPr>
        <w:pStyle w:val="EnglishHangNoCoptic"/>
      </w:pPr>
      <w:r>
        <w:t>11 Now therefore, I bend the knee of my heart,</w:t>
      </w:r>
    </w:p>
    <w:p w14:paraId="00B191A3" w14:textId="77777777" w:rsidR="00895112" w:rsidRDefault="00895112" w:rsidP="00A7333E">
      <w:pPr>
        <w:pStyle w:val="EnglishHangEndNoCoptic"/>
        <w:ind w:firstLine="0"/>
      </w:pPr>
      <w:r>
        <w:t>begging goodness from You.</w:t>
      </w:r>
    </w:p>
    <w:p w14:paraId="372CD4CF" w14:textId="77777777" w:rsidR="00895112" w:rsidRDefault="00895112" w:rsidP="00A7333E">
      <w:pPr>
        <w:pStyle w:val="EnglishHangNoCoptic"/>
      </w:pPr>
      <w:r>
        <w:t>12 I have sinned, O Lord, I have sinned,</w:t>
      </w:r>
    </w:p>
    <w:p w14:paraId="4DECE4B0" w14:textId="77777777" w:rsidR="00895112" w:rsidRDefault="00895112" w:rsidP="00A7333E">
      <w:pPr>
        <w:pStyle w:val="EnglishHangEndNoCoptic"/>
        <w:ind w:firstLine="0"/>
      </w:pPr>
      <w:r>
        <w:t>and I know my iniquity.</w:t>
      </w:r>
    </w:p>
    <w:p w14:paraId="140E10ED" w14:textId="77777777" w:rsidR="00895112" w:rsidRDefault="00895112" w:rsidP="00A7333E">
      <w:pPr>
        <w:pStyle w:val="EnglishHangNoCoptic"/>
      </w:pPr>
      <w:r>
        <w:t>13 I ask and beg you:</w:t>
      </w:r>
    </w:p>
    <w:p w14:paraId="7AAC1788" w14:textId="77777777" w:rsidR="00895112" w:rsidRDefault="00895112" w:rsidP="00A7333E">
      <w:pPr>
        <w:pStyle w:val="EnglishHangNoCoptic"/>
        <w:ind w:firstLine="0"/>
      </w:pPr>
      <w:r>
        <w:t>forgive me, O Lord, forgive me!</w:t>
      </w:r>
    </w:p>
    <w:p w14:paraId="370FA887" w14:textId="77777777" w:rsidR="00895112" w:rsidRDefault="00895112" w:rsidP="00A7333E">
      <w:pPr>
        <w:pStyle w:val="EnglishHangNoCoptic"/>
        <w:ind w:firstLine="0"/>
      </w:pPr>
      <w:r>
        <w:t>Do not destroy me because of my iniquity;</w:t>
      </w:r>
    </w:p>
    <w:p w14:paraId="6EC12113" w14:textId="77777777" w:rsidR="00895112" w:rsidRDefault="00895112" w:rsidP="00A7333E">
      <w:pPr>
        <w:pStyle w:val="EnglishHangNoCoptic"/>
        <w:ind w:firstLine="0"/>
      </w:pPr>
      <w:r>
        <w:t>neither reserve evils for me, nor be wrathful forever;</w:t>
      </w:r>
    </w:p>
    <w:p w14:paraId="021ED489" w14:textId="77777777" w:rsidR="00895112" w:rsidRDefault="00895112" w:rsidP="00A7333E">
      <w:pPr>
        <w:pStyle w:val="EnglishHangNoCoptic"/>
        <w:ind w:firstLine="0"/>
      </w:pPr>
      <w:r>
        <w:t>nor condemn me to the lowest parts of the earth;</w:t>
      </w:r>
    </w:p>
    <w:p w14:paraId="73CC3E58" w14:textId="77777777" w:rsidR="00895112" w:rsidRDefault="00895112" w:rsidP="00A7333E">
      <w:pPr>
        <w:pStyle w:val="EnglishHangEndNoCoptic"/>
        <w:ind w:firstLine="0"/>
      </w:pPr>
      <w:r>
        <w:t>for You are the Lord God of those who repent.</w:t>
      </w:r>
    </w:p>
    <w:p w14:paraId="7D80A71C" w14:textId="77777777" w:rsidR="00895112" w:rsidRDefault="00895112" w:rsidP="00A7333E">
      <w:pPr>
        <w:pStyle w:val="EnglishHangNoCoptic"/>
      </w:pPr>
      <w:r>
        <w:lastRenderedPageBreak/>
        <w:t>14 And in me, though I am unworthy,</w:t>
      </w:r>
    </w:p>
    <w:p w14:paraId="4B97D8BA" w14:textId="77777777" w:rsidR="00895112" w:rsidRDefault="00895112" w:rsidP="00A7333E">
      <w:pPr>
        <w:pStyle w:val="EnglishHangNoCoptic"/>
        <w:ind w:firstLine="0"/>
      </w:pPr>
      <w:r>
        <w:t>You will show Your goodness, and will save me</w:t>
      </w:r>
    </w:p>
    <w:p w14:paraId="1B6245A4" w14:textId="77777777" w:rsidR="00895112" w:rsidRDefault="00895112" w:rsidP="00A7333E">
      <w:pPr>
        <w:pStyle w:val="EnglishHangEndNoCoptic"/>
        <w:ind w:firstLine="0"/>
      </w:pPr>
      <w:r>
        <w:t>according to Your great mercy.</w:t>
      </w:r>
    </w:p>
    <w:p w14:paraId="241677E7" w14:textId="77777777" w:rsidR="00895112" w:rsidRDefault="00895112" w:rsidP="00A7333E">
      <w:pPr>
        <w:pStyle w:val="EnglishHangNoCoptic"/>
      </w:pPr>
      <w:r>
        <w:t>15 Therefore I shall praise You continually, all the days of my life,</w:t>
      </w:r>
    </w:p>
    <w:p w14:paraId="0D028BCC" w14:textId="77777777" w:rsidR="00895112" w:rsidRDefault="00895112" w:rsidP="00A7333E">
      <w:pPr>
        <w:pStyle w:val="EnglishHangNoCoptic"/>
        <w:ind w:firstLine="0"/>
      </w:pPr>
      <w:r>
        <w:t>for all the powers of the heavens praise You,</w:t>
      </w:r>
    </w:p>
    <w:p w14:paraId="35B9D166" w14:textId="77777777" w:rsidR="00895112" w:rsidRDefault="00895112" w:rsidP="00A7333E">
      <w:pPr>
        <w:pStyle w:val="EnglishHangEndNoCoptic"/>
        <w:ind w:firstLine="0"/>
      </w:pPr>
      <w:r>
        <w:t>and Yours is the glory unto the ages. Amen.”</w:t>
      </w:r>
    </w:p>
    <w:p w14:paraId="34A30A0D" w14:textId="77777777" w:rsidR="00895112" w:rsidRDefault="00895112" w:rsidP="00A7333E">
      <w:pPr>
        <w:pStyle w:val="Heading4"/>
      </w:pPr>
      <w:r>
        <w:t>The First Prayer of Esaias the Prophet</w:t>
      </w:r>
    </w:p>
    <w:p w14:paraId="6DC55FF3" w14:textId="77777777" w:rsidR="00895112" w:rsidRDefault="00895112" w:rsidP="00A7333E">
      <w:pPr>
        <w:pStyle w:val="Rubric"/>
      </w:pPr>
      <w:r>
        <w:t>(Esaias 26:9-20. Coptic rite: Joyous Saturday, Byzantine rite Fifth Ode. Esias’ prophecy, which is also his prayer. O Lord our God, grant us peace.)</w:t>
      </w:r>
    </w:p>
    <w:p w14:paraId="47FED534" w14:textId="77777777" w:rsidR="00895112" w:rsidRPr="0040319E" w:rsidRDefault="00895112" w:rsidP="00ED1D04">
      <w:pPr>
        <w:pStyle w:val="Rubric"/>
      </w:pPr>
      <w:r>
        <w:t>A reading from the Book of Esias the Prophet. His blessing be upon us all. Amen.</w:t>
      </w:r>
    </w:p>
    <w:p w14:paraId="16460356" w14:textId="77777777" w:rsidR="00895112" w:rsidRDefault="00895112" w:rsidP="00A7333E">
      <w:pPr>
        <w:pStyle w:val="EnglishHangNoCoptic"/>
      </w:pPr>
      <w:r>
        <w:t>[7 The way of the godly has become straight;</w:t>
      </w:r>
    </w:p>
    <w:p w14:paraId="16FAACBF" w14:textId="77777777" w:rsidR="00895112" w:rsidRDefault="00895112" w:rsidP="00A7333E">
      <w:pPr>
        <w:pStyle w:val="EnglishHangEndNoCoptic"/>
        <w:ind w:firstLine="0"/>
      </w:pPr>
      <w:r>
        <w:t>The way of the godly has been prepared,</w:t>
      </w:r>
    </w:p>
    <w:p w14:paraId="29C1DF33" w14:textId="77777777" w:rsidR="00895112" w:rsidRDefault="00895112" w:rsidP="00A7333E">
      <w:pPr>
        <w:pStyle w:val="EnglishHangNoCoptic"/>
      </w:pPr>
      <w:r>
        <w:t>8 for the way of the Lord is justice;</w:t>
      </w:r>
    </w:p>
    <w:p w14:paraId="0D9C69C4" w14:textId="77777777" w:rsidR="00895112" w:rsidRDefault="00895112" w:rsidP="00A7333E">
      <w:pPr>
        <w:pStyle w:val="EnglishHangNoCoptic"/>
        <w:ind w:firstLine="0"/>
      </w:pPr>
      <w:r>
        <w:t>we have hoped in Your Name</w:t>
      </w:r>
    </w:p>
    <w:p w14:paraId="44924D8F" w14:textId="77777777" w:rsidR="00895112" w:rsidRDefault="00895112" w:rsidP="00A7333E">
      <w:pPr>
        <w:pStyle w:val="EnglishHangEndNoCoptic"/>
        <w:ind w:firstLine="0"/>
      </w:pPr>
      <w:r>
        <w:t>and in the remembrance]</w:t>
      </w:r>
    </w:p>
    <w:p w14:paraId="3BB63A1F" w14:textId="77777777" w:rsidR="00895112" w:rsidRDefault="00895112" w:rsidP="00A7333E">
      <w:pPr>
        <w:pStyle w:val="EnglishHangNoCoptic"/>
      </w:pPr>
      <w:r w:rsidRPr="0040319E">
        <w:t>9</w:t>
      </w:r>
      <w:r>
        <w:t xml:space="preserve"> that our soul desires]</w:t>
      </w:r>
    </w:p>
    <w:p w14:paraId="58E08290" w14:textId="77777777" w:rsidR="00895112" w:rsidRDefault="00895112" w:rsidP="00A7333E">
      <w:pPr>
        <w:pStyle w:val="EnglishHangNoCoptic"/>
        <w:ind w:firstLine="0"/>
      </w:pPr>
      <w:r>
        <w:t>At night m</w:t>
      </w:r>
      <w:r w:rsidRPr="0040319E">
        <w:t>y spirit rises earl</w:t>
      </w:r>
      <w:r>
        <w:t>y toward You, O God,</w:t>
      </w:r>
    </w:p>
    <w:p w14:paraId="37FDBD35" w14:textId="77777777" w:rsidR="00895112" w:rsidRDefault="00895112" w:rsidP="00A7333E">
      <w:pPr>
        <w:pStyle w:val="EnglishHangNoCoptic"/>
        <w:ind w:firstLine="0"/>
      </w:pPr>
      <w:r w:rsidRPr="0040319E">
        <w:t>for Your comma</w:t>
      </w:r>
      <w:r>
        <w:t>nds are a light upon the earth.</w:t>
      </w:r>
    </w:p>
    <w:p w14:paraId="1C506D80" w14:textId="77777777" w:rsidR="00895112" w:rsidRDefault="00895112" w:rsidP="00A7333E">
      <w:pPr>
        <w:pStyle w:val="EnglishHangEndNoCoptic"/>
        <w:ind w:firstLine="0"/>
      </w:pPr>
      <w:r w:rsidRPr="0040319E">
        <w:t>Learn righteousne</w:t>
      </w:r>
      <w:r>
        <w:t>ss, you who dwell on the earth.</w:t>
      </w:r>
    </w:p>
    <w:p w14:paraId="548599C5" w14:textId="77777777" w:rsidR="00895112" w:rsidRDefault="00895112" w:rsidP="00A7333E">
      <w:pPr>
        <w:pStyle w:val="EnglishHangNoCoptic"/>
      </w:pPr>
      <w:r w:rsidRPr="0040319E">
        <w:t>10</w:t>
      </w:r>
      <w:r>
        <w:t xml:space="preserve"> The ungodly man ceases;</w:t>
      </w:r>
    </w:p>
    <w:p w14:paraId="24690557" w14:textId="77777777" w:rsidR="00895112" w:rsidRDefault="00895112" w:rsidP="00A7333E">
      <w:pPr>
        <w:pStyle w:val="EnglishHangNoCoptic"/>
        <w:ind w:firstLine="0"/>
      </w:pPr>
      <w:r w:rsidRPr="0040319E">
        <w:t>he will not le</w:t>
      </w:r>
      <w:r>
        <w:t>arn righteousness on the earth;</w:t>
      </w:r>
    </w:p>
    <w:p w14:paraId="6BFEAE39" w14:textId="77777777" w:rsidR="00895112" w:rsidRDefault="00895112" w:rsidP="00A7333E">
      <w:pPr>
        <w:pStyle w:val="EnglishHangNoCoptic"/>
        <w:ind w:firstLine="0"/>
      </w:pPr>
      <w:r>
        <w:t>he will not perform truth;</w:t>
      </w:r>
    </w:p>
    <w:p w14:paraId="246EB5D2" w14:textId="77777777" w:rsidR="00895112" w:rsidRDefault="00895112" w:rsidP="00A7333E">
      <w:pPr>
        <w:pStyle w:val="EnglishHangNoCoptic"/>
        <w:ind w:firstLine="0"/>
      </w:pPr>
      <w:r w:rsidRPr="0040319E">
        <w:t>let</w:t>
      </w:r>
      <w:r>
        <w:t xml:space="preserve"> the ungodly man be taken away,</w:t>
      </w:r>
    </w:p>
    <w:p w14:paraId="46420F88" w14:textId="77777777" w:rsidR="00895112" w:rsidRDefault="00895112" w:rsidP="00A7333E">
      <w:pPr>
        <w:pStyle w:val="EnglishHangEndNoCoptic"/>
        <w:ind w:firstLine="0"/>
      </w:pPr>
      <w:r w:rsidRPr="0040319E">
        <w:t>that he may</w:t>
      </w:r>
      <w:r>
        <w:t xml:space="preserve"> not see the glory of the Lord.</w:t>
      </w:r>
    </w:p>
    <w:p w14:paraId="6F5AB0DD" w14:textId="77777777" w:rsidR="00895112" w:rsidRDefault="00895112" w:rsidP="00A7333E">
      <w:pPr>
        <w:pStyle w:val="EnglishHangNoCoptic"/>
      </w:pPr>
      <w:r w:rsidRPr="0040319E">
        <w:t>11</w:t>
      </w:r>
      <w:r>
        <w:t xml:space="preserve"> O Lord, Your arm is exalted,</w:t>
      </w:r>
    </w:p>
    <w:p w14:paraId="05401409" w14:textId="77777777" w:rsidR="00895112" w:rsidRDefault="00895112" w:rsidP="00A7333E">
      <w:pPr>
        <w:pStyle w:val="EnglishHangNoCoptic"/>
        <w:ind w:firstLine="0"/>
      </w:pPr>
      <w:r>
        <w:t>but they have not known it.</w:t>
      </w:r>
    </w:p>
    <w:p w14:paraId="064D5997" w14:textId="77777777" w:rsidR="00895112" w:rsidRDefault="00895112" w:rsidP="00A7333E">
      <w:pPr>
        <w:pStyle w:val="EnglishHangNoCoptic"/>
        <w:ind w:firstLine="0"/>
      </w:pPr>
      <w:r w:rsidRPr="0040319E">
        <w:t xml:space="preserve">But when they </w:t>
      </w:r>
      <w:r>
        <w:t>realize it, they shall be ashamed,</w:t>
      </w:r>
    </w:p>
    <w:p w14:paraId="6072B1CC" w14:textId="77777777" w:rsidR="00895112" w:rsidRDefault="00895112" w:rsidP="00A7333E">
      <w:pPr>
        <w:pStyle w:val="EnglishHangNoCoptic"/>
        <w:ind w:firstLine="0"/>
      </w:pPr>
      <w:r w:rsidRPr="0040319E">
        <w:t>for jealousy</w:t>
      </w:r>
      <w:r>
        <w:t xml:space="preserve"> will seize an untaught people;</w:t>
      </w:r>
    </w:p>
    <w:p w14:paraId="2B1BC4F0" w14:textId="77777777" w:rsidR="00895112" w:rsidRDefault="00895112" w:rsidP="00A7333E">
      <w:pPr>
        <w:pStyle w:val="EnglishHangEndNoCoptic"/>
        <w:ind w:firstLine="0"/>
      </w:pPr>
      <w:r w:rsidRPr="0040319E">
        <w:t>and now fi</w:t>
      </w:r>
      <w:r>
        <w:t>re will consume the adversaries.</w:t>
      </w:r>
    </w:p>
    <w:p w14:paraId="635EFF41" w14:textId="77777777" w:rsidR="00895112" w:rsidRDefault="00895112" w:rsidP="00A7333E">
      <w:pPr>
        <w:pStyle w:val="EnglishHangNoCoptic"/>
      </w:pPr>
      <w:r w:rsidRPr="0040319E">
        <w:t>12</w:t>
      </w:r>
      <w:r>
        <w:t xml:space="preserve"> O Lord our God, grant us peace,</w:t>
      </w:r>
    </w:p>
    <w:p w14:paraId="4E73592C" w14:textId="77777777" w:rsidR="00895112" w:rsidRDefault="00895112" w:rsidP="00A7333E">
      <w:pPr>
        <w:pStyle w:val="EnglishHangEndNoCoptic"/>
        <w:ind w:firstLine="0"/>
      </w:pPr>
      <w:r w:rsidRPr="0040319E">
        <w:t>f</w:t>
      </w:r>
      <w:r>
        <w:t>or You grant everything to us.</w:t>
      </w:r>
    </w:p>
    <w:p w14:paraId="3A30D0CA" w14:textId="77777777" w:rsidR="00895112" w:rsidRDefault="00895112" w:rsidP="00A7333E">
      <w:pPr>
        <w:pStyle w:val="EnglishHangNoCoptic"/>
      </w:pPr>
      <w:r>
        <w:t>13 O Lord our God, take possession of us;</w:t>
      </w:r>
    </w:p>
    <w:p w14:paraId="7DC6AD1F" w14:textId="77777777" w:rsidR="00895112" w:rsidRDefault="00895112" w:rsidP="00A7333E">
      <w:pPr>
        <w:pStyle w:val="EnglishHangNoCoptic"/>
        <w:ind w:firstLine="0"/>
      </w:pPr>
      <w:r w:rsidRPr="0040319E">
        <w:t>O Lord</w:t>
      </w:r>
      <w:r>
        <w:t>, we know no other besides You;</w:t>
      </w:r>
    </w:p>
    <w:p w14:paraId="49EC7300" w14:textId="77777777" w:rsidR="00895112" w:rsidRDefault="00895112" w:rsidP="00A7333E">
      <w:pPr>
        <w:pStyle w:val="EnglishHangEndNoCoptic"/>
        <w:ind w:firstLine="0"/>
      </w:pPr>
      <w:r>
        <w:t>we name Your Name.</w:t>
      </w:r>
    </w:p>
    <w:p w14:paraId="0F04A0D8" w14:textId="77777777" w:rsidR="00895112" w:rsidRDefault="00895112" w:rsidP="00A7333E">
      <w:pPr>
        <w:pStyle w:val="EnglishHangNoCoptic"/>
      </w:pPr>
      <w:r w:rsidRPr="0040319E">
        <w:lastRenderedPageBreak/>
        <w:t>14</w:t>
      </w:r>
      <w:r>
        <w:t xml:space="preserve"> </w:t>
      </w:r>
      <w:r w:rsidRPr="0040319E">
        <w:t xml:space="preserve">The dead will not </w:t>
      </w:r>
      <w:r>
        <w:t>see life;</w:t>
      </w:r>
    </w:p>
    <w:p w14:paraId="3F9B29C7" w14:textId="77777777" w:rsidR="00895112" w:rsidRDefault="00895112" w:rsidP="00A7333E">
      <w:pPr>
        <w:pStyle w:val="EnglishHangNoCoptic"/>
        <w:ind w:firstLine="0"/>
      </w:pPr>
      <w:r w:rsidRPr="0040319E">
        <w:t>neit</w:t>
      </w:r>
      <w:r>
        <w:t>her will physicians raise them,</w:t>
      </w:r>
    </w:p>
    <w:p w14:paraId="3E9E90AF" w14:textId="77777777" w:rsidR="00895112" w:rsidRDefault="00895112" w:rsidP="00A7333E">
      <w:pPr>
        <w:pStyle w:val="EnglishHangNoCoptic"/>
        <w:ind w:firstLine="0"/>
      </w:pPr>
      <w:r>
        <w:t>because</w:t>
      </w:r>
      <w:r w:rsidRPr="0040319E">
        <w:t xml:space="preserve"> You brought evil</w:t>
      </w:r>
      <w:r>
        <w:t>s upon them and destroyed them,</w:t>
      </w:r>
    </w:p>
    <w:p w14:paraId="642157CC" w14:textId="77777777" w:rsidR="00895112" w:rsidRDefault="00895112" w:rsidP="00A7333E">
      <w:pPr>
        <w:pStyle w:val="EnglishHangEndNoCoptic"/>
        <w:ind w:firstLine="0"/>
      </w:pPr>
      <w:r w:rsidRPr="0040319E">
        <w:t xml:space="preserve">and </w:t>
      </w:r>
      <w:r>
        <w:t>took away all their males.</w:t>
      </w:r>
    </w:p>
    <w:p w14:paraId="6E321F39" w14:textId="77777777" w:rsidR="00895112" w:rsidRDefault="00895112" w:rsidP="00A7333E">
      <w:pPr>
        <w:pStyle w:val="EnglishHangNoCoptic"/>
      </w:pPr>
      <w:r w:rsidRPr="0040319E">
        <w:t>15</w:t>
      </w:r>
      <w:r>
        <w:t xml:space="preserve"> </w:t>
      </w:r>
      <w:r w:rsidRPr="0040319E">
        <w:t>Br</w:t>
      </w:r>
      <w:r>
        <w:t>ing more evils on them, O Lord,</w:t>
      </w:r>
    </w:p>
    <w:p w14:paraId="13E4C00D" w14:textId="77777777" w:rsidR="00895112" w:rsidRDefault="00895112" w:rsidP="00A7333E">
      <w:pPr>
        <w:pStyle w:val="EnglishHangEndNoCoptic"/>
        <w:ind w:firstLine="0"/>
      </w:pPr>
      <w:r>
        <w:t>on the glorious of the earth.</w:t>
      </w:r>
    </w:p>
    <w:p w14:paraId="49A86D64" w14:textId="77777777" w:rsidR="00895112" w:rsidRDefault="00895112" w:rsidP="00A7333E">
      <w:pPr>
        <w:pStyle w:val="EnglishHangNoCoptic"/>
      </w:pPr>
      <w:r w:rsidRPr="0040319E">
        <w:t>16</w:t>
      </w:r>
      <w:r>
        <w:t xml:space="preserve"> </w:t>
      </w:r>
      <w:r w:rsidRPr="0040319E">
        <w:t xml:space="preserve">O Lord, I remembered You in my </w:t>
      </w:r>
      <w:r>
        <w:t>affliction.</w:t>
      </w:r>
    </w:p>
    <w:p w14:paraId="5D7977C8" w14:textId="77777777" w:rsidR="00895112" w:rsidRDefault="00895112" w:rsidP="00A7333E">
      <w:pPr>
        <w:pStyle w:val="EnglishHangEndNoCoptic"/>
        <w:ind w:firstLine="0"/>
      </w:pPr>
      <w:r w:rsidRPr="0040319E">
        <w:t>Your chastenin</w:t>
      </w:r>
      <w:r>
        <w:t>g to us was a small affliction.</w:t>
      </w:r>
    </w:p>
    <w:p w14:paraId="17F5276C" w14:textId="77777777" w:rsidR="00895112" w:rsidRDefault="00895112" w:rsidP="00A7333E">
      <w:pPr>
        <w:pStyle w:val="EnglishHangNoCoptic"/>
      </w:pPr>
      <w:r w:rsidRPr="0040319E">
        <w:t>17</w:t>
      </w:r>
      <w:r>
        <w:t xml:space="preserve"> </w:t>
      </w:r>
      <w:r w:rsidRPr="0040319E">
        <w:t>As a woman with child is in p</w:t>
      </w:r>
      <w:r>
        <w:t>ain</w:t>
      </w:r>
    </w:p>
    <w:p w14:paraId="32F62610" w14:textId="77777777" w:rsidR="00895112" w:rsidRDefault="00895112" w:rsidP="00A7333E">
      <w:pPr>
        <w:pStyle w:val="EnglishHangNoCoptic"/>
        <w:ind w:firstLine="0"/>
      </w:pPr>
      <w:r>
        <w:t>and cries out in her pangs</w:t>
      </w:r>
    </w:p>
    <w:p w14:paraId="281F06C3" w14:textId="77777777" w:rsidR="00895112" w:rsidRDefault="00895112" w:rsidP="00A7333E">
      <w:pPr>
        <w:pStyle w:val="EnglishHangNoCoptic"/>
        <w:ind w:firstLine="0"/>
      </w:pPr>
      <w:r w:rsidRPr="0040319E">
        <w:t xml:space="preserve">when she </w:t>
      </w:r>
      <w:r>
        <w:t>is about to give birth,</w:t>
      </w:r>
    </w:p>
    <w:p w14:paraId="49531D3D" w14:textId="77777777" w:rsidR="00895112" w:rsidRDefault="00895112" w:rsidP="00A7333E">
      <w:pPr>
        <w:pStyle w:val="EnglishHangNoCoptic"/>
        <w:ind w:firstLine="0"/>
      </w:pPr>
      <w:r>
        <w:t>so we became to Your beloved</w:t>
      </w:r>
    </w:p>
    <w:p w14:paraId="1495820F" w14:textId="77777777" w:rsidR="00895112" w:rsidRDefault="00895112" w:rsidP="00A7333E">
      <w:pPr>
        <w:pStyle w:val="EnglishHangEndNoCoptic"/>
        <w:ind w:firstLine="0"/>
      </w:pPr>
      <w:r>
        <w:t>because of Your fear, O Lord.</w:t>
      </w:r>
    </w:p>
    <w:p w14:paraId="46AB2535" w14:textId="77777777" w:rsidR="00895112" w:rsidRDefault="00895112" w:rsidP="00A7333E">
      <w:pPr>
        <w:pStyle w:val="EnglishHangNoCoptic"/>
      </w:pPr>
      <w:r w:rsidRPr="0040319E">
        <w:t>18</w:t>
      </w:r>
      <w:r>
        <w:t xml:space="preserve"> We have conceived,</w:t>
      </w:r>
    </w:p>
    <w:p w14:paraId="2EBF3F17" w14:textId="77777777" w:rsidR="00895112" w:rsidRDefault="00895112" w:rsidP="00A7333E">
      <w:pPr>
        <w:pStyle w:val="EnglishHangNoCoptic"/>
        <w:ind w:firstLine="0"/>
      </w:pPr>
      <w:r w:rsidRPr="0040319E">
        <w:t>we have been in</w:t>
      </w:r>
      <w:r>
        <w:t xml:space="preserve"> pain,</w:t>
      </w:r>
    </w:p>
    <w:p w14:paraId="79E43137" w14:textId="77777777" w:rsidR="00895112" w:rsidRDefault="00895112" w:rsidP="00A7333E">
      <w:pPr>
        <w:pStyle w:val="EnglishHangNoCoptic"/>
        <w:ind w:firstLine="0"/>
      </w:pPr>
      <w:r>
        <w:t>and we have given birth.</w:t>
      </w:r>
    </w:p>
    <w:p w14:paraId="4240FF58" w14:textId="77777777" w:rsidR="00895112" w:rsidRDefault="00895112" w:rsidP="00A7333E">
      <w:pPr>
        <w:pStyle w:val="EnglishHangNoCoptic"/>
        <w:ind w:firstLine="0"/>
      </w:pPr>
      <w:r w:rsidRPr="0040319E">
        <w:t xml:space="preserve">We brought forth the spirit </w:t>
      </w:r>
      <w:r>
        <w:t>of Your salvation on the earth.</w:t>
      </w:r>
    </w:p>
    <w:p w14:paraId="5290B041" w14:textId="77777777" w:rsidR="00895112" w:rsidRDefault="00895112" w:rsidP="00A7333E">
      <w:pPr>
        <w:pStyle w:val="EnglishHangEndNoCoptic"/>
        <w:ind w:firstLine="0"/>
      </w:pPr>
      <w:r w:rsidRPr="0040319E">
        <w:t>But the inhab</w:t>
      </w:r>
      <w:r>
        <w:t>itants of the earth will fall.</w:t>
      </w:r>
    </w:p>
    <w:p w14:paraId="13C68CED" w14:textId="77777777" w:rsidR="00895112" w:rsidRDefault="00895112"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4319155F" w14:textId="77777777" w:rsidR="00895112" w:rsidRDefault="00895112" w:rsidP="00A7333E">
      <w:pPr>
        <w:pStyle w:val="EnglishHangNoCoptic"/>
        <w:ind w:firstLine="0"/>
      </w:pPr>
      <w:r w:rsidRPr="0040319E">
        <w:t>Th</w:t>
      </w:r>
      <w:r>
        <w:t>ose in the earth will rejoice,</w:t>
      </w:r>
    </w:p>
    <w:p w14:paraId="3455BCF9" w14:textId="77777777" w:rsidR="00895112" w:rsidRDefault="00895112" w:rsidP="00A7333E">
      <w:pPr>
        <w:pStyle w:val="EnglishHangNoCoptic"/>
        <w:ind w:firstLine="0"/>
      </w:pPr>
      <w:r>
        <w:t>for your dew is</w:t>
      </w:r>
      <w:r w:rsidRPr="0040319E">
        <w:t xml:space="preserve"> heali</w:t>
      </w:r>
      <w:r>
        <w:t>ng to them,</w:t>
      </w:r>
    </w:p>
    <w:p w14:paraId="583F5FAB" w14:textId="77777777" w:rsidR="00895112" w:rsidRDefault="00895112" w:rsidP="00A7333E">
      <w:pPr>
        <w:pStyle w:val="EnglishHangEndNoCoptic"/>
        <w:ind w:firstLine="0"/>
      </w:pPr>
      <w:r w:rsidRPr="0040319E">
        <w:t>but the land of the</w:t>
      </w:r>
      <w:r>
        <w:t xml:space="preserve"> ungodly shall come to an end.”</w:t>
      </w:r>
    </w:p>
    <w:p w14:paraId="1245FA57" w14:textId="77777777" w:rsidR="00895112" w:rsidRDefault="00895112" w:rsidP="00A7333E">
      <w:pPr>
        <w:pStyle w:val="EnglishHangNoCoptic"/>
      </w:pPr>
      <w:r w:rsidRPr="0040319E">
        <w:t>20</w:t>
      </w:r>
      <w:r>
        <w:t xml:space="preserve"> </w:t>
      </w:r>
      <w:r w:rsidRPr="0040319E">
        <w:t>Come</w:t>
      </w:r>
      <w:r>
        <w:t>, my people, enter your closets</w:t>
      </w:r>
    </w:p>
    <w:p w14:paraId="21A19F91" w14:textId="77777777" w:rsidR="00895112" w:rsidRDefault="00895112" w:rsidP="00A7333E">
      <w:pPr>
        <w:pStyle w:val="EnglishHangNoCoptic"/>
        <w:ind w:firstLine="0"/>
      </w:pPr>
      <w:r>
        <w:t>and shut your door;</w:t>
      </w:r>
    </w:p>
    <w:p w14:paraId="50734DD9" w14:textId="77777777" w:rsidR="00895112" w:rsidRDefault="00895112" w:rsidP="00A7333E">
      <w:pPr>
        <w:pStyle w:val="EnglishHangNoCoptic"/>
        <w:ind w:firstLine="0"/>
      </w:pPr>
      <w:r w:rsidRPr="0040319E">
        <w:t>hide y</w:t>
      </w:r>
      <w:r>
        <w:t>ourself for a short while,</w:t>
      </w:r>
    </w:p>
    <w:p w14:paraId="727E654E" w14:textId="77777777" w:rsidR="00895112" w:rsidRDefault="00895112" w:rsidP="00A7333E">
      <w:pPr>
        <w:pStyle w:val="EnglishHangEndNoCoptic"/>
        <w:ind w:firstLine="0"/>
      </w:pPr>
      <w:r w:rsidRPr="0040319E">
        <w:t>until</w:t>
      </w:r>
      <w:r>
        <w:t xml:space="preserve"> the wrath of the Lord is passed.</w:t>
      </w:r>
    </w:p>
    <w:p w14:paraId="76015B9E" w14:textId="77777777" w:rsidR="00895112" w:rsidRDefault="00895112" w:rsidP="00A7333E">
      <w:pPr>
        <w:pStyle w:val="EnglishHangNoCoptic"/>
      </w:pPr>
      <w:r w:rsidRPr="0040319E">
        <w:t>21</w:t>
      </w:r>
      <w:r>
        <w:t xml:space="preserve"> </w:t>
      </w:r>
      <w:r w:rsidRPr="0040319E">
        <w:t>For behold, the Lord is bringing wrath from His holy plac</w:t>
      </w:r>
      <w:r>
        <w:t>e</w:t>
      </w:r>
    </w:p>
    <w:p w14:paraId="2D24A706" w14:textId="77777777" w:rsidR="00895112" w:rsidRDefault="00895112" w:rsidP="00A7333E">
      <w:pPr>
        <w:pStyle w:val="EnglishHangNoCoptic"/>
        <w:ind w:firstLine="0"/>
      </w:pPr>
      <w:r w:rsidRPr="0040319E">
        <w:t>upon</w:t>
      </w:r>
      <w:r>
        <w:t xml:space="preserve"> the inhabitants of the earth,</w:t>
      </w:r>
    </w:p>
    <w:p w14:paraId="722856EF" w14:textId="77777777" w:rsidR="00895112" w:rsidRDefault="00895112" w:rsidP="00A7333E">
      <w:pPr>
        <w:pStyle w:val="EnglishHangNoCoptic"/>
        <w:ind w:firstLine="0"/>
      </w:pPr>
      <w:r>
        <w:t>a</w:t>
      </w:r>
      <w:r w:rsidRPr="0040319E">
        <w:t>nd t</w:t>
      </w:r>
      <w:r>
        <w:t>he earth will uncover its blood</w:t>
      </w:r>
    </w:p>
    <w:p w14:paraId="109C1327" w14:textId="77777777" w:rsidR="00895112" w:rsidRPr="00783F3E" w:rsidRDefault="00895112" w:rsidP="00A7333E">
      <w:pPr>
        <w:pStyle w:val="EnglishHangEndNoCoptic"/>
        <w:ind w:firstLine="0"/>
      </w:pPr>
      <w:r w:rsidRPr="0040319E">
        <w:t>and will not cover its slain.</w:t>
      </w:r>
    </w:p>
    <w:p w14:paraId="4E976A40" w14:textId="77777777" w:rsidR="00895112" w:rsidRDefault="00895112" w:rsidP="00A7333E">
      <w:pPr>
        <w:pStyle w:val="Heading4"/>
      </w:pPr>
      <w:r>
        <w:t>The Second Prayer of Esaias the Prophet</w:t>
      </w:r>
    </w:p>
    <w:p w14:paraId="21D4041A" w14:textId="77777777" w:rsidR="00895112" w:rsidRDefault="00895112" w:rsidP="00A7333E">
      <w:pPr>
        <w:pStyle w:val="Rubric"/>
      </w:pPr>
      <w:r>
        <w:t>(Esaias 25:1-12. Coptic rite: Joyous Saturday.)</w:t>
      </w:r>
    </w:p>
    <w:p w14:paraId="5DAE0DAB" w14:textId="77777777" w:rsidR="00895112" w:rsidRPr="0040319E" w:rsidRDefault="00895112" w:rsidP="00ED1D04">
      <w:pPr>
        <w:pStyle w:val="Rubric"/>
      </w:pPr>
      <w:r>
        <w:t>Again, a reading from the book of Esaias the Prophet. His blessing be upon us all. Amen.</w:t>
      </w:r>
    </w:p>
    <w:p w14:paraId="794F4A1C" w14:textId="77777777" w:rsidR="00895112" w:rsidRDefault="00895112" w:rsidP="00A7333E">
      <w:pPr>
        <w:pStyle w:val="EnglishHangNoCoptic"/>
      </w:pPr>
      <w:r>
        <w:lastRenderedPageBreak/>
        <w:t>1 O Lord my God,</w:t>
      </w:r>
    </w:p>
    <w:p w14:paraId="71DB1113" w14:textId="77777777" w:rsidR="00895112" w:rsidRDefault="00895112" w:rsidP="00A7333E">
      <w:pPr>
        <w:pStyle w:val="EnglishHangNoCoptic"/>
        <w:ind w:firstLine="0"/>
      </w:pPr>
      <w:r>
        <w:t>I will glorify You;</w:t>
      </w:r>
    </w:p>
    <w:p w14:paraId="7C2AFE4F" w14:textId="77777777" w:rsidR="00895112" w:rsidRDefault="00895112" w:rsidP="00A7333E">
      <w:pPr>
        <w:pStyle w:val="EnglishHangNoCoptic"/>
        <w:ind w:firstLine="0"/>
      </w:pPr>
      <w:r w:rsidRPr="00224A73">
        <w:t>I</w:t>
      </w:r>
      <w:r>
        <w:t xml:space="preserve"> will sing a hymn to Your Name,</w:t>
      </w:r>
    </w:p>
    <w:p w14:paraId="186B1902" w14:textId="77777777" w:rsidR="00895112" w:rsidRDefault="00895112" w:rsidP="00A7333E">
      <w:pPr>
        <w:pStyle w:val="EnglishHangNoCoptic"/>
        <w:ind w:firstLine="0"/>
      </w:pPr>
      <w:r w:rsidRPr="00224A73">
        <w:t xml:space="preserve">for </w:t>
      </w:r>
      <w:r>
        <w:t>You have done wonderful things—</w:t>
      </w:r>
    </w:p>
    <w:p w14:paraId="5FAB2263"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435326CD" w14:textId="77777777" w:rsidR="00895112" w:rsidRDefault="00895112" w:rsidP="00A7333E">
      <w:pPr>
        <w:pStyle w:val="EnglishHangNoCoptic"/>
      </w:pPr>
      <w:r w:rsidRPr="00224A73">
        <w:t>2</w:t>
      </w:r>
      <w:r>
        <w:t xml:space="preserve"> </w:t>
      </w:r>
      <w:r w:rsidRPr="00224A73">
        <w:t>Fo</w:t>
      </w:r>
      <w:r>
        <w:t>r You have made cities into a mound;</w:t>
      </w:r>
    </w:p>
    <w:p w14:paraId="68046375"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0B68694E" w14:textId="77777777" w:rsidR="00895112" w:rsidRDefault="00895112" w:rsidP="00A7333E">
      <w:pPr>
        <w:pStyle w:val="EnglishHangEndNoCoptic"/>
        <w:ind w:firstLine="0"/>
      </w:pPr>
      <w:r w:rsidRPr="00224A73">
        <w:t>The city of the ungo</w:t>
      </w:r>
      <w:r>
        <w:t>dly shall not be built forever.</w:t>
      </w:r>
    </w:p>
    <w:p w14:paraId="3F9C9B18"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5F6C5AD" w14:textId="77777777" w:rsidR="00895112" w:rsidRDefault="00895112" w:rsidP="00A7333E">
      <w:pPr>
        <w:pStyle w:val="EnglishHangEndNoCoptic"/>
        <w:ind w:firstLine="0"/>
      </w:pPr>
      <w:r w:rsidRPr="00224A73">
        <w:t xml:space="preserve">and the cities of </w:t>
      </w:r>
      <w:r>
        <w:t>wronged people will praise You.</w:t>
      </w:r>
    </w:p>
    <w:p w14:paraId="170A7583"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74AD937" w14:textId="77777777" w:rsidR="00895112" w:rsidRDefault="00895112" w:rsidP="00A7333E">
      <w:pPr>
        <w:pStyle w:val="EnglishHangNoCoptic"/>
        <w:ind w:firstLine="0"/>
      </w:pPr>
      <w:r w:rsidRPr="00224A73">
        <w:t>and a protection to those who were dis</w:t>
      </w:r>
      <w:r>
        <w:t>heartened because of poverty.</w:t>
      </w:r>
    </w:p>
    <w:p w14:paraId="5D7BD66A" w14:textId="77777777" w:rsidR="00895112" w:rsidRDefault="00895112" w:rsidP="00A7333E">
      <w:pPr>
        <w:pStyle w:val="EnglishHangNoCoptic"/>
        <w:ind w:firstLine="0"/>
      </w:pPr>
      <w:r w:rsidRPr="00224A73">
        <w:t>You w</w:t>
      </w:r>
      <w:r>
        <w:t>ill deliver them from evil men,</w:t>
      </w:r>
    </w:p>
    <w:p w14:paraId="72DD8CA0"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3868DA73" w14:textId="77777777" w:rsidR="00895112" w:rsidRDefault="00895112" w:rsidP="00A7333E">
      <w:pPr>
        <w:pStyle w:val="EnglishHangNoCoptic"/>
      </w:pPr>
      <w:r w:rsidRPr="00224A73">
        <w:t>5</w:t>
      </w:r>
      <w:r>
        <w:t xml:space="preserve"> </w:t>
      </w:r>
      <w:r w:rsidRPr="00224A73">
        <w:t>They will b</w:t>
      </w:r>
      <w:r>
        <w:t>less You as discouraged people,</w:t>
      </w:r>
    </w:p>
    <w:p w14:paraId="29913F3A" w14:textId="77777777" w:rsidR="00895112" w:rsidRDefault="00895112" w:rsidP="00A7333E">
      <w:pPr>
        <w:pStyle w:val="EnglishHangEndNoCoptic"/>
        <w:ind w:firstLine="0"/>
      </w:pPr>
      <w:r w:rsidRPr="00224A73">
        <w:t>thirsting in Zion because of ungodl</w:t>
      </w:r>
      <w:r>
        <w:t>y men, to whom You delivered us.</w:t>
      </w:r>
    </w:p>
    <w:p w14:paraId="4433588E"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0D91A2E" w14:textId="77777777" w:rsidR="00895112" w:rsidRDefault="00895112" w:rsidP="00A7333E">
      <w:pPr>
        <w:pStyle w:val="EnglishHangNoCoptic"/>
        <w:ind w:firstLine="0"/>
      </w:pPr>
      <w:r>
        <w:t>They will drink joy;</w:t>
      </w:r>
    </w:p>
    <w:p w14:paraId="23CDFAFA" w14:textId="77777777" w:rsidR="00895112" w:rsidRDefault="00895112" w:rsidP="00A7333E">
      <w:pPr>
        <w:pStyle w:val="EnglishHangNoCoptic"/>
        <w:ind w:firstLine="0"/>
      </w:pPr>
      <w:r>
        <w:t>they will drink wine;</w:t>
      </w:r>
    </w:p>
    <w:p w14:paraId="30221F5D" w14:textId="77777777" w:rsidR="00895112" w:rsidRDefault="00895112" w:rsidP="00A7333E">
      <w:pPr>
        <w:pStyle w:val="EnglishHangEndNoCoptic"/>
        <w:ind w:firstLine="0"/>
      </w:pPr>
      <w:r>
        <w:t>they will</w:t>
      </w:r>
      <w:r w:rsidRPr="00224A73">
        <w:t xml:space="preserve"> </w:t>
      </w:r>
      <w:r>
        <w:t>anoint themselves with ointment.</w:t>
      </w:r>
    </w:p>
    <w:p w14:paraId="281A1043"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0AEE9187" w14:textId="77777777" w:rsidR="00895112" w:rsidRDefault="00895112" w:rsidP="00A7333E">
      <w:pPr>
        <w:pStyle w:val="EnglishHangEndNoCoptic"/>
        <w:ind w:firstLine="0"/>
      </w:pPr>
      <w:r w:rsidRPr="00224A73">
        <w:t>for this is t</w:t>
      </w:r>
      <w:r>
        <w:t>he counsel for all the nations.</w:t>
      </w:r>
    </w:p>
    <w:p w14:paraId="7D51A631" w14:textId="77777777" w:rsidR="00895112" w:rsidRDefault="00895112" w:rsidP="00A7333E">
      <w:pPr>
        <w:pStyle w:val="EnglishHangNoCoptic"/>
      </w:pPr>
      <w:r w:rsidRPr="00224A73">
        <w:t>8</w:t>
      </w:r>
      <w:r>
        <w:t xml:space="preserve"> </w:t>
      </w:r>
      <w:r w:rsidRPr="00224A73">
        <w:t>Deat</w:t>
      </w:r>
      <w:r>
        <w:t>h prevailed and swallowed them,</w:t>
      </w:r>
    </w:p>
    <w:p w14:paraId="4061AC8F" w14:textId="77777777" w:rsidR="00895112" w:rsidRDefault="00895112" w:rsidP="00A7333E">
      <w:pPr>
        <w:pStyle w:val="EnglishHangNoCoptic"/>
        <w:ind w:firstLine="0"/>
      </w:pPr>
      <w:r w:rsidRPr="00224A73">
        <w:t>but again God wiped a</w:t>
      </w:r>
      <w:r>
        <w:t>way every tear from every face;</w:t>
      </w:r>
    </w:p>
    <w:p w14:paraId="7E25CAD4" w14:textId="77777777" w:rsidR="00895112" w:rsidRDefault="00895112" w:rsidP="00A7333E">
      <w:pPr>
        <w:pStyle w:val="EnglishHangNoCoptic"/>
        <w:ind w:firstLine="0"/>
      </w:pPr>
      <w:r w:rsidRPr="00224A73">
        <w:t>He took away the disgrace of</w:t>
      </w:r>
      <w:r>
        <w:t xml:space="preserve"> His people from all the earth;</w:t>
      </w:r>
    </w:p>
    <w:p w14:paraId="0AE321E7" w14:textId="77777777" w:rsidR="00895112" w:rsidRDefault="00895112" w:rsidP="00A7333E">
      <w:pPr>
        <w:pStyle w:val="EnglishHangEndNoCoptic"/>
        <w:ind w:firstLine="0"/>
      </w:pPr>
      <w:r w:rsidRPr="00224A73">
        <w:t>for the mouth of the Lord h</w:t>
      </w:r>
      <w:r>
        <w:t>as spoken.</w:t>
      </w:r>
    </w:p>
    <w:p w14:paraId="46984A33" w14:textId="77777777" w:rsidR="00895112" w:rsidRDefault="00895112" w:rsidP="00A7333E">
      <w:pPr>
        <w:pStyle w:val="EnglishHangNoCoptic"/>
      </w:pPr>
      <w:r w:rsidRPr="00224A73">
        <w:t>9</w:t>
      </w:r>
      <w:r>
        <w:t xml:space="preserve"> </w:t>
      </w:r>
      <w:r w:rsidRPr="00224A73">
        <w:t>Th</w:t>
      </w:r>
      <w:r>
        <w:t>en it will be said in that day,</w:t>
      </w:r>
    </w:p>
    <w:p w14:paraId="5B63519B" w14:textId="77777777" w:rsidR="00895112" w:rsidRDefault="00895112" w:rsidP="00A7333E">
      <w:pPr>
        <w:pStyle w:val="EnglishHangNoCoptic"/>
        <w:ind w:firstLine="0"/>
      </w:pPr>
      <w:r w:rsidRPr="00224A73">
        <w:t>“Behold, th</w:t>
      </w:r>
      <w:r>
        <w:t>is is our God, in whom we hoped</w:t>
      </w:r>
    </w:p>
    <w:p w14:paraId="0C3E814D" w14:textId="77777777" w:rsidR="00895112" w:rsidRDefault="00895112" w:rsidP="00A7333E">
      <w:pPr>
        <w:pStyle w:val="EnglishHangEndNoCoptic"/>
        <w:ind w:firstLine="0"/>
      </w:pPr>
      <w:r w:rsidRPr="00224A73">
        <w:t xml:space="preserve">and we </w:t>
      </w:r>
      <w:r>
        <w:t>were glad in His salvation.”</w:t>
      </w:r>
    </w:p>
    <w:p w14:paraId="54F32038"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E27D57F" w14:textId="77777777" w:rsidR="00895112" w:rsidRDefault="00895112" w:rsidP="00A7333E">
      <w:pPr>
        <w:pStyle w:val="EnglishHangNoCoptic"/>
        <w:ind w:firstLine="0"/>
      </w:pPr>
      <w:r w:rsidRPr="00224A73">
        <w:t xml:space="preserve">and the </w:t>
      </w:r>
      <w:r>
        <w:t>Moabite shall be trampled down,</w:t>
      </w:r>
    </w:p>
    <w:p w14:paraId="293611C0" w14:textId="77777777" w:rsidR="00895112" w:rsidRDefault="00895112" w:rsidP="00A7333E">
      <w:pPr>
        <w:pStyle w:val="EnglishHangEndNoCoptic"/>
        <w:ind w:firstLine="0"/>
      </w:pPr>
      <w:r>
        <w:t>as</w:t>
      </w:r>
      <w:r w:rsidRPr="00224A73">
        <w:t xml:space="preserve"> the thresh</w:t>
      </w:r>
      <w:r>
        <w:t>ing floor is tread with wagons.</w:t>
      </w:r>
    </w:p>
    <w:p w14:paraId="1A53B776" w14:textId="77777777" w:rsidR="00895112" w:rsidRDefault="00895112" w:rsidP="00A7333E">
      <w:pPr>
        <w:pStyle w:val="EnglishHangNoCoptic"/>
      </w:pPr>
      <w:r w:rsidRPr="00224A73">
        <w:t>1</w:t>
      </w:r>
      <w:r>
        <w:t>1 He will spread forth His hands</w:t>
      </w:r>
    </w:p>
    <w:p w14:paraId="18B1F300" w14:textId="77777777" w:rsidR="00895112" w:rsidRDefault="00895112" w:rsidP="00A7333E">
      <w:pPr>
        <w:pStyle w:val="EnglishHangNoCoptic"/>
        <w:ind w:firstLine="0"/>
      </w:pPr>
      <w:r w:rsidRPr="00224A73">
        <w:t>so as</w:t>
      </w:r>
      <w:r>
        <w:t xml:space="preserve"> to humble man, to destroy him;</w:t>
      </w:r>
    </w:p>
    <w:p w14:paraId="7DC40543" w14:textId="77777777" w:rsidR="00895112" w:rsidRDefault="00895112" w:rsidP="00A7333E">
      <w:pPr>
        <w:pStyle w:val="EnglishHangNoCoptic"/>
        <w:ind w:firstLine="0"/>
      </w:pPr>
      <w:r w:rsidRPr="00224A73">
        <w:t>and He will humble his arrogance—</w:t>
      </w:r>
    </w:p>
    <w:p w14:paraId="640AD95E" w14:textId="77777777" w:rsidR="00895112" w:rsidRDefault="00895112" w:rsidP="00A7333E">
      <w:pPr>
        <w:pStyle w:val="EnglishHangEndNoCoptic"/>
        <w:ind w:firstLine="0"/>
      </w:pPr>
      <w:r w:rsidRPr="00224A73">
        <w:t>arroga</w:t>
      </w:r>
      <w:r>
        <w:t>nce on which he laid his hands.</w:t>
      </w:r>
    </w:p>
    <w:p w14:paraId="0F41D912"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6C314CEC" w14:textId="77777777" w:rsidR="00895112" w:rsidRDefault="00895112" w:rsidP="00A7333E">
      <w:pPr>
        <w:pStyle w:val="EnglishHangEndNoCoptic"/>
        <w:ind w:firstLine="0"/>
      </w:pPr>
      <w:r w:rsidRPr="00224A73">
        <w:t>and bring it down to the ground.</w:t>
      </w:r>
    </w:p>
    <w:p w14:paraId="3A60DB37" w14:textId="77777777" w:rsidR="00895112" w:rsidRDefault="00895112" w:rsidP="00A7333E">
      <w:pPr>
        <w:pStyle w:val="Heading4"/>
      </w:pPr>
      <w:r>
        <w:lastRenderedPageBreak/>
        <w:t>The Third Prayer of Esaias the Prophet</w:t>
      </w:r>
    </w:p>
    <w:p w14:paraId="30C6B2F6" w14:textId="77777777" w:rsidR="00895112" w:rsidRDefault="00895112" w:rsidP="00A7333E">
      <w:pPr>
        <w:pStyle w:val="Rubric"/>
      </w:pPr>
      <w:r>
        <w:t>(Esaias 26:1-9. Coptic rite: Joyous Saturday.)</w:t>
      </w:r>
    </w:p>
    <w:p w14:paraId="51CC4302" w14:textId="77777777" w:rsidR="00895112" w:rsidRPr="0040319E" w:rsidRDefault="00895112" w:rsidP="00ED1D04">
      <w:pPr>
        <w:pStyle w:val="Rubric"/>
      </w:pPr>
      <w:r>
        <w:t>And again, a reading from the book of Esaias the Prophet. His blessing be upon us all. Amen.</w:t>
      </w:r>
    </w:p>
    <w:p w14:paraId="2433940C" w14:textId="77777777" w:rsidR="00895112" w:rsidRDefault="0089511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69C34E8C" w14:textId="77777777" w:rsidR="00895112" w:rsidRDefault="00895112" w:rsidP="00A7333E">
      <w:pPr>
        <w:pStyle w:val="EnglishHangNoCoptic"/>
        <w:ind w:firstLine="0"/>
      </w:pPr>
      <w:r>
        <w:t>“Behold, we have a strong city;</w:t>
      </w:r>
    </w:p>
    <w:p w14:paraId="04A947ED" w14:textId="77777777" w:rsidR="00895112" w:rsidRDefault="00895112" w:rsidP="00A7333E">
      <w:pPr>
        <w:pStyle w:val="EnglishHangEndNoCoptic"/>
        <w:ind w:firstLine="0"/>
      </w:pPr>
      <w:r>
        <w:t>He will make its outer wall our salvation.</w:t>
      </w:r>
    </w:p>
    <w:p w14:paraId="6D38F442" w14:textId="77777777" w:rsidR="00895112" w:rsidRDefault="00895112" w:rsidP="00A7333E">
      <w:pPr>
        <w:pStyle w:val="EnglishHangNoCoptic"/>
      </w:pPr>
      <w:r>
        <w:t>2 Open the gates;</w:t>
      </w:r>
    </w:p>
    <w:p w14:paraId="3CFF8BC7" w14:textId="77777777" w:rsidR="00895112" w:rsidRDefault="00895112" w:rsidP="00A7333E">
      <w:pPr>
        <w:pStyle w:val="EnglishHangNoCoptic"/>
        <w:ind w:firstLine="0"/>
      </w:pPr>
      <w:r w:rsidRPr="00224A73">
        <w:t>let the peop</w:t>
      </w:r>
      <w:r>
        <w:t>le enter who keep righteousness</w:t>
      </w:r>
    </w:p>
    <w:p w14:paraId="32A21840" w14:textId="77777777" w:rsidR="00895112" w:rsidRDefault="00895112" w:rsidP="00A7333E">
      <w:pPr>
        <w:pStyle w:val="EnglishHangEndNoCoptic"/>
        <w:ind w:firstLine="0"/>
      </w:pPr>
      <w:r>
        <w:t>and guard the truth,</w:t>
      </w:r>
    </w:p>
    <w:p w14:paraId="0F89299E" w14:textId="77777777" w:rsidR="00895112" w:rsidRDefault="00895112" w:rsidP="00A7333E">
      <w:pPr>
        <w:pStyle w:val="EnglishHangNoCoptic"/>
      </w:pPr>
      <w:r>
        <w:t>3 and who lay hold of the truth</w:t>
      </w:r>
    </w:p>
    <w:p w14:paraId="1C0E4820" w14:textId="77777777" w:rsidR="00895112" w:rsidRDefault="00895112" w:rsidP="00A7333E">
      <w:pPr>
        <w:pStyle w:val="EnglishHangEndNoCoptic"/>
        <w:ind w:firstLine="0"/>
      </w:pPr>
      <w:r>
        <w:t>and keep peace,</w:t>
      </w:r>
    </w:p>
    <w:p w14:paraId="6AF1B02A" w14:textId="77777777" w:rsidR="00895112" w:rsidRDefault="00895112" w:rsidP="00A7333E">
      <w:pPr>
        <w:pStyle w:val="EnglishHangNoCoptic"/>
      </w:pPr>
      <w:r w:rsidRPr="00224A73">
        <w:t>4</w:t>
      </w:r>
      <w:r>
        <w:t xml:space="preserve"> </w:t>
      </w:r>
      <w:r w:rsidRPr="00224A73">
        <w:t>because th</w:t>
      </w:r>
      <w:r>
        <w:t>ey hope forever in You, O Lord,</w:t>
      </w:r>
    </w:p>
    <w:p w14:paraId="55003278" w14:textId="77777777" w:rsidR="00895112" w:rsidRDefault="00895112" w:rsidP="00A7333E">
      <w:pPr>
        <w:pStyle w:val="EnglishHangEndNoCoptic"/>
        <w:ind w:firstLine="0"/>
      </w:pPr>
      <w:r>
        <w:t>the great and eternal God,</w:t>
      </w:r>
    </w:p>
    <w:p w14:paraId="039CFF23" w14:textId="77777777" w:rsidR="00895112" w:rsidRDefault="00895112" w:rsidP="00A7333E">
      <w:pPr>
        <w:pStyle w:val="EnglishHangNoCoptic"/>
      </w:pPr>
      <w:r>
        <w:t>5 Who humbles and brings down</w:t>
      </w:r>
    </w:p>
    <w:p w14:paraId="38F49784" w14:textId="77777777" w:rsidR="00895112" w:rsidRDefault="00895112" w:rsidP="00A7333E">
      <w:pPr>
        <w:pStyle w:val="EnglishHangNoCoptic"/>
        <w:ind w:firstLine="0"/>
      </w:pPr>
      <w:r>
        <w:t>those who dwell in lofty places;</w:t>
      </w:r>
    </w:p>
    <w:p w14:paraId="1A656677"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3F18AFF5" w14:textId="77777777" w:rsidR="00895112" w:rsidRDefault="00895112" w:rsidP="00A7333E">
      <w:pPr>
        <w:pStyle w:val="EnglishHangEndNoCoptic"/>
        <w:ind w:firstLine="0"/>
      </w:pPr>
      <w:r w:rsidRPr="00224A73">
        <w:t>You will</w:t>
      </w:r>
      <w:r>
        <w:t xml:space="preserve"> bring them down to the ground.</w:t>
      </w:r>
    </w:p>
    <w:p w14:paraId="312323D8" w14:textId="77777777" w:rsidR="00895112" w:rsidRDefault="00895112" w:rsidP="00A7333E">
      <w:pPr>
        <w:pStyle w:val="EnglishHangNoCoptic"/>
      </w:pPr>
      <w:r w:rsidRPr="00224A73">
        <w:t>6</w:t>
      </w:r>
      <w:r>
        <w:t xml:space="preserve"> </w:t>
      </w:r>
      <w:r w:rsidRPr="00224A73">
        <w:t>The fe</w:t>
      </w:r>
      <w:r>
        <w:t>et of the gentle and the humble</w:t>
      </w:r>
    </w:p>
    <w:p w14:paraId="2C22E724" w14:textId="77777777" w:rsidR="00895112" w:rsidRDefault="00895112" w:rsidP="00A7333E">
      <w:pPr>
        <w:pStyle w:val="EnglishHangEndNoCoptic"/>
        <w:ind w:firstLine="0"/>
      </w:pPr>
      <w:r>
        <w:t>will trample them [underfoot].</w:t>
      </w:r>
    </w:p>
    <w:p w14:paraId="520A2978" w14:textId="77777777" w:rsidR="00895112" w:rsidRDefault="00895112" w:rsidP="00A7333E">
      <w:pPr>
        <w:pStyle w:val="EnglishHangNoCoptic"/>
      </w:pPr>
      <w:r w:rsidRPr="00224A73">
        <w:t>7</w:t>
      </w:r>
      <w:r>
        <w:t xml:space="preserve"> </w:t>
      </w:r>
      <w:r w:rsidRPr="00224A73">
        <w:t>Th</w:t>
      </w:r>
      <w:r>
        <w:t>e way of the godly has become straight;</w:t>
      </w:r>
    </w:p>
    <w:p w14:paraId="6AE5AED1" w14:textId="77777777" w:rsidR="00895112" w:rsidRDefault="00895112" w:rsidP="00A7333E">
      <w:pPr>
        <w:pStyle w:val="EnglishHangEndNoCoptic"/>
        <w:ind w:firstLine="0"/>
      </w:pPr>
      <w:r w:rsidRPr="00224A73">
        <w:t>and th</w:t>
      </w:r>
      <w:r>
        <w:t>e way of the godly is prepared.</w:t>
      </w:r>
    </w:p>
    <w:p w14:paraId="08707A0C" w14:textId="77777777" w:rsidR="00895112" w:rsidRDefault="00895112" w:rsidP="00A7333E">
      <w:pPr>
        <w:pStyle w:val="EnglishHangNoCoptic"/>
      </w:pPr>
      <w:r w:rsidRPr="00224A73">
        <w:t>8</w:t>
      </w:r>
      <w:r>
        <w:t xml:space="preserve"> </w:t>
      </w:r>
      <w:r w:rsidRPr="00224A73">
        <w:t>For t</w:t>
      </w:r>
      <w:r>
        <w:t>he way of the Lord is justice.</w:t>
      </w:r>
    </w:p>
    <w:p w14:paraId="5E06C40C" w14:textId="77777777" w:rsidR="00895112" w:rsidRDefault="00895112" w:rsidP="00A7333E">
      <w:pPr>
        <w:pStyle w:val="EnglishHangNoCoptic"/>
        <w:ind w:firstLine="0"/>
      </w:pPr>
      <w:r>
        <w:t>We hope in Your Name</w:t>
      </w:r>
    </w:p>
    <w:p w14:paraId="449BE836" w14:textId="77777777" w:rsidR="00895112" w:rsidRDefault="00895112" w:rsidP="00A7333E">
      <w:pPr>
        <w:pStyle w:val="EnglishHangEndNoCoptic"/>
        <w:ind w:firstLine="0"/>
      </w:pPr>
      <w:r w:rsidRPr="00224A73">
        <w:t>and i</w:t>
      </w:r>
      <w:r>
        <w:t>n the remembrance of You.</w:t>
      </w:r>
    </w:p>
    <w:p w14:paraId="2C283004" w14:textId="77777777" w:rsidR="00895112" w:rsidRDefault="00895112" w:rsidP="00A7333E">
      <w:pPr>
        <w:pStyle w:val="EnglishHangNoCoptic"/>
      </w:pPr>
      <w:r w:rsidRPr="0040319E">
        <w:t>9</w:t>
      </w:r>
      <w:r>
        <w:t xml:space="preserve"> that our soul desires]</w:t>
      </w:r>
    </w:p>
    <w:p w14:paraId="1CC6DF79" w14:textId="77777777" w:rsidR="00895112" w:rsidRDefault="00895112" w:rsidP="00A7333E">
      <w:pPr>
        <w:pStyle w:val="EnglishHangNoCoptic"/>
        <w:ind w:firstLine="0"/>
      </w:pPr>
      <w:r>
        <w:t>At night m</w:t>
      </w:r>
      <w:r w:rsidRPr="0040319E">
        <w:t>y spirit rises earl</w:t>
      </w:r>
      <w:r>
        <w:t>y toward You, O God,</w:t>
      </w:r>
    </w:p>
    <w:p w14:paraId="1477EC84" w14:textId="77777777" w:rsidR="00895112" w:rsidRDefault="00895112" w:rsidP="00A7333E">
      <w:pPr>
        <w:pStyle w:val="EnglishHangNoCoptic"/>
        <w:ind w:firstLine="0"/>
      </w:pPr>
      <w:r w:rsidRPr="0040319E">
        <w:t>for Your comma</w:t>
      </w:r>
      <w:r>
        <w:t>nds are a light upon the earth.</w:t>
      </w:r>
    </w:p>
    <w:p w14:paraId="57B94956" w14:textId="77777777" w:rsidR="00895112" w:rsidRDefault="00895112" w:rsidP="00A7333E">
      <w:pPr>
        <w:pStyle w:val="EnglishHangEndNoCoptic"/>
        <w:ind w:firstLine="0"/>
      </w:pPr>
      <w:r w:rsidRPr="0040319E">
        <w:t>Learn righteousne</w:t>
      </w:r>
      <w:r>
        <w:t>ss, you who dwell on the earth.</w:t>
      </w:r>
    </w:p>
    <w:p w14:paraId="7A3F49B8" w14:textId="77777777" w:rsidR="00895112" w:rsidRDefault="00895112" w:rsidP="00A7333E">
      <w:pPr>
        <w:pStyle w:val="Heading4"/>
      </w:pPr>
      <w:r>
        <w:t>The Prayer of Jeremias the Prophet</w:t>
      </w:r>
    </w:p>
    <w:p w14:paraId="68FC241B" w14:textId="77777777" w:rsidR="00895112" w:rsidRDefault="00895112" w:rsidP="00A7333E">
      <w:pPr>
        <w:pStyle w:val="Rubric"/>
      </w:pPr>
      <w:r>
        <w:t>(Lamentations 5:16-22. Coptic rite: Joyous Saturday.)</w:t>
      </w:r>
    </w:p>
    <w:p w14:paraId="2C022136" w14:textId="77777777" w:rsidR="00895112" w:rsidRPr="0040319E" w:rsidRDefault="00895112" w:rsidP="00A7333E">
      <w:pPr>
        <w:pStyle w:val="Rubric"/>
      </w:pPr>
      <w:r>
        <w:t xml:space="preserve">A reading from the Lamentation of Jeremias. His blessing be upon us all. Amen. </w:t>
      </w:r>
    </w:p>
    <w:p w14:paraId="68C0E2B1" w14:textId="77777777" w:rsidR="00895112" w:rsidRDefault="00895112" w:rsidP="00A7333E">
      <w:pPr>
        <w:pStyle w:val="EnglishHangNoCoptic"/>
      </w:pPr>
      <w:r>
        <w:lastRenderedPageBreak/>
        <w:t>16 The crown fell from our head;</w:t>
      </w:r>
    </w:p>
    <w:p w14:paraId="4AC5847B" w14:textId="77777777" w:rsidR="00895112" w:rsidRDefault="00895112" w:rsidP="00A7333E">
      <w:pPr>
        <w:pStyle w:val="EnglishHangEndNoCoptic"/>
        <w:ind w:firstLine="0"/>
      </w:pPr>
      <w:r>
        <w:t>woe to us, for we have sinned!</w:t>
      </w:r>
    </w:p>
    <w:p w14:paraId="167836E8" w14:textId="77777777" w:rsidR="00895112" w:rsidRDefault="00895112" w:rsidP="00A7333E">
      <w:pPr>
        <w:pStyle w:val="EnglishHangNoCoptic"/>
      </w:pPr>
      <w:r>
        <w:t>17 Because of this, our heart has become grief stricken;</w:t>
      </w:r>
    </w:p>
    <w:p w14:paraId="1CDF1C0E" w14:textId="77777777" w:rsidR="00895112" w:rsidRDefault="00895112" w:rsidP="00A7333E">
      <w:pPr>
        <w:pStyle w:val="EnglishHangEndNoCoptic"/>
        <w:ind w:firstLine="0"/>
      </w:pPr>
      <w:r>
        <w:t>because of this, our eyes have grown dark,</w:t>
      </w:r>
    </w:p>
    <w:p w14:paraId="3643FA49" w14:textId="77777777" w:rsidR="00895112" w:rsidRDefault="00895112" w:rsidP="00A7333E">
      <w:pPr>
        <w:pStyle w:val="EnglishHangNoCoptic"/>
      </w:pPr>
      <w:r>
        <w:t>18 for Mount Zion, because it is desolate;</w:t>
      </w:r>
    </w:p>
    <w:p w14:paraId="68E59B02" w14:textId="77777777" w:rsidR="00895112" w:rsidRDefault="00895112" w:rsidP="00A7333E">
      <w:pPr>
        <w:pStyle w:val="EnglishHangEndNoCoptic"/>
        <w:ind w:firstLine="0"/>
      </w:pPr>
      <w:r>
        <w:t>foxes pass through it.</w:t>
      </w:r>
    </w:p>
    <w:p w14:paraId="4B78896C" w14:textId="77777777" w:rsidR="00895112" w:rsidRDefault="00895112" w:rsidP="00A7333E">
      <w:pPr>
        <w:pStyle w:val="EnglishHangNoCoptic"/>
      </w:pPr>
      <w:r>
        <w:t>19 But You, O Lord, will dwell forever;</w:t>
      </w:r>
    </w:p>
    <w:p w14:paraId="6A3CCB13" w14:textId="77777777" w:rsidR="00895112" w:rsidRDefault="00895112" w:rsidP="00A7333E">
      <w:pPr>
        <w:pStyle w:val="EnglishHangEndNoCoptic"/>
        <w:ind w:firstLine="0"/>
      </w:pPr>
      <w:r>
        <w:t>Your throne from generation to generation.</w:t>
      </w:r>
    </w:p>
    <w:p w14:paraId="394785BF" w14:textId="77777777" w:rsidR="00895112" w:rsidRDefault="00895112" w:rsidP="00A7333E">
      <w:pPr>
        <w:pStyle w:val="EnglishHangNoCoptic"/>
      </w:pPr>
      <w:r>
        <w:t>20 Why will You utterly forget us?</w:t>
      </w:r>
    </w:p>
    <w:p w14:paraId="07E2D52B" w14:textId="77777777" w:rsidR="00895112" w:rsidRDefault="00895112" w:rsidP="00A7333E">
      <w:pPr>
        <w:pStyle w:val="EnglishHangEndNoCoptic"/>
        <w:ind w:firstLine="0"/>
      </w:pPr>
      <w:r>
        <w:t>Will You forsake us for a long time?</w:t>
      </w:r>
    </w:p>
    <w:p w14:paraId="241891DD" w14:textId="77777777" w:rsidR="00895112" w:rsidRDefault="00895112" w:rsidP="00A7333E">
      <w:pPr>
        <w:pStyle w:val="EnglishHangNoCoptic"/>
      </w:pPr>
      <w:r>
        <w:t>21 Turn us back to You, O Lord,</w:t>
      </w:r>
    </w:p>
    <w:p w14:paraId="5DA08A73" w14:textId="77777777" w:rsidR="00895112" w:rsidRDefault="00895112" w:rsidP="00A7333E">
      <w:pPr>
        <w:pStyle w:val="EnglishHangNoCoptic"/>
        <w:ind w:firstLine="0"/>
      </w:pPr>
      <w:r>
        <w:t>and we will turn back;</w:t>
      </w:r>
    </w:p>
    <w:p w14:paraId="72EC3C56" w14:textId="77777777" w:rsidR="00895112" w:rsidRDefault="00895112" w:rsidP="00A7333E">
      <w:pPr>
        <w:pStyle w:val="EnglishHangEndNoCoptic"/>
        <w:ind w:firstLine="0"/>
      </w:pPr>
      <w:r>
        <w:t>renew our days as before.</w:t>
      </w:r>
    </w:p>
    <w:p w14:paraId="6BD391EC" w14:textId="77777777" w:rsidR="00895112" w:rsidRDefault="00895112" w:rsidP="00A7333E">
      <w:pPr>
        <w:pStyle w:val="EnglishHangNoCoptic"/>
      </w:pPr>
      <w:r>
        <w:t>22 For You have indeed rejected us,</w:t>
      </w:r>
    </w:p>
    <w:p w14:paraId="2E91ED1E" w14:textId="77777777" w:rsidR="00895112" w:rsidRDefault="00895112" w:rsidP="00A7333E">
      <w:pPr>
        <w:pStyle w:val="EnglishHangEndNoCoptic"/>
        <w:ind w:firstLine="0"/>
      </w:pPr>
      <w:r>
        <w:t>and have become exceedingly angry with us.</w:t>
      </w:r>
    </w:p>
    <w:p w14:paraId="2F425E68" w14:textId="77777777" w:rsidR="00895112" w:rsidRDefault="00895112" w:rsidP="00A7333E">
      <w:pPr>
        <w:pStyle w:val="Heading3"/>
      </w:pPr>
      <w:r>
        <w:t>Additional Canticles for the Vigil of Joyous Saturday from the New Testament</w:t>
      </w:r>
    </w:p>
    <w:p w14:paraId="202C92B3" w14:textId="77777777" w:rsidR="00895112" w:rsidRDefault="00895112" w:rsidP="00A7333E">
      <w:pPr>
        <w:pStyle w:val="Heading4"/>
      </w:pPr>
      <w:r>
        <w:t>The Prayer of the Theotokos Mary</w:t>
      </w:r>
    </w:p>
    <w:p w14:paraId="6904AB7A" w14:textId="77777777" w:rsidR="00895112" w:rsidRDefault="00895112" w:rsidP="006841DC">
      <w:pPr>
        <w:pStyle w:val="Rubric"/>
      </w:pPr>
      <w:r>
        <w:t>(Byzantine Ninth Ode. Luke 1:46-55: Mary said,)</w:t>
      </w:r>
    </w:p>
    <w:p w14:paraId="733347FA" w14:textId="77777777" w:rsidR="00895112" w:rsidRPr="006841DC" w:rsidRDefault="00895112" w:rsidP="006841DC">
      <w:pPr>
        <w:pStyle w:val="Rubric"/>
      </w:pPr>
      <w:r>
        <w:t>The Prayer of the Theotokos Mary from the Holy Gospel According to St. Luke. May her blessing be upon us all. Amen.</w:t>
      </w:r>
    </w:p>
    <w:p w14:paraId="115D27CD" w14:textId="77777777" w:rsidR="00895112" w:rsidRDefault="00895112" w:rsidP="006841DC">
      <w:pPr>
        <w:pStyle w:val="EnglishHangEndNoCoptic"/>
      </w:pPr>
      <w:r>
        <w:t>My soul magnifies the Lord</w:t>
      </w:r>
    </w:p>
    <w:p w14:paraId="3DCC9F31" w14:textId="77777777" w:rsidR="00895112" w:rsidRDefault="00895112" w:rsidP="00A7333E">
      <w:pPr>
        <w:pStyle w:val="EnglishHangEndNoCoptic"/>
      </w:pPr>
      <w:r>
        <w:t>47 and my spirit has rejoiced in God my Saviour,</w:t>
      </w:r>
    </w:p>
    <w:p w14:paraId="6E03EBB9" w14:textId="77777777" w:rsidR="00895112" w:rsidRDefault="00895112" w:rsidP="00A7333E">
      <w:pPr>
        <w:pStyle w:val="EnglishHangNoCoptic"/>
      </w:pPr>
      <w:r>
        <w:t>48 for he has looked at the humble state of his handmaid.</w:t>
      </w:r>
    </w:p>
    <w:p w14:paraId="2776F8A4" w14:textId="77777777" w:rsidR="00895112" w:rsidRDefault="00895112" w:rsidP="00A7333E">
      <w:pPr>
        <w:pStyle w:val="EnglishHangNoCoptic"/>
        <w:ind w:firstLine="0"/>
      </w:pPr>
      <w:r>
        <w:t>For behold, from now on, all</w:t>
      </w:r>
    </w:p>
    <w:p w14:paraId="1A2D7CBA" w14:textId="77777777" w:rsidR="00895112" w:rsidRDefault="00895112" w:rsidP="00A7333E">
      <w:pPr>
        <w:pStyle w:val="EnglishHangEndNoCoptic"/>
        <w:ind w:firstLine="0"/>
      </w:pPr>
      <w:r>
        <w:t>generations will call me blessed!</w:t>
      </w:r>
    </w:p>
    <w:p w14:paraId="5E16BA8B" w14:textId="77777777" w:rsidR="00895112" w:rsidRDefault="00895112" w:rsidP="00A7333E">
      <w:pPr>
        <w:pStyle w:val="EnglishHangNoCoptic"/>
      </w:pPr>
      <w:r>
        <w:t>49 Indeed, he who is might has done great things for me,</w:t>
      </w:r>
    </w:p>
    <w:p w14:paraId="28FF5192" w14:textId="77777777" w:rsidR="00895112" w:rsidRDefault="00895112" w:rsidP="00A7333E">
      <w:pPr>
        <w:pStyle w:val="EnglishHangEndNoCoptic"/>
        <w:ind w:firstLine="0"/>
      </w:pPr>
      <w:r>
        <w:t>and His Name is Holy!</w:t>
      </w:r>
    </w:p>
    <w:p w14:paraId="65E9172B" w14:textId="77777777" w:rsidR="00895112" w:rsidRDefault="00895112" w:rsidP="00A7333E">
      <w:pPr>
        <w:pStyle w:val="EnglishHangNoCoptic"/>
      </w:pPr>
      <w:r>
        <w:t xml:space="preserve">50 His mercy is on those who fear Him </w:t>
      </w:r>
    </w:p>
    <w:p w14:paraId="3A2AB140" w14:textId="77777777" w:rsidR="00895112" w:rsidRDefault="00895112" w:rsidP="00A7333E">
      <w:pPr>
        <w:pStyle w:val="EnglishHangEndNoCoptic"/>
        <w:ind w:firstLine="0"/>
      </w:pPr>
      <w:r>
        <w:t>for generations of generations.</w:t>
      </w:r>
    </w:p>
    <w:p w14:paraId="12DEBBEB" w14:textId="77777777" w:rsidR="00895112" w:rsidRDefault="00895112" w:rsidP="00A7333E">
      <w:pPr>
        <w:pStyle w:val="EnglishHangNoCoptic"/>
      </w:pPr>
      <w:r>
        <w:t>51 He has shown strength with his arm,</w:t>
      </w:r>
    </w:p>
    <w:p w14:paraId="05DBEDC8" w14:textId="77777777" w:rsidR="00895112" w:rsidRDefault="00895112" w:rsidP="00A7333E">
      <w:pPr>
        <w:pStyle w:val="EnglishHangEndNoCoptic"/>
        <w:ind w:firstLine="0"/>
      </w:pPr>
      <w:r>
        <w:t>He has scattered the proud in the imagination of their hearts,</w:t>
      </w:r>
    </w:p>
    <w:p w14:paraId="613DC91A" w14:textId="77777777" w:rsidR="00895112" w:rsidRDefault="00895112" w:rsidP="00A7333E">
      <w:pPr>
        <w:pStyle w:val="EnglishHangNoCoptic"/>
      </w:pPr>
      <w:r>
        <w:lastRenderedPageBreak/>
        <w:t>52 He has put down princes form their throns,</w:t>
      </w:r>
    </w:p>
    <w:p w14:paraId="1A58D42C" w14:textId="77777777" w:rsidR="00895112" w:rsidRDefault="00895112" w:rsidP="00A7333E">
      <w:pPr>
        <w:pStyle w:val="EnglishHangEndNoCoptic"/>
        <w:ind w:firstLine="0"/>
      </w:pPr>
      <w:r>
        <w:t>and has exalted the lowly.</w:t>
      </w:r>
    </w:p>
    <w:p w14:paraId="5CD05AC6" w14:textId="77777777" w:rsidR="00895112" w:rsidRDefault="00895112" w:rsidP="00A7333E">
      <w:pPr>
        <w:pStyle w:val="EnglishHangNoCoptic"/>
      </w:pPr>
      <w:r>
        <w:t>53 He has filled the hungry with good things,</w:t>
      </w:r>
    </w:p>
    <w:p w14:paraId="40374003" w14:textId="77777777" w:rsidR="00895112" w:rsidRDefault="00895112" w:rsidP="00A7333E">
      <w:pPr>
        <w:pStyle w:val="EnglishHangEndNoCoptic"/>
        <w:ind w:firstLine="0"/>
      </w:pPr>
      <w:r>
        <w:t>He has sent the rich away empty.</w:t>
      </w:r>
    </w:p>
    <w:p w14:paraId="229F8404" w14:textId="77777777" w:rsidR="00895112" w:rsidRDefault="00895112" w:rsidP="00A7333E">
      <w:pPr>
        <w:pStyle w:val="EnglishHangNoCoptic"/>
      </w:pPr>
      <w:r>
        <w:t>54 He has given help to Israel, his servant,</w:t>
      </w:r>
    </w:p>
    <w:p w14:paraId="5C984785" w14:textId="77777777" w:rsidR="00895112" w:rsidRDefault="00895112" w:rsidP="00A7333E">
      <w:pPr>
        <w:pStyle w:val="EnglishHangEndNoCoptic"/>
        <w:ind w:firstLine="0"/>
      </w:pPr>
      <w:r>
        <w:t>so that he might remember mercy,</w:t>
      </w:r>
    </w:p>
    <w:p w14:paraId="58FCB0C0" w14:textId="77777777" w:rsidR="00895112" w:rsidRDefault="00895112" w:rsidP="00A7333E">
      <w:pPr>
        <w:pStyle w:val="EnglishHangNoCoptic"/>
      </w:pPr>
      <w:r>
        <w:t>55 As He spoke to our fathers,</w:t>
      </w:r>
    </w:p>
    <w:p w14:paraId="7115A41E" w14:textId="77777777" w:rsidR="00895112" w:rsidRDefault="00895112" w:rsidP="00A7333E">
      <w:pPr>
        <w:pStyle w:val="EnglishHangEndNoCoptic"/>
        <w:ind w:firstLine="0"/>
      </w:pPr>
      <w:r>
        <w:t>to Abraham and his desendants forever.</w:t>
      </w:r>
    </w:p>
    <w:p w14:paraId="66460217" w14:textId="77777777" w:rsidR="00895112" w:rsidRDefault="00895112" w:rsidP="00A7333E">
      <w:pPr>
        <w:pStyle w:val="Heading4"/>
      </w:pPr>
      <w:r>
        <w:t>The Prayer of Zechariah the Priest</w:t>
      </w:r>
    </w:p>
    <w:p w14:paraId="26CB1B7A" w14:textId="77777777" w:rsidR="00895112" w:rsidRDefault="00895112" w:rsidP="00CD0F97">
      <w:pPr>
        <w:pStyle w:val="Rubric"/>
      </w:pPr>
      <w:r>
        <w:t>(Luke 1:68-79)</w:t>
      </w:r>
    </w:p>
    <w:p w14:paraId="58E9D91B" w14:textId="77777777" w:rsidR="00895112" w:rsidRDefault="00895112" w:rsidP="00CD0F97">
      <w:pPr>
        <w:pStyle w:val="Rubric"/>
      </w:pPr>
      <w:r>
        <w:t>The prayer of Zecharias the Priest from the Holy Gospel According to St. Luke. May his blessing be upon us all. Amen.</w:t>
      </w:r>
    </w:p>
    <w:p w14:paraId="1E3ACD15" w14:textId="77777777" w:rsidR="00895112" w:rsidRDefault="00895112" w:rsidP="00A7333E">
      <w:pPr>
        <w:pStyle w:val="EnglishHangNoCoptic"/>
      </w:pPr>
      <w:r>
        <w:t>68 Blessed be the Lord, God of Israel,</w:t>
      </w:r>
    </w:p>
    <w:p w14:paraId="50DA6429" w14:textId="77777777" w:rsidR="00895112" w:rsidRDefault="00895112" w:rsidP="00A7333E">
      <w:pPr>
        <w:pStyle w:val="EnglishHangNoCoptic"/>
        <w:ind w:firstLine="0"/>
      </w:pPr>
      <w:r>
        <w:t>for He has visited and worked</w:t>
      </w:r>
    </w:p>
    <w:p w14:paraId="65416850" w14:textId="77777777" w:rsidR="00895112" w:rsidRDefault="00895112" w:rsidP="00A7333E">
      <w:pPr>
        <w:pStyle w:val="EnglishHangEndNoCoptic"/>
        <w:ind w:firstLine="0"/>
      </w:pPr>
      <w:r>
        <w:t>redemption for His people;</w:t>
      </w:r>
    </w:p>
    <w:p w14:paraId="194BA2BA" w14:textId="77777777" w:rsidR="00895112" w:rsidRDefault="00895112" w:rsidP="00A7333E">
      <w:pPr>
        <w:pStyle w:val="EnglishHangNoCoptic"/>
      </w:pPr>
      <w:r>
        <w:t>69 and has raised up a horn of salvation for us</w:t>
      </w:r>
    </w:p>
    <w:p w14:paraId="05AE6F00" w14:textId="77777777" w:rsidR="00895112" w:rsidRDefault="00895112" w:rsidP="00A7333E">
      <w:pPr>
        <w:pStyle w:val="EnglishHangEndNoCoptic"/>
        <w:ind w:firstLine="0"/>
      </w:pPr>
      <w:r>
        <w:t>in the house of his servant David</w:t>
      </w:r>
    </w:p>
    <w:p w14:paraId="0FE4F3AC" w14:textId="77777777" w:rsidR="00895112" w:rsidRDefault="00895112" w:rsidP="00A7333E">
      <w:pPr>
        <w:pStyle w:val="EnglishHangNoCoptic"/>
      </w:pPr>
      <w:r>
        <w:t>70 (as he spoke by the mouth of his holy</w:t>
      </w:r>
    </w:p>
    <w:p w14:paraId="5D64C874" w14:textId="77777777" w:rsidR="00895112" w:rsidRDefault="00895112" w:rsidP="00A7333E">
      <w:pPr>
        <w:pStyle w:val="EnglishHangNoCoptic"/>
        <w:ind w:firstLine="0"/>
      </w:pPr>
      <w:r>
        <w:t>prophets who have been from old),</w:t>
      </w:r>
    </w:p>
    <w:p w14:paraId="7E6AE21A" w14:textId="77777777" w:rsidR="00895112" w:rsidRDefault="00895112" w:rsidP="00A7333E">
      <w:pPr>
        <w:pStyle w:val="EnglishHangNoCoptic"/>
        <w:ind w:firstLine="0"/>
      </w:pPr>
      <w:r>
        <w:t>salvation from our enemies</w:t>
      </w:r>
    </w:p>
    <w:p w14:paraId="65710916" w14:textId="77777777" w:rsidR="00895112" w:rsidRDefault="00895112" w:rsidP="00A7333E">
      <w:pPr>
        <w:pStyle w:val="EnglishHangEndNoCoptic"/>
        <w:ind w:firstLine="0"/>
      </w:pPr>
      <w:r>
        <w:t>and from the hand of all who hate us;</w:t>
      </w:r>
    </w:p>
    <w:p w14:paraId="3C7684C2" w14:textId="77777777" w:rsidR="00895112" w:rsidRDefault="00895112" w:rsidP="00A7333E">
      <w:pPr>
        <w:pStyle w:val="EnglishHangNoCoptic"/>
      </w:pPr>
      <w:r>
        <w:t>72 to show mercy towards our fathers,</w:t>
      </w:r>
    </w:p>
    <w:p w14:paraId="29CFD24E" w14:textId="77777777" w:rsidR="00895112" w:rsidRDefault="00895112" w:rsidP="00A7333E">
      <w:pPr>
        <w:pStyle w:val="EnglishHangEndNoCoptic"/>
        <w:ind w:firstLine="0"/>
      </w:pPr>
      <w:r>
        <w:t>to remember his holy covenant,</w:t>
      </w:r>
    </w:p>
    <w:p w14:paraId="24C3CD49" w14:textId="77777777" w:rsidR="00895112" w:rsidRDefault="00895112" w:rsidP="00A7333E">
      <w:pPr>
        <w:pStyle w:val="EnglishHangNoCoptic"/>
      </w:pPr>
      <w:r>
        <w:t>73 the oath which he swore to Abraham, our father,</w:t>
      </w:r>
    </w:p>
    <w:p w14:paraId="06A71FEC" w14:textId="77777777" w:rsidR="00895112" w:rsidRDefault="00895112" w:rsidP="00A7333E">
      <w:pPr>
        <w:pStyle w:val="EnglishHangNoCoptic"/>
        <w:ind w:firstLine="0"/>
      </w:pPr>
      <w:r>
        <w:t>to grant us  74 that being delivered out of the hands of our enemies,</w:t>
      </w:r>
    </w:p>
    <w:p w14:paraId="54804F44" w14:textId="77777777" w:rsidR="00895112" w:rsidRDefault="00895112" w:rsidP="00A7333E">
      <w:pPr>
        <w:pStyle w:val="EnglishHangEndNoCoptic"/>
        <w:ind w:firstLine="0"/>
      </w:pPr>
      <w:r>
        <w:t>we should worship Him without fear,</w:t>
      </w:r>
    </w:p>
    <w:p w14:paraId="596DB5D3" w14:textId="77777777" w:rsidR="00895112" w:rsidRDefault="00895112" w:rsidP="00A7333E">
      <w:pPr>
        <w:pStyle w:val="EnglishHangNoCoptic"/>
      </w:pPr>
      <w:r>
        <w:t>75 in holiness and righteousness before Him,</w:t>
      </w:r>
    </w:p>
    <w:p w14:paraId="60E53C7D" w14:textId="77777777" w:rsidR="00895112" w:rsidRDefault="00895112" w:rsidP="00A7333E">
      <w:pPr>
        <w:pStyle w:val="EnglishHangEndNoCoptic"/>
        <w:ind w:firstLine="0"/>
      </w:pPr>
      <w:r>
        <w:t>all the days of our life.</w:t>
      </w:r>
    </w:p>
    <w:p w14:paraId="554E6345" w14:textId="77777777" w:rsidR="00895112" w:rsidRDefault="00895112" w:rsidP="00A7333E">
      <w:pPr>
        <w:pStyle w:val="EnglishHangNoCoptic"/>
      </w:pPr>
      <w:r>
        <w:t>76 And you, child, will be called a prophet of the Most High,</w:t>
      </w:r>
    </w:p>
    <w:p w14:paraId="3B43426E" w14:textId="77777777" w:rsidR="00895112" w:rsidRDefault="00895112" w:rsidP="00A7333E">
      <w:pPr>
        <w:pStyle w:val="EnglishHangEndNoCoptic"/>
        <w:ind w:firstLine="0"/>
      </w:pPr>
      <w:r>
        <w:t>for you will go before the face of the Lord to prepare his ways,</w:t>
      </w:r>
    </w:p>
    <w:p w14:paraId="1E58532D" w14:textId="77777777" w:rsidR="00895112" w:rsidRDefault="00895112" w:rsidP="00A7333E">
      <w:pPr>
        <w:pStyle w:val="EnglishHangNoCoptic"/>
      </w:pPr>
      <w:r>
        <w:t>77 to give knowledge of salvation to his</w:t>
      </w:r>
    </w:p>
    <w:p w14:paraId="3D7B9753" w14:textId="77777777" w:rsidR="00895112" w:rsidRDefault="00895112" w:rsidP="00A7333E">
      <w:pPr>
        <w:pStyle w:val="EnglishHangEndNoCoptic"/>
        <w:ind w:firstLine="0"/>
      </w:pPr>
      <w:r>
        <w:t>people by the remissions of their sins,</w:t>
      </w:r>
    </w:p>
    <w:p w14:paraId="49692AE9" w14:textId="77777777" w:rsidR="00895112" w:rsidRDefault="00895112" w:rsidP="00A7333E">
      <w:pPr>
        <w:pStyle w:val="EnglishHangNoCoptic"/>
      </w:pPr>
      <w:r>
        <w:lastRenderedPageBreak/>
        <w:t>78 because of the tender mercy of our God,</w:t>
      </w:r>
    </w:p>
    <w:p w14:paraId="62A00BBA" w14:textId="77777777" w:rsidR="00895112" w:rsidRDefault="00895112" w:rsidP="00A7333E">
      <w:pPr>
        <w:pStyle w:val="EnglishHangEndNoCoptic"/>
        <w:ind w:firstLine="0"/>
      </w:pPr>
      <w:r>
        <w:t>by which the dawn from on high has visted us,</w:t>
      </w:r>
    </w:p>
    <w:p w14:paraId="30EECBAB" w14:textId="77777777" w:rsidR="00895112" w:rsidRDefault="00895112" w:rsidP="00A7333E">
      <w:pPr>
        <w:pStyle w:val="EnglishHangNoCoptic"/>
      </w:pPr>
      <w:r>
        <w:t>79 to shine on those who sit in darkness</w:t>
      </w:r>
    </w:p>
    <w:p w14:paraId="54082494" w14:textId="77777777" w:rsidR="00895112" w:rsidRDefault="00895112" w:rsidP="00A7333E">
      <w:pPr>
        <w:pStyle w:val="EnglishHangNoCoptic"/>
        <w:ind w:firstLine="0"/>
      </w:pPr>
      <w:r>
        <w:t>and the shadow of death;</w:t>
      </w:r>
    </w:p>
    <w:p w14:paraId="57702A37" w14:textId="77777777" w:rsidR="00895112" w:rsidRDefault="00895112" w:rsidP="00A7333E">
      <w:pPr>
        <w:pStyle w:val="EnglishHangEndNoCoptic"/>
        <w:ind w:firstLine="0"/>
      </w:pPr>
      <w:r>
        <w:t>to guide our feet into the way of peace.</w:t>
      </w:r>
    </w:p>
    <w:p w14:paraId="051061C4" w14:textId="77777777" w:rsidR="00895112" w:rsidRDefault="00895112" w:rsidP="00A7333E">
      <w:pPr>
        <w:pStyle w:val="Heading4"/>
      </w:pPr>
      <w:r>
        <w:t>The Prayer of Simeon the Priest</w:t>
      </w:r>
    </w:p>
    <w:p w14:paraId="60835140" w14:textId="77777777" w:rsidR="00895112" w:rsidRDefault="00895112" w:rsidP="00CD0F97">
      <w:pPr>
        <w:pStyle w:val="Rubric"/>
      </w:pPr>
      <w:r>
        <w:t>(Luke 2:29-32)</w:t>
      </w:r>
    </w:p>
    <w:p w14:paraId="28D0F52B" w14:textId="77777777" w:rsidR="00895112" w:rsidRDefault="00895112" w:rsidP="00CD0F97">
      <w:pPr>
        <w:pStyle w:val="Rubric"/>
      </w:pPr>
      <w:r>
        <w:t>The Prayer of Simeon the Priest from the Gospel According to Saint Luke. May his blessing be upon us all. Amen.</w:t>
      </w:r>
    </w:p>
    <w:p w14:paraId="735A4231" w14:textId="77777777" w:rsidR="00895112" w:rsidRDefault="00895112" w:rsidP="00A7333E">
      <w:pPr>
        <w:pStyle w:val="EnglishHangNoCoptic"/>
      </w:pPr>
      <w:r>
        <w:t>29 Now You are letting your servant depart in</w:t>
      </w:r>
    </w:p>
    <w:p w14:paraId="68AA4E41" w14:textId="77777777" w:rsidR="00895112" w:rsidRDefault="00895112" w:rsidP="00A7333E">
      <w:pPr>
        <w:pStyle w:val="EnglishHangNoCoptic"/>
        <w:ind w:firstLine="0"/>
      </w:pPr>
      <w:r>
        <w:t>peace, Master,</w:t>
      </w:r>
    </w:p>
    <w:p w14:paraId="68890893" w14:textId="77777777" w:rsidR="00895112" w:rsidRDefault="00895112" w:rsidP="00A7333E">
      <w:pPr>
        <w:pStyle w:val="EnglishHangEndNoCoptic"/>
        <w:ind w:firstLine="0"/>
      </w:pPr>
      <w:r>
        <w:t>according to your word,</w:t>
      </w:r>
    </w:p>
    <w:p w14:paraId="6C1ADDFE" w14:textId="77777777" w:rsidR="00895112" w:rsidRDefault="00895112" w:rsidP="00A7333E">
      <w:pPr>
        <w:pStyle w:val="EnglishHangEndNoCoptic"/>
      </w:pPr>
      <w:r>
        <w:t>30 for my eyes have seen Your salvation,</w:t>
      </w:r>
    </w:p>
    <w:p w14:paraId="5DC35D5F" w14:textId="77777777" w:rsidR="00895112" w:rsidRDefault="00895112" w:rsidP="00A7333E">
      <w:pPr>
        <w:pStyle w:val="EnglishHangEndNoCoptic"/>
      </w:pPr>
      <w:r>
        <w:t>31 which You have prepared before the face of all peoples;</w:t>
      </w:r>
    </w:p>
    <w:p w14:paraId="2AE1E858" w14:textId="77777777" w:rsidR="00895112" w:rsidRDefault="00895112" w:rsidP="00A7333E">
      <w:pPr>
        <w:pStyle w:val="EnglishHangNoCoptic"/>
      </w:pPr>
      <w:r>
        <w:t>32 a light to enlighten the nations,</w:t>
      </w:r>
    </w:p>
    <w:p w14:paraId="379B41D9" w14:textId="77777777" w:rsidR="00895112" w:rsidRPr="00F4219E" w:rsidRDefault="00895112" w:rsidP="00A7333E">
      <w:pPr>
        <w:pStyle w:val="EnglishHangEndNoCoptic"/>
        <w:ind w:firstLine="0"/>
      </w:pPr>
      <w:r>
        <w:t>and the glory of Your people Israel.</w:t>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14394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14394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CF2808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4CC3F3E8" w14:textId="77777777" w:rsidR="00895112" w:rsidRPr="00895112" w:rsidRDefault="00495F1A" w:rsidP="00895112">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895112" w:rsidRPr="00895112">
        <w:rPr>
          <w:i/>
        </w:rPr>
        <w:br w:type="page"/>
      </w:r>
    </w:p>
    <w:p w14:paraId="1470EDD1" w14:textId="77777777" w:rsidR="00895112" w:rsidRPr="00895112" w:rsidRDefault="00895112" w:rsidP="00895112">
      <w:pPr>
        <w:rPr>
          <w:i/>
        </w:rPr>
      </w:pPr>
      <w:r w:rsidRPr="00895112">
        <w:rPr>
          <w:i/>
        </w:rPr>
        <w:lastRenderedPageBreak/>
        <w:t>The Raising of Evening Incense</w:t>
      </w:r>
    </w:p>
    <w:p w14:paraId="6E334613" w14:textId="58F06CCF" w:rsidR="00495F1A" w:rsidRPr="003F5279" w:rsidRDefault="00895112" w:rsidP="00495F1A">
      <w:pPr>
        <w:rPr>
          <w:i/>
        </w:rPr>
      </w:pPr>
      <w:r w:rsidRPr="00895112">
        <w:rPr>
          <w:i/>
        </w:rPr>
        <w:t>See The</w:t>
      </w:r>
      <w:r>
        <w:t xml:space="preserve"> Raising of Incense, page </w:t>
      </w:r>
      <w:r>
        <w:rPr>
          <w:noProof/>
        </w:rPr>
        <w:t>551</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70F0F9"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09"/>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29"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lastRenderedPageBreak/>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lastRenderedPageBreak/>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65"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68" w:name="_Ref412111328"/>
      <w:r>
        <w:lastRenderedPageBreak/>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lastRenderedPageBreak/>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lastRenderedPageBreak/>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7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4" w:name="_Ref435990063"/>
      <w:r>
        <w:lastRenderedPageBreak/>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29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29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0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398" w:name="_Ref448228178"/>
      <w:r>
        <w:t>The Second Canticle</w:t>
      </w:r>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398"/>
    <w:p w14:paraId="2E7A68B9" w14:textId="4BEF5E0D" w:rsidR="00D31F38" w:rsidRDefault="00D31F38" w:rsidP="00D31F38">
      <w:pPr>
        <w:jc w:val="left"/>
      </w:pPr>
    </w:p>
    <w:p w14:paraId="2CF40924" w14:textId="6307B7EC" w:rsidR="00A7333E" w:rsidRDefault="00A7333E" w:rsidP="00A7333E">
      <w:pPr>
        <w:pStyle w:val="Heading3"/>
      </w:pPr>
      <w:bookmarkStart w:id="415"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6"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6"/>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4"/>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17" w:name="_Toc297322057"/>
      <w:bookmarkStart w:id="418" w:name="_Toc297407702"/>
      <w:bookmarkStart w:id="419" w:name="_Toc298445754"/>
      <w:bookmarkStart w:id="420" w:name="_Toc298681237"/>
      <w:bookmarkStart w:id="421" w:name="_Toc298447479"/>
      <w:bookmarkStart w:id="422" w:name="_Toc308441896"/>
      <w:bookmarkEnd w:id="415"/>
    </w:p>
    <w:bookmarkEnd w:id="417"/>
    <w:bookmarkEnd w:id="418"/>
    <w:bookmarkEnd w:id="419"/>
    <w:bookmarkEnd w:id="420"/>
    <w:bookmarkEnd w:id="421"/>
    <w:bookmarkEnd w:id="42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3"/>
            <w:r w:rsidRPr="00BE273A">
              <w:t xml:space="preserve">Blessed </w:t>
            </w:r>
            <w:commentRangeEnd w:id="423"/>
            <w:r w:rsidRPr="00BE273A">
              <w:rPr>
                <w:rStyle w:val="CommentReference"/>
                <w:rFonts w:eastAsiaTheme="minorHAnsi"/>
                <w:sz w:val="24"/>
              </w:rPr>
              <w:commentReference w:id="42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4"/>
            <w:r w:rsidRPr="00BE273A">
              <w:t>heaven</w:t>
            </w:r>
            <w:commentRangeEnd w:id="424"/>
            <w:r w:rsidRPr="00BE273A">
              <w:rPr>
                <w:rStyle w:val="CommentReference"/>
                <w:rFonts w:eastAsiaTheme="minorHAnsi"/>
                <w:sz w:val="24"/>
              </w:rPr>
              <w:commentReference w:id="42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5"/>
            <w:r w:rsidRPr="00BE273A">
              <w:t xml:space="preserve">clouds </w:t>
            </w:r>
            <w:commentRangeEnd w:id="425"/>
            <w:r w:rsidRPr="00BE273A">
              <w:rPr>
                <w:rStyle w:val="CommentReference"/>
                <w:rFonts w:eastAsiaTheme="minorHAnsi"/>
                <w:sz w:val="24"/>
              </w:rPr>
              <w:commentReference w:id="425"/>
            </w:r>
            <w:r w:rsidRPr="00BE273A">
              <w:t>and winds: Praise Him and exalt Him above all forever.</w:t>
            </w:r>
            <w:r w:rsidR="00426715">
              <w:rPr>
                <w:rStyle w:val="FootnoteReference"/>
              </w:rPr>
              <w:footnoteReference w:id="83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6"/>
            <w:r w:rsidRPr="00BE273A">
              <w:t xml:space="preserve">Bless </w:t>
            </w:r>
            <w:commentRangeEnd w:id="426"/>
            <w:r w:rsidRPr="00BE273A">
              <w:rPr>
                <w:rStyle w:val="CommentReference"/>
                <w:rFonts w:eastAsiaTheme="minorHAnsi"/>
                <w:sz w:val="24"/>
              </w:rPr>
              <w:commentReference w:id="42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7"/>
            <w:r w:rsidRPr="00BE273A">
              <w:t>falling snow</w:t>
            </w:r>
            <w:commentRangeEnd w:id="427"/>
            <w:r w:rsidRPr="00BE273A">
              <w:rPr>
                <w:rStyle w:val="CommentReference"/>
                <w:rFonts w:eastAsiaTheme="minorHAnsi"/>
                <w:sz w:val="24"/>
              </w:rPr>
              <w:commentReference w:id="42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0"/>
            <w:r w:rsidRPr="00BE273A">
              <w:t xml:space="preserve">ye </w:t>
            </w:r>
            <w:commentRangeEnd w:id="430"/>
            <w:r>
              <w:rPr>
                <w:rStyle w:val="CommentReference"/>
                <w:rFonts w:eastAsiaTheme="minorHAnsi" w:cstheme="minorBidi"/>
                <w:color w:val="auto"/>
                <w:lang w:val="en-CA"/>
              </w:rPr>
              <w:commentReference w:id="43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1"/>
            <w:r w:rsidRPr="00BE273A">
              <w:t>whales</w:t>
            </w:r>
            <w:r w:rsidR="007757C9">
              <w:rPr>
                <w:rStyle w:val="FootnoteReference"/>
              </w:rPr>
              <w:footnoteReference w:id="839"/>
            </w:r>
            <w:r w:rsidRPr="00BE273A">
              <w:t xml:space="preserve"> </w:t>
            </w:r>
            <w:commentRangeEnd w:id="431"/>
            <w:r w:rsidRPr="00BE273A">
              <w:rPr>
                <w:rStyle w:val="CommentReference"/>
                <w:rFonts w:eastAsiaTheme="minorHAnsi"/>
                <w:sz w:val="24"/>
              </w:rPr>
              <w:commentReference w:id="43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2"/>
            <w:r w:rsidRPr="00BE273A">
              <w:t xml:space="preserve"> </w:t>
            </w:r>
            <w:commentRangeEnd w:id="432"/>
            <w:r w:rsidRPr="00BE273A">
              <w:rPr>
                <w:rStyle w:val="CommentReference"/>
                <w:rFonts w:eastAsiaTheme="minorHAnsi"/>
                <w:sz w:val="24"/>
              </w:rPr>
              <w:commentReference w:id="43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3"/>
            <w:r w:rsidRPr="00BE273A">
              <w:t xml:space="preserve"> </w:t>
            </w:r>
            <w:commentRangeEnd w:id="433"/>
            <w:r w:rsidRPr="00BE273A">
              <w:rPr>
                <w:rStyle w:val="CommentReference"/>
                <w:rFonts w:eastAsiaTheme="minorHAnsi"/>
                <w:sz w:val="24"/>
              </w:rPr>
              <w:commentReference w:id="433"/>
            </w:r>
            <w:r w:rsidRPr="00BE273A">
              <w:t xml:space="preserve">of men; </w:t>
            </w:r>
            <w:r w:rsidR="007757C9">
              <w:t>[</w:t>
            </w:r>
            <w:r w:rsidRPr="00BE273A">
              <w:t>worship the Lord</w:t>
            </w:r>
            <w:r w:rsidR="007757C9">
              <w:t>]</w:t>
            </w:r>
            <w:r w:rsidR="007757C9">
              <w:rPr>
                <w:rStyle w:val="FootnoteReference"/>
              </w:rPr>
              <w:footnoteReference w:id="84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4"/>
            <w:r w:rsidR="00D31F38" w:rsidRPr="00BE273A">
              <w:t xml:space="preserve">of </w:t>
            </w:r>
            <w:commentRangeEnd w:id="434"/>
            <w:r w:rsidR="00D31F38" w:rsidRPr="00BE273A">
              <w:rPr>
                <w:rStyle w:val="CommentReference"/>
                <w:rFonts w:eastAsiaTheme="minorHAnsi"/>
                <w:sz w:val="24"/>
              </w:rPr>
              <w:commentReference w:id="43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6" w:name="_Toc297322058"/>
      <w:bookmarkStart w:id="437" w:name="_Toc297407703"/>
      <w:bookmarkStart w:id="438" w:name="_Toc298445755"/>
      <w:bookmarkStart w:id="439" w:name="_Toc298681238"/>
      <w:bookmarkStart w:id="440" w:name="_Toc298447480"/>
      <w:r>
        <w:t>The Third Canticle: The Song of the Three Children—Abridged</w:t>
      </w:r>
      <w:r w:rsidR="003641E3">
        <w:rPr>
          <w:rStyle w:val="FootnoteReference"/>
        </w:rPr>
        <w:footnoteReference w:id="8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1"/>
            <w:r w:rsidRPr="00BE273A">
              <w:t xml:space="preserve">Blessed </w:t>
            </w:r>
            <w:commentRangeEnd w:id="441"/>
            <w:r w:rsidRPr="00BE273A">
              <w:rPr>
                <w:rStyle w:val="CommentReference"/>
                <w:rFonts w:eastAsiaTheme="minorHAnsi"/>
                <w:sz w:val="24"/>
              </w:rPr>
              <w:commentReference w:id="44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2"/>
            <w:r w:rsidRPr="00BE273A">
              <w:t>heaven</w:t>
            </w:r>
            <w:commentRangeEnd w:id="442"/>
            <w:r w:rsidRPr="00BE273A">
              <w:rPr>
                <w:rStyle w:val="CommentReference"/>
                <w:rFonts w:eastAsiaTheme="minorHAnsi"/>
                <w:sz w:val="24"/>
              </w:rPr>
              <w:commentReference w:id="44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3"/>
            <w:r w:rsidRPr="00BE273A">
              <w:t>falling snow</w:t>
            </w:r>
            <w:commentRangeEnd w:id="443"/>
            <w:r w:rsidRPr="00BE273A">
              <w:rPr>
                <w:rStyle w:val="CommentReference"/>
                <w:rFonts w:eastAsiaTheme="minorHAnsi"/>
                <w:sz w:val="24"/>
              </w:rPr>
              <w:commentReference w:id="44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6"/>
            <w:r w:rsidRPr="00BE273A">
              <w:t xml:space="preserve"> </w:t>
            </w:r>
            <w:commentRangeEnd w:id="446"/>
            <w:r w:rsidRPr="00BE273A">
              <w:rPr>
                <w:rStyle w:val="CommentReference"/>
                <w:rFonts w:eastAsiaTheme="minorHAnsi"/>
                <w:sz w:val="24"/>
              </w:rPr>
              <w:commentReference w:id="446"/>
            </w:r>
            <w:r w:rsidRPr="00BE273A">
              <w:t xml:space="preserve">of men; </w:t>
            </w:r>
            <w:r>
              <w:t>[</w:t>
            </w:r>
            <w:r w:rsidRPr="00BE273A">
              <w:t>worship the Lord</w:t>
            </w:r>
            <w:r>
              <w:t>]</w:t>
            </w:r>
            <w:r>
              <w:rPr>
                <w:rStyle w:val="FootnoteReference"/>
              </w:rPr>
              <w:footnoteReference w:id="84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7"/>
            <w:r w:rsidR="003758F4" w:rsidRPr="00BE273A">
              <w:t xml:space="preserve">of </w:t>
            </w:r>
            <w:commentRangeEnd w:id="447"/>
            <w:r w:rsidR="003758F4" w:rsidRPr="00BE273A">
              <w:rPr>
                <w:rStyle w:val="CommentReference"/>
                <w:rFonts w:eastAsiaTheme="minorHAnsi"/>
                <w:sz w:val="24"/>
              </w:rPr>
              <w:commentReference w:id="44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6"/>
      <w:bookmarkEnd w:id="437"/>
      <w:bookmarkEnd w:id="438"/>
      <w:bookmarkEnd w:id="439"/>
      <w:bookmarkEnd w:id="44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9"/>
            <w:r>
              <w:t>Giver</w:t>
            </w:r>
            <w:r w:rsidRPr="00C05A5B">
              <w:t xml:space="preserve"> </w:t>
            </w:r>
            <w:commentRangeEnd w:id="449"/>
            <w:r>
              <w:rPr>
                <w:rStyle w:val="CommentReference"/>
                <w:rFonts w:eastAsiaTheme="minorHAnsi" w:cstheme="minorBidi"/>
                <w:color w:val="auto"/>
                <w:lang w:val="en-CA"/>
              </w:rPr>
              <w:commentReference w:id="44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0"/>
            <w:r w:rsidRPr="00C05A5B">
              <w:t>nanias</w:t>
            </w:r>
            <w:commentRangeEnd w:id="450"/>
            <w:r>
              <w:rPr>
                <w:rStyle w:val="CommentReference"/>
                <w:rFonts w:eastAsiaTheme="minorHAnsi" w:cstheme="minorBidi"/>
                <w:color w:val="auto"/>
                <w:lang w:val="en-CA"/>
              </w:rPr>
              <w:commentReference w:id="45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1"/>
            <w:r w:rsidRPr="00C05A5B">
              <w:t>Morning</w:t>
            </w:r>
            <w:commentRangeEnd w:id="451"/>
            <w:r>
              <w:rPr>
                <w:rStyle w:val="CommentReference"/>
                <w:rFonts w:eastAsiaTheme="minorHAnsi" w:cstheme="minorBidi"/>
                <w:color w:val="auto"/>
                <w:lang w:val="en-CA"/>
              </w:rPr>
              <w:commentReference w:id="45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2"/>
            <w:r w:rsidRPr="00C05A5B">
              <w:t>Emmanuel</w:t>
            </w:r>
            <w:commentRangeEnd w:id="452"/>
            <w:r>
              <w:rPr>
                <w:rStyle w:val="CommentReference"/>
                <w:rFonts w:eastAsiaTheme="minorHAnsi" w:cstheme="minorBidi"/>
                <w:color w:val="auto"/>
                <w:lang w:val="en-CA"/>
              </w:rPr>
              <w:commentReference w:id="45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3"/>
            <w:r w:rsidRPr="00C05A5B">
              <w:t xml:space="preserve">Proclaim </w:t>
            </w:r>
            <w:commentRangeEnd w:id="453"/>
            <w:r>
              <w:rPr>
                <w:rStyle w:val="CommentReference"/>
                <w:rFonts w:eastAsiaTheme="minorHAnsi" w:cstheme="minorBidi"/>
                <w:color w:val="auto"/>
                <w:lang w:val="en-CA"/>
              </w:rPr>
              <w:commentReference w:id="45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4"/>
            <w:r>
              <w:t>persevere</w:t>
            </w:r>
            <w:commentRangeEnd w:id="454"/>
            <w:r>
              <w:rPr>
                <w:rStyle w:val="CommentReference"/>
                <w:rFonts w:eastAsiaTheme="minorHAnsi" w:cstheme="minorBidi"/>
                <w:color w:val="auto"/>
                <w:lang w:val="en-CA"/>
              </w:rPr>
              <w:commentReference w:id="45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5"/>
            <w:r>
              <w:t>presbyters</w:t>
            </w:r>
            <w:commentRangeEnd w:id="455"/>
            <w:r>
              <w:rPr>
                <w:rStyle w:val="CommentReference"/>
                <w:rFonts w:eastAsiaTheme="minorHAnsi" w:cstheme="minorBidi"/>
                <w:color w:val="auto"/>
                <w:lang w:val="en-CA"/>
              </w:rPr>
              <w:commentReference w:id="455"/>
            </w:r>
            <w:r w:rsidRPr="00C05A5B">
              <w:t>:</w:t>
            </w:r>
          </w:p>
          <w:p w14:paraId="0639E799" w14:textId="42F5BA8C" w:rsidR="00D31F38" w:rsidRDefault="00985EC5" w:rsidP="00E35F1F">
            <w:pPr>
              <w:pStyle w:val="EngHang"/>
            </w:pPr>
            <w:r>
              <w:t>“</w:t>
            </w:r>
            <w:commentRangeStart w:id="456"/>
            <w:r w:rsidR="00D31F38">
              <w:t>Bless</w:t>
            </w:r>
            <w:commentRangeEnd w:id="456"/>
            <w:r w:rsidR="00D31F38">
              <w:rPr>
                <w:rStyle w:val="CommentReference"/>
                <w:rFonts w:eastAsiaTheme="minorHAnsi" w:cstheme="minorBidi"/>
                <w:color w:val="auto"/>
                <w:lang w:val="en-CA"/>
              </w:rPr>
              <w:commentReference w:id="45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7"/>
            <w:r>
              <w:t>day</w:t>
            </w:r>
            <w:commentRangeEnd w:id="457"/>
            <w:r>
              <w:rPr>
                <w:rStyle w:val="CommentReference"/>
                <w:rFonts w:eastAsiaTheme="minorHAnsi" w:cstheme="minorBidi"/>
                <w:color w:val="auto"/>
                <w:lang w:val="en-CA"/>
              </w:rPr>
              <w:commentReference w:id="45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8"/>
            <w:r w:rsidRPr="00C05A5B">
              <w:t xml:space="preserve">souls </w:t>
            </w:r>
            <w:commentRangeEnd w:id="458"/>
            <w:r>
              <w:rPr>
                <w:rStyle w:val="CommentReference"/>
                <w:rFonts w:eastAsiaTheme="minorHAnsi" w:cstheme="minorBidi"/>
                <w:color w:val="auto"/>
                <w:lang w:val="en-CA"/>
              </w:rPr>
              <w:commentReference w:id="45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9"/>
            <w:r w:rsidRPr="00C05A5B">
              <w:t>sea</w:t>
            </w:r>
            <w:commentRangeEnd w:id="459"/>
            <w:r>
              <w:rPr>
                <w:rStyle w:val="CommentReference"/>
                <w:rFonts w:eastAsiaTheme="minorHAnsi" w:cstheme="minorBidi"/>
                <w:color w:val="auto"/>
                <w:lang w:val="en-CA"/>
              </w:rPr>
              <w:commentReference w:id="45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0"/>
            <w:r w:rsidR="00D31F38" w:rsidRPr="00C05A5B">
              <w:t xml:space="preserve">all </w:t>
            </w:r>
            <w:commentRangeEnd w:id="460"/>
            <w:r w:rsidR="00D31F38">
              <w:rPr>
                <w:rStyle w:val="CommentReference"/>
                <w:rFonts w:eastAsiaTheme="minorHAnsi" w:cstheme="minorBidi"/>
                <w:color w:val="auto"/>
                <w:lang w:val="en-CA"/>
              </w:rPr>
              <w:commentReference w:id="46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1"/>
            <w:r w:rsidRPr="00C05A5B">
              <w:t>heretics</w:t>
            </w:r>
            <w:commentRangeEnd w:id="461"/>
            <w:r>
              <w:rPr>
                <w:rStyle w:val="CommentReference"/>
                <w:rFonts w:eastAsiaTheme="minorHAnsi" w:cstheme="minorBidi"/>
                <w:color w:val="auto"/>
                <w:lang w:val="en-CA"/>
              </w:rPr>
              <w:commentReference w:id="46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2"/>
            <w:r w:rsidRPr="00C05A5B">
              <w:t xml:space="preserve">spirits </w:t>
            </w:r>
            <w:commentRangeEnd w:id="462"/>
            <w:r>
              <w:rPr>
                <w:rStyle w:val="CommentReference"/>
                <w:rFonts w:eastAsiaTheme="minorHAnsi" w:cstheme="minorBidi"/>
                <w:color w:val="auto"/>
                <w:lang w:val="en-CA"/>
              </w:rPr>
              <w:commentReference w:id="46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3"/>
            <w:r>
              <w:t>contrite</w:t>
            </w:r>
            <w:r w:rsidRPr="00C05A5B">
              <w:t xml:space="preserve"> </w:t>
            </w:r>
            <w:commentRangeEnd w:id="463"/>
            <w:r>
              <w:rPr>
                <w:rStyle w:val="CommentReference"/>
                <w:rFonts w:eastAsiaTheme="minorHAnsi" w:cstheme="minorBidi"/>
                <w:color w:val="auto"/>
                <w:lang w:val="en-CA"/>
              </w:rPr>
              <w:commentReference w:id="463"/>
            </w:r>
            <w:commentRangeStart w:id="464"/>
            <w:r w:rsidRPr="00C05A5B">
              <w:t>hearts</w:t>
            </w:r>
            <w:commentRangeEnd w:id="464"/>
            <w:r>
              <w:rPr>
                <w:rStyle w:val="CommentReference"/>
                <w:rFonts w:eastAsiaTheme="minorHAnsi" w:cstheme="minorBidi"/>
                <w:color w:val="auto"/>
                <w:lang w:val="en-CA"/>
              </w:rPr>
              <w:commentReference w:id="46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5"/>
            <w:r w:rsidRPr="00C05A5B">
              <w:t>Make haste and be very attentive</w:t>
            </w:r>
            <w:commentRangeEnd w:id="465"/>
            <w:r>
              <w:rPr>
                <w:rStyle w:val="CommentReference"/>
                <w:rFonts w:eastAsiaTheme="minorHAnsi" w:cstheme="minorBidi"/>
                <w:color w:val="auto"/>
                <w:lang w:val="en-CA"/>
              </w:rPr>
              <w:commentReference w:id="46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6"/>
            <w:r w:rsidRPr="00C05A5B">
              <w:t xml:space="preserve">righteous </w:t>
            </w:r>
            <w:commentRangeEnd w:id="466"/>
            <w:r>
              <w:rPr>
                <w:rStyle w:val="CommentReference"/>
                <w:rFonts w:eastAsiaTheme="minorHAnsi" w:cstheme="minorBidi"/>
                <w:color w:val="auto"/>
                <w:lang w:val="en-CA"/>
              </w:rPr>
              <w:commentReference w:id="46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7"/>
            <w:r w:rsidR="00D31F38">
              <w:t>condemned</w:t>
            </w:r>
            <w:commentRangeEnd w:id="467"/>
            <w:r w:rsidR="00D31F38">
              <w:rPr>
                <w:rStyle w:val="CommentReference"/>
                <w:rFonts w:eastAsiaTheme="minorHAnsi" w:cstheme="minorBidi"/>
                <w:color w:val="auto"/>
                <w:lang w:val="en-CA"/>
              </w:rPr>
              <w:commentReference w:id="467"/>
            </w:r>
            <w:r w:rsidR="00D31F38" w:rsidRPr="00C05A5B">
              <w:t xml:space="preserve">, </w:t>
            </w:r>
          </w:p>
          <w:p w14:paraId="25CD9610" w14:textId="77777777" w:rsidR="00D31F38" w:rsidRDefault="00D31F38" w:rsidP="00E35F1F">
            <w:pPr>
              <w:pStyle w:val="EngHang"/>
            </w:pPr>
            <w:r w:rsidRPr="00C05A5B">
              <w:t xml:space="preserve">That he may </w:t>
            </w:r>
            <w:commentRangeStart w:id="468"/>
            <w:r w:rsidRPr="00C05A5B">
              <w:t xml:space="preserve">join </w:t>
            </w:r>
            <w:commentRangeEnd w:id="468"/>
            <w:r>
              <w:rPr>
                <w:rStyle w:val="CommentReference"/>
                <w:rFonts w:eastAsiaTheme="minorHAnsi" w:cstheme="minorBidi"/>
                <w:color w:val="auto"/>
                <w:lang w:val="en-CA"/>
              </w:rPr>
              <w:commentReference w:id="46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69" w:name="_Toc297322059"/>
      <w:bookmarkStart w:id="470" w:name="_Toc297407704"/>
      <w:bookmarkStart w:id="471" w:name="_Toc298445756"/>
      <w:bookmarkStart w:id="472" w:name="_Toc298681239"/>
      <w:bookmarkStart w:id="473" w:name="_Toc298447481"/>
      <w:r>
        <w:t>We Follow You</w:t>
      </w:r>
      <w:bookmarkEnd w:id="469"/>
      <w:bookmarkEnd w:id="470"/>
      <w:bookmarkEnd w:id="471"/>
      <w:bookmarkEnd w:id="472"/>
      <w:bookmarkEnd w:id="47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4" w:name="_Toc297322060"/>
      <w:bookmarkStart w:id="475" w:name="_Toc297407705"/>
      <w:bookmarkStart w:id="476" w:name="_Toc298445757"/>
      <w:bookmarkStart w:id="477" w:name="_Toc298681240"/>
      <w:bookmarkStart w:id="478" w:name="_Toc298447482"/>
      <w:bookmarkStart w:id="479" w:name="_Toc308441897"/>
      <w:bookmarkStart w:id="480" w:name="_Ref448228216"/>
      <w:bookmarkStart w:id="481" w:name="_Ref448228224"/>
      <w:r>
        <w:lastRenderedPageBreak/>
        <w:t>The Communion of the Saints</w:t>
      </w:r>
      <w:bookmarkEnd w:id="474"/>
      <w:bookmarkEnd w:id="475"/>
      <w:bookmarkEnd w:id="476"/>
      <w:bookmarkEnd w:id="477"/>
      <w:bookmarkEnd w:id="478"/>
      <w:bookmarkEnd w:id="479"/>
      <w:bookmarkEnd w:id="480"/>
      <w:bookmarkEnd w:id="48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2"/>
            <w:r>
              <w:rPr>
                <w:rStyle w:val="CommentReference"/>
                <w:rFonts w:ascii="Garamond" w:hAnsi="Garamond" w:cstheme="minorBidi"/>
                <w:noProof w:val="0"/>
                <w:lang w:val="en-CA"/>
              </w:rPr>
              <w:commentReference w:id="48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3"/>
            <w:r w:rsidRPr="00006239">
              <w:t>My</w:t>
            </w:r>
            <w:commentRangeEnd w:id="483"/>
            <w:r>
              <w:rPr>
                <w:rStyle w:val="CommentReference"/>
                <w:rFonts w:eastAsiaTheme="minorHAnsi" w:cstheme="minorBidi"/>
                <w:color w:val="auto"/>
                <w:lang w:val="en-CA"/>
              </w:rPr>
              <w:commentReference w:id="48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4"/>
            <w:r>
              <w:rPr>
                <w:rStyle w:val="CommentReference"/>
                <w:rFonts w:ascii="Garamond" w:hAnsi="Garamond" w:cstheme="minorBidi"/>
                <w:noProof w:val="0"/>
                <w:lang w:val="en-CA"/>
              </w:rPr>
              <w:commentReference w:id="48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5"/>
            <w:r w:rsidRPr="00FC3604">
              <w:t>ⲡⲓϣⲟⲙⲧ ϣⲉ ⲙⲏⲧ ϣ̀ⲙⲏⲛ</w:t>
            </w:r>
            <w:commentRangeEnd w:id="485"/>
            <w:r>
              <w:rPr>
                <w:rStyle w:val="CommentReference"/>
                <w:rFonts w:ascii="Garamond" w:hAnsi="Garamond" w:cstheme="minorBidi"/>
                <w:noProof w:val="0"/>
                <w:lang w:val="en-CA"/>
              </w:rPr>
              <w:commentReference w:id="48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6"/>
            <w:r>
              <w:rPr>
                <w:rStyle w:val="CommentReference"/>
                <w:rFonts w:eastAsiaTheme="minorHAnsi" w:cstheme="minorBidi"/>
                <w:color w:val="auto"/>
                <w:lang w:val="en-CA"/>
              </w:rPr>
              <w:commentReference w:id="48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7"/>
            <w:r w:rsidRPr="00645C3A">
              <w:t xml:space="preserve">Pray </w:t>
            </w:r>
            <w:commentRangeEnd w:id="487"/>
            <w:r>
              <w:rPr>
                <w:rStyle w:val="CommentReference"/>
                <w:rFonts w:eastAsiaTheme="minorHAnsi" w:cstheme="minorBidi"/>
                <w:color w:val="auto"/>
                <w:lang w:val="en-CA"/>
              </w:rPr>
              <w:commentReference w:id="48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8"/>
            </w:r>
          </w:p>
        </w:tc>
      </w:tr>
    </w:tbl>
    <w:p w14:paraId="38417DCC" w14:textId="77777777" w:rsidR="00D31F38" w:rsidRDefault="00D31F38" w:rsidP="00D31F38">
      <w:pPr>
        <w:pStyle w:val="Heading4"/>
      </w:pPr>
      <w:bookmarkStart w:id="489" w:name="_Toc298681241"/>
      <w:bookmarkStart w:id="490" w:name="_Toc308441898"/>
      <w:r>
        <w:t xml:space="preserve">A </w:t>
      </w:r>
      <w:commentRangeStart w:id="491"/>
      <w:r>
        <w:t xml:space="preserve">Short </w:t>
      </w:r>
      <w:commentRangeEnd w:id="491"/>
      <w:r>
        <w:rPr>
          <w:rStyle w:val="CommentReference"/>
          <w:rFonts w:eastAsiaTheme="minorHAnsi" w:cstheme="minorBidi"/>
          <w:b w:val="0"/>
          <w:bCs w:val="0"/>
        </w:rPr>
        <w:commentReference w:id="491"/>
      </w:r>
      <w:commentRangeStart w:id="492"/>
      <w:r>
        <w:t xml:space="preserve">Communion </w:t>
      </w:r>
      <w:commentRangeEnd w:id="492"/>
      <w:r>
        <w:rPr>
          <w:rStyle w:val="CommentReference"/>
          <w:rFonts w:eastAsiaTheme="minorHAnsi" w:cstheme="minorBidi"/>
          <w:b w:val="0"/>
          <w:bCs w:val="0"/>
        </w:rPr>
        <w:commentReference w:id="49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4"/>
            <w:r w:rsidRPr="00006239">
              <w:t>My</w:t>
            </w:r>
            <w:commentRangeEnd w:id="494"/>
            <w:r>
              <w:rPr>
                <w:rStyle w:val="CommentReference"/>
                <w:rFonts w:eastAsiaTheme="minorHAnsi" w:cstheme="minorBidi"/>
                <w:color w:val="auto"/>
                <w:lang w:val="en-CA"/>
              </w:rPr>
              <w:commentReference w:id="49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6"/>
            <w:r w:rsidRPr="000100FF">
              <w:t xml:space="preserve">Pray </w:t>
            </w:r>
            <w:commentRangeEnd w:id="496"/>
            <w:r>
              <w:rPr>
                <w:rStyle w:val="CommentReference"/>
                <w:rFonts w:eastAsiaTheme="minorHAnsi" w:cstheme="minorBidi"/>
                <w:color w:val="auto"/>
                <w:lang w:val="en-CA"/>
              </w:rPr>
              <w:commentReference w:id="49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7"/>
            <w:r>
              <w:rPr>
                <w:rStyle w:val="CommentReference"/>
                <w:rFonts w:eastAsiaTheme="minorHAnsi" w:cstheme="minorBidi"/>
                <w:color w:val="auto"/>
                <w:lang w:val="en-CA"/>
              </w:rPr>
              <w:commentReference w:id="49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8" w:name="_Ref448228235"/>
      <w:r>
        <w:rPr>
          <w:lang w:val="en-US"/>
        </w:rPr>
        <w:t>The Doxologies</w:t>
      </w:r>
      <w:bookmarkEnd w:id="489"/>
      <w:bookmarkEnd w:id="490"/>
      <w:bookmarkEnd w:id="498"/>
    </w:p>
    <w:p w14:paraId="04E32178" w14:textId="5CD5C5BF" w:rsidR="00D31F38" w:rsidRDefault="00D31F38" w:rsidP="00D31F38">
      <w:pPr>
        <w:pStyle w:val="Rubric"/>
        <w:rPr>
          <w:lang w:val="en-US"/>
        </w:rPr>
      </w:pPr>
      <w:bookmarkStart w:id="49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0" w:name="_Toc308441900"/>
      <w:bookmarkStart w:id="501" w:name="_Ref434487886"/>
      <w:bookmarkStart w:id="502" w:name="_Ref434487891"/>
      <w:r>
        <w:rPr>
          <w:lang w:val="en-US"/>
        </w:rPr>
        <w:t>The Doxology of the Virgin for Midnight Praise</w:t>
      </w:r>
      <w:bookmarkEnd w:id="500"/>
      <w:bookmarkEnd w:id="501"/>
      <w:bookmarkEnd w:id="50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3"/>
            <w:r>
              <w:t>Godhead</w:t>
            </w:r>
            <w:commentRangeEnd w:id="503"/>
            <w:r>
              <w:rPr>
                <w:rStyle w:val="CommentReference"/>
                <w:rFonts w:eastAsiaTheme="minorHAnsi" w:cstheme="minorBidi"/>
                <w:color w:val="auto"/>
                <w:lang w:val="en-CA"/>
              </w:rPr>
              <w:commentReference w:id="50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4"/>
            <w:r>
              <w:t xml:space="preserve">to </w:t>
            </w:r>
            <w:commentRangeEnd w:id="504"/>
            <w:r>
              <w:rPr>
                <w:rStyle w:val="CommentReference"/>
                <w:rFonts w:eastAsiaTheme="minorHAnsi" w:cstheme="minorBidi"/>
                <w:color w:val="auto"/>
                <w:lang w:val="en-CA"/>
              </w:rPr>
              <w:commentReference w:id="50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5"/>
            <w:r>
              <w:t xml:space="preserve">faithful </w:t>
            </w:r>
            <w:commentRangeEnd w:id="505"/>
            <w:r>
              <w:rPr>
                <w:rStyle w:val="CommentReference"/>
                <w:rFonts w:eastAsiaTheme="minorHAnsi" w:cstheme="minorBidi"/>
                <w:color w:val="auto"/>
                <w:lang w:val="en-CA"/>
              </w:rPr>
              <w:commentReference w:id="50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06" w:name="_Toc308441901"/>
      <w:r>
        <w:rPr>
          <w:lang w:val="en-US"/>
        </w:rPr>
        <w:t>The Conclusion of the Doxologies</w:t>
      </w:r>
      <w:bookmarkEnd w:id="499"/>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7" w:name="_Ref448228501"/>
      <w:bookmarkStart w:id="508" w:name="_Ref448228505"/>
      <w:r>
        <w:t>The Fourth Canticle</w:t>
      </w:r>
      <w:bookmarkEnd w:id="507"/>
      <w:bookmarkEnd w:id="508"/>
    </w:p>
    <w:p w14:paraId="575FD42E" w14:textId="77777777" w:rsidR="00D31F38" w:rsidRDefault="00D31F38" w:rsidP="00D31F38">
      <w:pPr>
        <w:pStyle w:val="Heading4"/>
      </w:pPr>
      <w:bookmarkStart w:id="509" w:name="_Toc410196423"/>
      <w:bookmarkStart w:id="510" w:name="_Toc410196925"/>
      <w:bookmarkStart w:id="511" w:name="_Ref434580708"/>
      <w:bookmarkStart w:id="512" w:name="_Ref434580714"/>
      <w:r>
        <w:t>The Fourth Canticle</w:t>
      </w:r>
      <w:bookmarkEnd w:id="509"/>
      <w:bookmarkEnd w:id="510"/>
      <w:bookmarkEnd w:id="511"/>
      <w:bookmarkEnd w:id="51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3" w:name="_Toc297322062"/>
      <w:bookmarkStart w:id="514" w:name="_Toc297407707"/>
      <w:bookmarkStart w:id="515" w:name="_Toc298445759"/>
      <w:bookmarkStart w:id="516" w:name="_Toc298681245"/>
      <w:bookmarkStart w:id="517" w:name="_Toc298447484"/>
      <w:r>
        <w:rPr>
          <w:lang w:val="en-US"/>
        </w:rPr>
        <w:t>Psalm 148</w:t>
      </w:r>
      <w:bookmarkEnd w:id="513"/>
      <w:bookmarkEnd w:id="514"/>
      <w:bookmarkEnd w:id="515"/>
      <w:bookmarkEnd w:id="516"/>
      <w:bookmarkEnd w:id="51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8"/>
            <w:commentRangeStart w:id="519"/>
            <w:r w:rsidRPr="00FC3604">
              <w:t>For</w:t>
            </w:r>
            <w:commentRangeEnd w:id="518"/>
            <w:r w:rsidRPr="00FC3604">
              <w:rPr>
                <w:rStyle w:val="CommentReference"/>
                <w:rFonts w:cstheme="minorBidi"/>
                <w:color w:val="auto"/>
                <w:lang w:val="en-CA"/>
              </w:rPr>
              <w:commentReference w:id="518"/>
            </w:r>
            <w:r w:rsidRPr="00FC3604">
              <w:t xml:space="preserve"> He spoke and </w:t>
            </w:r>
            <w:r w:rsidRPr="00FC3604">
              <w:rPr>
                <w:color w:val="auto"/>
              </w:rPr>
              <w:t>they</w:t>
            </w:r>
            <w:r w:rsidRPr="00FC3604">
              <w:t xml:space="preserve"> came to be!</w:t>
            </w:r>
            <w:commentRangeEnd w:id="519"/>
            <w:r>
              <w:rPr>
                <w:rStyle w:val="CommentReference"/>
                <w:rFonts w:cstheme="minorBidi"/>
                <w:color w:val="auto"/>
                <w:lang w:val="en-CA"/>
              </w:rPr>
              <w:commentReference w:id="51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0"/>
            <w:r w:rsidR="00D31F38">
              <w:rPr>
                <w:rStyle w:val="CommentReference"/>
                <w:rFonts w:eastAsiaTheme="minorHAnsi" w:cstheme="minorBidi"/>
                <w:color w:val="auto"/>
                <w:lang w:val="en-CA"/>
              </w:rPr>
              <w:commentReference w:id="52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1"/>
            <w:r w:rsidRPr="00FC3604">
              <w:t>Praise the Lord from the earth!</w:t>
            </w:r>
            <w:commentRangeEnd w:id="521"/>
            <w:r>
              <w:rPr>
                <w:rStyle w:val="CommentReference"/>
                <w:rFonts w:cstheme="minorBidi"/>
                <w:color w:val="auto"/>
                <w:lang w:val="en-CA"/>
              </w:rPr>
              <w:commentReference w:id="52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2"/>
            <w:r w:rsidRPr="007425E1">
              <w:rPr>
                <w:rFonts w:eastAsiaTheme="minorHAnsi"/>
              </w:rPr>
              <w:t xml:space="preserve">His </w:t>
            </w:r>
            <w:commentRangeEnd w:id="522"/>
            <w:r>
              <w:rPr>
                <w:rStyle w:val="CommentReference"/>
                <w:rFonts w:eastAsiaTheme="minorHAnsi" w:cstheme="minorBidi"/>
                <w:color w:val="auto"/>
                <w:lang w:val="en-CA"/>
              </w:rPr>
              <w:commentReference w:id="522"/>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3" w:name="_Toc297322063"/>
      <w:bookmarkStart w:id="524" w:name="_Toc297407708"/>
      <w:bookmarkStart w:id="525" w:name="_Toc298445760"/>
      <w:bookmarkStart w:id="526" w:name="_Toc298681246"/>
      <w:bookmarkStart w:id="527" w:name="_Toc298447485"/>
      <w:r>
        <w:rPr>
          <w:lang w:val="en-US"/>
        </w:rPr>
        <w:t>Psalm 149</w:t>
      </w:r>
      <w:bookmarkEnd w:id="523"/>
      <w:bookmarkEnd w:id="524"/>
      <w:bookmarkEnd w:id="525"/>
      <w:bookmarkEnd w:id="526"/>
      <w:bookmarkEnd w:id="52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8"/>
            <w:r w:rsidRPr="007425E1">
              <w:rPr>
                <w:rFonts w:eastAsiaTheme="minorHAnsi"/>
              </w:rPr>
              <w:t>chorus</w:t>
            </w:r>
            <w:commentRangeEnd w:id="528"/>
            <w:r>
              <w:rPr>
                <w:rStyle w:val="CommentReference"/>
                <w:rFonts w:eastAsiaTheme="minorHAnsi" w:cstheme="minorBidi"/>
                <w:color w:val="auto"/>
                <w:lang w:val="en-CA"/>
              </w:rPr>
              <w:commentReference w:id="52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9"/>
            <w:r w:rsidRPr="007425E1">
              <w:rPr>
                <w:rFonts w:eastAsiaTheme="minorHAnsi"/>
              </w:rPr>
              <w:t xml:space="preserve"> </w:t>
            </w:r>
            <w:commentRangeEnd w:id="529"/>
            <w:r>
              <w:rPr>
                <w:rStyle w:val="CommentReference"/>
                <w:rFonts w:eastAsiaTheme="minorHAnsi" w:cstheme="minorBidi"/>
                <w:color w:val="auto"/>
                <w:lang w:val="en-CA"/>
              </w:rPr>
              <w:commentReference w:id="52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0"/>
            <w:r w:rsidR="00D31F38">
              <w:t>rejoice</w:t>
            </w:r>
            <w:r w:rsidR="00D31F38" w:rsidRPr="007425E1">
              <w:t xml:space="preserve"> </w:t>
            </w:r>
            <w:commentRangeEnd w:id="530"/>
            <w:r w:rsidR="00D31F38">
              <w:rPr>
                <w:rStyle w:val="CommentReference"/>
                <w:rFonts w:cstheme="minorBidi"/>
                <w:color w:val="auto"/>
                <w:lang w:val="en-CA"/>
              </w:rPr>
              <w:commentReference w:id="53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1"/>
            <w:r w:rsidRPr="007425E1">
              <w:rPr>
                <w:rFonts w:eastAsiaTheme="minorHAnsi"/>
              </w:rPr>
              <w:t>mouth</w:t>
            </w:r>
            <w:commentRangeEnd w:id="531"/>
            <w:r w:rsidR="002275C0">
              <w:rPr>
                <w:rFonts w:eastAsiaTheme="minorHAnsi"/>
              </w:rPr>
              <w:t>s</w:t>
            </w:r>
            <w:r>
              <w:rPr>
                <w:rStyle w:val="CommentReference"/>
                <w:rFonts w:eastAsiaTheme="minorHAnsi" w:cstheme="minorBidi"/>
                <w:color w:val="auto"/>
                <w:lang w:val="en-CA"/>
              </w:rPr>
              <w:commentReference w:id="53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2"/>
            <w:r>
              <w:t>rebukes</w:t>
            </w:r>
            <w:r w:rsidRPr="007425E1">
              <w:t xml:space="preserve"> </w:t>
            </w:r>
            <w:commentRangeEnd w:id="532"/>
            <w:r>
              <w:rPr>
                <w:rStyle w:val="CommentReference"/>
                <w:rFonts w:cstheme="minorBidi"/>
                <w:color w:val="auto"/>
                <w:lang w:val="en-CA"/>
              </w:rPr>
              <w:commentReference w:id="53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3" w:name="_Toc297322064"/>
      <w:bookmarkStart w:id="534" w:name="_Toc297407709"/>
      <w:bookmarkStart w:id="535" w:name="_Toc298445761"/>
      <w:bookmarkStart w:id="536" w:name="_Toc298681247"/>
      <w:bookmarkStart w:id="537" w:name="_Toc298447486"/>
      <w:r>
        <w:rPr>
          <w:lang w:val="en-US"/>
        </w:rPr>
        <w:t>Psalm 150</w:t>
      </w:r>
      <w:bookmarkEnd w:id="533"/>
      <w:bookmarkEnd w:id="534"/>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8"/>
            <w:r w:rsidRPr="007425E1">
              <w:t xml:space="preserve">psaltery </w:t>
            </w:r>
            <w:commentRangeEnd w:id="538"/>
            <w:r>
              <w:rPr>
                <w:rStyle w:val="CommentReference"/>
                <w:rFonts w:cstheme="minorBidi"/>
                <w:color w:val="auto"/>
                <w:lang w:val="en-CA"/>
              </w:rPr>
              <w:commentReference w:id="53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9"/>
            <w:r w:rsidRPr="007425E1">
              <w:t>chorus</w:t>
            </w:r>
            <w:commentRangeEnd w:id="539"/>
            <w:r>
              <w:rPr>
                <w:rStyle w:val="CommentReference"/>
                <w:rFonts w:cstheme="minorBidi"/>
                <w:color w:val="auto"/>
                <w:lang w:val="en-CA"/>
              </w:rPr>
              <w:commentReference w:id="53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2"/>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w:t>
      </w:r>
      <w:r>
        <w:lastRenderedPageBreak/>
        <w:t>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w:t>
      </w:r>
      <w:r w:rsidRPr="00924E6C">
        <w:lastRenderedPageBreak/>
        <w:t>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lastRenderedPageBreak/>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lastRenderedPageBreak/>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0" w:name="_Ref448228521"/>
      <w:bookmarkStart w:id="541" w:name="_Ref448228524"/>
      <w:bookmarkStart w:id="542" w:name="_Ref448471720"/>
      <w:bookmarkStart w:id="543" w:name="_Toc448696629"/>
      <w:r>
        <w:lastRenderedPageBreak/>
        <w:t>The Annual Psalis and Theotokia</w:t>
      </w:r>
      <w:bookmarkEnd w:id="540"/>
      <w:bookmarkEnd w:id="541"/>
      <w:bookmarkEnd w:id="542"/>
      <w:bookmarkEnd w:id="54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4" w:name="_Toc448696630"/>
      <w:r>
        <w:lastRenderedPageBreak/>
        <w:t>Sunday</w:t>
      </w:r>
      <w:bookmarkEnd w:id="544"/>
    </w:p>
    <w:p w14:paraId="45726092" w14:textId="77777777" w:rsidR="00E35F1F" w:rsidRDefault="00E35F1F" w:rsidP="00E35F1F">
      <w:pPr>
        <w:pStyle w:val="Heading3"/>
        <w:rPr>
          <w:lang w:val="en-US"/>
        </w:rPr>
      </w:pPr>
      <w:bookmarkStart w:id="545" w:name="_Toc297322066"/>
      <w:bookmarkStart w:id="546" w:name="_Toc297407711"/>
      <w:bookmarkStart w:id="547" w:name="_Toc298445763"/>
      <w:bookmarkStart w:id="548" w:name="_Toc298447488"/>
      <w:bookmarkStart w:id="549" w:name="_Toc308441905"/>
      <w:r>
        <w:rPr>
          <w:lang w:val="en-US"/>
        </w:rPr>
        <w:t>The Sunday Psali for the Lord</w:t>
      </w:r>
      <w:bookmarkEnd w:id="545"/>
      <w:bookmarkEnd w:id="546"/>
      <w:bookmarkEnd w:id="547"/>
      <w:bookmarkEnd w:id="548"/>
      <w:bookmarkEnd w:id="549"/>
    </w:p>
    <w:p w14:paraId="136558CF" w14:textId="2DAE99D4" w:rsidR="006F0694" w:rsidRPr="00CE3852" w:rsidRDefault="00E35F1F" w:rsidP="006F0694">
      <w:pPr>
        <w:pStyle w:val="Heading5non-TOC"/>
        <w:rPr>
          <w:lang w:val="en-US"/>
        </w:rPr>
      </w:pPr>
      <w:commentRangeStart w:id="55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0"/>
      <w:r>
        <w:rPr>
          <w:rStyle w:val="CommentReference"/>
          <w:rFonts w:ascii="Garamond" w:eastAsiaTheme="minorHAnsi" w:hAnsi="Garamond" w:cstheme="minorBidi"/>
        </w:rPr>
        <w:commentReference w:id="5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1"/>
            <w:r w:rsidRPr="00FC3604">
              <w:t>ⲛⲏⲓ</w:t>
            </w:r>
            <w:commentRangeEnd w:id="551"/>
            <w:r>
              <w:rPr>
                <w:rStyle w:val="CommentReference"/>
                <w:rFonts w:ascii="Garamond" w:hAnsi="Garamond" w:cstheme="minorBidi"/>
                <w:noProof w:val="0"/>
                <w:lang w:val="en-CA"/>
              </w:rPr>
              <w:commentReference w:id="55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2"/>
            <w:r w:rsidRPr="005832A1">
              <w:t xml:space="preserve">praise </w:t>
            </w:r>
            <w:commentRangeEnd w:id="552"/>
            <w:r w:rsidRPr="005832A1">
              <w:rPr>
                <w:rStyle w:val="CommentReference"/>
                <w:rFonts w:eastAsiaTheme="minorHAnsi"/>
                <w:sz w:val="24"/>
              </w:rPr>
              <w:commentReference w:id="55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3"/>
            <w:r w:rsidRPr="005832A1">
              <w:t>Earth</w:t>
            </w:r>
            <w:commentRangeEnd w:id="553"/>
            <w:r w:rsidRPr="005832A1">
              <w:rPr>
                <w:rStyle w:val="CommentReference"/>
                <w:rFonts w:eastAsiaTheme="minorHAnsi"/>
                <w:sz w:val="24"/>
              </w:rPr>
              <w:commentReference w:id="55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4"/>
            <w:r>
              <w:rPr>
                <w:rStyle w:val="CommentReference"/>
                <w:rFonts w:ascii="Garamond" w:hAnsi="Garamond" w:cstheme="minorBidi"/>
                <w:noProof w:val="0"/>
                <w:lang w:val="en-CA"/>
              </w:rPr>
              <w:commentReference w:id="55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5"/>
            <w:r w:rsidRPr="005832A1">
              <w:t xml:space="preserve">Make haste </w:t>
            </w:r>
            <w:commentRangeEnd w:id="555"/>
            <w:r w:rsidRPr="005832A1">
              <w:rPr>
                <w:rStyle w:val="CommentReference"/>
                <w:rFonts w:eastAsiaTheme="minorHAnsi"/>
                <w:sz w:val="24"/>
              </w:rPr>
              <w:commentReference w:id="55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6"/>
            <w:r w:rsidRPr="005832A1">
              <w:rPr>
                <w:rFonts w:eastAsiaTheme="minorHAnsi"/>
              </w:rPr>
              <w:t xml:space="preserve">different </w:t>
            </w:r>
            <w:commentRangeEnd w:id="556"/>
            <w:r w:rsidRPr="005832A1">
              <w:rPr>
                <w:rStyle w:val="CommentReference"/>
                <w:rFonts w:eastAsiaTheme="minorHAnsi"/>
                <w:sz w:val="24"/>
              </w:rPr>
              <w:commentReference w:id="55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7"/>
            <w:r w:rsidRPr="005832A1">
              <w:t>truth</w:t>
            </w:r>
            <w:commentRangeEnd w:id="557"/>
            <w:r w:rsidRPr="005832A1">
              <w:rPr>
                <w:rStyle w:val="CommentReference"/>
                <w:rFonts w:eastAsiaTheme="minorHAnsi"/>
                <w:sz w:val="24"/>
              </w:rPr>
              <w:commentReference w:id="55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8"/>
            <w:r w:rsidRPr="005832A1">
              <w:t xml:space="preserve">longsuffering </w:t>
            </w:r>
            <w:commentRangeEnd w:id="558"/>
            <w:r w:rsidRPr="005832A1">
              <w:rPr>
                <w:rStyle w:val="CommentReference"/>
                <w:rFonts w:eastAsiaTheme="minorHAnsi"/>
                <w:sz w:val="24"/>
              </w:rPr>
              <w:commentReference w:id="55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9"/>
            <w:r w:rsidRPr="005832A1">
              <w:t xml:space="preserve">I rise </w:t>
            </w:r>
            <w:commentRangeEnd w:id="559"/>
            <w:r w:rsidRPr="005832A1">
              <w:rPr>
                <w:rStyle w:val="CommentReference"/>
                <w:rFonts w:eastAsiaTheme="minorHAnsi"/>
                <w:sz w:val="24"/>
              </w:rPr>
              <w:commentReference w:id="55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0"/>
            <w:r w:rsidRPr="005832A1">
              <w:t>sweet</w:t>
            </w:r>
            <w:commentRangeEnd w:id="560"/>
            <w:r w:rsidRPr="005832A1">
              <w:rPr>
                <w:rStyle w:val="CommentReference"/>
                <w:rFonts w:eastAsiaTheme="minorHAnsi"/>
                <w:sz w:val="24"/>
              </w:rPr>
              <w:commentReference w:id="56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1"/>
            <w:r w:rsidRPr="005832A1">
              <w:rPr>
                <w:rFonts w:eastAsiaTheme="minorHAnsi"/>
              </w:rPr>
              <w:t>Oh, how I love</w:t>
            </w:r>
            <w:commentRangeEnd w:id="561"/>
            <w:r w:rsidRPr="005832A1">
              <w:rPr>
                <w:rStyle w:val="CommentReference"/>
                <w:rFonts w:eastAsiaTheme="minorHAnsi"/>
                <w:sz w:val="24"/>
              </w:rPr>
              <w:commentReference w:id="56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2"/>
            <w:r w:rsidRPr="005832A1">
              <w:rPr>
                <w:rFonts w:eastAsiaTheme="minorHAnsi"/>
              </w:rPr>
              <w:t xml:space="preserve">of </w:t>
            </w:r>
            <w:commentRangeEnd w:id="562"/>
            <w:r w:rsidRPr="005832A1">
              <w:rPr>
                <w:rStyle w:val="CommentReference"/>
                <w:rFonts w:eastAsiaTheme="minorHAnsi"/>
                <w:sz w:val="24"/>
              </w:rPr>
              <w:commentReference w:id="56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3"/>
            <w:r w:rsidRPr="005832A1">
              <w:t>truth</w:t>
            </w:r>
            <w:commentRangeEnd w:id="563"/>
            <w:r w:rsidRPr="005832A1">
              <w:rPr>
                <w:rStyle w:val="CommentReference"/>
                <w:rFonts w:eastAsiaTheme="minorHAnsi"/>
                <w:sz w:val="24"/>
              </w:rPr>
              <w:commentReference w:id="563"/>
            </w:r>
            <w:r w:rsidR="008A107E">
              <w:rPr>
                <w:rStyle w:val="FootnoteReference"/>
              </w:rPr>
              <w:footnoteReference w:id="85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4"/>
            <w:r w:rsidRPr="005832A1">
              <w:t xml:space="preserve">true </w:t>
            </w:r>
            <w:commentRangeEnd w:id="564"/>
            <w:r w:rsidRPr="005832A1">
              <w:rPr>
                <w:rStyle w:val="CommentReference"/>
                <w:rFonts w:eastAsiaTheme="minorHAnsi"/>
                <w:sz w:val="24"/>
              </w:rPr>
              <w:commentReference w:id="56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5"/>
            <w:r>
              <w:t xml:space="preserve">Whenever </w:t>
            </w:r>
            <w:commentRangeEnd w:id="565"/>
            <w:r>
              <w:rPr>
                <w:rStyle w:val="CommentReference"/>
                <w:rFonts w:eastAsiaTheme="minorHAnsi" w:cstheme="minorBidi"/>
                <w:color w:val="auto"/>
                <w:lang w:val="en-CA"/>
              </w:rPr>
              <w:commentReference w:id="565"/>
            </w:r>
            <w:r>
              <w:t>we</w:t>
            </w:r>
          </w:p>
          <w:p w14:paraId="1820B153" w14:textId="77777777" w:rsidR="00E35F1F" w:rsidRDefault="00E35F1F" w:rsidP="00E35F1F">
            <w:pPr>
              <w:pStyle w:val="EngHang"/>
            </w:pPr>
            <w:commentRangeStart w:id="566"/>
            <w:r>
              <w:t xml:space="preserve">Gather </w:t>
            </w:r>
            <w:commentRangeEnd w:id="566"/>
            <w:r>
              <w:rPr>
                <w:rStyle w:val="CommentReference"/>
                <w:rFonts w:eastAsiaTheme="minorHAnsi" w:cstheme="minorBidi"/>
                <w:color w:val="auto"/>
                <w:lang w:val="en-CA"/>
              </w:rPr>
              <w:commentReference w:id="56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7"/>
            <w:r>
              <w:t xml:space="preserve">will </w:t>
            </w:r>
            <w:commentRangeEnd w:id="567"/>
            <w:r>
              <w:rPr>
                <w:rStyle w:val="CommentReference"/>
                <w:rFonts w:eastAsiaTheme="minorHAnsi" w:cstheme="minorBidi"/>
                <w:color w:val="auto"/>
                <w:lang w:val="en-CA"/>
              </w:rPr>
              <w:commentReference w:id="56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8"/>
            <w:r>
              <w:t xml:space="preserve">Deliver </w:t>
            </w:r>
            <w:commentRangeEnd w:id="568"/>
            <w:r>
              <w:rPr>
                <w:rStyle w:val="CommentReference"/>
                <w:rFonts w:eastAsiaTheme="minorHAnsi" w:cstheme="minorBidi"/>
                <w:color w:val="auto"/>
                <w:lang w:val="en-CA"/>
              </w:rPr>
              <w:commentReference w:id="56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9"/>
            <w:r w:rsidRPr="00A16DFE">
              <w:rPr>
                <w:rFonts w:eastAsiaTheme="minorHAnsi"/>
              </w:rPr>
              <w:t xml:space="preserve">come </w:t>
            </w:r>
            <w:commentRangeEnd w:id="569"/>
            <w:r>
              <w:rPr>
                <w:rStyle w:val="CommentReference"/>
                <w:rFonts w:eastAsiaTheme="minorHAnsi" w:cstheme="minorBidi"/>
                <w:color w:val="auto"/>
                <w:lang w:val="en-CA"/>
              </w:rPr>
              <w:commentReference w:id="56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0"/>
            <w:r>
              <w:rPr>
                <w:rFonts w:eastAsiaTheme="minorHAnsi"/>
              </w:rPr>
              <w:t>be</w:t>
            </w:r>
            <w:r w:rsidRPr="00A16DFE">
              <w:rPr>
                <w:rFonts w:eastAsiaTheme="minorHAnsi"/>
              </w:rPr>
              <w:t xml:space="preserve"> </w:t>
            </w:r>
            <w:commentRangeEnd w:id="570"/>
            <w:r>
              <w:rPr>
                <w:rStyle w:val="CommentReference"/>
                <w:rFonts w:eastAsiaTheme="minorHAnsi" w:cstheme="minorBidi"/>
                <w:color w:val="auto"/>
                <w:lang w:val="en-CA"/>
              </w:rPr>
              <w:commentReference w:id="57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1" w:name="_Toc297322067"/>
      <w:bookmarkStart w:id="572" w:name="_Toc297407712"/>
      <w:bookmarkStart w:id="573" w:name="_Toc298445764"/>
      <w:bookmarkStart w:id="574" w:name="_Toc298681249"/>
      <w:bookmarkStart w:id="575" w:name="_Toc298447489"/>
      <w:bookmarkStart w:id="576" w:name="_Toc308441906"/>
      <w:r>
        <w:rPr>
          <w:lang w:val="en-US"/>
        </w:rPr>
        <w:lastRenderedPageBreak/>
        <w:t>The Sunday Theotokia</w:t>
      </w:r>
      <w:bookmarkEnd w:id="571"/>
      <w:bookmarkEnd w:id="572"/>
      <w:bookmarkEnd w:id="573"/>
      <w:bookmarkEnd w:id="574"/>
      <w:bookmarkEnd w:id="575"/>
      <w:bookmarkEnd w:id="57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7" w:name="_Toc298445765"/>
      <w:bookmarkStart w:id="578" w:name="_Toc298681250"/>
      <w:bookmarkStart w:id="579" w:name="_Toc298447490"/>
      <w:r>
        <w:rPr>
          <w:lang w:val="en-US"/>
        </w:rP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0"/>
            <w:r w:rsidRPr="007425E1">
              <w:rPr>
                <w:rFonts w:eastAsiaTheme="minorHAnsi"/>
              </w:rPr>
              <w:t>Of the Covenant</w:t>
            </w:r>
            <w:commentRangeEnd w:id="580"/>
            <w:r>
              <w:rPr>
                <w:rStyle w:val="CommentReference"/>
                <w:rFonts w:eastAsiaTheme="minorHAnsi" w:cstheme="minorBidi"/>
                <w:color w:val="auto"/>
                <w:lang w:val="en-CA"/>
              </w:rPr>
              <w:commentReference w:id="58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1"/>
            <w:r>
              <w:rPr>
                <w:rFonts w:eastAsiaTheme="minorHAnsi"/>
              </w:rPr>
              <w:t>sprinkling</w:t>
            </w:r>
            <w:commentRangeEnd w:id="581"/>
            <w:r>
              <w:rPr>
                <w:rStyle w:val="CommentReference"/>
                <w:rFonts w:eastAsiaTheme="minorHAnsi" w:cstheme="minorBidi"/>
                <w:color w:val="auto"/>
                <w:lang w:val="en-CA"/>
              </w:rPr>
              <w:commentReference w:id="58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2"/>
            <w:r>
              <w:rPr>
                <w:rFonts w:eastAsiaTheme="minorHAnsi"/>
              </w:rPr>
              <w:t>dwelt</w:t>
            </w:r>
            <w:commentRangeEnd w:id="582"/>
            <w:r>
              <w:rPr>
                <w:rStyle w:val="CommentReference"/>
                <w:rFonts w:eastAsiaTheme="minorHAnsi" w:cstheme="minorBidi"/>
                <w:color w:val="auto"/>
                <w:lang w:val="en-CA"/>
              </w:rPr>
              <w:commentReference w:id="58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3"/>
            <w:r>
              <w:t xml:space="preserve">Magnify </w:t>
            </w:r>
            <w:commentRangeEnd w:id="583"/>
            <w:r>
              <w:rPr>
                <w:rStyle w:val="CommentReference"/>
                <w:rFonts w:eastAsiaTheme="minorHAnsi" w:cstheme="minorBidi"/>
                <w:color w:val="auto"/>
                <w:lang w:val="en-CA"/>
              </w:rPr>
              <w:commentReference w:id="58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4"/>
            <w:r>
              <w:t xml:space="preserve">obtain </w:t>
            </w:r>
            <w:commentRangeEnd w:id="584"/>
            <w:r>
              <w:rPr>
                <w:rStyle w:val="CommentReference"/>
                <w:rFonts w:eastAsiaTheme="minorHAnsi" w:cstheme="minorBidi"/>
                <w:color w:val="auto"/>
                <w:lang w:val="en-CA"/>
              </w:rPr>
              <w:commentReference w:id="58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5" w:name="_Toc298445766"/>
      <w:bookmarkStart w:id="586" w:name="_Toc298681251"/>
      <w:bookmarkStart w:id="58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85"/>
      <w:bookmarkEnd w:id="586"/>
      <w:bookmarkEnd w:id="58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8"/>
            <w:r>
              <w:rPr>
                <w:rFonts w:eastAsiaTheme="minorHAnsi"/>
              </w:rPr>
              <w:t xml:space="preserve">type </w:t>
            </w:r>
            <w:commentRangeEnd w:id="588"/>
            <w:r>
              <w:rPr>
                <w:rStyle w:val="CommentReference"/>
                <w:rFonts w:eastAsiaTheme="minorHAnsi" w:cstheme="minorBidi"/>
                <w:color w:val="auto"/>
                <w:lang w:val="en-CA"/>
              </w:rPr>
              <w:commentReference w:id="58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89"/>
            <w:r>
              <w:t xml:space="preserve">one </w:t>
            </w:r>
            <w:commentRangeEnd w:id="589"/>
            <w:r>
              <w:rPr>
                <w:rStyle w:val="CommentReference"/>
                <w:rFonts w:eastAsiaTheme="minorHAnsi" w:cstheme="minorBidi"/>
                <w:color w:val="auto"/>
                <w:lang w:val="en-CA"/>
              </w:rPr>
              <w:commentReference w:id="589"/>
            </w:r>
            <w:r>
              <w:t>from two,</w:t>
            </w:r>
          </w:p>
          <w:p w14:paraId="12509199" w14:textId="77777777" w:rsidR="00E35F1F" w:rsidRDefault="00E35F1F" w:rsidP="00E35F1F">
            <w:pPr>
              <w:pStyle w:val="EngHang"/>
            </w:pPr>
            <w:r>
              <w:t xml:space="preserve">A </w:t>
            </w:r>
            <w:commentRangeStart w:id="590"/>
            <w:r>
              <w:t xml:space="preserve">Holy </w:t>
            </w:r>
            <w:commentRangeEnd w:id="590"/>
            <w:r>
              <w:rPr>
                <w:rStyle w:val="CommentReference"/>
                <w:rFonts w:eastAsiaTheme="minorHAnsi" w:cstheme="minorBidi"/>
                <w:color w:val="auto"/>
                <w:lang w:val="en-CA"/>
              </w:rPr>
              <w:commentReference w:id="59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1"/>
            <w:r>
              <w:rPr>
                <w:rFonts w:eastAsiaTheme="minorHAnsi"/>
              </w:rPr>
              <w:t xml:space="preserve">Begotten </w:t>
            </w:r>
            <w:commentRangeEnd w:id="591"/>
            <w:r>
              <w:rPr>
                <w:rStyle w:val="CommentReference"/>
                <w:rFonts w:eastAsiaTheme="minorHAnsi" w:cstheme="minorBidi"/>
                <w:color w:val="auto"/>
                <w:lang w:val="en-CA"/>
              </w:rPr>
              <w:commentReference w:id="591"/>
            </w:r>
            <w:r>
              <w:rPr>
                <w:rFonts w:eastAsiaTheme="minorHAnsi"/>
              </w:rPr>
              <w:t>without seed,</w:t>
            </w:r>
          </w:p>
          <w:p w14:paraId="47914132" w14:textId="77777777" w:rsidR="00E35F1F" w:rsidRDefault="00E35F1F" w:rsidP="00E35F1F">
            <w:pPr>
              <w:pStyle w:val="EngHang"/>
              <w:rPr>
                <w:rFonts w:eastAsiaTheme="minorHAnsi"/>
              </w:rPr>
            </w:pPr>
            <w:commentRangeStart w:id="592"/>
            <w:r>
              <w:rPr>
                <w:rFonts w:eastAsiaTheme="minorHAnsi"/>
              </w:rPr>
              <w:t xml:space="preserve">Consubstantial </w:t>
            </w:r>
            <w:commentRangeEnd w:id="592"/>
            <w:r>
              <w:rPr>
                <w:rStyle w:val="CommentReference"/>
                <w:rFonts w:eastAsiaTheme="minorHAnsi" w:cstheme="minorBidi"/>
                <w:color w:val="auto"/>
                <w:lang w:val="en-CA"/>
              </w:rPr>
              <w:commentReference w:id="59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3"/>
            <w:r>
              <w:rPr>
                <w:rFonts w:eastAsiaTheme="minorHAnsi"/>
              </w:rPr>
              <w:t xml:space="preserve">made one </w:t>
            </w:r>
            <w:commentRangeEnd w:id="593"/>
            <w:r>
              <w:rPr>
                <w:rStyle w:val="CommentReference"/>
                <w:rFonts w:eastAsiaTheme="minorHAnsi" w:cstheme="minorBidi"/>
                <w:color w:val="auto"/>
                <w:lang w:val="en-CA"/>
              </w:rPr>
              <w:commentReference w:id="59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4"/>
            <w:r>
              <w:t xml:space="preserve">The </w:t>
            </w:r>
            <w:commentRangeEnd w:id="594"/>
            <w:r>
              <w:rPr>
                <w:rStyle w:val="CommentReference"/>
                <w:rFonts w:eastAsiaTheme="minorHAnsi" w:cstheme="minorBidi"/>
                <w:color w:val="auto"/>
                <w:lang w:val="en-CA"/>
              </w:rPr>
              <w:commentReference w:id="59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5"/>
            <w:r>
              <w:rPr>
                <w:rFonts w:eastAsiaTheme="minorHAnsi"/>
              </w:rPr>
              <w:t xml:space="preserve">Purple </w:t>
            </w:r>
            <w:commentRangeEnd w:id="595"/>
            <w:r>
              <w:rPr>
                <w:rStyle w:val="CommentReference"/>
                <w:rFonts w:eastAsiaTheme="minorHAnsi" w:cstheme="minorBidi"/>
                <w:color w:val="auto"/>
                <w:lang w:val="en-CA"/>
              </w:rPr>
              <w:commentReference w:id="59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6"/>
            <w:r>
              <w:rPr>
                <w:rFonts w:eastAsiaTheme="minorHAnsi"/>
              </w:rPr>
              <w:t xml:space="preserve">fine </w:t>
            </w:r>
            <w:commentRangeEnd w:id="596"/>
            <w:r>
              <w:rPr>
                <w:rStyle w:val="CommentReference"/>
                <w:rFonts w:eastAsiaTheme="minorHAnsi" w:cstheme="minorBidi"/>
                <w:color w:val="auto"/>
                <w:lang w:val="en-CA"/>
              </w:rPr>
              <w:commentReference w:id="59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7"/>
            <w:r>
              <w:rPr>
                <w:rFonts w:eastAsiaTheme="minorHAnsi"/>
              </w:rPr>
              <w:t xml:space="preserve">wood </w:t>
            </w:r>
            <w:commentRangeEnd w:id="597"/>
            <w:r>
              <w:rPr>
                <w:rStyle w:val="CommentReference"/>
                <w:rFonts w:eastAsiaTheme="minorHAnsi" w:cstheme="minorBidi"/>
                <w:color w:val="auto"/>
                <w:lang w:val="en-CA"/>
              </w:rPr>
              <w:commentReference w:id="59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8"/>
            <w:r>
              <w:t xml:space="preserve">Magnify </w:t>
            </w:r>
            <w:commentRangeEnd w:id="598"/>
            <w:r>
              <w:rPr>
                <w:rStyle w:val="CommentReference"/>
                <w:rFonts w:eastAsiaTheme="minorHAnsi" w:cstheme="minorBidi"/>
                <w:color w:val="auto"/>
                <w:lang w:val="en-CA"/>
              </w:rPr>
              <w:commentReference w:id="59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9"/>
            <w:r>
              <w:t xml:space="preserve">obtain </w:t>
            </w:r>
            <w:commentRangeEnd w:id="599"/>
            <w:r>
              <w:rPr>
                <w:rStyle w:val="CommentReference"/>
                <w:rFonts w:eastAsiaTheme="minorHAnsi" w:cstheme="minorBidi"/>
                <w:color w:val="auto"/>
                <w:lang w:val="en-CA"/>
              </w:rPr>
              <w:commentReference w:id="59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0" w:name="_Toc298445767"/>
      <w:bookmarkStart w:id="601" w:name="_Toc298681252"/>
      <w:bookmarkStart w:id="60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0"/>
      <w:bookmarkEnd w:id="601"/>
      <w:bookmarkEnd w:id="60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3"/>
            <w:r>
              <w:rPr>
                <w:rFonts w:eastAsiaTheme="minorHAnsi"/>
              </w:rPr>
              <w:t>Cherubs</w:t>
            </w:r>
            <w:commentRangeEnd w:id="603"/>
            <w:r>
              <w:rPr>
                <w:rStyle w:val="CommentReference"/>
                <w:rFonts w:eastAsiaTheme="minorHAnsi" w:cstheme="minorBidi"/>
                <w:color w:val="auto"/>
                <w:lang w:val="en-CA"/>
              </w:rPr>
              <w:commentReference w:id="603"/>
            </w:r>
          </w:p>
          <w:p w14:paraId="338C43D3" w14:textId="65EF4612" w:rsidR="00E35F1F" w:rsidRPr="001A0083" w:rsidRDefault="00E35F1F" w:rsidP="00E35F1F">
            <w:pPr>
              <w:pStyle w:val="EngHangEnd"/>
            </w:pPr>
            <w:commentRangeStart w:id="604"/>
            <w:r>
              <w:rPr>
                <w:rFonts w:eastAsiaTheme="minorHAnsi"/>
              </w:rPr>
              <w:t xml:space="preserve">Forged </w:t>
            </w:r>
            <w:commentRangeEnd w:id="604"/>
            <w:r>
              <w:rPr>
                <w:rStyle w:val="CommentReference"/>
                <w:rFonts w:eastAsiaTheme="minorHAnsi" w:cstheme="minorBidi"/>
                <w:color w:val="auto"/>
                <w:lang w:val="en-CA"/>
              </w:rPr>
              <w:commentReference w:id="60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5"/>
            <w:r>
              <w:t xml:space="preserve">Always </w:t>
            </w:r>
            <w:commentRangeEnd w:id="605"/>
            <w:r>
              <w:rPr>
                <w:rStyle w:val="CommentReference"/>
                <w:rFonts w:eastAsiaTheme="minorHAnsi" w:cstheme="minorBidi"/>
                <w:color w:val="auto"/>
                <w:lang w:val="en-CA"/>
              </w:rPr>
              <w:commentReference w:id="60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6"/>
            <w:r>
              <w:rPr>
                <w:rFonts w:eastAsiaTheme="minorHAnsi"/>
              </w:rPr>
              <w:t xml:space="preserve">Overshadowed </w:t>
            </w:r>
            <w:commentRangeEnd w:id="606"/>
            <w:r>
              <w:rPr>
                <w:rStyle w:val="CommentReference"/>
                <w:rFonts w:eastAsiaTheme="minorHAnsi" w:cstheme="minorBidi"/>
                <w:color w:val="auto"/>
                <w:lang w:val="en-CA"/>
              </w:rPr>
              <w:commentReference w:id="60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7"/>
            <w:r>
              <w:rPr>
                <w:rFonts w:eastAsiaTheme="minorHAnsi"/>
              </w:rPr>
              <w:t xml:space="preserve">sin </w:t>
            </w:r>
            <w:commentRangeEnd w:id="607"/>
            <w:r>
              <w:rPr>
                <w:rStyle w:val="CommentReference"/>
                <w:rFonts w:eastAsiaTheme="minorHAnsi" w:cstheme="minorBidi"/>
                <w:color w:val="auto"/>
                <w:lang w:val="en-CA"/>
              </w:rPr>
              <w:commentReference w:id="60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0" w:name="_Toc298445768"/>
      <w:bookmarkStart w:id="611" w:name="_Toc298681253"/>
      <w:bookmarkStart w:id="61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0"/>
      <w:bookmarkEnd w:id="611"/>
      <w:bookmarkEnd w:id="61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3"/>
            <w:r>
              <w:t xml:space="preserve">you </w:t>
            </w:r>
            <w:commentRangeEnd w:id="613"/>
            <w:r>
              <w:rPr>
                <w:rStyle w:val="CommentReference"/>
                <w:rFonts w:eastAsiaTheme="minorHAnsi" w:cstheme="minorBidi"/>
                <w:color w:val="auto"/>
                <w:lang w:val="en-CA"/>
              </w:rPr>
              <w:commentReference w:id="61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4"/>
            <w:r>
              <w:rPr>
                <w:rFonts w:eastAsiaTheme="minorHAnsi"/>
              </w:rPr>
              <w:t xml:space="preserve">for </w:t>
            </w:r>
            <w:commentRangeEnd w:id="614"/>
            <w:r>
              <w:rPr>
                <w:rStyle w:val="CommentReference"/>
                <w:rFonts w:eastAsiaTheme="minorHAnsi" w:cstheme="minorBidi"/>
                <w:color w:val="auto"/>
                <w:lang w:val="en-CA"/>
              </w:rPr>
              <w:commentReference w:id="61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5"/>
            <w:r>
              <w:t xml:space="preserve">Magnify </w:t>
            </w:r>
            <w:commentRangeEnd w:id="615"/>
            <w:r>
              <w:rPr>
                <w:rStyle w:val="CommentReference"/>
                <w:rFonts w:eastAsiaTheme="minorHAnsi" w:cstheme="minorBidi"/>
                <w:color w:val="auto"/>
                <w:lang w:val="en-CA"/>
              </w:rPr>
              <w:commentReference w:id="61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6"/>
            <w:r>
              <w:t xml:space="preserve">obtain </w:t>
            </w:r>
            <w:commentRangeEnd w:id="616"/>
            <w:r>
              <w:rPr>
                <w:rStyle w:val="CommentReference"/>
                <w:rFonts w:eastAsiaTheme="minorHAnsi" w:cstheme="minorBidi"/>
                <w:color w:val="auto"/>
                <w:lang w:val="en-CA"/>
              </w:rPr>
              <w:commentReference w:id="61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17" w:name="_Toc298445769"/>
      <w:bookmarkStart w:id="618" w:name="_Toc298681254"/>
      <w:bookmarkStart w:id="61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17"/>
      <w:bookmarkEnd w:id="618"/>
      <w:bookmarkEnd w:id="61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0"/>
            <w:r w:rsidR="00E35F1F">
              <w:rPr>
                <w:rFonts w:eastAsiaTheme="minorHAnsi"/>
              </w:rPr>
              <w:t xml:space="preserve">burning </w:t>
            </w:r>
            <w:commentRangeEnd w:id="620"/>
            <w:r w:rsidR="00E35F1F">
              <w:rPr>
                <w:rStyle w:val="CommentReference"/>
                <w:rFonts w:eastAsiaTheme="minorHAnsi" w:cstheme="minorBidi"/>
                <w:color w:val="auto"/>
                <w:lang w:val="en-CA"/>
              </w:rPr>
              <w:commentReference w:id="62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1"/>
            <w:r>
              <w:rPr>
                <w:rFonts w:eastAsiaTheme="minorHAnsi"/>
              </w:rPr>
              <w:t>manifestation</w:t>
            </w:r>
            <w:commentRangeEnd w:id="621"/>
            <w:r>
              <w:rPr>
                <w:rStyle w:val="CommentReference"/>
                <w:rFonts w:eastAsiaTheme="minorHAnsi" w:cstheme="minorBidi"/>
                <w:color w:val="auto"/>
                <w:lang w:val="en-CA"/>
              </w:rPr>
              <w:commentReference w:id="62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2"/>
            <w:r>
              <w:rPr>
                <w:rFonts w:eastAsiaTheme="minorHAnsi"/>
              </w:rPr>
              <w:t xml:space="preserve">carried </w:t>
            </w:r>
            <w:commentRangeEnd w:id="622"/>
            <w:r>
              <w:rPr>
                <w:rStyle w:val="CommentReference"/>
                <w:rFonts w:eastAsiaTheme="minorHAnsi" w:cstheme="minorBidi"/>
                <w:color w:val="auto"/>
                <w:lang w:val="en-CA"/>
              </w:rPr>
              <w:commentReference w:id="62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3"/>
            <w:r>
              <w:rPr>
                <w:rFonts w:eastAsiaTheme="minorHAnsi"/>
              </w:rPr>
              <w:t xml:space="preserve">Gives light to </w:t>
            </w:r>
            <w:commentRangeEnd w:id="623"/>
            <w:r>
              <w:rPr>
                <w:rStyle w:val="CommentReference"/>
                <w:rFonts w:eastAsiaTheme="minorHAnsi" w:cstheme="minorBidi"/>
                <w:color w:val="auto"/>
                <w:lang w:val="en-CA"/>
              </w:rPr>
              <w:commentReference w:id="62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6" w:name="_Toc298445770"/>
      <w:bookmarkStart w:id="627" w:name="_Toc298681255"/>
      <w:bookmarkStart w:id="62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26"/>
      <w:bookmarkEnd w:id="627"/>
      <w:bookmarkEnd w:id="62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9"/>
            <w:r>
              <w:rPr>
                <w:rStyle w:val="CommentReference"/>
                <w:rFonts w:eastAsiaTheme="minorHAnsi" w:cstheme="minorBidi"/>
                <w:color w:val="auto"/>
                <w:lang w:val="en-CA"/>
              </w:rPr>
              <w:commentReference w:id="62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0"/>
            <w:r>
              <w:rPr>
                <w:rFonts w:eastAsiaTheme="minorHAnsi"/>
              </w:rPr>
              <w:t xml:space="preserve">Upon </w:t>
            </w:r>
            <w:commentRangeEnd w:id="630"/>
            <w:r>
              <w:rPr>
                <w:rStyle w:val="CommentReference"/>
                <w:rFonts w:eastAsiaTheme="minorHAnsi" w:cstheme="minorBidi"/>
                <w:color w:val="auto"/>
                <w:lang w:val="en-CA"/>
              </w:rPr>
              <w:commentReference w:id="63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3" w:name="_Toc298445771"/>
      <w:bookmarkStart w:id="634" w:name="_Toc298681256"/>
      <w:bookmarkStart w:id="635" w:name="_Toc298447496"/>
      <w:bookmarkStart w:id="636" w:name="_Ref299211949"/>
      <w:r>
        <w:t>The Gospel According the St. Luke</w:t>
      </w:r>
      <w:bookmarkEnd w:id="633"/>
      <w:bookmarkEnd w:id="634"/>
      <w:bookmarkEnd w:id="635"/>
      <w:bookmarkEnd w:id="63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37" w:name="_Toc298445772"/>
      <w:bookmarkStart w:id="638" w:name="_Toc298681257"/>
      <w:bookmarkStart w:id="639" w:name="_Toc298447497"/>
      <w:r>
        <w:t xml:space="preserve">Part </w:t>
      </w:r>
      <w:bookmarkEnd w:id="637"/>
      <w:bookmarkEnd w:id="638"/>
      <w:bookmarkEnd w:id="63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0"/>
            <w:r>
              <w:rPr>
                <w:rFonts w:eastAsiaTheme="minorHAnsi"/>
              </w:rPr>
              <w:t>truth</w:t>
            </w:r>
            <w:commentRangeEnd w:id="640"/>
            <w:r>
              <w:rPr>
                <w:rStyle w:val="CommentReference"/>
                <w:rFonts w:eastAsiaTheme="minorHAnsi" w:cstheme="minorBidi"/>
                <w:color w:val="auto"/>
                <w:lang w:val="en-CA"/>
              </w:rPr>
              <w:commentReference w:id="64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1"/>
            <w:r>
              <w:rPr>
                <w:rFonts w:eastAsiaTheme="minorHAnsi"/>
              </w:rPr>
              <w:t xml:space="preserve">a </w:t>
            </w:r>
            <w:commentRangeEnd w:id="641"/>
            <w:r>
              <w:rPr>
                <w:rStyle w:val="CommentReference"/>
                <w:rFonts w:eastAsiaTheme="minorHAnsi" w:cstheme="minorBidi"/>
                <w:color w:val="auto"/>
                <w:lang w:val="en-CA"/>
              </w:rPr>
              <w:commentReference w:id="64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2"/>
            <w:r>
              <w:rPr>
                <w:rFonts w:eastAsiaTheme="minorHAnsi"/>
              </w:rPr>
              <w:t xml:space="preserve">holy </w:t>
            </w:r>
            <w:commentRangeEnd w:id="642"/>
            <w:r>
              <w:rPr>
                <w:rStyle w:val="CommentReference"/>
                <w:rFonts w:eastAsiaTheme="minorHAnsi" w:cstheme="minorBidi"/>
                <w:color w:val="auto"/>
                <w:lang w:val="en-CA"/>
              </w:rPr>
              <w:commentReference w:id="64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3"/>
            <w:r>
              <w:rPr>
                <w:rFonts w:eastAsiaTheme="minorHAnsi"/>
              </w:rPr>
              <w:t xml:space="preserve">abode </w:t>
            </w:r>
            <w:commentRangeEnd w:id="643"/>
            <w:r>
              <w:rPr>
                <w:rStyle w:val="CommentReference"/>
                <w:rFonts w:eastAsiaTheme="minorHAnsi" w:cstheme="minorBidi"/>
                <w:color w:val="auto"/>
                <w:lang w:val="en-CA"/>
              </w:rPr>
              <w:commentReference w:id="64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6" w:name="_Toc298445773"/>
      <w:bookmarkStart w:id="647" w:name="_Toc298681258"/>
      <w:bookmarkStart w:id="648" w:name="_Toc298447498"/>
      <w:r>
        <w:lastRenderedPageBreak/>
        <w:t>Part Seven (Modern Part Eight)</w:t>
      </w:r>
      <w:bookmarkEnd w:id="646"/>
      <w:bookmarkEnd w:id="647"/>
      <w:bookmarkEnd w:id="64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9"/>
            <w:r>
              <w:rPr>
                <w:rFonts w:eastAsiaTheme="minorHAnsi"/>
              </w:rPr>
              <w:t>O Lord of all.</w:t>
            </w:r>
            <w:commentRangeEnd w:id="649"/>
            <w:r>
              <w:rPr>
                <w:rStyle w:val="CommentReference"/>
                <w:rFonts w:eastAsiaTheme="minorHAnsi" w:cstheme="minorBidi"/>
                <w:color w:val="auto"/>
                <w:lang w:val="en-CA"/>
              </w:rPr>
              <w:commentReference w:id="64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0"/>
            <w:r>
              <w:rPr>
                <w:rFonts w:eastAsiaTheme="minorHAnsi"/>
              </w:rPr>
              <w:t>The True One who came</w:t>
            </w:r>
            <w:commentRangeEnd w:id="650"/>
            <w:r>
              <w:rPr>
                <w:rStyle w:val="CommentReference"/>
                <w:rFonts w:eastAsiaTheme="minorHAnsi" w:cstheme="minorBidi"/>
                <w:color w:val="auto"/>
                <w:lang w:val="en-CA"/>
              </w:rPr>
              <w:commentReference w:id="65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1"/>
            <w:r>
              <w:rPr>
                <w:rFonts w:eastAsiaTheme="minorHAnsi"/>
              </w:rPr>
              <w:t>And perfect rejoicing.</w:t>
            </w:r>
            <w:commentRangeEnd w:id="651"/>
            <w:r>
              <w:rPr>
                <w:rStyle w:val="CommentReference"/>
                <w:rFonts w:eastAsiaTheme="minorHAnsi" w:cstheme="minorBidi"/>
                <w:color w:val="auto"/>
                <w:lang w:val="en-CA"/>
              </w:rPr>
              <w:commentReference w:id="65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2"/>
            <w:r>
              <w:rPr>
                <w:rFonts w:eastAsiaTheme="minorHAnsi"/>
              </w:rPr>
              <w:t>about</w:t>
            </w:r>
            <w:commentRangeEnd w:id="652"/>
            <w:r>
              <w:rPr>
                <w:rStyle w:val="CommentReference"/>
                <w:rFonts w:eastAsiaTheme="minorHAnsi" w:cstheme="minorBidi"/>
                <w:color w:val="auto"/>
                <w:lang w:val="en-CA"/>
              </w:rPr>
              <w:commentReference w:id="65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3"/>
            <w:r>
              <w:rPr>
                <w:rFonts w:eastAsiaTheme="minorHAnsi"/>
              </w:rPr>
              <w:t>proclaim</w:t>
            </w:r>
            <w:commentRangeEnd w:id="653"/>
            <w:r>
              <w:rPr>
                <w:rStyle w:val="CommentReference"/>
                <w:rFonts w:eastAsiaTheme="minorHAnsi" w:cstheme="minorBidi"/>
                <w:color w:val="auto"/>
                <w:lang w:val="en-CA"/>
              </w:rPr>
              <w:commentReference w:id="65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4"/>
            <w:r w:rsidR="00E35F1F">
              <w:t>generations</w:t>
            </w:r>
            <w:commentRangeEnd w:id="654"/>
            <w:r w:rsidR="00E35F1F">
              <w:rPr>
                <w:rStyle w:val="CommentReference"/>
                <w:rFonts w:eastAsiaTheme="minorHAnsi" w:cstheme="minorBidi"/>
                <w:color w:val="auto"/>
                <w:lang w:val="en-CA"/>
              </w:rPr>
              <w:commentReference w:id="65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5"/>
            <w:r w:rsidR="00E35F1F">
              <w:t xml:space="preserve">just </w:t>
            </w:r>
            <w:commentRangeEnd w:id="655"/>
            <w:r w:rsidR="00E35F1F">
              <w:rPr>
                <w:rStyle w:val="CommentReference"/>
                <w:rFonts w:eastAsiaTheme="minorHAnsi" w:cstheme="minorBidi"/>
                <w:color w:val="auto"/>
                <w:lang w:val="en-CA"/>
              </w:rPr>
              <w:commentReference w:id="65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6"/>
            <w:r w:rsidR="00E35F1F">
              <w:t xml:space="preserve">chaste </w:t>
            </w:r>
            <w:commentRangeEnd w:id="656"/>
            <w:r w:rsidR="00E35F1F">
              <w:rPr>
                <w:rStyle w:val="CommentReference"/>
                <w:rFonts w:eastAsiaTheme="minorHAnsi" w:cstheme="minorBidi"/>
                <w:color w:val="auto"/>
                <w:lang w:val="en-CA"/>
              </w:rPr>
              <w:commentReference w:id="65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7"/>
            <w:r w:rsidR="00E35F1F">
              <w:t>Isaac</w:t>
            </w:r>
            <w:commentRangeEnd w:id="657"/>
            <w:r w:rsidR="00E35F1F">
              <w:rPr>
                <w:rStyle w:val="CommentReference"/>
                <w:rFonts w:eastAsiaTheme="minorHAnsi" w:cstheme="minorBidi"/>
                <w:color w:val="auto"/>
                <w:lang w:val="en-CA"/>
              </w:rPr>
              <w:commentReference w:id="65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8"/>
            <w:r w:rsidR="00E35F1F">
              <w:t>myriads of myriads.</w:t>
            </w:r>
            <w:commentRangeEnd w:id="658"/>
            <w:r w:rsidR="00E35F1F">
              <w:rPr>
                <w:rStyle w:val="CommentReference"/>
                <w:rFonts w:eastAsiaTheme="minorHAnsi" w:cstheme="minorBidi"/>
                <w:color w:val="auto"/>
                <w:lang w:val="en-CA"/>
              </w:rPr>
              <w:commentReference w:id="65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59"/>
            <w:r w:rsidR="00E35F1F">
              <w:t>Master</w:t>
            </w:r>
            <w:commentRangeEnd w:id="659"/>
            <w:r w:rsidR="00E35F1F">
              <w:rPr>
                <w:rStyle w:val="CommentReference"/>
                <w:rFonts w:eastAsiaTheme="minorHAnsi" w:cstheme="minorBidi"/>
                <w:color w:val="auto"/>
                <w:lang w:val="en-CA"/>
              </w:rPr>
              <w:commentReference w:id="65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0"/>
            <w:r w:rsidR="00E35F1F">
              <w:t xml:space="preserve">honour </w:t>
            </w:r>
            <w:commentRangeEnd w:id="660"/>
            <w:r w:rsidR="00E35F1F">
              <w:rPr>
                <w:rStyle w:val="CommentReference"/>
                <w:rFonts w:eastAsiaTheme="minorHAnsi" w:cstheme="minorBidi"/>
                <w:color w:val="auto"/>
                <w:lang w:val="en-CA"/>
              </w:rPr>
              <w:commentReference w:id="66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spouse </w:t>
            </w:r>
            <w:commentRangeEnd w:id="661"/>
            <w:r w:rsidR="00E35F1F">
              <w:rPr>
                <w:rStyle w:val="CommentReference"/>
                <w:rFonts w:eastAsiaTheme="minorHAnsi" w:cstheme="minorBidi"/>
                <w:color w:val="auto"/>
                <w:lang w:val="en-CA"/>
              </w:rPr>
              <w:commentReference w:id="66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health </w:t>
            </w:r>
            <w:commentRangeEnd w:id="662"/>
            <w:r w:rsidR="00E35F1F">
              <w:rPr>
                <w:rStyle w:val="CommentReference"/>
                <w:rFonts w:eastAsiaTheme="minorHAnsi" w:cstheme="minorBidi"/>
                <w:color w:val="auto"/>
                <w:lang w:val="en-CA"/>
              </w:rPr>
              <w:commentReference w:id="66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3"/>
            <w:r>
              <w:t>indescribable</w:t>
            </w:r>
            <w:commentRangeEnd w:id="663"/>
            <w:r>
              <w:rPr>
                <w:rStyle w:val="CommentReference"/>
                <w:rFonts w:eastAsiaTheme="minorHAnsi" w:cstheme="minorBidi"/>
                <w:color w:val="auto"/>
                <w:lang w:val="en-CA"/>
              </w:rPr>
              <w:commentReference w:id="66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4"/>
            <w:r>
              <w:t>Without mingling of substance</w:t>
            </w:r>
            <w:commentRangeEnd w:id="664"/>
            <w:r>
              <w:rPr>
                <w:rStyle w:val="CommentReference"/>
                <w:rFonts w:eastAsiaTheme="minorHAnsi" w:cstheme="minorBidi"/>
                <w:color w:val="auto"/>
                <w:lang w:val="en-CA"/>
              </w:rPr>
              <w:commentReference w:id="66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5"/>
            <w:r>
              <w:t xml:space="preserve">intercede </w:t>
            </w:r>
            <w:commentRangeEnd w:id="665"/>
            <w:r>
              <w:rPr>
                <w:rStyle w:val="CommentReference"/>
                <w:rFonts w:eastAsiaTheme="minorHAnsi" w:cstheme="minorBidi"/>
                <w:color w:val="auto"/>
                <w:lang w:val="en-CA"/>
              </w:rPr>
              <w:commentReference w:id="66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6" w:name="_Toc298445774"/>
      <w:bookmarkStart w:id="667" w:name="_Toc298681259"/>
      <w:bookmarkStart w:id="668" w:name="_Toc298447499"/>
      <w:r>
        <w:t>Part Nine</w:t>
      </w:r>
      <w:bookmarkEnd w:id="666"/>
      <w:bookmarkEnd w:id="667"/>
      <w:bookmarkEnd w:id="66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r w:rsidR="00143944">
        <w:fldChar w:fldCharType="begin"/>
      </w:r>
      <w:r w:rsidR="00143944">
        <w:instrText xml:space="preserve"> PAGEREF _Ref297493889 </w:instrText>
      </w:r>
      <w:r w:rsidR="00143944">
        <w:fldChar w:fldCharType="separate"/>
      </w:r>
      <w:r w:rsidR="00895112">
        <w:rPr>
          <w:noProof/>
        </w:rPr>
        <w:t>357</w:t>
      </w:r>
      <w:r w:rsidR="00143944">
        <w:rPr>
          <w:noProof/>
        </w:rPr>
        <w:fldChar w:fldCharType="end"/>
      </w:r>
      <w:r>
        <w:t>.</w:t>
      </w:r>
    </w:p>
    <w:p w14:paraId="7308305D" w14:textId="77777777" w:rsidR="00E35F1F" w:rsidRDefault="00E35F1F" w:rsidP="00E35F1F">
      <w:pPr>
        <w:pStyle w:val="Heading6"/>
      </w:pPr>
      <w:bookmarkStart w:id="669" w:name="_Toc298445775"/>
      <w:bookmarkStart w:id="670" w:name="_Toc298681260"/>
      <w:bookmarkStart w:id="671" w:name="_Toc298447500"/>
      <w:r>
        <w:t>Part Ten</w:t>
      </w:r>
      <w:bookmarkEnd w:id="669"/>
      <w:bookmarkEnd w:id="670"/>
      <w:bookmarkEnd w:id="67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2"/>
            <w:r>
              <w:t>honoured</w:t>
            </w:r>
            <w:r w:rsidRPr="007425E1">
              <w:t xml:space="preserve"> </w:t>
            </w:r>
            <w:commentRangeEnd w:id="672"/>
            <w:r>
              <w:rPr>
                <w:rStyle w:val="CommentReference"/>
                <w:rFonts w:eastAsiaTheme="minorHAnsi" w:cstheme="minorBidi"/>
                <w:color w:val="auto"/>
                <w:lang w:val="en-CA"/>
              </w:rPr>
              <w:commentReference w:id="672"/>
            </w:r>
            <w:commentRangeStart w:id="673"/>
            <w:r w:rsidRPr="007425E1">
              <w:t xml:space="preserve">more </w:t>
            </w:r>
            <w:commentRangeEnd w:id="673"/>
            <w:r>
              <w:rPr>
                <w:rStyle w:val="CommentReference"/>
                <w:rFonts w:eastAsiaTheme="minorHAnsi" w:cstheme="minorBidi"/>
                <w:color w:val="auto"/>
                <w:lang w:val="en-CA"/>
              </w:rPr>
              <w:commentReference w:id="67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4"/>
            <w:r w:rsidRPr="007425E1">
              <w:t>means</w:t>
            </w:r>
            <w:commentRangeEnd w:id="674"/>
            <w:r>
              <w:rPr>
                <w:rStyle w:val="CommentReference"/>
                <w:rFonts w:eastAsiaTheme="minorHAnsi" w:cstheme="minorBidi"/>
                <w:color w:val="auto"/>
                <w:lang w:val="en-CA"/>
              </w:rPr>
              <w:commentReference w:id="67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5" w:name="_Toc298445776"/>
      <w:bookmarkStart w:id="676" w:name="_Toc298681261"/>
      <w:bookmarkStart w:id="677" w:name="_Toc298447501"/>
      <w:r w:rsidRPr="00D24FE1">
        <w:t>Part</w:t>
      </w:r>
      <w:r>
        <w:t xml:space="preserve"> Eleven</w:t>
      </w:r>
      <w:bookmarkEnd w:id="675"/>
      <w:bookmarkEnd w:id="676"/>
      <w:bookmarkEnd w:id="67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8" w:name="_Toc298445777"/>
      <w:bookmarkStart w:id="679" w:name="_Toc298681262"/>
      <w:bookmarkStart w:id="680" w:name="_Toc298447502"/>
      <w:r>
        <w:lastRenderedPageBreak/>
        <w:t>Part Twelve</w:t>
      </w:r>
      <w:bookmarkEnd w:id="678"/>
      <w:bookmarkEnd w:id="679"/>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1"/>
            <w:r w:rsidRPr="007425E1">
              <w:t>heaven</w:t>
            </w:r>
            <w:commentRangeEnd w:id="681"/>
            <w:r>
              <w:rPr>
                <w:rStyle w:val="CommentReference"/>
                <w:rFonts w:eastAsiaTheme="minorHAnsi" w:cstheme="minorBidi"/>
                <w:color w:val="auto"/>
                <w:lang w:val="en-CA"/>
              </w:rPr>
              <w:commentReference w:id="68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2"/>
            <w:r w:rsidRPr="007425E1">
              <w:t xml:space="preserve">true </w:t>
            </w:r>
            <w:commentRangeEnd w:id="682"/>
            <w:r>
              <w:rPr>
                <w:rStyle w:val="CommentReference"/>
                <w:rFonts w:eastAsiaTheme="minorHAnsi" w:cstheme="minorBidi"/>
                <w:color w:val="auto"/>
                <w:lang w:val="en-CA"/>
              </w:rPr>
              <w:commentReference w:id="68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3" w:name="_Toc298445778"/>
      <w:bookmarkStart w:id="684" w:name="_Toc298681263"/>
      <w:bookmarkStart w:id="685" w:name="_Toc298447503"/>
      <w:r>
        <w:t>Part Thirteen</w:t>
      </w:r>
      <w:bookmarkEnd w:id="683"/>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6"/>
            <w:r>
              <w:rPr>
                <w:rFonts w:eastAsiaTheme="minorHAnsi"/>
              </w:rPr>
              <w:t xml:space="preserve">Virgin Mary </w:t>
            </w:r>
            <w:commentRangeEnd w:id="686"/>
            <w:r>
              <w:rPr>
                <w:rStyle w:val="CommentReference"/>
                <w:rFonts w:eastAsiaTheme="minorHAnsi" w:cstheme="minorBidi"/>
                <w:color w:val="auto"/>
                <w:lang w:val="en-CA"/>
              </w:rPr>
              <w:commentReference w:id="68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7"/>
            <w:r w:rsidRPr="007425E1">
              <w:t>And the Cherubic,</w:t>
            </w:r>
          </w:p>
          <w:p w14:paraId="317A08CE" w14:textId="77777777" w:rsidR="00E35F1F" w:rsidRPr="001A0083" w:rsidRDefault="00E35F1F" w:rsidP="00E35F1F">
            <w:pPr>
              <w:pStyle w:val="EngHangEnd"/>
            </w:pPr>
            <w:r>
              <w:t>Mercy Seat</w:t>
            </w:r>
            <w:commentRangeEnd w:id="687"/>
            <w:r>
              <w:t>.</w:t>
            </w:r>
            <w:r>
              <w:rPr>
                <w:rStyle w:val="CommentReference"/>
                <w:rFonts w:eastAsiaTheme="minorHAnsi" w:cstheme="minorBidi"/>
                <w:color w:val="auto"/>
                <w:lang w:val="en-CA"/>
              </w:rPr>
              <w:commentReference w:id="68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8"/>
            <w:r w:rsidRPr="007425E1">
              <w:t>pot</w:t>
            </w:r>
            <w:commentRangeEnd w:id="688"/>
            <w:r>
              <w:rPr>
                <w:rStyle w:val="CommentReference"/>
                <w:rFonts w:eastAsiaTheme="minorHAnsi" w:cstheme="minorBidi"/>
                <w:color w:val="auto"/>
                <w:lang w:val="en-CA"/>
              </w:rPr>
              <w:commentReference w:id="68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9"/>
            <w:r w:rsidRPr="007425E1">
              <w:t>l</w:t>
            </w:r>
            <w:r>
              <w:t>ampstand</w:t>
            </w:r>
            <w:commentRangeEnd w:id="689"/>
            <w:r>
              <w:rPr>
                <w:rStyle w:val="CommentReference"/>
                <w:rFonts w:eastAsiaTheme="minorHAnsi" w:cstheme="minorBidi"/>
                <w:color w:val="auto"/>
                <w:lang w:val="en-CA"/>
              </w:rPr>
              <w:commentReference w:id="68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0" w:name="_Toc298445779"/>
      <w:bookmarkStart w:id="691" w:name="_Toc298681264"/>
      <w:bookmarkStart w:id="692" w:name="_Toc298447504"/>
      <w:r>
        <w:lastRenderedPageBreak/>
        <w:t>Part Fourteen</w:t>
      </w:r>
      <w:bookmarkEnd w:id="690"/>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3"/>
            <w:r w:rsidRPr="007425E1">
              <w:t>t</w:t>
            </w:r>
            <w:commentRangeEnd w:id="693"/>
            <w:r>
              <w:rPr>
                <w:rStyle w:val="CommentReference"/>
                <w:rFonts w:eastAsiaTheme="minorHAnsi" w:cstheme="minorBidi"/>
                <w:color w:val="auto"/>
                <w:lang w:val="en-CA"/>
              </w:rPr>
              <w:commentReference w:id="69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4"/>
            <w:r>
              <w:t xml:space="preserve">The </w:t>
            </w:r>
            <w:commentRangeEnd w:id="694"/>
            <w:r>
              <w:rPr>
                <w:rStyle w:val="CommentReference"/>
                <w:rFonts w:eastAsiaTheme="minorHAnsi" w:cstheme="minorBidi"/>
                <w:color w:val="auto"/>
                <w:lang w:val="en-CA"/>
              </w:rPr>
              <w:commentReference w:id="69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5"/>
            <w:r w:rsidRPr="007425E1">
              <w:t xml:space="preserve">And </w:t>
            </w:r>
            <w:commentRangeEnd w:id="695"/>
            <w:r>
              <w:rPr>
                <w:rStyle w:val="CommentReference"/>
                <w:rFonts w:eastAsiaTheme="minorHAnsi" w:cstheme="minorBidi"/>
                <w:color w:val="auto"/>
                <w:lang w:val="en-CA"/>
              </w:rPr>
              <w:commentReference w:id="69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6" w:name="_Toc298445780"/>
      <w:bookmarkStart w:id="697" w:name="_Toc298681265"/>
      <w:bookmarkStart w:id="698" w:name="_Toc298447505"/>
      <w:r>
        <w:t>Part Fifteen</w:t>
      </w:r>
      <w:bookmarkEnd w:id="696"/>
      <w:bookmarkEnd w:id="697"/>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699"/>
            <w:r>
              <w:t>Which</w:t>
            </w:r>
            <w:r w:rsidRPr="007425E1">
              <w:t xml:space="preserve"> </w:t>
            </w:r>
            <w:commentRangeEnd w:id="699"/>
            <w:r>
              <w:rPr>
                <w:rStyle w:val="CommentReference"/>
                <w:rFonts w:eastAsiaTheme="minorHAnsi" w:cstheme="minorBidi"/>
                <w:color w:val="auto"/>
                <w:lang w:val="en-CA"/>
              </w:rPr>
              <w:commentReference w:id="69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0"/>
            <w:r>
              <w:rPr>
                <w:rStyle w:val="CommentReference"/>
                <w:rFonts w:ascii="Garamond" w:hAnsi="Garamond" w:cstheme="minorBidi"/>
                <w:noProof w:val="0"/>
                <w:lang w:val="en-CA"/>
              </w:rPr>
              <w:commentReference w:id="70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1"/>
            <w:r w:rsidRPr="007425E1">
              <w:t>savour</w:t>
            </w:r>
            <w:commentRangeEnd w:id="701"/>
            <w:r>
              <w:rPr>
                <w:rStyle w:val="CommentReference"/>
                <w:rFonts w:eastAsiaTheme="minorHAnsi" w:cstheme="minorBidi"/>
                <w:color w:val="auto"/>
                <w:lang w:val="en-CA"/>
              </w:rPr>
              <w:commentReference w:id="70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2"/>
            <w:r w:rsidRPr="007425E1">
              <w:t>estate</w:t>
            </w:r>
            <w:commentRangeEnd w:id="702"/>
            <w:r>
              <w:rPr>
                <w:rStyle w:val="CommentReference"/>
                <w:rFonts w:eastAsiaTheme="minorHAnsi" w:cstheme="minorBidi"/>
                <w:color w:val="auto"/>
                <w:lang w:val="en-CA"/>
              </w:rPr>
              <w:commentReference w:id="70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3" w:name="_Toc298445781"/>
      <w:bookmarkStart w:id="704" w:name="_Toc298681266"/>
      <w:bookmarkStart w:id="705" w:name="_Toc298447506"/>
      <w:r>
        <w:rPr>
          <w:lang w:val="en-GB"/>
        </w:rPr>
        <w:lastRenderedPageBreak/>
        <w:t>Part Sixteen</w:t>
      </w:r>
      <w:bookmarkEnd w:id="703"/>
      <w:bookmarkEnd w:id="704"/>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6" w:name="_Toc298445782"/>
      <w:bookmarkStart w:id="707" w:name="_Toc298681267"/>
      <w:bookmarkStart w:id="708" w:name="_Toc298447507"/>
      <w:r w:rsidRPr="00D24FE1">
        <w:t>Part</w:t>
      </w:r>
      <w:r>
        <w:t xml:space="preserve"> Seventeen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9" w:name="_Toc298445783"/>
      <w:bookmarkStart w:id="710" w:name="_Toc298681268"/>
      <w:bookmarkStart w:id="711" w:name="_Toc298447508"/>
      <w:r>
        <w:t>Part Eighteen</w:t>
      </w:r>
      <w:bookmarkEnd w:id="709"/>
      <w:bookmarkEnd w:id="710"/>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2"/>
            <w:r>
              <w:t>care</w:t>
            </w:r>
            <w:commentRangeEnd w:id="712"/>
            <w:r>
              <w:rPr>
                <w:rStyle w:val="CommentReference"/>
                <w:rFonts w:eastAsiaTheme="minorHAnsi" w:cstheme="minorBidi"/>
                <w:color w:val="auto"/>
                <w:lang w:val="en-CA"/>
              </w:rPr>
              <w:commentReference w:id="71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3"/>
            <w:r w:rsidRPr="007425E1">
              <w:t xml:space="preserve">Sabbath </w:t>
            </w:r>
            <w:commentRangeEnd w:id="713"/>
            <w:r>
              <w:rPr>
                <w:rStyle w:val="CommentReference"/>
                <w:rFonts w:eastAsiaTheme="minorHAnsi" w:cstheme="minorBidi"/>
                <w:color w:val="auto"/>
                <w:lang w:val="en-CA"/>
              </w:rPr>
              <w:commentReference w:id="71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4" w:name="_Toc298445784"/>
      <w:bookmarkStart w:id="715" w:name="_Toc298681269"/>
      <w:bookmarkStart w:id="716" w:name="_Toc298447509"/>
      <w:bookmarkStart w:id="717" w:name="_Ref299212037"/>
      <w:bookmarkStart w:id="718" w:name="_Ref299212071"/>
      <w:bookmarkStart w:id="719" w:name="_Toc308441907"/>
      <w:r>
        <w:t>The Antiphonarium is read.</w:t>
      </w:r>
    </w:p>
    <w:p w14:paraId="220BAA57" w14:textId="77777777" w:rsidR="00E35F1F" w:rsidRDefault="00E35F1F" w:rsidP="00E35F1F">
      <w:pPr>
        <w:pStyle w:val="Heading2"/>
      </w:pPr>
      <w:bookmarkStart w:id="720" w:name="_Ref434564976"/>
      <w:bookmarkStart w:id="721" w:name="_Toc448696631"/>
      <w:r>
        <w:lastRenderedPageBreak/>
        <w:t>The Conclusion of the Adam Theotokias</w:t>
      </w:r>
      <w:bookmarkEnd w:id="714"/>
      <w:bookmarkEnd w:id="715"/>
      <w:bookmarkEnd w:id="716"/>
      <w:bookmarkEnd w:id="717"/>
      <w:bookmarkEnd w:id="718"/>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2"/>
            <w:r w:rsidRPr="007425E1">
              <w:rPr>
                <w:rFonts w:eastAsiaTheme="minorHAnsi"/>
              </w:rPr>
              <w:t xml:space="preserve">too </w:t>
            </w:r>
            <w:commentRangeEnd w:id="722"/>
            <w:r>
              <w:rPr>
                <w:rStyle w:val="CommentReference"/>
                <w:rFonts w:eastAsiaTheme="minorHAnsi" w:cstheme="minorBidi"/>
                <w:color w:val="auto"/>
                <w:lang w:val="en-CA"/>
              </w:rPr>
              <w:commentReference w:id="72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3"/>
            <w:r w:rsidRPr="007425E1">
              <w:rPr>
                <w:rFonts w:eastAsiaTheme="minorHAnsi"/>
              </w:rPr>
              <w:t xml:space="preserve">count </w:t>
            </w:r>
            <w:commentRangeEnd w:id="723"/>
            <w:r>
              <w:rPr>
                <w:rStyle w:val="CommentReference"/>
                <w:rFonts w:eastAsiaTheme="minorHAnsi" w:cstheme="minorBidi"/>
                <w:color w:val="auto"/>
                <w:lang w:val="en-CA"/>
              </w:rPr>
              <w:commentReference w:id="72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Pr>
                <w:rFonts w:eastAsiaTheme="minorHAnsi"/>
              </w:rPr>
              <w:t>I</w:t>
            </w:r>
            <w:r w:rsidRPr="007425E1">
              <w:rPr>
                <w:rFonts w:eastAsiaTheme="minorHAnsi"/>
              </w:rPr>
              <w:t xml:space="preserve"> </w:t>
            </w:r>
            <w:commentRangeEnd w:id="724"/>
            <w:r>
              <w:rPr>
                <w:rStyle w:val="CommentReference"/>
                <w:rFonts w:eastAsiaTheme="minorHAnsi" w:cstheme="minorBidi"/>
                <w:color w:val="auto"/>
                <w:lang w:val="en-CA"/>
              </w:rPr>
              <w:commentReference w:id="72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5"/>
            <w:r w:rsidRPr="007425E1">
              <w:rPr>
                <w:rFonts w:eastAsiaTheme="minorHAnsi"/>
              </w:rPr>
              <w:t>To offer repentance</w:t>
            </w:r>
            <w:commentRangeEnd w:id="725"/>
            <w:r>
              <w:rPr>
                <w:rStyle w:val="CommentReference"/>
                <w:rFonts w:eastAsiaTheme="minorHAnsi" w:cstheme="minorBidi"/>
                <w:color w:val="auto"/>
                <w:lang w:val="en-CA"/>
              </w:rPr>
              <w:commentReference w:id="72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6"/>
            <w:r w:rsidRPr="007425E1">
              <w:rPr>
                <w:rFonts w:eastAsiaTheme="minorHAnsi"/>
              </w:rPr>
              <w:t>The death of a sinner</w:t>
            </w:r>
            <w:commentRangeEnd w:id="726"/>
            <w:r>
              <w:rPr>
                <w:rStyle w:val="CommentReference"/>
                <w:rFonts w:eastAsiaTheme="minorHAnsi" w:cstheme="minorBidi"/>
                <w:color w:val="auto"/>
                <w:lang w:val="en-CA"/>
              </w:rPr>
              <w:commentReference w:id="72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7"/>
            <w:r>
              <w:t>kind-hearted</w:t>
            </w:r>
            <w:commentRangeEnd w:id="727"/>
            <w:r>
              <w:rPr>
                <w:rStyle w:val="CommentReference"/>
                <w:rFonts w:eastAsiaTheme="minorHAnsi" w:cstheme="minorBidi"/>
                <w:color w:val="auto"/>
                <w:lang w:val="en-CA"/>
              </w:rPr>
              <w:commentReference w:id="72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8"/>
            <w:r>
              <w:t>compassions</w:t>
            </w:r>
            <w:commentRangeEnd w:id="728"/>
            <w:r>
              <w:rPr>
                <w:rStyle w:val="CommentReference"/>
                <w:rFonts w:eastAsiaTheme="minorHAnsi" w:cstheme="minorBidi"/>
                <w:color w:val="auto"/>
                <w:lang w:val="en-CA"/>
              </w:rPr>
              <w:commentReference w:id="72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9"/>
            <w:r w:rsidRPr="007425E1">
              <w:t xml:space="preserve">May </w:t>
            </w:r>
            <w:commentRangeEnd w:id="729"/>
            <w:r>
              <w:rPr>
                <w:rStyle w:val="CommentReference"/>
                <w:rFonts w:eastAsiaTheme="minorHAnsi" w:cstheme="minorBidi"/>
                <w:color w:val="auto"/>
                <w:lang w:val="en-CA"/>
              </w:rPr>
              <w:commentReference w:id="72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0" w:name="_Toc298445791"/>
      <w:bookmarkStart w:id="731" w:name="_Toc298681276"/>
      <w:bookmarkStart w:id="732" w:name="_Toc298447516"/>
      <w:bookmarkStart w:id="733" w:name="_Toc308441914"/>
      <w:bookmarkStart w:id="734" w:name="_Toc448696632"/>
      <w:r>
        <w:lastRenderedPageBreak/>
        <w:t>Monday</w:t>
      </w:r>
      <w:bookmarkEnd w:id="730"/>
      <w:bookmarkEnd w:id="731"/>
      <w:bookmarkEnd w:id="732"/>
      <w:bookmarkEnd w:id="733"/>
      <w:bookmarkEnd w:id="734"/>
    </w:p>
    <w:p w14:paraId="47BF983A" w14:textId="77777777" w:rsidR="00E35F1F" w:rsidRDefault="00E35F1F" w:rsidP="00E35F1F">
      <w:pPr>
        <w:pStyle w:val="Heading3"/>
      </w:pPr>
      <w:bookmarkStart w:id="735" w:name="_Toc298445792"/>
      <w:bookmarkStart w:id="736" w:name="_Toc298681277"/>
      <w:bookmarkStart w:id="737" w:name="_Toc298447517"/>
      <w:bookmarkStart w:id="738" w:name="_Toc308441915"/>
      <w:r>
        <w:t>The Monday Psali Adam</w:t>
      </w:r>
      <w:bookmarkEnd w:id="735"/>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9"/>
            <w:r>
              <w:t>G</w:t>
            </w:r>
            <w:r w:rsidRPr="007425E1">
              <w:t xml:space="preserve">reatly </w:t>
            </w:r>
            <w:commentRangeEnd w:id="739"/>
            <w:r>
              <w:rPr>
                <w:rStyle w:val="CommentReference"/>
                <w:rFonts w:ascii="Times New Roman" w:eastAsiaTheme="minorHAnsi" w:hAnsi="Times New Roman" w:cstheme="minorBidi"/>
                <w:color w:val="auto"/>
              </w:rPr>
              <w:commentReference w:id="739"/>
            </w:r>
            <w:r w:rsidRPr="007425E1">
              <w:t>exalted</w:t>
            </w:r>
            <w:r>
              <w:t>,</w:t>
            </w:r>
          </w:p>
          <w:p w14:paraId="5F0EBDF2" w14:textId="77777777" w:rsidR="00E35F1F" w:rsidRDefault="00E35F1F" w:rsidP="00E35F1F">
            <w:pPr>
              <w:pStyle w:val="EngHang"/>
              <w:spacing w:before="2"/>
            </w:pPr>
            <w:commentRangeStart w:id="740"/>
            <w:r>
              <w:t>B</w:t>
            </w:r>
            <w:r w:rsidRPr="007425E1">
              <w:t xml:space="preserve">eyond </w:t>
            </w:r>
            <w:commentRangeEnd w:id="740"/>
            <w:r>
              <w:rPr>
                <w:rStyle w:val="CommentReference"/>
                <w:rFonts w:ascii="Times New Roman" w:eastAsiaTheme="minorHAnsi" w:hAnsi="Times New Roman" w:cstheme="minorBidi"/>
                <w:color w:val="auto"/>
              </w:rPr>
              <w:commentReference w:id="74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1"/>
            <w:r>
              <w:t>righteous</w:t>
            </w:r>
            <w:commentRangeEnd w:id="741"/>
            <w:r>
              <w:rPr>
                <w:rStyle w:val="CommentReference"/>
                <w:rFonts w:ascii="Times New Roman" w:eastAsiaTheme="minorHAnsi" w:hAnsi="Times New Roman" w:cstheme="minorBidi"/>
                <w:color w:val="auto"/>
              </w:rPr>
              <w:commentReference w:id="74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2"/>
            <w:r>
              <w:t>M</w:t>
            </w:r>
            <w:r w:rsidRPr="007425E1">
              <w:t xml:space="preserve">editate </w:t>
            </w:r>
            <w:commentRangeEnd w:id="742"/>
            <w:r>
              <w:rPr>
                <w:rStyle w:val="CommentReference"/>
                <w:rFonts w:ascii="Times New Roman" w:eastAsiaTheme="minorHAnsi" w:hAnsi="Times New Roman" w:cstheme="minorBidi"/>
                <w:color w:val="auto"/>
              </w:rPr>
              <w:commentReference w:id="74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3"/>
            <w:r>
              <w:t>lips</w:t>
            </w:r>
            <w:commentRangeEnd w:id="743"/>
            <w:r>
              <w:rPr>
                <w:rStyle w:val="CommentReference"/>
              </w:rPr>
              <w:commentReference w:id="74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4"/>
            <w:r>
              <w:t>O</w:t>
            </w:r>
            <w:r w:rsidRPr="007425E1">
              <w:t>f</w:t>
            </w:r>
            <w:commentRangeEnd w:id="744"/>
            <w:r>
              <w:rPr>
                <w:rStyle w:val="CommentReference"/>
              </w:rPr>
              <w:commentReference w:id="74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5"/>
            <w:r w:rsidRPr="007425E1">
              <w:t>praise</w:t>
            </w:r>
            <w:r>
              <w:t xml:space="preserve"> </w:t>
            </w:r>
            <w:commentRangeEnd w:id="745"/>
            <w:r>
              <w:rPr>
                <w:rStyle w:val="CommentReference"/>
                <w:rFonts w:ascii="Times New Roman" w:eastAsiaTheme="minorHAnsi" w:hAnsi="Times New Roman" w:cstheme="minorBidi"/>
                <w:color w:val="auto"/>
              </w:rPr>
              <w:commentReference w:id="74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6"/>
            <w:r>
              <w:t>set</w:t>
            </w:r>
            <w:r w:rsidRPr="007425E1">
              <w:t xml:space="preserve"> </w:t>
            </w:r>
            <w:commentRangeEnd w:id="746"/>
            <w:r>
              <w:rPr>
                <w:rStyle w:val="CommentReference"/>
                <w:rFonts w:ascii="Times New Roman" w:eastAsiaTheme="minorHAnsi" w:hAnsi="Times New Roman" w:cstheme="minorBidi"/>
                <w:color w:val="auto"/>
              </w:rPr>
              <w:commentReference w:id="74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7"/>
            <w:r w:rsidRPr="007425E1">
              <w:t xml:space="preserve"> </w:t>
            </w:r>
            <w:commentRangeEnd w:id="747"/>
            <w:r>
              <w:rPr>
                <w:rStyle w:val="CommentReference"/>
                <w:rFonts w:ascii="Times New Roman" w:eastAsiaTheme="minorHAnsi" w:hAnsi="Times New Roman" w:cstheme="minorBidi"/>
                <w:color w:val="auto"/>
              </w:rPr>
              <w:commentReference w:id="74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8"/>
            <w:r>
              <w:t xml:space="preserve">similitudes </w:t>
            </w:r>
            <w:commentRangeEnd w:id="748"/>
            <w:r>
              <w:rPr>
                <w:rStyle w:val="CommentReference"/>
                <w:rFonts w:ascii="Times New Roman" w:eastAsiaTheme="minorHAnsi" w:hAnsi="Times New Roman" w:cstheme="minorBidi"/>
                <w:color w:val="auto"/>
              </w:rPr>
              <w:commentReference w:id="74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9" w:name="_Toc298445793"/>
      <w:bookmarkStart w:id="750" w:name="_Toc298681278"/>
      <w:bookmarkStart w:id="751" w:name="_Toc298447518"/>
      <w:bookmarkStart w:id="752" w:name="_Toc308441916"/>
      <w:r w:rsidRPr="00FD2E69">
        <w:t>The Conclusion of the Adam Psali</w:t>
      </w:r>
      <w:bookmarkEnd w:id="749"/>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3" w:name="_Toc298445794"/>
      <w:bookmarkStart w:id="754" w:name="_Toc298681279"/>
      <w:bookmarkStart w:id="755" w:name="_Toc298447519"/>
      <w:r>
        <w:t>Part One</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6"/>
            <w:r>
              <w:t xml:space="preserve">his </w:t>
            </w:r>
            <w:commentRangeEnd w:id="756"/>
            <w:r>
              <w:rPr>
                <w:rStyle w:val="CommentReference"/>
              </w:rPr>
              <w:commentReference w:id="75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7"/>
            <w:r w:rsidRPr="007425E1">
              <w:t xml:space="preserve">risen </w:t>
            </w:r>
            <w:commentRangeEnd w:id="757"/>
            <w:r>
              <w:rPr>
                <w:rStyle w:val="CommentReference"/>
                <w:rFonts w:ascii="Times New Roman" w:eastAsiaTheme="minorHAnsi" w:hAnsi="Times New Roman" w:cstheme="minorBidi"/>
                <w:color w:val="auto"/>
              </w:rPr>
              <w:commentReference w:id="75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8" w:name="_Toc298445795"/>
      <w:bookmarkStart w:id="759" w:name="_Toc298681280"/>
      <w:bookmarkStart w:id="760" w:name="_Toc298447520"/>
      <w:r>
        <w:t>Part Two</w:t>
      </w:r>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1" w:name="_Toc298445796"/>
      <w:bookmarkStart w:id="762" w:name="_Toc298681281"/>
      <w:bookmarkStart w:id="763" w:name="_Toc298447521"/>
      <w:r>
        <w:t>Part Three</w:t>
      </w:r>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4"/>
            <w:r w:rsidRPr="007425E1">
              <w:t xml:space="preserve">only </w:t>
            </w:r>
            <w:commentRangeEnd w:id="764"/>
            <w:r>
              <w:rPr>
                <w:rStyle w:val="CommentReference"/>
                <w:rFonts w:ascii="Times New Roman" w:eastAsiaTheme="minorHAnsi" w:hAnsi="Times New Roman" w:cstheme="minorBidi"/>
                <w:color w:val="auto"/>
              </w:rPr>
              <w:commentReference w:id="76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5"/>
            <w:r w:rsidRPr="007425E1">
              <w:t xml:space="preserve">save </w:t>
            </w:r>
            <w:commentRangeEnd w:id="765"/>
            <w:r>
              <w:rPr>
                <w:rStyle w:val="CommentReference"/>
              </w:rPr>
              <w:commentReference w:id="76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6" w:name="_Toc298445797"/>
      <w:bookmarkStart w:id="767" w:name="_Toc298681282"/>
      <w:bookmarkStart w:id="768" w:name="_Toc298447522"/>
      <w:r>
        <w:lastRenderedPageBreak/>
        <w:t>Part Four</w:t>
      </w:r>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9"/>
            <w:r w:rsidRPr="007425E1">
              <w:t>Esaias</w:t>
            </w:r>
            <w:commentRangeEnd w:id="769"/>
            <w:r>
              <w:rPr>
                <w:rStyle w:val="CommentReference"/>
                <w:rFonts w:ascii="Times New Roman" w:eastAsiaTheme="minorHAnsi" w:hAnsi="Times New Roman" w:cstheme="minorBidi"/>
                <w:color w:val="auto"/>
              </w:rPr>
              <w:commentReference w:id="76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0"/>
            <w:r w:rsidRPr="007425E1">
              <w:t>counsel</w:t>
            </w:r>
            <w:commentRangeEnd w:id="770"/>
            <w:r>
              <w:rPr>
                <w:rStyle w:val="CommentReference"/>
              </w:rPr>
              <w:commentReference w:id="77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1" w:name="_Toc298445798"/>
      <w:bookmarkStart w:id="772" w:name="_Toc298681283"/>
      <w:bookmarkStart w:id="773" w:name="_Toc298447523"/>
      <w:r>
        <w:t>Part Five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4"/>
            <w:r w:rsidRPr="007425E1">
              <w:t>overcome</w:t>
            </w:r>
            <w:commentRangeEnd w:id="774"/>
            <w:r>
              <w:rPr>
                <w:rStyle w:val="CommentReference"/>
                <w:rFonts w:ascii="Times New Roman" w:eastAsiaTheme="minorHAnsi" w:hAnsi="Times New Roman" w:cstheme="minorBidi"/>
                <w:color w:val="auto"/>
              </w:rPr>
              <w:commentReference w:id="77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5" w:name="_Toc298445799"/>
      <w:bookmarkStart w:id="776" w:name="_Toc298681284"/>
      <w:bookmarkStart w:id="777" w:name="_Toc298447524"/>
      <w:r>
        <w:t>Part Six</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8"/>
            <w:r>
              <w:t>A</w:t>
            </w:r>
            <w:r w:rsidRPr="007425E1">
              <w:t xml:space="preserve">nd became </w:t>
            </w:r>
            <w:r w:rsidR="00524D23">
              <w:t xml:space="preserve">a perfect </w:t>
            </w:r>
            <w:r w:rsidRPr="007425E1">
              <w:t>man</w:t>
            </w:r>
            <w:commentRangeEnd w:id="778"/>
            <w:r>
              <w:rPr>
                <w:rStyle w:val="CommentReference"/>
              </w:rPr>
              <w:commentReference w:id="77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9"/>
            <w:r w:rsidRPr="007425E1">
              <w:t xml:space="preserve">Without </w:t>
            </w:r>
            <w:commentRangeEnd w:id="779"/>
            <w:r>
              <w:rPr>
                <w:rStyle w:val="CommentReference"/>
                <w:rFonts w:ascii="Times New Roman" w:eastAsiaTheme="minorHAnsi" w:hAnsi="Times New Roman" w:cstheme="minorBidi"/>
                <w:color w:val="auto"/>
              </w:rPr>
              <w:commentReference w:id="77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0" w:name="_Toc298445800"/>
      <w:bookmarkStart w:id="781" w:name="_Toc298681285"/>
      <w:bookmarkStart w:id="782" w:name="_Toc298447525"/>
      <w:r>
        <w:t>Part Seven</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3" w:name="_Toc298445801"/>
      <w:bookmarkStart w:id="784" w:name="_Toc298681286"/>
      <w:bookmarkStart w:id="785" w:name="_Toc298447526"/>
      <w:r>
        <w:t>Part Eight</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6"/>
            <w:r>
              <w:t>And good</w:t>
            </w:r>
            <w:r w:rsidRPr="007425E1">
              <w:t>will toward men</w:t>
            </w:r>
            <w:commentRangeEnd w:id="786"/>
            <w:r>
              <w:rPr>
                <w:rStyle w:val="CommentReference"/>
              </w:rPr>
              <w:commentReference w:id="78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8" w:name="_Toc298445802"/>
      <w:bookmarkStart w:id="789" w:name="_Toc298681287"/>
      <w:bookmarkStart w:id="790" w:name="_Toc298447527"/>
      <w:r>
        <w:t>Part Nine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1"/>
            <w:r>
              <w:t>A</w:t>
            </w:r>
            <w:r w:rsidRPr="007425E1">
              <w:t>ngels</w:t>
            </w:r>
            <w:commentRangeEnd w:id="791"/>
            <w:r>
              <w:rPr>
                <w:rStyle w:val="CommentReference"/>
                <w:rFonts w:ascii="Times New Roman" w:eastAsiaTheme="minorHAnsi" w:hAnsi="Times New Roman" w:cstheme="minorBidi"/>
                <w:color w:val="auto"/>
              </w:rPr>
              <w:commentReference w:id="791"/>
            </w:r>
            <w:r w:rsidRPr="007425E1">
              <w:t xml:space="preserve"> of light </w:t>
            </w:r>
          </w:p>
          <w:p w14:paraId="63D00661" w14:textId="77777777" w:rsidR="00E35F1F" w:rsidRDefault="00E35F1F" w:rsidP="00E35F1F">
            <w:pPr>
              <w:pStyle w:val="EngHangEnd"/>
            </w:pPr>
            <w:commentRangeStart w:id="792"/>
            <w:r>
              <w:t>P</w:t>
            </w:r>
            <w:r w:rsidRPr="007425E1">
              <w:t xml:space="preserve">raise </w:t>
            </w:r>
            <w:commentRangeEnd w:id="792"/>
            <w:r>
              <w:rPr>
                <w:rStyle w:val="CommentReference"/>
              </w:rPr>
              <w:commentReference w:id="79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3"/>
            <w:r>
              <w:t>shone</w:t>
            </w:r>
            <w:commentRangeEnd w:id="793"/>
            <w:r>
              <w:rPr>
                <w:rStyle w:val="CommentReference"/>
                <w:rFonts w:ascii="Times New Roman" w:eastAsiaTheme="minorHAnsi" w:hAnsi="Times New Roman" w:cstheme="minorBidi"/>
                <w:color w:val="auto"/>
              </w:rPr>
              <w:commentReference w:id="79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4"/>
            <w:r w:rsidRPr="007425E1">
              <w:t xml:space="preserve">In </w:t>
            </w:r>
            <w:commentRangeEnd w:id="794"/>
            <w:r>
              <w:rPr>
                <w:rStyle w:val="CommentReference"/>
                <w:rFonts w:ascii="Times New Roman" w:eastAsiaTheme="minorHAnsi" w:hAnsi="Times New Roman" w:cstheme="minorBidi"/>
                <w:color w:val="auto"/>
              </w:rPr>
              <w:commentReference w:id="79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5"/>
            <w:r>
              <w:t>W</w:t>
            </w:r>
            <w:r w:rsidRPr="007425E1">
              <w:t xml:space="preserve">ho </w:t>
            </w:r>
            <w:commentRangeEnd w:id="795"/>
            <w:r>
              <w:rPr>
                <w:rStyle w:val="CommentReference"/>
                <w:rFonts w:ascii="Times New Roman" w:eastAsiaTheme="minorHAnsi" w:hAnsi="Times New Roman" w:cstheme="minorBidi"/>
                <w:color w:val="auto"/>
              </w:rPr>
              <w:commentReference w:id="79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6"/>
            <w:r w:rsidRPr="007425E1">
              <w:t xml:space="preserve">we bless </w:t>
            </w:r>
            <w:r>
              <w:t>You</w:t>
            </w:r>
            <w:r w:rsidRPr="007425E1">
              <w:t xml:space="preserve"> </w:t>
            </w:r>
            <w:commentRangeEnd w:id="796"/>
            <w:r>
              <w:rPr>
                <w:rStyle w:val="CommentReference"/>
                <w:rFonts w:ascii="Times New Roman" w:eastAsiaTheme="minorHAnsi" w:hAnsi="Times New Roman" w:cstheme="minorBidi"/>
                <w:color w:val="auto"/>
              </w:rPr>
              <w:commentReference w:id="79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7" w:name="_Toc298445803"/>
      <w:bookmarkStart w:id="798" w:name="_Toc298681288"/>
      <w:bookmarkStart w:id="799" w:name="_Toc298447528"/>
      <w:bookmarkStart w:id="800" w:name="_Toc308441917"/>
      <w:r>
        <w:lastRenderedPageBreak/>
        <w:t>The Crown Adam</w:t>
      </w:r>
      <w:bookmarkEnd w:id="797"/>
      <w:bookmarkEnd w:id="798"/>
      <w:bookmarkEnd w:id="799"/>
      <w:bookmarkEnd w:id="80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1"/>
            <w:r w:rsidRPr="007425E1">
              <w:t>estate</w:t>
            </w:r>
            <w:commentRangeEnd w:id="801"/>
            <w:r>
              <w:rPr>
                <w:rStyle w:val="CommentReference"/>
              </w:rPr>
              <w:commentReference w:id="80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2"/>
            <w:r w:rsidRPr="007425E1">
              <w:t xml:space="preserve">holy </w:t>
            </w:r>
            <w:commentRangeEnd w:id="802"/>
            <w:r>
              <w:rPr>
                <w:rStyle w:val="CommentReference"/>
              </w:rPr>
              <w:commentReference w:id="80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3"/>
            <w:r>
              <w:t xml:space="preserve">Womanhood </w:t>
            </w:r>
            <w:commentRangeEnd w:id="803"/>
            <w:r>
              <w:rPr>
                <w:rStyle w:val="CommentReference"/>
                <w:rFonts w:ascii="Times New Roman" w:eastAsiaTheme="minorHAnsi" w:hAnsi="Times New Roman" w:cstheme="minorBidi"/>
                <w:color w:val="auto"/>
              </w:rPr>
              <w:commentReference w:id="80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4" w:name="_Toc298445804"/>
      <w:bookmarkStart w:id="805" w:name="_Toc298681289"/>
      <w:bookmarkStart w:id="806" w:name="_Toc298447529"/>
      <w:bookmarkStart w:id="807" w:name="_Toc308441918"/>
      <w:bookmarkStart w:id="808" w:name="_Toc448696633"/>
      <w:r>
        <w:lastRenderedPageBreak/>
        <w:t>Tuesday</w:t>
      </w:r>
      <w:bookmarkEnd w:id="804"/>
      <w:bookmarkEnd w:id="805"/>
      <w:bookmarkEnd w:id="806"/>
      <w:bookmarkEnd w:id="807"/>
      <w:bookmarkEnd w:id="808"/>
    </w:p>
    <w:p w14:paraId="5EF92007" w14:textId="77777777" w:rsidR="00E35F1F" w:rsidRDefault="00E35F1F" w:rsidP="00E35F1F">
      <w:pPr>
        <w:pStyle w:val="Heading3"/>
      </w:pPr>
      <w:bookmarkStart w:id="809" w:name="_Toc298445805"/>
      <w:bookmarkStart w:id="810" w:name="_Toc298681290"/>
      <w:bookmarkStart w:id="811" w:name="_Toc298447530"/>
      <w:bookmarkStart w:id="812" w:name="_Toc308441919"/>
      <w:r>
        <w:t>The Tuesday Psali Adam</w:t>
      </w:r>
      <w:bookmarkEnd w:id="809"/>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3"/>
            <w:r w:rsidRPr="007425E1">
              <w:t>wandered</w:t>
            </w:r>
            <w:commentRangeEnd w:id="813"/>
            <w:r>
              <w:rPr>
                <w:rStyle w:val="CommentReference"/>
                <w:rFonts w:ascii="Times New Roman" w:eastAsiaTheme="minorHAnsi" w:hAnsi="Times New Roman" w:cstheme="minorBidi"/>
                <w:color w:val="auto"/>
              </w:rPr>
              <w:commentReference w:id="81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4"/>
            <w:r w:rsidRPr="007425E1">
              <w:t>cold and frost</w:t>
            </w:r>
            <w:commentRangeEnd w:id="814"/>
            <w:r>
              <w:rPr>
                <w:rStyle w:val="CommentReference"/>
              </w:rPr>
              <w:commentReference w:id="81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5"/>
            <w:r>
              <w:t>From</w:t>
            </w:r>
            <w:r w:rsidRPr="007425E1">
              <w:t xml:space="preserve"> </w:t>
            </w:r>
            <w:commentRangeEnd w:id="815"/>
            <w:r>
              <w:rPr>
                <w:rStyle w:val="CommentReference"/>
              </w:rPr>
              <w:commentReference w:id="81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6" w:name="_Toc298445806"/>
      <w:bookmarkStart w:id="817" w:name="_Toc298681291"/>
      <w:bookmarkStart w:id="818" w:name="_Toc298447531"/>
      <w:bookmarkStart w:id="819" w:name="_Toc308441920"/>
      <w:r w:rsidRPr="00FD2E69">
        <w:lastRenderedPageBreak/>
        <w:t>The Conclusion of the Adam Psali</w:t>
      </w:r>
      <w:bookmarkEnd w:id="816"/>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0" w:name="_Toc298445807"/>
      <w:bookmarkStart w:id="821" w:name="_Toc298681292"/>
      <w:bookmarkStart w:id="822" w:name="_Toc298447532"/>
      <w:bookmarkStart w:id="823" w:name="_Toc308441921"/>
      <w:r>
        <w:t>The Tuesday Theotokia</w:t>
      </w:r>
      <w:bookmarkEnd w:id="820"/>
      <w:bookmarkEnd w:id="821"/>
      <w:bookmarkEnd w:id="822"/>
      <w:bookmarkEnd w:id="82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4" w:name="_Toc298445808"/>
      <w:bookmarkStart w:id="825" w:name="_Toc298681293"/>
      <w:bookmarkStart w:id="826" w:name="_Toc298447533"/>
      <w:r>
        <w:t>Part One</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7" w:name="_Toc298445809"/>
      <w:bookmarkStart w:id="828" w:name="_Toc298681294"/>
      <w:bookmarkStart w:id="829" w:name="_Toc298447534"/>
      <w:r>
        <w:t>Part Tw</w:t>
      </w:r>
      <w:bookmarkEnd w:id="827"/>
      <w:r>
        <w:t>o</w:t>
      </w:r>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0"/>
            <w:r>
              <w:t>received</w:t>
            </w:r>
            <w:commentRangeEnd w:id="830"/>
            <w:r>
              <w:rPr>
                <w:rStyle w:val="CommentReference"/>
                <w:rFonts w:ascii="Times New Roman" w:eastAsiaTheme="minorHAnsi" w:hAnsi="Times New Roman" w:cstheme="minorBidi"/>
                <w:color w:val="auto"/>
              </w:rPr>
              <w:commentReference w:id="83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1" w:name="_Toc298681295"/>
      <w:bookmarkStart w:id="832" w:name="_Toc298447535"/>
      <w:r>
        <w:lastRenderedPageBreak/>
        <w:t>Part Three</w:t>
      </w:r>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3" w:name="_Toc298681296"/>
      <w:bookmarkStart w:id="834" w:name="_Toc298447536"/>
      <w:r>
        <w:lastRenderedPageBreak/>
        <w:t>Part Four</w:t>
      </w:r>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5"/>
            <w:r w:rsidRPr="007425E1">
              <w:t xml:space="preserve">perfect </w:t>
            </w:r>
            <w:commentRangeEnd w:id="835"/>
            <w:r>
              <w:rPr>
                <w:rStyle w:val="CommentReference"/>
              </w:rPr>
              <w:commentReference w:id="83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6" w:name="_Toc298681297"/>
      <w:bookmarkStart w:id="837" w:name="_Toc298447537"/>
      <w:r>
        <w:t>Part Five</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8"/>
            <w:r>
              <w:t>unlimited</w:t>
            </w:r>
            <w:commentRangeEnd w:id="838"/>
            <w:r>
              <w:rPr>
                <w:rStyle w:val="CommentReference"/>
                <w:rFonts w:ascii="Times New Roman" w:eastAsiaTheme="minorHAnsi" w:hAnsi="Times New Roman" w:cstheme="minorBidi"/>
                <w:color w:val="auto"/>
              </w:rPr>
              <w:commentReference w:id="83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9" w:name="_Toc298681298"/>
      <w:bookmarkStart w:id="840" w:name="_Toc298447538"/>
      <w:r>
        <w:t>Part Six</w:t>
      </w:r>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1"/>
            <w:r>
              <w:t xml:space="preserve"> </w:t>
            </w:r>
            <w:commentRangeEnd w:id="841"/>
            <w:r>
              <w:rPr>
                <w:rStyle w:val="CommentReference"/>
              </w:rPr>
              <w:commentReference w:id="841"/>
            </w:r>
            <w:r>
              <w:t>f</w:t>
            </w:r>
            <w:commentRangeStart w:id="842"/>
            <w:r>
              <w:t>aith</w:t>
            </w:r>
            <w:commentRangeEnd w:id="842"/>
            <w:r>
              <w:rPr>
                <w:rStyle w:val="CommentReference"/>
              </w:rPr>
              <w:commentReference w:id="84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3" w:name="_Toc298681299"/>
      <w:bookmarkStart w:id="844" w:name="_Toc298447539"/>
      <w:r>
        <w:lastRenderedPageBreak/>
        <w:t>Part Seven</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5"/>
            <w:r>
              <w:t xml:space="preserve">a </w:t>
            </w:r>
            <w:commentRangeEnd w:id="845"/>
            <w:r>
              <w:rPr>
                <w:rStyle w:val="CommentReference"/>
                <w:rFonts w:ascii="Times New Roman" w:eastAsiaTheme="minorHAnsi" w:hAnsi="Times New Roman" w:cstheme="minorBidi"/>
                <w:color w:val="auto"/>
              </w:rPr>
              <w:commentReference w:id="84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6" w:name="_Toc298681300"/>
      <w:bookmarkStart w:id="847" w:name="_Toc298447540"/>
      <w:bookmarkStart w:id="848" w:name="_Toc308441922"/>
      <w:r>
        <w:t>The Crown Adam</w:t>
      </w:r>
      <w:bookmarkEnd w:id="846"/>
      <w:bookmarkEnd w:id="847"/>
      <w:bookmarkEnd w:id="84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9"/>
            <w:r>
              <w:t>He</w:t>
            </w:r>
            <w:r w:rsidRPr="007425E1">
              <w:t xml:space="preserve"> </w:t>
            </w:r>
            <w:commentRangeEnd w:id="849"/>
            <w:r>
              <w:rPr>
                <w:rStyle w:val="CommentReference"/>
                <w:rFonts w:ascii="Times New Roman" w:eastAsiaTheme="minorHAnsi" w:hAnsi="Times New Roman" w:cstheme="minorBidi"/>
                <w:color w:val="auto"/>
              </w:rPr>
              <w:commentReference w:id="849"/>
            </w:r>
            <w:r w:rsidRPr="007425E1">
              <w:t xml:space="preserve">who is carried </w:t>
            </w:r>
          </w:p>
          <w:p w14:paraId="05DA09F2" w14:textId="04037ECB" w:rsidR="00E35F1F" w:rsidRDefault="00557D05" w:rsidP="00E35F1F">
            <w:pPr>
              <w:pStyle w:val="EngHangEnd"/>
            </w:pPr>
            <w:r>
              <w:t>Upon</w:t>
            </w:r>
            <w:commentRangeStart w:id="850"/>
            <w:r w:rsidR="00E35F1F" w:rsidRPr="007425E1">
              <w:t xml:space="preserve"> </w:t>
            </w:r>
            <w:commentRangeEnd w:id="850"/>
            <w:r w:rsidR="00E35F1F">
              <w:rPr>
                <w:rStyle w:val="CommentReference"/>
              </w:rPr>
              <w:commentReference w:id="85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1"/>
            <w:r>
              <w:rPr>
                <w:rStyle w:val="CommentReference"/>
                <w:rFonts w:ascii="Garamond" w:hAnsi="Garamond" w:cstheme="minorBidi"/>
                <w:noProof w:val="0"/>
                <w:lang w:val="en-CA"/>
              </w:rPr>
              <w:commentReference w:id="85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52" w:name="_Toc298681301"/>
      <w:bookmarkStart w:id="853" w:name="_Toc308441923"/>
      <w:bookmarkStart w:id="854" w:name="_Toc448696634"/>
      <w:r>
        <w:lastRenderedPageBreak/>
        <w:t>Wednesday</w:t>
      </w:r>
      <w:bookmarkEnd w:id="852"/>
      <w:bookmarkEnd w:id="853"/>
      <w:bookmarkEnd w:id="854"/>
    </w:p>
    <w:p w14:paraId="5D01081B" w14:textId="77777777" w:rsidR="00E35F1F" w:rsidRDefault="00E35F1F" w:rsidP="00E35F1F">
      <w:pPr>
        <w:pStyle w:val="Heading3"/>
      </w:pPr>
      <w:bookmarkStart w:id="855" w:name="_Toc298681302"/>
      <w:bookmarkStart w:id="856" w:name="_Toc308441924"/>
      <w:r>
        <w:t>The Wednesday Psali Batos</w:t>
      </w:r>
      <w:bookmarkEnd w:id="855"/>
      <w:bookmarkEnd w:id="85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7"/>
            <w:r>
              <w:t xml:space="preserve">breaths </w:t>
            </w:r>
            <w:commentRangeEnd w:id="857"/>
            <w:r>
              <w:rPr>
                <w:rStyle w:val="CommentReference"/>
                <w:rFonts w:ascii="Times New Roman" w:eastAsiaTheme="minorHAnsi" w:hAnsi="Times New Roman" w:cstheme="minorBidi"/>
                <w:color w:val="auto"/>
              </w:rPr>
              <w:commentReference w:id="85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8"/>
            <w:r>
              <w:t xml:space="preserve">When </w:t>
            </w:r>
            <w:commentRangeEnd w:id="858"/>
            <w:r>
              <w:rPr>
                <w:rStyle w:val="CommentReference"/>
                <w:rFonts w:ascii="Times New Roman" w:eastAsiaTheme="minorHAnsi" w:hAnsi="Times New Roman" w:cstheme="minorBidi"/>
                <w:color w:val="auto"/>
              </w:rPr>
              <w:commentReference w:id="85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9"/>
            <w:r>
              <w:t>tribulations</w:t>
            </w:r>
            <w:commentRangeEnd w:id="859"/>
            <w:r>
              <w:rPr>
                <w:rStyle w:val="CommentReference"/>
                <w:rFonts w:ascii="Times New Roman" w:eastAsiaTheme="minorHAnsi" w:hAnsi="Times New Roman" w:cstheme="minorBidi"/>
                <w:color w:val="auto"/>
              </w:rPr>
              <w:commentReference w:id="85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0" w:name="_Toc298681303"/>
      <w:bookmarkStart w:id="861" w:name="_Toc308441925"/>
      <w:r w:rsidRPr="00FD2E69">
        <w:t xml:space="preserve">The Conclusion of the </w:t>
      </w:r>
      <w:r>
        <w:t>Batos</w:t>
      </w:r>
      <w:r w:rsidRPr="00FD2E69">
        <w:t xml:space="preserve"> Psali</w:t>
      </w:r>
      <w:bookmarkEnd w:id="860"/>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2" w:name="_Toc298681304"/>
      <w:bookmarkStart w:id="863" w:name="_Toc308441926"/>
      <w:r>
        <w:t>The Wednesday Theotokia</w:t>
      </w:r>
      <w:bookmarkEnd w:id="862"/>
      <w:bookmarkEnd w:id="86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4" w:name="_Toc298681305"/>
      <w:r>
        <w:t>Part One</w:t>
      </w:r>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5" w:name="_Toc298681306"/>
      <w:r>
        <w:t>Part Two</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6"/>
            <w:r w:rsidRPr="00FA5B8C">
              <w:t>ⲥⲉⲙⲟϣⲓ ϧⲉⲛ ⲛ̀ⲧⲉ ⲡ̀ⲕⲁϩⲓ ⲥⲉⲙⲟϣⲓ ϧⲉⲛ ⲡⲉⲟⲩⲱⲓⲛⲓ</w:t>
            </w:r>
            <w:r w:rsidRPr="00F6464C">
              <w:t xml:space="preserve"> </w:t>
            </w:r>
            <w:commentRangeEnd w:id="866"/>
            <w:r>
              <w:rPr>
                <w:rStyle w:val="CommentReference"/>
                <w:rFonts w:ascii="Garamond" w:hAnsi="Garamond" w:cstheme="minorBidi"/>
                <w:noProof w:val="0"/>
                <w:lang w:val="en-CA"/>
              </w:rPr>
              <w:commentReference w:id="86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7" w:name="_Toc298681307"/>
      <w:r>
        <w:lastRenderedPageBreak/>
        <w:t>Part Three</w:t>
      </w:r>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8"/>
            <w:r w:rsidRPr="007425E1">
              <w:t>For you brought forth</w:t>
            </w:r>
            <w:commentRangeEnd w:id="868"/>
            <w:r>
              <w:rPr>
                <w:rStyle w:val="CommentReference"/>
                <w:rFonts w:ascii="Times New Roman" w:eastAsiaTheme="minorHAnsi" w:hAnsi="Times New Roman" w:cstheme="minorBidi"/>
                <w:color w:val="auto"/>
              </w:rPr>
              <w:commentReference w:id="86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9" w:name="_Toc298681308"/>
      <w:r>
        <w:t>Part Four</w:t>
      </w:r>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0" w:name="_Toc298681309"/>
      <w:r>
        <w:t>Part Five</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1"/>
            <w:r>
              <w:t>He</w:t>
            </w:r>
            <w:r w:rsidRPr="007425E1">
              <w:t xml:space="preserve"> </w:t>
            </w:r>
            <w:commentRangeEnd w:id="871"/>
            <w:r>
              <w:rPr>
                <w:rStyle w:val="CommentReference"/>
              </w:rPr>
              <w:commentReference w:id="871"/>
            </w:r>
            <w:r w:rsidRPr="007425E1">
              <w:t xml:space="preserve">Who </w:t>
            </w:r>
            <w:commentRangeStart w:id="872"/>
            <w:r w:rsidRPr="007425E1">
              <w:t xml:space="preserve">is </w:t>
            </w:r>
            <w:commentRangeEnd w:id="872"/>
            <w:r>
              <w:rPr>
                <w:rStyle w:val="CommentReference"/>
              </w:rPr>
              <w:commentReference w:id="87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3"/>
            <w:r w:rsidRPr="007425E1">
              <w:t>He to Whom is due the glory forever</w:t>
            </w:r>
            <w:commentRangeEnd w:id="873"/>
            <w:r>
              <w:rPr>
                <w:rStyle w:val="CommentReference"/>
                <w:rFonts w:ascii="Times New Roman" w:eastAsiaTheme="minorHAnsi" w:hAnsi="Times New Roman" w:cstheme="minorBidi"/>
                <w:color w:val="auto"/>
              </w:rPr>
              <w:commentReference w:id="87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4" w:name="_Toc298681310"/>
      <w:r>
        <w:t>Part Six</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5"/>
            <w:r>
              <w:rPr>
                <w:rStyle w:val="CommentReference"/>
              </w:rPr>
              <w:commentReference w:id="87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6"/>
            <w:r w:rsidRPr="00FA5B8C">
              <w:t>ⲙⲁⲣⲓⲁ</w:t>
            </w:r>
            <w:r w:rsidRPr="002147AA">
              <w:t xml:space="preserve"> </w:t>
            </w:r>
            <w:commentRangeEnd w:id="876"/>
            <w:r>
              <w:rPr>
                <w:rStyle w:val="CommentReference"/>
                <w:rFonts w:ascii="Garamond" w:hAnsi="Garamond" w:cstheme="minorBidi"/>
                <w:noProof w:val="0"/>
                <w:lang w:val="en-CA"/>
              </w:rPr>
              <w:commentReference w:id="87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7"/>
            <w:r w:rsidRPr="00FA5B8C">
              <w:t>ⲥⲧⲁⲓⲏⲟⲩⲧ ̀</w:t>
            </w:r>
            <w:commentRangeEnd w:id="877"/>
            <w:r>
              <w:rPr>
                <w:rStyle w:val="CommentReference"/>
                <w:rFonts w:ascii="Garamond" w:hAnsi="Garamond" w:cstheme="minorBidi"/>
                <w:noProof w:val="0"/>
                <w:lang w:val="en-CA"/>
              </w:rPr>
              <w:commentReference w:id="87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8"/>
            <w:r w:rsidRPr="00FA5B8C">
              <w:t>ⲙⲡⲓⲟⲩⲁⲓ ̀</w:t>
            </w:r>
            <w:commentRangeEnd w:id="878"/>
            <w:r>
              <w:rPr>
                <w:rStyle w:val="CommentReference"/>
                <w:rFonts w:ascii="Garamond" w:hAnsi="Garamond" w:cstheme="minorBidi"/>
                <w:noProof w:val="0"/>
                <w:lang w:val="en-CA"/>
              </w:rPr>
              <w:commentReference w:id="87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9"/>
            <w:r w:rsidRPr="00FA5B8C">
              <w:t>ⲉⲣⲉ ̀</w:t>
            </w:r>
            <w:commentRangeEnd w:id="879"/>
            <w:r>
              <w:rPr>
                <w:rStyle w:val="CommentReference"/>
                <w:rFonts w:ascii="Garamond" w:hAnsi="Garamond" w:cstheme="minorBidi"/>
                <w:noProof w:val="0"/>
                <w:lang w:val="en-CA"/>
              </w:rPr>
              <w:commentReference w:id="87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0" w:name="_Toc298681311"/>
      <w:r>
        <w:t>Part Seven</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1"/>
            <w:r>
              <w:t xml:space="preserve">sits </w:t>
            </w:r>
            <w:commentRangeEnd w:id="881"/>
            <w:r>
              <w:rPr>
                <w:rStyle w:val="CommentReference"/>
                <w:rFonts w:ascii="Times New Roman" w:eastAsiaTheme="minorHAnsi" w:hAnsi="Times New Roman" w:cstheme="minorBidi"/>
                <w:color w:val="auto"/>
              </w:rPr>
              <w:commentReference w:id="88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2"/>
            <w:r w:rsidRPr="00FA5B8C">
              <w:t>ⲉⲧⲁϥⲟⲩⲱⲛϩ</w:t>
            </w:r>
            <w:r w:rsidRPr="002147AA">
              <w:t xml:space="preserve"> </w:t>
            </w:r>
            <w:commentRangeEnd w:id="882"/>
            <w:r>
              <w:rPr>
                <w:rStyle w:val="CommentReference"/>
                <w:rFonts w:ascii="Garamond" w:hAnsi="Garamond" w:cstheme="minorBidi"/>
                <w:noProof w:val="0"/>
                <w:lang w:val="en-CA"/>
              </w:rPr>
              <w:commentReference w:id="88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3"/>
            <w:r w:rsidRPr="00FA5B8C">
              <w:t>Ϫⲉ ⲡⲓⲁⲧⲥⲁⲣⲝ</w:t>
            </w:r>
            <w:commentRangeEnd w:id="883"/>
            <w:r>
              <w:rPr>
                <w:rStyle w:val="CommentReference"/>
                <w:rFonts w:ascii="Garamond" w:hAnsi="Garamond" w:cstheme="minorBidi"/>
                <w:noProof w:val="0"/>
                <w:lang w:val="en-CA"/>
              </w:rPr>
              <w:commentReference w:id="88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4" w:name="_Toc298681312"/>
      <w:bookmarkStart w:id="885" w:name="_Toc308441927"/>
      <w:r>
        <w:t>The Crown Batos</w:t>
      </w:r>
      <w:bookmarkEnd w:id="884"/>
      <w:bookmarkEnd w:id="88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6"/>
            <w:r w:rsidRPr="007425E1">
              <w:t>has entered and come forth</w:t>
            </w:r>
            <w:commentRangeEnd w:id="886"/>
            <w:r>
              <w:rPr>
                <w:rStyle w:val="CommentReference"/>
                <w:rFonts w:ascii="Times New Roman" w:eastAsiaTheme="minorHAnsi" w:hAnsi="Times New Roman" w:cstheme="minorBidi"/>
                <w:color w:val="auto"/>
              </w:rPr>
              <w:commentReference w:id="88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7"/>
            <w:r w:rsidRPr="007425E1">
              <w:t>manifestation</w:t>
            </w:r>
            <w:commentRangeEnd w:id="887"/>
            <w:r>
              <w:rPr>
                <w:rStyle w:val="CommentReference"/>
              </w:rPr>
              <w:commentReference w:id="88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8"/>
            <w:r>
              <w:t>and</w:t>
            </w:r>
            <w:r w:rsidRPr="007425E1">
              <w:t xml:space="preserve"> </w:t>
            </w:r>
            <w:commentRangeEnd w:id="888"/>
            <w:r>
              <w:rPr>
                <w:rStyle w:val="CommentReference"/>
              </w:rPr>
              <w:commentReference w:id="88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89" w:name="_Toc298681313"/>
      <w:bookmarkStart w:id="890" w:name="_Toc308441928"/>
      <w:bookmarkStart w:id="891" w:name="_Toc448696635"/>
      <w:r>
        <w:lastRenderedPageBreak/>
        <w:t>Thursday</w:t>
      </w:r>
      <w:bookmarkEnd w:id="889"/>
      <w:bookmarkEnd w:id="890"/>
      <w:bookmarkEnd w:id="891"/>
    </w:p>
    <w:p w14:paraId="562349E9" w14:textId="453ED52C" w:rsidR="00E35F1F" w:rsidRDefault="00E35F1F" w:rsidP="00E35F1F">
      <w:pPr>
        <w:pStyle w:val="Heading3"/>
      </w:pPr>
      <w:bookmarkStart w:id="892" w:name="_Toc298681314"/>
      <w:bookmarkStart w:id="893" w:name="_Toc308441929"/>
      <w:r>
        <w:t xml:space="preserve">The Psali Batos for </w:t>
      </w:r>
      <w:bookmarkEnd w:id="892"/>
      <w:bookmarkEnd w:id="89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4"/>
            <w:r w:rsidRPr="007425E1">
              <w:t xml:space="preserve">on </w:t>
            </w:r>
            <w:commentRangeEnd w:id="894"/>
            <w:r>
              <w:rPr>
                <w:rStyle w:val="CommentReference"/>
              </w:rPr>
              <w:commentReference w:id="89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5"/>
            <w:r w:rsidRPr="007425E1">
              <w:t xml:space="preserve">Forty </w:t>
            </w:r>
            <w:commentRangeEnd w:id="895"/>
            <w:r>
              <w:rPr>
                <w:rStyle w:val="CommentReference"/>
                <w:rFonts w:ascii="Times New Roman" w:eastAsiaTheme="minorHAnsi" w:hAnsi="Times New Roman" w:cstheme="minorBidi"/>
                <w:color w:val="auto"/>
              </w:rPr>
              <w:commentReference w:id="89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6"/>
            <w:r w:rsidRPr="007425E1">
              <w:t xml:space="preserve">Crush </w:t>
            </w:r>
            <w:r w:rsidR="00CF15BA" w:rsidRPr="00CF15BA">
              <w:t xml:space="preserve">beneath </w:t>
            </w:r>
            <w:r w:rsidRPr="007425E1">
              <w:t>us</w:t>
            </w:r>
            <w:commentRangeEnd w:id="896"/>
            <w:r>
              <w:rPr>
                <w:rStyle w:val="CommentReference"/>
                <w:rFonts w:ascii="Times New Roman" w:eastAsiaTheme="minorHAnsi" w:hAnsi="Times New Roman" w:cstheme="minorBidi"/>
                <w:color w:val="auto"/>
              </w:rPr>
              <w:commentReference w:id="89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7" w:name="_Toc298681315"/>
      <w:bookmarkStart w:id="898" w:name="_Toc308441930"/>
      <w:r w:rsidRPr="00FD2E69">
        <w:lastRenderedPageBreak/>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9" w:name="_Toc298681316"/>
      <w:bookmarkStart w:id="900" w:name="_Toc308441931"/>
      <w:r>
        <w:t>The Thursday Theotokia</w:t>
      </w:r>
      <w:bookmarkEnd w:id="899"/>
      <w:bookmarkEnd w:id="90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1" w:name="_Toc298681317"/>
      <w:r>
        <w:t>Part One</w:t>
      </w:r>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2"/>
            <w:r w:rsidRPr="007425E1">
              <w:t>virgin</w:t>
            </w:r>
            <w:commentRangeEnd w:id="902"/>
            <w:r>
              <w:rPr>
                <w:rStyle w:val="CommentReference"/>
                <w:rFonts w:ascii="Times New Roman" w:eastAsiaTheme="minorHAnsi" w:hAnsi="Times New Roman" w:cstheme="minorBidi"/>
                <w:color w:val="auto"/>
              </w:rPr>
              <w:commentReference w:id="90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3" w:name="_Toc298681318"/>
      <w:r>
        <w:t>Part Two</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4"/>
            <w:r>
              <w:t>abolished</w:t>
            </w:r>
            <w:commentRangeEnd w:id="904"/>
            <w:r>
              <w:rPr>
                <w:rStyle w:val="CommentReference"/>
                <w:rFonts w:ascii="Times New Roman" w:eastAsiaTheme="minorHAnsi" w:hAnsi="Times New Roman" w:cstheme="minorBidi"/>
                <w:color w:val="auto"/>
              </w:rPr>
              <w:commentReference w:id="90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5" w:name="_Toc298681319"/>
      <w:r>
        <w:t>Part Three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6" w:name="_Toc298681320"/>
      <w:r>
        <w:t>Part Four</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7"/>
            <w:r>
              <w:t>.</w:t>
            </w:r>
            <w:commentRangeEnd w:id="907"/>
            <w:r>
              <w:rPr>
                <w:rStyle w:val="CommentReference"/>
              </w:rPr>
              <w:commentReference w:id="90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8"/>
            <w:r>
              <w:t xml:space="preserve">appeared </w:t>
            </w:r>
            <w:commentRangeEnd w:id="908"/>
            <w:r>
              <w:rPr>
                <w:rStyle w:val="CommentReference"/>
                <w:rFonts w:ascii="Times New Roman" w:eastAsiaTheme="minorHAnsi" w:hAnsi="Times New Roman" w:cstheme="minorBidi"/>
                <w:color w:val="auto"/>
              </w:rPr>
              <w:commentReference w:id="90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0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0"/>
            <w:r w:rsidRPr="007425E1">
              <w:t>strength</w:t>
            </w:r>
            <w:commentRangeEnd w:id="910"/>
            <w:r>
              <w:rPr>
                <w:rStyle w:val="CommentReference"/>
                <w:rFonts w:ascii="Times New Roman" w:eastAsiaTheme="minorHAnsi" w:hAnsi="Times New Roman" w:cstheme="minorBidi"/>
                <w:color w:val="auto"/>
              </w:rPr>
              <w:commentReference w:id="91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1"/>
            <w:r>
              <w:t>N</w:t>
            </w:r>
            <w:r w:rsidRPr="007425E1">
              <w:t xml:space="preserve">ow </w:t>
            </w:r>
            <w:commentRangeEnd w:id="911"/>
            <w:r>
              <w:rPr>
                <w:rStyle w:val="CommentReference"/>
                <w:rFonts w:ascii="Times New Roman" w:eastAsiaTheme="minorHAnsi" w:hAnsi="Times New Roman" w:cstheme="minorBidi"/>
                <w:color w:val="auto"/>
              </w:rPr>
              <w:commentReference w:id="91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2" w:name="_Toc298681321"/>
      <w:r>
        <w:t>Part Five</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3"/>
            <w:r>
              <w:t>Theotokos</w:t>
            </w:r>
            <w:commentRangeEnd w:id="913"/>
            <w:r>
              <w:rPr>
                <w:rStyle w:val="CommentReference"/>
                <w:rFonts w:ascii="Times New Roman" w:eastAsiaTheme="minorHAnsi" w:hAnsi="Times New Roman" w:cstheme="minorBidi"/>
                <w:color w:val="auto"/>
              </w:rPr>
              <w:commentReference w:id="91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4"/>
            <w:r>
              <w:t xml:space="preserve">of </w:t>
            </w:r>
            <w:commentRangeEnd w:id="914"/>
            <w:r>
              <w:rPr>
                <w:rStyle w:val="CommentReference"/>
                <w:rFonts w:ascii="Times New Roman" w:eastAsiaTheme="minorHAnsi" w:hAnsi="Times New Roman" w:cstheme="minorBidi"/>
                <w:color w:val="auto"/>
              </w:rPr>
              <w:commentReference w:id="91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5" w:name="_Toc298681322"/>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6"/>
            <w:r>
              <w:t xml:space="preserve">The </w:t>
            </w:r>
            <w:commentRangeEnd w:id="916"/>
            <w:r>
              <w:rPr>
                <w:rStyle w:val="CommentReference"/>
                <w:rFonts w:ascii="Times New Roman" w:eastAsiaTheme="minorHAnsi" w:hAnsi="Times New Roman" w:cstheme="minorBidi"/>
                <w:color w:val="auto"/>
              </w:rPr>
              <w:commentReference w:id="91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7"/>
            <w:r>
              <w:t>would</w:t>
            </w:r>
            <w:r w:rsidRPr="007425E1">
              <w:t xml:space="preserve"> </w:t>
            </w:r>
            <w:commentRangeEnd w:id="917"/>
            <w:r>
              <w:rPr>
                <w:rStyle w:val="CommentReference"/>
              </w:rPr>
              <w:commentReference w:id="91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8" w:name="_Toc298681323"/>
      <w:r>
        <w:t>Part Seven</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19"/>
            <w:r>
              <w:t>David</w:t>
            </w:r>
            <w:commentRangeEnd w:id="919"/>
            <w:r>
              <w:rPr>
                <w:rStyle w:val="CommentReference"/>
                <w:rFonts w:ascii="Times New Roman" w:eastAsiaTheme="minorHAnsi" w:hAnsi="Times New Roman" w:cstheme="minorBidi"/>
                <w:color w:val="auto"/>
              </w:rPr>
              <w:commentReference w:id="91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0"/>
            <w:r w:rsidRPr="00E03CD4">
              <w:t xml:space="preserve">deemed </w:t>
            </w:r>
            <w:commentRangeEnd w:id="920"/>
            <w:r>
              <w:rPr>
                <w:rStyle w:val="CommentReference"/>
                <w:rFonts w:ascii="Times New Roman" w:eastAsiaTheme="minorHAnsi" w:hAnsi="Times New Roman" w:cstheme="minorBidi"/>
                <w:color w:val="auto"/>
              </w:rPr>
              <w:commentReference w:id="92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1" w:name="_Toc298681324"/>
      <w:r>
        <w:t>Part Eight</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2"/>
            <w:r>
              <w:t>heaven</w:t>
            </w:r>
            <w:r w:rsidRPr="007425E1">
              <w:t xml:space="preserve"> </w:t>
            </w:r>
            <w:commentRangeEnd w:id="922"/>
            <w:r>
              <w:rPr>
                <w:rStyle w:val="CommentReference"/>
                <w:rFonts w:ascii="Times New Roman" w:eastAsiaTheme="minorHAnsi" w:hAnsi="Times New Roman" w:cstheme="minorBidi"/>
                <w:color w:val="auto"/>
              </w:rPr>
              <w:commentReference w:id="92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3" w:name="_Toc298681325"/>
      <w:r>
        <w:lastRenderedPageBreak/>
        <w:t>Part Nine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4"/>
            <w:r w:rsidRPr="007425E1">
              <w:t>Rises</w:t>
            </w:r>
            <w:commentRangeEnd w:id="924"/>
            <w:r>
              <w:rPr>
                <w:rStyle w:val="CommentReference"/>
              </w:rPr>
              <w:commentReference w:id="92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5" w:name="_Toc298681326"/>
      <w:bookmarkStart w:id="926" w:name="_Toc308441932"/>
      <w:r>
        <w:lastRenderedPageBreak/>
        <w:t xml:space="preserve">The </w:t>
      </w:r>
      <w:r w:rsidRPr="007C4181">
        <w:t>Crown</w:t>
      </w:r>
      <w:bookmarkEnd w:id="925"/>
      <w:bookmarkEnd w:id="92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7"/>
            <w:r w:rsidRPr="007425E1">
              <w:t>destroyed</w:t>
            </w:r>
            <w:commentRangeEnd w:id="927"/>
            <w:r>
              <w:rPr>
                <w:rStyle w:val="CommentReference"/>
                <w:rFonts w:ascii="Times New Roman" w:eastAsiaTheme="minorHAnsi" w:hAnsi="Times New Roman" w:cstheme="minorBidi"/>
                <w:color w:val="auto"/>
              </w:rPr>
              <w:commentReference w:id="92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8" w:name="_Toc298681327"/>
      <w:bookmarkStart w:id="929" w:name="_Toc308441933"/>
      <w:bookmarkStart w:id="930" w:name="_Toc448696636"/>
      <w:r>
        <w:lastRenderedPageBreak/>
        <w:t>Friday</w:t>
      </w:r>
      <w:bookmarkEnd w:id="928"/>
      <w:bookmarkEnd w:id="929"/>
      <w:bookmarkEnd w:id="930"/>
    </w:p>
    <w:p w14:paraId="05EA9798" w14:textId="77777777" w:rsidR="00E35F1F" w:rsidRDefault="00E35F1F" w:rsidP="00E35F1F">
      <w:pPr>
        <w:pStyle w:val="Heading3"/>
      </w:pPr>
      <w:bookmarkStart w:id="931" w:name="_Toc298681328"/>
      <w:bookmarkStart w:id="932" w:name="_Toc308441934"/>
      <w:r>
        <w:t>The Psali Batos for Friday</w:t>
      </w:r>
      <w:bookmarkEnd w:id="931"/>
      <w:bookmarkEnd w:id="93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3"/>
            <w:r w:rsidRPr="007425E1">
              <w:t>servants</w:t>
            </w:r>
            <w:commentRangeEnd w:id="933"/>
            <w:r>
              <w:rPr>
                <w:rStyle w:val="CommentReference"/>
                <w:rFonts w:ascii="Times New Roman" w:eastAsiaTheme="minorHAnsi" w:hAnsi="Times New Roman" w:cstheme="minorBidi"/>
                <w:color w:val="auto"/>
              </w:rPr>
              <w:commentReference w:id="93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4"/>
            <w:r w:rsidRPr="007425E1">
              <w:t>To escape the face of the bows.</w:t>
            </w:r>
            <w:commentRangeEnd w:id="934"/>
            <w:r>
              <w:rPr>
                <w:rStyle w:val="CommentReference"/>
              </w:rPr>
              <w:commentReference w:id="93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5"/>
            <w:r w:rsidRPr="00FA5B8C">
              <w:t>ⲉⲑⲣⲟⲩⲱ̀ϣⲉⲙ ⲛ̀ⲧ̀ϫⲟⲙ ⲛ̀ⲧⲉ ⲡⲓⲭ̀ⲣⲱⲙ</w:t>
            </w:r>
            <w:commentRangeEnd w:id="935"/>
            <w:r>
              <w:rPr>
                <w:rStyle w:val="CommentReference"/>
                <w:rFonts w:ascii="Garamond" w:hAnsi="Garamond" w:cstheme="minorBidi"/>
                <w:noProof w:val="0"/>
                <w:lang w:val="en-CA"/>
              </w:rPr>
              <w:commentReference w:id="93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6" w:name="_Toc298681329"/>
      <w:bookmarkStart w:id="937" w:name="_Toc308441935"/>
      <w:r w:rsidRPr="00FD2E69">
        <w:lastRenderedPageBreak/>
        <w:t xml:space="preserve">The Conclusion of the </w:t>
      </w:r>
      <w:r>
        <w:t>Batos</w:t>
      </w:r>
      <w:r w:rsidRPr="00FD2E69">
        <w:t xml:space="preserve"> Psali</w:t>
      </w:r>
      <w:bookmarkEnd w:id="936"/>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8" w:name="_Toc298681330"/>
      <w:bookmarkStart w:id="939" w:name="_Toc308441936"/>
      <w:r>
        <w:t>The Friday Theotokia</w:t>
      </w:r>
      <w:bookmarkEnd w:id="938"/>
      <w:bookmarkEnd w:id="93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0" w:name="_Toc298681331"/>
      <w:r>
        <w:t>Part One</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1"/>
            <w:r>
              <w:t>the fruit of your womb</w:t>
            </w:r>
            <w:commentRangeEnd w:id="941"/>
            <w:r>
              <w:rPr>
                <w:rStyle w:val="CommentReference"/>
                <w:rFonts w:ascii="Times New Roman" w:eastAsiaTheme="minorHAnsi" w:hAnsi="Times New Roman" w:cstheme="minorBidi"/>
                <w:color w:val="auto"/>
              </w:rPr>
              <w:commentReference w:id="94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2" w:name="_Toc298681332"/>
      <w:r>
        <w:lastRenderedPageBreak/>
        <w:t>Part Two</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3"/>
            <w:r>
              <w:t xml:space="preserve">incarnate </w:t>
            </w:r>
            <w:commentRangeEnd w:id="943"/>
            <w:r>
              <w:rPr>
                <w:rStyle w:val="CommentReference"/>
                <w:rFonts w:ascii="Times New Roman" w:eastAsiaTheme="minorHAnsi" w:hAnsi="Times New Roman" w:cstheme="minorBidi"/>
                <w:color w:val="auto"/>
              </w:rPr>
              <w:commentReference w:id="94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4" w:name="_Toc298681333"/>
      <w:r>
        <w:t>Part Three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5"/>
            <w:r>
              <w:t>O</w:t>
            </w:r>
            <w:commentRangeEnd w:id="945"/>
            <w:r>
              <w:rPr>
                <w:rStyle w:val="CommentReference"/>
                <w:rFonts w:ascii="Times New Roman" w:eastAsiaTheme="minorHAnsi" w:hAnsi="Times New Roman" w:cstheme="minorBidi"/>
                <w:color w:val="auto"/>
              </w:rPr>
              <w:commentReference w:id="94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6" w:name="_Toc298681334"/>
      <w:r>
        <w:t>Part Four</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7" w:name="_Toc298681335"/>
      <w:r>
        <w:t>Part Five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8" w:name="_Toc298681336"/>
      <w:r>
        <w:lastRenderedPageBreak/>
        <w:t>Part Six</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9" w:name="_Toc298681337"/>
      <w:r>
        <w:t>Part Seven</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0"/>
            <w:r>
              <w:t>temple</w:t>
            </w:r>
            <w:commentRangeEnd w:id="950"/>
            <w:r>
              <w:rPr>
                <w:rStyle w:val="CommentReference"/>
                <w:rFonts w:ascii="Times New Roman" w:eastAsiaTheme="minorHAnsi" w:hAnsi="Times New Roman" w:cstheme="minorBidi"/>
                <w:color w:val="auto"/>
              </w:rPr>
              <w:commentReference w:id="95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1" w:name="_Toc298681338"/>
      <w:bookmarkStart w:id="952" w:name="_Toc308441937"/>
      <w:r>
        <w:lastRenderedPageBreak/>
        <w:t>The Crown</w:t>
      </w:r>
      <w:bookmarkEnd w:id="951"/>
      <w:bookmarkEnd w:id="95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3"/>
            <w:r w:rsidRPr="00F0646D">
              <w:t xml:space="preserve">Infinite </w:t>
            </w:r>
            <w:commentRangeEnd w:id="953"/>
            <w:r>
              <w:rPr>
                <w:rStyle w:val="CommentReference"/>
                <w:rFonts w:ascii="Times New Roman" w:eastAsiaTheme="minorHAnsi" w:hAnsi="Times New Roman" w:cstheme="minorBidi"/>
                <w:color w:val="auto"/>
              </w:rPr>
              <w:commentReference w:id="95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4"/>
            <w:r w:rsidRPr="007425E1">
              <w:t>hook</w:t>
            </w:r>
            <w:commentRangeEnd w:id="954"/>
            <w:r>
              <w:rPr>
                <w:rStyle w:val="CommentReference"/>
                <w:rFonts w:ascii="Times New Roman" w:eastAsiaTheme="minorHAnsi" w:hAnsi="Times New Roman" w:cstheme="minorBidi"/>
                <w:color w:val="auto"/>
              </w:rPr>
              <w:commentReference w:id="95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5"/>
            <w:r w:rsidRPr="007425E1">
              <w:t xml:space="preserve">Teaching </w:t>
            </w:r>
            <w:commentRangeEnd w:id="955"/>
            <w:r>
              <w:rPr>
                <w:rStyle w:val="CommentReference"/>
                <w:rFonts w:ascii="Times New Roman" w:eastAsiaTheme="minorHAnsi" w:hAnsi="Times New Roman" w:cstheme="minorBidi"/>
                <w:color w:val="auto"/>
              </w:rPr>
              <w:commentReference w:id="95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6"/>
            <w:r w:rsidRPr="007425E1">
              <w:t>a cause</w:t>
            </w:r>
            <w:r>
              <w:t xml:space="preserve"> for us</w:t>
            </w:r>
            <w:r w:rsidRPr="007425E1">
              <w:t>,</w:t>
            </w:r>
            <w:commentRangeEnd w:id="956"/>
            <w:r>
              <w:rPr>
                <w:rStyle w:val="CommentReference"/>
                <w:rFonts w:ascii="Times New Roman" w:eastAsiaTheme="minorHAnsi" w:hAnsi="Times New Roman" w:cstheme="minorBidi"/>
                <w:color w:val="auto"/>
              </w:rPr>
              <w:commentReference w:id="956"/>
            </w:r>
          </w:p>
          <w:p w14:paraId="18A8A756" w14:textId="77777777" w:rsidR="00E35F1F" w:rsidRDefault="00E35F1F" w:rsidP="00E35F1F">
            <w:pPr>
              <w:pStyle w:val="EngHangEnd"/>
            </w:pPr>
            <w:r w:rsidRPr="007425E1">
              <w:t xml:space="preserve">To ascend the </w:t>
            </w:r>
            <w:commentRangeStart w:id="957"/>
            <w:r w:rsidRPr="007425E1">
              <w:t xml:space="preserve">path </w:t>
            </w:r>
            <w:commentRangeEnd w:id="957"/>
            <w:r>
              <w:rPr>
                <w:rStyle w:val="CommentReference"/>
                <w:rFonts w:ascii="Times New Roman" w:eastAsiaTheme="minorHAnsi" w:hAnsi="Times New Roman" w:cstheme="minorBidi"/>
                <w:color w:val="auto"/>
              </w:rPr>
              <w:commentReference w:id="95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8"/>
            </w:r>
            <w:r>
              <w:t>,</w:t>
            </w:r>
          </w:p>
          <w:p w14:paraId="51E3C73A" w14:textId="77777777" w:rsidR="00E35F1F" w:rsidRDefault="00E35F1F" w:rsidP="00E35F1F">
            <w:pPr>
              <w:pStyle w:val="EngHangEnd"/>
            </w:pPr>
            <w:r>
              <w:t>With</w:t>
            </w:r>
            <w:r w:rsidRPr="007425E1">
              <w:t xml:space="preserve"> joy and </w:t>
            </w:r>
            <w:commentRangeStart w:id="959"/>
            <w:r w:rsidRPr="007425E1">
              <w:t>rejoicing</w:t>
            </w:r>
            <w:commentRangeEnd w:id="959"/>
            <w:r>
              <w:rPr>
                <w:rStyle w:val="CommentReference"/>
                <w:rFonts w:ascii="Times New Roman" w:eastAsiaTheme="minorHAnsi" w:hAnsi="Times New Roman" w:cstheme="minorBidi"/>
                <w:color w:val="auto"/>
              </w:rPr>
              <w:commentReference w:id="95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0" w:name="_Toc298681339"/>
      <w:bookmarkStart w:id="961" w:name="_Toc308441938"/>
      <w:bookmarkStart w:id="962" w:name="_Toc448696637"/>
      <w:r>
        <w:lastRenderedPageBreak/>
        <w:t>Saturday</w:t>
      </w:r>
      <w:bookmarkEnd w:id="960"/>
      <w:bookmarkEnd w:id="961"/>
      <w:bookmarkEnd w:id="962"/>
    </w:p>
    <w:p w14:paraId="425920E6" w14:textId="77777777" w:rsidR="00E35F1F" w:rsidRDefault="00E35F1F" w:rsidP="00E35F1F">
      <w:pPr>
        <w:pStyle w:val="Heading3"/>
      </w:pPr>
      <w:bookmarkStart w:id="963" w:name="_Toc298681340"/>
      <w:bookmarkStart w:id="964" w:name="_Toc308441939"/>
      <w:r>
        <w:t>The Saturday Psali Batos</w:t>
      </w:r>
      <w:bookmarkEnd w:id="963"/>
      <w:bookmarkEnd w:id="96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5"/>
            <w:r w:rsidRPr="007425E1">
              <w:rPr>
                <w:rFonts w:eastAsiaTheme="minorHAnsi"/>
              </w:rPr>
              <w:t xml:space="preserve">All </w:t>
            </w:r>
            <w:commentRangeEnd w:id="965"/>
            <w:r>
              <w:rPr>
                <w:rStyle w:val="CommentReference"/>
                <w:rFonts w:ascii="Times New Roman" w:eastAsiaTheme="minorHAnsi" w:hAnsi="Times New Roman" w:cstheme="minorBidi"/>
                <w:color w:val="auto"/>
              </w:rPr>
              <w:commentReference w:id="96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6"/>
            <w:r w:rsidRPr="007425E1">
              <w:rPr>
                <w:rFonts w:eastAsiaTheme="minorHAnsi"/>
              </w:rPr>
              <w:t>every</w:t>
            </w:r>
            <w:r>
              <w:rPr>
                <w:rFonts w:eastAsiaTheme="minorHAnsi"/>
              </w:rPr>
              <w:t xml:space="preserve"> </w:t>
            </w:r>
            <w:r w:rsidRPr="007425E1">
              <w:rPr>
                <w:rFonts w:eastAsiaTheme="minorHAnsi"/>
              </w:rPr>
              <w:t>day</w:t>
            </w:r>
            <w:commentRangeEnd w:id="966"/>
            <w:r>
              <w:rPr>
                <w:rStyle w:val="CommentReference"/>
                <w:rFonts w:ascii="Times New Roman" w:eastAsiaTheme="minorHAnsi" w:hAnsi="Times New Roman" w:cstheme="minorBidi"/>
                <w:color w:val="auto"/>
              </w:rPr>
              <w:commentReference w:id="96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7"/>
            <w:r>
              <w:rPr>
                <w:rFonts w:eastAsiaTheme="minorHAnsi"/>
              </w:rPr>
              <w:t>ecstasy</w:t>
            </w:r>
            <w:commentRangeEnd w:id="967"/>
            <w:r>
              <w:rPr>
                <w:rStyle w:val="CommentReference"/>
                <w:rFonts w:ascii="Times New Roman" w:eastAsiaTheme="minorHAnsi" w:hAnsi="Times New Roman" w:cstheme="minorBidi"/>
                <w:color w:val="auto"/>
              </w:rPr>
              <w:commentReference w:id="96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8"/>
            <w:r w:rsidRPr="007425E1">
              <w:rPr>
                <w:color w:val="000000"/>
              </w:rPr>
              <w:t xml:space="preserve">glory </w:t>
            </w:r>
            <w:commentRangeEnd w:id="968"/>
            <w:r>
              <w:rPr>
                <w:rStyle w:val="CommentReference"/>
              </w:rPr>
              <w:commentReference w:id="96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9"/>
            <w:r>
              <w:rPr>
                <w:rFonts w:eastAsiaTheme="minorHAnsi"/>
              </w:rPr>
              <w:t xml:space="preserve">From </w:t>
            </w:r>
            <w:commentRangeEnd w:id="969"/>
            <w:r>
              <w:rPr>
                <w:rStyle w:val="CommentReference"/>
                <w:rFonts w:ascii="Times New Roman" w:eastAsiaTheme="minorHAnsi" w:hAnsi="Times New Roman" w:cstheme="minorBidi"/>
                <w:color w:val="auto"/>
              </w:rPr>
              <w:commentReference w:id="96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0"/>
            <w:r>
              <w:rPr>
                <w:rFonts w:eastAsiaTheme="minorHAnsi"/>
              </w:rPr>
              <w:t>prophet</w:t>
            </w:r>
            <w:commentRangeEnd w:id="970"/>
            <w:r>
              <w:rPr>
                <w:rStyle w:val="CommentReference"/>
                <w:rFonts w:ascii="Times New Roman" w:eastAsiaTheme="minorHAnsi" w:hAnsi="Times New Roman" w:cstheme="minorBidi"/>
                <w:color w:val="auto"/>
              </w:rPr>
              <w:commentReference w:id="97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1"/>
            <w:r w:rsidRPr="007425E1">
              <w:rPr>
                <w:rFonts w:eastAsiaTheme="minorHAnsi"/>
              </w:rPr>
              <w:t>everyone</w:t>
            </w:r>
            <w:commentRangeEnd w:id="971"/>
            <w:r>
              <w:rPr>
                <w:rStyle w:val="CommentReference"/>
                <w:rFonts w:ascii="Times New Roman" w:eastAsiaTheme="minorHAnsi" w:hAnsi="Times New Roman" w:cstheme="minorBidi"/>
                <w:color w:val="auto"/>
              </w:rPr>
              <w:commentReference w:id="97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2"/>
            <w:r>
              <w:rPr>
                <w:rFonts w:eastAsiaTheme="minorHAnsi"/>
              </w:rPr>
              <w:t xml:space="preserve">never </w:t>
            </w:r>
            <w:commentRangeEnd w:id="972"/>
            <w:r>
              <w:rPr>
                <w:rStyle w:val="CommentReference"/>
                <w:rFonts w:ascii="Times New Roman" w:eastAsiaTheme="minorHAnsi" w:hAnsi="Times New Roman" w:cstheme="minorBidi"/>
                <w:color w:val="auto"/>
              </w:rPr>
              <w:commentReference w:id="97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3"/>
            <w:r w:rsidRPr="007425E1">
              <w:rPr>
                <w:rFonts w:eastAsiaTheme="minorHAnsi"/>
              </w:rPr>
              <w:t xml:space="preserve">and </w:t>
            </w:r>
            <w:commentRangeEnd w:id="973"/>
            <w:r>
              <w:rPr>
                <w:rStyle w:val="CommentReference"/>
                <w:rFonts w:ascii="Times New Roman" w:eastAsiaTheme="minorHAnsi" w:hAnsi="Times New Roman" w:cstheme="minorBidi"/>
                <w:color w:val="auto"/>
              </w:rPr>
              <w:commentReference w:id="97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4"/>
            <w:r w:rsidRPr="007425E1">
              <w:rPr>
                <w:rFonts w:eastAsiaTheme="minorHAnsi"/>
              </w:rPr>
              <w:t xml:space="preserve">praises </w:t>
            </w:r>
            <w:commentRangeEnd w:id="974"/>
            <w:r>
              <w:rPr>
                <w:rStyle w:val="CommentReference"/>
                <w:rFonts w:ascii="Times New Roman" w:eastAsiaTheme="minorHAnsi" w:hAnsi="Times New Roman" w:cstheme="minorBidi"/>
                <w:color w:val="auto"/>
              </w:rPr>
              <w:commentReference w:id="97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5"/>
            <w:r w:rsidRPr="007425E1">
              <w:rPr>
                <w:rFonts w:eastAsiaTheme="minorHAnsi"/>
              </w:rPr>
              <w:t>blessing</w:t>
            </w:r>
            <w:commentRangeEnd w:id="975"/>
            <w:r>
              <w:rPr>
                <w:rStyle w:val="CommentReference"/>
                <w:rFonts w:ascii="Times New Roman" w:eastAsiaTheme="minorHAnsi" w:hAnsi="Times New Roman" w:cstheme="minorBidi"/>
                <w:color w:val="auto"/>
              </w:rPr>
              <w:commentReference w:id="97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6"/>
            <w:r w:rsidRPr="007425E1">
              <w:rPr>
                <w:rFonts w:eastAsiaTheme="minorHAnsi"/>
              </w:rPr>
              <w:t xml:space="preserve">we'll </w:t>
            </w:r>
            <w:commentRangeEnd w:id="976"/>
            <w:r>
              <w:rPr>
                <w:rStyle w:val="CommentReference"/>
                <w:rFonts w:ascii="Times New Roman" w:eastAsiaTheme="minorHAnsi" w:hAnsi="Times New Roman" w:cstheme="minorBidi"/>
                <w:color w:val="auto"/>
              </w:rPr>
              <w:commentReference w:id="97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7"/>
            <w:r w:rsidRPr="007425E1">
              <w:rPr>
                <w:rFonts w:eastAsiaTheme="minorHAnsi"/>
              </w:rPr>
              <w:t xml:space="preserve">perfect </w:t>
            </w:r>
            <w:commentRangeEnd w:id="977"/>
            <w:r>
              <w:rPr>
                <w:rStyle w:val="CommentReference"/>
                <w:rFonts w:ascii="Times New Roman" w:eastAsiaTheme="minorHAnsi" w:hAnsi="Times New Roman" w:cstheme="minorBidi"/>
                <w:color w:val="auto"/>
              </w:rPr>
              <w:commentReference w:id="97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8" w:name="_Toc298681341"/>
      <w:bookmarkStart w:id="979" w:name="_Toc308441940"/>
      <w:r w:rsidRPr="00FD2E69">
        <w:t xml:space="preserve">The Conclusion of the </w:t>
      </w:r>
      <w:r>
        <w:t>Batos</w:t>
      </w:r>
      <w:r w:rsidRPr="00FD2E69">
        <w:t xml:space="preserve"> Psali</w:t>
      </w:r>
      <w:bookmarkEnd w:id="978"/>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0"/>
            <w:r>
              <w:rPr>
                <w:rStyle w:val="CommentReference"/>
                <w:rFonts w:ascii="Garamond" w:hAnsi="Garamond" w:cstheme="minorBidi"/>
                <w:noProof w:val="0"/>
                <w:lang w:val="en-CA"/>
              </w:rPr>
              <w:commentReference w:id="98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1" w:name="_Toc298681342"/>
      <w:bookmarkStart w:id="982" w:name="_Toc308441941"/>
      <w:r>
        <w:t>The Saturday Theotokia</w:t>
      </w:r>
      <w:bookmarkEnd w:id="981"/>
      <w:bookmarkEnd w:id="98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3" w:name="_Toc298681343"/>
      <w:r>
        <w:t>Part One</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4" w:name="_Toc298681344"/>
      <w:r w:rsidRPr="00D24FE1">
        <w:t>Part</w:t>
      </w:r>
      <w:r>
        <w:t xml:space="preserve"> Two</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5"/>
            <w:r w:rsidRPr="007425E1">
              <w:rPr>
                <w:rFonts w:eastAsiaTheme="minorHAnsi"/>
              </w:rPr>
              <w:t xml:space="preserve">honour </w:t>
            </w:r>
            <w:commentRangeEnd w:id="985"/>
            <w:r>
              <w:rPr>
                <w:rStyle w:val="CommentReference"/>
                <w:rFonts w:ascii="Times New Roman" w:eastAsiaTheme="minorHAnsi" w:hAnsi="Times New Roman" w:cstheme="minorBidi"/>
                <w:color w:val="auto"/>
              </w:rPr>
              <w:commentReference w:id="98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6"/>
            <w:r w:rsidRPr="007425E1">
              <w:rPr>
                <w:rFonts w:eastAsiaTheme="minorHAnsi"/>
              </w:rPr>
              <w:t xml:space="preserve">prudent </w:t>
            </w:r>
            <w:commentRangeEnd w:id="986"/>
            <w:r>
              <w:rPr>
                <w:rStyle w:val="CommentReference"/>
                <w:rFonts w:ascii="Times New Roman" w:eastAsiaTheme="minorHAnsi" w:hAnsi="Times New Roman" w:cstheme="minorBidi"/>
                <w:color w:val="auto"/>
              </w:rPr>
              <w:commentReference w:id="98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7" w:name="_Toc298681345"/>
      <w:r>
        <w:t>Part Three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8"/>
            <w:r w:rsidRPr="007425E1">
              <w:rPr>
                <w:rFonts w:eastAsiaTheme="minorHAnsi"/>
              </w:rPr>
              <w:t>bride</w:t>
            </w:r>
            <w:commentRangeEnd w:id="988"/>
            <w:r>
              <w:rPr>
                <w:rStyle w:val="CommentReference"/>
                <w:rFonts w:ascii="Times New Roman" w:eastAsiaTheme="minorHAnsi" w:hAnsi="Times New Roman" w:cstheme="minorBidi"/>
                <w:color w:val="auto"/>
              </w:rPr>
              <w:commentReference w:id="98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9"/>
            <w:r w:rsidRPr="007425E1">
              <w:rPr>
                <w:rFonts w:eastAsiaTheme="minorHAnsi"/>
              </w:rPr>
              <w:t xml:space="preserve">rue </w:t>
            </w:r>
            <w:commentRangeEnd w:id="989"/>
            <w:r>
              <w:rPr>
                <w:rStyle w:val="CommentReference"/>
                <w:rFonts w:ascii="Times New Roman" w:eastAsiaTheme="minorHAnsi" w:hAnsi="Times New Roman" w:cstheme="minorBidi"/>
                <w:color w:val="auto"/>
              </w:rPr>
              <w:commentReference w:id="98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0"/>
            <w:r w:rsidRPr="007425E1">
              <w:rPr>
                <w:rFonts w:eastAsiaTheme="minorHAnsi"/>
              </w:rPr>
              <w:t xml:space="preserve">ed </w:t>
            </w:r>
            <w:commentRangeEnd w:id="990"/>
            <w:r>
              <w:rPr>
                <w:rStyle w:val="CommentReference"/>
                <w:rFonts w:ascii="Times New Roman" w:eastAsiaTheme="minorHAnsi" w:hAnsi="Times New Roman" w:cstheme="minorBidi"/>
                <w:color w:val="auto"/>
              </w:rPr>
              <w:commentReference w:id="99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1" w:name="_Toc298681346"/>
      <w:r w:rsidRPr="00D24FE1">
        <w:t>Part</w:t>
      </w:r>
      <w:r>
        <w:t xml:space="preserve">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2"/>
            <w:r>
              <w:rPr>
                <w:rFonts w:eastAsiaTheme="minorHAnsi"/>
              </w:rPr>
              <w:t xml:space="preserve">unto </w:t>
            </w:r>
            <w:commentRangeEnd w:id="992"/>
            <w:r>
              <w:rPr>
                <w:rStyle w:val="CommentReference"/>
                <w:rFonts w:ascii="Times New Roman" w:eastAsiaTheme="minorHAnsi" w:hAnsi="Times New Roman" w:cstheme="minorBidi"/>
                <w:color w:val="auto"/>
              </w:rPr>
              <w:commentReference w:id="99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3" w:name="_Toc298681347"/>
      <w:r w:rsidRPr="00D24FE1">
        <w:t>Part</w:t>
      </w:r>
      <w:r>
        <w:t xml:space="preserve"> Five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4" w:name="_Toc298681348"/>
      <w:r>
        <w:t>Part Six</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5"/>
            <w:r w:rsidRPr="007425E1">
              <w:t>rejoice</w:t>
            </w:r>
            <w:r>
              <w:t>d</w:t>
            </w:r>
            <w:commentRangeEnd w:id="995"/>
            <w:r>
              <w:rPr>
                <w:rStyle w:val="CommentReference"/>
                <w:rFonts w:ascii="Times New Roman" w:eastAsiaTheme="minorHAnsi" w:hAnsi="Times New Roman" w:cstheme="minorBidi"/>
                <w:color w:val="auto"/>
              </w:rPr>
              <w:commentReference w:id="99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6"/>
            <w:r>
              <w:t>save</w:t>
            </w:r>
            <w:r w:rsidRPr="007425E1">
              <w:t xml:space="preserve"> </w:t>
            </w:r>
            <w:commentRangeEnd w:id="996"/>
            <w:r>
              <w:rPr>
                <w:rStyle w:val="CommentReference"/>
              </w:rPr>
              <w:commentReference w:id="99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7" w:name="_Toc298681349"/>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8"/>
            <w:r>
              <w:t>Paradoxically</w:t>
            </w:r>
            <w:commentRangeEnd w:id="998"/>
            <w:r>
              <w:rPr>
                <w:rStyle w:val="CommentReference"/>
                <w:rFonts w:ascii="Times New Roman" w:eastAsiaTheme="minorHAnsi" w:hAnsi="Times New Roman" w:cstheme="minorBidi"/>
                <w:color w:val="auto"/>
              </w:rPr>
              <w:commentReference w:id="99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9"/>
            <w:r>
              <w:t xml:space="preserve">is </w:t>
            </w:r>
            <w:commentRangeEnd w:id="999"/>
            <w:r>
              <w:rPr>
                <w:rStyle w:val="CommentReference"/>
                <w:rFonts w:ascii="Times New Roman" w:eastAsiaTheme="minorHAnsi" w:hAnsi="Times New Roman" w:cstheme="minorBidi"/>
                <w:color w:val="auto"/>
              </w:rPr>
              <w:commentReference w:id="99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0" w:name="_Toc298681350"/>
      <w:r>
        <w:t>Part Eight</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1"/>
            <w:r w:rsidRPr="007425E1">
              <w:t>from all sides</w:t>
            </w:r>
            <w:commentRangeEnd w:id="1001"/>
            <w:r>
              <w:rPr>
                <w:rStyle w:val="CommentReference"/>
                <w:rFonts w:ascii="Times New Roman" w:eastAsiaTheme="minorHAnsi" w:hAnsi="Times New Roman" w:cstheme="minorBidi"/>
                <w:color w:val="auto"/>
              </w:rPr>
              <w:commentReference w:id="100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2"/>
            <w:r>
              <w:t>Saviour</w:t>
            </w:r>
            <w:commentRangeEnd w:id="1002"/>
            <w:r>
              <w:rPr>
                <w:rStyle w:val="CommentReference"/>
                <w:rFonts w:ascii="Times New Roman" w:eastAsiaTheme="minorHAnsi" w:hAnsi="Times New Roman" w:cstheme="minorBidi"/>
                <w:color w:val="auto"/>
              </w:rPr>
              <w:commentReference w:id="100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3" w:name="_Toc298681351"/>
      <w:r>
        <w:t>Part Nine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4"/>
            <w:r>
              <w:t>compassion</w:t>
            </w:r>
            <w:commentRangeEnd w:id="1004"/>
            <w:r>
              <w:rPr>
                <w:rStyle w:val="CommentReference"/>
                <w:rFonts w:ascii="Times New Roman" w:eastAsiaTheme="minorHAnsi" w:hAnsi="Times New Roman" w:cstheme="minorBidi"/>
                <w:color w:val="auto"/>
              </w:rPr>
              <w:commentReference w:id="100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5" w:name="_Toc298681352"/>
      <w:bookmarkStart w:id="1006" w:name="_Toc308441942"/>
      <w:r>
        <w:lastRenderedPageBreak/>
        <w:t>The Crown Batos</w:t>
      </w:r>
      <w:bookmarkEnd w:id="1005"/>
      <w:bookmarkEnd w:id="100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7"/>
            <w:r>
              <w:t>Sanctuary</w:t>
            </w:r>
            <w:commentRangeEnd w:id="1007"/>
            <w:r>
              <w:rPr>
                <w:rStyle w:val="CommentReference"/>
                <w:rFonts w:ascii="Times New Roman" w:eastAsiaTheme="minorHAnsi" w:hAnsi="Times New Roman" w:cstheme="minorBidi"/>
                <w:color w:val="auto"/>
              </w:rPr>
              <w:commentReference w:id="100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8"/>
            <w:r>
              <w:t>lampstand</w:t>
            </w:r>
            <w:commentRangeEnd w:id="1008"/>
            <w:r>
              <w:rPr>
                <w:rStyle w:val="CommentReference"/>
                <w:rFonts w:ascii="Times New Roman" w:eastAsiaTheme="minorHAnsi" w:hAnsi="Times New Roman" w:cstheme="minorBidi"/>
                <w:color w:val="auto"/>
              </w:rPr>
              <w:commentReference w:id="100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9"/>
            <w:r>
              <w:t>Greeted</w:t>
            </w:r>
            <w:commentRangeEnd w:id="1009"/>
            <w:r>
              <w:rPr>
                <w:rStyle w:val="CommentReference"/>
                <w:rFonts w:ascii="Times New Roman" w:eastAsiaTheme="minorHAnsi" w:hAnsi="Times New Roman" w:cstheme="minorBidi"/>
                <w:color w:val="auto"/>
              </w:rPr>
              <w:commentReference w:id="100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0"/>
            <w:r w:rsidRPr="007425E1">
              <w:t xml:space="preserve">For </w:t>
            </w:r>
            <w:commentRangeEnd w:id="1010"/>
            <w:r>
              <w:rPr>
                <w:rStyle w:val="CommentReference"/>
                <w:rFonts w:ascii="Times New Roman" w:eastAsiaTheme="minorHAnsi" w:hAnsi="Times New Roman" w:cstheme="minorBidi"/>
                <w:color w:val="auto"/>
              </w:rPr>
              <w:commentReference w:id="101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1"/>
            <w:r>
              <w:t>coming</w:t>
            </w:r>
            <w:r w:rsidRPr="007425E1">
              <w:t xml:space="preserve"> </w:t>
            </w:r>
            <w:commentRangeEnd w:id="1011"/>
            <w:r>
              <w:rPr>
                <w:rStyle w:val="CommentReference"/>
                <w:rFonts w:ascii="Times New Roman" w:eastAsiaTheme="minorHAnsi" w:hAnsi="Times New Roman" w:cstheme="minorBidi"/>
                <w:color w:val="auto"/>
              </w:rPr>
              <w:commentReference w:id="101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2"/>
            <w:r w:rsidRPr="00582AD7">
              <w:t>ⲧⲉⲥⲱⲙⲁ</w:t>
            </w:r>
            <w:commentRangeEnd w:id="1012"/>
            <w:r>
              <w:rPr>
                <w:rStyle w:val="CommentReference"/>
                <w:rFonts w:ascii="Garamond" w:hAnsi="Garamond" w:cstheme="minorBidi"/>
                <w:noProof w:val="0"/>
                <w:lang w:val="en-CA"/>
              </w:rPr>
              <w:commentReference w:id="101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3"/>
            <w:r w:rsidRPr="007425E1">
              <w:t>you</w:t>
            </w:r>
            <w:commentRangeEnd w:id="1013"/>
            <w:r>
              <w:rPr>
                <w:rStyle w:val="CommentReference"/>
                <w:rFonts w:ascii="Times New Roman" w:eastAsiaTheme="minorHAnsi" w:hAnsi="Times New Roman" w:cstheme="minorBidi"/>
                <w:color w:val="auto"/>
              </w:rPr>
              <w:commentReference w:id="101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4" w:name="_Toc298681353"/>
      <w:bookmarkStart w:id="1015" w:name="_Toc308441943"/>
      <w:r>
        <w:lastRenderedPageBreak/>
        <w:t>The Second Crown Batos</w:t>
      </w:r>
      <w:bookmarkEnd w:id="1014"/>
      <w:bookmarkEnd w:id="101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6"/>
            <w:r>
              <w:t>evangelized</w:t>
            </w:r>
            <w:r w:rsidRPr="007425E1">
              <w:t xml:space="preserve"> </w:t>
            </w:r>
            <w:commentRangeEnd w:id="1016"/>
            <w:r>
              <w:rPr>
                <w:rStyle w:val="CommentReference"/>
                <w:rFonts w:ascii="Times New Roman" w:eastAsiaTheme="minorHAnsi" w:hAnsi="Times New Roman" w:cstheme="minorBidi"/>
                <w:color w:val="auto"/>
              </w:rPr>
              <w:commentReference w:id="101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7"/>
            <w:r w:rsidRPr="007425E1">
              <w:t>thereof</w:t>
            </w:r>
            <w:commentRangeEnd w:id="1017"/>
            <w:r>
              <w:rPr>
                <w:rStyle w:val="CommentReference"/>
                <w:rFonts w:ascii="Times New Roman" w:eastAsiaTheme="minorHAnsi" w:hAnsi="Times New Roman" w:cstheme="minorBidi"/>
                <w:color w:val="auto"/>
              </w:rPr>
              <w:commentReference w:id="101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8"/>
            <w:r>
              <w:rPr>
                <w:rStyle w:val="CommentReference"/>
                <w:rFonts w:ascii="Garamond" w:hAnsi="Garamond" w:cstheme="minorBidi"/>
                <w:noProof w:val="0"/>
                <w:lang w:val="en-CA"/>
              </w:rPr>
              <w:commentReference w:id="101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9" w:name="_Toc298681354"/>
      <w:bookmarkStart w:id="1020" w:name="_Ref299212102"/>
      <w:bookmarkStart w:id="1021" w:name="_Ref299212144"/>
      <w:bookmarkStart w:id="1022" w:name="_Ref299212161"/>
      <w:bookmarkStart w:id="1023" w:name="_Toc308441944"/>
      <w:bookmarkStart w:id="1024" w:name="_Toc448696638"/>
      <w:r>
        <w:lastRenderedPageBreak/>
        <w:t>The Ending of the Batos Theotokias</w:t>
      </w:r>
      <w:bookmarkEnd w:id="1019"/>
      <w:bookmarkEnd w:id="1020"/>
      <w:bookmarkEnd w:id="1021"/>
      <w:bookmarkEnd w:id="1022"/>
      <w:bookmarkEnd w:id="1023"/>
      <w:bookmarkEnd w:id="1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5"/>
            <w:r w:rsidRPr="007425E1">
              <w:rPr>
                <w:rFonts w:eastAsiaTheme="minorHAnsi"/>
              </w:rPr>
              <w:t>Awesome and full of glory</w:t>
            </w:r>
            <w:commentRangeEnd w:id="1025"/>
            <w:r>
              <w:rPr>
                <w:rStyle w:val="CommentReference"/>
                <w:rFonts w:ascii="Times New Roman" w:eastAsiaTheme="minorHAnsi" w:hAnsi="Times New Roman" w:cstheme="minorBidi"/>
                <w:color w:val="auto"/>
              </w:rPr>
              <w:commentReference w:id="102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6"/>
            <w:r w:rsidRPr="007425E1">
              <w:rPr>
                <w:rFonts w:eastAsiaTheme="minorHAnsi"/>
              </w:rPr>
              <w:t>works</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7"/>
            <w:r w:rsidRPr="00582AD7">
              <w:t>ϥ̀ⲛⲁϯ ⲙ̀ⲡⲓⲟⲩⲁⲓ</w:t>
            </w:r>
            <w:commentRangeEnd w:id="1027"/>
            <w:r>
              <w:rPr>
                <w:rStyle w:val="CommentReference"/>
                <w:rFonts w:ascii="Garamond" w:hAnsi="Garamond" w:cstheme="minorBidi"/>
                <w:noProof w:val="0"/>
                <w:lang w:val="en-CA"/>
              </w:rPr>
              <w:commentReference w:id="102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8"/>
            <w:r w:rsidRPr="007425E1">
              <w:rPr>
                <w:rFonts w:eastAsiaTheme="minorHAnsi"/>
              </w:rPr>
              <w:t xml:space="preserve">with </w:t>
            </w:r>
            <w:commentRangeEnd w:id="1028"/>
            <w:r>
              <w:rPr>
                <w:rStyle w:val="CommentReference"/>
                <w:rFonts w:ascii="Times New Roman" w:eastAsiaTheme="minorHAnsi" w:hAnsi="Times New Roman" w:cstheme="minorBidi"/>
                <w:color w:val="auto"/>
              </w:rPr>
              <w:commentReference w:id="102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9"/>
            <w:r w:rsidRPr="00582AD7">
              <w:t>ⲡⲁⲓ ⲉ̀ϩⲟⲟⲩ</w:t>
            </w:r>
            <w:commentRangeEnd w:id="1029"/>
            <w:r>
              <w:rPr>
                <w:rStyle w:val="CommentReference"/>
                <w:rFonts w:ascii="Garamond" w:hAnsi="Garamond" w:cstheme="minorBidi"/>
                <w:noProof w:val="0"/>
                <w:lang w:val="en-CA"/>
              </w:rPr>
              <w:commentReference w:id="102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0"/>
            <w:r w:rsidRPr="007425E1">
              <w:rPr>
                <w:rFonts w:eastAsiaTheme="minorHAnsi"/>
              </w:rPr>
              <w:t xml:space="preserve">bless </w:t>
            </w:r>
            <w:commentRangeEnd w:id="1030"/>
            <w:r>
              <w:rPr>
                <w:rStyle w:val="CommentReference"/>
                <w:rFonts w:ascii="Times New Roman" w:eastAsiaTheme="minorHAnsi" w:hAnsi="Times New Roman" w:cstheme="minorBidi"/>
                <w:color w:val="auto"/>
              </w:rPr>
              <w:commentReference w:id="103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31" w:name="_Ref448227875"/>
      <w:bookmarkStart w:id="1032" w:name="_Ref448227880"/>
      <w:bookmarkStart w:id="1033" w:name="_Toc448696639"/>
      <w:r>
        <w:lastRenderedPageBreak/>
        <w:t>The Raising of Incense</w:t>
      </w:r>
      <w:bookmarkEnd w:id="1031"/>
      <w:bookmarkEnd w:id="1032"/>
      <w:bookmarkEnd w:id="103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4" w:name="_Toc448227457"/>
      <w:r>
        <w:lastRenderedPageBreak/>
        <w:t xml:space="preserve">The Raising of Evening (or </w:t>
      </w:r>
      <w:commentRangeStart w:id="1035"/>
      <w:r>
        <w:t>Morning</w:t>
      </w:r>
      <w:commentRangeEnd w:id="1035"/>
      <w:r>
        <w:rPr>
          <w:rStyle w:val="CommentReference"/>
          <w:rFonts w:eastAsiaTheme="minorHAnsi" w:cstheme="minorBidi"/>
          <w:b w:val="0"/>
          <w:bCs w:val="0"/>
        </w:rPr>
        <w:commentReference w:id="1035"/>
      </w:r>
      <w:r>
        <w:t>) Incense</w:t>
      </w:r>
      <w:bookmarkEnd w:id="103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6" w:name="ThanksgivingIncense"/>
      <w:r>
        <w:lastRenderedPageBreak/>
        <w:t>The Prayer of Thanksgiving</w:t>
      </w:r>
    </w:p>
    <w:bookmarkEnd w:id="103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7" w:name="_Ref435789344"/>
      <w:bookmarkStart w:id="1038" w:name="VersesCymbals"/>
      <w:r>
        <w:t>The Verses of the Cymbals</w:t>
      </w:r>
      <w:bookmarkEnd w:id="1037"/>
    </w:p>
    <w:bookmarkEnd w:id="103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39"/>
            <w:r w:rsidRPr="007425E1">
              <w:t xml:space="preserve">May </w:t>
            </w:r>
            <w:commentRangeEnd w:id="1039"/>
            <w:r>
              <w:rPr>
                <w:rStyle w:val="CommentReference"/>
                <w:rFonts w:eastAsiaTheme="minorHAnsi" w:cstheme="minorBidi"/>
                <w:color w:val="auto"/>
                <w:lang w:val="en-CA"/>
              </w:rPr>
              <w:commentReference w:id="103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0" w:name="PrayerDeparted"/>
      <w:r>
        <w:t>The Prayer for the Departed</w:t>
      </w:r>
    </w:p>
    <w:bookmarkEnd w:id="104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0"/>
      </w:r>
      <w:commentRangeStart w:id="1041"/>
      <w:r>
        <w:t xml:space="preserve"> </w:t>
      </w:r>
      <w:commentRangeEnd w:id="1041"/>
      <w:r>
        <w:rPr>
          <w:rStyle w:val="CommentReference"/>
          <w:lang w:val="en-CA"/>
        </w:rPr>
        <w:commentReference w:id="104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2"/>
      <w:r>
        <w:t xml:space="preserve"> </w:t>
      </w:r>
      <w:commentRangeEnd w:id="1042"/>
      <w:r>
        <w:rPr>
          <w:rStyle w:val="CommentReference"/>
          <w:lang w:val="en-CA"/>
        </w:rPr>
        <w:commentReference w:id="104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3"/>
      <w:r>
        <w:t>You</w:t>
      </w:r>
      <w:commentRangeEnd w:id="1043"/>
      <w:r>
        <w:rPr>
          <w:rStyle w:val="CommentReference"/>
          <w:lang w:val="en-CA"/>
        </w:rPr>
        <w:commentReference w:id="1043"/>
      </w:r>
      <w:r>
        <w:t>, with Him, and the Holy Spirit, the Giver of Life, Who is of One Essence with You, now, and at all times, and unto the age of all ages. Amen.</w:t>
      </w:r>
    </w:p>
    <w:p w14:paraId="651763CC" w14:textId="4834A8F0"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4" w:name="_Ref435789903"/>
      <w:r>
        <w:rPr>
          <w:lang w:val="en-GB"/>
        </w:rPr>
        <w:t>Graciously Accord</w:t>
      </w:r>
      <w:bookmarkEnd w:id="104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5" w:name="_Ref435789927"/>
      <w:bookmarkStart w:id="104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7"/>
      <w:r>
        <w:rPr>
          <w:lang w:val="en-GB"/>
        </w:rPr>
        <w:t xml:space="preserve">to </w:t>
      </w:r>
      <w:commentRangeEnd w:id="1047"/>
      <w:r>
        <w:rPr>
          <w:rStyle w:val="CommentReference"/>
          <w:lang w:val="en-CA"/>
        </w:rPr>
        <w:commentReference w:id="104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8" w:name="_Ref442856274"/>
      <w:r>
        <w:t>The Gloria</w:t>
      </w:r>
      <w:bookmarkEnd w:id="1045"/>
      <w:bookmarkEnd w:id="104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49" w:name="_Ref435789969"/>
      <w:bookmarkEnd w:id="104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0" w:name="_Ref442856358"/>
      <w:r>
        <w:t>The Trisagion</w:t>
      </w:r>
      <w:bookmarkEnd w:id="1049"/>
      <w:bookmarkEnd w:id="105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1" w:name="_Ref442856453"/>
      <w:r>
        <w:t>Hail to You</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2" w:name="_Ref434477171"/>
      <w:r>
        <w:t>The Introduction to the Doxologies</w:t>
      </w:r>
      <w:bookmarkEnd w:id="105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3" w:name="_Ref435799700"/>
      <w:r>
        <w:t>The Doxologies</w:t>
      </w:r>
      <w:bookmarkEnd w:id="105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4" w:name="_Ref434487836"/>
      <w:r>
        <w:t>The Evening Doxology of the Virgin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5" w:name="_Ref434487846"/>
      <w:r>
        <w:t>The Morning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6"/>
            <w:r>
              <w:t xml:space="preserve">declared </w:t>
            </w:r>
            <w:commentRangeEnd w:id="1056"/>
            <w:r>
              <w:rPr>
                <w:rStyle w:val="CommentReference"/>
                <w:rFonts w:ascii="Times New Roman" w:eastAsiaTheme="minorHAnsi" w:hAnsi="Times New Roman" w:cstheme="minorBidi"/>
                <w:color w:val="auto"/>
              </w:rPr>
              <w:commentReference w:id="105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7"/>
            <w:r>
              <w:t xml:space="preserve">Good New </w:t>
            </w:r>
            <w:commentRangeEnd w:id="1057"/>
            <w:r>
              <w:rPr>
                <w:rStyle w:val="CommentReference"/>
                <w:rFonts w:ascii="Times New Roman" w:eastAsiaTheme="minorHAnsi" w:hAnsi="Times New Roman" w:cstheme="minorBidi"/>
                <w:color w:val="auto"/>
              </w:rPr>
              <w:commentReference w:id="105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8"/>
            <w:r>
              <w:t>Be our advocate</w:t>
            </w:r>
            <w:commentRangeEnd w:id="1058"/>
            <w:r>
              <w:rPr>
                <w:rStyle w:val="CommentReference"/>
                <w:rFonts w:ascii="Times New Roman" w:eastAsiaTheme="minorHAnsi" w:hAnsi="Times New Roman" w:cstheme="minorBidi"/>
                <w:color w:val="auto"/>
              </w:rPr>
              <w:commentReference w:id="105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59"/>
            <w:r>
              <w:t>Mary</w:t>
            </w:r>
            <w:commentRangeEnd w:id="1059"/>
            <w:r>
              <w:rPr>
                <w:rStyle w:val="CommentReference"/>
                <w:rFonts w:ascii="Times New Roman" w:eastAsiaTheme="minorHAnsi" w:hAnsi="Times New Roman" w:cstheme="minorBidi"/>
                <w:color w:val="auto"/>
              </w:rPr>
              <w:commentReference w:id="105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0" w:name="_Ref435799710"/>
      <w:r>
        <w:t>The Orthodox Creed</w:t>
      </w:r>
      <w:bookmarkEnd w:id="106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1" w:name="_Ref442856751"/>
      <w:r>
        <w:t>God Have mercy upon us</w:t>
      </w:r>
      <w:bookmarkEnd w:id="106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2"/>
      <w:r>
        <w:t>God</w:t>
      </w:r>
      <w:commentRangeEnd w:id="1062"/>
      <w:r>
        <w:rPr>
          <w:rStyle w:val="CommentReference"/>
          <w:lang w:val="en-CA"/>
        </w:rPr>
        <w:commentReference w:id="1062"/>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3" w:name="_Ref442856856"/>
      <w:r>
        <w:t>The Prayer for the Gospel</w:t>
      </w:r>
      <w:bookmarkEnd w:id="106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4" w:name="_Ref442870575"/>
      <w:r>
        <w:t>The Gospel Response</w:t>
      </w:r>
      <w:bookmarkEnd w:id="106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5" w:name="_Ref442870289"/>
      <w:r>
        <w:lastRenderedPageBreak/>
        <w:t>The Absolutions</w:t>
      </w:r>
      <w:bookmarkEnd w:id="106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6" w:name="_Toc448696640"/>
      <w:r>
        <w:lastRenderedPageBreak/>
        <w:t>Non-Traditional</w:t>
      </w:r>
      <w:bookmarkEnd w:id="106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7" w:name="_Toc448696641"/>
      <w:r>
        <w:rPr>
          <w:lang w:val="en-GB"/>
        </w:rPr>
        <w:lastRenderedPageBreak/>
        <w:t>Reader’s Service</w:t>
      </w:r>
      <w:bookmarkEnd w:id="106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143944"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143944"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8" w:name="_Toc448696642"/>
      <w:r>
        <w:lastRenderedPageBreak/>
        <w:t>Prayers for Needs</w:t>
      </w:r>
      <w:bookmarkEnd w:id="106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8"/>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69"/>
            <w:r w:rsidRPr="007425E1">
              <w:t xml:space="preserve">May </w:t>
            </w:r>
            <w:commentRangeEnd w:id="1069"/>
            <w:r>
              <w:rPr>
                <w:rStyle w:val="CommentReference"/>
                <w:rFonts w:eastAsiaTheme="minorHAnsi" w:cstheme="minorBidi"/>
                <w:color w:val="auto"/>
                <w:lang w:val="en-CA"/>
              </w:rPr>
              <w:commentReference w:id="106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0" w:name="_Ref448228543"/>
      <w:bookmarkStart w:id="1071" w:name="_Ref448228546"/>
      <w:bookmarkStart w:id="1072" w:name="_Ref448471804"/>
      <w:bookmarkStart w:id="1073" w:name="_Toc448696643"/>
      <w:r>
        <w:lastRenderedPageBreak/>
        <w:t>The Book of Psalis and Doxologies</w:t>
      </w:r>
      <w:bookmarkEnd w:id="320"/>
      <w:bookmarkEnd w:id="321"/>
      <w:bookmarkEnd w:id="322"/>
      <w:bookmarkEnd w:id="1070"/>
      <w:bookmarkEnd w:id="1071"/>
      <w:bookmarkEnd w:id="1072"/>
      <w:bookmarkEnd w:id="107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4" w:name="_Toc448696644"/>
      <w:bookmarkStart w:id="1075" w:name="_Toc410196197"/>
      <w:bookmarkStart w:id="1076" w:name="_Toc410196439"/>
      <w:bookmarkStart w:id="1077" w:name="_Toc410196941"/>
      <w:r>
        <w:lastRenderedPageBreak/>
        <w:t>General and Common Doxologies</w:t>
      </w:r>
      <w:bookmarkEnd w:id="1074"/>
    </w:p>
    <w:p w14:paraId="1B082926" w14:textId="77777777" w:rsidR="009C13E9" w:rsidRDefault="009C13E9" w:rsidP="009C13E9">
      <w:pPr>
        <w:pStyle w:val="Heading3"/>
      </w:pPr>
      <w:bookmarkStart w:id="1078" w:name="_Ref434488390"/>
      <w:r>
        <w:t>The Doxology of the Heavenly</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79"/>
            <w:r>
              <w:t>The great and holy luminaries,</w:t>
            </w:r>
            <w:commentRangeEnd w:id="1079"/>
            <w:r>
              <w:rPr>
                <w:rStyle w:val="CommentReference"/>
                <w:rFonts w:ascii="Times New Roman" w:hAnsi="Times New Roman"/>
              </w:rPr>
              <w:commentReference w:id="107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0"/>
            <w:r>
              <w:rPr>
                <w:rStyle w:val="CommentReference"/>
                <w:rFonts w:ascii="Times New Roman" w:hAnsi="Times New Roman"/>
              </w:rPr>
              <w:commentReference w:id="108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1"/>
            <w:r w:rsidRPr="00602B0F">
              <w:t xml:space="preserve">O Lord, </w:t>
            </w:r>
            <w:commentRangeEnd w:id="1081"/>
            <w:r>
              <w:rPr>
                <w:rStyle w:val="CommentReference"/>
                <w:rFonts w:ascii="Times New Roman" w:hAnsi="Times New Roman"/>
              </w:rPr>
              <w:commentReference w:id="108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2" w:name="_Ref434488524"/>
      <w:r>
        <w:t>The Doxology of St. John the Baptist</w:t>
      </w:r>
      <w:bookmarkEnd w:id="1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3" w:name="_Ref434488546"/>
      <w:r>
        <w:t>Another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4" w:name="_Ref434488644"/>
      <w:r>
        <w:lastRenderedPageBreak/>
        <w:t>A Doxology for the Apostles</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5"/>
            <w:r>
              <w:t xml:space="preserve">called </w:t>
            </w:r>
            <w:commentRangeEnd w:id="1085"/>
            <w:r>
              <w:rPr>
                <w:rStyle w:val="CommentReference"/>
                <w:rFonts w:ascii="Times New Roman" w:eastAsiaTheme="minorHAnsi" w:hAnsi="Times New Roman" w:cstheme="minorBidi"/>
                <w:color w:val="auto"/>
              </w:rPr>
              <w:commentReference w:id="108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6"/>
            <w:r>
              <w:t>Who loved him greatly.</w:t>
            </w:r>
            <w:commentRangeEnd w:id="1086"/>
            <w:r>
              <w:rPr>
                <w:rStyle w:val="CommentReference"/>
                <w:rFonts w:ascii="Times New Roman" w:eastAsiaTheme="minorHAnsi" w:hAnsi="Times New Roman" w:cstheme="minorBidi"/>
                <w:color w:val="auto"/>
              </w:rPr>
              <w:commentReference w:id="108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7" w:name="_Ref434488657"/>
      <w:r>
        <w:t>Another Doxology for the Apostles</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8"/>
            <w:r>
              <w:t xml:space="preserve">Our </w:t>
            </w:r>
            <w:commentRangeEnd w:id="1088"/>
            <w:r>
              <w:rPr>
                <w:rStyle w:val="CommentReference"/>
                <w:rFonts w:ascii="Times New Roman" w:eastAsiaTheme="minorHAnsi" w:hAnsi="Times New Roman" w:cstheme="minorBidi"/>
                <w:color w:val="auto"/>
              </w:rPr>
              <w:commentReference w:id="108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89"/>
            <w:r>
              <w:t xml:space="preserve">And </w:t>
            </w:r>
            <w:commentRangeEnd w:id="1089"/>
            <w:r>
              <w:rPr>
                <w:rStyle w:val="CommentReference"/>
                <w:rFonts w:ascii="Times New Roman" w:eastAsiaTheme="minorHAnsi" w:hAnsi="Times New Roman" w:cstheme="minorBidi"/>
                <w:color w:val="auto"/>
              </w:rPr>
              <w:commentReference w:id="108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0"/>
            <w:r>
              <w:t>And was numbered with</w:t>
            </w:r>
          </w:p>
          <w:p w14:paraId="5527B3A6" w14:textId="77777777" w:rsidR="004C7F73" w:rsidRDefault="004C7F73" w:rsidP="004C7F73">
            <w:pPr>
              <w:pStyle w:val="EngHangEnd"/>
            </w:pPr>
            <w:r>
              <w:t>The rest of the Apostles.</w:t>
            </w:r>
            <w:commentRangeEnd w:id="1090"/>
            <w:r>
              <w:rPr>
                <w:rStyle w:val="CommentReference"/>
                <w:rFonts w:ascii="Times New Roman" w:eastAsiaTheme="minorHAnsi" w:hAnsi="Times New Roman" w:cstheme="minorBidi"/>
                <w:color w:val="auto"/>
              </w:rPr>
              <w:commentReference w:id="109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1"/>
            <w:r>
              <w:t xml:space="preserve">sound </w:t>
            </w:r>
            <w:commentRangeEnd w:id="1091"/>
            <w:r>
              <w:rPr>
                <w:rStyle w:val="CommentReference"/>
                <w:rFonts w:ascii="Times New Roman" w:eastAsiaTheme="minorHAnsi" w:hAnsi="Times New Roman" w:cstheme="minorBidi"/>
                <w:color w:val="auto"/>
              </w:rPr>
              <w:commentReference w:id="109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2" w:name="_Ref434488814"/>
      <w:r>
        <w:t>The Doxology of St. Mark</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3"/>
            <w:r>
              <w:t>Beholder of God</w:t>
            </w:r>
            <w:commentRangeEnd w:id="1093"/>
            <w:r>
              <w:rPr>
                <w:rStyle w:val="CommentReference"/>
                <w:rFonts w:ascii="Times New Roman" w:eastAsiaTheme="minorHAnsi" w:hAnsi="Times New Roman" w:cstheme="minorBidi"/>
                <w:color w:val="auto"/>
              </w:rPr>
              <w:commentReference w:id="109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4" w:name="_Ref434488992"/>
      <w:r>
        <w:t>The Doxology of Any Apostle</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5"/>
            <w:r>
              <w:rPr>
                <w:rStyle w:val="CommentReference"/>
                <w:rFonts w:ascii="Times New Roman" w:eastAsiaTheme="minorHAnsi" w:hAnsi="Times New Roman" w:cstheme="minorBidi"/>
                <w:color w:val="auto"/>
              </w:rPr>
              <w:commentReference w:id="109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6"/>
            <w:r>
              <w:t>compatriots</w:t>
            </w:r>
            <w:commentRangeEnd w:id="1096"/>
            <w:r>
              <w:rPr>
                <w:rStyle w:val="CommentReference"/>
                <w:rFonts w:ascii="Times New Roman" w:eastAsiaTheme="minorHAnsi" w:hAnsi="Times New Roman" w:cstheme="minorBidi"/>
                <w:color w:val="auto"/>
              </w:rPr>
              <w:commentReference w:id="109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7" w:name="_Ref434489014"/>
      <w:r>
        <w:t>The Doxology of St. Stephen</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8" w:name="_Ref434489170"/>
      <w:r>
        <w:t>The Doxology of St. George</w:t>
      </w:r>
      <w:bookmarkEnd w:id="1098"/>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99" w:name="_Ref434490082"/>
      <w:r>
        <w:t>The Doxology of St. Demiana</w:t>
      </w:r>
      <w:bookmarkEnd w:id="1099"/>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0" w:name="_Ref434489950"/>
      <w:r>
        <w:t>The Doxology of the Martyrs</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1"/>
            <w:r>
              <w:t>Akrash</w:t>
            </w:r>
            <w:commentRangeEnd w:id="1101"/>
            <w:r>
              <w:rPr>
                <w:rStyle w:val="CommentReference"/>
              </w:rPr>
              <w:commentReference w:id="110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2" w:name="_Ref434490311"/>
      <w:r>
        <w:t>The Doxology of St. Anthony and St. Paul</w:t>
      </w:r>
      <w:bookmarkEnd w:id="1102"/>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3"/>
            <w:r w:rsidRPr="004764BD">
              <w:t>give light to</w:t>
            </w:r>
            <w:commentRangeEnd w:id="1103"/>
            <w:r>
              <w:rPr>
                <w:rStyle w:val="CommentReference"/>
                <w:rFonts w:ascii="Times New Roman" w:eastAsiaTheme="minorHAnsi" w:hAnsi="Times New Roman" w:cstheme="minorBidi"/>
                <w:color w:val="auto"/>
              </w:rPr>
              <w:commentReference w:id="110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4" w:name="_Ref434490826"/>
      <w:r>
        <w:lastRenderedPageBreak/>
        <w:t>The Doxology of St. Pishoy and St. Paul of Tammah</w:t>
      </w:r>
      <w:bookmarkEnd w:id="1104"/>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5" w:name="_Ref434492161"/>
      <w:r>
        <w:lastRenderedPageBreak/>
        <w:t>The Doxology of St. Athanasius the Apostolic</w:t>
      </w:r>
      <w:bookmarkEnd w:id="1105"/>
      <w:r w:rsidR="00B52F78">
        <w:rPr>
          <w:rStyle w:val="FootnoteReference"/>
        </w:rPr>
        <w:footnoteReference w:id="871"/>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6" w:name="_Ref434492536"/>
      <w:r>
        <w:t xml:space="preserve">The Doxology of </w:t>
      </w:r>
      <w:r w:rsidR="00231798">
        <w:t>the</w:t>
      </w:r>
      <w:r>
        <w:t xml:space="preserve"> Cross Bearers</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7" w:name="_Ref434492645"/>
      <w:r>
        <w:t>The Doxology for a Hierarch Who is Present</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7"/>
            <w:r>
              <w:rPr>
                <w:rStyle w:val="CommentReference"/>
                <w:rFonts w:ascii="Times New Roman" w:eastAsiaTheme="minorHAnsi" w:hAnsi="Times New Roman" w:cstheme="minorBidi"/>
                <w:color w:val="auto"/>
              </w:rPr>
              <w:commentReference w:id="111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1" w:name="_Toc448696645"/>
      <w:bookmarkStart w:id="1122" w:name="September"/>
      <w:r>
        <w:lastRenderedPageBreak/>
        <w:t>September</w:t>
      </w:r>
      <w:bookmarkEnd w:id="1075"/>
      <w:bookmarkEnd w:id="1076"/>
      <w:bookmarkEnd w:id="107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1"/>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14394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14394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14394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14394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14394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14394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14394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14394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14394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14394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14394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14394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14394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14394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14394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14394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3" w:name="_Toc410196198"/>
      <w:bookmarkStart w:id="1124" w:name="_Toc410196440"/>
      <w:bookmarkStart w:id="1125" w:name="_Toc410196942"/>
      <w:r>
        <w:br w:type="page"/>
      </w:r>
    </w:p>
    <w:p w14:paraId="3B77A2B2" w14:textId="6F99453D" w:rsidR="00495F1A" w:rsidRDefault="0092592B" w:rsidP="00495F1A">
      <w:pPr>
        <w:pStyle w:val="Heading3"/>
      </w:pPr>
      <w:bookmarkStart w:id="1126" w:name="_Toc448227468"/>
      <w:r>
        <w:lastRenderedPageBreak/>
        <w:t xml:space="preserve">August 29 (30) / Tho-out 1: </w:t>
      </w:r>
      <w:r w:rsidR="00495F1A">
        <w:t>Ecclesiastical New Year: Nairouz</w:t>
      </w:r>
      <w:bookmarkEnd w:id="1123"/>
      <w:bookmarkEnd w:id="1124"/>
      <w:bookmarkEnd w:id="1125"/>
      <w:bookmarkEnd w:id="112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7" w:name="_Ref434477358"/>
      <w:r>
        <w:t>The Doxolog</w:t>
      </w:r>
      <w:r w:rsidR="00E21EA3">
        <w:t>y for Ecclesiastical New Year</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8"/>
            <w:r>
              <w:t xml:space="preserve">wiles </w:t>
            </w:r>
            <w:commentRangeEnd w:id="1128"/>
            <w:r>
              <w:rPr>
                <w:rStyle w:val="CommentReference"/>
                <w:rFonts w:ascii="Times New Roman" w:eastAsiaTheme="minorHAnsi" w:hAnsi="Times New Roman" w:cstheme="minorBidi"/>
                <w:color w:val="auto"/>
              </w:rPr>
              <w:commentReference w:id="112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29" w:name="_Ref434473482"/>
      <w:r>
        <w:t>The Psali Adam</w:t>
      </w:r>
      <w:r w:rsidR="00B411C9">
        <w:t xml:space="preserve"> for the Ecclesiastical New Year</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0"/>
            <w:r>
              <w:t xml:space="preserve">Ϯⲛⲁⲟⲩⲱϣⲧ </w:t>
            </w:r>
            <w:commentRangeEnd w:id="1130"/>
            <w:r>
              <w:rPr>
                <w:rStyle w:val="CommentReference"/>
                <w:rFonts w:ascii="Times New Roman" w:hAnsi="Times New Roman"/>
              </w:rPr>
              <w:commentReference w:id="113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1"/>
            <w:r>
              <w:t>reign</w:t>
            </w:r>
            <w:commentRangeEnd w:id="1131"/>
            <w:r>
              <w:rPr>
                <w:rStyle w:val="CommentReference"/>
              </w:rPr>
              <w:commentReference w:id="113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2" w:name="_Ref434473530"/>
      <w:r>
        <w:t xml:space="preserve">The Psali </w:t>
      </w:r>
      <w:r w:rsidR="004E71A7">
        <w:t>Batos for the Ecclesiastical New Year</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3"/>
            <w:r>
              <w:t xml:space="preserve">be </w:t>
            </w:r>
            <w:commentRangeEnd w:id="1133"/>
            <w:r>
              <w:rPr>
                <w:rStyle w:val="CommentReference"/>
              </w:rPr>
              <w:commentReference w:id="113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4"/>
            <w:r>
              <w:t xml:space="preserve">Ⲁⲙⲱⲛⲓ </w:t>
            </w:r>
            <w:commentRangeEnd w:id="1134"/>
            <w:r>
              <w:rPr>
                <w:rStyle w:val="CommentReference"/>
                <w:rFonts w:ascii="Times New Roman" w:hAnsi="Times New Roman"/>
              </w:rPr>
              <w:commentReference w:id="113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5"/>
            <w:r>
              <w:t xml:space="preserve">the </w:t>
            </w:r>
            <w:commentRangeEnd w:id="1135"/>
            <w:r>
              <w:rPr>
                <w:rStyle w:val="CommentReference"/>
              </w:rPr>
              <w:commentReference w:id="113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6"/>
            <w:r>
              <w:t xml:space="preserve">entreat </w:t>
            </w:r>
            <w:commentRangeEnd w:id="1136"/>
            <w:r>
              <w:rPr>
                <w:rStyle w:val="CommentReference"/>
              </w:rPr>
              <w:commentReference w:id="113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7" w:name="_Toc448227469"/>
      <w:r>
        <w:t xml:space="preserve">August 29 (30) / Tho-out 1: </w:t>
      </w:r>
      <w:r w:rsidRPr="00646349">
        <w:t xml:space="preserve">Also </w:t>
      </w:r>
      <w:r>
        <w:t>the Martyrdom of St. Bartholomew the Apostle</w:t>
      </w:r>
      <w:bookmarkEnd w:id="1137"/>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38" w:name="_Toc448227470"/>
      <w:r>
        <w:t xml:space="preserve">August 30 (31) / Tho-out 2: </w:t>
      </w:r>
      <w:r w:rsidR="005242D1">
        <w:t xml:space="preserve">Martyrdom of </w:t>
      </w:r>
      <w:r>
        <w:t>St. John the Baptist</w:t>
      </w:r>
      <w:bookmarkEnd w:id="1138"/>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39" w:name="_Toc448227471"/>
      <w:r>
        <w:t>September 1 (2) / Tho-out 4: St. Verena</w:t>
      </w:r>
      <w:bookmarkEnd w:id="1139"/>
    </w:p>
    <w:p w14:paraId="07AAD00E" w14:textId="77777777" w:rsidR="00C46B09" w:rsidRDefault="00C46B09" w:rsidP="00C46B09">
      <w:pPr>
        <w:pStyle w:val="Heading4"/>
      </w:pPr>
      <w:bookmarkStart w:id="1140" w:name="_Ref434490285"/>
      <w:r>
        <w:t>The Doxology</w:t>
      </w:r>
      <w:r w:rsidR="00B46E6E">
        <w:t xml:space="preserve"> for St. Verena</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1" w:name="_Toc448227472"/>
      <w:r>
        <w:lastRenderedPageBreak/>
        <w:t>September 3 (4) / Tho-out 6: St. Phoebe the Protodeaconess</w:t>
      </w:r>
      <w:r w:rsidR="008C4D26">
        <w:rPr>
          <w:rStyle w:val="FootnoteReference"/>
        </w:rPr>
        <w:footnoteReference w:id="876"/>
      </w:r>
      <w:bookmarkEnd w:id="1141"/>
    </w:p>
    <w:p w14:paraId="47E3028B" w14:textId="77777777" w:rsidR="0039635A" w:rsidRDefault="0039635A" w:rsidP="0039635A">
      <w:pPr>
        <w:pStyle w:val="Heading3"/>
      </w:pPr>
      <w:bookmarkStart w:id="1142" w:name="_Toc448227473"/>
      <w:r>
        <w:t>September 4 (5) / Tho-out 7: St. Dioscorus</w:t>
      </w:r>
      <w:bookmarkEnd w:id="1142"/>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43" w:name="_Toc448227474"/>
      <w:r>
        <w:t>September 4 (5) / Tho-out 7: Also St. Rebecca and her Children</w:t>
      </w:r>
      <w:bookmarkEnd w:id="1143"/>
    </w:p>
    <w:p w14:paraId="14929AD8" w14:textId="77777777" w:rsidR="0046481B" w:rsidRDefault="0046481B" w:rsidP="0046481B">
      <w:pPr>
        <w:pStyle w:val="Heading4"/>
      </w:pPr>
      <w:bookmarkStart w:id="1144" w:name="_Ref434490258"/>
      <w:r>
        <w:t>The Doxology</w:t>
      </w:r>
      <w:r w:rsidR="00B46E6E">
        <w:t xml:space="preserve"> for St. Rebecca and her Children</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5" w:name="_Toc448227475"/>
      <w:r>
        <w:t>September 9 (10) / Tho-out 12: Commemoration of Archangel Michael</w:t>
      </w:r>
      <w:bookmarkEnd w:id="1145"/>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46" w:name="_Toc448227476"/>
      <w:r>
        <w:t xml:space="preserve">September 12 (13) / Tho-out 15: </w:t>
      </w:r>
      <w:r w:rsidR="00191A26">
        <w:t xml:space="preserve">Translocation of the Relics of </w:t>
      </w:r>
      <w:r>
        <w:t>St. Stephen</w:t>
      </w:r>
      <w:bookmarkEnd w:id="1146"/>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47" w:name="_Toc410196199"/>
      <w:bookmarkStart w:id="1148" w:name="_Toc410196441"/>
      <w:bookmarkStart w:id="1149" w:name="_Toc410196943"/>
      <w:bookmarkStart w:id="1150" w:name="_Ref434563524"/>
      <w:bookmarkStart w:id="1151" w:name="_Ref434563530"/>
      <w:bookmarkStart w:id="1152" w:name="_Toc448227477"/>
      <w:r>
        <w:t xml:space="preserve">September 14 (15) / Tho-out 17: </w:t>
      </w:r>
      <w:r w:rsidR="00495F1A">
        <w:t>The Dedication of the Church of the Holy Cross</w:t>
      </w:r>
      <w:bookmarkEnd w:id="1147"/>
      <w:bookmarkEnd w:id="1148"/>
      <w:bookmarkEnd w:id="1149"/>
      <w:bookmarkEnd w:id="1150"/>
      <w:bookmarkEnd w:id="1151"/>
      <w:bookmarkEnd w:id="115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3" w:name="_Ref434477443"/>
      <w:r>
        <w:lastRenderedPageBreak/>
        <w:t>The Doxology</w:t>
      </w:r>
      <w:r w:rsidR="00E21EA3">
        <w:t xml:space="preserve"> for the Feast of the Cross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4" w:name="_Ref434474964"/>
      <w:r>
        <w:lastRenderedPageBreak/>
        <w:t>The Psali Ada</w:t>
      </w:r>
      <w:r w:rsidR="006C1B94">
        <w:t>m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5"/>
            <w:r>
              <w:rPr>
                <w:rStyle w:val="CommentReference"/>
              </w:rPr>
              <w:commentReference w:id="115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6" w:name="_Ref434474992"/>
      <w:r>
        <w:t>The Psali Bato</w:t>
      </w:r>
      <w:r w:rsidR="006C1B94">
        <w:t>s for the Feast of the Cross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7" w:name="_Toc448227478"/>
      <w:r>
        <w:t>September 18 (19) / Tho-out 21: Commemoration of the Theotokos</w:t>
      </w:r>
      <w:bookmarkEnd w:id="1157"/>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58" w:name="_Toc448227479"/>
      <w:r>
        <w:t>September 21 (22) / Tho-out 24: Martyrdom of St. Quandratus, One of the Seventy Two</w:t>
      </w:r>
      <w:bookmarkEnd w:id="1158"/>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59" w:name="_Toc448227480"/>
      <w:r>
        <w:t xml:space="preserve">September 22 (23) / </w:t>
      </w:r>
      <w:commentRangeStart w:id="1160"/>
      <w:r>
        <w:t>Tho-out 24</w:t>
      </w:r>
      <w:commentRangeEnd w:id="1160"/>
      <w:r w:rsidR="00C46B09">
        <w:rPr>
          <w:rStyle w:val="CommentReference"/>
          <w:rFonts w:eastAsiaTheme="minorHAnsi" w:cstheme="minorBidi"/>
          <w:b w:val="0"/>
          <w:bCs w:val="0"/>
        </w:rPr>
        <w:commentReference w:id="1160"/>
      </w:r>
      <w:r>
        <w:t>: St. Maurice and the Theban Legion</w:t>
      </w:r>
      <w:bookmarkEnd w:id="1159"/>
    </w:p>
    <w:p w14:paraId="74C264D0" w14:textId="77777777" w:rsidR="00D54A29" w:rsidRDefault="00B46E6E" w:rsidP="00D54A29">
      <w:pPr>
        <w:pStyle w:val="Heading4"/>
      </w:pPr>
      <w:bookmarkStart w:id="1161" w:name="_Ref434489859"/>
      <w:r>
        <w:t>The Doxology for</w:t>
      </w:r>
      <w:r w:rsidR="00D54A29">
        <w:t xml:space="preserve"> St. Maurice and the Theban Legion</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2" w:name="_Ref434489873"/>
      <w:r>
        <w:lastRenderedPageBreak/>
        <w:t>Another Doxology of St. Maurice</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3" w:name="_Toc448227481"/>
      <w:r>
        <w:t>September 23 (24) / Tho-out 26: Annunciation of St. John the Baptist to Zacharias</w:t>
      </w:r>
      <w:bookmarkEnd w:id="1163"/>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4" w:name="_Ref435003974"/>
      <w:bookmarkStart w:id="1165" w:name="_Toc448227482"/>
      <w:r>
        <w:t>September 26 (27) / Tho-out 29: Commemoration of the Annunciation, Nativity, and Resurrection on the 29</w:t>
      </w:r>
      <w:r w:rsidRPr="00C0205C">
        <w:rPr>
          <w:vertAlign w:val="superscript"/>
        </w:rPr>
        <w:t>th</w:t>
      </w:r>
      <w:r>
        <w:t xml:space="preserve"> of Every Month</w:t>
      </w:r>
      <w:bookmarkEnd w:id="1164"/>
      <w:bookmarkEnd w:id="1165"/>
    </w:p>
    <w:p w14:paraId="0A0A7EC3" w14:textId="77777777" w:rsidR="00C0205C" w:rsidRDefault="00C0205C" w:rsidP="00C0205C">
      <w:pPr>
        <w:pStyle w:val="Heading4"/>
      </w:pPr>
      <w:bookmarkStart w:id="1166" w:name="_Ref435003845"/>
      <w:r>
        <w:t>The Psali Adam for the 29</w:t>
      </w:r>
      <w:r w:rsidRPr="00C0205C">
        <w:rPr>
          <w:vertAlign w:val="superscript"/>
        </w:rPr>
        <w:t>th</w:t>
      </w:r>
      <w:r>
        <w:t xml:space="preserve"> of Every Month</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7"/>
            <w:r>
              <w:t>At the end of times.</w:t>
            </w:r>
            <w:commentRangeEnd w:id="1167"/>
            <w:r>
              <w:rPr>
                <w:rStyle w:val="CommentReference"/>
                <w:rFonts w:ascii="Times New Roman" w:eastAsiaTheme="minorHAnsi" w:hAnsi="Times New Roman" w:cstheme="minorBidi"/>
                <w:color w:val="auto"/>
              </w:rPr>
              <w:commentReference w:id="116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8" w:name="_Ref435003860"/>
      <w:r>
        <w:t>The Psali Batos for the 29</w:t>
      </w:r>
      <w:r w:rsidRPr="00C0205C">
        <w:rPr>
          <w:vertAlign w:val="superscript"/>
        </w:rPr>
        <w:t>th</w:t>
      </w:r>
      <w:r>
        <w:t xml:space="preserve"> of Every Month</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6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69"/>
            <w:r>
              <w:rPr>
                <w:rStyle w:val="CommentReference"/>
                <w:rFonts w:ascii="Times New Roman" w:eastAsiaTheme="minorHAnsi" w:hAnsi="Times New Roman" w:cstheme="minorBidi"/>
                <w:color w:val="auto"/>
              </w:rPr>
              <w:commentReference w:id="116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0"/>
            <w:r>
              <w:t xml:space="preserve"> Lord God</w:t>
            </w:r>
            <w:commentRangeEnd w:id="1170"/>
            <w:r>
              <w:rPr>
                <w:rStyle w:val="CommentReference"/>
                <w:rFonts w:ascii="Times New Roman" w:eastAsiaTheme="minorHAnsi" w:hAnsi="Times New Roman" w:cstheme="minorBidi"/>
                <w:color w:val="auto"/>
              </w:rPr>
              <w:commentReference w:id="117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1" w:name="_Toc448227483"/>
      <w:r>
        <w:t>September 27 (28) / Tho-out 30: Miracle performed by St. Athanasius the Apostolic</w:t>
      </w:r>
      <w:bookmarkEnd w:id="117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2" w:name="_Ref434561058"/>
      <w:bookmarkStart w:id="1173" w:name="_Toc448227484"/>
      <w:r>
        <w:t xml:space="preserve">September 29 (30) / Paopi 2: </w:t>
      </w:r>
      <w:r w:rsidR="000274A5">
        <w:t xml:space="preserve">The Coming of </w:t>
      </w:r>
      <w:r>
        <w:t>St. Severus</w:t>
      </w:r>
      <w:r w:rsidR="000274A5">
        <w:t xml:space="preserve"> to Egypt</w:t>
      </w:r>
      <w:bookmarkEnd w:id="1172"/>
      <w:bookmarkEnd w:id="1173"/>
    </w:p>
    <w:p w14:paraId="1B16436A" w14:textId="77777777" w:rsidR="0039635A" w:rsidRDefault="0039635A" w:rsidP="0039635A">
      <w:pPr>
        <w:pStyle w:val="Heading4"/>
      </w:pPr>
      <w:bookmarkStart w:id="1174" w:name="_Ref434492249"/>
      <w:r>
        <w:t>The Doxology</w:t>
      </w:r>
      <w:r w:rsidR="00B82753">
        <w:t xml:space="preserve"> for St. Severus</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5"/>
            <w:r w:rsidRPr="004764BD">
              <w:t xml:space="preserve">confirmed </w:t>
            </w:r>
            <w:commentRangeEnd w:id="1175"/>
            <w:r>
              <w:rPr>
                <w:rStyle w:val="CommentReference"/>
                <w:rFonts w:ascii="Times New Roman" w:eastAsiaTheme="minorHAnsi" w:hAnsi="Times New Roman" w:cstheme="minorBidi"/>
                <w:color w:val="auto"/>
              </w:rPr>
              <w:commentReference w:id="117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6" w:name="_Toc410196200"/>
      <w:bookmarkStart w:id="1177" w:name="_Toc410196442"/>
      <w:bookmarkStart w:id="1178" w:name="_Toc410196944"/>
      <w:bookmarkStart w:id="1179" w:name="_Toc448696646"/>
      <w:bookmarkStart w:id="1180" w:name="October"/>
      <w:bookmarkEnd w:id="1122"/>
      <w:r>
        <w:lastRenderedPageBreak/>
        <w:t>October</w:t>
      </w:r>
      <w:bookmarkEnd w:id="1176"/>
      <w:bookmarkEnd w:id="1177"/>
      <w:bookmarkEnd w:id="1178"/>
      <w:r w:rsidR="006E370D">
        <w:t xml:space="preserve"> or </w:t>
      </w:r>
      <w:r w:rsidR="006E370D">
        <w:rPr>
          <w:rFonts w:ascii="FreeSerifAvvaShenouda" w:hAnsi="FreeSerifAvvaShenouda" w:cs="FreeSerifAvvaShenouda"/>
        </w:rPr>
        <w:t>Ⲡⲁⲱⲡⲉ</w:t>
      </w:r>
      <w:bookmarkEnd w:id="1179"/>
    </w:p>
    <w:bookmarkStart w:id="1181"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14394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14394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14394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14394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14394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14394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14394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14394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14394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14394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14394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14394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2" w:name="_Ref436250096"/>
      <w:bookmarkStart w:id="1183" w:name="_Ref436250168"/>
      <w:bookmarkStart w:id="1184" w:name="_Toc448227485"/>
      <w:r>
        <w:lastRenderedPageBreak/>
        <w:t>October 1 (2) / Paopi 4: St. Bacchus</w:t>
      </w:r>
      <w:bookmarkEnd w:id="1181"/>
      <w:bookmarkEnd w:id="1182"/>
      <w:bookmarkEnd w:id="1183"/>
      <w:bookmarkEnd w:id="1184"/>
    </w:p>
    <w:p w14:paraId="7EAFB97D" w14:textId="77777777" w:rsidR="0081710C" w:rsidRDefault="0081710C" w:rsidP="0081710C">
      <w:pPr>
        <w:pStyle w:val="Heading4"/>
      </w:pPr>
      <w:bookmarkStart w:id="1185" w:name="_Ref434489638"/>
      <w:r>
        <w:t>The Doxology</w:t>
      </w:r>
      <w:r w:rsidR="00B46E6E">
        <w:t xml:space="preserve"> for Sts. Sergius and Bacchus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6"/>
            <w:r>
              <w:t>heroes</w:t>
            </w:r>
            <w:commentRangeEnd w:id="1186"/>
            <w:r>
              <w:rPr>
                <w:rStyle w:val="CommentReference"/>
                <w:rFonts w:ascii="Times New Roman" w:eastAsiaTheme="minorHAnsi" w:hAnsi="Times New Roman" w:cstheme="minorBidi"/>
                <w:color w:val="auto"/>
              </w:rPr>
              <w:commentReference w:id="118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7" w:name="_Toc448227486"/>
      <w:r>
        <w:t>October 4 (5) / Paopi 7: St. Paul of Tammoh</w:t>
      </w:r>
      <w:bookmarkEnd w:id="1187"/>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88" w:name="_Toc448227487"/>
      <w:r>
        <w:t>October 7 (8) / Paopi 10: St. Sergius</w:t>
      </w:r>
      <w:bookmarkEnd w:id="1188"/>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89" w:name="_Toc448227488"/>
      <w:r>
        <w:t>October 9 (10) / Paopi 12: Commemoration of Archangel Michael</w:t>
      </w:r>
      <w:bookmarkEnd w:id="1189"/>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0" w:name="_Ref434564830"/>
      <w:bookmarkStart w:id="1191" w:name="_Toc448227489"/>
      <w:r>
        <w:t>October 17 (18) Paopi 20: St. John the Short</w:t>
      </w:r>
      <w:bookmarkEnd w:id="1190"/>
      <w:bookmarkEnd w:id="1191"/>
    </w:p>
    <w:p w14:paraId="23E24F8C" w14:textId="77777777" w:rsidR="0039635A" w:rsidRDefault="0039635A" w:rsidP="0039635A">
      <w:pPr>
        <w:pStyle w:val="Heading4"/>
      </w:pPr>
      <w:bookmarkStart w:id="1192" w:name="_Ref434490715"/>
      <w:r>
        <w:t>The Doxology</w:t>
      </w:r>
      <w:r w:rsidR="00B46E6E">
        <w:t xml:space="preserve"> for St. John the Short</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3" w:name="_Toc448227490"/>
      <w:r>
        <w:t>October 18 (19) / Paopi</w:t>
      </w:r>
      <w:r w:rsidR="00FE0AE4">
        <w:t xml:space="preserve"> </w:t>
      </w:r>
      <w:r>
        <w:t>21: Commemoration of the Theotokos</w:t>
      </w:r>
      <w:bookmarkEnd w:id="1193"/>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194" w:name="_Toc448227491"/>
      <w:r>
        <w:lastRenderedPageBreak/>
        <w:t>October 18 (19) / Paopi</w:t>
      </w:r>
      <w:r w:rsidR="00FE0AE4">
        <w:t xml:space="preserve"> </w:t>
      </w:r>
      <w:r>
        <w:t>21: Also St. Teji (Reweiss)</w:t>
      </w:r>
      <w:bookmarkEnd w:id="1194"/>
    </w:p>
    <w:p w14:paraId="3D0544CD" w14:textId="77777777" w:rsidR="00BF2674" w:rsidRPr="00137929" w:rsidRDefault="00BF2674" w:rsidP="00BF2674">
      <w:pPr>
        <w:pStyle w:val="Heading4"/>
      </w:pPr>
      <w:bookmarkStart w:id="1195" w:name="_Ref434491337"/>
      <w:r>
        <w:t>The Doxology</w:t>
      </w:r>
      <w:r w:rsidR="00810F04">
        <w:t xml:space="preserve"> for St. Teji (Reweiss)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w:t>
            </w:r>
            <w:bookmarkStart w:id="1196" w:name="_GoBack"/>
            <w:bookmarkEnd w:id="1196"/>
            <w:r w:rsidRPr="004764BD">
              <w:t xml:space="preserve">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0"/>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14394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14394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14394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14394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14394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14394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14394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14394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14394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14394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14394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14394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14394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14394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14394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14394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14394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14394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7"/>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14394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14394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14394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14394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14394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14394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14394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14394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14394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14394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14394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14394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14394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14394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14394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14394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14394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14394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5"/>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9"/>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3"/>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14394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14394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14394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14394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14394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14394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14394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14394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14394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14394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14394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14394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14394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14394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14394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14394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14394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14394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14394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335D8F47"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17" w:name="_Toc448227545"/>
      <w:r>
        <w:t>January 13 (14) / Tobi 18: St. Hilary of Poitiers</w:t>
      </w:r>
      <w:bookmarkEnd w:id="1417"/>
    </w:p>
    <w:p w14:paraId="17E429FC" w14:textId="500BFC95" w:rsidR="00A96087" w:rsidRDefault="00A96087" w:rsidP="00A96087">
      <w:pPr>
        <w:pStyle w:val="Heading4"/>
      </w:pPr>
      <w:r>
        <w:t xml:space="preserve">The Doxology for St. </w:t>
      </w:r>
      <w:r>
        <w:t>Hilary</w:t>
      </w:r>
      <w:r>
        <w:t xml:space="preserve"> of </w:t>
      </w:r>
      <w:r>
        <w:t>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824F0">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 w:val="22"/>
                <w:szCs w:val="22"/>
              </w:rPr>
            </w:pPr>
            <w:r w:rsidRPr="00A96087">
              <w:rPr>
                <w:sz w:val="22"/>
                <w:szCs w:val="22"/>
              </w:rPr>
              <w:t>You were educated in</w:t>
            </w:r>
          </w:p>
          <w:p w14:paraId="6B6D6C7C" w14:textId="77777777" w:rsidR="00A96087" w:rsidRPr="00A96087" w:rsidRDefault="00A96087" w:rsidP="00A96087">
            <w:pPr>
              <w:pStyle w:val="EngHang"/>
              <w:rPr>
                <w:sz w:val="22"/>
                <w:szCs w:val="22"/>
              </w:rPr>
            </w:pPr>
            <w:r w:rsidRPr="00A96087">
              <w:rPr>
                <w:sz w:val="22"/>
                <w:szCs w:val="22"/>
              </w:rPr>
              <w:t>The wisdom of this world,</w:t>
            </w:r>
          </w:p>
          <w:p w14:paraId="5FE7B693" w14:textId="77777777" w:rsidR="00A96087" w:rsidRPr="00A96087" w:rsidRDefault="00A96087" w:rsidP="00A96087">
            <w:pPr>
              <w:pStyle w:val="EngHang"/>
              <w:rPr>
                <w:sz w:val="22"/>
                <w:szCs w:val="22"/>
              </w:rPr>
            </w:pPr>
            <w:r w:rsidRPr="00A96087">
              <w:rPr>
                <w:sz w:val="22"/>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824F0">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 w:val="22"/>
                <w:szCs w:val="22"/>
              </w:rPr>
            </w:pPr>
            <w:r w:rsidRPr="00A96087">
              <w:rPr>
                <w:sz w:val="22"/>
                <w:szCs w:val="22"/>
              </w:rPr>
              <w:t>You read the words to Moses,</w:t>
            </w:r>
          </w:p>
          <w:p w14:paraId="4567B4CA" w14:textId="77777777" w:rsidR="00A96087" w:rsidRPr="00A96087" w:rsidRDefault="00A96087" w:rsidP="00A96087">
            <w:pPr>
              <w:pStyle w:val="EngHang"/>
              <w:rPr>
                <w:sz w:val="22"/>
                <w:szCs w:val="22"/>
              </w:rPr>
            </w:pPr>
            <w:r w:rsidRPr="00A96087">
              <w:rPr>
                <w:sz w:val="22"/>
                <w:szCs w:val="22"/>
              </w:rPr>
              <w:t>“I AM WHO I AM,”</w:t>
            </w:r>
          </w:p>
          <w:p w14:paraId="368F79EE" w14:textId="77777777" w:rsidR="00A96087" w:rsidRPr="00A96087" w:rsidRDefault="00A96087" w:rsidP="00A96087">
            <w:pPr>
              <w:pStyle w:val="EngHang"/>
              <w:rPr>
                <w:sz w:val="22"/>
                <w:szCs w:val="22"/>
              </w:rPr>
            </w:pPr>
            <w:r w:rsidRPr="00A96087">
              <w:rPr>
                <w:sz w:val="22"/>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824F0">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 w:val="22"/>
                <w:szCs w:val="22"/>
              </w:rPr>
            </w:pPr>
            <w:r w:rsidRPr="00A96087">
              <w:rPr>
                <w:sz w:val="22"/>
                <w:szCs w:val="22"/>
              </w:rPr>
              <w:t>You read from St. John,</w:t>
            </w:r>
          </w:p>
          <w:p w14:paraId="0F020D7B" w14:textId="77777777" w:rsidR="00A96087" w:rsidRPr="00A96087" w:rsidRDefault="00A96087" w:rsidP="00A96087">
            <w:pPr>
              <w:pStyle w:val="EngHang"/>
              <w:rPr>
                <w:sz w:val="22"/>
                <w:szCs w:val="22"/>
              </w:rPr>
            </w:pPr>
            <w:r w:rsidRPr="00A96087">
              <w:rPr>
                <w:sz w:val="22"/>
                <w:szCs w:val="22"/>
              </w:rPr>
              <w:t>“In the beginning was the Logos;”</w:t>
            </w:r>
          </w:p>
          <w:p w14:paraId="5CCBE460" w14:textId="77777777" w:rsidR="00A96087" w:rsidRPr="00A96087" w:rsidRDefault="00A96087" w:rsidP="00A96087">
            <w:pPr>
              <w:pStyle w:val="EngHang"/>
              <w:rPr>
                <w:sz w:val="22"/>
                <w:szCs w:val="22"/>
              </w:rPr>
            </w:pPr>
            <w:r w:rsidRPr="00A96087">
              <w:rPr>
                <w:sz w:val="22"/>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824F0">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 w:val="22"/>
                <w:szCs w:val="22"/>
              </w:rPr>
            </w:pPr>
            <w:r w:rsidRPr="00A96087">
              <w:rPr>
                <w:sz w:val="22"/>
                <w:szCs w:val="22"/>
              </w:rPr>
              <w:t>You were baptized,</w:t>
            </w:r>
          </w:p>
          <w:p w14:paraId="68D734A1" w14:textId="77777777" w:rsidR="00A96087" w:rsidRPr="00A96087" w:rsidRDefault="00A96087" w:rsidP="00A96087">
            <w:pPr>
              <w:pStyle w:val="EngHang"/>
              <w:rPr>
                <w:sz w:val="22"/>
                <w:szCs w:val="22"/>
              </w:rPr>
            </w:pPr>
            <w:r w:rsidRPr="00A96087">
              <w:rPr>
                <w:sz w:val="22"/>
                <w:szCs w:val="22"/>
              </w:rPr>
              <w:t>With your pious wife,</w:t>
            </w:r>
          </w:p>
          <w:p w14:paraId="230AFB54" w14:textId="77777777" w:rsidR="00A96087" w:rsidRPr="00A96087" w:rsidRDefault="00A96087" w:rsidP="00A96087">
            <w:pPr>
              <w:pStyle w:val="EngHang"/>
              <w:rPr>
                <w:sz w:val="22"/>
                <w:szCs w:val="22"/>
              </w:rPr>
            </w:pPr>
            <w:r w:rsidRPr="00A96087">
              <w:rPr>
                <w:sz w:val="22"/>
                <w:szCs w:val="22"/>
              </w:rPr>
              <w:t xml:space="preserve">And </w:t>
            </w:r>
            <w:r w:rsidRPr="00A96087">
              <w:rPr>
                <w:sz w:val="22"/>
                <w:szCs w:val="22"/>
              </w:rPr>
              <w:t>your</w:t>
            </w:r>
            <w:r w:rsidRPr="00A96087">
              <w:rPr>
                <w:sz w:val="22"/>
                <w:szCs w:val="22"/>
              </w:rPr>
              <w:t xml:space="preserve"> daughter,</w:t>
            </w:r>
          </w:p>
          <w:p w14:paraId="69B81F0A" w14:textId="77587C23" w:rsidR="00A96087" w:rsidRPr="00A96087" w:rsidRDefault="00A96087" w:rsidP="00A96087">
            <w:pPr>
              <w:pStyle w:val="EngHangEnd"/>
              <w:rPr>
                <w:szCs w:val="22"/>
              </w:rPr>
            </w:pPr>
            <w:r w:rsidRPr="00A96087">
              <w:rPr>
                <w:szCs w:val="22"/>
              </w:rPr>
              <w:t xml:space="preserve">Saint </w:t>
            </w:r>
            <w:r w:rsidRPr="00A96087">
              <w:rPr>
                <w:szCs w:val="22"/>
              </w:rPr>
              <w:t>Apra</w:t>
            </w:r>
            <w:r w:rsidRPr="00A96087">
              <w:rPr>
                <w:szCs w:val="22"/>
              </w:rPr>
              <w:t>.</w:t>
            </w:r>
          </w:p>
        </w:tc>
        <w:tc>
          <w:tcPr>
            <w:tcW w:w="288" w:type="dxa"/>
          </w:tcPr>
          <w:p w14:paraId="578BA8E9" w14:textId="77777777" w:rsidR="00A96087" w:rsidRDefault="00A96087" w:rsidP="00A96087"/>
        </w:tc>
      </w:tr>
      <w:tr w:rsidR="00A96087" w14:paraId="222F26D6" w14:textId="77777777" w:rsidTr="00B824F0">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 w:val="22"/>
                <w:szCs w:val="22"/>
              </w:rPr>
            </w:pPr>
            <w:r w:rsidRPr="00A96087">
              <w:rPr>
                <w:sz w:val="22"/>
                <w:szCs w:val="22"/>
              </w:rPr>
              <w:t>Because of your virtue,</w:t>
            </w:r>
          </w:p>
          <w:p w14:paraId="754D3113" w14:textId="77777777" w:rsidR="00A96087" w:rsidRPr="00A96087" w:rsidRDefault="00A96087" w:rsidP="00A96087">
            <w:pPr>
              <w:pStyle w:val="EngHang"/>
              <w:rPr>
                <w:sz w:val="22"/>
                <w:szCs w:val="22"/>
              </w:rPr>
            </w:pPr>
            <w:r w:rsidRPr="00A96087">
              <w:rPr>
                <w:sz w:val="22"/>
                <w:szCs w:val="22"/>
              </w:rPr>
              <w:t>The people cried with one voice,</w:t>
            </w:r>
          </w:p>
          <w:p w14:paraId="2D609D90" w14:textId="77777777" w:rsidR="00A96087" w:rsidRPr="00A96087" w:rsidRDefault="00A96087" w:rsidP="00A96087">
            <w:pPr>
              <w:pStyle w:val="EngHang"/>
              <w:rPr>
                <w:sz w:val="22"/>
                <w:szCs w:val="22"/>
              </w:rPr>
            </w:pPr>
            <w:r w:rsidRPr="00A96087">
              <w:rPr>
                <w:sz w:val="22"/>
                <w:szCs w:val="22"/>
              </w:rPr>
              <w:t>“Axios, Axios, Axios,</w:t>
            </w:r>
          </w:p>
          <w:p w14:paraId="6E897A4C" w14:textId="77777777" w:rsidR="00A96087" w:rsidRPr="00A96087" w:rsidRDefault="00A96087" w:rsidP="00A96087">
            <w:pPr>
              <w:pStyle w:val="EngHang"/>
              <w:rPr>
                <w:sz w:val="22"/>
                <w:szCs w:val="22"/>
              </w:rPr>
            </w:pPr>
            <w:r w:rsidRPr="00A96087">
              <w:rPr>
                <w:sz w:val="22"/>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824F0">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 w:val="22"/>
                <w:szCs w:val="22"/>
              </w:rPr>
            </w:pPr>
            <w:r w:rsidRPr="00A96087">
              <w:rPr>
                <w:sz w:val="22"/>
                <w:szCs w:val="22"/>
              </w:rPr>
              <w:t>When the impious teaching</w:t>
            </w:r>
          </w:p>
          <w:p w14:paraId="779D2FE0" w14:textId="77777777" w:rsidR="00A96087" w:rsidRPr="00A96087" w:rsidRDefault="00A96087" w:rsidP="00A96087">
            <w:pPr>
              <w:pStyle w:val="EngHang"/>
              <w:rPr>
                <w:sz w:val="22"/>
                <w:szCs w:val="22"/>
              </w:rPr>
            </w:pPr>
            <w:r w:rsidRPr="00A96087">
              <w:rPr>
                <w:sz w:val="22"/>
                <w:szCs w:val="22"/>
              </w:rPr>
              <w:t>Of Arius arose,</w:t>
            </w:r>
          </w:p>
          <w:p w14:paraId="64429C09" w14:textId="77777777" w:rsidR="00A96087" w:rsidRPr="00A96087" w:rsidRDefault="00A96087" w:rsidP="00A96087">
            <w:pPr>
              <w:pStyle w:val="EngHang"/>
              <w:rPr>
                <w:sz w:val="22"/>
                <w:szCs w:val="22"/>
              </w:rPr>
            </w:pPr>
            <w:r w:rsidRPr="00A96087">
              <w:rPr>
                <w:sz w:val="22"/>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824F0">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 w:val="22"/>
                <w:szCs w:val="22"/>
              </w:rPr>
            </w:pPr>
            <w:r w:rsidRPr="00A96087">
              <w:rPr>
                <w:sz w:val="22"/>
                <w:szCs w:val="22"/>
              </w:rPr>
              <w:t>You refused to condemn,</w:t>
            </w:r>
          </w:p>
          <w:p w14:paraId="17209FAB" w14:textId="77777777" w:rsidR="00A96087" w:rsidRPr="00A96087" w:rsidRDefault="00A96087" w:rsidP="00A96087">
            <w:pPr>
              <w:pStyle w:val="EngHang"/>
              <w:rPr>
                <w:sz w:val="22"/>
                <w:szCs w:val="22"/>
              </w:rPr>
            </w:pPr>
            <w:r w:rsidRPr="00A96087">
              <w:rPr>
                <w:sz w:val="22"/>
                <w:szCs w:val="22"/>
              </w:rPr>
              <w:t>Athanasius the Apostolic,</w:t>
            </w:r>
          </w:p>
          <w:p w14:paraId="599A0E0E" w14:textId="77777777" w:rsidR="00A96087" w:rsidRPr="00A96087" w:rsidRDefault="00A96087" w:rsidP="00A96087">
            <w:pPr>
              <w:pStyle w:val="EngHang"/>
              <w:rPr>
                <w:sz w:val="22"/>
                <w:szCs w:val="22"/>
              </w:rPr>
            </w:pPr>
            <w:r w:rsidRPr="00A96087">
              <w:rPr>
                <w:sz w:val="22"/>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824F0">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 w:val="22"/>
                <w:szCs w:val="22"/>
              </w:rPr>
            </w:pPr>
            <w:r w:rsidRPr="00A96087">
              <w:rPr>
                <w:sz w:val="22"/>
                <w:szCs w:val="22"/>
              </w:rPr>
              <w:t>You studied diligently,</w:t>
            </w:r>
          </w:p>
          <w:p w14:paraId="4A38688B" w14:textId="77777777" w:rsidR="00A96087" w:rsidRPr="00A96087" w:rsidRDefault="00A96087" w:rsidP="00A96087">
            <w:pPr>
              <w:pStyle w:val="EngHang"/>
              <w:rPr>
                <w:sz w:val="22"/>
                <w:szCs w:val="22"/>
              </w:rPr>
            </w:pPr>
            <w:r w:rsidRPr="00A96087">
              <w:rPr>
                <w:sz w:val="22"/>
                <w:szCs w:val="22"/>
              </w:rPr>
              <w:t>You wrote prolifically,</w:t>
            </w:r>
          </w:p>
          <w:p w14:paraId="710F7150" w14:textId="77777777" w:rsidR="00A96087" w:rsidRPr="00A96087" w:rsidRDefault="00A96087" w:rsidP="00A96087">
            <w:pPr>
              <w:pStyle w:val="EngHang"/>
              <w:rPr>
                <w:sz w:val="22"/>
                <w:szCs w:val="22"/>
              </w:rPr>
            </w:pPr>
            <w:r w:rsidRPr="00A96087">
              <w:rPr>
                <w:sz w:val="22"/>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824F0">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 w:val="22"/>
                <w:szCs w:val="22"/>
              </w:rPr>
            </w:pPr>
            <w:r w:rsidRPr="00A96087">
              <w:rPr>
                <w:sz w:val="22"/>
                <w:szCs w:val="22"/>
              </w:rPr>
              <w:t>Restored to your episcopate,</w:t>
            </w:r>
          </w:p>
          <w:p w14:paraId="5E8170F2" w14:textId="77777777" w:rsidR="00A96087" w:rsidRPr="00A96087" w:rsidRDefault="00A96087" w:rsidP="00A96087">
            <w:pPr>
              <w:pStyle w:val="EngHang"/>
              <w:rPr>
                <w:sz w:val="22"/>
                <w:szCs w:val="22"/>
              </w:rPr>
            </w:pPr>
            <w:r w:rsidRPr="00A96087">
              <w:rPr>
                <w:sz w:val="22"/>
                <w:szCs w:val="22"/>
              </w:rPr>
              <w:t>You cared for your flock.</w:t>
            </w:r>
          </w:p>
          <w:p w14:paraId="26D6E1FC" w14:textId="77777777" w:rsidR="00A96087" w:rsidRPr="00A96087" w:rsidRDefault="00A96087" w:rsidP="00A96087">
            <w:pPr>
              <w:pStyle w:val="EngHang"/>
              <w:rPr>
                <w:sz w:val="22"/>
                <w:szCs w:val="22"/>
              </w:rPr>
            </w:pPr>
            <w:r w:rsidRPr="00A96087">
              <w:rPr>
                <w:sz w:val="22"/>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824F0">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 w:val="22"/>
                <w:szCs w:val="22"/>
              </w:rPr>
            </w:pPr>
            <w:r w:rsidRPr="00A96087">
              <w:rPr>
                <w:sz w:val="22"/>
                <w:szCs w:val="22"/>
              </w:rPr>
              <w:t>You penned many works,</w:t>
            </w:r>
          </w:p>
          <w:p w14:paraId="3D538473" w14:textId="77777777" w:rsidR="00A96087" w:rsidRPr="00A96087" w:rsidRDefault="00A96087" w:rsidP="00A96087">
            <w:pPr>
              <w:pStyle w:val="EngHang"/>
              <w:rPr>
                <w:sz w:val="22"/>
                <w:szCs w:val="22"/>
              </w:rPr>
            </w:pPr>
            <w:r w:rsidRPr="00A96087">
              <w:rPr>
                <w:sz w:val="22"/>
                <w:szCs w:val="22"/>
              </w:rPr>
              <w:t>Refuting the heretics,</w:t>
            </w:r>
          </w:p>
          <w:p w14:paraId="480D0C04" w14:textId="77777777" w:rsidR="00A96087" w:rsidRPr="00A96087" w:rsidRDefault="00A96087" w:rsidP="00A96087">
            <w:pPr>
              <w:pStyle w:val="EngHang"/>
              <w:rPr>
                <w:sz w:val="22"/>
                <w:szCs w:val="22"/>
              </w:rPr>
            </w:pPr>
            <w:r w:rsidRPr="00A96087">
              <w:rPr>
                <w:sz w:val="22"/>
                <w:szCs w:val="22"/>
              </w:rPr>
              <w:t xml:space="preserve">And </w:t>
            </w:r>
            <w:r w:rsidRPr="00A96087">
              <w:rPr>
                <w:sz w:val="22"/>
                <w:szCs w:val="22"/>
              </w:rPr>
              <w:t>explaining</w:t>
            </w:r>
            <w:r w:rsidRPr="00A96087">
              <w:rPr>
                <w:sz w:val="22"/>
                <w:szCs w:val="22"/>
              </w:rPr>
              <w:t xml:space="preserve"> the Scriptures,</w:t>
            </w:r>
          </w:p>
          <w:p w14:paraId="43702364" w14:textId="3792BFEF" w:rsidR="00A96087" w:rsidRPr="00A96087" w:rsidRDefault="00A96087" w:rsidP="00A96087">
            <w:pPr>
              <w:pStyle w:val="EngHangEnd"/>
              <w:rPr>
                <w:sz w:val="22"/>
                <w:szCs w:val="22"/>
              </w:rPr>
            </w:pPr>
            <w:r w:rsidRPr="00A96087">
              <w:rPr>
                <w:sz w:val="22"/>
                <w:szCs w:val="22"/>
              </w:rPr>
              <w:t>Uncovering their meaning.</w:t>
            </w:r>
          </w:p>
        </w:tc>
        <w:tc>
          <w:tcPr>
            <w:tcW w:w="288" w:type="dxa"/>
          </w:tcPr>
          <w:p w14:paraId="400A9449" w14:textId="77777777" w:rsidR="00A96087" w:rsidRDefault="00A96087" w:rsidP="00A96087"/>
        </w:tc>
      </w:tr>
      <w:tr w:rsidR="00A96087" w14:paraId="23B506E7" w14:textId="77777777" w:rsidTr="00B824F0">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 w:val="22"/>
                <w:szCs w:val="22"/>
              </w:rPr>
            </w:pPr>
            <w:r w:rsidRPr="00A96087">
              <w:rPr>
                <w:sz w:val="22"/>
                <w:szCs w:val="22"/>
              </w:rPr>
              <w:t>Hail to the Athansius of the West;</w:t>
            </w:r>
          </w:p>
          <w:p w14:paraId="2CB5E22D" w14:textId="77777777" w:rsidR="00A96087" w:rsidRPr="00A96087" w:rsidRDefault="00A96087" w:rsidP="00A96087">
            <w:pPr>
              <w:pStyle w:val="EngHang"/>
              <w:rPr>
                <w:sz w:val="22"/>
                <w:szCs w:val="22"/>
              </w:rPr>
            </w:pPr>
            <w:r w:rsidRPr="00A96087">
              <w:rPr>
                <w:sz w:val="22"/>
                <w:szCs w:val="22"/>
              </w:rPr>
              <w:t>Hail to the hammer of the Arians;</w:t>
            </w:r>
          </w:p>
          <w:p w14:paraId="58B2A67F" w14:textId="77777777" w:rsidR="00A96087" w:rsidRPr="00A96087" w:rsidRDefault="00A96087" w:rsidP="00A96087">
            <w:pPr>
              <w:pStyle w:val="EngHang"/>
              <w:rPr>
                <w:sz w:val="22"/>
                <w:szCs w:val="22"/>
              </w:rPr>
            </w:pPr>
            <w:r w:rsidRPr="00A96087">
              <w:rPr>
                <w:sz w:val="22"/>
                <w:szCs w:val="22"/>
              </w:rPr>
              <w:t>Hail to pious bishop,</w:t>
            </w:r>
          </w:p>
          <w:p w14:paraId="0D21B6C1" w14:textId="58AA4148" w:rsidR="00A96087" w:rsidRPr="00A96087" w:rsidRDefault="00A96087" w:rsidP="00A96087">
            <w:pPr>
              <w:pStyle w:val="EngHangEnd"/>
              <w:rPr>
                <w:sz w:val="22"/>
                <w:szCs w:val="22"/>
              </w:rPr>
            </w:pPr>
            <w:r w:rsidRPr="00A96087">
              <w:rPr>
                <w:sz w:val="22"/>
                <w:szCs w:val="22"/>
              </w:rPr>
              <w:t>Hilary of Poitiers.</w:t>
            </w:r>
          </w:p>
        </w:tc>
        <w:tc>
          <w:tcPr>
            <w:tcW w:w="288" w:type="dxa"/>
          </w:tcPr>
          <w:p w14:paraId="616CBDAA" w14:textId="77777777" w:rsidR="00A96087" w:rsidRDefault="00A96087" w:rsidP="00A96087"/>
        </w:tc>
      </w:tr>
      <w:tr w:rsidR="00A96087" w14:paraId="438DF4E8" w14:textId="77777777" w:rsidTr="00B824F0">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 w:val="22"/>
                <w:szCs w:val="22"/>
              </w:rPr>
            </w:pPr>
            <w:r w:rsidRPr="00A96087">
              <w:rPr>
                <w:sz w:val="22"/>
                <w:szCs w:val="22"/>
              </w:rPr>
              <w:t>Pray to the Lord on our behalf,</w:t>
            </w:r>
          </w:p>
          <w:p w14:paraId="47EF56E8" w14:textId="77777777" w:rsidR="00A96087" w:rsidRPr="00A96087" w:rsidRDefault="00A96087" w:rsidP="00A96087">
            <w:pPr>
              <w:pStyle w:val="EngHang"/>
              <w:rPr>
                <w:sz w:val="22"/>
                <w:szCs w:val="22"/>
              </w:rPr>
            </w:pPr>
            <w:r w:rsidRPr="00A96087">
              <w:rPr>
                <w:sz w:val="22"/>
                <w:szCs w:val="22"/>
              </w:rPr>
              <w:t>Our saintly father, the bishop,</w:t>
            </w:r>
          </w:p>
          <w:p w14:paraId="43E5DA52" w14:textId="77777777" w:rsidR="00A96087" w:rsidRPr="00A96087" w:rsidRDefault="00A96087" w:rsidP="00A96087">
            <w:pPr>
              <w:pStyle w:val="EngHang"/>
              <w:rPr>
                <w:sz w:val="22"/>
                <w:szCs w:val="22"/>
              </w:rPr>
            </w:pPr>
            <w:r w:rsidRPr="00A96087">
              <w:rPr>
                <w:sz w:val="22"/>
                <w:szCs w:val="22"/>
              </w:rPr>
              <w:t>St. Hilary of Poitiers,</w:t>
            </w:r>
          </w:p>
          <w:p w14:paraId="1D4B6A77" w14:textId="63F56609" w:rsidR="00A96087" w:rsidRPr="00A96087" w:rsidRDefault="00A96087" w:rsidP="00A96087">
            <w:pPr>
              <w:pStyle w:val="EngHangEnd"/>
              <w:rPr>
                <w:sz w:val="22"/>
                <w:szCs w:val="22"/>
              </w:rPr>
            </w:pPr>
            <w:r w:rsidRPr="00A96087">
              <w:rPr>
                <w:sz w:val="22"/>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t>January 18 (19) / Tobi 23: St. Timothy the Apostle</w:t>
      </w:r>
      <w:bookmarkEnd w:id="1426"/>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27" w:name="_Toc448227550"/>
      <w:r>
        <w:lastRenderedPageBreak/>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1AAC096D"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1" w:name="_Toc448227552"/>
      <w:r>
        <w:t>January 24 (25) / Tobi 29: Commemoration of the Annunciation, Nativity, and Resurrection on the 29</w:t>
      </w:r>
      <w:r w:rsidRPr="00C0205C">
        <w:rPr>
          <w:vertAlign w:val="superscript"/>
        </w:rPr>
        <w:t>th</w:t>
      </w:r>
      <w:r>
        <w:t xml:space="preserve"> of Every Month</w:t>
      </w:r>
      <w:bookmarkEnd w:id="1431"/>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32" w:name="_Toc448227553"/>
      <w:r>
        <w:lastRenderedPageBreak/>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161E7AC8"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14394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14394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14394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14394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14394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14394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14394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14394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14394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710E5FF8"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11"/>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14394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14394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14394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14394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14394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14394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14394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14394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14394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14394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12"/>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703F449B"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5"/>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14394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14394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14394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14394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14394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14394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14394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14394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14394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14394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14394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060A6772"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14394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14394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14394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14394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14394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14394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14394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14394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14394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14394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14394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14394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14394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14394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14394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14394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14394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14394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14394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14394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7"/>
            </w:r>
            <w:r>
              <w:t>;</w:t>
            </w:r>
          </w:p>
          <w:p w14:paraId="38DFDD79" w14:textId="77777777" w:rsidR="0047441D" w:rsidRDefault="0047441D" w:rsidP="0047441D">
            <w:pPr>
              <w:pStyle w:val="EngHang"/>
            </w:pPr>
            <w:r>
              <w:t>He sent them “the Father of Peace</w:t>
            </w:r>
            <w:r>
              <w:rPr>
                <w:rStyle w:val="FootnoteReference"/>
              </w:rPr>
              <w:footnoteReference w:id="91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9"/>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14394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14394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14394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14394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14394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14394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14394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14394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14394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14394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14394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14394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14394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14394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14394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14394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14394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14394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14394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14394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14394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14394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14394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14394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14394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14394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14394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14394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14394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14394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14394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14394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14394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14394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14394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14394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14394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14394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14394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14394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14394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14394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14394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14394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14394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14394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14394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14394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14394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14394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14394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14394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14394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14394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14394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14394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45"/>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ED1D04" w:rsidRDefault="00ED1D0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D1D04" w:rsidRDefault="00ED1D04">
      <w:pPr>
        <w:pStyle w:val="CommentText"/>
      </w:pPr>
      <w:r>
        <w:rPr>
          <w:rStyle w:val="CommentReference"/>
        </w:rPr>
        <w:annotationRef/>
      </w:r>
      <w:r>
        <w:t>Compare to various translations</w:t>
      </w:r>
    </w:p>
  </w:comment>
  <w:comment w:id="93" w:author="Windows User" w:date="2015-10-30T12:37:00Z" w:initials="WU">
    <w:p w14:paraId="00B9961B" w14:textId="77777777" w:rsidR="00ED1D04" w:rsidRDefault="00ED1D04">
      <w:pPr>
        <w:pStyle w:val="CommentText"/>
      </w:pPr>
      <w:r>
        <w:rPr>
          <w:rStyle w:val="CommentReference"/>
        </w:rPr>
        <w:annotationRef/>
      </w:r>
      <w:r>
        <w:t>Is this supposed to be doubled?</w:t>
      </w:r>
    </w:p>
  </w:comment>
  <w:comment w:id="94" w:author="Windows User" w:date="2015-11-27T20:09:00Z" w:initials="WU">
    <w:p w14:paraId="218998C8" w14:textId="77777777" w:rsidR="00ED1D04" w:rsidRDefault="00ED1D0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D1D04" w:rsidRDefault="00ED1D04">
      <w:pPr>
        <w:pStyle w:val="CommentText"/>
      </w:pPr>
      <w:r>
        <w:rPr>
          <w:rStyle w:val="CommentReference"/>
        </w:rPr>
        <w:annotationRef/>
      </w:r>
      <w:r>
        <w:t>Does this go before Creed?</w:t>
      </w:r>
    </w:p>
  </w:comment>
  <w:comment w:id="98" w:author="Windows User" w:date="2015-11-06T13:03:00Z" w:initials="WU">
    <w:p w14:paraId="6B9D0F75" w14:textId="77777777" w:rsidR="00ED1D04" w:rsidRDefault="00ED1D04">
      <w:pPr>
        <w:pStyle w:val="CommentText"/>
      </w:pPr>
      <w:r>
        <w:rPr>
          <w:rStyle w:val="CommentReference"/>
        </w:rPr>
        <w:annotationRef/>
      </w:r>
      <w:r>
        <w:t>Coptic reader has Ps 3 here!</w:t>
      </w:r>
    </w:p>
  </w:comment>
  <w:comment w:id="115" w:author="Windows User" w:date="2015-11-02T08:54:00Z" w:initials="WU">
    <w:p w14:paraId="0366F544" w14:textId="77777777" w:rsidR="00ED1D04" w:rsidRDefault="00ED1D04">
      <w:pPr>
        <w:pStyle w:val="CommentText"/>
      </w:pPr>
      <w:r>
        <w:rPr>
          <w:rStyle w:val="CommentReference"/>
        </w:rPr>
        <w:annotationRef/>
      </w:r>
      <w:r>
        <w:t>Is there a phrase missing here?</w:t>
      </w:r>
    </w:p>
  </w:comment>
  <w:comment w:id="121" w:author="Windows User" w:date="2015-10-30T08:56:00Z" w:initials="WU">
    <w:p w14:paraId="1FDBEBA0" w14:textId="77777777" w:rsidR="00ED1D04" w:rsidRDefault="00ED1D04">
      <w:pPr>
        <w:pStyle w:val="CommentText"/>
      </w:pPr>
      <w:r>
        <w:rPr>
          <w:rStyle w:val="CommentReference"/>
        </w:rPr>
        <w:annotationRef/>
      </w:r>
      <w:r>
        <w:t>Should Glory be be here?</w:t>
      </w:r>
    </w:p>
  </w:comment>
  <w:comment w:id="126" w:author="Windows User" w:date="2015-10-30T08:56:00Z" w:initials="BS">
    <w:p w14:paraId="0DA71926" w14:textId="77777777" w:rsidR="00ED1D04" w:rsidRDefault="00ED1D04">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ED1D04" w:rsidRDefault="00ED1D04" w:rsidP="000278EC">
      <w:pPr>
        <w:pStyle w:val="CommentText"/>
      </w:pPr>
      <w:r>
        <w:rPr>
          <w:rStyle w:val="CommentReference"/>
        </w:rPr>
        <w:annotationRef/>
      </w:r>
      <w:r>
        <w:t>Gives light? Enlightens?</w:t>
      </w:r>
    </w:p>
  </w:comment>
  <w:comment w:id="161" w:author="Windows User" w:date="2015-10-30T08:56:00Z" w:initials="WU">
    <w:p w14:paraId="274DD96D" w14:textId="77777777" w:rsidR="00ED1D04" w:rsidRDefault="00ED1D04">
      <w:pPr>
        <w:pStyle w:val="CommentText"/>
      </w:pPr>
      <w:r>
        <w:rPr>
          <w:rStyle w:val="CommentReference"/>
        </w:rPr>
        <w:annotationRef/>
      </w:r>
      <w:r>
        <w:t>split after this vs?</w:t>
      </w:r>
    </w:p>
  </w:comment>
  <w:comment w:id="162" w:author="Windows User" w:date="2015-10-30T08:56:00Z" w:initials="WU">
    <w:p w14:paraId="709B00B0" w14:textId="77777777" w:rsidR="00ED1D04" w:rsidRDefault="00ED1D04">
      <w:pPr>
        <w:pStyle w:val="CommentText"/>
      </w:pPr>
      <w:r>
        <w:rPr>
          <w:rStyle w:val="CommentReference"/>
        </w:rPr>
        <w:annotationRef/>
      </w:r>
      <w:r>
        <w:t>Better word than prelate?</w:t>
      </w:r>
    </w:p>
  </w:comment>
  <w:comment w:id="197" w:author="Windows User" w:date="2015-11-04T08:53:00Z" w:initials="WU">
    <w:p w14:paraId="057654D4" w14:textId="77777777" w:rsidR="00ED1D04" w:rsidRDefault="00ED1D04">
      <w:pPr>
        <w:pStyle w:val="CommentText"/>
      </w:pPr>
      <w:r>
        <w:rPr>
          <w:rStyle w:val="CommentReference"/>
        </w:rPr>
        <w:annotationRef/>
      </w:r>
      <w:r>
        <w:t>Life giver or giver of life?</w:t>
      </w:r>
    </w:p>
  </w:comment>
  <w:comment w:id="198" w:author="Windows User" w:date="2015-11-04T08:54:00Z" w:initials="WU">
    <w:p w14:paraId="27A10A48" w14:textId="77777777" w:rsidR="00ED1D04" w:rsidRDefault="00ED1D04">
      <w:pPr>
        <w:pStyle w:val="CommentText"/>
      </w:pPr>
      <w:r>
        <w:rPr>
          <w:rStyle w:val="CommentReference"/>
        </w:rPr>
        <w:annotationRef/>
      </w:r>
      <w:r>
        <w:t>Fix. Middle of this got deleted.</w:t>
      </w:r>
    </w:p>
  </w:comment>
  <w:comment w:id="209" w:author="Windows User" w:date="2015-10-30T08:56:00Z" w:initials="BS">
    <w:p w14:paraId="681427A6" w14:textId="77777777" w:rsidR="00ED1D04" w:rsidRDefault="00ED1D04">
      <w:pPr>
        <w:pStyle w:val="CommentText"/>
      </w:pPr>
      <w:r>
        <w:rPr>
          <w:rStyle w:val="CommentReference"/>
        </w:rPr>
        <w:annotationRef/>
      </w:r>
      <w:r>
        <w:t>coptic has confess</w:t>
      </w:r>
    </w:p>
  </w:comment>
  <w:comment w:id="233" w:author="Microsoft Office User" w:date="2015-12-11T19:51:00Z" w:initials="Office">
    <w:p w14:paraId="37A50849" w14:textId="7A27E5BD" w:rsidR="00ED1D04" w:rsidRDefault="00ED1D04">
      <w:pPr>
        <w:pStyle w:val="CommentText"/>
      </w:pPr>
      <w:r>
        <w:rPr>
          <w:rStyle w:val="CommentReference"/>
        </w:rPr>
        <w:annotationRef/>
      </w:r>
      <w:r>
        <w:t>this one needs rewording</w:t>
      </w:r>
    </w:p>
  </w:comment>
  <w:comment w:id="325" w:author="Windows User" w:date="2015-11-02T12:45:00Z" w:initials="WU">
    <w:p w14:paraId="7D99A743" w14:textId="77777777" w:rsidR="00ED1D04" w:rsidRDefault="00ED1D04"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ED1D04" w:rsidRDefault="00ED1D04" w:rsidP="00D31F38">
      <w:pPr>
        <w:pStyle w:val="CommentText"/>
      </w:pPr>
      <w:r>
        <w:rPr>
          <w:rStyle w:val="CommentReference"/>
        </w:rPr>
        <w:annotationRef/>
      </w:r>
      <w:r>
        <w:t>flesh or body?</w:t>
      </w:r>
    </w:p>
  </w:comment>
  <w:comment w:id="327" w:author="Windows User" w:date="2015-10-30T08:56:00Z" w:initials="WU">
    <w:p w14:paraId="0375B80F" w14:textId="77777777" w:rsidR="00ED1D04" w:rsidRDefault="00ED1D04" w:rsidP="00D31F38">
      <w:pPr>
        <w:pStyle w:val="CommentText"/>
      </w:pPr>
      <w:r>
        <w:rPr>
          <w:rStyle w:val="CommentReference"/>
        </w:rPr>
        <w:annotationRef/>
      </w:r>
      <w:r>
        <w:t>Send up, or ascribe?</w:t>
      </w:r>
    </w:p>
  </w:comment>
  <w:comment w:id="328" w:author="Windows User" w:date="2015-10-30T08:56:00Z" w:initials="WU">
    <w:p w14:paraId="5622D018" w14:textId="77777777" w:rsidR="00ED1D04" w:rsidRDefault="00ED1D04" w:rsidP="00D31F38">
      <w:pPr>
        <w:pStyle w:val="CommentText"/>
      </w:pPr>
      <w:r>
        <w:rPr>
          <w:rStyle w:val="CommentReference"/>
        </w:rPr>
        <w:annotationRef/>
      </w:r>
      <w:r>
        <w:t>doxology or glorification?</w:t>
      </w:r>
    </w:p>
  </w:comment>
  <w:comment w:id="329" w:author="Windows User" w:date="2015-10-30T08:56:00Z" w:initials="WU">
    <w:p w14:paraId="10960ED9" w14:textId="77777777" w:rsidR="00ED1D04" w:rsidRDefault="00ED1D04"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ED1D04" w:rsidRDefault="00ED1D04" w:rsidP="00D31F38">
      <w:pPr>
        <w:pStyle w:val="CommentText"/>
      </w:pPr>
      <w:r>
        <w:rPr>
          <w:rStyle w:val="CommentReference"/>
        </w:rPr>
        <w:annotationRef/>
      </w:r>
      <w:r>
        <w:t>You?</w:t>
      </w:r>
    </w:p>
  </w:comment>
  <w:comment w:id="331" w:author="Windows User" w:date="2015-10-30T08:56:00Z" w:initials="WU">
    <w:p w14:paraId="744CF838" w14:textId="77777777" w:rsidR="00ED1D04" w:rsidRDefault="00ED1D04"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ED1D04" w:rsidRDefault="00ED1D04"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ED1D04" w:rsidRDefault="00ED1D04" w:rsidP="00D31F38">
      <w:pPr>
        <w:pStyle w:val="CommentText"/>
      </w:pPr>
      <w:r>
        <w:rPr>
          <w:rStyle w:val="CommentReference"/>
        </w:rPr>
        <w:annotationRef/>
      </w:r>
      <w:r>
        <w:t>supplication or cry?</w:t>
      </w:r>
    </w:p>
  </w:comment>
  <w:comment w:id="334" w:author="Windows User" w:date="2015-10-30T08:56:00Z" w:initials="WU">
    <w:p w14:paraId="4FD2340C" w14:textId="77777777" w:rsidR="00ED1D04" w:rsidRDefault="00ED1D04"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ED1D04" w:rsidRDefault="00ED1D04" w:rsidP="00D31F38">
      <w:pPr>
        <w:pStyle w:val="CommentText"/>
      </w:pPr>
      <w:r>
        <w:rPr>
          <w:rStyle w:val="CommentReference"/>
        </w:rPr>
        <w:annotationRef/>
      </w:r>
      <w:r>
        <w:t>revive or deliver?</w:t>
      </w:r>
    </w:p>
  </w:comment>
  <w:comment w:id="336" w:author="Windows User" w:date="2015-10-30T08:56:00Z" w:initials="WU">
    <w:p w14:paraId="45934B86" w14:textId="77777777" w:rsidR="00ED1D04" w:rsidRDefault="00ED1D04"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ED1D04" w:rsidRDefault="00ED1D04" w:rsidP="00D31F38">
      <w:pPr>
        <w:pStyle w:val="CommentText"/>
      </w:pPr>
      <w:r>
        <w:rPr>
          <w:rStyle w:val="CommentReference"/>
        </w:rPr>
        <w:annotationRef/>
      </w:r>
      <w:r>
        <w:t>blessing or praise?</w:t>
      </w:r>
    </w:p>
  </w:comment>
  <w:comment w:id="338" w:author="Windows User" w:date="2015-10-30T08:56:00Z" w:initials="WU">
    <w:p w14:paraId="30167A78" w14:textId="77777777" w:rsidR="00ED1D04" w:rsidRDefault="00ED1D04"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ED1D04" w:rsidRDefault="00ED1D04" w:rsidP="00D31F38">
      <w:pPr>
        <w:pStyle w:val="CommentText"/>
      </w:pPr>
      <w:r>
        <w:rPr>
          <w:rStyle w:val="CommentReference"/>
        </w:rPr>
        <w:annotationRef/>
      </w:r>
      <w:r>
        <w:t>rightous, true, or truth?</w:t>
      </w:r>
    </w:p>
  </w:comment>
  <w:comment w:id="340" w:author="Windows User" w:date="2015-10-30T08:56:00Z" w:initials="WU">
    <w:p w14:paraId="668FF70C" w14:textId="77777777" w:rsidR="00ED1D04" w:rsidRDefault="00ED1D04" w:rsidP="00D31F38">
      <w:pPr>
        <w:pStyle w:val="CommentText"/>
      </w:pPr>
      <w:r>
        <w:rPr>
          <w:rStyle w:val="CommentReference"/>
        </w:rPr>
        <w:annotationRef/>
      </w:r>
      <w:r>
        <w:t>meditation, or delight?</w:t>
      </w:r>
    </w:p>
  </w:comment>
  <w:comment w:id="341" w:author="Windows User" w:date="2015-10-30T08:56:00Z" w:initials="WU">
    <w:p w14:paraId="3C05865D" w14:textId="77777777" w:rsidR="00ED1D04" w:rsidRDefault="00ED1D04" w:rsidP="00D31F38">
      <w:pPr>
        <w:pStyle w:val="CommentText"/>
      </w:pPr>
      <w:r>
        <w:rPr>
          <w:rStyle w:val="CommentReference"/>
        </w:rPr>
        <w:annotationRef/>
      </w:r>
      <w:r>
        <w:t>forever or always?</w:t>
      </w:r>
    </w:p>
  </w:comment>
  <w:comment w:id="342" w:author="Windows User" w:date="2015-10-30T08:56:00Z" w:initials="WU">
    <w:p w14:paraId="3B00730E" w14:textId="77777777" w:rsidR="00ED1D04" w:rsidRDefault="00ED1D04" w:rsidP="00D31F38">
      <w:pPr>
        <w:pStyle w:val="CommentText"/>
      </w:pPr>
      <w:r>
        <w:rPr>
          <w:rStyle w:val="CommentReference"/>
        </w:rPr>
        <w:annotationRef/>
      </w:r>
      <w:r>
        <w:t>and forever?</w:t>
      </w:r>
    </w:p>
  </w:comment>
  <w:comment w:id="343" w:author="Windows User" w:date="2015-10-30T08:56:00Z" w:initials="WU">
    <w:p w14:paraId="1B4AAEB0" w14:textId="77777777" w:rsidR="00ED1D04" w:rsidRDefault="00ED1D04" w:rsidP="00D31F38">
      <w:pPr>
        <w:pStyle w:val="CommentText"/>
      </w:pPr>
      <w:r>
        <w:rPr>
          <w:rStyle w:val="CommentReference"/>
        </w:rPr>
        <w:annotationRef/>
      </w:r>
      <w:r>
        <w:t>be?</w:t>
      </w:r>
    </w:p>
  </w:comment>
  <w:comment w:id="344" w:author="Windows User" w:date="2015-10-30T08:56:00Z" w:initials="WU">
    <w:p w14:paraId="1B1C5E2C" w14:textId="77777777" w:rsidR="00ED1D04" w:rsidRDefault="00ED1D04" w:rsidP="00D31F38">
      <w:pPr>
        <w:pStyle w:val="CommentText"/>
      </w:pPr>
      <w:r>
        <w:rPr>
          <w:rStyle w:val="CommentReference"/>
        </w:rPr>
        <w:annotationRef/>
      </w:r>
      <w:r>
        <w:t>be?</w:t>
      </w:r>
    </w:p>
  </w:comment>
  <w:comment w:id="345" w:author="Windows User" w:date="2015-10-30T08:56:00Z" w:initials="WU">
    <w:p w14:paraId="2A55755C" w14:textId="77777777" w:rsidR="00ED1D04" w:rsidRDefault="00ED1D04"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ED1D04" w:rsidRDefault="00ED1D04" w:rsidP="00D31F38">
      <w:pPr>
        <w:pStyle w:val="CommentText"/>
      </w:pPr>
      <w:r>
        <w:rPr>
          <w:rStyle w:val="CommentReference"/>
        </w:rPr>
        <w:annotationRef/>
      </w:r>
      <w:r>
        <w:t>utter or declare?</w:t>
      </w:r>
    </w:p>
  </w:comment>
  <w:comment w:id="353" w:author="Windows User" w:date="2015-10-30T08:56:00Z" w:initials="BS">
    <w:p w14:paraId="5E20C97F" w14:textId="77777777" w:rsidR="00ED1D04" w:rsidRDefault="00ED1D04" w:rsidP="00D31F38">
      <w:pPr>
        <w:pStyle w:val="CommentText"/>
      </w:pPr>
      <w:r>
        <w:rPr>
          <w:rStyle w:val="CommentReference"/>
        </w:rPr>
        <w:annotationRef/>
      </w:r>
      <w:r>
        <w:t>look at? look upon? regard?</w:t>
      </w:r>
    </w:p>
  </w:comment>
  <w:comment w:id="354" w:author="Windows User" w:date="2015-10-30T08:56:00Z" w:initials="BS">
    <w:p w14:paraId="2ADF0207" w14:textId="77777777" w:rsidR="00ED1D04" w:rsidRDefault="00ED1D04" w:rsidP="00D31F38">
      <w:pPr>
        <w:pStyle w:val="CommentText"/>
      </w:pPr>
      <w:r>
        <w:rPr>
          <w:rStyle w:val="CommentReference"/>
        </w:rPr>
        <w:annotationRef/>
      </w:r>
      <w:r>
        <w:t>no one?</w:t>
      </w:r>
    </w:p>
  </w:comment>
  <w:comment w:id="355" w:author="Windows User" w:date="2015-10-30T08:56:00Z" w:initials="BS">
    <w:p w14:paraId="485D87CE" w14:textId="77777777" w:rsidR="00ED1D04" w:rsidRDefault="00ED1D04" w:rsidP="00D31F38">
      <w:pPr>
        <w:pStyle w:val="CommentText"/>
      </w:pPr>
      <w:r>
        <w:rPr>
          <w:rStyle w:val="CommentReference"/>
        </w:rPr>
        <w:annotationRef/>
      </w:r>
      <w:r>
        <w:t>in?</w:t>
      </w:r>
    </w:p>
    <w:p w14:paraId="472FCBB1" w14:textId="77777777" w:rsidR="00ED1D04" w:rsidRDefault="00ED1D04" w:rsidP="00D31F38">
      <w:pPr>
        <w:pStyle w:val="CommentText"/>
      </w:pPr>
    </w:p>
  </w:comment>
  <w:comment w:id="356" w:author="Windows User" w:date="2015-10-30T08:56:00Z" w:initials="BS">
    <w:p w14:paraId="0FA627AF" w14:textId="77777777" w:rsidR="00ED1D04" w:rsidRDefault="00ED1D04" w:rsidP="00D31F38">
      <w:pPr>
        <w:pStyle w:val="CommentText"/>
      </w:pPr>
      <w:r>
        <w:rPr>
          <w:rStyle w:val="CommentReference"/>
        </w:rPr>
        <w:annotationRef/>
      </w:r>
      <w:r>
        <w:t>before?</w:t>
      </w:r>
    </w:p>
  </w:comment>
  <w:comment w:id="357" w:author="Windows User" w:date="2015-10-30T08:56:00Z" w:initials="BS">
    <w:p w14:paraId="744D2B01" w14:textId="77777777" w:rsidR="00ED1D04" w:rsidRDefault="00ED1D04"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ED1D04" w:rsidRDefault="00ED1D04"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ED1D04" w:rsidRDefault="00ED1D04"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ED1D04" w:rsidRDefault="00ED1D04"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ED1D04" w:rsidRDefault="00ED1D04" w:rsidP="00D31F38">
      <w:pPr>
        <w:pStyle w:val="CommentText"/>
      </w:pPr>
      <w:r>
        <w:rPr>
          <w:rStyle w:val="CommentReference"/>
        </w:rPr>
        <w:annotationRef/>
      </w:r>
      <w:r>
        <w:t>spices or ointment</w:t>
      </w:r>
    </w:p>
  </w:comment>
  <w:comment w:id="362" w:author="Windows User" w:date="2015-10-30T08:56:00Z" w:initials="BS">
    <w:p w14:paraId="5C973492" w14:textId="77777777" w:rsidR="00ED1D04" w:rsidRDefault="00ED1D04" w:rsidP="00D31F38">
      <w:pPr>
        <w:pStyle w:val="CommentText"/>
      </w:pPr>
      <w:r>
        <w:rPr>
          <w:rStyle w:val="CommentReference"/>
        </w:rPr>
        <w:annotationRef/>
      </w:r>
      <w:r>
        <w:t>Is risen or has risen?</w:t>
      </w:r>
    </w:p>
  </w:comment>
  <w:comment w:id="363" w:author="Windows User" w:date="2015-10-30T08:56:00Z" w:initials="BS">
    <w:p w14:paraId="2FC8AFF7" w14:textId="77777777" w:rsidR="00ED1D04" w:rsidRDefault="00ED1D04"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ED1D04" w:rsidRDefault="00ED1D0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ED1D04" w:rsidRDefault="00ED1D04" w:rsidP="00D31F38">
      <w:pPr>
        <w:pStyle w:val="CommentText"/>
      </w:pPr>
      <w:r>
        <w:rPr>
          <w:rStyle w:val="CommentReference"/>
        </w:rPr>
        <w:annotationRef/>
      </w:r>
      <w:r>
        <w:t xml:space="preserve">decay? </w:t>
      </w:r>
    </w:p>
  </w:comment>
  <w:comment w:id="366" w:author="Windows User" w:date="2015-10-30T08:56:00Z" w:initials="WU">
    <w:p w14:paraId="70A28C39" w14:textId="77777777" w:rsidR="00ED1D04" w:rsidRDefault="00ED1D04"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ED1D04" w:rsidRDefault="00ED1D04"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ED1D04" w:rsidRDefault="00ED1D04"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ED1D04" w:rsidRDefault="00ED1D04"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ED1D04" w:rsidRDefault="00ED1D04"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ED1D04" w:rsidRDefault="00ED1D04" w:rsidP="00D31F38">
      <w:pPr>
        <w:pStyle w:val="CommentText"/>
      </w:pPr>
      <w:r>
        <w:rPr>
          <w:rStyle w:val="CommentReference"/>
        </w:rPr>
        <w:annotationRef/>
      </w:r>
      <w:r>
        <w:t>crushed or destroyed?</w:t>
      </w:r>
    </w:p>
  </w:comment>
  <w:comment w:id="372" w:author="Windows User" w:date="2015-10-30T08:56:00Z" w:initials="WU">
    <w:p w14:paraId="2D37744E" w14:textId="77777777" w:rsidR="00ED1D04" w:rsidRDefault="00ED1D04"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ED1D04" w:rsidRDefault="00ED1D04" w:rsidP="00D31F38">
      <w:pPr>
        <w:pStyle w:val="CommentText"/>
      </w:pPr>
      <w:r>
        <w:rPr>
          <w:rStyle w:val="CommentReference"/>
        </w:rPr>
        <w:annotationRef/>
      </w:r>
      <w:r>
        <w:t>sent or sent forth?</w:t>
      </w:r>
    </w:p>
  </w:comment>
  <w:comment w:id="374" w:author="Windows User" w:date="2015-10-30T08:56:00Z" w:initials="WU">
    <w:p w14:paraId="6E78BA80" w14:textId="77777777" w:rsidR="00ED1D04" w:rsidRDefault="00ED1D04" w:rsidP="00D31F38">
      <w:pPr>
        <w:pStyle w:val="CommentText"/>
      </w:pPr>
      <w:r>
        <w:rPr>
          <w:rStyle w:val="CommentReference"/>
        </w:rPr>
        <w:annotationRef/>
      </w:r>
      <w:r>
        <w:t>or saints? ft note?</w:t>
      </w:r>
    </w:p>
  </w:comment>
  <w:comment w:id="375" w:author="Windows User" w:date="2015-10-30T08:56:00Z" w:initials="WU">
    <w:p w14:paraId="2897BA2F" w14:textId="77777777" w:rsidR="00ED1D04" w:rsidRDefault="00ED1D04"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ED1D04" w:rsidRDefault="00ED1D04" w:rsidP="00D31F38">
      <w:pPr>
        <w:pStyle w:val="CommentText"/>
      </w:pPr>
      <w:r>
        <w:rPr>
          <w:rStyle w:val="CommentReference"/>
        </w:rPr>
        <w:annotationRef/>
      </w:r>
      <w:r>
        <w:t>redeemed? or chose?</w:t>
      </w:r>
    </w:p>
  </w:comment>
  <w:comment w:id="377" w:author="Windows User" w:date="2015-10-30T08:56:00Z" w:initials="WU">
    <w:p w14:paraId="0E9DC1B8" w14:textId="77777777" w:rsidR="00ED1D04" w:rsidRDefault="00ED1D04"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ED1D04" w:rsidRDefault="00ED1D04" w:rsidP="00D31F38">
      <w:pPr>
        <w:pStyle w:val="CommentText"/>
      </w:pPr>
      <w:r>
        <w:rPr>
          <w:rStyle w:val="CommentReference"/>
        </w:rPr>
        <w:annotationRef/>
      </w:r>
      <w:r>
        <w:t>Nets has pangs.</w:t>
      </w:r>
    </w:p>
  </w:comment>
  <w:comment w:id="379" w:author="Windows User" w:date="2015-10-30T08:56:00Z" w:initials="WU">
    <w:p w14:paraId="6297DC8C" w14:textId="77777777" w:rsidR="00ED1D04" w:rsidRDefault="00ED1D04"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ED1D04" w:rsidRDefault="00ED1D04"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ED1D04" w:rsidRDefault="00ED1D04"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ED1D04" w:rsidRDefault="00ED1D04" w:rsidP="00D31F38">
      <w:pPr>
        <w:pStyle w:val="CommentText"/>
      </w:pPr>
      <w:r>
        <w:rPr>
          <w:rStyle w:val="CommentReference"/>
        </w:rPr>
        <w:annotationRef/>
      </w:r>
      <w:r>
        <w:t>For? or Since?</w:t>
      </w:r>
    </w:p>
  </w:comment>
  <w:comment w:id="383" w:author="Windows User" w:date="2015-10-30T08:56:00Z" w:initials="WU">
    <w:p w14:paraId="031A7CF6" w14:textId="77777777" w:rsidR="00ED1D04" w:rsidRDefault="00ED1D04"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ED1D04" w:rsidRDefault="00ED1D04">
      <w:pPr>
        <w:pStyle w:val="CommentText"/>
      </w:pPr>
      <w:r>
        <w:rPr>
          <w:rStyle w:val="CommentReference"/>
        </w:rPr>
        <w:annotationRef/>
      </w:r>
      <w:r>
        <w:t>Or “he has greatly glorified Himself, as NETS?</w:t>
      </w:r>
    </w:p>
  </w:comment>
  <w:comment w:id="385" w:author="Windows User" w:date="2015-10-30T08:56:00Z" w:initials="WU">
    <w:p w14:paraId="2A38A2FD" w14:textId="77777777" w:rsidR="00ED1D04" w:rsidRDefault="00ED1D04"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ED1D04" w:rsidRDefault="00ED1D04"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ED1D04" w:rsidRDefault="00ED1D04" w:rsidP="00D31F38">
      <w:pPr>
        <w:pStyle w:val="CommentText"/>
      </w:pPr>
      <w:r>
        <w:rPr>
          <w:rStyle w:val="CommentReference"/>
        </w:rPr>
        <w:annotationRef/>
      </w:r>
      <w:r>
        <w:t>path or walkway?</w:t>
      </w:r>
    </w:p>
  </w:comment>
  <w:comment w:id="393" w:author="Brett Slote" w:date="2015-10-30T08:56:00Z" w:initials="BS">
    <w:p w14:paraId="049D3BBD" w14:textId="77777777" w:rsidR="00ED1D04" w:rsidRDefault="00ED1D04"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ED1D04" w:rsidRDefault="00ED1D04"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ED1D04" w:rsidRDefault="00ED1D04"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ED1D04" w:rsidRDefault="00ED1D04" w:rsidP="00D31F38">
      <w:pPr>
        <w:pStyle w:val="CommentText"/>
      </w:pPr>
      <w:r>
        <w:rPr>
          <w:rStyle w:val="CommentReference"/>
        </w:rPr>
        <w:annotationRef/>
      </w:r>
      <w:r>
        <w:t>praising or singing?</w:t>
      </w:r>
    </w:p>
  </w:comment>
  <w:comment w:id="397" w:author="Windows User" w:date="2015-10-30T08:56:00Z" w:initials="WU">
    <w:p w14:paraId="56B7B31B" w14:textId="77777777" w:rsidR="00ED1D04" w:rsidRDefault="00ED1D04"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ED1D04" w:rsidRDefault="00ED1D04" w:rsidP="00344A59">
      <w:pPr>
        <w:pStyle w:val="CommentText"/>
      </w:pPr>
      <w:r>
        <w:rPr>
          <w:rStyle w:val="CommentReference"/>
        </w:rPr>
        <w:annotationRef/>
      </w:r>
      <w:r>
        <w:t>check</w:t>
      </w:r>
    </w:p>
  </w:comment>
  <w:comment w:id="414" w:author="Windows User" w:date="2015-10-30T08:56:00Z" w:initials="BS">
    <w:p w14:paraId="396316C8" w14:textId="77777777" w:rsidR="00ED1D04" w:rsidRDefault="00ED1D04" w:rsidP="00344A59">
      <w:pPr>
        <w:pStyle w:val="CommentText"/>
      </w:pPr>
      <w:r>
        <w:rPr>
          <w:rStyle w:val="CommentReference"/>
        </w:rPr>
        <w:annotationRef/>
      </w:r>
      <w:r>
        <w:t>clearly the missing vs above belongs</w:t>
      </w:r>
    </w:p>
  </w:comment>
  <w:comment w:id="423" w:author="Windows User" w:date="2015-10-30T08:56:00Z" w:initials="BS">
    <w:p w14:paraId="19C504AB" w14:textId="77777777" w:rsidR="00ED1D04" w:rsidRDefault="00ED1D0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4" w:author="Windows User" w:date="2015-10-30T08:56:00Z" w:initials="BS">
    <w:p w14:paraId="3650E160" w14:textId="77777777" w:rsidR="00ED1D04" w:rsidRDefault="00ED1D04" w:rsidP="00D31F38">
      <w:pPr>
        <w:pStyle w:val="CommentText"/>
      </w:pPr>
      <w:r>
        <w:rPr>
          <w:rStyle w:val="CommentReference"/>
        </w:rPr>
        <w:annotationRef/>
      </w:r>
      <w:r>
        <w:t>heavens?</w:t>
      </w:r>
    </w:p>
  </w:comment>
  <w:comment w:id="425" w:author="Windows User" w:date="2015-10-30T08:56:00Z" w:initials="BS">
    <w:p w14:paraId="57E2DDC4" w14:textId="77777777" w:rsidR="00ED1D04" w:rsidRDefault="00ED1D04" w:rsidP="00D31F38">
      <w:pPr>
        <w:pStyle w:val="CommentText"/>
      </w:pPr>
      <w:r>
        <w:rPr>
          <w:rStyle w:val="CommentReference"/>
        </w:rPr>
        <w:annotationRef/>
      </w:r>
      <w:r>
        <w:t>NETS omits clouds</w:t>
      </w:r>
    </w:p>
  </w:comment>
  <w:comment w:id="426" w:author="Windows User" w:date="2015-10-30T08:56:00Z" w:initials="BS">
    <w:p w14:paraId="35628364" w14:textId="77777777" w:rsidR="00ED1D04" w:rsidRDefault="00ED1D04" w:rsidP="00D31F38">
      <w:pPr>
        <w:pStyle w:val="CommentText"/>
      </w:pPr>
      <w:r>
        <w:rPr>
          <w:rStyle w:val="CommentReference"/>
        </w:rPr>
        <w:annotationRef/>
      </w:r>
      <w:r>
        <w:t>NETS omits this vs</w:t>
      </w:r>
    </w:p>
  </w:comment>
  <w:comment w:id="427" w:author="Windows User" w:date="2015-10-30T08:56:00Z" w:initials="BS">
    <w:p w14:paraId="1F576F58" w14:textId="77777777" w:rsidR="00ED1D04" w:rsidRDefault="00ED1D04" w:rsidP="00D31F38">
      <w:pPr>
        <w:pStyle w:val="CommentText"/>
      </w:pPr>
      <w:r>
        <w:rPr>
          <w:rStyle w:val="CommentReference"/>
        </w:rPr>
        <w:annotationRef/>
      </w:r>
      <w:r>
        <w:t>NETS has falling snow which matches AI hoar frosts.</w:t>
      </w:r>
    </w:p>
  </w:comment>
  <w:comment w:id="428" w:author="Windows User" w:date="2015-10-30T08:56:00Z" w:initials="BS">
    <w:p w14:paraId="7857388A" w14:textId="77777777" w:rsidR="00ED1D04" w:rsidRDefault="00ED1D04" w:rsidP="00D31F38">
      <w:pPr>
        <w:pStyle w:val="CommentText"/>
      </w:pPr>
      <w:r>
        <w:rPr>
          <w:rStyle w:val="CommentReference"/>
        </w:rPr>
        <w:annotationRef/>
      </w:r>
      <w:r>
        <w:t>reversed ice and hoarfrosts of this vs and last to match NETS. Coptic?</w:t>
      </w:r>
    </w:p>
  </w:comment>
  <w:comment w:id="429" w:author="Windows User" w:date="2015-10-30T08:56:00Z" w:initials="BS">
    <w:p w14:paraId="45210177" w14:textId="77777777" w:rsidR="00ED1D04" w:rsidRDefault="00ED1D04" w:rsidP="00D31F38">
      <w:pPr>
        <w:pStyle w:val="CommentText"/>
      </w:pPr>
      <w:r>
        <w:rPr>
          <w:rStyle w:val="CommentReference"/>
        </w:rPr>
        <w:annotationRef/>
      </w:r>
      <w:r>
        <w:t>NETS switches this vs with next</w:t>
      </w:r>
    </w:p>
  </w:comment>
  <w:comment w:id="430" w:author="Windows User" w:date="2015-11-04T08:55:00Z" w:initials="WU">
    <w:p w14:paraId="1E420B79" w14:textId="77777777" w:rsidR="00ED1D04" w:rsidRDefault="00ED1D04" w:rsidP="00D31F38">
      <w:pPr>
        <w:pStyle w:val="CommentText"/>
      </w:pPr>
      <w:r>
        <w:rPr>
          <w:rStyle w:val="CommentReference"/>
        </w:rPr>
        <w:annotationRef/>
      </w:r>
      <w:r>
        <w:t>Get rid of ye’s!</w:t>
      </w:r>
    </w:p>
  </w:comment>
  <w:comment w:id="431" w:author="Windows User" w:date="2015-10-30T08:56:00Z" w:initials="BS">
    <w:p w14:paraId="66BEE13E" w14:textId="77777777" w:rsidR="00ED1D04" w:rsidRDefault="00ED1D04" w:rsidP="00D31F38">
      <w:pPr>
        <w:pStyle w:val="CommentText"/>
      </w:pPr>
      <w:r>
        <w:rPr>
          <w:rStyle w:val="CommentReference"/>
        </w:rPr>
        <w:annotationRef/>
      </w:r>
      <w:r>
        <w:t>NETS has sea-monsters</w:t>
      </w:r>
    </w:p>
  </w:comment>
  <w:comment w:id="432" w:author="Windows User" w:date="2015-10-30T08:56:00Z" w:initials="BS">
    <w:p w14:paraId="43D401E2" w14:textId="77777777" w:rsidR="00ED1D04" w:rsidRDefault="00ED1D04" w:rsidP="00D31F38">
      <w:pPr>
        <w:pStyle w:val="CommentText"/>
      </w:pPr>
      <w:r>
        <w:rPr>
          <w:rStyle w:val="CommentReference"/>
        </w:rPr>
        <w:annotationRef/>
      </w:r>
      <w:r>
        <w:t>NETS has four-footed and wild animals of the land</w:t>
      </w:r>
    </w:p>
  </w:comment>
  <w:comment w:id="433" w:author="Windows User" w:date="2015-10-30T08:56:00Z" w:initials="BS">
    <w:p w14:paraId="37590655" w14:textId="77777777" w:rsidR="00ED1D04" w:rsidRDefault="00ED1D04" w:rsidP="00D31F38">
      <w:pPr>
        <w:pStyle w:val="CommentText"/>
      </w:pPr>
      <w:r>
        <w:rPr>
          <w:rStyle w:val="CommentReference"/>
        </w:rPr>
        <w:annotationRef/>
      </w:r>
      <w:r>
        <w:t>NETS has all humans on earth</w:t>
      </w:r>
    </w:p>
  </w:comment>
  <w:comment w:id="434" w:author="Windows User" w:date="2015-10-30T08:56:00Z" w:initials="BS">
    <w:p w14:paraId="6D54AC70" w14:textId="77777777" w:rsidR="00ED1D04" w:rsidRDefault="00ED1D04" w:rsidP="00D31F38">
      <w:pPr>
        <w:pStyle w:val="CommentText"/>
      </w:pPr>
      <w:r>
        <w:rPr>
          <w:rStyle w:val="CommentReference"/>
        </w:rPr>
        <w:annotationRef/>
      </w:r>
      <w:r>
        <w:t>NETS has "priests, slaves of the Lord", then omits next vs.</w:t>
      </w:r>
    </w:p>
  </w:comment>
  <w:comment w:id="435" w:author="Windows User" w:date="2015-10-30T08:56:00Z" w:initials="BS">
    <w:p w14:paraId="6468426A" w14:textId="77777777" w:rsidR="00ED1D04" w:rsidRDefault="00ED1D04" w:rsidP="00D31F38">
      <w:pPr>
        <w:pStyle w:val="CommentText"/>
      </w:pPr>
      <w:r>
        <w:rPr>
          <w:rStyle w:val="CommentReference"/>
        </w:rPr>
        <w:annotationRef/>
      </w:r>
      <w:r>
        <w:t>NETS ends quite differently</w:t>
      </w:r>
    </w:p>
  </w:comment>
  <w:comment w:id="441" w:author="Windows User" w:date="2015-10-30T08:56:00Z" w:initials="BS">
    <w:p w14:paraId="72C14B6E" w14:textId="77777777" w:rsidR="00ED1D04" w:rsidRDefault="00ED1D0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2" w:author="Windows User" w:date="2015-10-30T08:56:00Z" w:initials="BS">
    <w:p w14:paraId="43306FA7" w14:textId="77777777" w:rsidR="00ED1D04" w:rsidRDefault="00ED1D04" w:rsidP="003758F4">
      <w:pPr>
        <w:pStyle w:val="CommentText"/>
      </w:pPr>
      <w:r>
        <w:rPr>
          <w:rStyle w:val="CommentReference"/>
        </w:rPr>
        <w:annotationRef/>
      </w:r>
      <w:r>
        <w:t>heavens?</w:t>
      </w:r>
    </w:p>
  </w:comment>
  <w:comment w:id="443" w:author="Windows User" w:date="2015-10-30T08:56:00Z" w:initials="BS">
    <w:p w14:paraId="18B419AF" w14:textId="77777777" w:rsidR="00ED1D04" w:rsidRDefault="00ED1D04" w:rsidP="003758F4">
      <w:pPr>
        <w:pStyle w:val="CommentText"/>
      </w:pPr>
      <w:r>
        <w:rPr>
          <w:rStyle w:val="CommentReference"/>
        </w:rPr>
        <w:annotationRef/>
      </w:r>
      <w:r>
        <w:t>NETS has falling snow which matches AI hoar frosts.</w:t>
      </w:r>
    </w:p>
  </w:comment>
  <w:comment w:id="444" w:author="Windows User" w:date="2015-10-30T08:56:00Z" w:initials="BS">
    <w:p w14:paraId="504A050C" w14:textId="77777777" w:rsidR="00ED1D04" w:rsidRDefault="00ED1D04" w:rsidP="003758F4">
      <w:pPr>
        <w:pStyle w:val="CommentText"/>
      </w:pPr>
      <w:r>
        <w:rPr>
          <w:rStyle w:val="CommentReference"/>
        </w:rPr>
        <w:annotationRef/>
      </w:r>
      <w:r>
        <w:t>reversed ice and hoarfrosts of this vs and last to match NETS. Coptic?</w:t>
      </w:r>
    </w:p>
  </w:comment>
  <w:comment w:id="445" w:author="Windows User" w:date="2015-10-30T08:56:00Z" w:initials="BS">
    <w:p w14:paraId="42B07939" w14:textId="77777777" w:rsidR="00ED1D04" w:rsidRDefault="00ED1D04" w:rsidP="003758F4">
      <w:pPr>
        <w:pStyle w:val="CommentText"/>
      </w:pPr>
      <w:r>
        <w:rPr>
          <w:rStyle w:val="CommentReference"/>
        </w:rPr>
        <w:annotationRef/>
      </w:r>
      <w:r>
        <w:t>NETS switches this vs with next</w:t>
      </w:r>
    </w:p>
  </w:comment>
  <w:comment w:id="446" w:author="Windows User" w:date="2015-10-30T08:56:00Z" w:initials="BS">
    <w:p w14:paraId="0D31DB4D" w14:textId="77777777" w:rsidR="00ED1D04" w:rsidRDefault="00ED1D04" w:rsidP="003758F4">
      <w:pPr>
        <w:pStyle w:val="CommentText"/>
      </w:pPr>
      <w:r>
        <w:rPr>
          <w:rStyle w:val="CommentReference"/>
        </w:rPr>
        <w:annotationRef/>
      </w:r>
      <w:r>
        <w:t>NETS has all humans on earth</w:t>
      </w:r>
    </w:p>
  </w:comment>
  <w:comment w:id="447" w:author="Windows User" w:date="2015-10-30T08:56:00Z" w:initials="BS">
    <w:p w14:paraId="4CB6D1D8" w14:textId="77777777" w:rsidR="00ED1D04" w:rsidRDefault="00ED1D04" w:rsidP="003758F4">
      <w:pPr>
        <w:pStyle w:val="CommentText"/>
      </w:pPr>
      <w:r>
        <w:rPr>
          <w:rStyle w:val="CommentReference"/>
        </w:rPr>
        <w:annotationRef/>
      </w:r>
      <w:r>
        <w:t>NETS has "priests, slaves of the Lord", then omits next vs.</w:t>
      </w:r>
    </w:p>
  </w:comment>
  <w:comment w:id="448" w:author="Windows User" w:date="2015-10-30T08:56:00Z" w:initials="BS">
    <w:p w14:paraId="1C9D2024" w14:textId="77777777" w:rsidR="00ED1D04" w:rsidRDefault="00ED1D04" w:rsidP="003758F4">
      <w:pPr>
        <w:pStyle w:val="CommentText"/>
      </w:pPr>
      <w:r>
        <w:rPr>
          <w:rStyle w:val="CommentReference"/>
        </w:rPr>
        <w:annotationRef/>
      </w:r>
      <w:r>
        <w:t>NETS ends quite differently</w:t>
      </w:r>
    </w:p>
  </w:comment>
  <w:comment w:id="449" w:author="Windows User" w:date="2015-10-30T08:56:00Z" w:initials="BS">
    <w:p w14:paraId="499D113D" w14:textId="77777777" w:rsidR="00ED1D04" w:rsidRDefault="00ED1D04" w:rsidP="00D31F38">
      <w:pPr>
        <w:pStyle w:val="CommentText"/>
      </w:pPr>
      <w:r>
        <w:rPr>
          <w:rStyle w:val="CommentReference"/>
        </w:rPr>
        <w:annotationRef/>
      </w:r>
      <w:r>
        <w:t>giver, or maker?</w:t>
      </w:r>
    </w:p>
  </w:comment>
  <w:comment w:id="450" w:author="Windows User" w:date="2015-10-30T08:56:00Z" w:initials="BS">
    <w:p w14:paraId="29AB3125" w14:textId="77777777" w:rsidR="00ED1D04" w:rsidRDefault="00ED1D04" w:rsidP="00D31F38">
      <w:pPr>
        <w:pStyle w:val="CommentText"/>
      </w:pPr>
      <w:r>
        <w:rPr>
          <w:rStyle w:val="CommentReference"/>
        </w:rPr>
        <w:annotationRef/>
      </w:r>
      <w:r>
        <w:t>even NETS has Hananias</w:t>
      </w:r>
    </w:p>
  </w:comment>
  <w:comment w:id="451" w:author="Windows User" w:date="2015-10-30T08:56:00Z" w:initials="BS">
    <w:p w14:paraId="27892612" w14:textId="77777777" w:rsidR="00ED1D04" w:rsidRDefault="00ED1D04" w:rsidP="00D31F38">
      <w:pPr>
        <w:pStyle w:val="CommentText"/>
      </w:pPr>
      <w:r>
        <w:rPr>
          <w:rStyle w:val="CommentReference"/>
        </w:rPr>
        <w:annotationRef/>
      </w:r>
      <w:r>
        <w:t>does Coptic have evening first?</w:t>
      </w:r>
    </w:p>
  </w:comment>
  <w:comment w:id="452" w:author="Windows User" w:date="2015-10-30T08:56:00Z" w:initials="BS">
    <w:p w14:paraId="53863AE8" w14:textId="77777777" w:rsidR="00ED1D04" w:rsidRDefault="00ED1D04" w:rsidP="00D31F38">
      <w:pPr>
        <w:pStyle w:val="CommentText"/>
      </w:pPr>
      <w:r>
        <w:rPr>
          <w:rStyle w:val="CommentReference"/>
        </w:rPr>
        <w:annotationRef/>
      </w:r>
      <w:r>
        <w:t>Coptic doesn't have "Our God"</w:t>
      </w:r>
    </w:p>
  </w:comment>
  <w:comment w:id="453" w:author="Windows User" w:date="2015-10-30T08:56:00Z" w:initials="BS">
    <w:p w14:paraId="5F8EC33A" w14:textId="77777777" w:rsidR="00ED1D04" w:rsidRDefault="00ED1D04" w:rsidP="00D31F38">
      <w:pPr>
        <w:pStyle w:val="CommentText"/>
      </w:pPr>
      <w:r>
        <w:rPr>
          <w:rStyle w:val="CommentReference"/>
        </w:rPr>
        <w:annotationRef/>
      </w:r>
      <w:r>
        <w:t>celebrate or proclaim?</w:t>
      </w:r>
    </w:p>
  </w:comment>
  <w:comment w:id="454" w:author="Windows User" w:date="2015-10-30T08:56:00Z" w:initials="BS">
    <w:p w14:paraId="02E465F6" w14:textId="77777777" w:rsidR="00ED1D04" w:rsidRDefault="00ED1D04" w:rsidP="00D31F38">
      <w:pPr>
        <w:pStyle w:val="CommentText"/>
      </w:pPr>
      <w:r>
        <w:rPr>
          <w:rStyle w:val="CommentReference"/>
        </w:rPr>
        <w:annotationRef/>
      </w:r>
      <w:r>
        <w:t>persevere or be sober?</w:t>
      </w:r>
    </w:p>
  </w:comment>
  <w:comment w:id="455" w:author="Windows User" w:date="2015-10-30T08:56:00Z" w:initials="BS">
    <w:p w14:paraId="0F283256" w14:textId="77777777" w:rsidR="00ED1D04" w:rsidRDefault="00ED1D04" w:rsidP="00D31F38">
      <w:pPr>
        <w:pStyle w:val="CommentText"/>
      </w:pPr>
      <w:r>
        <w:rPr>
          <w:rStyle w:val="CommentReference"/>
        </w:rPr>
        <w:annotationRef/>
      </w:r>
      <w:r>
        <w:t>Coptic has presbyters, not priests (oweeb)</w:t>
      </w:r>
    </w:p>
  </w:comment>
  <w:comment w:id="456" w:author="Windows User" w:date="2015-10-30T08:56:00Z" w:initials="BS">
    <w:p w14:paraId="141FC7EB" w14:textId="77777777" w:rsidR="00ED1D04" w:rsidRDefault="00ED1D04" w:rsidP="00D31F38">
      <w:pPr>
        <w:pStyle w:val="CommentText"/>
      </w:pPr>
      <w:r>
        <w:rPr>
          <w:rStyle w:val="CommentReference"/>
        </w:rPr>
        <w:annotationRef/>
      </w:r>
      <w:r>
        <w:t>esmo is bless, not praise...</w:t>
      </w:r>
    </w:p>
  </w:comment>
  <w:comment w:id="457" w:author="Windows User" w:date="2015-10-30T08:56:00Z" w:initials="BS">
    <w:p w14:paraId="22452F1B" w14:textId="77777777" w:rsidR="00ED1D04" w:rsidRDefault="00ED1D04" w:rsidP="00D31F38">
      <w:pPr>
        <w:pStyle w:val="CommentText"/>
      </w:pPr>
      <w:r>
        <w:rPr>
          <w:rStyle w:val="CommentReference"/>
        </w:rPr>
        <w:annotationRef/>
      </w:r>
      <w:r>
        <w:t>Coptic doesn't look like day to day... "Until this day" doesn't make as much sense... is there something less literal but closer to the maning?</w:t>
      </w:r>
    </w:p>
  </w:comment>
  <w:comment w:id="458" w:author="Windows User" w:date="2015-10-30T08:56:00Z" w:initials="BS">
    <w:p w14:paraId="532CE324" w14:textId="77777777" w:rsidR="00ED1D04" w:rsidRDefault="00ED1D04" w:rsidP="00D31F38">
      <w:pPr>
        <w:pStyle w:val="CommentText"/>
      </w:pPr>
      <w:r>
        <w:rPr>
          <w:rStyle w:val="CommentReference"/>
        </w:rPr>
        <w:annotationRef/>
      </w:r>
      <w:r>
        <w:t>Is LA right with breaths and spirits?</w:t>
      </w:r>
    </w:p>
  </w:comment>
  <w:comment w:id="459" w:author="Windows User" w:date="2015-10-30T08:56:00Z" w:initials="BS">
    <w:p w14:paraId="7C12CF17" w14:textId="77777777" w:rsidR="00ED1D04" w:rsidRDefault="00ED1D04" w:rsidP="00D31F38">
      <w:pPr>
        <w:pStyle w:val="CommentText"/>
      </w:pPr>
      <w:r>
        <w:rPr>
          <w:rStyle w:val="CommentReference"/>
        </w:rPr>
        <w:annotationRef/>
      </w:r>
      <w:r>
        <w:t>doesn't look like waters... is it ssea?</w:t>
      </w:r>
    </w:p>
  </w:comment>
  <w:comment w:id="460" w:author="Windows User" w:date="2015-10-30T08:56:00Z" w:initials="BS">
    <w:p w14:paraId="789F9E96" w14:textId="77777777" w:rsidR="00ED1D04" w:rsidRDefault="00ED1D04" w:rsidP="00D31F38">
      <w:pPr>
        <w:pStyle w:val="CommentText"/>
      </w:pPr>
      <w:r>
        <w:rPr>
          <w:rStyle w:val="CommentReference"/>
        </w:rPr>
        <w:annotationRef/>
      </w:r>
      <w:r>
        <w:t>I still don't get of all the things we would see after seeing all the praise of nature would be "Bless the Lord you birds".</w:t>
      </w:r>
    </w:p>
  </w:comment>
  <w:comment w:id="461" w:author="Windows User" w:date="2015-10-30T08:56:00Z" w:initials="BS">
    <w:p w14:paraId="1E93DCCD" w14:textId="77777777" w:rsidR="00ED1D04" w:rsidRDefault="00ED1D04" w:rsidP="00D31F38">
      <w:pPr>
        <w:pStyle w:val="CommentText"/>
      </w:pPr>
      <w:r>
        <w:rPr>
          <w:rStyle w:val="CommentReference"/>
        </w:rPr>
        <w:annotationRef/>
      </w:r>
      <w:r>
        <w:t>disobedient? heretics?</w:t>
      </w:r>
    </w:p>
  </w:comment>
  <w:comment w:id="462" w:author="Windows User" w:date="2015-10-30T08:56:00Z" w:initials="BS">
    <w:p w14:paraId="298A6523" w14:textId="77777777" w:rsidR="00ED1D04" w:rsidRDefault="00ED1D04" w:rsidP="00D31F38">
      <w:pPr>
        <w:pStyle w:val="CommentText"/>
      </w:pPr>
      <w:r>
        <w:rPr>
          <w:rStyle w:val="CommentReference"/>
        </w:rPr>
        <w:annotationRef/>
      </w:r>
      <w:r>
        <w:t>souls or spirits?</w:t>
      </w:r>
    </w:p>
  </w:comment>
  <w:comment w:id="463" w:author="Windows User" w:date="2015-10-30T08:56:00Z" w:initials="BS">
    <w:p w14:paraId="3D56C030" w14:textId="77777777" w:rsidR="00ED1D04" w:rsidRDefault="00ED1D04" w:rsidP="00D31F38">
      <w:pPr>
        <w:pStyle w:val="CommentText"/>
      </w:pPr>
      <w:r>
        <w:rPr>
          <w:rStyle w:val="CommentReference"/>
        </w:rPr>
        <w:annotationRef/>
      </w:r>
      <w:r>
        <w:t>humble or contrite?</w:t>
      </w:r>
    </w:p>
  </w:comment>
  <w:comment w:id="464" w:author="Windows User" w:date="2015-10-30T08:56:00Z" w:initials="BS">
    <w:p w14:paraId="4417CE6C" w14:textId="77777777" w:rsidR="00ED1D04" w:rsidRDefault="00ED1D04" w:rsidP="00D31F38">
      <w:pPr>
        <w:pStyle w:val="CommentText"/>
      </w:pPr>
      <w:r>
        <w:rPr>
          <w:rStyle w:val="CommentReference"/>
        </w:rPr>
        <w:annotationRef/>
      </w:r>
      <w:r>
        <w:t>hearts?</w:t>
      </w:r>
    </w:p>
  </w:comment>
  <w:comment w:id="465" w:author="Windows User" w:date="2015-10-30T08:56:00Z" w:initials="BS">
    <w:p w14:paraId="6056EF08" w14:textId="77777777" w:rsidR="00ED1D04" w:rsidRDefault="00ED1D04" w:rsidP="00D31F38">
      <w:pPr>
        <w:pStyle w:val="CommentText"/>
      </w:pPr>
      <w:r>
        <w:rPr>
          <w:rStyle w:val="CommentReference"/>
        </w:rPr>
        <w:annotationRef/>
      </w:r>
      <w:r>
        <w:t>this or LA?</w:t>
      </w:r>
    </w:p>
  </w:comment>
  <w:comment w:id="466" w:author="Windows User" w:date="2015-10-30T08:56:00Z" w:initials="BS">
    <w:p w14:paraId="021CF208" w14:textId="77777777" w:rsidR="00ED1D04" w:rsidRDefault="00ED1D04" w:rsidP="00D31F38">
      <w:pPr>
        <w:pStyle w:val="CommentText"/>
      </w:pPr>
      <w:r>
        <w:rPr>
          <w:rStyle w:val="CommentReference"/>
        </w:rPr>
        <w:annotationRef/>
      </w:r>
      <w:r>
        <w:t>righteous of, or who revere</w:t>
      </w:r>
    </w:p>
  </w:comment>
  <w:comment w:id="467" w:author="Windows User" w:date="2015-10-30T08:56:00Z" w:initials="BS">
    <w:p w14:paraId="2B7DD481" w14:textId="77777777" w:rsidR="00ED1D04" w:rsidRDefault="00ED1D04" w:rsidP="00D31F38">
      <w:pPr>
        <w:pStyle w:val="CommentText"/>
      </w:pPr>
      <w:r>
        <w:rPr>
          <w:rStyle w:val="CommentReference"/>
        </w:rPr>
        <w:annotationRef/>
      </w:r>
      <w:r>
        <w:t>this, or accountable? or something else?</w:t>
      </w:r>
    </w:p>
  </w:comment>
  <w:comment w:id="468" w:author="Windows User" w:date="2015-10-30T08:56:00Z" w:initials="BS">
    <w:p w14:paraId="154E2A2A" w14:textId="77777777" w:rsidR="00ED1D04" w:rsidRDefault="00ED1D04" w:rsidP="00D31F38">
      <w:pPr>
        <w:pStyle w:val="CommentText"/>
      </w:pPr>
      <w:r>
        <w:rPr>
          <w:rStyle w:val="CommentReference"/>
        </w:rPr>
        <w:annotationRef/>
      </w:r>
      <w:r>
        <w:t>that he may praise and say?</w:t>
      </w:r>
    </w:p>
  </w:comment>
  <w:comment w:id="482" w:author="Windows User" w:date="2015-11-21T13:00:00Z" w:initials="WU">
    <w:p w14:paraId="72B45ACE" w14:textId="77777777" w:rsidR="00ED1D04" w:rsidRDefault="00ED1D04" w:rsidP="00D31F38">
      <w:pPr>
        <w:pStyle w:val="CommentText"/>
      </w:pPr>
      <w:r>
        <w:rPr>
          <w:rStyle w:val="CommentReference"/>
        </w:rPr>
        <w:annotationRef/>
      </w:r>
      <w:r>
        <w:t>Check, and 2 above.</w:t>
      </w:r>
    </w:p>
  </w:comment>
  <w:comment w:id="483" w:author="Brett Slote" w:date="2015-10-30T08:56:00Z" w:initials="BS">
    <w:p w14:paraId="0C0C90F8" w14:textId="77777777" w:rsidR="00ED1D04" w:rsidRDefault="00ED1D04" w:rsidP="00D31F38">
      <w:pPr>
        <w:pStyle w:val="CommentText"/>
      </w:pPr>
      <w:r>
        <w:rPr>
          <w:rStyle w:val="CommentReference"/>
        </w:rPr>
        <w:annotationRef/>
      </w:r>
      <w:r>
        <w:t>Fred wants 'O' here, saying it matches the Coptic... but it isn't in the Coptic!</w:t>
      </w:r>
    </w:p>
  </w:comment>
  <w:comment w:id="484" w:author="Windows User" w:date="2015-11-21T13:00:00Z" w:initials="WU">
    <w:p w14:paraId="59221E95" w14:textId="77777777" w:rsidR="00ED1D04" w:rsidRDefault="00ED1D04" w:rsidP="00D31F38">
      <w:pPr>
        <w:pStyle w:val="CommentText"/>
      </w:pPr>
      <w:r>
        <w:rPr>
          <w:rStyle w:val="CommentReference"/>
        </w:rPr>
        <w:annotationRef/>
      </w:r>
      <w:r>
        <w:t>check</w:t>
      </w:r>
    </w:p>
  </w:comment>
  <w:comment w:id="485" w:author="Windows User" w:date="2015-11-21T13:00:00Z" w:initials="WU">
    <w:p w14:paraId="0CFC2594" w14:textId="77777777" w:rsidR="00ED1D04" w:rsidRDefault="00ED1D04" w:rsidP="00D31F38">
      <w:pPr>
        <w:pStyle w:val="CommentText"/>
      </w:pPr>
      <w:r>
        <w:rPr>
          <w:rStyle w:val="CommentReference"/>
        </w:rPr>
        <w:annotationRef/>
      </w:r>
      <w:r>
        <w:t>check</w:t>
      </w:r>
    </w:p>
  </w:comment>
  <w:comment w:id="486" w:author="Windows User" w:date="2015-11-21T13:01:00Z" w:initials="WU">
    <w:p w14:paraId="403A6460" w14:textId="77777777" w:rsidR="00ED1D04" w:rsidRDefault="00ED1D04" w:rsidP="00D31F38">
      <w:pPr>
        <w:pStyle w:val="CommentText"/>
      </w:pPr>
      <w:r>
        <w:rPr>
          <w:rStyle w:val="CommentReference"/>
        </w:rPr>
        <w:annotationRef/>
      </w:r>
      <w:r>
        <w:t>check, find Copitic</w:t>
      </w:r>
    </w:p>
  </w:comment>
  <w:comment w:id="487" w:author="Windows User" w:date="2015-10-30T08:56:00Z" w:initials="BS">
    <w:p w14:paraId="1B2986E7" w14:textId="77777777" w:rsidR="00ED1D04" w:rsidRDefault="00ED1D04" w:rsidP="00D31F38">
      <w:pPr>
        <w:pStyle w:val="CommentText"/>
      </w:pPr>
      <w:r>
        <w:rPr>
          <w:rStyle w:val="CommentReference"/>
        </w:rPr>
        <w:annotationRef/>
      </w:r>
      <w:r>
        <w:t>why do books not have a vs for the bishop???</w:t>
      </w:r>
    </w:p>
  </w:comment>
  <w:comment w:id="488" w:author="Windows User" w:date="2015-10-30T08:56:00Z" w:initials="BS">
    <w:p w14:paraId="2328FF19" w14:textId="77777777" w:rsidR="00ED1D04" w:rsidRDefault="00ED1D04" w:rsidP="00D31F38">
      <w:pPr>
        <w:pStyle w:val="CommentText"/>
      </w:pPr>
      <w:r>
        <w:rPr>
          <w:rStyle w:val="CommentReference"/>
        </w:rPr>
        <w:annotationRef/>
      </w:r>
      <w:r>
        <w:t>add</w:t>
      </w:r>
    </w:p>
  </w:comment>
  <w:comment w:id="491" w:author="Windows User" w:date="2015-10-30T08:56:00Z" w:initials="BS">
    <w:p w14:paraId="76CF17E1" w14:textId="77777777" w:rsidR="00ED1D04" w:rsidRDefault="00ED1D04" w:rsidP="00D31F38">
      <w:pPr>
        <w:pStyle w:val="CommentText"/>
      </w:pPr>
      <w:r>
        <w:rPr>
          <w:rStyle w:val="CommentReference"/>
        </w:rPr>
        <w:annotationRef/>
      </w:r>
      <w:r>
        <w:t>the first two sections each have 7 verses. Maybe each section had seven verses and then became inflated? Keeping 7 vs in each section</w:t>
      </w:r>
    </w:p>
  </w:comment>
  <w:comment w:id="492" w:author="Windows User" w:date="2015-10-30T08:56:00Z" w:initials="BS">
    <w:p w14:paraId="01D3FC9E" w14:textId="77777777" w:rsidR="00ED1D04" w:rsidRDefault="00ED1D04" w:rsidP="00D31F38">
      <w:pPr>
        <w:pStyle w:val="CommentText"/>
      </w:pPr>
      <w:r>
        <w:rPr>
          <w:rStyle w:val="CommentReference"/>
        </w:rPr>
        <w:annotationRef/>
      </w:r>
      <w:r>
        <w:t>Communion or commemoration?</w:t>
      </w:r>
    </w:p>
  </w:comment>
  <w:comment w:id="493" w:author="Windows User" w:date="2015-11-21T13:01:00Z" w:initials="WU">
    <w:p w14:paraId="3C8EDFD6" w14:textId="77777777" w:rsidR="00ED1D04" w:rsidRDefault="00ED1D04" w:rsidP="00D31F38">
      <w:pPr>
        <w:pStyle w:val="CommentText"/>
      </w:pPr>
      <w:r>
        <w:rPr>
          <w:rStyle w:val="CommentReference"/>
        </w:rPr>
        <w:annotationRef/>
      </w:r>
      <w:r>
        <w:t>Check, and 2 above</w:t>
      </w:r>
    </w:p>
  </w:comment>
  <w:comment w:id="494" w:author="Brett Slote" w:date="2015-10-30T08:56:00Z" w:initials="BS">
    <w:p w14:paraId="502DF58D" w14:textId="77777777" w:rsidR="00ED1D04" w:rsidRDefault="00ED1D04" w:rsidP="00D31F38">
      <w:pPr>
        <w:pStyle w:val="CommentText"/>
      </w:pPr>
      <w:r>
        <w:rPr>
          <w:rStyle w:val="CommentReference"/>
        </w:rPr>
        <w:annotationRef/>
      </w:r>
      <w:r>
        <w:t>Fred wants 'O' here, saying it matches the Coptic... but it isn't in the Coptic!</w:t>
      </w:r>
    </w:p>
  </w:comment>
  <w:comment w:id="495" w:author="Windows User" w:date="2015-11-21T13:02:00Z" w:initials="WU">
    <w:p w14:paraId="0E3206C8" w14:textId="77777777" w:rsidR="00ED1D04" w:rsidRDefault="00ED1D04" w:rsidP="00D31F38">
      <w:pPr>
        <w:pStyle w:val="CommentText"/>
      </w:pPr>
      <w:r>
        <w:rPr>
          <w:rStyle w:val="CommentReference"/>
        </w:rPr>
        <w:annotationRef/>
      </w:r>
      <w:r>
        <w:t>check</w:t>
      </w:r>
    </w:p>
  </w:comment>
  <w:comment w:id="496" w:author="Windows User" w:date="2015-10-30T08:56:00Z" w:initials="BS">
    <w:p w14:paraId="303AD0FE" w14:textId="77777777" w:rsidR="00ED1D04" w:rsidRDefault="00ED1D0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7" w:author="Windows User" w:date="2015-11-21T13:02:00Z" w:initials="WU">
    <w:p w14:paraId="5B706BCD" w14:textId="77777777" w:rsidR="00ED1D04" w:rsidRDefault="00ED1D04" w:rsidP="00D31F38">
      <w:pPr>
        <w:pStyle w:val="CommentText"/>
      </w:pPr>
      <w:r>
        <w:rPr>
          <w:rStyle w:val="CommentReference"/>
        </w:rPr>
        <w:annotationRef/>
      </w:r>
      <w:r>
        <w:t>check.  Add Coptic</w:t>
      </w:r>
    </w:p>
  </w:comment>
  <w:comment w:id="503" w:author="Windows User" w:date="2015-11-02T12:45:00Z" w:initials="BS">
    <w:p w14:paraId="02E474EA" w14:textId="77777777" w:rsidR="00ED1D04" w:rsidRDefault="00ED1D04" w:rsidP="00D31F38">
      <w:pPr>
        <w:pStyle w:val="CommentText"/>
      </w:pPr>
      <w:r>
        <w:rPr>
          <w:rStyle w:val="CommentReference"/>
        </w:rPr>
        <w:annotationRef/>
      </w:r>
      <w:r>
        <w:t>Godhead or Divinity?</w:t>
      </w:r>
    </w:p>
  </w:comment>
  <w:comment w:id="504" w:author="Windows User" w:date="2015-10-30T08:56:00Z" w:initials="BS">
    <w:p w14:paraId="1165D588" w14:textId="77777777" w:rsidR="00ED1D04" w:rsidRDefault="00ED1D0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5" w:author="Windows User" w:date="2015-10-30T08:56:00Z" w:initials="BS">
    <w:p w14:paraId="0ABD6F72" w14:textId="77777777" w:rsidR="00ED1D04" w:rsidRDefault="00ED1D04" w:rsidP="00D31F38">
      <w:pPr>
        <w:pStyle w:val="CommentText"/>
      </w:pPr>
      <w:r>
        <w:rPr>
          <w:rStyle w:val="CommentReference"/>
        </w:rPr>
        <w:annotationRef/>
      </w:r>
      <w:r>
        <w:t>faithful or trusted? faithful sounds better as it is her action and not ours, as trusted.</w:t>
      </w:r>
    </w:p>
  </w:comment>
  <w:comment w:id="518" w:author="Windows User" w:date="2015-10-30T08:56:00Z" w:initials="BS">
    <w:p w14:paraId="07EF5E65" w14:textId="77777777" w:rsidR="00ED1D04" w:rsidRDefault="00ED1D04" w:rsidP="00D31F38">
      <w:pPr>
        <w:pStyle w:val="CommentText"/>
      </w:pPr>
      <w:r>
        <w:rPr>
          <w:rStyle w:val="CommentReference"/>
        </w:rPr>
        <w:annotationRef/>
      </w:r>
      <w:r>
        <w:t>MT (KJV) and Ra lack. NETS has and so does Coptic.</w:t>
      </w:r>
    </w:p>
  </w:comment>
  <w:comment w:id="519" w:author="Windows User" w:date="2015-11-21T13:03:00Z" w:initials="WU">
    <w:p w14:paraId="0505077C" w14:textId="77777777" w:rsidR="00ED1D04" w:rsidRDefault="00ED1D04" w:rsidP="00D31F38">
      <w:pPr>
        <w:pStyle w:val="CommentText"/>
      </w:pPr>
      <w:r>
        <w:rPr>
          <w:rStyle w:val="CommentReference"/>
        </w:rPr>
        <w:annotationRef/>
      </w:r>
      <w:r>
        <w:t>check</w:t>
      </w:r>
    </w:p>
  </w:comment>
  <w:comment w:id="520" w:author="Windows User" w:date="2015-11-21T13:03:00Z" w:initials="WU">
    <w:p w14:paraId="2CFCDBC4" w14:textId="77777777" w:rsidR="00ED1D04" w:rsidRDefault="00ED1D04" w:rsidP="00D31F38">
      <w:pPr>
        <w:pStyle w:val="CommentText"/>
      </w:pPr>
      <w:r>
        <w:rPr>
          <w:rStyle w:val="CommentReference"/>
        </w:rPr>
        <w:annotationRef/>
      </w:r>
      <w:r>
        <w:t>check</w:t>
      </w:r>
    </w:p>
  </w:comment>
  <w:comment w:id="521" w:author="Windows User" w:date="2015-11-21T13:04:00Z" w:initials="WU">
    <w:p w14:paraId="7B87BF1F" w14:textId="77777777" w:rsidR="00ED1D04" w:rsidRDefault="00ED1D04" w:rsidP="00D31F38">
      <w:pPr>
        <w:pStyle w:val="CommentText"/>
      </w:pPr>
      <w:r>
        <w:rPr>
          <w:rStyle w:val="CommentReference"/>
        </w:rPr>
        <w:annotationRef/>
      </w:r>
      <w:r>
        <w:t>check</w:t>
      </w:r>
    </w:p>
  </w:comment>
  <w:comment w:id="522" w:author="Windows User" w:date="2015-10-30T08:56:00Z" w:initials="BS">
    <w:p w14:paraId="469A8399" w14:textId="77777777" w:rsidR="00ED1D04" w:rsidRDefault="00ED1D04" w:rsidP="00D31F38">
      <w:pPr>
        <w:pStyle w:val="CommentText"/>
      </w:pPr>
      <w:r>
        <w:rPr>
          <w:rStyle w:val="CommentReference"/>
        </w:rPr>
        <w:annotationRef/>
      </w:r>
      <w:r>
        <w:t>Coptic varies greatly from NETS</w:t>
      </w:r>
    </w:p>
  </w:comment>
  <w:comment w:id="528" w:author="Windows User" w:date="2015-10-30T08:56:00Z" w:initials="BS">
    <w:p w14:paraId="30B7538F" w14:textId="77777777" w:rsidR="00ED1D04" w:rsidRDefault="00ED1D04" w:rsidP="00D31F38">
      <w:pPr>
        <w:pStyle w:val="CommentText"/>
      </w:pPr>
      <w:r>
        <w:rPr>
          <w:rStyle w:val="CommentReference"/>
        </w:rPr>
        <w:annotationRef/>
      </w:r>
      <w:r>
        <w:t>NETS has dance... also drum &amp; harp...</w:t>
      </w:r>
    </w:p>
  </w:comment>
  <w:comment w:id="529" w:author="Windows User" w:date="2015-10-30T08:56:00Z" w:initials="BS">
    <w:p w14:paraId="040D59AA" w14:textId="77777777" w:rsidR="00ED1D04" w:rsidRDefault="00ED1D04" w:rsidP="00D31F38">
      <w:pPr>
        <w:pStyle w:val="CommentText"/>
      </w:pPr>
      <w:r>
        <w:rPr>
          <w:rStyle w:val="CommentReference"/>
        </w:rPr>
        <w:annotationRef/>
      </w:r>
      <w:r>
        <w:t>NETS and LA have boast in glory...</w:t>
      </w:r>
    </w:p>
  </w:comment>
  <w:comment w:id="530" w:author="Windows User" w:date="2015-10-30T08:56:00Z" w:initials="BS">
    <w:p w14:paraId="0F357187" w14:textId="77777777" w:rsidR="00ED1D04" w:rsidRDefault="00ED1D04" w:rsidP="00D31F38">
      <w:pPr>
        <w:pStyle w:val="CommentText"/>
      </w:pPr>
      <w:r>
        <w:rPr>
          <w:rStyle w:val="CommentReference"/>
        </w:rPr>
        <w:annotationRef/>
      </w:r>
      <w:r>
        <w:t>NETS has rejoice. Coptis looks to me like glorify... Sing aloud? Rejoice?</w:t>
      </w:r>
    </w:p>
  </w:comment>
  <w:comment w:id="531" w:author="Windows User" w:date="2015-10-30T08:56:00Z" w:initials="BS">
    <w:p w14:paraId="10510650" w14:textId="77777777" w:rsidR="00ED1D04" w:rsidRDefault="00ED1D04" w:rsidP="00D31F38">
      <w:pPr>
        <w:pStyle w:val="CommentText"/>
      </w:pPr>
      <w:r>
        <w:rPr>
          <w:rStyle w:val="CommentReference"/>
        </w:rPr>
        <w:annotationRef/>
      </w:r>
      <w:r>
        <w:t>NETS has throats too. I'm leaving mouths. Throats is too literal. Not how we say it in English...</w:t>
      </w:r>
    </w:p>
  </w:comment>
  <w:comment w:id="532" w:author="Windows User" w:date="2015-10-30T08:56:00Z" w:initials="BS">
    <w:p w14:paraId="0F6BDC5E" w14:textId="77777777" w:rsidR="00ED1D04" w:rsidRDefault="00ED1D04" w:rsidP="00D31F38">
      <w:pPr>
        <w:pStyle w:val="CommentText"/>
      </w:pPr>
      <w:r>
        <w:rPr>
          <w:rStyle w:val="CommentReference"/>
        </w:rPr>
        <w:annotationRef/>
      </w:r>
      <w:r>
        <w:t>NETS has rebukes. punishments?</w:t>
      </w:r>
    </w:p>
  </w:comment>
  <w:comment w:id="538" w:author="Windows User" w:date="2015-10-30T08:56:00Z" w:initials="BS">
    <w:p w14:paraId="37F1C98E" w14:textId="77777777" w:rsidR="00ED1D04" w:rsidRDefault="00ED1D04" w:rsidP="00D31F38">
      <w:pPr>
        <w:pStyle w:val="CommentText"/>
      </w:pPr>
      <w:r>
        <w:rPr>
          <w:rStyle w:val="CommentReference"/>
        </w:rPr>
        <w:annotationRef/>
      </w:r>
      <w:r>
        <w:t>psaltry? or lyre?</w:t>
      </w:r>
    </w:p>
  </w:comment>
  <w:comment w:id="539" w:author="Windows User" w:date="2015-10-30T08:56:00Z" w:initials="BS">
    <w:p w14:paraId="51CE2A65" w14:textId="77777777" w:rsidR="00ED1D04" w:rsidRDefault="00ED1D04" w:rsidP="00D31F38">
      <w:pPr>
        <w:pStyle w:val="CommentText"/>
      </w:pPr>
      <w:r>
        <w:rPr>
          <w:rStyle w:val="CommentReference"/>
        </w:rPr>
        <w:annotationRef/>
      </w:r>
      <w:r>
        <w:t>NETS has drum and dance.</w:t>
      </w:r>
    </w:p>
  </w:comment>
  <w:comment w:id="550" w:author="Windows User" w:date="2015-11-21T13:04:00Z" w:initials="WU">
    <w:p w14:paraId="43A5D1B1" w14:textId="77777777" w:rsidR="00ED1D04" w:rsidRDefault="00ED1D04" w:rsidP="00E35F1F">
      <w:pPr>
        <w:pStyle w:val="CommentText"/>
      </w:pPr>
      <w:r>
        <w:rPr>
          <w:rStyle w:val="CommentReference"/>
        </w:rPr>
        <w:annotationRef/>
      </w:r>
      <w:r>
        <w:t>check</w:t>
      </w:r>
    </w:p>
  </w:comment>
  <w:comment w:id="551" w:author="Windows User" w:date="2015-11-21T13:04:00Z" w:initials="WU">
    <w:p w14:paraId="4B6A4DE4" w14:textId="77777777" w:rsidR="00ED1D04" w:rsidRDefault="00ED1D04" w:rsidP="00E35F1F">
      <w:pPr>
        <w:pStyle w:val="CommentText"/>
      </w:pPr>
      <w:r>
        <w:rPr>
          <w:rStyle w:val="CommentReference"/>
        </w:rPr>
        <w:annotationRef/>
      </w:r>
      <w:r>
        <w:t>check</w:t>
      </w:r>
    </w:p>
  </w:comment>
  <w:comment w:id="552" w:author="Windows User" w:date="2015-10-30T08:56:00Z" w:initials="BS">
    <w:p w14:paraId="483AEE75" w14:textId="77777777" w:rsidR="00ED1D04" w:rsidRDefault="00ED1D04" w:rsidP="00E35F1F">
      <w:pPr>
        <w:pStyle w:val="CommentText"/>
      </w:pPr>
      <w:r>
        <w:rPr>
          <w:rStyle w:val="CommentReference"/>
        </w:rPr>
        <w:annotationRef/>
      </w:r>
      <w:r>
        <w:t>tense? praise or will praise?</w:t>
      </w:r>
    </w:p>
  </w:comment>
  <w:comment w:id="553" w:author="Windows User" w:date="2015-10-30T08:56:00Z" w:initials="BS">
    <w:p w14:paraId="17DAD50D" w14:textId="77777777" w:rsidR="00ED1D04" w:rsidRDefault="00ED1D04" w:rsidP="00E35F1F">
      <w:pPr>
        <w:pStyle w:val="CommentText"/>
      </w:pPr>
      <w:r>
        <w:rPr>
          <w:rStyle w:val="CommentReference"/>
        </w:rPr>
        <w:annotationRef/>
      </w:r>
      <w:r>
        <w:t>earth? land? creation?</w:t>
      </w:r>
    </w:p>
  </w:comment>
  <w:comment w:id="554" w:author="Windows User" w:date="2015-11-21T13:05:00Z" w:initials="WU">
    <w:p w14:paraId="412BFF55" w14:textId="77777777" w:rsidR="00ED1D04" w:rsidRDefault="00ED1D04" w:rsidP="00E35F1F">
      <w:pPr>
        <w:pStyle w:val="CommentText"/>
      </w:pPr>
      <w:r>
        <w:rPr>
          <w:rStyle w:val="CommentReference"/>
        </w:rPr>
        <w:annotationRef/>
      </w:r>
      <w:r>
        <w:t>check</w:t>
      </w:r>
    </w:p>
  </w:comment>
  <w:comment w:id="555" w:author="Windows User" w:date="2015-10-30T08:56:00Z" w:initials="BS">
    <w:p w14:paraId="4FEF2EC7" w14:textId="77777777" w:rsidR="00ED1D04" w:rsidRDefault="00ED1D04" w:rsidP="00E35F1F">
      <w:pPr>
        <w:pStyle w:val="CommentText"/>
      </w:pPr>
      <w:r>
        <w:rPr>
          <w:rStyle w:val="CommentReference"/>
        </w:rPr>
        <w:annotationRef/>
      </w:r>
      <w:r>
        <w:t>make haste is a little archaic. But hurry is way too colloquial. Quicken doesn't sound right.</w:t>
      </w:r>
    </w:p>
  </w:comment>
  <w:comment w:id="556" w:author="Windows User" w:date="2015-10-30T08:56:00Z" w:initials="BS">
    <w:p w14:paraId="25E26C66" w14:textId="77777777" w:rsidR="00ED1D04" w:rsidRDefault="00ED1D04" w:rsidP="00E35F1F">
      <w:pPr>
        <w:pStyle w:val="CommentText"/>
      </w:pPr>
      <w:r>
        <w:rPr>
          <w:rStyle w:val="CommentReference"/>
        </w:rPr>
        <w:annotationRef/>
      </w:r>
      <w:r>
        <w:t>should either be diverse here or different elsewhere</w:t>
      </w:r>
    </w:p>
  </w:comment>
  <w:comment w:id="557" w:author="Windows User" w:date="2015-10-30T08:56:00Z" w:initials="BS">
    <w:p w14:paraId="7A65524D" w14:textId="77777777" w:rsidR="00ED1D04" w:rsidRDefault="00ED1D04" w:rsidP="00E35F1F">
      <w:pPr>
        <w:pStyle w:val="CommentText"/>
      </w:pPr>
      <w:r>
        <w:rPr>
          <w:rStyle w:val="CommentReference"/>
        </w:rPr>
        <w:annotationRef/>
      </w:r>
      <w:r>
        <w:t>truth or righteousness? Or justice?</w:t>
      </w:r>
    </w:p>
  </w:comment>
  <w:comment w:id="558" w:author="Windows User" w:date="2015-10-30T08:56:00Z" w:initials="BS">
    <w:p w14:paraId="1C135E98" w14:textId="77777777" w:rsidR="00ED1D04" w:rsidRDefault="00ED1D04" w:rsidP="00E35F1F">
      <w:pPr>
        <w:pStyle w:val="CommentText"/>
      </w:pPr>
      <w:r>
        <w:rPr>
          <w:rStyle w:val="CommentReference"/>
        </w:rPr>
        <w:annotationRef/>
      </w:r>
      <w:r>
        <w:t>patience or longsuffering?</w:t>
      </w:r>
    </w:p>
  </w:comment>
  <w:comment w:id="559" w:author="Windows User" w:date="2015-10-30T08:56:00Z" w:initials="BS">
    <w:p w14:paraId="2E20A232" w14:textId="77777777" w:rsidR="00ED1D04" w:rsidRDefault="00ED1D04" w:rsidP="00E35F1F">
      <w:pPr>
        <w:pStyle w:val="CommentText"/>
      </w:pPr>
      <w:r>
        <w:rPr>
          <w:rStyle w:val="CommentReference"/>
        </w:rPr>
        <w:annotationRef/>
      </w:r>
      <w:r>
        <w:t>just "at the first watch"?</w:t>
      </w:r>
    </w:p>
  </w:comment>
  <w:comment w:id="560" w:author="Windows User" w:date="2015-10-30T08:56:00Z" w:initials="BS">
    <w:p w14:paraId="34FB1BC0" w14:textId="77777777" w:rsidR="00ED1D04" w:rsidRDefault="00ED1D04" w:rsidP="00E35F1F">
      <w:pPr>
        <w:pStyle w:val="CommentText"/>
      </w:pPr>
      <w:r>
        <w:rPr>
          <w:rStyle w:val="CommentReference"/>
        </w:rPr>
        <w:annotationRef/>
      </w:r>
      <w:r>
        <w:t>sweet, or easy?</w:t>
      </w:r>
    </w:p>
  </w:comment>
  <w:comment w:id="561" w:author="Windows User" w:date="2015-10-30T08:56:00Z" w:initials="BS">
    <w:p w14:paraId="20646872" w14:textId="77777777" w:rsidR="00ED1D04" w:rsidRDefault="00ED1D04" w:rsidP="00E35F1F">
      <w:pPr>
        <w:pStyle w:val="CommentText"/>
      </w:pPr>
      <w:r>
        <w:rPr>
          <w:rStyle w:val="CommentReference"/>
        </w:rPr>
        <w:annotationRef/>
      </w:r>
      <w:r>
        <w:t>less accurate than beloved, but sounds a lot better..</w:t>
      </w:r>
    </w:p>
  </w:comment>
  <w:comment w:id="562" w:author="Windows User" w:date="2015-10-30T08:56:00Z" w:initials="BS">
    <w:p w14:paraId="4707B322" w14:textId="77777777" w:rsidR="00ED1D04" w:rsidRDefault="00ED1D04" w:rsidP="00E35F1F">
      <w:pPr>
        <w:pStyle w:val="CommentText"/>
      </w:pPr>
      <w:r>
        <w:rPr>
          <w:rStyle w:val="CommentReference"/>
        </w:rPr>
        <w:annotationRef/>
      </w:r>
      <w:r>
        <w:t>sound better if omit of?</w:t>
      </w:r>
    </w:p>
  </w:comment>
  <w:comment w:id="563" w:author="Windows User" w:date="2015-10-30T08:56:00Z" w:initials="BS">
    <w:p w14:paraId="0D6FF167" w14:textId="77777777" w:rsidR="00ED1D04" w:rsidRDefault="00ED1D04" w:rsidP="00E35F1F">
      <w:pPr>
        <w:pStyle w:val="CommentText"/>
      </w:pPr>
      <w:r>
        <w:rPr>
          <w:rStyle w:val="CommentReference"/>
        </w:rPr>
        <w:annotationRef/>
      </w:r>
      <w:r>
        <w:t>truth, or righteousness?</w:t>
      </w:r>
    </w:p>
  </w:comment>
  <w:comment w:id="564" w:author="Windows User" w:date="2015-10-30T08:56:00Z" w:initials="BS">
    <w:p w14:paraId="1A8CABED" w14:textId="77777777" w:rsidR="00ED1D04" w:rsidRDefault="00ED1D04" w:rsidP="00E35F1F">
      <w:pPr>
        <w:pStyle w:val="CommentText"/>
      </w:pPr>
      <w:r>
        <w:rPr>
          <w:rStyle w:val="CommentReference"/>
        </w:rPr>
        <w:annotationRef/>
      </w:r>
      <w:r>
        <w:t>true, or perfecvt?</w:t>
      </w:r>
    </w:p>
  </w:comment>
  <w:comment w:id="565" w:author="Windows User" w:date="2015-10-30T08:56:00Z" w:initials="BS">
    <w:p w14:paraId="21AC5CB8" w14:textId="77777777" w:rsidR="00ED1D04" w:rsidRDefault="00ED1D04" w:rsidP="00E35F1F">
      <w:pPr>
        <w:pStyle w:val="CommentText"/>
      </w:pPr>
      <w:r>
        <w:rPr>
          <w:rStyle w:val="CommentReference"/>
        </w:rPr>
        <w:annotationRef/>
      </w:r>
      <w:r>
        <w:t>and?</w:t>
      </w:r>
    </w:p>
  </w:comment>
  <w:comment w:id="566" w:author="Windows User" w:date="2015-10-30T08:56:00Z" w:initials="BS">
    <w:p w14:paraId="6C6DCC78" w14:textId="77777777" w:rsidR="00ED1D04" w:rsidRDefault="00ED1D04" w:rsidP="00E35F1F">
      <w:pPr>
        <w:pStyle w:val="CommentText"/>
      </w:pPr>
      <w:r>
        <w:rPr>
          <w:rStyle w:val="CommentReference"/>
        </w:rPr>
        <w:annotationRef/>
      </w:r>
      <w:r>
        <w:t>gather is in first line in Coptic, but tune flows better here..</w:t>
      </w:r>
    </w:p>
  </w:comment>
  <w:comment w:id="567" w:author="Windows User" w:date="2015-10-30T08:56:00Z" w:initials="BS">
    <w:p w14:paraId="4B49F853" w14:textId="77777777" w:rsidR="00ED1D04" w:rsidRDefault="00ED1D04" w:rsidP="00E35F1F">
      <w:pPr>
        <w:pStyle w:val="CommentText"/>
      </w:pPr>
      <w:r>
        <w:rPr>
          <w:rStyle w:val="CommentReference"/>
        </w:rPr>
        <w:annotationRef/>
      </w:r>
      <w:r>
        <w:t>will?</w:t>
      </w:r>
    </w:p>
  </w:comment>
  <w:comment w:id="568" w:author="Windows User" w:date="2015-10-30T08:56:00Z" w:initials="BS">
    <w:p w14:paraId="6FC8752C" w14:textId="77777777" w:rsidR="00ED1D04" w:rsidRDefault="00ED1D04" w:rsidP="00E35F1F">
      <w:pPr>
        <w:pStyle w:val="CommentText"/>
      </w:pPr>
      <w:r>
        <w:rPr>
          <w:rStyle w:val="CommentReference"/>
        </w:rPr>
        <w:annotationRef/>
      </w:r>
      <w:r>
        <w:t>save? keep? deliver?</w:t>
      </w:r>
    </w:p>
  </w:comment>
  <w:comment w:id="569" w:author="Windows User" w:date="2015-10-30T08:56:00Z" w:initials="BS">
    <w:p w14:paraId="7843FDD6" w14:textId="77777777" w:rsidR="00ED1D04" w:rsidRDefault="00ED1D04" w:rsidP="00E35F1F">
      <w:pPr>
        <w:pStyle w:val="CommentText"/>
      </w:pPr>
      <w:r>
        <w:rPr>
          <w:rStyle w:val="CommentReference"/>
        </w:rPr>
        <w:annotationRef/>
      </w:r>
      <w:r>
        <w:t>need a convention for making "ak ee". {}? bold?</w:t>
      </w:r>
    </w:p>
  </w:comment>
  <w:comment w:id="570" w:author="Windows User" w:date="2015-10-30T08:56:00Z" w:initials="BS">
    <w:p w14:paraId="636DE776" w14:textId="77777777" w:rsidR="00ED1D04" w:rsidRDefault="00ED1D04" w:rsidP="00E35F1F">
      <w:pPr>
        <w:pStyle w:val="CommentText"/>
      </w:pPr>
      <w:r>
        <w:rPr>
          <w:rStyle w:val="CommentReference"/>
        </w:rPr>
        <w:annotationRef/>
      </w:r>
      <w:r>
        <w:t>I like it better with "be" in... thoughts?</w:t>
      </w:r>
    </w:p>
  </w:comment>
  <w:comment w:id="580" w:author="Windows User" w:date="2015-11-02T12:45:00Z" w:initials="BS">
    <w:p w14:paraId="0A55894A" w14:textId="77777777" w:rsidR="00ED1D04" w:rsidRDefault="00ED1D04" w:rsidP="00E35F1F">
      <w:pPr>
        <w:pStyle w:val="CommentText"/>
      </w:pPr>
      <w:r>
        <w:rPr>
          <w:rStyle w:val="CommentReference"/>
        </w:rPr>
        <w:annotationRef/>
      </w:r>
      <w:r>
        <w:t>this splitting of the verses doesn't follow the Coptic... does it really flow much better, or is it just that I'm more used to it?</w:t>
      </w:r>
    </w:p>
  </w:comment>
  <w:comment w:id="581" w:author="Windows User" w:date="2015-10-30T08:56:00Z" w:initials="BS">
    <w:p w14:paraId="0E80932F" w14:textId="77777777" w:rsidR="00ED1D04" w:rsidRDefault="00ED1D04" w:rsidP="00E35F1F">
      <w:pPr>
        <w:pStyle w:val="CommentText"/>
      </w:pPr>
      <w:r>
        <w:rPr>
          <w:rStyle w:val="CommentReference"/>
        </w:rPr>
        <w:annotationRef/>
      </w:r>
      <w:r>
        <w:t>does coptic bear out? Feels much more right to me.</w:t>
      </w:r>
    </w:p>
  </w:comment>
  <w:comment w:id="582" w:author="Windows User" w:date="2015-10-30T08:56:00Z" w:initials="BS">
    <w:p w14:paraId="759B277F" w14:textId="77777777" w:rsidR="00ED1D04" w:rsidRDefault="00ED1D04" w:rsidP="00E35F1F">
      <w:pPr>
        <w:pStyle w:val="CommentText"/>
      </w:pPr>
      <w:r>
        <w:rPr>
          <w:rStyle w:val="CommentReference"/>
        </w:rPr>
        <w:annotationRef/>
      </w:r>
      <w:r>
        <w:t>tense?</w:t>
      </w:r>
    </w:p>
  </w:comment>
  <w:comment w:id="583" w:author="Windows User" w:date="2015-10-30T08:56:00Z" w:initials="BS">
    <w:p w14:paraId="5C472088" w14:textId="77777777" w:rsidR="00ED1D04" w:rsidRDefault="00ED1D04" w:rsidP="00E35F1F">
      <w:pPr>
        <w:pStyle w:val="CommentText"/>
      </w:pPr>
      <w:r>
        <w:rPr>
          <w:rStyle w:val="CommentReference"/>
        </w:rPr>
        <w:annotationRef/>
      </w:r>
      <w:r>
        <w:t>exalt or magnify?</w:t>
      </w:r>
    </w:p>
  </w:comment>
  <w:comment w:id="584" w:author="Windows User" w:date="2015-10-30T08:56:00Z" w:initials="BS">
    <w:p w14:paraId="2FB7E2BD" w14:textId="77777777" w:rsidR="00ED1D04" w:rsidRDefault="00ED1D04" w:rsidP="00E35F1F">
      <w:pPr>
        <w:pStyle w:val="CommentText"/>
      </w:pPr>
      <w:r>
        <w:rPr>
          <w:rStyle w:val="CommentReference"/>
        </w:rPr>
        <w:annotationRef/>
      </w:r>
      <w:r>
        <w:t>or iwn?</w:t>
      </w:r>
    </w:p>
  </w:comment>
  <w:comment w:id="588" w:author="Windows User" w:date="2015-10-30T08:56:00Z" w:initials="BS">
    <w:p w14:paraId="3C8244A0" w14:textId="77777777" w:rsidR="00ED1D04" w:rsidRDefault="00ED1D04" w:rsidP="00E35F1F">
      <w:pPr>
        <w:pStyle w:val="CommentText"/>
      </w:pPr>
      <w:r>
        <w:rPr>
          <w:rStyle w:val="CommentReference"/>
        </w:rPr>
        <w:annotationRef/>
      </w:r>
      <w:r>
        <w:t>does type capture "it foretold the sign" in more contemporary language than "a figure"</w:t>
      </w:r>
    </w:p>
  </w:comment>
  <w:comment w:id="589" w:author="Windows User" w:date="2015-10-30T08:56:00Z" w:initials="BS">
    <w:p w14:paraId="6C8F9167" w14:textId="77777777" w:rsidR="00ED1D04" w:rsidRDefault="00ED1D04" w:rsidP="00E35F1F">
      <w:pPr>
        <w:pStyle w:val="CommentText"/>
      </w:pPr>
      <w:r>
        <w:rPr>
          <w:rStyle w:val="CommentReference"/>
        </w:rPr>
        <w:annotationRef/>
      </w:r>
      <w:r>
        <w:t>correct that no mention of nature?</w:t>
      </w:r>
    </w:p>
  </w:comment>
  <w:comment w:id="590" w:author="Windows User" w:date="2015-10-30T08:56:00Z" w:initials="BS">
    <w:p w14:paraId="5ACA101B" w14:textId="77777777" w:rsidR="00ED1D04" w:rsidRDefault="00ED1D04" w:rsidP="00E35F1F">
      <w:pPr>
        <w:pStyle w:val="CommentText"/>
      </w:pPr>
      <w:r>
        <w:rPr>
          <w:rStyle w:val="CommentReference"/>
        </w:rPr>
        <w:annotationRef/>
      </w:r>
      <w:r>
        <w:t>holy or pure? divinity or godhead?</w:t>
      </w:r>
    </w:p>
  </w:comment>
  <w:comment w:id="591" w:author="Windows User" w:date="2015-10-30T08:56:00Z" w:initials="BS">
    <w:p w14:paraId="14D8C709" w14:textId="77777777" w:rsidR="00ED1D04" w:rsidRDefault="00ED1D04" w:rsidP="00E35F1F">
      <w:pPr>
        <w:pStyle w:val="CommentText"/>
      </w:pPr>
      <w:r>
        <w:rPr>
          <w:rStyle w:val="CommentReference"/>
        </w:rPr>
        <w:annotationRef/>
      </w:r>
      <w:r>
        <w:t>born or begotten? begotten without seeed or without mixture of substance?</w:t>
      </w:r>
    </w:p>
  </w:comment>
  <w:comment w:id="592" w:author="Windows User" w:date="2015-10-30T08:56:00Z" w:initials="BS">
    <w:p w14:paraId="5B5854F9" w14:textId="77777777" w:rsidR="00ED1D04" w:rsidRDefault="00ED1D04" w:rsidP="00E35F1F">
      <w:pPr>
        <w:pStyle w:val="CommentText"/>
      </w:pPr>
      <w:r>
        <w:rPr>
          <w:rStyle w:val="CommentReference"/>
        </w:rPr>
        <w:annotationRef/>
      </w:r>
      <w:r>
        <w:t>coessential or consubstantial?</w:t>
      </w:r>
    </w:p>
  </w:comment>
  <w:comment w:id="593" w:author="Windows User" w:date="2015-10-30T08:56:00Z" w:initials="BS">
    <w:p w14:paraId="66C0B0D7" w14:textId="77777777" w:rsidR="00ED1D04" w:rsidRDefault="00ED1D04" w:rsidP="00E35F1F">
      <w:pPr>
        <w:pStyle w:val="CommentText"/>
      </w:pPr>
      <w:r>
        <w:rPr>
          <w:rStyle w:val="CommentReference"/>
        </w:rPr>
        <w:annotationRef/>
      </w:r>
      <w:r>
        <w:t>made one or joined?</w:t>
      </w:r>
    </w:p>
  </w:comment>
  <w:comment w:id="594" w:author="Windows User" w:date="2015-10-30T08:56:00Z" w:initials="BS">
    <w:p w14:paraId="094D26E3" w14:textId="77777777" w:rsidR="00ED1D04" w:rsidRDefault="00ED1D04" w:rsidP="00E35F1F">
      <w:pPr>
        <w:pStyle w:val="CommentText"/>
      </w:pPr>
      <w:r>
        <w:rPr>
          <w:rStyle w:val="CommentReference"/>
        </w:rPr>
        <w:annotationRef/>
      </w:r>
      <w:r>
        <w:t>does this rephrasing capture it ok?</w:t>
      </w:r>
    </w:p>
  </w:comment>
  <w:comment w:id="595" w:author="Windows User" w:date="2015-10-30T08:56:00Z" w:initials="BS">
    <w:p w14:paraId="6FD992D3" w14:textId="77777777" w:rsidR="00ED1D04" w:rsidRDefault="00ED1D04" w:rsidP="00E35F1F">
      <w:pPr>
        <w:pStyle w:val="CommentText"/>
      </w:pPr>
      <w:r>
        <w:rPr>
          <w:rStyle w:val="CommentReference"/>
        </w:rPr>
        <w:annotationRef/>
      </w:r>
      <w:r>
        <w:t>something clearer than putplue?</w:t>
      </w:r>
    </w:p>
  </w:comment>
  <w:comment w:id="596" w:author="Windows User" w:date="2015-10-30T08:56:00Z" w:initials="BS">
    <w:p w14:paraId="08E2A9FB" w14:textId="77777777" w:rsidR="00ED1D04" w:rsidRDefault="00ED1D04" w:rsidP="00E35F1F">
      <w:pPr>
        <w:pStyle w:val="CommentText"/>
      </w:pPr>
      <w:r>
        <w:rPr>
          <w:rStyle w:val="CommentReference"/>
        </w:rPr>
        <w:annotationRef/>
      </w:r>
      <w:r>
        <w:t>woven or fine?</w:t>
      </w:r>
    </w:p>
  </w:comment>
  <w:comment w:id="597" w:author="Windows User" w:date="2015-10-30T08:56:00Z" w:initials="BS">
    <w:p w14:paraId="7A9FC970" w14:textId="77777777" w:rsidR="00ED1D04" w:rsidRDefault="00ED1D04" w:rsidP="00E35F1F">
      <w:pPr>
        <w:pStyle w:val="CommentText"/>
      </w:pPr>
      <w:r>
        <w:rPr>
          <w:rStyle w:val="CommentReference"/>
        </w:rPr>
        <w:annotationRef/>
      </w:r>
      <w:r>
        <w:t>palin</w:t>
      </w:r>
    </w:p>
  </w:comment>
  <w:comment w:id="598" w:author="Windows User" w:date="2015-10-30T08:56:00Z" w:initials="BS">
    <w:p w14:paraId="5EFFC3EC" w14:textId="77777777" w:rsidR="00ED1D04" w:rsidRDefault="00ED1D04" w:rsidP="00E35F1F">
      <w:pPr>
        <w:pStyle w:val="CommentText"/>
      </w:pPr>
      <w:r>
        <w:rPr>
          <w:rStyle w:val="CommentReference"/>
        </w:rPr>
        <w:annotationRef/>
      </w:r>
      <w:r>
        <w:t>exalt or magnify?</w:t>
      </w:r>
    </w:p>
  </w:comment>
  <w:comment w:id="599" w:author="Windows User" w:date="2015-10-30T08:56:00Z" w:initials="BS">
    <w:p w14:paraId="150C26DA" w14:textId="77777777" w:rsidR="00ED1D04" w:rsidRDefault="00ED1D04" w:rsidP="00E35F1F">
      <w:pPr>
        <w:pStyle w:val="CommentText"/>
      </w:pPr>
      <w:r>
        <w:rPr>
          <w:rStyle w:val="CommentReference"/>
        </w:rPr>
        <w:annotationRef/>
      </w:r>
      <w:r>
        <w:t>or iwn?</w:t>
      </w:r>
    </w:p>
  </w:comment>
  <w:comment w:id="603" w:author="Windows User" w:date="2015-10-30T08:56:00Z" w:initials="BS">
    <w:p w14:paraId="0E3B452D" w14:textId="77777777" w:rsidR="00ED1D04" w:rsidRDefault="00ED1D0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4" w:author="Windows User" w:date="2015-10-30T08:56:00Z" w:initials="BS">
    <w:p w14:paraId="12D989DF" w14:textId="77777777" w:rsidR="00ED1D04" w:rsidRDefault="00ED1D04" w:rsidP="00E35F1F">
      <w:pPr>
        <w:pStyle w:val="CommentText"/>
      </w:pPr>
      <w:r>
        <w:rPr>
          <w:rStyle w:val="CommentReference"/>
        </w:rPr>
        <w:annotationRef/>
      </w:r>
      <w:r>
        <w:t>forged or beaten?</w:t>
      </w:r>
    </w:p>
  </w:comment>
  <w:comment w:id="605" w:author="Windows User" w:date="2015-10-30T08:56:00Z" w:initials="BS">
    <w:p w14:paraId="3E8ADE2B" w14:textId="77777777" w:rsidR="00ED1D04" w:rsidRDefault="00ED1D04" w:rsidP="00E35F1F">
      <w:pPr>
        <w:pStyle w:val="CommentText"/>
      </w:pPr>
      <w:r>
        <w:rPr>
          <w:rStyle w:val="CommentReference"/>
        </w:rPr>
        <w:annotationRef/>
      </w:r>
      <w:r>
        <w:t>omit? always and move up mercy seat?</w:t>
      </w:r>
    </w:p>
  </w:comment>
  <w:comment w:id="606" w:author="Windows User" w:date="2015-10-30T08:56:00Z" w:initials="BS">
    <w:p w14:paraId="7079ED43" w14:textId="77777777" w:rsidR="00ED1D04" w:rsidRDefault="00ED1D04" w:rsidP="00E35F1F">
      <w:pPr>
        <w:pStyle w:val="CommentText"/>
      </w:pPr>
      <w:r>
        <w:rPr>
          <w:rStyle w:val="CommentReference"/>
        </w:rPr>
        <w:annotationRef/>
      </w:r>
      <w:r>
        <w:t>tense? past makes a lot more sense</w:t>
      </w:r>
    </w:p>
  </w:comment>
  <w:comment w:id="607" w:author="Windows User" w:date="2015-10-30T08:56:00Z" w:initials="BS">
    <w:p w14:paraId="109014C9" w14:textId="77777777" w:rsidR="00ED1D04" w:rsidRDefault="00ED1D04" w:rsidP="00E35F1F">
      <w:pPr>
        <w:pStyle w:val="CommentText"/>
      </w:pPr>
      <w:r>
        <w:rPr>
          <w:rStyle w:val="CommentReference"/>
        </w:rPr>
        <w:annotationRef/>
      </w:r>
      <w:r>
        <w:t>why does Abouna omit sin?</w:t>
      </w:r>
    </w:p>
  </w:comment>
  <w:comment w:id="608" w:author="Windows User" w:date="2015-10-30T08:56:00Z" w:initials="BS">
    <w:p w14:paraId="027A16CD" w14:textId="77777777" w:rsidR="00ED1D04" w:rsidRDefault="00ED1D04" w:rsidP="00E35F1F">
      <w:pPr>
        <w:pStyle w:val="CommentText"/>
      </w:pPr>
      <w:r>
        <w:rPr>
          <w:rStyle w:val="CommentReference"/>
        </w:rPr>
        <w:annotationRef/>
      </w:r>
      <w:r>
        <w:t>exalt or magnify?</w:t>
      </w:r>
    </w:p>
  </w:comment>
  <w:comment w:id="609" w:author="Windows User" w:date="2015-10-30T08:56:00Z" w:initials="BS">
    <w:p w14:paraId="20C9574B" w14:textId="77777777" w:rsidR="00ED1D04" w:rsidRDefault="00ED1D04" w:rsidP="00E35F1F">
      <w:pPr>
        <w:pStyle w:val="CommentText"/>
      </w:pPr>
      <w:r>
        <w:rPr>
          <w:rStyle w:val="CommentReference"/>
        </w:rPr>
        <w:annotationRef/>
      </w:r>
      <w:r>
        <w:t>or iwn?</w:t>
      </w:r>
    </w:p>
  </w:comment>
  <w:comment w:id="613" w:author="Windows User" w:date="2015-10-30T08:56:00Z" w:initials="BS">
    <w:p w14:paraId="6726A127" w14:textId="77777777" w:rsidR="00ED1D04" w:rsidRDefault="00ED1D04" w:rsidP="00E35F1F">
      <w:pPr>
        <w:pStyle w:val="CommentText"/>
      </w:pPr>
      <w:r>
        <w:rPr>
          <w:rStyle w:val="CommentReference"/>
        </w:rPr>
        <w:annotationRef/>
      </w:r>
      <w:r>
        <w:t>That your name be called... sounds like an expression that should just be that you be called in english. Thoughts?</w:t>
      </w:r>
    </w:p>
  </w:comment>
  <w:comment w:id="614" w:author="Windows User" w:date="2015-10-30T08:56:00Z" w:initials="BS">
    <w:p w14:paraId="50013BE5" w14:textId="77777777" w:rsidR="00ED1D04" w:rsidRDefault="00ED1D04" w:rsidP="00E35F1F">
      <w:pPr>
        <w:pStyle w:val="CommentText"/>
      </w:pPr>
      <w:r>
        <w:rPr>
          <w:rStyle w:val="CommentReference"/>
        </w:rPr>
        <w:annotationRef/>
      </w:r>
      <w:r>
        <w:t>for isn't accurate... but sounds better</w:t>
      </w:r>
    </w:p>
  </w:comment>
  <w:comment w:id="615" w:author="Windows User" w:date="2015-10-30T08:56:00Z" w:initials="BS">
    <w:p w14:paraId="5A639B27" w14:textId="77777777" w:rsidR="00ED1D04" w:rsidRDefault="00ED1D04" w:rsidP="00E35F1F">
      <w:pPr>
        <w:pStyle w:val="CommentText"/>
      </w:pPr>
      <w:r>
        <w:rPr>
          <w:rStyle w:val="CommentReference"/>
        </w:rPr>
        <w:annotationRef/>
      </w:r>
      <w:r>
        <w:t>exalt or magnify?</w:t>
      </w:r>
    </w:p>
  </w:comment>
  <w:comment w:id="616" w:author="Windows User" w:date="2015-10-30T08:56:00Z" w:initials="BS">
    <w:p w14:paraId="3A4414A4" w14:textId="77777777" w:rsidR="00ED1D04" w:rsidRDefault="00ED1D04" w:rsidP="00E35F1F">
      <w:pPr>
        <w:pStyle w:val="CommentText"/>
      </w:pPr>
      <w:r>
        <w:rPr>
          <w:rStyle w:val="CommentReference"/>
        </w:rPr>
        <w:annotationRef/>
      </w:r>
      <w:r>
        <w:t>or iwn?</w:t>
      </w:r>
    </w:p>
  </w:comment>
  <w:comment w:id="620" w:author="Windows User" w:date="2015-10-30T08:56:00Z" w:initials="BS">
    <w:p w14:paraId="60D89983" w14:textId="77777777" w:rsidR="00ED1D04" w:rsidRDefault="00ED1D04" w:rsidP="00E35F1F">
      <w:pPr>
        <w:pStyle w:val="CommentText"/>
      </w:pPr>
      <w:r>
        <w:rPr>
          <w:rStyle w:val="CommentReference"/>
        </w:rPr>
        <w:annotationRef/>
      </w:r>
      <w:r>
        <w:t>perpetual lamp?</w:t>
      </w:r>
    </w:p>
  </w:comment>
  <w:comment w:id="621" w:author="Windows User" w:date="2015-10-30T08:56:00Z" w:initials="BS">
    <w:p w14:paraId="708630CC" w14:textId="77777777" w:rsidR="00ED1D04" w:rsidRDefault="00ED1D04" w:rsidP="00E35F1F">
      <w:pPr>
        <w:pStyle w:val="CommentText"/>
      </w:pPr>
      <w:r>
        <w:rPr>
          <w:rStyle w:val="CommentReference"/>
        </w:rPr>
        <w:annotationRef/>
      </w:r>
      <w:r>
        <w:t>parousia?</w:t>
      </w:r>
    </w:p>
  </w:comment>
  <w:comment w:id="622" w:author="Windows User" w:date="2015-10-30T08:56:00Z" w:initials="BS">
    <w:p w14:paraId="670AE5C3" w14:textId="77777777" w:rsidR="00ED1D04" w:rsidRDefault="00ED1D04" w:rsidP="00E35F1F">
      <w:pPr>
        <w:pStyle w:val="CommentText"/>
      </w:pPr>
      <w:r>
        <w:rPr>
          <w:rStyle w:val="CommentReference"/>
        </w:rPr>
        <w:annotationRef/>
      </w:r>
      <w:r>
        <w:t>tense?</w:t>
      </w:r>
    </w:p>
  </w:comment>
  <w:comment w:id="623" w:author="Windows User" w:date="2015-10-30T08:56:00Z" w:initials="BS">
    <w:p w14:paraId="281D5A29" w14:textId="77777777" w:rsidR="00ED1D04" w:rsidRDefault="00ED1D04" w:rsidP="00E35F1F">
      <w:pPr>
        <w:pStyle w:val="CommentText"/>
      </w:pPr>
      <w:r>
        <w:rPr>
          <w:rStyle w:val="CommentReference"/>
        </w:rPr>
        <w:annotationRef/>
      </w:r>
      <w:r>
        <w:t>enlightens?</w:t>
      </w:r>
    </w:p>
  </w:comment>
  <w:comment w:id="624" w:author="Windows User" w:date="2015-10-30T08:56:00Z" w:initials="BS">
    <w:p w14:paraId="09189517" w14:textId="77777777" w:rsidR="00ED1D04" w:rsidRDefault="00ED1D04" w:rsidP="00E35F1F">
      <w:pPr>
        <w:pStyle w:val="CommentText"/>
      </w:pPr>
      <w:r>
        <w:rPr>
          <w:rStyle w:val="CommentReference"/>
        </w:rPr>
        <w:annotationRef/>
      </w:r>
      <w:r>
        <w:t>exalt or magnify?</w:t>
      </w:r>
    </w:p>
  </w:comment>
  <w:comment w:id="625" w:author="Windows User" w:date="2015-10-30T08:56:00Z" w:initials="BS">
    <w:p w14:paraId="0F1C3DB1" w14:textId="77777777" w:rsidR="00ED1D04" w:rsidRDefault="00ED1D04" w:rsidP="00E35F1F">
      <w:pPr>
        <w:pStyle w:val="CommentText"/>
      </w:pPr>
      <w:r>
        <w:rPr>
          <w:rStyle w:val="CommentReference"/>
        </w:rPr>
        <w:annotationRef/>
      </w:r>
      <w:r>
        <w:t>or iwn?</w:t>
      </w:r>
    </w:p>
  </w:comment>
  <w:comment w:id="629" w:author="Windows User" w:date="2015-10-30T08:56:00Z" w:initials="BS">
    <w:p w14:paraId="49777AD4" w14:textId="77777777" w:rsidR="00ED1D04" w:rsidRDefault="00ED1D04" w:rsidP="00E35F1F">
      <w:pPr>
        <w:pStyle w:val="CommentText"/>
      </w:pPr>
      <w:r>
        <w:rPr>
          <w:rStyle w:val="CommentReference"/>
        </w:rPr>
        <w:annotationRef/>
      </w:r>
      <w:r>
        <w:t>this order better or worse?</w:t>
      </w:r>
    </w:p>
  </w:comment>
  <w:comment w:id="630" w:author="Windows User" w:date="2015-10-30T08:56:00Z" w:initials="BS">
    <w:p w14:paraId="07AFF474" w14:textId="77777777" w:rsidR="00ED1D04" w:rsidRDefault="00ED1D04" w:rsidP="00E35F1F">
      <w:pPr>
        <w:pStyle w:val="CommentText"/>
      </w:pPr>
      <w:r>
        <w:rPr>
          <w:rStyle w:val="CommentReference"/>
        </w:rPr>
        <w:annotationRef/>
      </w:r>
      <w:r>
        <w:t>I think upon should stay here</w:t>
      </w:r>
    </w:p>
  </w:comment>
  <w:comment w:id="631" w:author="Windows User" w:date="2015-10-30T08:56:00Z" w:initials="BS">
    <w:p w14:paraId="0441CD07" w14:textId="77777777" w:rsidR="00ED1D04" w:rsidRDefault="00ED1D04" w:rsidP="00E35F1F">
      <w:pPr>
        <w:pStyle w:val="CommentText"/>
      </w:pPr>
      <w:r>
        <w:rPr>
          <w:rStyle w:val="CommentReference"/>
        </w:rPr>
        <w:annotationRef/>
      </w:r>
      <w:r>
        <w:t>exalt or magnify?</w:t>
      </w:r>
    </w:p>
  </w:comment>
  <w:comment w:id="632" w:author="Windows User" w:date="2015-10-30T08:56:00Z" w:initials="BS">
    <w:p w14:paraId="6B633293" w14:textId="77777777" w:rsidR="00ED1D04" w:rsidRDefault="00ED1D04" w:rsidP="00E35F1F">
      <w:pPr>
        <w:pStyle w:val="CommentText"/>
      </w:pPr>
      <w:r>
        <w:rPr>
          <w:rStyle w:val="CommentReference"/>
        </w:rPr>
        <w:annotationRef/>
      </w:r>
      <w:r>
        <w:t>or iwn?</w:t>
      </w:r>
    </w:p>
  </w:comment>
  <w:comment w:id="640" w:author="Windows User" w:date="2015-10-30T08:56:00Z" w:initials="BS">
    <w:p w14:paraId="5798119C" w14:textId="77777777" w:rsidR="00ED1D04" w:rsidRDefault="00ED1D04" w:rsidP="00E35F1F">
      <w:pPr>
        <w:pStyle w:val="CommentText"/>
      </w:pPr>
      <w:r>
        <w:rPr>
          <w:rStyle w:val="CommentReference"/>
        </w:rPr>
        <w:annotationRef/>
      </w:r>
      <w:r>
        <w:t>The phrase is "Our God in truth". Placing a coma before "in truth" makis it sound like "in truth withotu the seed of man"</w:t>
      </w:r>
    </w:p>
  </w:comment>
  <w:comment w:id="641" w:author="Windows User" w:date="2015-10-30T08:56:00Z" w:initials="BS">
    <w:p w14:paraId="7FE87033" w14:textId="77777777" w:rsidR="00ED1D04" w:rsidRDefault="00ED1D04" w:rsidP="00E35F1F">
      <w:pPr>
        <w:pStyle w:val="CommentText"/>
      </w:pPr>
      <w:r>
        <w:rPr>
          <w:rStyle w:val="CommentReference"/>
        </w:rPr>
        <w:annotationRef/>
      </w:r>
      <w:r>
        <w:t>While being virgin is correct. But it sounds strange. being a virgin is less accurate. Being virginal?</w:t>
      </w:r>
    </w:p>
  </w:comment>
  <w:comment w:id="642" w:author="Windows User" w:date="2015-10-30T08:56:00Z" w:initials="BS">
    <w:p w14:paraId="13254F43" w14:textId="77777777" w:rsidR="00ED1D04" w:rsidRDefault="00ED1D04" w:rsidP="00E35F1F">
      <w:pPr>
        <w:pStyle w:val="CommentText"/>
      </w:pPr>
      <w:r>
        <w:rPr>
          <w:rStyle w:val="CommentReference"/>
        </w:rPr>
        <w:annotationRef/>
      </w:r>
      <w:r>
        <w:t>I like holy better than saint. But it isn't very consistent since Abouna renders it saint everywhere else...</w:t>
      </w:r>
    </w:p>
  </w:comment>
  <w:comment w:id="643" w:author="Windows User" w:date="2015-10-30T08:56:00Z" w:initials="BS">
    <w:p w14:paraId="195E8533" w14:textId="77777777" w:rsidR="00ED1D04" w:rsidRDefault="00ED1D04" w:rsidP="00E35F1F">
      <w:pPr>
        <w:pStyle w:val="CommentText"/>
      </w:pPr>
      <w:r>
        <w:rPr>
          <w:rStyle w:val="CommentReference"/>
        </w:rPr>
        <w:annotationRef/>
      </w:r>
      <w:r>
        <w:t>what word works here? dwelling doesn't. it would have to be dwelling place, which is too long.</w:t>
      </w:r>
    </w:p>
  </w:comment>
  <w:comment w:id="644" w:author="Windows User" w:date="2015-10-30T08:56:00Z" w:initials="BS">
    <w:p w14:paraId="5A28B06B" w14:textId="77777777" w:rsidR="00ED1D04" w:rsidRDefault="00ED1D04" w:rsidP="00E35F1F">
      <w:pPr>
        <w:pStyle w:val="CommentText"/>
      </w:pPr>
      <w:r>
        <w:rPr>
          <w:rStyle w:val="CommentReference"/>
        </w:rPr>
        <w:annotationRef/>
      </w:r>
      <w:r>
        <w:t>exalt or magnify?</w:t>
      </w:r>
    </w:p>
  </w:comment>
  <w:comment w:id="645" w:author="Windows User" w:date="2015-10-30T08:56:00Z" w:initials="BS">
    <w:p w14:paraId="6604F03B" w14:textId="77777777" w:rsidR="00ED1D04" w:rsidRDefault="00ED1D04" w:rsidP="00E35F1F">
      <w:pPr>
        <w:pStyle w:val="CommentText"/>
      </w:pPr>
      <w:r>
        <w:rPr>
          <w:rStyle w:val="CommentReference"/>
        </w:rPr>
        <w:annotationRef/>
      </w:r>
      <w:r>
        <w:t>or iwn?</w:t>
      </w:r>
    </w:p>
  </w:comment>
  <w:comment w:id="649" w:author="Windows User" w:date="2015-10-30T08:56:00Z" w:initials="BS">
    <w:p w14:paraId="6680EED5" w14:textId="77777777" w:rsidR="00ED1D04" w:rsidRDefault="00ED1D04" w:rsidP="00E35F1F">
      <w:pPr>
        <w:pStyle w:val="CommentText"/>
      </w:pPr>
      <w:r>
        <w:rPr>
          <w:rStyle w:val="CommentReference"/>
        </w:rPr>
        <w:annotationRef/>
      </w:r>
      <w:r>
        <w:t>does this work?</w:t>
      </w:r>
    </w:p>
  </w:comment>
  <w:comment w:id="650" w:author="Windows User" w:date="2015-10-30T08:56:00Z" w:initials="BS">
    <w:p w14:paraId="7B5754B1" w14:textId="77777777" w:rsidR="00ED1D04" w:rsidRDefault="00ED1D04" w:rsidP="00E35F1F">
      <w:pPr>
        <w:pStyle w:val="CommentText"/>
      </w:pPr>
      <w:r>
        <w:rPr>
          <w:rStyle w:val="CommentReference"/>
        </w:rPr>
        <w:annotationRef/>
      </w:r>
      <w:r>
        <w:t>is this right?</w:t>
      </w:r>
    </w:p>
  </w:comment>
  <w:comment w:id="651" w:author="Windows User" w:date="2015-10-30T08:56:00Z" w:initials="BS">
    <w:p w14:paraId="6058F90B" w14:textId="77777777" w:rsidR="00ED1D04" w:rsidRDefault="00ED1D04" w:rsidP="00E35F1F">
      <w:pPr>
        <w:pStyle w:val="CommentText"/>
      </w:pPr>
      <w:r>
        <w:rPr>
          <w:rStyle w:val="CommentReference"/>
        </w:rPr>
        <w:annotationRef/>
      </w:r>
      <w:r>
        <w:t>?</w:t>
      </w:r>
    </w:p>
  </w:comment>
  <w:comment w:id="652" w:author="Windows User" w:date="2015-10-30T08:56:00Z" w:initials="BS">
    <w:p w14:paraId="505706D1" w14:textId="77777777" w:rsidR="00ED1D04" w:rsidRDefault="00ED1D04" w:rsidP="00E35F1F">
      <w:pPr>
        <w:pStyle w:val="CommentText"/>
      </w:pPr>
      <w:r>
        <w:rPr>
          <w:rStyle w:val="CommentReference"/>
        </w:rPr>
        <w:annotationRef/>
      </w:r>
      <w:r>
        <w:t>about or to?</w:t>
      </w:r>
    </w:p>
  </w:comment>
  <w:comment w:id="653" w:author="Windows User" w:date="2015-10-30T08:56:00Z" w:initials="BS">
    <w:p w14:paraId="35AD6860" w14:textId="77777777" w:rsidR="00ED1D04" w:rsidRDefault="00ED1D04" w:rsidP="00E35F1F">
      <w:pPr>
        <w:pStyle w:val="CommentText"/>
      </w:pPr>
      <w:r>
        <w:rPr>
          <w:rStyle w:val="CommentReference"/>
        </w:rPr>
        <w:annotationRef/>
      </w:r>
      <w:r>
        <w:t>proclaim or cry?</w:t>
      </w:r>
    </w:p>
  </w:comment>
  <w:comment w:id="654" w:author="Windows User" w:date="2015-10-30T08:56:00Z" w:initials="BS">
    <w:p w14:paraId="588A0CA8" w14:textId="77777777" w:rsidR="00ED1D04" w:rsidRDefault="00ED1D04" w:rsidP="00E35F1F">
      <w:pPr>
        <w:pStyle w:val="CommentText"/>
      </w:pPr>
      <w:r>
        <w:rPr>
          <w:rStyle w:val="CommentReference"/>
        </w:rPr>
        <w:annotationRef/>
      </w:r>
      <w:r>
        <w:t>??</w:t>
      </w:r>
    </w:p>
  </w:comment>
  <w:comment w:id="655" w:author="Windows User" w:date="2015-10-30T08:56:00Z" w:initials="BS">
    <w:p w14:paraId="43146472" w14:textId="77777777" w:rsidR="00ED1D04" w:rsidRDefault="00ED1D04" w:rsidP="00E35F1F">
      <w:pPr>
        <w:pStyle w:val="CommentText"/>
      </w:pPr>
      <w:r>
        <w:rPr>
          <w:rStyle w:val="CommentReference"/>
        </w:rPr>
        <w:annotationRef/>
      </w:r>
      <w:r>
        <w:t>just?</w:t>
      </w:r>
    </w:p>
  </w:comment>
  <w:comment w:id="656" w:author="Windows User" w:date="2015-10-30T08:56:00Z" w:initials="BS">
    <w:p w14:paraId="005E33F9" w14:textId="77777777" w:rsidR="00ED1D04" w:rsidRDefault="00ED1D04" w:rsidP="00E35F1F">
      <w:pPr>
        <w:pStyle w:val="CommentText"/>
      </w:pPr>
      <w:r>
        <w:rPr>
          <w:rStyle w:val="CommentReference"/>
        </w:rPr>
        <w:annotationRef/>
      </w:r>
      <w:r>
        <w:t>chaste or meek?</w:t>
      </w:r>
    </w:p>
  </w:comment>
  <w:comment w:id="657" w:author="Windows User" w:date="2015-10-30T08:56:00Z" w:initials="BS">
    <w:p w14:paraId="38FC80AB" w14:textId="77777777" w:rsidR="00ED1D04" w:rsidRDefault="00ED1D04" w:rsidP="00E35F1F">
      <w:pPr>
        <w:pStyle w:val="CommentText"/>
      </w:pPr>
      <w:r>
        <w:rPr>
          <w:rStyle w:val="CommentReference"/>
        </w:rPr>
        <w:annotationRef/>
      </w:r>
      <w:r>
        <w:t>St. Isaac? Holy issac?</w:t>
      </w:r>
    </w:p>
  </w:comment>
  <w:comment w:id="658" w:author="Windows User" w:date="2015-10-30T08:56:00Z" w:initials="BS">
    <w:p w14:paraId="49E0F637" w14:textId="77777777" w:rsidR="00ED1D04" w:rsidRDefault="00ED1D04" w:rsidP="00E35F1F">
      <w:pPr>
        <w:pStyle w:val="CommentText"/>
      </w:pPr>
      <w:r>
        <w:rPr>
          <w:rStyle w:val="CommentReference"/>
        </w:rPr>
        <w:annotationRef/>
      </w:r>
      <w:r>
        <w:t>ten thousand time?</w:t>
      </w:r>
    </w:p>
  </w:comment>
  <w:comment w:id="659" w:author="Windows User" w:date="2015-10-30T08:56:00Z" w:initials="BS">
    <w:p w14:paraId="565278E4" w14:textId="77777777" w:rsidR="00ED1D04" w:rsidRDefault="00ED1D04" w:rsidP="00E35F1F">
      <w:pPr>
        <w:pStyle w:val="CommentText"/>
      </w:pPr>
      <w:r>
        <w:rPr>
          <w:rStyle w:val="CommentReference"/>
        </w:rPr>
        <w:annotationRef/>
      </w:r>
      <w:r>
        <w:t>probably don't want to say despot.</w:t>
      </w:r>
    </w:p>
  </w:comment>
  <w:comment w:id="660" w:author="Windows User" w:date="2015-10-30T08:56:00Z" w:initials="BS">
    <w:p w14:paraId="34F4A5A9" w14:textId="77777777" w:rsidR="00ED1D04" w:rsidRDefault="00ED1D04" w:rsidP="00E35F1F">
      <w:pPr>
        <w:pStyle w:val="CommentText"/>
      </w:pPr>
      <w:r>
        <w:rPr>
          <w:rStyle w:val="CommentReference"/>
        </w:rPr>
        <w:annotationRef/>
      </w:r>
      <w:r>
        <w:t>honour or pride?</w:t>
      </w:r>
    </w:p>
  </w:comment>
  <w:comment w:id="661" w:author="Windows User" w:date="2015-10-30T08:56:00Z" w:initials="BS">
    <w:p w14:paraId="28840E47" w14:textId="77777777" w:rsidR="00ED1D04" w:rsidRDefault="00ED1D04" w:rsidP="00E35F1F">
      <w:pPr>
        <w:pStyle w:val="CommentText"/>
      </w:pPr>
      <w:r>
        <w:rPr>
          <w:rStyle w:val="CommentReference"/>
        </w:rPr>
        <w:annotationRef/>
      </w:r>
      <w:r>
        <w:t>spouse or friend???</w:t>
      </w:r>
    </w:p>
  </w:comment>
  <w:comment w:id="662" w:author="Windows User" w:date="2015-10-30T08:56:00Z" w:initials="BS">
    <w:p w14:paraId="6D247103" w14:textId="77777777" w:rsidR="00ED1D04" w:rsidRDefault="00ED1D04" w:rsidP="00E35F1F">
      <w:pPr>
        <w:pStyle w:val="CommentText"/>
      </w:pPr>
      <w:r>
        <w:rPr>
          <w:rStyle w:val="CommentReference"/>
        </w:rPr>
        <w:annotationRef/>
      </w:r>
      <w:r>
        <w:t>word can be health or salvation... but health would parallel healing in next verse??? should it be salvation?</w:t>
      </w:r>
    </w:p>
  </w:comment>
  <w:comment w:id="663" w:author="Windows User" w:date="2015-10-30T08:56:00Z" w:initials="BS">
    <w:p w14:paraId="2A107B46" w14:textId="77777777" w:rsidR="00ED1D04" w:rsidRDefault="00ED1D04" w:rsidP="00E35F1F">
      <w:pPr>
        <w:pStyle w:val="CommentText"/>
      </w:pPr>
      <w:r>
        <w:rPr>
          <w:rStyle w:val="CommentReference"/>
        </w:rPr>
        <w:annotationRef/>
      </w:r>
      <w:r>
        <w:t>unity or oneness? indescribable or unparalleled?</w:t>
      </w:r>
    </w:p>
  </w:comment>
  <w:comment w:id="664" w:author="Windows User" w:date="2015-10-30T08:56:00Z" w:initials="BS">
    <w:p w14:paraId="5555F795" w14:textId="77777777" w:rsidR="00ED1D04" w:rsidRDefault="00ED1D04" w:rsidP="00E35F1F">
      <w:pPr>
        <w:pStyle w:val="CommentText"/>
      </w:pPr>
      <w:r>
        <w:rPr>
          <w:rStyle w:val="CommentReference"/>
        </w:rPr>
        <w:annotationRef/>
      </w:r>
      <w:r>
        <w:t>mingling of substance or human seed? kind of a big difference.</w:t>
      </w:r>
    </w:p>
  </w:comment>
  <w:comment w:id="665" w:author="Windows User" w:date="2015-10-30T08:56:00Z" w:initials="BS">
    <w:p w14:paraId="5E07F016" w14:textId="77777777" w:rsidR="00ED1D04" w:rsidRDefault="00ED1D04" w:rsidP="00E35F1F">
      <w:pPr>
        <w:pStyle w:val="CommentText"/>
      </w:pPr>
      <w:r>
        <w:rPr>
          <w:rStyle w:val="CommentReference"/>
        </w:rPr>
        <w:annotationRef/>
      </w:r>
      <w:r>
        <w:t>pray or interceed? With or before?</w:t>
      </w:r>
    </w:p>
  </w:comment>
  <w:comment w:id="672" w:author="Windows User" w:date="2015-10-30T08:56:00Z" w:initials="WU">
    <w:p w14:paraId="7192577A" w14:textId="77777777" w:rsidR="00ED1D04" w:rsidRDefault="00ED1D04" w:rsidP="00E35F1F">
      <w:pPr>
        <w:pStyle w:val="CommentText"/>
      </w:pPr>
      <w:r>
        <w:rPr>
          <w:rStyle w:val="CommentReference"/>
        </w:rPr>
        <w:annotationRef/>
      </w:r>
      <w:r>
        <w:t>Are exalted abve. Are honoured more. Parallel structure. More honoured doesn’t flow as well because it doesn’t parallel the structure</w:t>
      </w:r>
    </w:p>
  </w:comment>
  <w:comment w:id="673" w:author="Windows User" w:date="2015-10-30T08:56:00Z" w:initials="WU">
    <w:p w14:paraId="1632DB35" w14:textId="77777777" w:rsidR="00ED1D04" w:rsidRDefault="00ED1D04" w:rsidP="00E35F1F">
      <w:pPr>
        <w:pStyle w:val="CommentText"/>
      </w:pPr>
      <w:r>
        <w:rPr>
          <w:rStyle w:val="CommentReference"/>
        </w:rPr>
        <w:annotationRef/>
      </w:r>
      <w:r>
        <w:t>Are more honoured?</w:t>
      </w:r>
    </w:p>
  </w:comment>
  <w:comment w:id="674" w:author="Windows User" w:date="2015-10-30T08:56:00Z" w:initials="WU">
    <w:p w14:paraId="38104BB5" w14:textId="77777777" w:rsidR="00ED1D04" w:rsidRDefault="00ED1D04" w:rsidP="00E35F1F">
      <w:pPr>
        <w:pStyle w:val="CommentText"/>
      </w:pPr>
      <w:r>
        <w:rPr>
          <w:rStyle w:val="CommentReference"/>
        </w:rPr>
        <w:annotationRef/>
      </w:r>
      <w:r>
        <w:t xml:space="preserve">Means or path? Means with freedom of speech is not a sclear as a way orpath that has a freedom of speech. </w:t>
      </w:r>
    </w:p>
  </w:comment>
  <w:comment w:id="681" w:author="Windows User" w:date="2015-10-30T08:56:00Z" w:initials="WU">
    <w:p w14:paraId="64353538" w14:textId="77777777" w:rsidR="00ED1D04" w:rsidRDefault="00ED1D04" w:rsidP="00E35F1F">
      <w:pPr>
        <w:pStyle w:val="CommentText"/>
      </w:pPr>
      <w:r>
        <w:rPr>
          <w:rStyle w:val="CommentReference"/>
        </w:rPr>
        <w:annotationRef/>
      </w:r>
      <w:r>
        <w:t>Above heaven or above the heavens. Not above the heaven.</w:t>
      </w:r>
    </w:p>
  </w:comment>
  <w:comment w:id="682" w:author="Windows User" w:date="2015-10-30T08:56:00Z" w:initials="WU">
    <w:p w14:paraId="684796B5" w14:textId="77777777" w:rsidR="00ED1D04" w:rsidRDefault="00ED1D04" w:rsidP="00E35F1F">
      <w:pPr>
        <w:pStyle w:val="CommentText"/>
      </w:pPr>
      <w:r>
        <w:rPr>
          <w:rStyle w:val="CommentReference"/>
        </w:rPr>
        <w:annotationRef/>
      </w:r>
      <w:r>
        <w:t>Reuse of truth is very awkward</w:t>
      </w:r>
    </w:p>
  </w:comment>
  <w:comment w:id="686" w:author="Windows User" w:date="2015-10-30T08:56:00Z" w:initials="WU">
    <w:p w14:paraId="1D6D9724" w14:textId="77777777" w:rsidR="00ED1D04" w:rsidRDefault="00ED1D04" w:rsidP="00E35F1F">
      <w:pPr>
        <w:pStyle w:val="CommentText"/>
      </w:pPr>
      <w:r>
        <w:rPr>
          <w:rStyle w:val="CommentReference"/>
        </w:rPr>
        <w:annotationRef/>
      </w:r>
      <w:r>
        <w:t>The Virgin Mary?</w:t>
      </w:r>
    </w:p>
  </w:comment>
  <w:comment w:id="687" w:author="Windows User" w:date="2015-10-30T08:56:00Z" w:initials="WU">
    <w:p w14:paraId="104BFD73" w14:textId="77777777" w:rsidR="00ED1D04" w:rsidRDefault="00ED1D04" w:rsidP="00E35F1F">
      <w:pPr>
        <w:pStyle w:val="CommentText"/>
      </w:pPr>
      <w:r>
        <w:rPr>
          <w:rStyle w:val="CommentReference"/>
        </w:rPr>
        <w:annotationRef/>
      </w:r>
      <w:r>
        <w:t>And the Mercy Seat / with the Cherubs? Less literal, but makes more sense.</w:t>
      </w:r>
    </w:p>
  </w:comment>
  <w:comment w:id="688" w:author="Windows User" w:date="2015-10-30T08:56:00Z" w:initials="WU">
    <w:p w14:paraId="4E46CF30" w14:textId="77777777" w:rsidR="00ED1D04" w:rsidRDefault="00ED1D04" w:rsidP="00E35F1F">
      <w:pPr>
        <w:pStyle w:val="CommentText"/>
      </w:pPr>
      <w:r>
        <w:rPr>
          <w:rStyle w:val="CommentReference"/>
        </w:rPr>
        <w:annotationRef/>
      </w:r>
      <w:r>
        <w:t>Jar or vessel for the sake of youth who think marijuana?</w:t>
      </w:r>
    </w:p>
  </w:comment>
  <w:comment w:id="689" w:author="Windows User" w:date="2015-10-30T08:56:00Z" w:initials="WU">
    <w:p w14:paraId="0D8736F0" w14:textId="77777777" w:rsidR="00ED1D04" w:rsidRDefault="00ED1D04" w:rsidP="00E35F1F">
      <w:pPr>
        <w:pStyle w:val="CommentText"/>
      </w:pPr>
      <w:r>
        <w:rPr>
          <w:rStyle w:val="CommentReference"/>
        </w:rPr>
        <w:annotationRef/>
      </w:r>
      <w:r>
        <w:t>Not lampstand?</w:t>
      </w:r>
    </w:p>
  </w:comment>
  <w:comment w:id="693" w:author="Windows User" w:date="2015-10-30T08:56:00Z" w:initials="WU">
    <w:p w14:paraId="71035455" w14:textId="77777777" w:rsidR="00ED1D04" w:rsidRDefault="00ED1D04" w:rsidP="00E35F1F">
      <w:pPr>
        <w:pStyle w:val="CommentText"/>
      </w:pPr>
      <w:r>
        <w:rPr>
          <w:rStyle w:val="CommentReference"/>
        </w:rPr>
        <w:annotationRef/>
      </w:r>
      <w:r>
        <w:t>Need to decide whether to capitalize and be Consistent.</w:t>
      </w:r>
    </w:p>
  </w:comment>
  <w:comment w:id="694" w:author="Windows User" w:date="2015-10-30T08:56:00Z" w:initials="WU">
    <w:p w14:paraId="27C7371E" w14:textId="77777777" w:rsidR="00ED1D04" w:rsidRDefault="00ED1D0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5" w:author="Windows User" w:date="2015-10-30T08:56:00Z" w:initials="WU">
    <w:p w14:paraId="209A45A7" w14:textId="77777777" w:rsidR="00ED1D04" w:rsidRDefault="00ED1D04" w:rsidP="00E35F1F">
      <w:pPr>
        <w:pStyle w:val="CommentText"/>
      </w:pPr>
      <w:r>
        <w:rPr>
          <w:rStyle w:val="CommentReference"/>
        </w:rPr>
        <w:annotationRef/>
      </w:r>
      <w:r>
        <w:t>Tense(s) of this vs?</w:t>
      </w:r>
    </w:p>
  </w:comment>
  <w:comment w:id="699" w:author="Windows User" w:date="2015-10-30T08:56:00Z" w:initials="WU">
    <w:p w14:paraId="596EE3A5" w14:textId="77777777" w:rsidR="00ED1D04" w:rsidRDefault="00ED1D04" w:rsidP="00E35F1F">
      <w:pPr>
        <w:pStyle w:val="CommentText"/>
      </w:pPr>
      <w:r>
        <w:rPr>
          <w:rStyle w:val="CommentReference"/>
        </w:rPr>
        <w:annotationRef/>
      </w:r>
      <w:r>
        <w:t>If no coma, then that. If coma, then which.</w:t>
      </w:r>
    </w:p>
  </w:comment>
  <w:comment w:id="700" w:author="Windows User" w:date="2015-11-21T13:10:00Z" w:initials="WU">
    <w:p w14:paraId="0E2011D4" w14:textId="77777777" w:rsidR="00ED1D04" w:rsidRPr="00FA5B8C" w:rsidRDefault="00ED1D0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1" w:author="Windows User" w:date="2015-10-30T08:56:00Z" w:initials="WU">
    <w:p w14:paraId="7F58A02B" w14:textId="77777777" w:rsidR="00ED1D04" w:rsidRDefault="00ED1D04" w:rsidP="00E35F1F">
      <w:pPr>
        <w:pStyle w:val="CommentText"/>
      </w:pPr>
      <w:r>
        <w:rPr>
          <w:rStyle w:val="CommentReference"/>
        </w:rPr>
        <w:annotationRef/>
      </w:r>
      <w:r>
        <w:t>Ok for traditional English. But in current usage hasn’t it narrowed to taste rather than still including smell? Armona?</w:t>
      </w:r>
    </w:p>
  </w:comment>
  <w:comment w:id="702" w:author="Windows User" w:date="2015-10-30T08:56:00Z" w:initials="WU">
    <w:p w14:paraId="06058DA2" w14:textId="77777777" w:rsidR="00ED1D04" w:rsidRDefault="00ED1D04" w:rsidP="00E35F1F">
      <w:pPr>
        <w:pStyle w:val="CommentText"/>
      </w:pPr>
      <w:r>
        <w:rPr>
          <w:rStyle w:val="CommentReference"/>
        </w:rPr>
        <w:annotationRef/>
      </w:r>
      <w:r>
        <w:t>This makes little sense. An estate is just a state, a status… you can restore to a first status, but not to a status</w:t>
      </w:r>
    </w:p>
  </w:comment>
  <w:comment w:id="712" w:author="Windows User" w:date="2015-10-30T08:56:00Z" w:initials="WU">
    <w:p w14:paraId="1E1724A5" w14:textId="77777777" w:rsidR="00ED1D04" w:rsidRDefault="00ED1D04" w:rsidP="00E35F1F">
      <w:pPr>
        <w:pStyle w:val="CommentText"/>
      </w:pPr>
      <w:r>
        <w:rPr>
          <w:rStyle w:val="CommentReference"/>
        </w:rPr>
        <w:annotationRef/>
      </w:r>
      <w:r>
        <w:t>Care or concern?</w:t>
      </w:r>
    </w:p>
  </w:comment>
  <w:comment w:id="713" w:author="Windows User" w:date="2015-10-30T08:56:00Z" w:initials="WU">
    <w:p w14:paraId="78E58888" w14:textId="77777777" w:rsidR="00ED1D04" w:rsidRDefault="00ED1D04" w:rsidP="00E35F1F">
      <w:pPr>
        <w:pStyle w:val="CommentText"/>
      </w:pPr>
      <w:r>
        <w:rPr>
          <w:rStyle w:val="CommentReference"/>
        </w:rPr>
        <w:annotationRef/>
      </w:r>
      <w:r>
        <w:t>Uhm…. ? Coptic clearly says Sabbaton…. But wasn’t it the first day?</w:t>
      </w:r>
    </w:p>
  </w:comment>
  <w:comment w:id="722" w:author="Windows User" w:date="2015-10-30T08:56:00Z" w:initials="WU">
    <w:p w14:paraId="18B3CB42" w14:textId="77777777" w:rsidR="00ED1D04" w:rsidRDefault="00ED1D04" w:rsidP="00E35F1F">
      <w:pPr>
        <w:pStyle w:val="CommentText"/>
      </w:pPr>
      <w:r>
        <w:rPr>
          <w:rStyle w:val="CommentReference"/>
        </w:rPr>
        <w:annotationRef/>
      </w:r>
      <w:r>
        <w:t>Exceedingly? Too? So?</w:t>
      </w:r>
    </w:p>
  </w:comment>
  <w:comment w:id="723" w:author="Windows User" w:date="2015-10-30T08:56:00Z" w:initials="WU">
    <w:p w14:paraId="44897493" w14:textId="77777777" w:rsidR="00ED1D04" w:rsidRDefault="00ED1D04" w:rsidP="00E35F1F">
      <w:pPr>
        <w:pStyle w:val="CommentText"/>
      </w:pPr>
      <w:r>
        <w:rPr>
          <w:rStyle w:val="CommentReference"/>
        </w:rPr>
        <w:annotationRef/>
      </w:r>
      <w:r>
        <w:t>Count or heed?</w:t>
      </w:r>
    </w:p>
  </w:comment>
  <w:comment w:id="724" w:author="Windows User" w:date="2015-10-30T08:56:00Z" w:initials="WU">
    <w:p w14:paraId="6849FDD2" w14:textId="77777777" w:rsidR="00ED1D04" w:rsidRDefault="00ED1D04" w:rsidP="00E35F1F">
      <w:pPr>
        <w:pStyle w:val="CommentText"/>
      </w:pPr>
      <w:r>
        <w:rPr>
          <w:rStyle w:val="CommentReference"/>
        </w:rPr>
        <w:annotationRef/>
      </w:r>
      <w:r>
        <w:t>Ramez, I or me?</w:t>
      </w:r>
    </w:p>
  </w:comment>
  <w:comment w:id="725" w:author="Windows User" w:date="2015-10-30T08:56:00Z" w:initials="WU">
    <w:p w14:paraId="799B59FF" w14:textId="77777777" w:rsidR="00ED1D04" w:rsidRDefault="00ED1D04" w:rsidP="00E35F1F">
      <w:pPr>
        <w:pStyle w:val="CommentText"/>
      </w:pPr>
      <w:r>
        <w:rPr>
          <w:rStyle w:val="CommentReference"/>
        </w:rPr>
        <w:annotationRef/>
      </w:r>
      <w:r>
        <w:t>Teach to offer repentance or instruct in repentance?</w:t>
      </w:r>
    </w:p>
  </w:comment>
  <w:comment w:id="726" w:author="Windows User" w:date="2015-10-30T08:56:00Z" w:initials="WU">
    <w:p w14:paraId="57D87D60" w14:textId="77777777" w:rsidR="00ED1D04" w:rsidRDefault="00ED1D04" w:rsidP="00E35F1F">
      <w:pPr>
        <w:pStyle w:val="CommentText"/>
      </w:pPr>
      <w:r>
        <w:rPr>
          <w:rStyle w:val="CommentReference"/>
        </w:rPr>
        <w:annotationRef/>
      </w:r>
      <w:r>
        <w:t>That a sinner die would make this consistent.</w:t>
      </w:r>
    </w:p>
  </w:comment>
  <w:comment w:id="727" w:author="Windows User" w:date="2015-10-30T08:56:00Z" w:initials="WU">
    <w:p w14:paraId="274EC1E4" w14:textId="77777777" w:rsidR="00ED1D04" w:rsidRDefault="00ED1D04" w:rsidP="00E35F1F">
      <w:pPr>
        <w:pStyle w:val="CommentText"/>
      </w:pPr>
      <w:r>
        <w:rPr>
          <w:rStyle w:val="CommentReference"/>
        </w:rPr>
        <w:annotationRef/>
      </w:r>
      <w:r>
        <w:t>Kind-hearted or merciful?</w:t>
      </w:r>
    </w:p>
  </w:comment>
  <w:comment w:id="728" w:author="Windows User" w:date="2015-10-30T08:56:00Z" w:initials="WU">
    <w:p w14:paraId="1370FE87" w14:textId="77777777" w:rsidR="00ED1D04" w:rsidRDefault="00ED1D04" w:rsidP="00E35F1F">
      <w:pPr>
        <w:pStyle w:val="CommentText"/>
      </w:pPr>
      <w:r>
        <w:rPr>
          <w:rStyle w:val="CommentReference"/>
        </w:rPr>
        <w:annotationRef/>
      </w:r>
      <w:r>
        <w:t>Compassions or tender mercies?</w:t>
      </w:r>
    </w:p>
  </w:comment>
  <w:comment w:id="729" w:author="Windows User" w:date="2015-10-30T08:56:00Z" w:initials="WU">
    <w:p w14:paraId="70E14B72" w14:textId="77777777" w:rsidR="00ED1D04" w:rsidRDefault="00ED1D04" w:rsidP="00E35F1F">
      <w:pPr>
        <w:pStyle w:val="CommentText"/>
      </w:pPr>
      <w:r>
        <w:rPr>
          <w:rStyle w:val="CommentReference"/>
        </w:rPr>
        <w:annotationRef/>
      </w:r>
      <w:r>
        <w:t>May He or that He may</w:t>
      </w:r>
    </w:p>
  </w:comment>
  <w:comment w:id="739" w:author="Windows User" w:date="2015-10-30T08:56:00Z" w:initials="BS">
    <w:p w14:paraId="1CD83694" w14:textId="77777777" w:rsidR="00ED1D04" w:rsidRDefault="00ED1D04" w:rsidP="00E35F1F">
      <w:pPr>
        <w:pStyle w:val="CommentText"/>
      </w:pPr>
      <w:r>
        <w:rPr>
          <w:rStyle w:val="CommentReference"/>
        </w:rPr>
        <w:annotationRef/>
      </w:r>
      <w:r>
        <w:t>very greatly is redundant...</w:t>
      </w:r>
    </w:p>
  </w:comment>
  <w:comment w:id="740" w:author="Windows User" w:date="2015-10-30T08:56:00Z" w:initials="BS">
    <w:p w14:paraId="2DB29619" w14:textId="77777777" w:rsidR="00ED1D04" w:rsidRDefault="00ED1D04" w:rsidP="00E35F1F">
      <w:pPr>
        <w:pStyle w:val="CommentText"/>
      </w:pPr>
      <w:r>
        <w:rPr>
          <w:rStyle w:val="CommentReference"/>
        </w:rPr>
        <w:annotationRef/>
      </w:r>
      <w:r>
        <w:t>above? in?</w:t>
      </w:r>
    </w:p>
  </w:comment>
  <w:comment w:id="741" w:author="Windows User" w:date="2015-10-30T08:56:00Z" w:initials="BS">
    <w:p w14:paraId="3734F7C0" w14:textId="77777777" w:rsidR="00ED1D04" w:rsidRDefault="00ED1D04" w:rsidP="00E35F1F">
      <w:pPr>
        <w:pStyle w:val="CommentText"/>
      </w:pPr>
      <w:r>
        <w:rPr>
          <w:rStyle w:val="CommentReference"/>
        </w:rPr>
        <w:annotationRef/>
      </w:r>
      <w:r>
        <w:t>dikeos is usually rended 'righteous'. Is there good cause to use 'just' here?</w:t>
      </w:r>
    </w:p>
  </w:comment>
  <w:comment w:id="742" w:author="Windows User" w:date="2015-10-30T08:56:00Z" w:initials="BS">
    <w:p w14:paraId="06116336" w14:textId="77777777" w:rsidR="00ED1D04" w:rsidRDefault="00ED1D04" w:rsidP="00E35F1F">
      <w:pPr>
        <w:pStyle w:val="CommentText"/>
      </w:pPr>
      <w:r>
        <w:rPr>
          <w:rStyle w:val="CommentReference"/>
        </w:rPr>
        <w:annotationRef/>
      </w:r>
      <w:r>
        <w:t>mediated or put into practice?</w:t>
      </w:r>
    </w:p>
  </w:comment>
  <w:comment w:id="743" w:author="Windows User" w:date="2015-10-30T08:56:00Z" w:initials="BS">
    <w:p w14:paraId="6417B5A7" w14:textId="77777777" w:rsidR="00ED1D04" w:rsidRDefault="00ED1D04" w:rsidP="00E35F1F">
      <w:pPr>
        <w:pStyle w:val="CommentText"/>
      </w:pPr>
      <w:r>
        <w:rPr>
          <w:rStyle w:val="CommentReference"/>
        </w:rPr>
        <w:annotationRef/>
      </w:r>
      <w:r>
        <w:t>on their lips is a common English expression that seems to have the same meaning as "in their mouths"</w:t>
      </w:r>
    </w:p>
  </w:comment>
  <w:comment w:id="744" w:author="Windows User" w:date="2015-10-30T08:56:00Z" w:initials="BS">
    <w:p w14:paraId="7CA0B9DB" w14:textId="77777777" w:rsidR="00ED1D04" w:rsidRDefault="00ED1D04" w:rsidP="00E35F1F">
      <w:pPr>
        <w:pStyle w:val="CommentText"/>
      </w:pPr>
      <w:r>
        <w:rPr>
          <w:rStyle w:val="CommentReference"/>
        </w:rPr>
        <w:annotationRef/>
      </w:r>
      <w:r>
        <w:t>The tree of immortality would flow better in English.</w:t>
      </w:r>
    </w:p>
  </w:comment>
  <w:comment w:id="745" w:author="Windows User" w:date="2015-10-30T08:56:00Z" w:initials="BS">
    <w:p w14:paraId="3D06FFDE" w14:textId="77777777" w:rsidR="00ED1D04" w:rsidRDefault="00ED1D04" w:rsidP="00E35F1F">
      <w:pPr>
        <w:pStyle w:val="CommentText"/>
      </w:pPr>
      <w:r>
        <w:rPr>
          <w:rStyle w:val="CommentReference"/>
        </w:rPr>
        <w:annotationRef/>
      </w:r>
      <w:r>
        <w:t>thoughts or senses?</w:t>
      </w:r>
    </w:p>
  </w:comment>
  <w:comment w:id="746" w:author="Windows User" w:date="2015-10-30T08:56:00Z" w:initials="BS">
    <w:p w14:paraId="5092C47C" w14:textId="77777777" w:rsidR="00ED1D04" w:rsidRDefault="00ED1D04" w:rsidP="00E35F1F">
      <w:pPr>
        <w:pStyle w:val="CommentText"/>
      </w:pPr>
      <w:r>
        <w:rPr>
          <w:rStyle w:val="CommentReference"/>
        </w:rPr>
        <w:annotationRef/>
      </w:r>
      <w:r>
        <w:t>lay? set? cast?</w:t>
      </w:r>
    </w:p>
  </w:comment>
  <w:comment w:id="747" w:author="Windows User" w:date="2015-10-30T08:56:00Z" w:initials="BS">
    <w:p w14:paraId="2988A4E9" w14:textId="77777777" w:rsidR="00ED1D04" w:rsidRDefault="00ED1D04" w:rsidP="00E35F1F">
      <w:pPr>
        <w:pStyle w:val="CommentText"/>
      </w:pPr>
      <w:r>
        <w:rPr>
          <w:rStyle w:val="CommentReference"/>
        </w:rPr>
        <w:annotationRef/>
      </w:r>
      <w:r>
        <w:t>more common word... does it capture meaning well enough?</w:t>
      </w:r>
    </w:p>
  </w:comment>
  <w:comment w:id="748" w:author="Windows User" w:date="2015-10-30T08:56:00Z" w:initials="BS">
    <w:p w14:paraId="7A2B4CA4" w14:textId="77777777" w:rsidR="00ED1D04" w:rsidRDefault="00ED1D04" w:rsidP="00E35F1F">
      <w:pPr>
        <w:pStyle w:val="CommentText"/>
      </w:pPr>
      <w:r>
        <w:rPr>
          <w:rStyle w:val="CommentReference"/>
        </w:rPr>
        <w:annotationRef/>
      </w:r>
      <w:r>
        <w:t>types?</w:t>
      </w:r>
    </w:p>
  </w:comment>
  <w:comment w:id="756" w:author="Windows User" w:date="2015-10-30T08:56:00Z" w:initials="BS">
    <w:p w14:paraId="6A283326" w14:textId="77777777" w:rsidR="00ED1D04" w:rsidRDefault="00ED1D04" w:rsidP="00E35F1F">
      <w:pPr>
        <w:pStyle w:val="CommentText"/>
      </w:pPr>
      <w:r>
        <w:rPr>
          <w:rStyle w:val="CommentReference"/>
        </w:rPr>
        <w:annotationRef/>
      </w:r>
      <w:r>
        <w:t>Coptic clearly says beginning... is there anything in it about authority as the other translations have?</w:t>
      </w:r>
    </w:p>
  </w:comment>
  <w:comment w:id="757" w:author="Windows User" w:date="2015-10-30T08:56:00Z" w:initials="BS">
    <w:p w14:paraId="233F3783" w14:textId="77777777" w:rsidR="00ED1D04" w:rsidRDefault="00ED1D04" w:rsidP="00E35F1F">
      <w:pPr>
        <w:pStyle w:val="CommentText"/>
      </w:pPr>
      <w:r>
        <w:rPr>
          <w:rStyle w:val="CommentReference"/>
        </w:rPr>
        <w:annotationRef/>
      </w:r>
      <w:r>
        <w:t>risen, or shone?</w:t>
      </w:r>
    </w:p>
  </w:comment>
  <w:comment w:id="764" w:author="Windows User" w:date="2015-10-30T08:56:00Z" w:initials="BS">
    <w:p w14:paraId="4B4155FC" w14:textId="77777777" w:rsidR="00ED1D04" w:rsidRDefault="00ED1D04" w:rsidP="00E35F1F">
      <w:pPr>
        <w:pStyle w:val="CommentText"/>
      </w:pPr>
      <w:r>
        <w:rPr>
          <w:rStyle w:val="CommentReference"/>
        </w:rPr>
        <w:annotationRef/>
      </w:r>
      <w:r>
        <w:t>cap?</w:t>
      </w:r>
    </w:p>
  </w:comment>
  <w:comment w:id="765" w:author="Windows User" w:date="2015-10-30T08:56:00Z" w:initials="BS">
    <w:p w14:paraId="248C83A2" w14:textId="77777777" w:rsidR="00ED1D04" w:rsidRDefault="00ED1D04" w:rsidP="00E35F1F">
      <w:pPr>
        <w:pStyle w:val="CommentText"/>
      </w:pPr>
      <w:r>
        <w:rPr>
          <w:rStyle w:val="CommentReference"/>
        </w:rPr>
        <w:annotationRef/>
      </w:r>
      <w:r>
        <w:t>save? redeem?</w:t>
      </w:r>
    </w:p>
  </w:comment>
  <w:comment w:id="769" w:author="Windows User" w:date="2015-11-02T09:17:00Z" w:initials="BS">
    <w:p w14:paraId="3DA2A496" w14:textId="77777777" w:rsidR="00ED1D04" w:rsidRDefault="00ED1D04" w:rsidP="00E35F1F">
      <w:pPr>
        <w:pStyle w:val="CommentText"/>
      </w:pPr>
      <w:r>
        <w:rPr>
          <w:rStyle w:val="CommentReference"/>
        </w:rPr>
        <w:annotationRef/>
      </w:r>
      <w:r>
        <w:t>need a policy on names formes. Greek or Hebrew? But Coptic doesn't even have Isaiah... Reordered from next vs... ok.</w:t>
      </w:r>
    </w:p>
  </w:comment>
  <w:comment w:id="770" w:author="Windows User" w:date="2015-10-30T08:56:00Z" w:initials="BS">
    <w:p w14:paraId="2390D3F4" w14:textId="77777777" w:rsidR="00ED1D04" w:rsidRDefault="00ED1D04" w:rsidP="00E35F1F">
      <w:pPr>
        <w:pStyle w:val="CommentText"/>
      </w:pPr>
      <w:r>
        <w:rPr>
          <w:rStyle w:val="CommentReference"/>
        </w:rPr>
        <w:annotationRef/>
      </w:r>
      <w:r>
        <w:t>or should " be down here</w:t>
      </w:r>
    </w:p>
  </w:comment>
  <w:comment w:id="774" w:author="Windows User" w:date="2015-10-30T08:56:00Z" w:initials="BS">
    <w:p w14:paraId="061FF9BB" w14:textId="77777777" w:rsidR="00ED1D04" w:rsidRDefault="00ED1D04" w:rsidP="00E35F1F">
      <w:pPr>
        <w:pStyle w:val="CommentText"/>
      </w:pPr>
      <w:r>
        <w:rPr>
          <w:rStyle w:val="CommentReference"/>
        </w:rPr>
        <w:annotationRef/>
      </w:r>
      <w:r>
        <w:t>was overcame or did overcome? very different...</w:t>
      </w:r>
    </w:p>
  </w:comment>
  <w:comment w:id="778" w:author="Windows User" w:date="2015-10-30T08:56:00Z" w:initials="BS">
    <w:p w14:paraId="13BC365B" w14:textId="77777777" w:rsidR="00ED1D04" w:rsidRDefault="00ED1D04" w:rsidP="00E35F1F">
      <w:pPr>
        <w:pStyle w:val="CommentText"/>
      </w:pPr>
      <w:r>
        <w:rPr>
          <w:rStyle w:val="CommentReference"/>
        </w:rPr>
        <w:annotationRef/>
      </w:r>
      <w:r>
        <w:t>awkward, but changing to a perfect man or man perfectly destroys meaning...</w:t>
      </w:r>
    </w:p>
  </w:comment>
  <w:comment w:id="779" w:author="Windows User" w:date="2015-10-30T08:56:00Z" w:initials="BS">
    <w:p w14:paraId="367DF61C" w14:textId="77777777" w:rsidR="00ED1D04" w:rsidRDefault="00ED1D04" w:rsidP="00E35F1F">
      <w:pPr>
        <w:pStyle w:val="CommentText"/>
      </w:pPr>
      <w:r>
        <w:rPr>
          <w:rStyle w:val="CommentReference"/>
        </w:rPr>
        <w:annotationRef/>
      </w:r>
      <w:r>
        <w:t>L.A. is quite different fo rthis vs...</w:t>
      </w:r>
    </w:p>
  </w:comment>
  <w:comment w:id="786" w:author="Windows User" w:date="2015-10-30T08:56:00Z" w:initials="BS">
    <w:p w14:paraId="19575ABA" w14:textId="77777777" w:rsidR="00ED1D04" w:rsidRDefault="00ED1D04" w:rsidP="00E35F1F">
      <w:pPr>
        <w:pStyle w:val="CommentText"/>
      </w:pPr>
      <w:r>
        <w:rPr>
          <w:rStyle w:val="CommentReference"/>
        </w:rPr>
        <w:annotationRef/>
      </w:r>
      <w:r>
        <w:t>and goodwill towards men, or towards men of goodwill?</w:t>
      </w:r>
    </w:p>
  </w:comment>
  <w:comment w:id="787" w:author="Windows User" w:date="2015-10-30T08:56:00Z" w:initials="BS">
    <w:p w14:paraId="47406125" w14:textId="77777777" w:rsidR="00ED1D04" w:rsidRDefault="00ED1D04" w:rsidP="00E35F1F">
      <w:pPr>
        <w:pStyle w:val="CommentText"/>
      </w:pPr>
      <w:r>
        <w:rPr>
          <w:rStyle w:val="CommentReference"/>
        </w:rPr>
        <w:annotationRef/>
      </w:r>
      <w:r>
        <w:t>dividing wall?</w:t>
      </w:r>
    </w:p>
  </w:comment>
  <w:comment w:id="791" w:author="Windows User" w:date="2015-10-30T08:56:00Z" w:initials="BS">
    <w:p w14:paraId="0BDB9E8A" w14:textId="77777777" w:rsidR="00ED1D04" w:rsidRDefault="00ED1D04" w:rsidP="00E35F1F">
      <w:pPr>
        <w:pStyle w:val="CommentText"/>
      </w:pPr>
      <w:r>
        <w:rPr>
          <w:rStyle w:val="CommentReference"/>
        </w:rPr>
        <w:annotationRef/>
      </w:r>
      <w:r>
        <w:t>what does han mean? can we say teh angels of light?</w:t>
      </w:r>
    </w:p>
  </w:comment>
  <w:comment w:id="792" w:author="Windows User" w:date="2015-10-30T08:56:00Z" w:initials="BS">
    <w:p w14:paraId="035DBC4C" w14:textId="77777777" w:rsidR="00ED1D04" w:rsidRDefault="00ED1D04" w:rsidP="00E35F1F">
      <w:pPr>
        <w:pStyle w:val="CommentText"/>
      </w:pPr>
      <w:r>
        <w:rPr>
          <w:rStyle w:val="CommentReference"/>
        </w:rPr>
        <w:annotationRef/>
      </w:r>
      <w:r>
        <w:t>sing hymns to be consistent with above?</w:t>
      </w:r>
    </w:p>
  </w:comment>
  <w:comment w:id="793" w:author="Windows User" w:date="2015-10-30T08:56:00Z" w:initials="BS">
    <w:p w14:paraId="3E0D70DF" w14:textId="77777777" w:rsidR="00ED1D04" w:rsidRDefault="00ED1D04" w:rsidP="00E35F1F">
      <w:pPr>
        <w:pStyle w:val="CommentText"/>
      </w:pPr>
      <w:r>
        <w:rPr>
          <w:rStyle w:val="CommentReference"/>
        </w:rPr>
        <w:annotationRef/>
      </w:r>
      <w:r>
        <w:t>should be arose to match parallel with next vs... but makes no sense in English. Arose within Mary or shone from Mary.</w:t>
      </w:r>
    </w:p>
  </w:comment>
  <w:comment w:id="794" w:author="Windows User" w:date="2015-10-30T08:56:00Z" w:initials="BS">
    <w:p w14:paraId="24AFFCDF" w14:textId="77777777" w:rsidR="00ED1D04" w:rsidRDefault="00ED1D04" w:rsidP="00E35F1F">
      <w:pPr>
        <w:pStyle w:val="CommentText"/>
      </w:pPr>
      <w:r>
        <w:rPr>
          <w:rStyle w:val="CommentReference"/>
        </w:rPr>
        <w:annotationRef/>
      </w:r>
      <w:r>
        <w:t>Is "je" enough justification to prepend 'saying'?</w:t>
      </w:r>
    </w:p>
  </w:comment>
  <w:comment w:id="795" w:author="Windows User" w:date="2015-10-30T08:56:00Z" w:initials="BS">
    <w:p w14:paraId="0E84B308" w14:textId="77777777" w:rsidR="00ED1D04" w:rsidRDefault="00ED1D04" w:rsidP="00E35F1F">
      <w:pPr>
        <w:pStyle w:val="CommentText"/>
      </w:pPr>
      <w:r>
        <w:rPr>
          <w:rStyle w:val="CommentReference"/>
        </w:rPr>
        <w:annotationRef/>
      </w:r>
      <w:r>
        <w:t>abouna's doxology of prime has 'that' here I think...</w:t>
      </w:r>
    </w:p>
  </w:comment>
  <w:comment w:id="796" w:author="Windows User" w:date="2015-10-30T08:56:00Z" w:initials="BS">
    <w:p w14:paraId="13D50058" w14:textId="77777777" w:rsidR="00ED1D04" w:rsidRDefault="00ED1D04" w:rsidP="00E35F1F">
      <w:pPr>
        <w:pStyle w:val="CommentText"/>
      </w:pPr>
      <w:r>
        <w:rPr>
          <w:rStyle w:val="CommentReference"/>
        </w:rPr>
        <w:annotationRef/>
      </w:r>
      <w:r>
        <w:t>or "sining"?</w:t>
      </w:r>
    </w:p>
  </w:comment>
  <w:comment w:id="801" w:author="Windows User" w:date="2015-10-30T08:56:00Z" w:initials="BS">
    <w:p w14:paraId="1CF8EF29" w14:textId="77777777" w:rsidR="00ED1D04" w:rsidRDefault="00ED1D04" w:rsidP="00E35F1F">
      <w:pPr>
        <w:pStyle w:val="CommentText"/>
      </w:pPr>
      <w:r>
        <w:rPr>
          <w:rStyle w:val="CommentReference"/>
        </w:rPr>
        <w:annotationRef/>
      </w:r>
      <w:r>
        <w:t>any sense of authority in coptic?</w:t>
      </w:r>
    </w:p>
  </w:comment>
  <w:comment w:id="802" w:author="Windows User" w:date="2015-11-02T12:45:00Z" w:initials="BS">
    <w:p w14:paraId="14FBB1F8" w14:textId="77777777" w:rsidR="00ED1D04" w:rsidRDefault="00ED1D04" w:rsidP="00E35F1F">
      <w:pPr>
        <w:pStyle w:val="CommentText"/>
      </w:pPr>
      <w:r>
        <w:rPr>
          <w:rStyle w:val="CommentReference"/>
        </w:rPr>
        <w:annotationRef/>
      </w:r>
      <w:r>
        <w:t>or saint mary? I prefer the holy... but we should be consistent one way or the other.</w:t>
      </w:r>
    </w:p>
  </w:comment>
  <w:comment w:id="803" w:author="Windows User" w:date="2015-10-30T08:56:00Z" w:initials="BS">
    <w:p w14:paraId="16E721CE" w14:textId="77777777" w:rsidR="00ED1D04" w:rsidRDefault="00ED1D0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3" w:author="Windows User" w:date="2015-10-30T08:56:00Z" w:initials="BS">
    <w:p w14:paraId="3C08A3D8" w14:textId="77777777" w:rsidR="00ED1D04" w:rsidRDefault="00ED1D04" w:rsidP="00E35F1F">
      <w:pPr>
        <w:pStyle w:val="CommentText"/>
      </w:pPr>
      <w:r>
        <w:rPr>
          <w:rStyle w:val="CommentReference"/>
        </w:rPr>
        <w:annotationRef/>
      </w:r>
      <w:r>
        <w:t>tense is flipping so much vs to vs. Any way to make more consistent?</w:t>
      </w:r>
    </w:p>
  </w:comment>
  <w:comment w:id="814" w:author="Windows User" w:date="2015-11-02T12:41:00Z" w:initials="BS">
    <w:p w14:paraId="32825E4D" w14:textId="77777777" w:rsidR="00ED1D04" w:rsidRDefault="00ED1D04" w:rsidP="00E35F1F">
      <w:pPr>
        <w:pStyle w:val="CommentText"/>
      </w:pPr>
      <w:r>
        <w:rPr>
          <w:rStyle w:val="CommentReference"/>
        </w:rPr>
        <w:annotationRef/>
      </w:r>
      <w:r>
        <w:t>cold frost? frosty cold? too many ands.</w:t>
      </w:r>
    </w:p>
  </w:comment>
  <w:comment w:id="815" w:author="Windows User" w:date="2015-10-30T08:56:00Z" w:initials="BS">
    <w:p w14:paraId="4E6878BA" w14:textId="77777777" w:rsidR="00ED1D04" w:rsidRDefault="00ED1D04" w:rsidP="00E35F1F">
      <w:pPr>
        <w:pStyle w:val="CommentText"/>
      </w:pPr>
      <w:r>
        <w:rPr>
          <w:rStyle w:val="CommentReference"/>
        </w:rPr>
        <w:annotationRef/>
      </w:r>
      <w:r>
        <w:t>In is probably more right... I probably shouldn't have changed that...</w:t>
      </w:r>
    </w:p>
  </w:comment>
  <w:comment w:id="830" w:author="Brett Slote" w:date="2015-10-30T08:56:00Z" w:initials="BS">
    <w:p w14:paraId="18EC5FB9" w14:textId="77777777" w:rsidR="00ED1D04" w:rsidRDefault="00ED1D04" w:rsidP="00E35F1F">
      <w:pPr>
        <w:pStyle w:val="CommentText"/>
      </w:pPr>
      <w:r>
        <w:rPr>
          <w:rStyle w:val="CommentReference"/>
        </w:rPr>
        <w:annotationRef/>
      </w:r>
      <w:r>
        <w:t>Received or bought?</w:t>
      </w:r>
    </w:p>
  </w:comment>
  <w:comment w:id="835" w:author="Brett Slote" w:date="2015-10-30T08:56:00Z" w:initials="BS">
    <w:p w14:paraId="705AFE6E" w14:textId="77777777" w:rsidR="00ED1D04" w:rsidRDefault="00ED1D04" w:rsidP="00E35F1F">
      <w:pPr>
        <w:pStyle w:val="CommentText"/>
      </w:pPr>
      <w:r>
        <w:rPr>
          <w:rStyle w:val="CommentReference"/>
        </w:rPr>
        <w:annotationRef/>
      </w:r>
      <w:r>
        <w:t>Again ‘a’ perfect man loses meaning, but as is sounds awkward.</w:t>
      </w:r>
    </w:p>
  </w:comment>
  <w:comment w:id="838" w:author="Brett Slote" w:date="2015-10-30T08:56:00Z" w:initials="BS">
    <w:p w14:paraId="6DDFB160" w14:textId="77777777" w:rsidR="00ED1D04" w:rsidRDefault="00ED1D04" w:rsidP="00E35F1F">
      <w:pPr>
        <w:pStyle w:val="CommentText"/>
      </w:pPr>
      <w:r>
        <w:rPr>
          <w:rStyle w:val="CommentReference"/>
        </w:rPr>
        <w:annotationRef/>
      </w:r>
      <w:r>
        <w:t>Uncircumscript?</w:t>
      </w:r>
    </w:p>
  </w:comment>
  <w:comment w:id="841" w:author="Brett Slote" w:date="2015-10-30T08:56:00Z" w:initials="BS">
    <w:p w14:paraId="39A4B3F9" w14:textId="77777777" w:rsidR="00ED1D04" w:rsidRDefault="00ED1D04" w:rsidP="00E35F1F">
      <w:pPr>
        <w:pStyle w:val="CommentText"/>
      </w:pPr>
      <w:r>
        <w:rPr>
          <w:rStyle w:val="CommentReference"/>
        </w:rPr>
        <w:annotationRef/>
      </w:r>
      <w:r>
        <w:t>Orthodox?</w:t>
      </w:r>
    </w:p>
  </w:comment>
  <w:comment w:id="842" w:author="Brett Slote" w:date="2015-10-30T08:56:00Z" w:initials="BS">
    <w:p w14:paraId="7E993A49" w14:textId="77777777" w:rsidR="00ED1D04" w:rsidRDefault="00ED1D04" w:rsidP="00E35F1F">
      <w:pPr>
        <w:pStyle w:val="CommentText"/>
      </w:pPr>
      <w:r>
        <w:rPr>
          <w:rStyle w:val="CommentReference"/>
        </w:rPr>
        <w:annotationRef/>
      </w:r>
      <w:r>
        <w:t>Faith?</w:t>
      </w:r>
    </w:p>
  </w:comment>
  <w:comment w:id="845" w:author="Brett Slote" w:date="2015-10-30T08:56:00Z" w:initials="BS">
    <w:p w14:paraId="575DF2C3" w14:textId="77777777" w:rsidR="00ED1D04" w:rsidRDefault="00ED1D04" w:rsidP="00E35F1F">
      <w:pPr>
        <w:pStyle w:val="CommentText"/>
      </w:pPr>
      <w:r>
        <w:rPr>
          <w:rStyle w:val="CommentReference"/>
        </w:rPr>
        <w:annotationRef/>
      </w:r>
      <w:r>
        <w:t>Need a consistent policy</w:t>
      </w:r>
    </w:p>
  </w:comment>
  <w:comment w:id="849" w:author="Brett Slote" w:date="2015-10-30T08:56:00Z" w:initials="BS">
    <w:p w14:paraId="4A370093" w14:textId="77777777" w:rsidR="00ED1D04" w:rsidRDefault="00ED1D04" w:rsidP="00E35F1F">
      <w:pPr>
        <w:pStyle w:val="CommentText"/>
      </w:pPr>
      <w:r>
        <w:rPr>
          <w:rStyle w:val="CommentReference"/>
        </w:rPr>
        <w:annotationRef/>
      </w:r>
      <w:r>
        <w:t>Ramez, He or Him?</w:t>
      </w:r>
    </w:p>
  </w:comment>
  <w:comment w:id="850" w:author="Brett Slote" w:date="2015-10-30T08:56:00Z" w:initials="BS">
    <w:p w14:paraId="3B1DEA29" w14:textId="77777777" w:rsidR="00ED1D04" w:rsidRDefault="00ED1D04" w:rsidP="00E35F1F">
      <w:pPr>
        <w:pStyle w:val="CommentText"/>
      </w:pPr>
      <w:r>
        <w:rPr>
          <w:rStyle w:val="CommentReference"/>
        </w:rPr>
        <w:annotationRef/>
      </w:r>
      <w:r>
        <w:t>On? By?</w:t>
      </w:r>
    </w:p>
  </w:comment>
  <w:comment w:id="851" w:author="Windows User" w:date="2015-11-21T13:15:00Z" w:initials="WU">
    <w:p w14:paraId="05ACE9CF" w14:textId="77777777" w:rsidR="00ED1D04" w:rsidRDefault="00ED1D04" w:rsidP="00E35F1F">
      <w:pPr>
        <w:pStyle w:val="CommentText"/>
      </w:pPr>
      <w:r>
        <w:rPr>
          <w:rStyle w:val="CommentReference"/>
        </w:rPr>
        <w:annotationRef/>
      </w:r>
      <w:r>
        <w:t>check</w:t>
      </w:r>
    </w:p>
  </w:comment>
  <w:comment w:id="857" w:author="Windows User" w:date="2015-10-30T08:56:00Z" w:initials="BS">
    <w:p w14:paraId="5592658B" w14:textId="77777777" w:rsidR="00ED1D04" w:rsidRDefault="00ED1D04" w:rsidP="00E35F1F">
      <w:pPr>
        <w:pStyle w:val="CommentText"/>
      </w:pPr>
      <w:r>
        <w:rPr>
          <w:rStyle w:val="CommentReference"/>
        </w:rPr>
        <w:annotationRef/>
      </w:r>
      <w:r>
        <w:t>Are the breaths referring to the inspiration of scripture, as the other translations have, or the breath of creation cf gn 1?</w:t>
      </w:r>
    </w:p>
  </w:comment>
  <w:comment w:id="858" w:author="Windows User" w:date="2015-10-30T08:56:00Z" w:initials="BS">
    <w:p w14:paraId="6C4E59F0" w14:textId="77777777" w:rsidR="00ED1D04" w:rsidRDefault="00ED1D04" w:rsidP="00E35F1F">
      <w:pPr>
        <w:pStyle w:val="CommentText"/>
      </w:pPr>
      <w:r>
        <w:rPr>
          <w:rStyle w:val="CommentReference"/>
        </w:rPr>
        <w:annotationRef/>
      </w:r>
      <w:r>
        <w:t>When we love the Name of our Lord Jesus Christ, the Name of Salvation...</w:t>
      </w:r>
    </w:p>
  </w:comment>
  <w:comment w:id="859" w:author="Windows User" w:date="2015-10-30T08:56:00Z" w:initials="BS">
    <w:p w14:paraId="14DD413A" w14:textId="77777777" w:rsidR="00ED1D04" w:rsidRDefault="00ED1D04" w:rsidP="00E35F1F">
      <w:pPr>
        <w:pStyle w:val="CommentText"/>
      </w:pPr>
      <w:r>
        <w:rPr>
          <w:rStyle w:val="CommentReference"/>
        </w:rPr>
        <w:annotationRef/>
      </w:r>
      <w:r>
        <w:t>adjective? severe?</w:t>
      </w:r>
    </w:p>
  </w:comment>
  <w:comment w:id="866" w:author="Windows User" w:date="2015-11-21T13:15:00Z" w:initials="WU">
    <w:p w14:paraId="071C1D6C" w14:textId="77777777" w:rsidR="00ED1D04" w:rsidRDefault="00ED1D04" w:rsidP="00E35F1F">
      <w:pPr>
        <w:pStyle w:val="CommentText"/>
      </w:pPr>
      <w:r>
        <w:rPr>
          <w:rStyle w:val="CommentReference"/>
        </w:rPr>
        <w:annotationRef/>
      </w:r>
      <w:r>
        <w:t>check</w:t>
      </w:r>
    </w:p>
  </w:comment>
  <w:comment w:id="868" w:author="Windows User" w:date="2015-10-30T08:56:00Z" w:initials="BS">
    <w:p w14:paraId="5CA1796C" w14:textId="77777777" w:rsidR="00ED1D04" w:rsidRDefault="00ED1D04" w:rsidP="00E35F1F">
      <w:pPr>
        <w:pStyle w:val="CommentText"/>
      </w:pPr>
      <w:r>
        <w:rPr>
          <w:rStyle w:val="CommentReference"/>
        </w:rPr>
        <w:annotationRef/>
      </w:r>
      <w:r>
        <w:t>too literal?</w:t>
      </w:r>
    </w:p>
  </w:comment>
  <w:comment w:id="871" w:author="Windows User" w:date="2015-10-30T08:56:00Z" w:initials="BS">
    <w:p w14:paraId="39BBFF20" w14:textId="77777777" w:rsidR="00ED1D04" w:rsidRDefault="00ED1D04" w:rsidP="00E35F1F">
      <w:pPr>
        <w:pStyle w:val="CommentText"/>
      </w:pPr>
      <w:r>
        <w:rPr>
          <w:rStyle w:val="CommentReference"/>
        </w:rPr>
        <w:annotationRef/>
      </w:r>
      <w:r>
        <w:t>awkward</w:t>
      </w:r>
    </w:p>
  </w:comment>
  <w:comment w:id="872" w:author="Windows User" w:date="2015-10-30T08:56:00Z" w:initials="BS">
    <w:p w14:paraId="7C372EC3" w14:textId="77777777" w:rsidR="00ED1D04" w:rsidRDefault="00ED1D04" w:rsidP="00E35F1F">
      <w:pPr>
        <w:pStyle w:val="CommentText"/>
      </w:pPr>
      <w:r>
        <w:rPr>
          <w:rStyle w:val="CommentReference"/>
        </w:rPr>
        <w:annotationRef/>
      </w:r>
      <w:r>
        <w:t>sits, less literal, but more clear?</w:t>
      </w:r>
    </w:p>
  </w:comment>
  <w:comment w:id="873" w:author="Windows User" w:date="2015-10-30T08:56:00Z" w:initials="BS">
    <w:p w14:paraId="6C09DB42" w14:textId="77777777" w:rsidR="00ED1D04" w:rsidRDefault="00ED1D04" w:rsidP="00E35F1F">
      <w:pPr>
        <w:pStyle w:val="CommentText"/>
      </w:pPr>
      <w:r>
        <w:rPr>
          <w:rStyle w:val="CommentReference"/>
        </w:rPr>
        <w:annotationRef/>
      </w:r>
      <w:r>
        <w:t>awkward</w:t>
      </w:r>
    </w:p>
  </w:comment>
  <w:comment w:id="875" w:author="Windows User" w:date="2015-10-30T08:56:00Z" w:initials="BS">
    <w:p w14:paraId="512D6CE2" w14:textId="77777777" w:rsidR="00ED1D04" w:rsidRDefault="00ED1D04" w:rsidP="00E35F1F">
      <w:pPr>
        <w:pStyle w:val="CommentText"/>
      </w:pPr>
      <w:r>
        <w:rPr>
          <w:rStyle w:val="CommentReference"/>
        </w:rPr>
        <w:annotationRef/>
      </w:r>
      <w:r>
        <w:t>terribly awkward</w:t>
      </w:r>
    </w:p>
  </w:comment>
  <w:comment w:id="876" w:author="Windows User" w:date="2015-11-21T13:16:00Z" w:initials="WU">
    <w:p w14:paraId="56B70852" w14:textId="77777777" w:rsidR="00ED1D04" w:rsidRDefault="00ED1D04" w:rsidP="00E35F1F">
      <w:pPr>
        <w:pStyle w:val="CommentText"/>
      </w:pPr>
      <w:r>
        <w:rPr>
          <w:rStyle w:val="CommentReference"/>
        </w:rPr>
        <w:annotationRef/>
      </w:r>
      <w:r>
        <w:t>check</w:t>
      </w:r>
    </w:p>
  </w:comment>
  <w:comment w:id="877" w:author="Windows User" w:date="2015-11-21T13:16:00Z" w:initials="WU">
    <w:p w14:paraId="46C7130C" w14:textId="77777777" w:rsidR="00ED1D04" w:rsidRDefault="00ED1D04" w:rsidP="00E35F1F">
      <w:pPr>
        <w:pStyle w:val="CommentText"/>
      </w:pPr>
      <w:r>
        <w:rPr>
          <w:rStyle w:val="CommentReference"/>
        </w:rPr>
        <w:annotationRef/>
      </w:r>
      <w:r>
        <w:t>check</w:t>
      </w:r>
    </w:p>
  </w:comment>
  <w:comment w:id="878" w:author="Windows User" w:date="2015-11-21T13:16:00Z" w:initials="WU">
    <w:p w14:paraId="5E32845B" w14:textId="77777777" w:rsidR="00ED1D04" w:rsidRDefault="00ED1D04" w:rsidP="00E35F1F">
      <w:pPr>
        <w:pStyle w:val="CommentText"/>
      </w:pPr>
      <w:r>
        <w:rPr>
          <w:rStyle w:val="CommentReference"/>
        </w:rPr>
        <w:annotationRef/>
      </w:r>
      <w:r>
        <w:t>check</w:t>
      </w:r>
    </w:p>
  </w:comment>
  <w:comment w:id="879" w:author="Windows User" w:date="2015-11-21T13:16:00Z" w:initials="WU">
    <w:p w14:paraId="530C7E75" w14:textId="77777777" w:rsidR="00ED1D04" w:rsidRDefault="00ED1D04" w:rsidP="00E35F1F">
      <w:pPr>
        <w:pStyle w:val="CommentText"/>
      </w:pPr>
      <w:r>
        <w:rPr>
          <w:rStyle w:val="CommentReference"/>
        </w:rPr>
        <w:annotationRef/>
      </w:r>
      <w:r>
        <w:t>check</w:t>
      </w:r>
    </w:p>
  </w:comment>
  <w:comment w:id="881" w:author="Windows User" w:date="2015-10-30T08:56:00Z" w:initials="BS">
    <w:p w14:paraId="215C41D2" w14:textId="77777777" w:rsidR="00ED1D04" w:rsidRDefault="00ED1D04" w:rsidP="00E35F1F">
      <w:pPr>
        <w:pStyle w:val="CommentText"/>
      </w:pPr>
      <w:r>
        <w:rPr>
          <w:rStyle w:val="CommentReference"/>
        </w:rPr>
        <w:annotationRef/>
      </w:r>
      <w:r>
        <w:t>sat?</w:t>
      </w:r>
    </w:p>
  </w:comment>
  <w:comment w:id="882" w:author="Windows User" w:date="2015-11-21T13:17:00Z" w:initials="WU">
    <w:p w14:paraId="6B55DDAB" w14:textId="77777777" w:rsidR="00ED1D04" w:rsidRDefault="00ED1D04" w:rsidP="00E35F1F">
      <w:pPr>
        <w:pStyle w:val="CommentText"/>
      </w:pPr>
      <w:r>
        <w:rPr>
          <w:rStyle w:val="CommentReference"/>
        </w:rPr>
        <w:annotationRef/>
      </w:r>
      <w:r>
        <w:t>check</w:t>
      </w:r>
    </w:p>
  </w:comment>
  <w:comment w:id="883" w:author="Windows User" w:date="2015-11-21T13:17:00Z" w:initials="WU">
    <w:p w14:paraId="5825D4CB" w14:textId="77777777" w:rsidR="00ED1D04" w:rsidRDefault="00ED1D04" w:rsidP="00E35F1F">
      <w:pPr>
        <w:pStyle w:val="CommentText"/>
      </w:pPr>
      <w:r>
        <w:rPr>
          <w:rStyle w:val="CommentReference"/>
        </w:rPr>
        <w:annotationRef/>
      </w:r>
      <w:r>
        <w:t>check</w:t>
      </w:r>
    </w:p>
  </w:comment>
  <w:comment w:id="886" w:author="Windows User" w:date="2015-10-30T08:56:00Z" w:initials="BS">
    <w:p w14:paraId="3E614A56" w14:textId="77777777" w:rsidR="00ED1D04" w:rsidRDefault="00ED1D04" w:rsidP="00E35F1F">
      <w:pPr>
        <w:pStyle w:val="CommentText"/>
      </w:pPr>
      <w:r>
        <w:rPr>
          <w:rStyle w:val="CommentReference"/>
        </w:rPr>
        <w:annotationRef/>
      </w:r>
      <w:r>
        <w:t>entered and come forth, or entered through it?</w:t>
      </w:r>
    </w:p>
  </w:comment>
  <w:comment w:id="887" w:author="Windows User" w:date="2015-10-30T08:56:00Z" w:initials="BS">
    <w:p w14:paraId="356D8FDF" w14:textId="77777777" w:rsidR="00ED1D04" w:rsidRDefault="00ED1D04" w:rsidP="00E35F1F">
      <w:pPr>
        <w:pStyle w:val="CommentText"/>
      </w:pPr>
      <w:r>
        <w:rPr>
          <w:rStyle w:val="CommentReference"/>
        </w:rPr>
        <w:annotationRef/>
      </w:r>
      <w:r>
        <w:t>appearing?</w:t>
      </w:r>
    </w:p>
  </w:comment>
  <w:comment w:id="888" w:author="Windows User" w:date="2015-10-30T08:56:00Z" w:initials="BS">
    <w:p w14:paraId="4735348E" w14:textId="77777777" w:rsidR="00ED1D04" w:rsidRDefault="00ED1D04" w:rsidP="00E35F1F">
      <w:pPr>
        <w:pStyle w:val="CommentText"/>
      </w:pPr>
      <w:r>
        <w:rPr>
          <w:rStyle w:val="CommentReference"/>
        </w:rPr>
        <w:annotationRef/>
      </w:r>
      <w:r>
        <w:t>He</w:t>
      </w:r>
    </w:p>
  </w:comment>
  <w:comment w:id="894" w:author="Windows User" w:date="2015-10-30T08:56:00Z" w:initials="BS">
    <w:p w14:paraId="5F2DFD8E" w14:textId="77777777" w:rsidR="00ED1D04" w:rsidRDefault="00ED1D04" w:rsidP="00E35F1F">
      <w:pPr>
        <w:pStyle w:val="CommentText"/>
      </w:pPr>
      <w:r>
        <w:rPr>
          <w:rStyle w:val="CommentReference"/>
        </w:rPr>
        <w:annotationRef/>
      </w:r>
      <w:r>
        <w:t>I feel like upon sounds better here and below</w:t>
      </w:r>
    </w:p>
  </w:comment>
  <w:comment w:id="895" w:author="Windows User" w:date="2015-10-30T08:56:00Z" w:initials="BS">
    <w:p w14:paraId="026525DA" w14:textId="77777777" w:rsidR="00ED1D04" w:rsidRDefault="00ED1D04" w:rsidP="00E35F1F">
      <w:pPr>
        <w:pStyle w:val="CommentText"/>
      </w:pPr>
      <w:r>
        <w:rPr>
          <w:rStyle w:val="CommentReference"/>
        </w:rPr>
        <w:annotationRef/>
      </w:r>
      <w:r>
        <w:t>For forty days</w:t>
      </w:r>
    </w:p>
  </w:comment>
  <w:comment w:id="896" w:author="Windows User" w:date="2015-10-30T08:56:00Z" w:initials="BS">
    <w:p w14:paraId="7D69D9EF" w14:textId="77777777" w:rsidR="00ED1D04" w:rsidRDefault="00ED1D04" w:rsidP="00E35F1F">
      <w:pPr>
        <w:pStyle w:val="CommentText"/>
      </w:pPr>
      <w:r>
        <w:rPr>
          <w:rStyle w:val="CommentReference"/>
        </w:rPr>
        <w:annotationRef/>
      </w:r>
      <w:r>
        <w:t>awkward. Crush under our feet or crush within us? Even if feet not literally there, needed to complete the implied thought in english.</w:t>
      </w:r>
    </w:p>
  </w:comment>
  <w:comment w:id="902" w:author="Windows User" w:date="2015-10-30T08:56:00Z" w:initials="BS">
    <w:p w14:paraId="60DA9970" w14:textId="77777777" w:rsidR="00ED1D04" w:rsidRDefault="00ED1D04" w:rsidP="00E35F1F">
      <w:pPr>
        <w:pStyle w:val="CommentText"/>
      </w:pPr>
      <w:r>
        <w:rPr>
          <w:rStyle w:val="CommentReference"/>
        </w:rPr>
        <w:annotationRef/>
      </w:r>
      <w:r>
        <w:t>a? I know virgin doesn't sound right. Nor virginal. But a virgin seems to cheapen the thought...</w:t>
      </w:r>
    </w:p>
  </w:comment>
  <w:comment w:id="904" w:author="Windows User" w:date="2015-10-30T08:56:00Z" w:initials="BS">
    <w:p w14:paraId="3D3D58F2" w14:textId="77777777" w:rsidR="00ED1D04" w:rsidRDefault="00ED1D04" w:rsidP="00E35F1F">
      <w:pPr>
        <w:pStyle w:val="CommentText"/>
      </w:pPr>
      <w:r>
        <w:rPr>
          <w:rStyle w:val="CommentReference"/>
        </w:rPr>
        <w:annotationRef/>
      </w:r>
      <w:r>
        <w:t>annulled has connotation from catholicism of never having been. I like abolished better. Sounds more poetic like too.</w:t>
      </w:r>
    </w:p>
  </w:comment>
  <w:comment w:id="907" w:author="Windows User" w:date="2015-10-30T08:56:00Z" w:initials="BS">
    <w:p w14:paraId="758A0E08" w14:textId="77777777" w:rsidR="00ED1D04" w:rsidRDefault="00ED1D04" w:rsidP="00E35F1F">
      <w:pPr>
        <w:pStyle w:val="CommentText"/>
      </w:pPr>
      <w:r>
        <w:rPr>
          <w:rStyle w:val="CommentReference"/>
        </w:rPr>
        <w:annotationRef/>
      </w:r>
      <w:r>
        <w:t>yes, it is a continuous thought. But this and next are complete sentences in themselves.</w:t>
      </w:r>
    </w:p>
  </w:comment>
  <w:comment w:id="908" w:author="Windows User" w:date="2015-10-30T08:56:00Z" w:initials="BS">
    <w:p w14:paraId="4C494C1B" w14:textId="77777777" w:rsidR="00ED1D04" w:rsidRDefault="00ED1D04" w:rsidP="00E35F1F">
      <w:pPr>
        <w:pStyle w:val="CommentText"/>
      </w:pPr>
      <w:r>
        <w:rPr>
          <w:rStyle w:val="CommentReference"/>
        </w:rPr>
        <w:annotationRef/>
      </w:r>
      <w:r>
        <w:t>revealed almost makes sense here... but not with the next line having "said"</w:t>
      </w:r>
    </w:p>
  </w:comment>
  <w:comment w:id="909" w:author="Windows User" w:date="2015-10-30T08:56:00Z" w:initials="BS">
    <w:p w14:paraId="32F983BF" w14:textId="77777777" w:rsidR="00ED1D04" w:rsidRDefault="00ED1D04" w:rsidP="00E35F1F">
      <w:pPr>
        <w:pStyle w:val="CommentText"/>
      </w:pPr>
      <w:r>
        <w:rPr>
          <w:rStyle w:val="CommentReference"/>
        </w:rPr>
        <w:annotationRef/>
      </w:r>
      <w:r>
        <w:t>repeat quotes or contiguious?</w:t>
      </w:r>
    </w:p>
  </w:comment>
  <w:comment w:id="910" w:author="Windows User" w:date="2015-10-30T08:56:00Z" w:initials="BS">
    <w:p w14:paraId="29400B5B" w14:textId="77777777" w:rsidR="00ED1D04" w:rsidRDefault="00ED1D04" w:rsidP="00E35F1F">
      <w:pPr>
        <w:pStyle w:val="CommentText"/>
      </w:pPr>
      <w:r>
        <w:rPr>
          <w:rStyle w:val="CommentReference"/>
        </w:rPr>
        <w:annotationRef/>
      </w:r>
      <w:r>
        <w:t>in strength?</w:t>
      </w:r>
    </w:p>
  </w:comment>
  <w:comment w:id="911" w:author="Windows User" w:date="2015-10-30T08:56:00Z" w:initials="BS">
    <w:p w14:paraId="19007B27" w14:textId="77777777" w:rsidR="00ED1D04" w:rsidRDefault="00ED1D04" w:rsidP="00E35F1F">
      <w:pPr>
        <w:pStyle w:val="CommentText"/>
      </w:pPr>
      <w:r>
        <w:rPr>
          <w:rStyle w:val="CommentReference"/>
        </w:rPr>
        <w:annotationRef/>
      </w:r>
      <w:r>
        <w:t>in the tune it just sounds more emphatic dropping the "both"</w:t>
      </w:r>
    </w:p>
  </w:comment>
  <w:comment w:id="913" w:author="Windows User" w:date="2015-10-30T08:56:00Z" w:initials="BS">
    <w:p w14:paraId="42813985" w14:textId="77777777" w:rsidR="00ED1D04" w:rsidRDefault="00ED1D04" w:rsidP="00E35F1F">
      <w:pPr>
        <w:pStyle w:val="CommentText"/>
      </w:pPr>
      <w:r>
        <w:rPr>
          <w:rStyle w:val="CommentReference"/>
        </w:rPr>
        <w:annotationRef/>
      </w:r>
      <w:r>
        <w:t>theotokos, not mav em ef Nooti</w:t>
      </w:r>
    </w:p>
  </w:comment>
  <w:comment w:id="914" w:author="Windows User" w:date="2015-10-30T08:56:00Z" w:initials="BS">
    <w:p w14:paraId="72887F8D" w14:textId="77777777" w:rsidR="00ED1D04" w:rsidRDefault="00ED1D04" w:rsidP="00E35F1F">
      <w:pPr>
        <w:pStyle w:val="CommentText"/>
      </w:pPr>
      <w:r>
        <w:rPr>
          <w:rStyle w:val="CommentReference"/>
        </w:rPr>
        <w:annotationRef/>
      </w:r>
      <w:r>
        <w:t>in?</w:t>
      </w:r>
    </w:p>
  </w:comment>
  <w:comment w:id="916" w:author="Windows User" w:date="2015-10-30T08:56:00Z" w:initials="BS">
    <w:p w14:paraId="79923510" w14:textId="77777777" w:rsidR="00ED1D04" w:rsidRDefault="00ED1D04" w:rsidP="00E35F1F">
      <w:pPr>
        <w:pStyle w:val="CommentText"/>
      </w:pPr>
      <w:r>
        <w:rPr>
          <w:rStyle w:val="CommentReference"/>
        </w:rPr>
        <w:annotationRef/>
      </w:r>
      <w:r>
        <w:t>it's literally "And" but that leaves too much grammatical ambiguity that tends towards nonsensical parsing.</w:t>
      </w:r>
    </w:p>
  </w:comment>
  <w:comment w:id="917" w:author="Windows User" w:date="2015-10-30T08:56:00Z" w:initials="BS">
    <w:p w14:paraId="790A95EE" w14:textId="77777777" w:rsidR="00ED1D04" w:rsidRDefault="00ED1D04" w:rsidP="00E35F1F">
      <w:pPr>
        <w:pStyle w:val="CommentText"/>
      </w:pPr>
      <w:r>
        <w:rPr>
          <w:rStyle w:val="CommentReference"/>
        </w:rPr>
        <w:annotationRef/>
      </w:r>
      <w:r>
        <w:t>tense?</w:t>
      </w:r>
    </w:p>
  </w:comment>
  <w:comment w:id="919" w:author="Windows User" w:date="2015-10-30T08:56:00Z" w:initials="BS">
    <w:p w14:paraId="2626B3B0" w14:textId="77777777" w:rsidR="00ED1D04" w:rsidRDefault="00ED1D04" w:rsidP="00E35F1F">
      <w:pPr>
        <w:pStyle w:val="CommentText"/>
      </w:pPr>
      <w:r>
        <w:rPr>
          <w:rStyle w:val="CommentReference"/>
        </w:rPr>
        <w:annotationRef/>
      </w:r>
      <w:r>
        <w:t>too far for a pronoun</w:t>
      </w:r>
    </w:p>
  </w:comment>
  <w:comment w:id="920" w:author="Windows User" w:date="2015-10-30T08:56:00Z" w:initials="BS">
    <w:p w14:paraId="35C833E4" w14:textId="77777777" w:rsidR="00ED1D04" w:rsidRDefault="00ED1D04" w:rsidP="00E35F1F">
      <w:pPr>
        <w:pStyle w:val="CommentText"/>
      </w:pPr>
      <w:r>
        <w:rPr>
          <w:rStyle w:val="CommentReference"/>
        </w:rPr>
        <w:annotationRef/>
      </w:r>
      <w:r>
        <w:t>deemed or made?</w:t>
      </w:r>
    </w:p>
  </w:comment>
  <w:comment w:id="922" w:author="Windows User" w:date="2015-10-30T08:56:00Z" w:initials="BS">
    <w:p w14:paraId="5C7B7A35" w14:textId="77777777" w:rsidR="00ED1D04" w:rsidRDefault="00ED1D04" w:rsidP="00E35F1F">
      <w:pPr>
        <w:pStyle w:val="CommentText"/>
      </w:pPr>
      <w:r>
        <w:rPr>
          <w:rStyle w:val="CommentReference"/>
        </w:rPr>
        <w:annotationRef/>
      </w:r>
      <w:r>
        <w:t>coptic is heavens of heavens, but we usually say heaven of heavens.</w:t>
      </w:r>
    </w:p>
  </w:comment>
  <w:comment w:id="924" w:author="Windows User" w:date="2015-10-30T08:56:00Z" w:initials="BS">
    <w:p w14:paraId="080C2EEE" w14:textId="77777777" w:rsidR="00ED1D04" w:rsidRDefault="00ED1D04" w:rsidP="00E35F1F">
      <w:pPr>
        <w:pStyle w:val="CommentText"/>
      </w:pPr>
      <w:r>
        <w:rPr>
          <w:rStyle w:val="CommentReference"/>
        </w:rPr>
        <w:annotationRef/>
      </w:r>
      <w:r>
        <w:t>rises or shines?</w:t>
      </w:r>
    </w:p>
  </w:comment>
  <w:comment w:id="927" w:author="Windows User" w:date="2015-10-30T08:56:00Z" w:initials="BS">
    <w:p w14:paraId="5671149C" w14:textId="77777777" w:rsidR="00ED1D04" w:rsidRDefault="00ED1D04" w:rsidP="00E35F1F">
      <w:pPr>
        <w:pStyle w:val="CommentText"/>
      </w:pPr>
      <w:r>
        <w:rPr>
          <w:rStyle w:val="CommentReference"/>
        </w:rPr>
        <w:annotationRef/>
      </w:r>
      <w:r>
        <w:t>destroyed or damaged?</w:t>
      </w:r>
    </w:p>
  </w:comment>
  <w:comment w:id="933" w:author="Windows User" w:date="2015-10-30T08:56:00Z" w:initials="BS">
    <w:p w14:paraId="4B308EB2" w14:textId="77777777" w:rsidR="00ED1D04" w:rsidRDefault="00ED1D04" w:rsidP="00E35F1F">
      <w:pPr>
        <w:pStyle w:val="CommentText"/>
      </w:pPr>
      <w:r>
        <w:rPr>
          <w:rStyle w:val="CommentReference"/>
        </w:rPr>
        <w:annotationRef/>
      </w:r>
      <w:r>
        <w:t>servant, or slave?</w:t>
      </w:r>
    </w:p>
  </w:comment>
  <w:comment w:id="934" w:author="Windows User" w:date="2015-10-30T08:56:00Z" w:initials="BS">
    <w:p w14:paraId="20DF1D54" w14:textId="77777777" w:rsidR="00ED1D04" w:rsidRDefault="00ED1D04" w:rsidP="00E35F1F">
      <w:pPr>
        <w:pStyle w:val="CommentText"/>
      </w:pPr>
      <w:r>
        <w:rPr>
          <w:rStyle w:val="CommentReference"/>
        </w:rPr>
        <w:annotationRef/>
      </w:r>
      <w:r>
        <w:t>Feels way too literal</w:t>
      </w:r>
    </w:p>
  </w:comment>
  <w:comment w:id="935" w:author="Windows User" w:date="2015-11-21T13:18:00Z" w:initials="WU">
    <w:p w14:paraId="2A74F11D" w14:textId="77777777" w:rsidR="00ED1D04" w:rsidRDefault="00ED1D04" w:rsidP="00E35F1F">
      <w:pPr>
        <w:pStyle w:val="CommentText"/>
      </w:pPr>
      <w:r>
        <w:rPr>
          <w:rStyle w:val="CommentReference"/>
        </w:rPr>
        <w:annotationRef/>
      </w:r>
      <w:r>
        <w:t>check</w:t>
      </w:r>
    </w:p>
  </w:comment>
  <w:comment w:id="941" w:author="Windows User" w:date="2015-10-30T08:56:00Z" w:initials="BS">
    <w:p w14:paraId="6352B7F4" w14:textId="77777777" w:rsidR="00ED1D04" w:rsidRDefault="00ED1D0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3" w:author="Windows User" w:date="2015-10-30T08:56:00Z" w:initials="BS">
    <w:p w14:paraId="77680459" w14:textId="77777777" w:rsidR="00ED1D04" w:rsidRDefault="00ED1D04" w:rsidP="00E35F1F">
      <w:pPr>
        <w:pStyle w:val="CommentText"/>
      </w:pPr>
      <w:r>
        <w:rPr>
          <w:rStyle w:val="CommentReference"/>
        </w:rPr>
        <w:annotationRef/>
      </w:r>
      <w:r>
        <w:t>was incarnate or took flesh? Need a decision for this common phrase.</w:t>
      </w:r>
    </w:p>
  </w:comment>
  <w:comment w:id="945" w:author="Windows User" w:date="2015-10-30T08:56:00Z" w:initials="BS">
    <w:p w14:paraId="6C7BBC12" w14:textId="77777777" w:rsidR="00ED1D04" w:rsidRDefault="00ED1D0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0" w:author="Windows User" w:date="2015-10-30T08:56:00Z" w:initials="BS">
    <w:p w14:paraId="61EAF48D" w14:textId="77777777" w:rsidR="00ED1D04" w:rsidRDefault="00ED1D04" w:rsidP="00E35F1F">
      <w:pPr>
        <w:pStyle w:val="CommentText"/>
      </w:pPr>
      <w:r>
        <w:rPr>
          <w:rStyle w:val="CommentReference"/>
        </w:rPr>
        <w:annotationRef/>
      </w:r>
      <w:r>
        <w:t>Altar/The place where the Sacrifice is offered, is clearly not right. But Temple? Or Holy of Holies?</w:t>
      </w:r>
    </w:p>
  </w:comment>
  <w:comment w:id="953" w:author="Windows User" w:date="2015-10-30T08:56:00Z" w:initials="BS">
    <w:p w14:paraId="0DB4A25D" w14:textId="77777777" w:rsidR="00ED1D04" w:rsidRDefault="00ED1D04" w:rsidP="00E35F1F">
      <w:pPr>
        <w:pStyle w:val="CommentText"/>
      </w:pPr>
      <w:r>
        <w:rPr>
          <w:rStyle w:val="CommentReference"/>
        </w:rPr>
        <w:annotationRef/>
      </w:r>
      <w:r>
        <w:t>I think infinite captures the meaning of uncircumscript in a more approachable way.</w:t>
      </w:r>
    </w:p>
  </w:comment>
  <w:comment w:id="954" w:author="Windows User" w:date="2015-10-30T08:56:00Z" w:initials="BS">
    <w:p w14:paraId="65C574CB" w14:textId="77777777" w:rsidR="00ED1D04" w:rsidRDefault="00ED1D04" w:rsidP="00E35F1F">
      <w:pPr>
        <w:pStyle w:val="CommentText"/>
      </w:pPr>
      <w:r>
        <w:rPr>
          <w:rStyle w:val="CommentReference"/>
        </w:rPr>
        <w:annotationRef/>
      </w:r>
      <w:r>
        <w:t>net or hook?</w:t>
      </w:r>
    </w:p>
  </w:comment>
  <w:comment w:id="955" w:author="Windows User" w:date="2015-10-30T08:56:00Z" w:initials="BS">
    <w:p w14:paraId="631E73A0" w14:textId="77777777" w:rsidR="00ED1D04" w:rsidRDefault="00ED1D04" w:rsidP="00E35F1F">
      <w:pPr>
        <w:pStyle w:val="CommentText"/>
      </w:pPr>
      <w:r>
        <w:rPr>
          <w:rStyle w:val="CommentReference"/>
        </w:rPr>
        <w:annotationRef/>
      </w:r>
      <w:r>
        <w:t>Instructing them in the worship?</w:t>
      </w:r>
    </w:p>
  </w:comment>
  <w:comment w:id="956" w:author="Windows User" w:date="2015-10-30T08:56:00Z" w:initials="BS">
    <w:p w14:paraId="22469FD6" w14:textId="77777777" w:rsidR="00ED1D04" w:rsidRDefault="00ED1D04" w:rsidP="00E35F1F">
      <w:pPr>
        <w:pStyle w:val="CommentText"/>
      </w:pPr>
      <w:r>
        <w:rPr>
          <w:rStyle w:val="CommentReference"/>
        </w:rPr>
        <w:annotationRef/>
      </w:r>
      <w:r>
        <w:t>what does this mean?</w:t>
      </w:r>
    </w:p>
  </w:comment>
  <w:comment w:id="957" w:author="Windows User" w:date="2015-10-30T08:56:00Z" w:initials="BS">
    <w:p w14:paraId="0A6E9F00" w14:textId="77777777" w:rsidR="00ED1D04" w:rsidRDefault="00ED1D04" w:rsidP="00E35F1F">
      <w:pPr>
        <w:pStyle w:val="CommentText"/>
      </w:pPr>
      <w:r>
        <w:rPr>
          <w:rStyle w:val="CommentReference"/>
        </w:rPr>
        <w:annotationRef/>
      </w:r>
      <w:r>
        <w:t>Path? Or Way? i.e. Christ?</w:t>
      </w:r>
    </w:p>
  </w:comment>
  <w:comment w:id="958" w:author="Windows User" w:date="2015-10-30T08:56:00Z" w:initials="BS">
    <w:p w14:paraId="50D676B3" w14:textId="77777777" w:rsidR="00ED1D04" w:rsidRDefault="00ED1D04" w:rsidP="00E35F1F">
      <w:pPr>
        <w:pStyle w:val="CommentText"/>
      </w:pPr>
      <w:r>
        <w:rPr>
          <w:rStyle w:val="CommentReference"/>
        </w:rPr>
        <w:annotationRef/>
      </w:r>
      <w:r>
        <w:t>forward to? Or towards?</w:t>
      </w:r>
    </w:p>
  </w:comment>
  <w:comment w:id="959" w:author="Windows User" w:date="2015-10-30T08:56:00Z" w:initials="BS">
    <w:p w14:paraId="4E94979B" w14:textId="77777777" w:rsidR="00ED1D04" w:rsidRDefault="00ED1D04" w:rsidP="00E35F1F">
      <w:pPr>
        <w:pStyle w:val="CommentText"/>
      </w:pPr>
      <w:r>
        <w:rPr>
          <w:rStyle w:val="CommentReference"/>
        </w:rPr>
        <w:annotationRef/>
      </w:r>
      <w:r>
        <w:t>gladness</w:t>
      </w:r>
    </w:p>
  </w:comment>
  <w:comment w:id="965" w:author="Windows User" w:date="2015-10-30T08:56:00Z" w:initials="BS">
    <w:p w14:paraId="3588E256" w14:textId="77777777" w:rsidR="00ED1D04" w:rsidRDefault="00ED1D04" w:rsidP="00E35F1F">
      <w:pPr>
        <w:pStyle w:val="CommentText"/>
      </w:pPr>
      <w:r>
        <w:rPr>
          <w:rStyle w:val="CommentReference"/>
        </w:rPr>
        <w:annotationRef/>
      </w:r>
      <w:r>
        <w:t>Inclined to switch to L.A. ordering, but probably better to be consistent with Black.</w:t>
      </w:r>
    </w:p>
  </w:comment>
  <w:comment w:id="966" w:author="Windows User" w:date="2015-10-30T08:56:00Z" w:initials="BS">
    <w:p w14:paraId="5F5FCC97" w14:textId="77777777" w:rsidR="00ED1D04" w:rsidRDefault="00ED1D04" w:rsidP="00E35F1F">
      <w:pPr>
        <w:pStyle w:val="CommentText"/>
      </w:pPr>
      <w:r>
        <w:rPr>
          <w:rStyle w:val="CommentReference"/>
        </w:rPr>
        <w:annotationRef/>
      </w:r>
      <w:r>
        <w:t>Everyday or a day?</w:t>
      </w:r>
    </w:p>
  </w:comment>
  <w:comment w:id="967" w:author="Windows User" w:date="2015-10-30T08:56:00Z" w:initials="BS">
    <w:p w14:paraId="7938A467" w14:textId="77777777" w:rsidR="00ED1D04" w:rsidRDefault="00ED1D04" w:rsidP="00E35F1F">
      <w:pPr>
        <w:pStyle w:val="CommentText"/>
      </w:pPr>
      <w:r>
        <w:rPr>
          <w:rStyle w:val="CommentReference"/>
        </w:rPr>
        <w:annotationRef/>
      </w:r>
      <w:r>
        <w:t>not delight. Maybe joy instead of esctasy?</w:t>
      </w:r>
    </w:p>
  </w:comment>
  <w:comment w:id="968" w:author="Windows User" w:date="2015-10-30T08:56:00Z" w:initials="BS">
    <w:p w14:paraId="0D0804AC" w14:textId="77777777" w:rsidR="00ED1D04" w:rsidRDefault="00ED1D04" w:rsidP="00E35F1F">
      <w:pPr>
        <w:pStyle w:val="CommentText"/>
      </w:pPr>
      <w:r>
        <w:rPr>
          <w:rStyle w:val="CommentReference"/>
        </w:rPr>
        <w:annotationRef/>
      </w:r>
      <w:r>
        <w:t>glory, splendor or beauty?</w:t>
      </w:r>
    </w:p>
  </w:comment>
  <w:comment w:id="969" w:author="Windows User" w:date="2015-10-30T08:56:00Z" w:initials="BS">
    <w:p w14:paraId="07A7FAB4" w14:textId="77777777" w:rsidR="00ED1D04" w:rsidRDefault="00ED1D04" w:rsidP="00E35F1F">
      <w:pPr>
        <w:pStyle w:val="CommentText"/>
      </w:pPr>
      <w:r>
        <w:rPr>
          <w:rStyle w:val="CommentReference"/>
        </w:rPr>
        <w:annotationRef/>
      </w:r>
      <w:r>
        <w:t>from or and?</w:t>
      </w:r>
    </w:p>
  </w:comment>
  <w:comment w:id="970" w:author="Windows User" w:date="2015-10-30T08:56:00Z" w:initials="BS">
    <w:p w14:paraId="5249720E" w14:textId="77777777" w:rsidR="00ED1D04" w:rsidRDefault="00ED1D04" w:rsidP="00E35F1F">
      <w:pPr>
        <w:pStyle w:val="CommentText"/>
      </w:pPr>
      <w:r>
        <w:rPr>
          <w:rStyle w:val="CommentReference"/>
        </w:rPr>
        <w:annotationRef/>
      </w:r>
      <w:r>
        <w:t>What prophet? Why did abouna redact this?</w:t>
      </w:r>
    </w:p>
  </w:comment>
  <w:comment w:id="971" w:author="Windows User" w:date="2015-10-30T08:56:00Z" w:initials="BS">
    <w:p w14:paraId="66A9526F" w14:textId="77777777" w:rsidR="00ED1D04" w:rsidRDefault="00ED1D04" w:rsidP="00E35F1F">
      <w:pPr>
        <w:pStyle w:val="CommentText"/>
      </w:pPr>
      <w:r>
        <w:rPr>
          <w:rStyle w:val="CommentReference"/>
        </w:rPr>
        <w:annotationRef/>
      </w:r>
      <w:r>
        <w:t>Doesn't this say you are beyond beginning, or something to that effect? Beyond the beginning from which even time arose?</w:t>
      </w:r>
    </w:p>
  </w:comment>
  <w:comment w:id="972" w:author="Windows User" w:date="2015-10-30T08:56:00Z" w:initials="BS">
    <w:p w14:paraId="08CC53E1" w14:textId="77777777" w:rsidR="00ED1D04" w:rsidRDefault="00ED1D04" w:rsidP="00E35F1F">
      <w:pPr>
        <w:pStyle w:val="CommentText"/>
      </w:pPr>
      <w:r>
        <w:rPr>
          <w:rStyle w:val="CommentReference"/>
        </w:rPr>
        <w:annotationRef/>
      </w:r>
      <w:r>
        <w:t>is this right?</w:t>
      </w:r>
    </w:p>
  </w:comment>
  <w:comment w:id="973" w:author="Windows User" w:date="2015-10-30T08:56:00Z" w:initials="BS">
    <w:p w14:paraId="21BA9344" w14:textId="77777777" w:rsidR="00ED1D04" w:rsidRDefault="00ED1D04" w:rsidP="00E35F1F">
      <w:pPr>
        <w:pStyle w:val="CommentText"/>
      </w:pPr>
      <w:r>
        <w:rPr>
          <w:rStyle w:val="CommentReference"/>
        </w:rPr>
        <w:annotationRef/>
      </w:r>
      <w:r>
        <w:t>isn't it of?</w:t>
      </w:r>
    </w:p>
  </w:comment>
  <w:comment w:id="974" w:author="Windows User" w:date="2015-10-30T08:56:00Z" w:initials="BS">
    <w:p w14:paraId="0DB057D8" w14:textId="77777777" w:rsidR="00ED1D04" w:rsidRDefault="00ED1D04" w:rsidP="00E35F1F">
      <w:pPr>
        <w:pStyle w:val="CommentText"/>
      </w:pPr>
      <w:r>
        <w:rPr>
          <w:rStyle w:val="CommentReference"/>
        </w:rPr>
        <w:annotationRef/>
      </w:r>
      <w:r>
        <w:t>isn't it blesses?</w:t>
      </w:r>
    </w:p>
  </w:comment>
  <w:comment w:id="975" w:author="Windows User" w:date="2015-10-30T08:56:00Z" w:initials="BS">
    <w:p w14:paraId="4126BF87" w14:textId="77777777" w:rsidR="00ED1D04" w:rsidRDefault="00ED1D04" w:rsidP="00E35F1F">
      <w:pPr>
        <w:pStyle w:val="CommentText"/>
      </w:pPr>
      <w:r>
        <w:rPr>
          <w:rStyle w:val="CommentReference"/>
        </w:rPr>
        <w:annotationRef/>
      </w:r>
      <w:r>
        <w:t>blessing or blessing?</w:t>
      </w:r>
    </w:p>
  </w:comment>
  <w:comment w:id="976" w:author="Windows User" w:date="2015-10-30T08:56:00Z" w:initials="BS">
    <w:p w14:paraId="068E7184" w14:textId="77777777" w:rsidR="00ED1D04" w:rsidRDefault="00ED1D04" w:rsidP="00E35F1F">
      <w:pPr>
        <w:pStyle w:val="CommentText"/>
      </w:pPr>
      <w:r>
        <w:rPr>
          <w:rStyle w:val="CommentReference"/>
        </w:rPr>
        <w:annotationRef/>
      </w:r>
      <w:r>
        <w:t>the other translations seem not to like abouna's contractions...</w:t>
      </w:r>
    </w:p>
  </w:comment>
  <w:comment w:id="977" w:author="Windows User" w:date="2015-10-30T08:56:00Z" w:initials="BS">
    <w:p w14:paraId="21A595C5" w14:textId="77777777" w:rsidR="00ED1D04" w:rsidRDefault="00ED1D04" w:rsidP="00E35F1F">
      <w:pPr>
        <w:pStyle w:val="CommentText"/>
      </w:pPr>
      <w:r>
        <w:rPr>
          <w:rStyle w:val="CommentReference"/>
        </w:rPr>
        <w:annotationRef/>
      </w:r>
      <w:r>
        <w:t>perfect or true?</w:t>
      </w:r>
    </w:p>
  </w:comment>
  <w:comment w:id="980" w:author="Windows User" w:date="2015-11-21T13:21:00Z" w:initials="WU">
    <w:p w14:paraId="686F5E9C" w14:textId="77777777" w:rsidR="00ED1D04" w:rsidRDefault="00ED1D04" w:rsidP="00E35F1F">
      <w:pPr>
        <w:pStyle w:val="CommentText"/>
      </w:pPr>
      <w:r>
        <w:rPr>
          <w:rStyle w:val="CommentReference"/>
        </w:rPr>
        <w:annotationRef/>
      </w:r>
    </w:p>
  </w:comment>
  <w:comment w:id="985" w:author="Windows User" w:date="2015-10-30T08:56:00Z" w:initials="BS">
    <w:p w14:paraId="138D81C8" w14:textId="77777777" w:rsidR="00ED1D04" w:rsidRDefault="00ED1D04" w:rsidP="00E35F1F">
      <w:pPr>
        <w:pStyle w:val="CommentText"/>
      </w:pPr>
      <w:r>
        <w:rPr>
          <w:rStyle w:val="CommentReference"/>
        </w:rPr>
        <w:annotationRef/>
      </w:r>
      <w:r>
        <w:t>which word is right?</w:t>
      </w:r>
    </w:p>
  </w:comment>
  <w:comment w:id="986" w:author="Windows User" w:date="2015-10-30T08:56:00Z" w:initials="BS">
    <w:p w14:paraId="36B899D8" w14:textId="77777777" w:rsidR="00ED1D04" w:rsidRDefault="00ED1D04" w:rsidP="00E35F1F">
      <w:pPr>
        <w:pStyle w:val="CommentText"/>
      </w:pPr>
      <w:r>
        <w:rPr>
          <w:rStyle w:val="CommentReference"/>
        </w:rPr>
        <w:annotationRef/>
      </w:r>
      <w:r>
        <w:t>wise?</w:t>
      </w:r>
    </w:p>
  </w:comment>
  <w:comment w:id="988" w:author="Windows User" w:date="2015-10-30T08:56:00Z" w:initials="BS">
    <w:p w14:paraId="62F2B22F" w14:textId="77777777" w:rsidR="00ED1D04" w:rsidRDefault="00ED1D04" w:rsidP="00E35F1F">
      <w:pPr>
        <w:pStyle w:val="CommentText"/>
      </w:pPr>
      <w:r>
        <w:rPr>
          <w:rStyle w:val="CommentReference"/>
        </w:rPr>
        <w:annotationRef/>
      </w:r>
      <w:r>
        <w:t>bride, or bridal chamber?</w:t>
      </w:r>
    </w:p>
  </w:comment>
  <w:comment w:id="989" w:author="Windows User" w:date="2015-10-30T08:56:00Z" w:initials="BS">
    <w:p w14:paraId="13AA9031" w14:textId="77777777" w:rsidR="00ED1D04" w:rsidRDefault="00ED1D04" w:rsidP="00E35F1F">
      <w:pPr>
        <w:pStyle w:val="CommentText"/>
      </w:pPr>
      <w:r>
        <w:rPr>
          <w:rStyle w:val="CommentReference"/>
        </w:rPr>
        <w:annotationRef/>
      </w:r>
      <w:r>
        <w:t>truth, logos, or true logos?</w:t>
      </w:r>
    </w:p>
  </w:comment>
  <w:comment w:id="990" w:author="Windows User" w:date="2015-10-30T08:56:00Z" w:initials="BS">
    <w:p w14:paraId="116A567C" w14:textId="77777777" w:rsidR="00ED1D04" w:rsidRDefault="00ED1D04" w:rsidP="00E35F1F">
      <w:pPr>
        <w:pStyle w:val="CommentText"/>
      </w:pPr>
      <w:r>
        <w:rPr>
          <w:rStyle w:val="CommentReference"/>
        </w:rPr>
        <w:annotationRef/>
      </w:r>
      <w:r>
        <w:t>redeemed or saved?</w:t>
      </w:r>
    </w:p>
  </w:comment>
  <w:comment w:id="992" w:author="Windows User" w:date="2015-10-30T08:56:00Z" w:initials="BS">
    <w:p w14:paraId="37848CBE" w14:textId="77777777" w:rsidR="00ED1D04" w:rsidRDefault="00ED1D04" w:rsidP="00E35F1F">
      <w:pPr>
        <w:pStyle w:val="CommentText"/>
      </w:pPr>
      <w:r>
        <w:rPr>
          <w:rStyle w:val="CommentReference"/>
        </w:rPr>
        <w:annotationRef/>
      </w:r>
      <w:r>
        <w:t>for us or unto us?</w:t>
      </w:r>
    </w:p>
  </w:comment>
  <w:comment w:id="995" w:author="Windows User" w:date="2015-10-30T08:56:00Z" w:initials="BS">
    <w:p w14:paraId="7318299D" w14:textId="77777777" w:rsidR="00ED1D04" w:rsidRDefault="00ED1D04" w:rsidP="00E35F1F">
      <w:pPr>
        <w:pStyle w:val="CommentText"/>
      </w:pPr>
      <w:r>
        <w:rPr>
          <w:rStyle w:val="CommentReference"/>
        </w:rPr>
        <w:annotationRef/>
      </w:r>
      <w:r>
        <w:t>what does eshleelooi mean?</w:t>
      </w:r>
    </w:p>
  </w:comment>
  <w:comment w:id="996" w:author="Windows User" w:date="2015-10-30T08:56:00Z" w:initials="BS">
    <w:p w14:paraId="01016F04" w14:textId="77777777" w:rsidR="00ED1D04" w:rsidRDefault="00ED1D04" w:rsidP="00E35F1F">
      <w:pPr>
        <w:pStyle w:val="CommentText"/>
      </w:pPr>
      <w:r>
        <w:rPr>
          <w:rStyle w:val="CommentReference"/>
        </w:rPr>
        <w:annotationRef/>
      </w:r>
      <w:r>
        <w:t>save or redeem?</w:t>
      </w:r>
    </w:p>
  </w:comment>
  <w:comment w:id="998" w:author="Windows User" w:date="2015-10-30T08:56:00Z" w:initials="BS">
    <w:p w14:paraId="2F0C8D0C" w14:textId="77777777" w:rsidR="00ED1D04" w:rsidRDefault="00ED1D04" w:rsidP="00E35F1F">
      <w:pPr>
        <w:pStyle w:val="CommentText"/>
      </w:pPr>
      <w:r>
        <w:rPr>
          <w:rStyle w:val="CommentReference"/>
        </w:rPr>
        <w:annotationRef/>
      </w:r>
      <w:r>
        <w:t>paradoxically or miraculously?</w:t>
      </w:r>
    </w:p>
  </w:comment>
  <w:comment w:id="999" w:author="Windows User" w:date="2015-10-30T08:56:00Z" w:initials="BS">
    <w:p w14:paraId="0F8BDFBA" w14:textId="77777777" w:rsidR="00ED1D04" w:rsidRDefault="00ED1D04" w:rsidP="00E35F1F">
      <w:pPr>
        <w:pStyle w:val="CommentText"/>
      </w:pPr>
      <w:r>
        <w:rPr>
          <w:rStyle w:val="CommentReference"/>
        </w:rPr>
        <w:annotationRef/>
      </w:r>
      <w:r>
        <w:t>I get that this is perfectly valid English without 'is'. But too hard to follow fast.</w:t>
      </w:r>
    </w:p>
  </w:comment>
  <w:comment w:id="1001" w:author="Windows User" w:date="2015-10-30T08:56:00Z" w:initials="BS">
    <w:p w14:paraId="0412A3CD" w14:textId="77777777" w:rsidR="00ED1D04" w:rsidRDefault="00ED1D04" w:rsidP="00E35F1F">
      <w:pPr>
        <w:pStyle w:val="CommentText"/>
      </w:pPr>
      <w:r>
        <w:rPr>
          <w:rStyle w:val="CommentReference"/>
        </w:rPr>
        <w:annotationRef/>
      </w:r>
      <w:r>
        <w:t>this seems to be parallel to gold on all sides rather than gold roundabout it.</w:t>
      </w:r>
    </w:p>
  </w:comment>
  <w:comment w:id="1002" w:author="Windows User" w:date="2015-10-30T08:56:00Z" w:initials="BS">
    <w:p w14:paraId="5A22944C" w14:textId="77777777" w:rsidR="00ED1D04" w:rsidRDefault="00ED1D04" w:rsidP="00E35F1F">
      <w:pPr>
        <w:pStyle w:val="CommentText"/>
      </w:pPr>
      <w:r>
        <w:rPr>
          <w:rStyle w:val="CommentReference"/>
        </w:rPr>
        <w:annotationRef/>
      </w:r>
      <w:r>
        <w:t>Saviour or redeemer?</w:t>
      </w:r>
    </w:p>
  </w:comment>
  <w:comment w:id="1004" w:author="Windows User" w:date="2015-10-30T08:56:00Z" w:initials="BS">
    <w:p w14:paraId="7BA01F3B" w14:textId="77777777" w:rsidR="00ED1D04" w:rsidRDefault="00ED1D04" w:rsidP="00E35F1F">
      <w:pPr>
        <w:pStyle w:val="CommentText"/>
      </w:pPr>
      <w:r>
        <w:rPr>
          <w:rStyle w:val="CommentReference"/>
        </w:rPr>
        <w:annotationRef/>
      </w:r>
      <w:r>
        <w:t>isn't this compassion? not nishti nai...</w:t>
      </w:r>
    </w:p>
  </w:comment>
  <w:comment w:id="1007" w:author="Windows User" w:date="2015-10-30T08:56:00Z" w:initials="BS">
    <w:p w14:paraId="48DB0714" w14:textId="77777777" w:rsidR="00ED1D04" w:rsidRDefault="00ED1D0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8" w:author="Windows User" w:date="2015-10-30T08:56:00Z" w:initials="BS">
    <w:p w14:paraId="15AB72CB" w14:textId="77777777" w:rsidR="00ED1D04" w:rsidRDefault="00ED1D04" w:rsidP="00E35F1F">
      <w:pPr>
        <w:pStyle w:val="CommentText"/>
      </w:pPr>
      <w:r>
        <w:rPr>
          <w:rStyle w:val="CommentReference"/>
        </w:rPr>
        <w:annotationRef/>
      </w:r>
      <w:r>
        <w:t>should be lampstand, not candle stick, here and throughout.</w:t>
      </w:r>
    </w:p>
  </w:comment>
  <w:comment w:id="1009" w:author="Windows User" w:date="2015-10-30T08:56:00Z" w:initials="BS">
    <w:p w14:paraId="6D5F9821" w14:textId="77777777" w:rsidR="00ED1D04" w:rsidRDefault="00ED1D04" w:rsidP="00E35F1F">
      <w:pPr>
        <w:pStyle w:val="CommentText"/>
      </w:pPr>
      <w:r>
        <w:rPr>
          <w:rStyle w:val="CommentReference"/>
        </w:rPr>
        <w:annotationRef/>
      </w:r>
      <w:r>
        <w:t>Ok, not saluted... Greeted, or I would prefer hailed...</w:t>
      </w:r>
    </w:p>
  </w:comment>
  <w:comment w:id="1010" w:author="Windows User" w:date="2015-10-30T08:56:00Z" w:initials="BS">
    <w:p w14:paraId="075C27A6" w14:textId="77777777" w:rsidR="00ED1D04" w:rsidRDefault="00ED1D04" w:rsidP="00E35F1F">
      <w:pPr>
        <w:pStyle w:val="CommentText"/>
      </w:pPr>
      <w:r>
        <w:rPr>
          <w:rStyle w:val="CommentReference"/>
        </w:rPr>
        <w:annotationRef/>
      </w:r>
      <w:r>
        <w:t>The Father was overjoyed, in your conception????</w:t>
      </w:r>
    </w:p>
  </w:comment>
  <w:comment w:id="1011" w:author="Windows User" w:date="2015-10-30T08:56:00Z" w:initials="BS">
    <w:p w14:paraId="7569AFF1" w14:textId="77777777" w:rsidR="00ED1D04" w:rsidRDefault="00ED1D04" w:rsidP="00E35F1F">
      <w:pPr>
        <w:pStyle w:val="CommentText"/>
      </w:pPr>
      <w:r>
        <w:rPr>
          <w:rStyle w:val="CommentReference"/>
        </w:rPr>
        <w:annotationRef/>
      </w:r>
      <w:r>
        <w:t>appearing doesn't sound right for parousia... coming or advent?</w:t>
      </w:r>
    </w:p>
  </w:comment>
  <w:comment w:id="1012" w:author="Windows User" w:date="2015-11-21T13:22:00Z" w:initials="WU">
    <w:p w14:paraId="728FA9EF" w14:textId="77777777" w:rsidR="00ED1D04" w:rsidRDefault="00ED1D04" w:rsidP="00E35F1F">
      <w:pPr>
        <w:pStyle w:val="CommentText"/>
      </w:pPr>
      <w:r>
        <w:rPr>
          <w:rStyle w:val="CommentReference"/>
        </w:rPr>
        <w:annotationRef/>
      </w:r>
      <w:r w:rsidRPr="00582AD7">
        <w:t>(ⲡⲉⲥⲱⲙⲁ??)</w:t>
      </w:r>
    </w:p>
  </w:comment>
  <w:comment w:id="1013" w:author="Windows User" w:date="2015-10-30T08:56:00Z" w:initials="BS">
    <w:p w14:paraId="0C77198F" w14:textId="77777777" w:rsidR="00ED1D04" w:rsidRDefault="00ED1D04" w:rsidP="00E35F1F">
      <w:pPr>
        <w:pStyle w:val="CommentText"/>
      </w:pPr>
      <w:r>
        <w:rPr>
          <w:rStyle w:val="CommentReference"/>
        </w:rPr>
        <w:annotationRef/>
      </w:r>
      <w:r>
        <w:t>kinda funny in English to switch pronoun from Lord to Virgin in one scentence.</w:t>
      </w:r>
    </w:p>
  </w:comment>
  <w:comment w:id="1016" w:author="Windows User" w:date="2015-10-30T08:56:00Z" w:initials="BS">
    <w:p w14:paraId="501C2D6F" w14:textId="77777777" w:rsidR="00ED1D04" w:rsidRDefault="00ED1D04" w:rsidP="00E35F1F">
      <w:pPr>
        <w:pStyle w:val="CommentText"/>
      </w:pPr>
      <w:r>
        <w:rPr>
          <w:rStyle w:val="CommentReference"/>
        </w:rPr>
        <w:annotationRef/>
      </w:r>
      <w:r>
        <w:t>I really didn't like preached... Is this to literal though? Maybe L.A. is better.</w:t>
      </w:r>
    </w:p>
  </w:comment>
  <w:comment w:id="1017" w:author="Windows User" w:date="2015-10-30T08:56:00Z" w:initials="BS">
    <w:p w14:paraId="6407D4C9" w14:textId="77777777" w:rsidR="00ED1D04" w:rsidRDefault="00ED1D04" w:rsidP="00E35F1F">
      <w:pPr>
        <w:pStyle w:val="CommentText"/>
      </w:pPr>
      <w:r>
        <w:rPr>
          <w:rStyle w:val="CommentReference"/>
        </w:rPr>
        <w:annotationRef/>
      </w:r>
      <w:r>
        <w:t>these thereofs are so awkward... but I can't think of a better phrasing right now.</w:t>
      </w:r>
    </w:p>
  </w:comment>
  <w:comment w:id="1018" w:author="Windows User" w:date="2015-11-21T13:23:00Z" w:initials="WU">
    <w:p w14:paraId="1B7B1E94" w14:textId="77777777" w:rsidR="00ED1D04" w:rsidRDefault="00ED1D04" w:rsidP="00E35F1F">
      <w:pPr>
        <w:pStyle w:val="CommentText"/>
      </w:pPr>
      <w:r>
        <w:rPr>
          <w:rStyle w:val="CommentReference"/>
        </w:rPr>
        <w:annotationRef/>
      </w:r>
      <w:r>
        <w:t>review</w:t>
      </w:r>
    </w:p>
  </w:comment>
  <w:comment w:id="1025" w:author="Windows User" w:date="2015-10-30T08:56:00Z" w:initials="BS">
    <w:p w14:paraId="5D50DB65" w14:textId="77777777" w:rsidR="00ED1D04" w:rsidRDefault="00ED1D04" w:rsidP="00E35F1F">
      <w:pPr>
        <w:pStyle w:val="CommentText"/>
      </w:pPr>
      <w:r>
        <w:rPr>
          <w:rStyle w:val="CommentReference"/>
        </w:rPr>
        <w:annotationRef/>
      </w:r>
      <w:r>
        <w:t>this seems kind of loose... is it ok?</w:t>
      </w:r>
    </w:p>
  </w:comment>
  <w:comment w:id="1026" w:author="Windows User" w:date="2015-10-30T08:56:00Z" w:initials="BS">
    <w:p w14:paraId="01FDA469" w14:textId="77777777" w:rsidR="00ED1D04" w:rsidRDefault="00ED1D04" w:rsidP="00E35F1F">
      <w:pPr>
        <w:pStyle w:val="CommentText"/>
      </w:pPr>
      <w:r>
        <w:rPr>
          <w:rStyle w:val="CommentReference"/>
        </w:rPr>
        <w:annotationRef/>
      </w:r>
      <w:r>
        <w:t>works or deeds?</w:t>
      </w:r>
    </w:p>
  </w:comment>
  <w:comment w:id="1027" w:author="Windows User" w:date="2015-11-21T13:24:00Z" w:initials="WU">
    <w:p w14:paraId="7A990723" w14:textId="77777777" w:rsidR="00ED1D04" w:rsidRDefault="00ED1D04" w:rsidP="00E35F1F">
      <w:pPr>
        <w:pStyle w:val="CommentText"/>
      </w:pPr>
      <w:r>
        <w:rPr>
          <w:rStyle w:val="CommentReference"/>
        </w:rPr>
        <w:annotationRef/>
      </w:r>
      <w:r>
        <w:t>review</w:t>
      </w:r>
    </w:p>
  </w:comment>
  <w:comment w:id="1028" w:author="Windows User" w:date="2015-10-30T08:56:00Z" w:initials="BS">
    <w:p w14:paraId="5BB3D65B" w14:textId="77777777" w:rsidR="00ED1D04" w:rsidRDefault="00ED1D04" w:rsidP="00E35F1F">
      <w:pPr>
        <w:pStyle w:val="CommentText"/>
      </w:pPr>
      <w:r>
        <w:rPr>
          <w:rStyle w:val="CommentReference"/>
        </w:rPr>
        <w:annotationRef/>
      </w:r>
      <w:r>
        <w:t>does Coptic have 'high'?</w:t>
      </w:r>
    </w:p>
  </w:comment>
  <w:comment w:id="1029" w:author="Windows User" w:date="2015-11-21T13:24:00Z" w:initials="WU">
    <w:p w14:paraId="1D334F95" w14:textId="77777777" w:rsidR="00ED1D04" w:rsidRDefault="00ED1D04" w:rsidP="00E35F1F">
      <w:pPr>
        <w:pStyle w:val="CommentText"/>
      </w:pPr>
      <w:r>
        <w:rPr>
          <w:rStyle w:val="CommentReference"/>
        </w:rPr>
        <w:annotationRef/>
      </w:r>
      <w:r>
        <w:t>review, add variant</w:t>
      </w:r>
    </w:p>
  </w:comment>
  <w:comment w:id="1030" w:author="Windows User" w:date="2015-10-30T08:56:00Z" w:initials="BS">
    <w:p w14:paraId="5480B788" w14:textId="77777777" w:rsidR="00ED1D04" w:rsidRDefault="00ED1D04" w:rsidP="00E35F1F">
      <w:pPr>
        <w:pStyle w:val="CommentText"/>
      </w:pPr>
      <w:r>
        <w:rPr>
          <w:rStyle w:val="CommentReference"/>
        </w:rPr>
        <w:annotationRef/>
      </w:r>
      <w:r>
        <w:t>bless or praise? inconsistent rendering of esmo</w:t>
      </w:r>
    </w:p>
  </w:comment>
  <w:comment w:id="1035" w:author="Windows User" w:date="2015-10-30T08:56:00Z" w:initials="WU">
    <w:p w14:paraId="326EFA42" w14:textId="77777777" w:rsidR="00ED1D04" w:rsidRDefault="00ED1D04" w:rsidP="006869EE">
      <w:pPr>
        <w:pStyle w:val="CommentText"/>
      </w:pPr>
      <w:r>
        <w:rPr>
          <w:rStyle w:val="CommentReference"/>
        </w:rPr>
        <w:annotationRef/>
      </w:r>
      <w:r>
        <w:t>Add notes where to insert Doxology of Prime… And Vespers Prase?</w:t>
      </w:r>
    </w:p>
  </w:comment>
  <w:comment w:id="1039" w:author="Windows User" w:date="2015-10-30T08:56:00Z" w:initials="WU">
    <w:p w14:paraId="66837344" w14:textId="77777777" w:rsidR="00ED1D04" w:rsidRDefault="00ED1D04" w:rsidP="006869EE">
      <w:pPr>
        <w:pStyle w:val="CommentText"/>
      </w:pPr>
      <w:r>
        <w:rPr>
          <w:rStyle w:val="CommentReference"/>
        </w:rPr>
        <w:annotationRef/>
      </w:r>
      <w:r>
        <w:t>May He or that He may</w:t>
      </w:r>
    </w:p>
  </w:comment>
  <w:comment w:id="1041" w:author="Windows User" w:date="2015-10-30T08:56:00Z" w:initials="BS">
    <w:p w14:paraId="5BE9E7DF" w14:textId="77777777" w:rsidR="00ED1D04" w:rsidRDefault="00ED1D04" w:rsidP="006869EE">
      <w:pPr>
        <w:pStyle w:val="CommentText"/>
      </w:pPr>
      <w:r>
        <w:rPr>
          <w:rStyle w:val="CommentReference"/>
        </w:rPr>
        <w:annotationRef/>
      </w:r>
      <w:r>
        <w:t>protopresbyters?</w:t>
      </w:r>
    </w:p>
  </w:comment>
  <w:comment w:id="1042" w:author="Windows User" w:date="2015-10-30T08:56:00Z" w:initials="BS">
    <w:p w14:paraId="37712CA1" w14:textId="77777777" w:rsidR="00ED1D04" w:rsidRDefault="00ED1D04" w:rsidP="006869EE">
      <w:pPr>
        <w:pStyle w:val="CommentText"/>
      </w:pPr>
      <w:r>
        <w:rPr>
          <w:rStyle w:val="CommentReference"/>
        </w:rPr>
        <w:annotationRef/>
      </w:r>
      <w:r>
        <w:t>those who?</w:t>
      </w:r>
    </w:p>
  </w:comment>
  <w:comment w:id="1043" w:author="Windows User" w:date="2015-10-30T08:56:00Z" w:initials="BS">
    <w:p w14:paraId="0BC9F56F" w14:textId="77777777" w:rsidR="00ED1D04" w:rsidRDefault="00ED1D04" w:rsidP="006869EE">
      <w:pPr>
        <w:pStyle w:val="CommentText"/>
      </w:pPr>
      <w:r>
        <w:rPr>
          <w:rStyle w:val="CommentReference"/>
        </w:rPr>
        <w:annotationRef/>
      </w:r>
      <w:r>
        <w:t>Yourself?</w:t>
      </w:r>
    </w:p>
  </w:comment>
  <w:comment w:id="1047" w:author="Windows User" w:date="2015-11-27T20:09:00Z" w:initials="WU">
    <w:p w14:paraId="5DD947BD" w14:textId="77777777" w:rsidR="00ED1D04" w:rsidRDefault="00ED1D04" w:rsidP="006869EE">
      <w:pPr>
        <w:pStyle w:val="CommentText"/>
      </w:pPr>
      <w:r>
        <w:rPr>
          <w:rStyle w:val="CommentReference"/>
        </w:rPr>
        <w:annotationRef/>
      </w:r>
      <w:r>
        <w:t>Confess to the Lord or confess the Lord?</w:t>
      </w:r>
    </w:p>
  </w:comment>
  <w:comment w:id="1056" w:author="Windows User" w:date="2015-10-30T08:56:00Z" w:initials="WU">
    <w:p w14:paraId="73A20223" w14:textId="77777777" w:rsidR="00ED1D04" w:rsidRDefault="00ED1D04" w:rsidP="006869EE">
      <w:pPr>
        <w:pStyle w:val="CommentText"/>
      </w:pPr>
      <w:r>
        <w:rPr>
          <w:rStyle w:val="CommentReference"/>
        </w:rPr>
        <w:annotationRef/>
      </w:r>
      <w:r>
        <w:t>Funny just to have declared here with nothing else.</w:t>
      </w:r>
    </w:p>
  </w:comment>
  <w:comment w:id="1057" w:author="Windows User" w:date="2015-10-30T08:56:00Z" w:initials="WU">
    <w:p w14:paraId="2938E8CF" w14:textId="77777777" w:rsidR="00ED1D04" w:rsidRDefault="00ED1D04" w:rsidP="006869EE">
      <w:pPr>
        <w:pStyle w:val="CommentText"/>
      </w:pPr>
      <w:r>
        <w:rPr>
          <w:rStyle w:val="CommentReference"/>
        </w:rPr>
        <w:annotationRef/>
      </w:r>
      <w:r>
        <w:t>Good News or Glad Tidings?</w:t>
      </w:r>
    </w:p>
  </w:comment>
  <w:comment w:id="1058" w:author="Windows User" w:date="2015-10-30T08:56:00Z" w:initials="WU">
    <w:p w14:paraId="07481CDA" w14:textId="77777777" w:rsidR="00ED1D04" w:rsidRDefault="00ED1D04" w:rsidP="006869EE">
      <w:pPr>
        <w:pStyle w:val="CommentText"/>
      </w:pPr>
      <w:r>
        <w:rPr>
          <w:rStyle w:val="CommentReference"/>
        </w:rPr>
        <w:annotationRef/>
      </w:r>
      <w:r>
        <w:t>Which is it? Advocate or watch over us?</w:t>
      </w:r>
    </w:p>
  </w:comment>
  <w:comment w:id="1059" w:author="Windows User" w:date="2015-10-30T08:56:00Z" w:initials="WU">
    <w:p w14:paraId="74878DE4" w14:textId="77777777" w:rsidR="00ED1D04" w:rsidRDefault="00ED1D04" w:rsidP="006869EE">
      <w:pPr>
        <w:pStyle w:val="CommentText"/>
      </w:pPr>
      <w:r>
        <w:rPr>
          <w:rStyle w:val="CommentReference"/>
        </w:rPr>
        <w:annotationRef/>
      </w:r>
      <w:r>
        <w:t>Coptic doesn’t seem to have “Mary”</w:t>
      </w:r>
    </w:p>
  </w:comment>
  <w:comment w:id="1062" w:author="Windows User" w:date="2015-10-30T08:56:00Z" w:initials="WU">
    <w:p w14:paraId="0F5B5499" w14:textId="77777777" w:rsidR="00ED1D04" w:rsidRDefault="00ED1D04" w:rsidP="006869EE">
      <w:pPr>
        <w:pStyle w:val="CommentText"/>
      </w:pPr>
      <w:r>
        <w:rPr>
          <w:rStyle w:val="CommentReference"/>
        </w:rPr>
        <w:annotationRef/>
      </w:r>
      <w:r>
        <w:t>Add footnote of what this is</w:t>
      </w:r>
    </w:p>
  </w:comment>
  <w:comment w:id="1069" w:author="Windows User" w:date="2016-02-10T12:41:00Z" w:initials="WU">
    <w:p w14:paraId="67A8D0BB" w14:textId="77777777" w:rsidR="00ED1D04" w:rsidRDefault="00ED1D04" w:rsidP="00CA3D47">
      <w:pPr>
        <w:pStyle w:val="CommentText"/>
      </w:pPr>
      <w:r>
        <w:rPr>
          <w:rStyle w:val="CommentReference"/>
        </w:rPr>
        <w:annotationRef/>
      </w:r>
      <w:r>
        <w:t>May He or that He may</w:t>
      </w:r>
    </w:p>
  </w:comment>
  <w:comment w:id="1079" w:author="Windows User" w:date="2015-10-30T08:56:00Z" w:initials="WU">
    <w:p w14:paraId="6841EDAF" w14:textId="77777777" w:rsidR="00ED1D04" w:rsidRDefault="00ED1D04">
      <w:pPr>
        <w:pStyle w:val="CommentText"/>
      </w:pPr>
      <w:r>
        <w:rPr>
          <w:rStyle w:val="CommentReference"/>
        </w:rPr>
        <w:annotationRef/>
      </w:r>
      <w:r>
        <w:t>Isn’t this one more faithful?</w:t>
      </w:r>
    </w:p>
  </w:comment>
  <w:comment w:id="1080" w:author="Windows User" w:date="2015-10-30T08:56:00Z" w:initials="WU">
    <w:p w14:paraId="44483F5F" w14:textId="77777777" w:rsidR="00ED1D04" w:rsidRDefault="00ED1D04">
      <w:pPr>
        <w:pStyle w:val="CommentText"/>
      </w:pPr>
      <w:r>
        <w:rPr>
          <w:rStyle w:val="CommentReference"/>
        </w:rPr>
        <w:annotationRef/>
      </w:r>
      <w:r>
        <w:t>Which one(s) are/is right?</w:t>
      </w:r>
    </w:p>
  </w:comment>
  <w:comment w:id="1081" w:author="Windows User" w:date="2015-10-30T08:56:00Z" w:initials="WU">
    <w:p w14:paraId="22B3EF76" w14:textId="77777777" w:rsidR="00ED1D04" w:rsidRDefault="00ED1D04">
      <w:pPr>
        <w:pStyle w:val="CommentText"/>
      </w:pPr>
      <w:r>
        <w:rPr>
          <w:rStyle w:val="CommentReference"/>
        </w:rPr>
        <w:annotationRef/>
      </w:r>
      <w:r>
        <w:t>Coptic doesn’t seem to have “O Lord”</w:t>
      </w:r>
    </w:p>
  </w:comment>
  <w:comment w:id="1085" w:author="Windows User" w:date="2015-10-30T08:56:00Z" w:initials="WU">
    <w:p w14:paraId="6BF65470" w14:textId="77777777" w:rsidR="00ED1D04" w:rsidRDefault="00ED1D04">
      <w:pPr>
        <w:pStyle w:val="CommentText"/>
      </w:pPr>
      <w:r>
        <w:rPr>
          <w:rStyle w:val="CommentReference"/>
        </w:rPr>
        <w:annotationRef/>
      </w:r>
      <w:r>
        <w:t>Called or named?</w:t>
      </w:r>
    </w:p>
  </w:comment>
  <w:comment w:id="1086" w:author="Windows User" w:date="2015-10-30T08:56:00Z" w:initials="WU">
    <w:p w14:paraId="64122CF8" w14:textId="77777777" w:rsidR="00ED1D04" w:rsidRDefault="00ED1D04">
      <w:pPr>
        <w:pStyle w:val="CommentText"/>
      </w:pPr>
      <w:r>
        <w:rPr>
          <w:rStyle w:val="CommentReference"/>
        </w:rPr>
        <w:annotationRef/>
      </w:r>
      <w:r>
        <w:t>John loved the Lord, or the Lord loved John?</w:t>
      </w:r>
    </w:p>
  </w:comment>
  <w:comment w:id="1088" w:author="Windows User" w:date="2015-10-30T08:56:00Z" w:initials="WU">
    <w:p w14:paraId="28540FAB" w14:textId="77777777" w:rsidR="00ED1D04" w:rsidRDefault="00ED1D04">
      <w:pPr>
        <w:pStyle w:val="CommentText"/>
      </w:pPr>
      <w:r>
        <w:rPr>
          <w:rStyle w:val="CommentReference"/>
        </w:rPr>
        <w:annotationRef/>
      </w:r>
      <w:r>
        <w:t>Not the Lord?</w:t>
      </w:r>
    </w:p>
  </w:comment>
  <w:comment w:id="1089" w:author="Windows User" w:date="2015-10-30T08:56:00Z" w:initials="WU">
    <w:p w14:paraId="3BE9EA57" w14:textId="77777777" w:rsidR="00ED1D04" w:rsidRDefault="00ED1D04">
      <w:pPr>
        <w:pStyle w:val="CommentText"/>
      </w:pPr>
      <w:r>
        <w:rPr>
          <w:rStyle w:val="CommentReference"/>
        </w:rPr>
        <w:annotationRef/>
      </w:r>
      <w:r>
        <w:t>The rest missing?</w:t>
      </w:r>
    </w:p>
  </w:comment>
  <w:comment w:id="1090" w:author="Windows User" w:date="2015-10-30T08:56:00Z" w:initials="WU">
    <w:p w14:paraId="17CFCF91" w14:textId="77777777" w:rsidR="00ED1D04" w:rsidRDefault="00ED1D04">
      <w:pPr>
        <w:pStyle w:val="CommentText"/>
      </w:pPr>
      <w:r>
        <w:rPr>
          <w:rStyle w:val="CommentReference"/>
        </w:rPr>
        <w:annotationRef/>
      </w:r>
      <w:r>
        <w:t>Completely different…</w:t>
      </w:r>
    </w:p>
  </w:comment>
  <w:comment w:id="1091" w:author="Windows User" w:date="2015-10-30T08:56:00Z" w:initials="WU">
    <w:p w14:paraId="1A5ABDDA" w14:textId="77777777" w:rsidR="00ED1D04" w:rsidRDefault="00ED1D04">
      <w:pPr>
        <w:pStyle w:val="CommentText"/>
      </w:pPr>
      <w:r>
        <w:rPr>
          <w:rStyle w:val="CommentReference"/>
        </w:rPr>
        <w:annotationRef/>
      </w:r>
      <w:r>
        <w:t>Sound or voices?</w:t>
      </w:r>
    </w:p>
  </w:comment>
  <w:comment w:id="1093" w:author="Windows User" w:date="2015-10-30T08:56:00Z" w:initials="WU">
    <w:p w14:paraId="2632154F" w14:textId="77777777" w:rsidR="00ED1D04" w:rsidRDefault="00ED1D04">
      <w:pPr>
        <w:pStyle w:val="CommentText"/>
      </w:pPr>
      <w:r>
        <w:rPr>
          <w:rStyle w:val="CommentReference"/>
        </w:rPr>
        <w:annotationRef/>
      </w:r>
      <w:r>
        <w:t>AAP has divinely inspired.</w:t>
      </w:r>
    </w:p>
  </w:comment>
  <w:comment w:id="1095" w:author="Windows User" w:date="2015-10-30T08:56:00Z" w:initials="WU">
    <w:p w14:paraId="6A684B9E" w14:textId="77777777" w:rsidR="00ED1D04" w:rsidRDefault="00ED1D04">
      <w:pPr>
        <w:pStyle w:val="CommentText"/>
      </w:pPr>
      <w:r>
        <w:rPr>
          <w:rStyle w:val="CommentReference"/>
        </w:rPr>
        <w:annotationRef/>
      </w:r>
      <w:r>
        <w:t>This one needs looking at.</w:t>
      </w:r>
    </w:p>
  </w:comment>
  <w:comment w:id="1096" w:author="Windows User" w:date="2015-10-30T08:56:00Z" w:initials="WU">
    <w:p w14:paraId="3E29D706" w14:textId="77777777" w:rsidR="00ED1D04" w:rsidRDefault="00ED1D04">
      <w:pPr>
        <w:pStyle w:val="CommentText"/>
      </w:pPr>
      <w:r>
        <w:rPr>
          <w:rStyle w:val="CommentReference"/>
        </w:rPr>
        <w:annotationRef/>
      </w:r>
      <w:r>
        <w:t>Partners?</w:t>
      </w:r>
    </w:p>
  </w:comment>
  <w:comment w:id="1101" w:author="Windows User" w:date="2015-10-30T08:56:00Z" w:initials="WU">
    <w:p w14:paraId="662AC6DC" w14:textId="77777777" w:rsidR="00ED1D04" w:rsidRDefault="00ED1D04">
      <w:pPr>
        <w:pStyle w:val="CommentText"/>
      </w:pPr>
      <w:r>
        <w:rPr>
          <w:rStyle w:val="CommentReference"/>
        </w:rPr>
        <w:annotationRef/>
      </w:r>
      <w:r>
        <w:t>What land?</w:t>
      </w:r>
    </w:p>
  </w:comment>
  <w:comment w:id="1103" w:author="Windows User" w:date="2015-10-30T08:56:00Z" w:initials="WU">
    <w:p w14:paraId="121BE348" w14:textId="77777777" w:rsidR="00ED1D04" w:rsidRDefault="00ED1D04">
      <w:pPr>
        <w:pStyle w:val="CommentText"/>
      </w:pPr>
      <w:r>
        <w:rPr>
          <w:rStyle w:val="CommentReference"/>
        </w:rPr>
        <w:annotationRef/>
      </w:r>
      <w:r>
        <w:t>Or englighten?</w:t>
      </w:r>
    </w:p>
  </w:comment>
  <w:comment w:id="1117" w:author="Windows User" w:date="2015-10-30T08:56:00Z" w:initials="WU">
    <w:p w14:paraId="52EAF036" w14:textId="77777777" w:rsidR="00ED1D04" w:rsidRDefault="00ED1D04">
      <w:pPr>
        <w:pStyle w:val="CommentText"/>
      </w:pPr>
      <w:r>
        <w:rPr>
          <w:rStyle w:val="CommentReference"/>
        </w:rPr>
        <w:annotationRef/>
      </w:r>
      <w:r>
        <w:t>What should this verse be?</w:t>
      </w:r>
    </w:p>
  </w:comment>
  <w:comment w:id="1128" w:author="Windows User" w:date="2015-10-30T08:56:00Z" w:initials="BS">
    <w:p w14:paraId="1A0E2428" w14:textId="77777777" w:rsidR="00ED1D04" w:rsidRDefault="00ED1D04">
      <w:pPr>
        <w:pStyle w:val="CommentText"/>
      </w:pPr>
      <w:r>
        <w:rPr>
          <w:rStyle w:val="CommentReference"/>
        </w:rPr>
        <w:annotationRef/>
      </w:r>
      <w:r>
        <w:t>wiles or snares?</w:t>
      </w:r>
    </w:p>
  </w:comment>
  <w:comment w:id="1130" w:author="Windows User" w:date="2015-10-30T08:56:00Z" w:initials="BS">
    <w:p w14:paraId="2B8DD286" w14:textId="77777777" w:rsidR="00ED1D04" w:rsidRDefault="00ED1D04">
      <w:pPr>
        <w:pStyle w:val="CommentText"/>
      </w:pPr>
      <w:r>
        <w:rPr>
          <w:rStyle w:val="CommentReference"/>
        </w:rPr>
        <w:annotationRef/>
      </w:r>
      <w:r>
        <w:t>I typed this Coptic... so it will have typos..</w:t>
      </w:r>
    </w:p>
  </w:comment>
  <w:comment w:id="1131" w:author="Windows User" w:date="2015-10-30T08:56:00Z" w:initials="WU">
    <w:p w14:paraId="7AD216CC" w14:textId="77777777" w:rsidR="00ED1D04" w:rsidRDefault="00ED1D04">
      <w:pPr>
        <w:pStyle w:val="CommentText"/>
      </w:pPr>
      <w:r>
        <w:rPr>
          <w:rStyle w:val="CommentReference"/>
        </w:rPr>
        <w:annotationRef/>
      </w:r>
      <w:r>
        <w:t>You reign? The dominion is yours? Yours is the dominion?</w:t>
      </w:r>
    </w:p>
  </w:comment>
  <w:comment w:id="1133" w:author="Windows User" w:date="2015-10-30T08:56:00Z" w:initials="BS">
    <w:p w14:paraId="68C1922F" w14:textId="77777777" w:rsidR="00ED1D04" w:rsidRDefault="00ED1D04">
      <w:pPr>
        <w:pStyle w:val="CommentText"/>
      </w:pPr>
      <w:r>
        <w:rPr>
          <w:rStyle w:val="CommentReference"/>
        </w:rPr>
        <w:annotationRef/>
      </w:r>
      <w:r>
        <w:t>omit 'be' in contemporary?</w:t>
      </w:r>
    </w:p>
  </w:comment>
  <w:comment w:id="1134" w:author="Windows User" w:date="2015-10-30T08:56:00Z" w:initials="BS">
    <w:p w14:paraId="6511FB80" w14:textId="77777777" w:rsidR="00ED1D04" w:rsidRDefault="00ED1D04">
      <w:pPr>
        <w:pStyle w:val="CommentText"/>
      </w:pPr>
      <w:r>
        <w:rPr>
          <w:rStyle w:val="CommentReference"/>
        </w:rPr>
        <w:annotationRef/>
      </w:r>
      <w:r>
        <w:t>Abouna Antony: I typed this Coptic from the black book. Jenkims were very unclear. Please proof for typos.</w:t>
      </w:r>
    </w:p>
  </w:comment>
  <w:comment w:id="1135" w:author="Windows User" w:date="2015-10-30T08:56:00Z" w:initials="BS">
    <w:p w14:paraId="7DEA42F3" w14:textId="77777777" w:rsidR="00ED1D04" w:rsidRDefault="00ED1D04">
      <w:pPr>
        <w:pStyle w:val="CommentText"/>
      </w:pPr>
      <w:r>
        <w:rPr>
          <w:rStyle w:val="CommentReference"/>
        </w:rPr>
        <w:annotationRef/>
      </w:r>
      <w:r>
        <w:t>"is" before "the King" would make this whole vs flow as a sentence...</w:t>
      </w:r>
    </w:p>
  </w:comment>
  <w:comment w:id="1136" w:author="Windows User" w:date="2015-10-30T08:56:00Z" w:initials="BS">
    <w:p w14:paraId="1F17623C" w14:textId="77777777" w:rsidR="00ED1D04" w:rsidRDefault="00ED1D04">
      <w:pPr>
        <w:pStyle w:val="CommentText"/>
      </w:pPr>
      <w:r>
        <w:rPr>
          <w:rStyle w:val="CommentReference"/>
        </w:rPr>
        <w:annotationRef/>
      </w:r>
      <w:r>
        <w:t>ask more modern than entreat... but not quite right?</w:t>
      </w:r>
    </w:p>
  </w:comment>
  <w:comment w:id="1155" w:author="Windows User" w:date="2015-10-30T08:56:00Z" w:initials="WU">
    <w:p w14:paraId="5F20584F" w14:textId="77777777" w:rsidR="00ED1D04" w:rsidRDefault="00ED1D04">
      <w:pPr>
        <w:pStyle w:val="CommentText"/>
      </w:pPr>
      <w:r>
        <w:rPr>
          <w:rStyle w:val="CommentReference"/>
        </w:rPr>
        <w:annotationRef/>
      </w:r>
      <w:r>
        <w:t>Needs work.</w:t>
      </w:r>
    </w:p>
  </w:comment>
  <w:comment w:id="1160" w:author="Windows User" w:date="2015-10-30T08:56:00Z" w:initials="WU">
    <w:p w14:paraId="76E8B799" w14:textId="77777777" w:rsidR="00ED1D04" w:rsidRDefault="00ED1D04">
      <w:pPr>
        <w:pStyle w:val="CommentText"/>
      </w:pPr>
      <w:r>
        <w:rPr>
          <w:rStyle w:val="CommentReference"/>
        </w:rPr>
        <w:annotationRef/>
      </w:r>
      <w:r>
        <w:t>Should this be tho-out 5? Or 25?</w:t>
      </w:r>
    </w:p>
  </w:comment>
  <w:comment w:id="1167" w:author="Windows User" w:date="2015-11-11T11:06:00Z" w:initials="WU">
    <w:p w14:paraId="58D84DCF" w14:textId="77777777" w:rsidR="00ED1D04" w:rsidRDefault="00ED1D04">
      <w:pPr>
        <w:pStyle w:val="CommentText"/>
      </w:pPr>
      <w:r>
        <w:rPr>
          <w:rStyle w:val="CommentReference"/>
        </w:rPr>
        <w:annotationRef/>
      </w:r>
      <w:r>
        <w:t>Should this be last age or something?</w:t>
      </w:r>
    </w:p>
  </w:comment>
  <w:comment w:id="1169" w:author="Windows User" w:date="2015-11-11T11:00:00Z" w:initials="WU">
    <w:p w14:paraId="7D2DE752" w14:textId="77777777" w:rsidR="00ED1D04" w:rsidRDefault="00ED1D04">
      <w:pPr>
        <w:pStyle w:val="CommentText"/>
      </w:pPr>
      <w:r>
        <w:rPr>
          <w:rStyle w:val="CommentReference"/>
        </w:rPr>
        <w:annotationRef/>
      </w:r>
      <w:r>
        <w:t>This needs reviewing!</w:t>
      </w:r>
    </w:p>
  </w:comment>
  <w:comment w:id="1170" w:author="Windows User" w:date="2015-11-11T11:00:00Z" w:initials="WU">
    <w:p w14:paraId="65102EEC" w14:textId="77777777" w:rsidR="00ED1D04" w:rsidRDefault="00ED1D04">
      <w:pPr>
        <w:pStyle w:val="CommentText"/>
      </w:pPr>
      <w:r>
        <w:rPr>
          <w:rStyle w:val="CommentReference"/>
        </w:rPr>
        <w:annotationRef/>
      </w:r>
      <w:r>
        <w:t xml:space="preserve">This is probably wrong. God on high? </w:t>
      </w:r>
    </w:p>
  </w:comment>
  <w:comment w:id="1175" w:author="Windows User" w:date="2015-10-30T08:56:00Z" w:initials="WU">
    <w:p w14:paraId="38E4F092" w14:textId="77777777" w:rsidR="00ED1D04" w:rsidRDefault="00ED1D04">
      <w:pPr>
        <w:pStyle w:val="CommentText"/>
      </w:pPr>
      <w:r>
        <w:rPr>
          <w:rStyle w:val="CommentReference"/>
        </w:rPr>
        <w:annotationRef/>
      </w:r>
      <w:r>
        <w:t>Confirmed?</w:t>
      </w:r>
    </w:p>
  </w:comment>
  <w:comment w:id="1186" w:author="Windows User" w:date="2015-10-30T08:56:00Z" w:initials="WU">
    <w:p w14:paraId="41EDECE7" w14:textId="77777777" w:rsidR="00ED1D04" w:rsidRDefault="00ED1D04">
      <w:pPr>
        <w:pStyle w:val="CommentText"/>
      </w:pPr>
      <w:r>
        <w:rPr>
          <w:rStyle w:val="CommentReference"/>
        </w:rPr>
        <w:annotationRef/>
      </w:r>
      <w:r>
        <w:t>Heroes, or athletes?</w:t>
      </w:r>
    </w:p>
  </w:comment>
  <w:comment w:id="1214" w:author="Windows User" w:date="2015-10-30T08:56:00Z" w:initials="WU">
    <w:p w14:paraId="5FA627EB" w14:textId="77777777" w:rsidR="00ED1D04" w:rsidRDefault="00ED1D04">
      <w:pPr>
        <w:pStyle w:val="CommentText"/>
      </w:pPr>
      <w:r>
        <w:rPr>
          <w:rStyle w:val="CommentReference"/>
        </w:rPr>
        <w:annotationRef/>
      </w:r>
      <w:r>
        <w:t>Beasts or creatures?</w:t>
      </w:r>
    </w:p>
  </w:comment>
  <w:comment w:id="1215" w:author="Windows User" w:date="2015-10-30T08:56:00Z" w:initials="WU">
    <w:p w14:paraId="04563F96" w14:textId="77777777" w:rsidR="00ED1D04" w:rsidRDefault="00ED1D04">
      <w:pPr>
        <w:pStyle w:val="CommentText"/>
      </w:pPr>
      <w:r>
        <w:rPr>
          <w:rStyle w:val="CommentReference"/>
        </w:rPr>
        <w:annotationRef/>
      </w:r>
      <w:r>
        <w:t>Incessant? Or unceasing?</w:t>
      </w:r>
    </w:p>
  </w:comment>
  <w:comment w:id="1216" w:author="Windows User" w:date="2015-10-30T08:56:00Z" w:initials="WU">
    <w:p w14:paraId="7BD20F77" w14:textId="77777777" w:rsidR="00ED1D04" w:rsidRDefault="00ED1D04">
      <w:pPr>
        <w:pStyle w:val="CommentText"/>
      </w:pPr>
      <w:r>
        <w:rPr>
          <w:rStyle w:val="CommentReference"/>
        </w:rPr>
        <w:annotationRef/>
      </w:r>
      <w:r>
        <w:t>Flames of fire or fervent as fire?</w:t>
      </w:r>
    </w:p>
  </w:comment>
  <w:comment w:id="1220" w:author="Windows User" w:date="2015-10-30T08:56:00Z" w:initials="WU">
    <w:p w14:paraId="44A84E5A" w14:textId="77777777" w:rsidR="00ED1D04" w:rsidRDefault="00ED1D04">
      <w:pPr>
        <w:pStyle w:val="CommentText"/>
      </w:pPr>
      <w:r>
        <w:rPr>
          <w:rStyle w:val="CommentReference"/>
        </w:rPr>
        <w:annotationRef/>
      </w:r>
      <w:r>
        <w:t>Serving the Lord, or serving before the Lord?</w:t>
      </w:r>
    </w:p>
  </w:comment>
  <w:comment w:id="1234" w:author="Windows User" w:date="2015-10-30T08:56:00Z" w:initials="WU">
    <w:p w14:paraId="07D2B1EF" w14:textId="77777777" w:rsidR="00ED1D04" w:rsidRDefault="00ED1D04">
      <w:pPr>
        <w:pStyle w:val="CommentText"/>
      </w:pPr>
      <w:r>
        <w:rPr>
          <w:rStyle w:val="CommentReference"/>
        </w:rPr>
        <w:annotationRef/>
      </w:r>
      <w:r>
        <w:t>Or voice of God?</w:t>
      </w:r>
    </w:p>
  </w:comment>
  <w:comment w:id="1235" w:author="Windows User" w:date="2015-10-30T08:56:00Z" w:initials="WU">
    <w:p w14:paraId="3900CC21" w14:textId="77777777" w:rsidR="00ED1D04" w:rsidRDefault="00ED1D04">
      <w:pPr>
        <w:pStyle w:val="CommentText"/>
      </w:pPr>
      <w:r>
        <w:rPr>
          <w:rStyle w:val="CommentReference"/>
        </w:rPr>
        <w:annotationRef/>
      </w:r>
      <w:r>
        <w:t>Received or accepted?</w:t>
      </w:r>
    </w:p>
  </w:comment>
  <w:comment w:id="1240" w:author="Windows User" w:date="2015-11-06T08:39:00Z" w:initials="WU">
    <w:p w14:paraId="6EA3F191" w14:textId="77777777" w:rsidR="00ED1D04" w:rsidRDefault="00ED1D04">
      <w:pPr>
        <w:pStyle w:val="CommentText"/>
      </w:pPr>
      <w:r>
        <w:rPr>
          <w:rStyle w:val="CommentReference"/>
        </w:rPr>
        <w:annotationRef/>
      </w:r>
      <w:r>
        <w:t>Is this the right St. Theodore?</w:t>
      </w:r>
    </w:p>
  </w:comment>
  <w:comment w:id="1245" w:author="Windows User" w:date="2015-10-30T08:56:00Z" w:initials="WU">
    <w:p w14:paraId="227730E1" w14:textId="77777777" w:rsidR="00ED1D04" w:rsidRDefault="00ED1D04">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ED1D04" w:rsidRDefault="00ED1D04">
      <w:pPr>
        <w:pStyle w:val="CommentText"/>
      </w:pPr>
      <w:r>
        <w:rPr>
          <w:rStyle w:val="CommentReference"/>
        </w:rPr>
        <w:annotationRef/>
      </w:r>
      <w:r>
        <w:t>Building them upon the Name?</w:t>
      </w:r>
    </w:p>
  </w:comment>
  <w:comment w:id="1256" w:author="Windows User" w:date="2015-10-30T08:56:00Z" w:initials="WU">
    <w:p w14:paraId="3CFB1D1A" w14:textId="77777777" w:rsidR="00ED1D04" w:rsidRDefault="00ED1D04">
      <w:pPr>
        <w:pStyle w:val="CommentText"/>
      </w:pPr>
      <w:r>
        <w:rPr>
          <w:rStyle w:val="CommentReference"/>
        </w:rPr>
        <w:annotationRef/>
      </w:r>
      <w:r>
        <w:t>Placed or established?</w:t>
      </w:r>
    </w:p>
  </w:comment>
  <w:comment w:id="1257" w:author="Windows User" w:date="2015-10-30T08:56:00Z" w:initials="WU">
    <w:p w14:paraId="08983CC0" w14:textId="77777777" w:rsidR="00ED1D04" w:rsidRDefault="00ED1D04">
      <w:pPr>
        <w:pStyle w:val="CommentText"/>
      </w:pPr>
      <w:r>
        <w:rPr>
          <w:rStyle w:val="CommentReference"/>
        </w:rPr>
        <w:annotationRef/>
      </w:r>
      <w:r>
        <w:t>Or refused?</w:t>
      </w:r>
    </w:p>
  </w:comment>
  <w:comment w:id="1263" w:author="Windows User" w:date="2015-10-30T08:56:00Z" w:initials="WU">
    <w:p w14:paraId="535F3E1B" w14:textId="77777777" w:rsidR="00ED1D04" w:rsidRDefault="00ED1D04">
      <w:pPr>
        <w:pStyle w:val="CommentText"/>
      </w:pPr>
      <w:r>
        <w:rPr>
          <w:rStyle w:val="CommentReference"/>
        </w:rPr>
        <w:annotationRef/>
      </w:r>
      <w:r>
        <w:t>Sprung forth? Came forth? Blossomed?</w:t>
      </w:r>
    </w:p>
  </w:comment>
  <w:comment w:id="1275" w:author="Windows User" w:date="2015-10-30T08:56:00Z" w:initials="BS">
    <w:p w14:paraId="07DE8008" w14:textId="77777777" w:rsidR="00ED1D04" w:rsidRDefault="00ED1D04">
      <w:pPr>
        <w:pStyle w:val="CommentText"/>
      </w:pPr>
      <w:r>
        <w:rPr>
          <w:rStyle w:val="CommentReference"/>
        </w:rPr>
        <w:annotationRef/>
      </w:r>
      <w:r>
        <w:t>what does this mean?</w:t>
      </w:r>
    </w:p>
  </w:comment>
  <w:comment w:id="1276" w:author="Windows User" w:date="2015-10-30T08:56:00Z" w:initials="BS">
    <w:p w14:paraId="7DE26DCC" w14:textId="77777777" w:rsidR="00ED1D04" w:rsidRDefault="00ED1D04">
      <w:pPr>
        <w:pStyle w:val="CommentText"/>
      </w:pPr>
      <w:r>
        <w:rPr>
          <w:rStyle w:val="CommentReference"/>
        </w:rPr>
        <w:annotationRef/>
      </w:r>
      <w:r>
        <w:t>announced or proclaimed?</w:t>
      </w:r>
    </w:p>
  </w:comment>
  <w:comment w:id="1280" w:author="Windows User" w:date="2015-10-30T08:56:00Z" w:initials="WU">
    <w:p w14:paraId="729B2278" w14:textId="77777777" w:rsidR="00ED1D04" w:rsidRDefault="00ED1D04">
      <w:pPr>
        <w:pStyle w:val="CommentText"/>
      </w:pPr>
      <w:r>
        <w:rPr>
          <w:rStyle w:val="CommentReference"/>
        </w:rPr>
        <w:annotationRef/>
      </w:r>
      <w:r>
        <w:t>?</w:t>
      </w:r>
    </w:p>
  </w:comment>
  <w:comment w:id="1281" w:author="Windows User" w:date="2015-10-30T08:56:00Z" w:initials="WU">
    <w:p w14:paraId="44863D12" w14:textId="77777777" w:rsidR="00ED1D04" w:rsidRDefault="00ED1D04">
      <w:pPr>
        <w:pStyle w:val="CommentText"/>
      </w:pPr>
      <w:r>
        <w:rPr>
          <w:rStyle w:val="CommentReference"/>
        </w:rPr>
        <w:annotationRef/>
      </w:r>
      <w:r>
        <w:t>Bride, no, not bridegroom?</w:t>
      </w:r>
    </w:p>
  </w:comment>
  <w:comment w:id="1284" w:author="Windows User" w:date="2015-10-30T08:56:00Z" w:initials="WU">
    <w:p w14:paraId="6CE1AF88" w14:textId="77777777" w:rsidR="00ED1D04" w:rsidRDefault="00ED1D04">
      <w:pPr>
        <w:pStyle w:val="CommentText"/>
      </w:pPr>
      <w:r>
        <w:rPr>
          <w:rStyle w:val="CommentReference"/>
        </w:rPr>
        <w:annotationRef/>
      </w:r>
      <w:r>
        <w:t>Return?</w:t>
      </w:r>
    </w:p>
  </w:comment>
  <w:comment w:id="1285" w:author="Windows User" w:date="2015-10-30T08:56:00Z" w:initials="WU">
    <w:p w14:paraId="2917E600" w14:textId="77777777" w:rsidR="00ED1D04" w:rsidRDefault="00ED1D04">
      <w:pPr>
        <w:pStyle w:val="CommentText"/>
      </w:pPr>
      <w:r>
        <w:rPr>
          <w:rStyle w:val="CommentReference"/>
        </w:rPr>
        <w:annotationRef/>
      </w:r>
      <w:r>
        <w:t>Establishment? Building up?</w:t>
      </w:r>
    </w:p>
  </w:comment>
  <w:comment w:id="1287" w:author="Windows User" w:date="2015-10-30T08:56:00Z" w:initials="WU">
    <w:p w14:paraId="14DF4F91" w14:textId="77777777" w:rsidR="00ED1D04" w:rsidRDefault="00ED1D04">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ED1D04" w:rsidRDefault="00ED1D04">
      <w:pPr>
        <w:pStyle w:val="CommentText"/>
      </w:pPr>
      <w:r>
        <w:rPr>
          <w:rStyle w:val="CommentReference"/>
        </w:rPr>
        <w:annotationRef/>
      </w:r>
      <w:r>
        <w:t>I don’t see “the Lord is with you” in the Coptic</w:t>
      </w:r>
    </w:p>
    <w:p w14:paraId="4431CB1C" w14:textId="77777777" w:rsidR="00ED1D04" w:rsidRDefault="00ED1D04">
      <w:pPr>
        <w:pStyle w:val="CommentText"/>
      </w:pPr>
    </w:p>
  </w:comment>
  <w:comment w:id="1289" w:author="Windows User" w:date="2015-10-30T08:56:00Z" w:initials="WU">
    <w:p w14:paraId="4549B91A" w14:textId="77777777" w:rsidR="00ED1D04" w:rsidRDefault="00ED1D04">
      <w:pPr>
        <w:pStyle w:val="CommentText"/>
      </w:pPr>
      <w:r>
        <w:rPr>
          <w:rStyle w:val="CommentReference"/>
        </w:rPr>
        <w:annotationRef/>
      </w:r>
      <w:r>
        <w:t>Heavenly herald of Good News?</w:t>
      </w:r>
    </w:p>
    <w:p w14:paraId="384F02AC" w14:textId="77777777" w:rsidR="00ED1D04" w:rsidRDefault="00ED1D04">
      <w:pPr>
        <w:pStyle w:val="CommentText"/>
      </w:pPr>
    </w:p>
  </w:comment>
  <w:comment w:id="1296" w:author="Windows User" w:date="2015-10-30T08:56:00Z" w:initials="WU">
    <w:p w14:paraId="4A264D5C" w14:textId="77777777" w:rsidR="00ED1D04" w:rsidRDefault="00ED1D04">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ED1D04" w:rsidRDefault="00ED1D04">
      <w:pPr>
        <w:pStyle w:val="CommentText"/>
      </w:pPr>
      <w:r>
        <w:rPr>
          <w:rStyle w:val="CommentReference"/>
        </w:rPr>
        <w:annotationRef/>
      </w:r>
      <w:r>
        <w:t>Redeemed?</w:t>
      </w:r>
    </w:p>
  </w:comment>
  <w:comment w:id="1328" w:author="Windows User" w:date="2015-10-30T08:56:00Z" w:initials="WU">
    <w:p w14:paraId="5BF82FF5" w14:textId="77777777" w:rsidR="00ED1D04" w:rsidRDefault="00ED1D04">
      <w:pPr>
        <w:pStyle w:val="CommentText"/>
      </w:pPr>
      <w:r>
        <w:rPr>
          <w:rStyle w:val="CommentReference"/>
        </w:rPr>
        <w:annotationRef/>
      </w:r>
      <w:r>
        <w:t>For? So?</w:t>
      </w:r>
    </w:p>
  </w:comment>
  <w:comment w:id="1333" w:author="Windows User" w:date="2015-10-30T08:56:00Z" w:initials="WU">
    <w:p w14:paraId="5B54A424" w14:textId="77777777" w:rsidR="00ED1D04" w:rsidRDefault="00ED1D04">
      <w:pPr>
        <w:pStyle w:val="CommentText"/>
      </w:pPr>
      <w:r>
        <w:rPr>
          <w:rStyle w:val="CommentReference"/>
        </w:rPr>
        <w:annotationRef/>
      </w:r>
      <w:r>
        <w:t>Or did shine and did illuminate</w:t>
      </w:r>
    </w:p>
  </w:comment>
  <w:comment w:id="1334" w:author="Windows User" w:date="2015-10-30T08:56:00Z" w:initials="WU">
    <w:p w14:paraId="5929E69F" w14:textId="77777777" w:rsidR="00ED1D04" w:rsidRDefault="00ED1D04">
      <w:pPr>
        <w:pStyle w:val="CommentText"/>
      </w:pPr>
      <w:r>
        <w:rPr>
          <w:rStyle w:val="CommentReference"/>
        </w:rPr>
        <w:annotationRef/>
      </w:r>
      <w:r>
        <w:t>What should this verse be?</w:t>
      </w:r>
    </w:p>
  </w:comment>
  <w:comment w:id="1335" w:author="Windows User" w:date="2015-10-30T08:56:00Z" w:initials="WU">
    <w:p w14:paraId="37815108" w14:textId="77777777" w:rsidR="00ED1D04" w:rsidRDefault="00ED1D04">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ED1D04" w:rsidRDefault="00ED1D04">
      <w:pPr>
        <w:pStyle w:val="CommentText"/>
      </w:pPr>
      <w:r>
        <w:rPr>
          <w:rStyle w:val="CommentReference"/>
        </w:rPr>
        <w:annotationRef/>
      </w:r>
      <w:r>
        <w:t>Who?</w:t>
      </w:r>
    </w:p>
  </w:comment>
  <w:comment w:id="1337" w:author="Windows User" w:date="2015-10-30T08:56:00Z" w:initials="WU">
    <w:p w14:paraId="7FDD5784" w14:textId="77777777" w:rsidR="00ED1D04" w:rsidRDefault="00ED1D04">
      <w:pPr>
        <w:pStyle w:val="CommentText"/>
      </w:pPr>
      <w:r>
        <w:rPr>
          <w:rStyle w:val="CommentReference"/>
        </w:rPr>
        <w:annotationRef/>
      </w:r>
      <w:r>
        <w:t>Different adjective</w:t>
      </w:r>
    </w:p>
  </w:comment>
  <w:comment w:id="1338" w:author="Windows User" w:date="2015-10-30T08:56:00Z" w:initials="WU">
    <w:p w14:paraId="69734FAC" w14:textId="77777777" w:rsidR="00ED1D04" w:rsidRDefault="00ED1D04">
      <w:pPr>
        <w:pStyle w:val="CommentText"/>
      </w:pPr>
      <w:r>
        <w:rPr>
          <w:rStyle w:val="CommentReference"/>
        </w:rPr>
        <w:annotationRef/>
      </w:r>
      <w:r>
        <w:t>Sickness?</w:t>
      </w:r>
    </w:p>
  </w:comment>
  <w:comment w:id="1341" w:author="Windows User" w:date="2015-10-30T08:56:00Z" w:initials="BS">
    <w:p w14:paraId="07C468E8" w14:textId="77777777" w:rsidR="00ED1D04" w:rsidRDefault="00ED1D0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ED1D04" w:rsidRDefault="00ED1D04">
      <w:pPr>
        <w:pStyle w:val="CommentText"/>
      </w:pPr>
      <w:r>
        <w:rPr>
          <w:rStyle w:val="CommentReference"/>
        </w:rPr>
        <w:annotationRef/>
      </w:r>
      <w:r>
        <w:t>What?</w:t>
      </w:r>
    </w:p>
  </w:comment>
  <w:comment w:id="1353" w:author="Windows User" w:date="2015-10-30T08:56:00Z" w:initials="WU">
    <w:p w14:paraId="39A2608E" w14:textId="77777777" w:rsidR="00ED1D04" w:rsidRDefault="00ED1D04">
      <w:pPr>
        <w:pStyle w:val="CommentText"/>
      </w:pPr>
      <w:r>
        <w:rPr>
          <w:rStyle w:val="CommentReference"/>
        </w:rPr>
        <w:annotationRef/>
      </w:r>
    </w:p>
  </w:comment>
  <w:comment w:id="1364" w:author="Windows User" w:date="2015-10-30T08:56:00Z" w:initials="WU">
    <w:p w14:paraId="255EEE9F" w14:textId="77777777" w:rsidR="00ED1D04" w:rsidRDefault="00ED1D04">
      <w:pPr>
        <w:pStyle w:val="CommentText"/>
      </w:pPr>
      <w:r>
        <w:rPr>
          <w:rStyle w:val="CommentReference"/>
        </w:rPr>
        <w:annotationRef/>
      </w:r>
      <w:r>
        <w:t>Is abouna going by a different version of the Coptic?</w:t>
      </w:r>
    </w:p>
    <w:p w14:paraId="45F504BB" w14:textId="77777777" w:rsidR="00ED1D04" w:rsidRDefault="00ED1D04">
      <w:pPr>
        <w:pStyle w:val="CommentText"/>
      </w:pPr>
    </w:p>
  </w:comment>
  <w:comment w:id="1366" w:author="Windows User" w:date="2015-10-30T08:56:00Z" w:initials="WU">
    <w:p w14:paraId="63C351E6" w14:textId="77777777" w:rsidR="00ED1D04" w:rsidRDefault="00ED1D04">
      <w:pPr>
        <w:pStyle w:val="CommentText"/>
      </w:pPr>
      <w:r>
        <w:rPr>
          <w:rStyle w:val="CommentReference"/>
        </w:rPr>
        <w:annotationRef/>
      </w:r>
      <w:r>
        <w:t>Praise and victory doesn’t make sense.</w:t>
      </w:r>
    </w:p>
  </w:comment>
  <w:comment w:id="1368" w:author="Windows User" w:date="2015-10-30T08:56:00Z" w:initials="WU">
    <w:p w14:paraId="5729C7D5" w14:textId="77777777" w:rsidR="00ED1D04" w:rsidRDefault="00ED1D04">
      <w:pPr>
        <w:pStyle w:val="CommentText"/>
      </w:pPr>
      <w:r>
        <w:rPr>
          <w:rStyle w:val="CommentReference"/>
        </w:rPr>
        <w:annotationRef/>
      </w:r>
      <w:r>
        <w:t>Godhead?</w:t>
      </w:r>
    </w:p>
  </w:comment>
  <w:comment w:id="1377" w:author="Windows User" w:date="2015-10-30T08:56:00Z" w:initials="WU">
    <w:p w14:paraId="78E42A11" w14:textId="77777777" w:rsidR="00ED1D04" w:rsidRDefault="00ED1D04">
      <w:pPr>
        <w:pStyle w:val="CommentText"/>
      </w:pPr>
      <w:r>
        <w:rPr>
          <w:rStyle w:val="CommentReference"/>
        </w:rPr>
        <w:annotationRef/>
      </w:r>
      <w:r>
        <w:t>Establish?</w:t>
      </w:r>
    </w:p>
  </w:comment>
  <w:comment w:id="1378" w:author="Windows User" w:date="2015-10-30T08:56:00Z" w:initials="WU">
    <w:p w14:paraId="642EB965" w14:textId="77777777" w:rsidR="00ED1D04" w:rsidRDefault="00ED1D04">
      <w:pPr>
        <w:pStyle w:val="CommentText"/>
      </w:pPr>
      <w:r>
        <w:rPr>
          <w:rStyle w:val="CommentReference"/>
        </w:rPr>
        <w:annotationRef/>
      </w:r>
      <w:r>
        <w:t>Check another source… missing puncuation</w:t>
      </w:r>
    </w:p>
  </w:comment>
  <w:comment w:id="1379" w:author="Windows User" w:date="2015-10-30T08:56:00Z" w:initials="WU">
    <w:p w14:paraId="6F8B5532" w14:textId="77777777" w:rsidR="00ED1D04" w:rsidRDefault="00ED1D04">
      <w:pPr>
        <w:pStyle w:val="CommentText"/>
      </w:pPr>
      <w:r>
        <w:rPr>
          <w:rStyle w:val="CommentReference"/>
        </w:rPr>
        <w:annotationRef/>
      </w:r>
      <w:r>
        <w:t>Worked?</w:t>
      </w:r>
    </w:p>
  </w:comment>
  <w:comment w:id="1380" w:author="Windows User" w:date="2015-10-30T08:56:00Z" w:initials="WU">
    <w:p w14:paraId="4F504285" w14:textId="77777777" w:rsidR="00ED1D04" w:rsidRDefault="00ED1D04">
      <w:pPr>
        <w:pStyle w:val="CommentText"/>
      </w:pPr>
      <w:r>
        <w:rPr>
          <w:rStyle w:val="CommentReference"/>
        </w:rPr>
        <w:annotationRef/>
      </w:r>
      <w:r>
        <w:t>Thrice holy or Trisagion?</w:t>
      </w:r>
    </w:p>
  </w:comment>
  <w:comment w:id="1382" w:author="Windows User" w:date="2015-10-30T08:56:00Z" w:initials="WU">
    <w:p w14:paraId="5514BCC2" w14:textId="77777777" w:rsidR="00ED1D04" w:rsidRPr="00936DE7"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ED1D04" w:rsidRDefault="00ED1D04">
      <w:pPr>
        <w:pStyle w:val="CommentText"/>
      </w:pPr>
      <w:r>
        <w:rPr>
          <w:rStyle w:val="CommentReference"/>
        </w:rPr>
        <w:annotationRef/>
      </w:r>
      <w:r>
        <w:t>Right translation?</w:t>
      </w:r>
    </w:p>
  </w:comment>
  <w:comment w:id="1385" w:author="Windows User" w:date="2015-10-30T08:56:00Z" w:initials="WU">
    <w:p w14:paraId="1682BE28" w14:textId="77777777" w:rsidR="00ED1D04" w:rsidRDefault="00ED1D04">
      <w:pPr>
        <w:pStyle w:val="CommentText"/>
      </w:pPr>
      <w:r>
        <w:rPr>
          <w:rStyle w:val="CommentReference"/>
        </w:rPr>
        <w:annotationRef/>
      </w:r>
      <w:r>
        <w:t>What does this mean?</w:t>
      </w:r>
    </w:p>
  </w:comment>
  <w:comment w:id="1386" w:author="Windows User" w:date="2015-10-30T08:56:00Z" w:initials="WU">
    <w:p w14:paraId="30C5B7C9" w14:textId="77777777" w:rsidR="00ED1D04" w:rsidRDefault="00ED1D04">
      <w:pPr>
        <w:pStyle w:val="CommentText"/>
      </w:pPr>
      <w:r>
        <w:rPr>
          <w:rStyle w:val="CommentReference"/>
        </w:rPr>
        <w:annotationRef/>
      </w:r>
      <w:r>
        <w:t>To the end?</w:t>
      </w:r>
    </w:p>
  </w:comment>
  <w:comment w:id="1391" w:author="Windows User" w:date="2015-10-30T08:56:00Z" w:initials="WU">
    <w:p w14:paraId="2C2856CA" w14:textId="77777777" w:rsidR="00ED1D04" w:rsidRDefault="00ED1D04">
      <w:pPr>
        <w:pStyle w:val="CommentText"/>
      </w:pPr>
      <w:r>
        <w:rPr>
          <w:rStyle w:val="CommentReference"/>
        </w:rPr>
        <w:annotationRef/>
      </w:r>
      <w:r>
        <w:t>Or freedom?</w:t>
      </w:r>
    </w:p>
  </w:comment>
  <w:comment w:id="1392" w:author="Windows User" w:date="2015-10-30T08:56:00Z" w:initials="WU">
    <w:p w14:paraId="229642C6" w14:textId="77777777" w:rsidR="00ED1D04" w:rsidRDefault="00ED1D04">
      <w:pPr>
        <w:pStyle w:val="CommentText"/>
      </w:pPr>
      <w:r>
        <w:rPr>
          <w:rStyle w:val="CommentReference"/>
        </w:rPr>
        <w:annotationRef/>
      </w:r>
      <w:r>
        <w:t>Or establish?</w:t>
      </w:r>
    </w:p>
  </w:comment>
  <w:comment w:id="1400" w:author="Windows User" w:date="2015-10-30T08:56:00Z" w:initials="WU">
    <w:p w14:paraId="798C7307" w14:textId="77777777" w:rsidR="00ED1D04" w:rsidRDefault="00ED1D04">
      <w:pPr>
        <w:pStyle w:val="CommentText"/>
      </w:pPr>
      <w:r>
        <w:rPr>
          <w:rStyle w:val="CommentReference"/>
        </w:rPr>
        <w:annotationRef/>
      </w:r>
      <w:r>
        <w:t>Is this the correct date?</w:t>
      </w:r>
    </w:p>
  </w:comment>
  <w:comment w:id="1492" w:author="Windows User" w:date="2015-10-30T08:56:00Z" w:initials="WU">
    <w:p w14:paraId="1C25D03A" w14:textId="77777777" w:rsidR="00ED1D04" w:rsidRDefault="00ED1D04">
      <w:pPr>
        <w:pStyle w:val="CommentText"/>
      </w:pPr>
      <w:r>
        <w:rPr>
          <w:rStyle w:val="CommentReference"/>
        </w:rPr>
        <w:annotationRef/>
      </w:r>
      <w:r>
        <w:t>Can this be reworded?</w:t>
      </w:r>
    </w:p>
  </w:comment>
  <w:comment w:id="1494" w:author="Windows User" w:date="2015-10-30T08:56:00Z" w:initials="WU">
    <w:p w14:paraId="71B1FE22" w14:textId="77777777" w:rsidR="00ED1D04" w:rsidRDefault="00ED1D04">
      <w:pPr>
        <w:pStyle w:val="CommentText"/>
      </w:pPr>
      <w:r>
        <w:rPr>
          <w:rStyle w:val="CommentReference"/>
        </w:rPr>
        <w:annotationRef/>
      </w:r>
      <w:r>
        <w:t>Check other books for alternate word here.</w:t>
      </w:r>
    </w:p>
  </w:comment>
  <w:comment w:id="1495" w:author="Windows User" w:date="2015-10-30T08:56:00Z" w:initials="WU">
    <w:p w14:paraId="546F5FFA" w14:textId="77777777" w:rsidR="00ED1D04" w:rsidRDefault="00ED1D04">
      <w:pPr>
        <w:pStyle w:val="CommentText"/>
      </w:pPr>
      <w:r>
        <w:rPr>
          <w:rStyle w:val="CommentReference"/>
        </w:rPr>
        <w:annotationRef/>
      </w:r>
      <w:r>
        <w:t>Nations or peoples?</w:t>
      </w:r>
    </w:p>
  </w:comment>
  <w:comment w:id="1496" w:author="Windows User" w:date="2015-10-30T08:56:00Z" w:initials="WU">
    <w:p w14:paraId="4FC1DCF3" w14:textId="77777777" w:rsidR="00ED1D04" w:rsidRDefault="00ED1D04">
      <w:pPr>
        <w:pStyle w:val="CommentText"/>
      </w:pPr>
      <w:r>
        <w:rPr>
          <w:rStyle w:val="CommentReference"/>
        </w:rPr>
        <w:annotationRef/>
      </w:r>
      <w:r>
        <w:t>Burned or consumed?</w:t>
      </w:r>
    </w:p>
  </w:comment>
  <w:comment w:id="1497" w:author="Windows User" w:date="2015-10-30T08:56:00Z" w:initials="WU">
    <w:p w14:paraId="5B463C07" w14:textId="77777777" w:rsidR="00ED1D04" w:rsidRDefault="00ED1D04">
      <w:pPr>
        <w:pStyle w:val="CommentText"/>
      </w:pPr>
      <w:r>
        <w:rPr>
          <w:rStyle w:val="CommentReference"/>
        </w:rPr>
        <w:annotationRef/>
      </w:r>
      <w:r>
        <w:t>?</w:t>
      </w:r>
    </w:p>
  </w:comment>
  <w:comment w:id="1498" w:author="Windows User" w:date="2015-10-30T08:56:00Z" w:initials="WU">
    <w:p w14:paraId="3079CC02" w14:textId="77777777" w:rsidR="00ED1D04" w:rsidRPr="0098028B"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ED1D04" w:rsidRDefault="00ED1D04">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ED1D04" w:rsidRDefault="00ED1D04">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ED1D04" w:rsidRDefault="00ED1D04">
      <w:pPr>
        <w:pStyle w:val="CommentText"/>
      </w:pPr>
      <w:r>
        <w:rPr>
          <w:rStyle w:val="CommentReference"/>
        </w:rPr>
        <w:annotationRef/>
      </w:r>
      <w:r>
        <w:t>Approached? What does this vs mean?</w:t>
      </w:r>
    </w:p>
  </w:comment>
  <w:comment w:id="1554" w:author="Windows User" w:date="2015-10-30T08:56:00Z" w:initials="WU">
    <w:p w14:paraId="329416E7" w14:textId="77777777" w:rsidR="00ED1D04" w:rsidRPr="00035775"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ED1D04" w:rsidRDefault="00ED1D04">
      <w:pPr>
        <w:pStyle w:val="CommentText"/>
      </w:pPr>
      <w:r>
        <w:rPr>
          <w:rStyle w:val="CommentReference"/>
        </w:rPr>
        <w:annotationRef/>
      </w:r>
      <w:r>
        <w:t>Thoughts?</w:t>
      </w:r>
    </w:p>
  </w:comment>
  <w:comment w:id="1581" w:author="Windows User" w:date="2015-10-30T08:56:00Z" w:initials="WU">
    <w:p w14:paraId="7B47C8A3" w14:textId="77777777" w:rsidR="00ED1D04" w:rsidRDefault="00ED1D0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ED1D04" w:rsidRDefault="00ED1D04">
      <w:pPr>
        <w:pStyle w:val="CommentText"/>
      </w:pPr>
      <w:r>
        <w:rPr>
          <w:rStyle w:val="CommentReference"/>
        </w:rPr>
        <w:annotationRef/>
      </w:r>
      <w:r>
        <w:t>Completely different.</w:t>
      </w:r>
    </w:p>
  </w:comment>
  <w:comment w:id="1617" w:author="Windows User" w:date="2015-10-30T08:56:00Z" w:initials="WU">
    <w:p w14:paraId="074682DD" w14:textId="77777777" w:rsidR="00ED1D04" w:rsidRDefault="00ED1D04">
      <w:pPr>
        <w:pStyle w:val="CommentText"/>
      </w:pPr>
      <w:r>
        <w:rPr>
          <w:rStyle w:val="CommentReference"/>
        </w:rPr>
        <w:annotationRef/>
      </w:r>
      <w:r>
        <w:t>With or in?</w:t>
      </w:r>
    </w:p>
  </w:comment>
  <w:comment w:id="1618" w:author="Windows User" w:date="2015-10-30T08:56:00Z" w:initials="WU">
    <w:p w14:paraId="371712E1" w14:textId="77777777" w:rsidR="00ED1D04" w:rsidRDefault="00ED1D04">
      <w:pPr>
        <w:pStyle w:val="CommentText"/>
      </w:pPr>
      <w:r>
        <w:rPr>
          <w:rStyle w:val="CommentReference"/>
        </w:rPr>
        <w:annotationRef/>
      </w:r>
    </w:p>
  </w:comment>
  <w:comment w:id="1619" w:author="Windows User" w:date="2015-10-30T08:56:00Z" w:initials="WU">
    <w:p w14:paraId="0B3C1D3B" w14:textId="77777777" w:rsidR="00ED1D04" w:rsidRDefault="00ED1D04">
      <w:pPr>
        <w:pStyle w:val="CommentText"/>
      </w:pPr>
      <w:r>
        <w:rPr>
          <w:rStyle w:val="CommentReference"/>
        </w:rPr>
        <w:annotationRef/>
      </w:r>
      <w:r>
        <w:t>Sound or voice?</w:t>
      </w:r>
    </w:p>
  </w:comment>
  <w:comment w:id="1621" w:author="Windows User" w:date="2015-10-30T08:56:00Z" w:initials="WU">
    <w:p w14:paraId="1C3A0B98" w14:textId="77777777" w:rsidR="00ED1D04" w:rsidRDefault="00ED1D04">
      <w:pPr>
        <w:pStyle w:val="CommentText"/>
      </w:pPr>
      <w:r>
        <w:rPr>
          <w:rStyle w:val="CommentReference"/>
        </w:rPr>
        <w:annotationRef/>
      </w:r>
      <w:r>
        <w:t>Open to suggetions.</w:t>
      </w:r>
    </w:p>
  </w:comment>
  <w:comment w:id="1622" w:author="Windows User" w:date="2015-10-30T08:56:00Z" w:initials="WU">
    <w:p w14:paraId="79DB91AB" w14:textId="77777777" w:rsidR="00ED1D04" w:rsidRDefault="00ED1D04">
      <w:pPr>
        <w:pStyle w:val="CommentText"/>
      </w:pPr>
      <w:r>
        <w:rPr>
          <w:rStyle w:val="CommentReference"/>
        </w:rPr>
        <w:annotationRef/>
      </w:r>
      <w:r>
        <w:t>Before?</w:t>
      </w:r>
    </w:p>
  </w:comment>
  <w:comment w:id="1623" w:author="Windows User" w:date="2015-10-30T08:56:00Z" w:initials="WU">
    <w:p w14:paraId="777049F3" w14:textId="77777777" w:rsidR="00ED1D04" w:rsidRDefault="00ED1D04">
      <w:pPr>
        <w:pStyle w:val="CommentText"/>
      </w:pPr>
      <w:r>
        <w:rPr>
          <w:rStyle w:val="CommentReference"/>
        </w:rPr>
        <w:annotationRef/>
      </w:r>
      <w:r>
        <w:t>Nations?</w:t>
      </w:r>
    </w:p>
  </w:comment>
  <w:comment w:id="1624" w:author="Windows User" w:date="2015-10-30T08:56:00Z" w:initials="WU">
    <w:p w14:paraId="29D1E0CC" w14:textId="77777777" w:rsidR="00ED1D04" w:rsidRDefault="00ED1D04">
      <w:pPr>
        <w:pStyle w:val="CommentText"/>
      </w:pPr>
      <w:r>
        <w:rPr>
          <w:rStyle w:val="CommentReference"/>
        </w:rPr>
        <w:annotationRef/>
      </w:r>
      <w:r>
        <w:t>?</w:t>
      </w:r>
    </w:p>
  </w:comment>
  <w:comment w:id="1665" w:author="Windows User" w:date="2015-10-30T08:56:00Z" w:initials="WU">
    <w:p w14:paraId="73A9ACC7" w14:textId="77777777" w:rsidR="00ED1D04" w:rsidRDefault="00ED1D04">
      <w:pPr>
        <w:pStyle w:val="CommentText"/>
      </w:pPr>
      <w:r>
        <w:rPr>
          <w:rStyle w:val="CommentReference"/>
        </w:rPr>
        <w:annotationRef/>
      </w:r>
      <w:r>
        <w:t>?</w:t>
      </w:r>
    </w:p>
  </w:comment>
  <w:comment w:id="1672" w:author="Windows User" w:date="2015-10-30T08:56:00Z" w:initials="WU">
    <w:p w14:paraId="4F5630C0" w14:textId="77777777" w:rsidR="00ED1D04" w:rsidRDefault="00ED1D04">
      <w:pPr>
        <w:pStyle w:val="CommentText"/>
      </w:pPr>
      <w:r>
        <w:rPr>
          <w:rStyle w:val="CommentReference"/>
        </w:rPr>
        <w:annotationRef/>
      </w:r>
      <w:r>
        <w:t>Abba Noub, abanoub, Apa Noub, Apnoub?</w:t>
      </w:r>
    </w:p>
  </w:comment>
  <w:comment w:id="1673" w:author="Windows User" w:date="2015-10-30T08:56:00Z" w:initials="WU">
    <w:p w14:paraId="3899034D" w14:textId="77777777" w:rsidR="00ED1D04" w:rsidRDefault="00ED1D04">
      <w:pPr>
        <w:pStyle w:val="CommentText"/>
      </w:pPr>
      <w:r>
        <w:rPr>
          <w:rStyle w:val="CommentReference"/>
        </w:rPr>
        <w:annotationRef/>
      </w:r>
      <w:r>
        <w:t>Upright, or orthodox?</w:t>
      </w:r>
    </w:p>
  </w:comment>
  <w:comment w:id="1682" w:author="Windows User" w:date="2015-10-30T08:56:00Z" w:initials="WU">
    <w:p w14:paraId="61207ABC" w14:textId="77777777" w:rsidR="00ED1D04" w:rsidRDefault="00ED1D04">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ED1D04" w:rsidRDefault="00ED1D04">
      <w:pPr>
        <w:pStyle w:val="CommentText"/>
      </w:pPr>
      <w:r>
        <w:rPr>
          <w:rStyle w:val="CommentReference"/>
        </w:rPr>
        <w:annotationRef/>
      </w:r>
      <w:r>
        <w:t>Is this for Adam days? Or just Sundays?</w:t>
      </w:r>
    </w:p>
  </w:comment>
  <w:comment w:id="1705" w:author="Windows User" w:date="2015-11-18T20:38:00Z" w:initials="WU">
    <w:p w14:paraId="43F9C3B7" w14:textId="77777777" w:rsidR="00ED1D04" w:rsidRDefault="00ED1D04">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ED1D04" w:rsidRDefault="00ED1D04">
      <w:pPr>
        <w:pStyle w:val="CommentText"/>
      </w:pPr>
      <w:r>
        <w:rPr>
          <w:rStyle w:val="CommentReference"/>
        </w:rPr>
        <w:annotationRef/>
      </w:r>
      <w:r>
        <w:t>Theotokos forever, or ever-Theotokos?</w:t>
      </w:r>
    </w:p>
  </w:comment>
  <w:comment w:id="1708" w:author="Windows User" w:date="2015-11-19T22:12:00Z" w:initials="WU">
    <w:p w14:paraId="7E2C6DDB" w14:textId="77777777" w:rsidR="00ED1D04" w:rsidRDefault="00ED1D04">
      <w:pPr>
        <w:pStyle w:val="CommentText"/>
      </w:pPr>
      <w:r>
        <w:rPr>
          <w:rStyle w:val="CommentReference"/>
        </w:rPr>
        <w:annotationRef/>
      </w:r>
      <w:r>
        <w:t>What does this mean?</w:t>
      </w:r>
    </w:p>
  </w:comment>
  <w:comment w:id="1709" w:author="Windows User" w:date="2015-11-19T22:12:00Z" w:initials="WU">
    <w:p w14:paraId="71146019" w14:textId="77777777" w:rsidR="00ED1D04" w:rsidRDefault="00ED1D04">
      <w:pPr>
        <w:pStyle w:val="CommentText"/>
      </w:pPr>
      <w:r>
        <w:rPr>
          <w:rStyle w:val="CommentReference"/>
        </w:rPr>
        <w:annotationRef/>
      </w:r>
      <w:r>
        <w:t>What does this mean?</w:t>
      </w:r>
    </w:p>
  </w:comment>
  <w:comment w:id="1710" w:author="Windows User" w:date="2015-11-19T22:12:00Z" w:initials="WU">
    <w:p w14:paraId="24E4F57A" w14:textId="77777777" w:rsidR="00ED1D04" w:rsidRDefault="00ED1D04">
      <w:pPr>
        <w:pStyle w:val="CommentText"/>
      </w:pPr>
      <w:r>
        <w:rPr>
          <w:rStyle w:val="CommentReference"/>
        </w:rPr>
        <w:annotationRef/>
      </w:r>
      <w:r>
        <w:t>Praying or interceding?</w:t>
      </w:r>
    </w:p>
  </w:comment>
  <w:comment w:id="1728" w:author="Windows User" w:date="2015-10-30T08:56:00Z" w:initials="WU">
    <w:p w14:paraId="36116F5D" w14:textId="77777777" w:rsidR="00ED1D04" w:rsidRPr="00F905FE"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ED1D04" w:rsidRDefault="00ED1D04">
      <w:pPr>
        <w:pStyle w:val="CommentText"/>
      </w:pPr>
      <w:r>
        <w:rPr>
          <w:rStyle w:val="CommentReference"/>
        </w:rPr>
        <w:annotationRef/>
      </w:r>
      <w:r>
        <w:t>Typo?</w:t>
      </w:r>
    </w:p>
  </w:comment>
  <w:comment w:id="1750" w:author="Windows User" w:date="2015-10-30T08:56:00Z" w:initials="WU">
    <w:p w14:paraId="11E5D177" w14:textId="77777777" w:rsidR="00ED1D04" w:rsidRPr="00DD5DBC"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ED1D04" w:rsidRDefault="00ED1D04">
      <w:pPr>
        <w:pStyle w:val="CommentText"/>
      </w:pPr>
      <w:r>
        <w:rPr>
          <w:rStyle w:val="CommentReference"/>
        </w:rPr>
        <w:annotationRef/>
      </w:r>
      <w:r>
        <w:t>What does the Coptic say?</w:t>
      </w:r>
    </w:p>
  </w:comment>
  <w:comment w:id="1753" w:author="Windows User" w:date="2015-10-30T08:56:00Z" w:initials="WU">
    <w:p w14:paraId="239824AA" w14:textId="77777777" w:rsidR="00ED1D04" w:rsidRDefault="00ED1D04">
      <w:pPr>
        <w:pStyle w:val="CommentText"/>
      </w:pPr>
      <w:r>
        <w:rPr>
          <w:rStyle w:val="CommentReference"/>
        </w:rPr>
        <w:annotationRef/>
      </w:r>
      <w:r>
        <w:t>What is being quoted? 2Cor 5?</w:t>
      </w:r>
    </w:p>
  </w:comment>
  <w:comment w:id="1756" w:author="Windows User" w:date="2015-10-30T08:56:00Z" w:initials="WU">
    <w:p w14:paraId="1EC34668" w14:textId="77777777" w:rsidR="00ED1D04" w:rsidRDefault="00ED1D04">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ED1D04" w:rsidRDefault="00ED1D04">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ED1D04" w:rsidRDefault="00ED1D04">
      <w:pPr>
        <w:pStyle w:val="CommentText"/>
      </w:pPr>
      <w:r>
        <w:rPr>
          <w:rStyle w:val="CommentReference"/>
        </w:rPr>
        <w:annotationRef/>
      </w:r>
      <w:r>
        <w:t>Or athletes? Or athletic martyrs?</w:t>
      </w:r>
    </w:p>
  </w:comment>
  <w:comment w:id="1759" w:author="Windows User" w:date="2015-10-30T08:56:00Z" w:initials="WU">
    <w:p w14:paraId="72F9FFC3" w14:textId="77777777" w:rsidR="00ED1D04" w:rsidRDefault="00ED1D04">
      <w:pPr>
        <w:pStyle w:val="CommentText"/>
      </w:pPr>
      <w:r>
        <w:rPr>
          <w:rStyle w:val="CommentReference"/>
        </w:rPr>
        <w:annotationRef/>
      </w:r>
      <w:r>
        <w:t>Or of the martyrs?</w:t>
      </w:r>
    </w:p>
  </w:comment>
  <w:comment w:id="1760" w:author="Windows User" w:date="2015-10-30T08:56:00Z" w:initials="WU">
    <w:p w14:paraId="7BD5C124" w14:textId="77777777" w:rsidR="00ED1D04" w:rsidRDefault="00ED1D04">
      <w:pPr>
        <w:pStyle w:val="CommentText"/>
      </w:pPr>
      <w:r>
        <w:rPr>
          <w:rStyle w:val="CommentReference"/>
        </w:rPr>
        <w:annotationRef/>
      </w:r>
      <w:r>
        <w:t>Carries or lifts?</w:t>
      </w:r>
    </w:p>
  </w:comment>
  <w:comment w:id="1761" w:author="Windows User" w:date="2015-10-30T08:56:00Z" w:initials="WU">
    <w:p w14:paraId="525F7218" w14:textId="77777777" w:rsidR="00ED1D04" w:rsidRDefault="00ED1D04">
      <w:pPr>
        <w:pStyle w:val="CommentText"/>
      </w:pPr>
      <w:r>
        <w:rPr>
          <w:rStyle w:val="CommentReference"/>
        </w:rPr>
        <w:annotationRef/>
      </w:r>
      <w:r>
        <w:t>Churches?</w:t>
      </w:r>
    </w:p>
    <w:p w14:paraId="32A8F1D7" w14:textId="77777777" w:rsidR="00ED1D04" w:rsidRDefault="00ED1D04">
      <w:pPr>
        <w:pStyle w:val="CommentText"/>
      </w:pPr>
    </w:p>
  </w:comment>
  <w:comment w:id="1762" w:author="Windows User" w:date="2015-10-30T08:56:00Z" w:initials="WU">
    <w:p w14:paraId="165286E5" w14:textId="77777777" w:rsidR="00ED1D04" w:rsidRDefault="00ED1D04">
      <w:pPr>
        <w:pStyle w:val="CommentText"/>
      </w:pPr>
      <w:r>
        <w:rPr>
          <w:rStyle w:val="CommentReference"/>
        </w:rPr>
        <w:annotationRef/>
      </w:r>
      <w:r>
        <w:t>End?</w:t>
      </w:r>
    </w:p>
  </w:comment>
  <w:comment w:id="1771" w:author="Windows User" w:date="2015-10-30T08:56:00Z" w:initials="WU">
    <w:p w14:paraId="770DC519" w14:textId="77777777" w:rsidR="00ED1D04" w:rsidRDefault="00ED1D04">
      <w:pPr>
        <w:pStyle w:val="CommentText"/>
      </w:pPr>
      <w:r>
        <w:rPr>
          <w:rStyle w:val="CommentReference"/>
        </w:rPr>
        <w:annotationRef/>
      </w:r>
      <w:r>
        <w:t>Or full stop. You are worthy of the glory,</w:t>
      </w:r>
    </w:p>
  </w:comment>
  <w:comment w:id="1777" w:author="Windows User" w:date="2015-10-30T08:56:00Z" w:initials="WU">
    <w:p w14:paraId="664F3BFA" w14:textId="77777777" w:rsidR="00ED1D04" w:rsidRDefault="00ED1D04">
      <w:pPr>
        <w:pStyle w:val="CommentText"/>
      </w:pPr>
      <w:r>
        <w:rPr>
          <w:rStyle w:val="CommentReference"/>
        </w:rPr>
        <w:annotationRef/>
      </w:r>
      <w:r>
        <w:t>?</w:t>
      </w:r>
    </w:p>
  </w:comment>
  <w:comment w:id="1780" w:author="Windows User" w:date="2015-10-30T08:56:00Z" w:initials="WU">
    <w:p w14:paraId="08BCD53E" w14:textId="77777777" w:rsidR="00ED1D04" w:rsidRDefault="00ED1D04">
      <w:pPr>
        <w:pStyle w:val="CommentText"/>
      </w:pPr>
      <w:r>
        <w:rPr>
          <w:rStyle w:val="CommentReference"/>
        </w:rPr>
        <w:annotationRef/>
      </w:r>
      <w:r>
        <w:t>Is? Or will be? Exalted, or highly exalted?</w:t>
      </w:r>
    </w:p>
  </w:comment>
  <w:comment w:id="1782" w:author="Windows User" w:date="2015-10-30T08:56:00Z" w:initials="WU">
    <w:p w14:paraId="4F4D62D2" w14:textId="77777777" w:rsidR="00ED1D04" w:rsidRDefault="00ED1D04">
      <w:pPr>
        <w:pStyle w:val="CommentText"/>
      </w:pPr>
      <w:r>
        <w:rPr>
          <w:rStyle w:val="CommentReference"/>
        </w:rPr>
        <w:annotationRef/>
      </w:r>
      <w:r>
        <w:t>Bring or offer</w:t>
      </w:r>
    </w:p>
  </w:comment>
  <w:comment w:id="1783" w:author="Windows User" w:date="2015-10-30T08:56:00Z" w:initials="WU">
    <w:p w14:paraId="66D4EE13" w14:textId="77777777" w:rsidR="00ED1D04" w:rsidRDefault="00ED1D04">
      <w:pPr>
        <w:pStyle w:val="CommentText"/>
      </w:pPr>
      <w:r>
        <w:rPr>
          <w:rStyle w:val="CommentReference"/>
        </w:rPr>
        <w:annotationRef/>
      </w:r>
      <w:r>
        <w:t>Spelling?</w:t>
      </w:r>
    </w:p>
  </w:comment>
  <w:comment w:id="1789" w:author="Windows User" w:date="2015-11-17T22:12:00Z" w:initials="WU">
    <w:p w14:paraId="412F0631" w14:textId="77777777" w:rsidR="00ED1D04" w:rsidRDefault="00ED1D04">
      <w:pPr>
        <w:pStyle w:val="CommentText"/>
      </w:pPr>
      <w:r>
        <w:rPr>
          <w:rStyle w:val="CommentReference"/>
        </w:rPr>
        <w:annotationRef/>
      </w:r>
      <w:r>
        <w:t>Literally trampled, right? Or crushed?</w:t>
      </w:r>
    </w:p>
  </w:comment>
  <w:comment w:id="1790" w:author="Windows User" w:date="2015-11-17T22:12:00Z" w:initials="WU">
    <w:p w14:paraId="135DCC31" w14:textId="77777777" w:rsidR="00ED1D04" w:rsidRDefault="00ED1D04">
      <w:pPr>
        <w:pStyle w:val="CommentText"/>
      </w:pPr>
      <w:r>
        <w:rPr>
          <w:rStyle w:val="CommentReference"/>
        </w:rPr>
        <w:annotationRef/>
      </w:r>
      <w:r>
        <w:t>Authority? Might? Reign?</w:t>
      </w:r>
    </w:p>
  </w:comment>
  <w:comment w:id="1793" w:author="Windows User" w:date="2015-10-30T08:56:00Z" w:initials="WU">
    <w:p w14:paraId="11BE3C4D" w14:textId="77777777" w:rsidR="00ED1D04" w:rsidRDefault="00ED1D04">
      <w:pPr>
        <w:pStyle w:val="CommentText"/>
      </w:pPr>
      <w:r>
        <w:rPr>
          <w:rStyle w:val="CommentReference"/>
        </w:rPr>
        <w:annotationRef/>
      </w:r>
      <w:r>
        <w:t>Name or Holy Name?</w:t>
      </w:r>
    </w:p>
  </w:comment>
  <w:comment w:id="1803" w:author="Windows User" w:date="2015-10-30T08:56:00Z" w:initials="WU">
    <w:p w14:paraId="4A1C10F1" w14:textId="77777777" w:rsidR="00ED1D04" w:rsidRDefault="00ED1D04">
      <w:pPr>
        <w:pStyle w:val="CommentText"/>
      </w:pPr>
      <w:r>
        <w:rPr>
          <w:rStyle w:val="CommentReference"/>
        </w:rPr>
        <w:annotationRef/>
      </w:r>
      <w:r>
        <w:t>Christ or Jesus Christ?</w:t>
      </w:r>
    </w:p>
  </w:comment>
  <w:comment w:id="1809" w:author="Windows User" w:date="2015-10-30T08:56:00Z" w:initials="WU">
    <w:p w14:paraId="31C2C585" w14:textId="77777777" w:rsidR="00ED1D04" w:rsidRDefault="00ED1D04">
      <w:pPr>
        <w:pStyle w:val="CommentText"/>
      </w:pPr>
      <w:r>
        <w:rPr>
          <w:rStyle w:val="CommentReference"/>
        </w:rPr>
        <w:annotationRef/>
      </w:r>
      <w:r>
        <w:t>Name or Holy Name?</w:t>
      </w:r>
    </w:p>
  </w:comment>
  <w:comment w:id="1810" w:author="Windows User" w:date="2015-10-30T08:56:00Z" w:initials="WU">
    <w:p w14:paraId="18203C3C" w14:textId="77777777" w:rsidR="00ED1D04" w:rsidRDefault="00ED1D04">
      <w:pPr>
        <w:pStyle w:val="CommentText"/>
      </w:pPr>
      <w:r>
        <w:rPr>
          <w:rStyle w:val="CommentReference"/>
        </w:rPr>
        <w:annotationRef/>
      </w:r>
      <w:r>
        <w:t>To Him? Or by His might/power?</w:t>
      </w:r>
    </w:p>
  </w:comment>
  <w:comment w:id="1811" w:author="Windows User" w:date="2015-10-30T08:56:00Z" w:initials="WU">
    <w:p w14:paraId="27B39720" w14:textId="77777777" w:rsidR="00ED1D04" w:rsidRDefault="00ED1D04">
      <w:pPr>
        <w:pStyle w:val="CommentText"/>
      </w:pPr>
      <w:r>
        <w:rPr>
          <w:rStyle w:val="CommentReference"/>
        </w:rPr>
        <w:annotationRef/>
      </w:r>
      <w:r>
        <w:t>Might, or may?</w:t>
      </w:r>
    </w:p>
  </w:comment>
  <w:comment w:id="1812" w:author="Windows User" w:date="2015-10-30T08:56:00Z" w:initials="WU">
    <w:p w14:paraId="2FB96B7C" w14:textId="77777777" w:rsidR="00ED1D04" w:rsidRDefault="00ED1D04" w:rsidP="00F77A5B">
      <w:pPr>
        <w:pStyle w:val="CommentText"/>
      </w:pPr>
      <w:r>
        <w:rPr>
          <w:rStyle w:val="CommentReference"/>
        </w:rPr>
        <w:annotationRef/>
      </w:r>
      <w:r>
        <w:t>Christ or Jesus Christ?</w:t>
      </w:r>
    </w:p>
  </w:comment>
  <w:comment w:id="1815" w:author="Windows User" w:date="2015-10-30T08:56:00Z" w:initials="WU">
    <w:p w14:paraId="775D4B1C" w14:textId="77777777" w:rsidR="00ED1D04" w:rsidRDefault="00ED1D04">
      <w:pPr>
        <w:pStyle w:val="CommentText"/>
      </w:pPr>
      <w:r>
        <w:rPr>
          <w:rStyle w:val="CommentReference"/>
        </w:rPr>
        <w:annotationRef/>
      </w:r>
      <w:r>
        <w:t>Miracles?</w:t>
      </w:r>
    </w:p>
  </w:comment>
  <w:comment w:id="1821" w:author="Windows User" w:date="2015-10-30T08:56:00Z" w:initials="WU">
    <w:p w14:paraId="511773EC" w14:textId="77777777" w:rsidR="00ED1D04" w:rsidRDefault="00ED1D04">
      <w:pPr>
        <w:pStyle w:val="CommentText"/>
      </w:pPr>
      <w:r>
        <w:rPr>
          <w:rStyle w:val="CommentReference"/>
        </w:rPr>
        <w:annotationRef/>
      </w:r>
      <w:r>
        <w:t>Name or Holy Name?</w:t>
      </w:r>
    </w:p>
  </w:comment>
  <w:comment w:id="1822" w:author="Windows User" w:date="2015-10-30T08:56:00Z" w:initials="WU">
    <w:p w14:paraId="0BC6FD3A" w14:textId="77777777" w:rsidR="00ED1D04" w:rsidRDefault="00ED1D04">
      <w:pPr>
        <w:pStyle w:val="CommentText"/>
      </w:pPr>
      <w:r>
        <w:rPr>
          <w:rStyle w:val="CommentReference"/>
        </w:rPr>
        <w:annotationRef/>
      </w:r>
      <w:r>
        <w:t>To Him? Or by His might/power?</w:t>
      </w:r>
    </w:p>
  </w:comment>
  <w:comment w:id="1823" w:author="Windows User" w:date="2015-10-30T08:56:00Z" w:initials="WU">
    <w:p w14:paraId="6BED6166" w14:textId="77777777" w:rsidR="00ED1D04" w:rsidRDefault="00ED1D0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CEBABB" w14:textId="77777777" w:rsidR="00143944" w:rsidRDefault="00143944" w:rsidP="006D61CA">
      <w:pPr>
        <w:spacing w:after="0" w:line="240" w:lineRule="auto"/>
      </w:pPr>
      <w:r>
        <w:separator/>
      </w:r>
    </w:p>
  </w:endnote>
  <w:endnote w:type="continuationSeparator" w:id="0">
    <w:p w14:paraId="732C6EAA" w14:textId="77777777" w:rsidR="00143944" w:rsidRDefault="0014394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8E4B575" w:rsidR="00ED1D04" w:rsidRPr="004D6538" w:rsidRDefault="00ED1D0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96087">
      <w:rPr>
        <w:noProof/>
        <w:lang w:val="en-US"/>
      </w:rPr>
      <w:t>474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D1D04" w:rsidRPr="009654EE" w:rsidRDefault="00ED1D0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0D1ECDE" w:rsidR="00ED1D04" w:rsidRPr="009654EE" w:rsidRDefault="00ED1D0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96087">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D3BF73F"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96087">
      <w:rPr>
        <w:noProof/>
        <w:lang w:val="en-US"/>
      </w:rPr>
      <w:t>455</w:t>
    </w:r>
    <w:r w:rsidRPr="006D61CA">
      <w:rPr>
        <w:lang w:val="en-US"/>
      </w:rPr>
      <w:fldChar w:fldCharType="end"/>
    </w:r>
  </w:p>
  <w:p w14:paraId="1546C8BA" w14:textId="77777777" w:rsidR="00ED1D04" w:rsidRDefault="00ED1D04"/>
  <w:p w14:paraId="578F45FC" w14:textId="77777777" w:rsidR="00ED1D04" w:rsidRDefault="00ED1D0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4BE7A2B"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96087">
      <w:rPr>
        <w:noProof/>
        <w:lang w:val="en-US"/>
      </w:rPr>
      <w:t>689</w:t>
    </w:r>
    <w:r w:rsidRPr="006D61CA">
      <w:rPr>
        <w:lang w:val="en-US"/>
      </w:rPr>
      <w:fldChar w:fldCharType="end"/>
    </w:r>
  </w:p>
  <w:p w14:paraId="6E3E0469" w14:textId="77777777" w:rsidR="00ED1D04" w:rsidRDefault="00ED1D04"/>
  <w:p w14:paraId="5C3C24E2" w14:textId="77777777" w:rsidR="00ED1D04" w:rsidRDefault="00ED1D0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E4E0F3D" w:rsidR="00ED1D04" w:rsidRPr="004D6538" w:rsidRDefault="00ED1D0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96087">
      <w:rPr>
        <w:noProof/>
        <w:lang w:val="en-US"/>
      </w:rPr>
      <w:t>688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04E9F" w14:textId="77777777" w:rsidR="00143944" w:rsidRDefault="00143944" w:rsidP="006D61CA">
      <w:pPr>
        <w:spacing w:after="0" w:line="240" w:lineRule="auto"/>
      </w:pPr>
      <w:r>
        <w:separator/>
      </w:r>
    </w:p>
  </w:footnote>
  <w:footnote w:type="continuationSeparator" w:id="0">
    <w:p w14:paraId="5F0992DC" w14:textId="77777777" w:rsidR="00143944" w:rsidRDefault="00143944" w:rsidP="006D61CA">
      <w:pPr>
        <w:spacing w:after="0" w:line="240" w:lineRule="auto"/>
      </w:pPr>
      <w:r>
        <w:continuationSeparator/>
      </w:r>
    </w:p>
  </w:footnote>
  <w:footnote w:id="1">
    <w:p w14:paraId="5E4DFE5E" w14:textId="69B73039" w:rsidR="00ED1D04" w:rsidRPr="00926B87" w:rsidRDefault="00ED1D0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D1D04" w:rsidRDefault="00ED1D04" w:rsidP="00031314">
      <w:pPr>
        <w:pStyle w:val="footnote"/>
      </w:pPr>
    </w:p>
  </w:footnote>
  <w:footnote w:id="2">
    <w:p w14:paraId="5EDE2D3A" w14:textId="77777777" w:rsidR="00ED1D04" w:rsidRDefault="00ED1D0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ED1D04" w:rsidRDefault="00ED1D04" w:rsidP="00323889">
      <w:pPr>
        <w:pStyle w:val="footnote"/>
      </w:pPr>
      <w:r>
        <w:rPr>
          <w:rStyle w:val="FootnoteReference"/>
        </w:rPr>
        <w:footnoteRef/>
      </w:r>
      <w:r>
        <w:t xml:space="preserve"> Or “The Lord’s Annointed”</w:t>
      </w:r>
    </w:p>
  </w:footnote>
  <w:footnote w:id="4">
    <w:p w14:paraId="31BBF667" w14:textId="77777777" w:rsidR="00ED1D04" w:rsidRPr="00926B87" w:rsidRDefault="00ED1D0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D1D04" w:rsidRDefault="00ED1D04" w:rsidP="00441BAC">
      <w:pPr>
        <w:pStyle w:val="footnote"/>
      </w:pPr>
    </w:p>
  </w:footnote>
  <w:footnote w:id="5">
    <w:p w14:paraId="580FAEDD" w14:textId="77777777" w:rsidR="00ED1D04" w:rsidRDefault="00ED1D04" w:rsidP="00130E47">
      <w:pPr>
        <w:pStyle w:val="footnote"/>
      </w:pPr>
      <w:r>
        <w:rPr>
          <w:rStyle w:val="FootnoteReference"/>
        </w:rPr>
        <w:footnoteRef/>
      </w:r>
      <w:r>
        <w:t xml:space="preserve"> Or “The Lord’s Annointed”</w:t>
      </w:r>
    </w:p>
  </w:footnote>
  <w:footnote w:id="6">
    <w:p w14:paraId="6CB42CA0" w14:textId="488CBE5E" w:rsidR="00ED1D04" w:rsidRDefault="00ED1D0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ED1D04" w:rsidRDefault="00ED1D0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ED1D04" w:rsidRDefault="00ED1D0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ED1D04" w:rsidRDefault="00ED1D0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ED1D04" w:rsidRDefault="00ED1D0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ED1D04" w:rsidRDefault="00ED1D04" w:rsidP="006800D4">
      <w:pPr>
        <w:pStyle w:val="footnote"/>
      </w:pPr>
      <w:r>
        <w:rPr>
          <w:rStyle w:val="FootnoteReference"/>
        </w:rPr>
        <w:footnoteRef/>
      </w:r>
      <w:r>
        <w:t xml:space="preserve"> Or ‘Unique’</w:t>
      </w:r>
    </w:p>
  </w:footnote>
  <w:footnote w:id="14">
    <w:p w14:paraId="4D9AA31B" w14:textId="77777777" w:rsidR="00ED1D04" w:rsidRDefault="00ED1D04"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ED1D04" w:rsidRDefault="00ED1D0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ED1D04" w:rsidRDefault="00ED1D0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ED1D04" w:rsidRDefault="00ED1D0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ED1D04" w:rsidRDefault="00ED1D0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ED1D04" w:rsidRPr="004A3E27" w:rsidRDefault="00ED1D0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ED1D04" w:rsidRPr="004A3E27" w:rsidRDefault="00ED1D04"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ED1D04" w:rsidRPr="004A3E27" w:rsidRDefault="00ED1D0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ED1D04" w:rsidRPr="004A3E27" w:rsidRDefault="00ED1D0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ED1D04" w:rsidRPr="004A3E27" w:rsidRDefault="00ED1D0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ED1D04" w:rsidRPr="004A3E27" w:rsidRDefault="00ED1D0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ED1D04" w:rsidRPr="004A3E27" w:rsidRDefault="00ED1D04"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ED1D04" w:rsidRDefault="00ED1D04" w:rsidP="00AC01E8">
      <w:pPr>
        <w:pStyle w:val="footnote"/>
      </w:pPr>
      <w:r>
        <w:rPr>
          <w:rStyle w:val="FootnoteReference"/>
        </w:rPr>
        <w:footnoteRef/>
      </w:r>
      <w:r>
        <w:t xml:space="preserve"> [JS] or “enlarged me”</w:t>
      </w:r>
    </w:p>
  </w:footnote>
  <w:footnote w:id="27">
    <w:p w14:paraId="369566FF" w14:textId="769E6598" w:rsidR="00ED1D04" w:rsidRPr="004A3E27" w:rsidRDefault="00ED1D0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ED1D04" w:rsidRPr="004A3E27" w:rsidRDefault="00ED1D0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ED1D04" w:rsidRPr="004A3E27" w:rsidRDefault="00ED1D0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ED1D04" w:rsidRPr="004A3E27" w:rsidRDefault="00ED1D0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ED1D04" w:rsidRDefault="00ED1D04" w:rsidP="00AC01E8">
      <w:pPr>
        <w:pStyle w:val="footnote"/>
      </w:pPr>
      <w:r>
        <w:rPr>
          <w:rStyle w:val="FootnoteReference"/>
        </w:rPr>
        <w:footnoteRef/>
      </w:r>
      <w:r>
        <w:t xml:space="preserve"> [JS] literally, “face”</w:t>
      </w:r>
    </w:p>
  </w:footnote>
  <w:footnote w:id="32">
    <w:p w14:paraId="158091A0" w14:textId="77777777" w:rsidR="00ED1D04" w:rsidRPr="004A3E27" w:rsidRDefault="00ED1D04"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ED1D04" w:rsidRPr="004A3E27" w:rsidRDefault="00ED1D0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ED1D04" w:rsidRDefault="00ED1D04" w:rsidP="00FE33CB">
      <w:pPr>
        <w:pStyle w:val="footnote"/>
      </w:pPr>
      <w:r>
        <w:rPr>
          <w:rStyle w:val="FootnoteReference"/>
        </w:rPr>
        <w:footnoteRef/>
      </w:r>
      <w:r>
        <w:t xml:space="preserve"> [JS] or “and You will see me.”</w:t>
      </w:r>
    </w:p>
  </w:footnote>
  <w:footnote w:id="35">
    <w:p w14:paraId="2738F1D2" w14:textId="121829F4" w:rsidR="00ED1D04" w:rsidRDefault="00ED1D04" w:rsidP="00DC2AAA">
      <w:pPr>
        <w:pStyle w:val="footnote"/>
      </w:pPr>
      <w:r>
        <w:rPr>
          <w:rStyle w:val="FootnoteReference"/>
        </w:rPr>
        <w:footnoteRef/>
      </w:r>
      <w:r>
        <w:t xml:space="preserve"> [JS] or lawlessness</w:t>
      </w:r>
    </w:p>
  </w:footnote>
  <w:footnote w:id="36">
    <w:p w14:paraId="0C722E17" w14:textId="0C245CCD" w:rsidR="00ED1D04" w:rsidRDefault="00ED1D04" w:rsidP="00423962">
      <w:pPr>
        <w:pStyle w:val="footnote"/>
      </w:pPr>
      <w:r>
        <w:rPr>
          <w:rStyle w:val="FootnoteReference"/>
        </w:rPr>
        <w:footnoteRef/>
      </w:r>
      <w:r>
        <w:t xml:space="preserve"> [JS] “do obeisance”, “worship”, referring to the physical act</w:t>
      </w:r>
    </w:p>
  </w:footnote>
  <w:footnote w:id="37">
    <w:p w14:paraId="673FFF4D" w14:textId="4AC67C07" w:rsidR="00ED1D04" w:rsidRPr="004A3E27" w:rsidRDefault="00ED1D0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ED1D04" w:rsidRDefault="00ED1D0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ED1D04" w:rsidRPr="004A3E27" w:rsidRDefault="00ED1D04"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ED1D04" w:rsidRPr="004A3E27" w:rsidRDefault="00ED1D0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ED1D04" w:rsidRDefault="00ED1D04" w:rsidP="00530F84">
      <w:pPr>
        <w:pStyle w:val="footnote"/>
      </w:pPr>
      <w:r>
        <w:rPr>
          <w:rStyle w:val="FootnoteReference"/>
        </w:rPr>
        <w:footnoteRef/>
      </w:r>
      <w:r>
        <w:t xml:space="preserve"> [JS] or “give thanks”. The word conveys “thankfully confess with praise”</w:t>
      </w:r>
    </w:p>
  </w:footnote>
  <w:footnote w:id="42">
    <w:p w14:paraId="3C274CF7" w14:textId="753C99BC" w:rsidR="00ED1D04" w:rsidRPr="004A3E27" w:rsidRDefault="00ED1D0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ED1D04" w:rsidRDefault="00ED1D04" w:rsidP="00530F84">
      <w:pPr>
        <w:pStyle w:val="footnote"/>
      </w:pPr>
      <w:r>
        <w:rPr>
          <w:rStyle w:val="FootnoteReference"/>
        </w:rPr>
        <w:footnoteRef/>
      </w:r>
      <w:r>
        <w:t xml:space="preserve"> [JS] Fr. Lazarus and Brenton interpolate “my enemy”</w:t>
      </w:r>
    </w:p>
  </w:footnote>
  <w:footnote w:id="44">
    <w:p w14:paraId="4AC07AFE" w14:textId="206B4893" w:rsidR="00ED1D04" w:rsidRPr="004A3E27" w:rsidRDefault="00ED1D04"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ED1D04" w:rsidRPr="004A3E27" w:rsidRDefault="00ED1D04" w:rsidP="00C06875">
      <w:pPr>
        <w:pStyle w:val="footnote"/>
      </w:pPr>
      <w:r w:rsidRPr="004A3E27">
        <w:rPr>
          <w:rStyle w:val="FootnoteReference"/>
        </w:rPr>
        <w:footnoteRef/>
      </w:r>
      <w:r w:rsidRPr="004A3E27">
        <w:t xml:space="preserve"> Empties fall (Ephes. 5:18).</w:t>
      </w:r>
    </w:p>
  </w:footnote>
  <w:footnote w:id="46">
    <w:p w14:paraId="5DDCA66E" w14:textId="77777777" w:rsidR="00ED1D04" w:rsidRPr="004A3E27" w:rsidRDefault="00ED1D0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ED1D04" w:rsidRDefault="00ED1D04" w:rsidP="00741EF6">
      <w:pPr>
        <w:pStyle w:val="footnote"/>
      </w:pPr>
      <w:r>
        <w:rPr>
          <w:rStyle w:val="FootnoteReference"/>
        </w:rPr>
        <w:footnoteRef/>
      </w:r>
      <w:r>
        <w:t xml:space="preserve"> [JS] or “give thanks to”, or “thankfully confess the Lord with Praise”</w:t>
      </w:r>
    </w:p>
  </w:footnote>
  <w:footnote w:id="48">
    <w:p w14:paraId="74E99F4D" w14:textId="77777777" w:rsidR="00ED1D04" w:rsidRPr="004A3E27" w:rsidRDefault="00ED1D0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ED1D04" w:rsidRPr="004A3E27" w:rsidRDefault="00ED1D04" w:rsidP="00C06875">
      <w:pPr>
        <w:pStyle w:val="footnote"/>
      </w:pPr>
      <w:r w:rsidRPr="004A3E27">
        <w:rPr>
          <w:rStyle w:val="FootnoteReference"/>
        </w:rPr>
        <w:footnoteRef/>
      </w:r>
      <w:r w:rsidRPr="004A3E27">
        <w:t xml:space="preserve"> Mt. 21:16.</w:t>
      </w:r>
    </w:p>
  </w:footnote>
  <w:footnote w:id="50">
    <w:p w14:paraId="263154A0" w14:textId="77777777" w:rsidR="00ED1D04" w:rsidRPr="004A3E27" w:rsidRDefault="00ED1D0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ED1D04" w:rsidRPr="004A3E27" w:rsidRDefault="00ED1D04"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ED1D04" w:rsidRDefault="00ED1D04" w:rsidP="00741EF6">
      <w:pPr>
        <w:pStyle w:val="footnote"/>
      </w:pPr>
      <w:r>
        <w:rPr>
          <w:rStyle w:val="FootnoteReference"/>
        </w:rPr>
        <w:footnoteRef/>
      </w:r>
      <w:r>
        <w:t xml:space="preserve"> [JS] or “thank”, “I will thankfully confess You with praise”</w:t>
      </w:r>
    </w:p>
  </w:footnote>
  <w:footnote w:id="53">
    <w:p w14:paraId="4A64FA1B" w14:textId="245FE10B" w:rsidR="00ED1D04" w:rsidRDefault="00ED1D04" w:rsidP="005C7C41">
      <w:pPr>
        <w:pStyle w:val="footnote"/>
      </w:pPr>
      <w:r>
        <w:rPr>
          <w:rStyle w:val="FootnoteReference"/>
        </w:rPr>
        <w:footnoteRef/>
      </w:r>
      <w:r>
        <w:t xml:space="preserve"> [JS] Or, “I will confess You with thanksgiving”</w:t>
      </w:r>
    </w:p>
  </w:footnote>
  <w:footnote w:id="54">
    <w:p w14:paraId="70996BAC" w14:textId="67EDD120" w:rsidR="00ED1D04" w:rsidRDefault="00ED1D04" w:rsidP="00741EF6">
      <w:pPr>
        <w:pStyle w:val="footnote"/>
      </w:pPr>
      <w:r>
        <w:rPr>
          <w:rStyle w:val="FootnoteReference"/>
        </w:rPr>
        <w:footnoteRef/>
      </w:r>
      <w:r>
        <w:t xml:space="preserve"> [JS] literally, “from before Your face”</w:t>
      </w:r>
    </w:p>
  </w:footnote>
  <w:footnote w:id="55">
    <w:p w14:paraId="1EEFD7A1" w14:textId="55BF803F" w:rsidR="00ED1D04" w:rsidRPr="004A3E27" w:rsidRDefault="00ED1D0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ED1D04" w:rsidRPr="004A3E27" w:rsidRDefault="00ED1D0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ED1D04" w:rsidRPr="004A3E27" w:rsidRDefault="00ED1D0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ED1D04" w:rsidRPr="004A3E27" w:rsidRDefault="00ED1D0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ED1D04" w:rsidRDefault="00ED1D04" w:rsidP="00AF711D">
      <w:pPr>
        <w:pStyle w:val="footnote"/>
      </w:pPr>
      <w:r>
        <w:rPr>
          <w:rStyle w:val="FootnoteReference"/>
        </w:rPr>
        <w:footnoteRef/>
      </w:r>
      <w:r>
        <w:t xml:space="preserve"> [JS] literally, “arm”</w:t>
      </w:r>
    </w:p>
  </w:footnote>
  <w:footnote w:id="60">
    <w:p w14:paraId="4F5EE238" w14:textId="67FB8443" w:rsidR="00ED1D04" w:rsidRPr="004A3E27" w:rsidRDefault="00ED1D04"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ED1D04" w:rsidRPr="004A3E27" w:rsidRDefault="00ED1D04"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ED1D04" w:rsidRPr="004A3E27" w:rsidRDefault="00ED1D0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ED1D04" w:rsidRDefault="00ED1D0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ED1D04" w:rsidRDefault="00ED1D04" w:rsidP="003F1DDB">
      <w:pPr>
        <w:pStyle w:val="footnote"/>
      </w:pPr>
      <w:r>
        <w:rPr>
          <w:rStyle w:val="FootnoteReference"/>
        </w:rPr>
        <w:footnoteRef/>
      </w:r>
      <w:r>
        <w:t xml:space="preserve"> [JS] from Fr. Athanasius</w:t>
      </w:r>
    </w:p>
  </w:footnote>
  <w:footnote w:id="65">
    <w:p w14:paraId="69DDC031" w14:textId="072B35A0" w:rsidR="00ED1D04" w:rsidRPr="004A3E27" w:rsidRDefault="00ED1D0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ED1D04" w:rsidRPr="004A3E27" w:rsidRDefault="00ED1D0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ED1D04" w:rsidRPr="004A3E27" w:rsidRDefault="00ED1D0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ED1D04" w:rsidRPr="004A3E27" w:rsidRDefault="00ED1D04"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D1D04" w:rsidRPr="004A3E27" w:rsidRDefault="00ED1D04"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ED1D04" w:rsidRPr="004A3E27" w:rsidRDefault="00ED1D04"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ED1D04" w:rsidRPr="004A3E27" w:rsidRDefault="00ED1D0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D1D04" w:rsidRPr="004A3E27" w:rsidRDefault="00ED1D04"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D1D04" w:rsidRPr="004A3E27" w:rsidRDefault="00ED1D0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ED1D04" w:rsidRDefault="00ED1D04" w:rsidP="00D47452">
      <w:pPr>
        <w:pStyle w:val="footnote"/>
      </w:pPr>
      <w:r>
        <w:rPr>
          <w:rStyle w:val="FootnoteReference"/>
        </w:rPr>
        <w:footnoteRef/>
      </w:r>
      <w:r>
        <w:t xml:space="preserve"> [JS] or “foundation”</w:t>
      </w:r>
    </w:p>
  </w:footnote>
  <w:footnote w:id="75">
    <w:p w14:paraId="3C5663F2" w14:textId="2A9D9C12" w:rsidR="00ED1D04" w:rsidRDefault="00ED1D04"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ED1D04" w:rsidRPr="004A3E27" w:rsidRDefault="00ED1D04"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ED1D04" w:rsidRPr="004A3E27" w:rsidRDefault="00ED1D04"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ED1D04" w:rsidRDefault="00ED1D04" w:rsidP="00D47452">
      <w:pPr>
        <w:pStyle w:val="footnote"/>
      </w:pPr>
      <w:r>
        <w:rPr>
          <w:rStyle w:val="FootnoteReference"/>
        </w:rPr>
        <w:footnoteRef/>
      </w:r>
      <w:r>
        <w:t xml:space="preserve"> [JS] literally, “then the sptrings of water were seen/appeared”</w:t>
      </w:r>
    </w:p>
  </w:footnote>
  <w:footnote w:id="79">
    <w:p w14:paraId="767519CF" w14:textId="3A0C4171"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ED1D04" w:rsidRPr="004A3E27" w:rsidRDefault="00ED1D04"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ED1D04" w:rsidRPr="004A3E27" w:rsidRDefault="00ED1D04"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ED1D04" w:rsidRPr="004A3E27" w:rsidRDefault="00ED1D0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ED1D04" w:rsidRDefault="00ED1D04" w:rsidP="006303CE">
      <w:pPr>
        <w:pStyle w:val="footnote"/>
      </w:pPr>
      <w:r>
        <w:rPr>
          <w:rStyle w:val="FootnoteReference"/>
        </w:rPr>
        <w:footnoteRef/>
      </w:r>
      <w:r>
        <w:t xml:space="preserve"> [JS] or “give thanks to You”, or “thankfully confess You with praise”</w:t>
      </w:r>
    </w:p>
  </w:footnote>
  <w:footnote w:id="85">
    <w:p w14:paraId="57A591AD" w14:textId="5B4F539E" w:rsidR="00ED1D04" w:rsidRPr="004A3E27" w:rsidRDefault="00ED1D0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ED1D04" w:rsidRPr="004A3E27" w:rsidRDefault="00ED1D0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D1D04" w:rsidRDefault="00ED1D04" w:rsidP="00D019CA">
      <w:pPr>
        <w:pStyle w:val="footnote"/>
      </w:pPr>
      <w:r>
        <w:rPr>
          <w:rStyle w:val="FootnoteReference"/>
        </w:rPr>
        <w:footnoteRef/>
      </w:r>
      <w:r>
        <w:t xml:space="preserve"> [JS] lit. day to day</w:t>
      </w:r>
    </w:p>
  </w:footnote>
  <w:footnote w:id="88">
    <w:p w14:paraId="4D739E0B" w14:textId="0FB443F5" w:rsidR="00ED1D04" w:rsidRDefault="00ED1D0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D1D04" w:rsidRPr="004A3E27" w:rsidRDefault="00ED1D04" w:rsidP="00BD5BBE">
      <w:pPr>
        <w:pStyle w:val="footnote"/>
      </w:pPr>
      <w:r w:rsidRPr="004A3E27">
        <w:rPr>
          <w:rStyle w:val="FootnoteReference"/>
        </w:rPr>
        <w:footnoteRef/>
      </w:r>
      <w:r w:rsidRPr="004A3E27">
        <w:t xml:space="preserve"> Rom. 10:18.</w:t>
      </w:r>
    </w:p>
  </w:footnote>
  <w:footnote w:id="90">
    <w:p w14:paraId="774F183E" w14:textId="35452E5D" w:rsidR="00ED1D04" w:rsidRDefault="00ED1D04" w:rsidP="005E2409">
      <w:pPr>
        <w:pStyle w:val="footnote"/>
      </w:pPr>
      <w:r>
        <w:rPr>
          <w:rStyle w:val="FootnoteReference"/>
        </w:rPr>
        <w:footnoteRef/>
      </w:r>
      <w:r>
        <w:t xml:space="preserve"> [JS] Fr. Lazarus has “sanctuary”</w:t>
      </w:r>
    </w:p>
  </w:footnote>
  <w:footnote w:id="91">
    <w:p w14:paraId="28F942E6" w14:textId="353F357B" w:rsidR="00ED1D04" w:rsidRPr="004A3E27" w:rsidRDefault="00ED1D04"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ED1D04" w:rsidRDefault="00ED1D04" w:rsidP="005E2409">
      <w:pPr>
        <w:pStyle w:val="footnote"/>
      </w:pPr>
      <w:r>
        <w:rPr>
          <w:rStyle w:val="FootnoteReference"/>
        </w:rPr>
        <w:footnoteRef/>
      </w:r>
      <w:r>
        <w:t xml:space="preserve"> [JS] literally “giant”</w:t>
      </w:r>
    </w:p>
  </w:footnote>
  <w:footnote w:id="93">
    <w:p w14:paraId="4D5F61F1" w14:textId="397EFA8A" w:rsidR="00ED1D04" w:rsidRDefault="00ED1D04" w:rsidP="005E2409">
      <w:pPr>
        <w:pStyle w:val="footnote"/>
      </w:pPr>
      <w:r>
        <w:rPr>
          <w:rStyle w:val="FootnoteReference"/>
        </w:rPr>
        <w:footnoteRef/>
      </w:r>
      <w:r>
        <w:t xml:space="preserve"> [JS] or “it”</w:t>
      </w:r>
    </w:p>
  </w:footnote>
  <w:footnote w:id="94">
    <w:p w14:paraId="7D882E05" w14:textId="2F32DF97" w:rsidR="00ED1D04" w:rsidRPr="004A3E27" w:rsidRDefault="00ED1D04"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ED1D04" w:rsidRPr="004A3E27" w:rsidRDefault="00ED1D0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D1D04" w:rsidRPr="004A3E27" w:rsidRDefault="00ED1D0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D1D04" w:rsidRDefault="00ED1D04" w:rsidP="00223CB5">
      <w:pPr>
        <w:pStyle w:val="footnote"/>
      </w:pPr>
      <w:r>
        <w:rPr>
          <w:rStyle w:val="FootnoteReference"/>
        </w:rPr>
        <w:footnoteRef/>
      </w:r>
      <w:r>
        <w:t xml:space="preserve"> [JS] literally “holy place”.</w:t>
      </w:r>
    </w:p>
  </w:footnote>
  <w:footnote w:id="98">
    <w:p w14:paraId="383B4369" w14:textId="77777777" w:rsidR="00ED1D04" w:rsidRDefault="00ED1D0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ED1D04" w:rsidRPr="004A3E27" w:rsidRDefault="00ED1D0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ED1D04" w:rsidRDefault="00ED1D04" w:rsidP="00A10A86">
      <w:pPr>
        <w:pStyle w:val="footnote"/>
      </w:pPr>
      <w:r>
        <w:rPr>
          <w:rStyle w:val="FootnoteReference"/>
        </w:rPr>
        <w:footnoteRef/>
      </w:r>
      <w:r>
        <w:t xml:space="preserve"> [JS] or “his glory is great by your salvation/deliverance”</w:t>
      </w:r>
    </w:p>
  </w:footnote>
  <w:footnote w:id="101">
    <w:p w14:paraId="40556A29" w14:textId="77777777" w:rsidR="00ED1D04" w:rsidRPr="004A3E27" w:rsidRDefault="00ED1D0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D1D04" w:rsidRPr="004A3E27" w:rsidRDefault="00ED1D0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ED1D04" w:rsidRPr="004A3E27" w:rsidRDefault="00ED1D0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ED1D04" w:rsidRPr="004A3E27" w:rsidRDefault="00ED1D0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ED1D04" w:rsidRDefault="00ED1D04" w:rsidP="00614947">
      <w:pPr>
        <w:pStyle w:val="footnote"/>
      </w:pPr>
      <w:r>
        <w:rPr>
          <w:rStyle w:val="FootnoteReference"/>
        </w:rPr>
        <w:footnoteRef/>
      </w:r>
      <w:r>
        <w:t xml:space="preserve"> [JS] Fr. Lazarus has “dwell in the holy place”.</w:t>
      </w:r>
    </w:p>
  </w:footnote>
  <w:footnote w:id="106">
    <w:p w14:paraId="41CC497C" w14:textId="77777777" w:rsidR="00ED1D04" w:rsidRPr="004A3E27" w:rsidRDefault="00ED1D04" w:rsidP="00BD5BBE">
      <w:pPr>
        <w:pStyle w:val="footnote"/>
      </w:pPr>
      <w:r w:rsidRPr="004A3E27">
        <w:rPr>
          <w:rStyle w:val="FootnoteReference"/>
        </w:rPr>
        <w:footnoteRef/>
      </w:r>
      <w:r w:rsidRPr="004A3E27">
        <w:t xml:space="preserve"> Mt. 27:39,43; Wis. 2:12-20.</w:t>
      </w:r>
    </w:p>
  </w:footnote>
  <w:footnote w:id="107">
    <w:p w14:paraId="552BFC80" w14:textId="77777777" w:rsidR="00ED1D04" w:rsidRPr="004A3E27" w:rsidRDefault="00ED1D04" w:rsidP="00BD5BBE">
      <w:pPr>
        <w:pStyle w:val="footnote"/>
      </w:pPr>
      <w:r w:rsidRPr="004A3E27">
        <w:rPr>
          <w:rStyle w:val="FootnoteReference"/>
        </w:rPr>
        <w:footnoteRef/>
      </w:r>
      <w:r w:rsidRPr="004A3E27">
        <w:t xml:space="preserve"> Lam. 2:16; 3:46.</w:t>
      </w:r>
    </w:p>
  </w:footnote>
  <w:footnote w:id="108">
    <w:p w14:paraId="1382AE44" w14:textId="77777777" w:rsidR="00ED1D04" w:rsidRPr="004A3E27" w:rsidRDefault="00ED1D04" w:rsidP="00BD5BBE">
      <w:pPr>
        <w:pStyle w:val="footnote"/>
      </w:pPr>
      <w:r w:rsidRPr="004A3E27">
        <w:rPr>
          <w:rStyle w:val="FootnoteReference"/>
        </w:rPr>
        <w:footnoteRef/>
      </w:r>
      <w:r w:rsidRPr="004A3E27">
        <w:t xml:space="preserve"> Jn. 19:37.</w:t>
      </w:r>
    </w:p>
  </w:footnote>
  <w:footnote w:id="109">
    <w:p w14:paraId="17643289" w14:textId="77777777" w:rsidR="00ED1D04" w:rsidRPr="004A3E27" w:rsidRDefault="00ED1D04" w:rsidP="00BD5BBE">
      <w:pPr>
        <w:pStyle w:val="footnote"/>
      </w:pPr>
      <w:r w:rsidRPr="004A3E27">
        <w:rPr>
          <w:rStyle w:val="FootnoteReference"/>
        </w:rPr>
        <w:footnoteRef/>
      </w:r>
      <w:r w:rsidRPr="004A3E27">
        <w:t xml:space="preserve"> Jn. 19:24.</w:t>
      </w:r>
    </w:p>
  </w:footnote>
  <w:footnote w:id="110">
    <w:p w14:paraId="79F35E59" w14:textId="3AF86606" w:rsidR="00ED1D04" w:rsidRPr="004A3E27" w:rsidRDefault="00ED1D0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ED1D04" w:rsidRDefault="00ED1D04" w:rsidP="00ED0D70">
      <w:pPr>
        <w:pStyle w:val="footnote"/>
      </w:pPr>
      <w:r>
        <w:rPr>
          <w:rStyle w:val="FootnoteReference"/>
        </w:rPr>
        <w:footnoteRef/>
      </w:r>
      <w:r>
        <w:t xml:space="preserve"> [JS]Others have “and my only-begotten from the hand of the dog.”</w:t>
      </w:r>
    </w:p>
  </w:footnote>
  <w:footnote w:id="112">
    <w:p w14:paraId="18C385E9" w14:textId="2415B4A3" w:rsidR="00ED1D04" w:rsidRDefault="00ED1D04" w:rsidP="00ED0D70">
      <w:pPr>
        <w:pStyle w:val="footnote"/>
      </w:pPr>
      <w:r>
        <w:rPr>
          <w:rStyle w:val="FootnoteReference"/>
        </w:rPr>
        <w:footnoteRef/>
      </w:r>
      <w:r>
        <w:t xml:space="preserve"> [JS] Fr. Lazarus has “the rhinoceros.”</w:t>
      </w:r>
    </w:p>
  </w:footnote>
  <w:footnote w:id="113">
    <w:p w14:paraId="08777F76" w14:textId="77777777" w:rsidR="00ED1D04" w:rsidRPr="004A3E27" w:rsidRDefault="00ED1D04" w:rsidP="00BD5BBE">
      <w:pPr>
        <w:pStyle w:val="footnote"/>
      </w:pPr>
      <w:r w:rsidRPr="004A3E27">
        <w:rPr>
          <w:rStyle w:val="FootnoteReference"/>
        </w:rPr>
        <w:footnoteRef/>
      </w:r>
      <w:r w:rsidRPr="004A3E27">
        <w:t xml:space="preserve"> Hebrews 2:12.</w:t>
      </w:r>
    </w:p>
  </w:footnote>
  <w:footnote w:id="114">
    <w:p w14:paraId="1C395EA2" w14:textId="6F37561F" w:rsidR="00ED1D04" w:rsidRDefault="00ED1D04" w:rsidP="000651AA">
      <w:pPr>
        <w:pStyle w:val="footnote"/>
      </w:pPr>
      <w:r>
        <w:rPr>
          <w:rStyle w:val="FootnoteReference"/>
        </w:rPr>
        <w:footnoteRef/>
      </w:r>
      <w:r>
        <w:t xml:space="preserve"> [JS] literally “all you seed of Jacob”</w:t>
      </w:r>
    </w:p>
  </w:footnote>
  <w:footnote w:id="115">
    <w:p w14:paraId="077193E5" w14:textId="6727B2C9" w:rsidR="00ED1D04" w:rsidRDefault="00ED1D04" w:rsidP="007A2D16">
      <w:pPr>
        <w:pStyle w:val="footnote"/>
      </w:pPr>
      <w:r>
        <w:rPr>
          <w:rStyle w:val="FootnoteReference"/>
        </w:rPr>
        <w:footnoteRef/>
      </w:r>
      <w:r>
        <w:t xml:space="preserve"> [JS] Congregation or assembly, not building.</w:t>
      </w:r>
    </w:p>
  </w:footnote>
  <w:footnote w:id="116">
    <w:p w14:paraId="332BD906" w14:textId="38FB3FF8" w:rsidR="00ED1D04" w:rsidRDefault="00ED1D04" w:rsidP="007A2D16">
      <w:pPr>
        <w:pStyle w:val="footnote"/>
      </w:pPr>
      <w:r>
        <w:rPr>
          <w:rStyle w:val="FootnoteReference"/>
        </w:rPr>
        <w:footnoteRef/>
      </w:r>
      <w:r>
        <w:t xml:space="preserve"> [JS] or “give thanks to”</w:t>
      </w:r>
    </w:p>
  </w:footnote>
  <w:footnote w:id="117">
    <w:p w14:paraId="5B6174F4" w14:textId="35F5BA44" w:rsidR="00ED1D04" w:rsidRDefault="00ED1D04" w:rsidP="000651AA">
      <w:pPr>
        <w:pStyle w:val="footnote"/>
      </w:pPr>
      <w:r>
        <w:rPr>
          <w:rStyle w:val="FootnoteReference"/>
        </w:rPr>
        <w:footnoteRef/>
      </w:r>
      <w:r>
        <w:t xml:space="preserve"> [JS] did obeisance, i.e. the physical act of bowing down.</w:t>
      </w:r>
    </w:p>
  </w:footnote>
  <w:footnote w:id="118">
    <w:p w14:paraId="6B61808C" w14:textId="77777777" w:rsidR="00ED1D04" w:rsidRPr="004A3E27" w:rsidRDefault="00ED1D0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ED1D04" w:rsidRPr="004A3E27" w:rsidRDefault="00ED1D04" w:rsidP="00BD5BBE">
      <w:pPr>
        <w:pStyle w:val="footnote"/>
      </w:pPr>
      <w:r w:rsidRPr="004A3E27">
        <w:rPr>
          <w:rStyle w:val="FootnoteReference"/>
        </w:rPr>
        <w:footnoteRef/>
      </w:r>
      <w:r w:rsidRPr="004A3E27">
        <w:t xml:space="preserve"> Romans 3:24-26; John 17:4; 19:30.</w:t>
      </w:r>
    </w:p>
  </w:footnote>
  <w:footnote w:id="120">
    <w:p w14:paraId="47E5BE1D" w14:textId="6D6B1127" w:rsidR="00ED1D04" w:rsidRPr="004A3E27" w:rsidRDefault="00ED1D0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ED1D04" w:rsidRPr="004A3E27" w:rsidRDefault="00ED1D0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ED1D04" w:rsidRPr="004A3E27" w:rsidRDefault="00ED1D04"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ED1D04" w:rsidRPr="004A3E27" w:rsidRDefault="00ED1D04"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ED1D04" w:rsidRPr="004A3E27" w:rsidRDefault="00ED1D04" w:rsidP="00BD5BBE">
      <w:pPr>
        <w:pStyle w:val="footnote"/>
      </w:pPr>
      <w:r w:rsidRPr="004A3E27">
        <w:rPr>
          <w:rStyle w:val="FootnoteReference"/>
        </w:rPr>
        <w:footnoteRef/>
      </w:r>
      <w:r w:rsidRPr="004A3E27">
        <w:t xml:space="preserve"> Is. 2:2; Dan. 2:35; 1 Cor. 10:4.</w:t>
      </w:r>
    </w:p>
  </w:footnote>
  <w:footnote w:id="125">
    <w:p w14:paraId="51F7905C" w14:textId="09ECCFBD" w:rsidR="00ED1D04" w:rsidRPr="004A3E27" w:rsidRDefault="00ED1D0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ED1D04" w:rsidRDefault="00ED1D04" w:rsidP="005A5E13">
      <w:pPr>
        <w:pStyle w:val="footnote"/>
      </w:pPr>
      <w:r>
        <w:rPr>
          <w:rStyle w:val="FootnoteReference"/>
        </w:rPr>
        <w:footnoteRef/>
      </w:r>
      <w:r>
        <w:t xml:space="preserve"> [JS] literally: “because they are from of old”.</w:t>
      </w:r>
    </w:p>
  </w:footnote>
  <w:footnote w:id="127">
    <w:p w14:paraId="78816607" w14:textId="60AD0FEA" w:rsidR="00ED1D04" w:rsidRDefault="00ED1D04" w:rsidP="00055722">
      <w:pPr>
        <w:pStyle w:val="footnote"/>
      </w:pPr>
      <w:r>
        <w:rPr>
          <w:rStyle w:val="FootnoteReference"/>
        </w:rPr>
        <w:footnoteRef/>
      </w:r>
      <w:r>
        <w:t xml:space="preserve"> [JS] literally, “so He sets a law for those who sin in the way.”</w:t>
      </w:r>
    </w:p>
  </w:footnote>
  <w:footnote w:id="128">
    <w:p w14:paraId="2169EE05" w14:textId="77777777" w:rsidR="00ED1D04" w:rsidRPr="004A3E27" w:rsidRDefault="00ED1D0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ED1D04" w:rsidRPr="004A3E27" w:rsidRDefault="00ED1D0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ED1D04" w:rsidRDefault="00ED1D04" w:rsidP="00055722">
      <w:pPr>
        <w:pStyle w:val="footnote"/>
      </w:pPr>
      <w:r>
        <w:rPr>
          <w:rStyle w:val="FootnoteReference"/>
        </w:rPr>
        <w:footnoteRef/>
      </w:r>
      <w:r>
        <w:t xml:space="preserve"> [JS] NETS and Fr. Athanasius have “You will”</w:t>
      </w:r>
    </w:p>
  </w:footnote>
  <w:footnote w:id="131">
    <w:p w14:paraId="71590F21" w14:textId="77777777" w:rsidR="00ED1D04" w:rsidRPr="004A3E27" w:rsidRDefault="00ED1D0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ED1D04" w:rsidRDefault="00ED1D04" w:rsidP="003B7D97">
      <w:pPr>
        <w:pStyle w:val="footnote"/>
      </w:pPr>
      <w:r>
        <w:rPr>
          <w:rStyle w:val="FootnoteReference"/>
        </w:rPr>
        <w:footnoteRef/>
      </w:r>
      <w:r>
        <w:t xml:space="preserve"> Present in Fr. Athanasius and OSB.</w:t>
      </w:r>
    </w:p>
  </w:footnote>
  <w:footnote w:id="133">
    <w:p w14:paraId="00A665CB" w14:textId="42EDEB47" w:rsidR="00ED1D04" w:rsidRPr="004A3E27" w:rsidRDefault="00ED1D0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ED1D04" w:rsidRDefault="00ED1D04"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ED1D04" w:rsidRPr="004A3E27" w:rsidRDefault="00ED1D0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ED1D04" w:rsidRPr="004A3E27" w:rsidRDefault="00ED1D0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ED1D04" w:rsidRDefault="00ED1D04" w:rsidP="00550F3A">
      <w:pPr>
        <w:pStyle w:val="footnote"/>
      </w:pPr>
      <w:r>
        <w:rPr>
          <w:rStyle w:val="FootnoteReference"/>
        </w:rPr>
        <w:footnoteRef/>
      </w:r>
      <w:r>
        <w:t xml:space="preserve"> [JS] literally, “place”</w:t>
      </w:r>
    </w:p>
  </w:footnote>
  <w:footnote w:id="139">
    <w:p w14:paraId="2B8FEA02" w14:textId="77777777" w:rsidR="00ED1D04" w:rsidRPr="004A3E27" w:rsidRDefault="00ED1D04"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ED1D04" w:rsidRPr="004A3E27" w:rsidRDefault="00ED1D0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ED1D04" w:rsidRPr="004A3E27" w:rsidRDefault="00ED1D0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D1D04" w:rsidRPr="004A3E27" w:rsidRDefault="00ED1D04" w:rsidP="00BD5BBE">
      <w:pPr>
        <w:pStyle w:val="footnote"/>
      </w:pPr>
      <w:r w:rsidRPr="004A3E27">
        <w:tab/>
        <w:t>‘No sweeter fragrance than to follow Christ,</w:t>
      </w:r>
    </w:p>
    <w:p w14:paraId="506149C0" w14:textId="77777777" w:rsidR="00ED1D04" w:rsidRPr="004A3E27" w:rsidRDefault="00ED1D04" w:rsidP="00BD5BBE">
      <w:pPr>
        <w:pStyle w:val="footnote"/>
      </w:pPr>
      <w:r w:rsidRPr="004A3E27">
        <w:tab/>
        <w:t>when man makes offerings of a holy life,</w:t>
      </w:r>
    </w:p>
    <w:p w14:paraId="3F57220B" w14:textId="77777777" w:rsidR="00ED1D04" w:rsidRPr="004A3E27" w:rsidRDefault="00ED1D04" w:rsidP="00BD5BBE">
      <w:pPr>
        <w:pStyle w:val="footnote"/>
      </w:pPr>
      <w:r w:rsidRPr="004A3E27">
        <w:tab/>
        <w:t>and offers golden deeds in sacrifice’ (St. Prosper).</w:t>
      </w:r>
    </w:p>
  </w:footnote>
  <w:footnote w:id="142">
    <w:p w14:paraId="0CC1CAEE" w14:textId="1E5BC75B" w:rsidR="00ED1D04" w:rsidRPr="004A3E27" w:rsidRDefault="00ED1D04"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ED1D04" w:rsidRPr="004A3E27" w:rsidRDefault="00ED1D04"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ED1D04" w:rsidRDefault="00ED1D04" w:rsidP="005922FD">
      <w:pPr>
        <w:pStyle w:val="footnote"/>
      </w:pPr>
      <w:r>
        <w:rPr>
          <w:rStyle w:val="FootnoteReference"/>
        </w:rPr>
        <w:footnoteRef/>
      </w:r>
      <w:r>
        <w:t xml:space="preserve"> [JS] confess: or “give thanks to”, or “thankfully confess”</w:t>
      </w:r>
    </w:p>
  </w:footnote>
  <w:footnote w:id="145">
    <w:p w14:paraId="73C943A7" w14:textId="0F5D3F1A" w:rsidR="00ED1D04" w:rsidRPr="004A3E27" w:rsidRDefault="00ED1D04"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ED1D04" w:rsidRDefault="00ED1D04" w:rsidP="008A40DF">
      <w:pPr>
        <w:pStyle w:val="footnote"/>
      </w:pPr>
      <w:r>
        <w:rPr>
          <w:rStyle w:val="FootnoteReference"/>
        </w:rPr>
        <w:footnoteRef/>
      </w:r>
      <w:r>
        <w:t xml:space="preserve"> [JS] “do obeisance”, i.e. a physical act.</w:t>
      </w:r>
    </w:p>
  </w:footnote>
  <w:footnote w:id="147">
    <w:p w14:paraId="0B35546F" w14:textId="519CF713" w:rsidR="00ED1D04" w:rsidRPr="004A3E27" w:rsidRDefault="00ED1D0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ED1D04" w:rsidRPr="004A3E27" w:rsidRDefault="00ED1D0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ED1D04" w:rsidRPr="004A3E27" w:rsidRDefault="00ED1D0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ED1D04" w:rsidRPr="004A3E27" w:rsidRDefault="00ED1D0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ED1D04" w:rsidRPr="004A3E27" w:rsidRDefault="00ED1D04"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ED1D04" w:rsidRPr="004A3E27" w:rsidRDefault="00ED1D0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ED1D04" w:rsidRDefault="00ED1D04" w:rsidP="00643BB8">
      <w:pPr>
        <w:pStyle w:val="footnote"/>
      </w:pPr>
      <w:r>
        <w:rPr>
          <w:rStyle w:val="FootnoteReference"/>
        </w:rPr>
        <w:footnoteRef/>
      </w:r>
      <w:r>
        <w:t xml:space="preserve"> [JS] or “give thanks to You”, or “thankfully confess You with praise”</w:t>
      </w:r>
    </w:p>
  </w:footnote>
  <w:footnote w:id="154">
    <w:p w14:paraId="5ADD520F" w14:textId="77777777" w:rsidR="00ED1D04" w:rsidRPr="004A3E27" w:rsidRDefault="00ED1D0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ED1D04" w:rsidRPr="004A3E27" w:rsidRDefault="00ED1D04" w:rsidP="00BD5BBE">
      <w:pPr>
        <w:pStyle w:val="footnote"/>
      </w:pPr>
      <w:r w:rsidRPr="004A3E27">
        <w:rPr>
          <w:rStyle w:val="FootnoteReference"/>
        </w:rPr>
        <w:footnoteRef/>
      </w:r>
      <w:r w:rsidRPr="004A3E27">
        <w:t xml:space="preserve"> Luke 23:46.</w:t>
      </w:r>
    </w:p>
  </w:footnote>
  <w:footnote w:id="156">
    <w:p w14:paraId="1A1A8E3A" w14:textId="6D5B65DB" w:rsidR="00ED1D04" w:rsidRPr="004A3E27" w:rsidRDefault="00ED1D0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ED1D04" w:rsidRPr="004A3E27" w:rsidRDefault="00ED1D0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ED1D04" w:rsidRDefault="00ED1D0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ED1D04" w:rsidRPr="004A3E27" w:rsidRDefault="00ED1D04"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ED1D04" w:rsidRDefault="00ED1D04" w:rsidP="00E87C17">
      <w:pPr>
        <w:pStyle w:val="footnote"/>
      </w:pPr>
      <w:r>
        <w:rPr>
          <w:rStyle w:val="FootnoteReference"/>
        </w:rPr>
        <w:footnoteRef/>
      </w:r>
      <w:r>
        <w:t xml:space="preserve"> [JS] or “seeks out”</w:t>
      </w:r>
    </w:p>
  </w:footnote>
  <w:footnote w:id="161">
    <w:p w14:paraId="64625F8E"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ED1D04" w:rsidRPr="004A3E27" w:rsidRDefault="00ED1D0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ED1D04" w:rsidRPr="004A3E27" w:rsidRDefault="00ED1D0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ED1D04" w:rsidRDefault="00ED1D04" w:rsidP="00E87C17">
      <w:pPr>
        <w:pStyle w:val="footnote"/>
      </w:pPr>
      <w:r>
        <w:rPr>
          <w:rStyle w:val="FootnoteReference"/>
        </w:rPr>
        <w:footnoteRef/>
      </w:r>
      <w:r>
        <w:t xml:space="preserve"> [JS] or, “boast”</w:t>
      </w:r>
    </w:p>
  </w:footnote>
  <w:footnote w:id="165">
    <w:p w14:paraId="68902C2B" w14:textId="77777777" w:rsidR="00ED1D04" w:rsidRPr="004A3E27" w:rsidRDefault="00ED1D04"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ED1D04" w:rsidRDefault="00ED1D04"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ED1D04" w:rsidRDefault="00ED1D04" w:rsidP="00643986">
      <w:pPr>
        <w:pStyle w:val="footnote"/>
      </w:pPr>
      <w:r>
        <w:rPr>
          <w:rStyle w:val="FootnoteReference"/>
        </w:rPr>
        <w:footnoteRef/>
      </w:r>
      <w:r>
        <w:t xml:space="preserve"> [JS] or “Confess the Lord with the harp.</w:t>
      </w:r>
    </w:p>
  </w:footnote>
  <w:footnote w:id="168">
    <w:p w14:paraId="7DFB6EDE" w14:textId="2BE29A55"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ED1D04" w:rsidRPr="004A3E27" w:rsidRDefault="00ED1D0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ED1D04" w:rsidRPr="004A3E27" w:rsidRDefault="00ED1D04" w:rsidP="00BD5BBE">
      <w:pPr>
        <w:pStyle w:val="footnote"/>
      </w:pPr>
      <w:r w:rsidRPr="004A3E27">
        <w:rPr>
          <w:rStyle w:val="FootnoteReference"/>
        </w:rPr>
        <w:footnoteRef/>
      </w:r>
      <w:r w:rsidRPr="004A3E27">
        <w:t xml:space="preserve"> Naturally and spiritually (Jn. 3:3-6).</w:t>
      </w:r>
    </w:p>
  </w:footnote>
  <w:footnote w:id="171">
    <w:p w14:paraId="21961A60" w14:textId="0C801544" w:rsidR="00ED1D04" w:rsidRDefault="00ED1D04" w:rsidP="002C27B3">
      <w:pPr>
        <w:pStyle w:val="footnote"/>
      </w:pPr>
      <w:r>
        <w:rPr>
          <w:rStyle w:val="FootnoteReference"/>
        </w:rPr>
        <w:footnoteRef/>
      </w:r>
      <w:r>
        <w:t xml:space="preserve"> [JS] Fr. Lazarus has “plans”</w:t>
      </w:r>
    </w:p>
  </w:footnote>
  <w:footnote w:id="172">
    <w:p w14:paraId="13FB143C" w14:textId="0A8A9BB8" w:rsidR="00ED1D04" w:rsidRDefault="00ED1D04" w:rsidP="00831460">
      <w:pPr>
        <w:pStyle w:val="footnote"/>
      </w:pPr>
      <w:r>
        <w:rPr>
          <w:rStyle w:val="FootnoteReference"/>
        </w:rPr>
        <w:footnoteRef/>
      </w:r>
      <w:r>
        <w:t xml:space="preserve"> [JS] or “fashioned”</w:t>
      </w:r>
    </w:p>
  </w:footnote>
  <w:footnote w:id="173">
    <w:p w14:paraId="1CA3C8B8" w14:textId="7384D6BF" w:rsidR="00ED1D04" w:rsidRDefault="00ED1D04" w:rsidP="00366380">
      <w:pPr>
        <w:pStyle w:val="footnote"/>
      </w:pPr>
      <w:r>
        <w:rPr>
          <w:rStyle w:val="FootnoteReference"/>
        </w:rPr>
        <w:footnoteRef/>
      </w:r>
      <w:r>
        <w:t xml:space="preserve"> Fr. Athanasius has “My soul shall make her boast in the Lord”</w:t>
      </w:r>
    </w:p>
  </w:footnote>
  <w:footnote w:id="174">
    <w:p w14:paraId="50F89B8F" w14:textId="77777777" w:rsidR="00ED1D04" w:rsidRPr="004A3E27" w:rsidRDefault="00ED1D0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ED1D04" w:rsidRPr="004A3E27" w:rsidRDefault="00ED1D04"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ED1D04" w:rsidRDefault="00ED1D04" w:rsidP="00E42174">
      <w:pPr>
        <w:pStyle w:val="footnote"/>
      </w:pPr>
      <w:r>
        <w:rPr>
          <w:rStyle w:val="FootnoteReference"/>
        </w:rPr>
        <w:footnoteRef/>
      </w:r>
      <w:r>
        <w:t xml:space="preserve"> [JS] or “contrite in heart”</w:t>
      </w:r>
    </w:p>
  </w:footnote>
  <w:footnote w:id="177">
    <w:p w14:paraId="7E58A13C" w14:textId="1AC06A85" w:rsidR="00ED1D04" w:rsidRDefault="00ED1D04" w:rsidP="00F803AB">
      <w:pPr>
        <w:pStyle w:val="footnote"/>
      </w:pPr>
      <w:r>
        <w:rPr>
          <w:rStyle w:val="FootnoteReference"/>
        </w:rPr>
        <w:footnoteRef/>
      </w:r>
      <w:r>
        <w:t xml:space="preserve"> [JS] Coptic has “eat their hearts”, which Fr. Athanasius renders, “regret”</w:t>
      </w:r>
    </w:p>
  </w:footnote>
  <w:footnote w:id="178">
    <w:p w14:paraId="54D93979" w14:textId="34E7EB30" w:rsidR="00ED1D04" w:rsidRDefault="00ED1D04" w:rsidP="00F803AB">
      <w:pPr>
        <w:pStyle w:val="footnote"/>
      </w:pPr>
      <w:r>
        <w:rPr>
          <w:rStyle w:val="FootnoteReference"/>
        </w:rPr>
        <w:footnoteRef/>
      </w:r>
      <w:r>
        <w:t xml:space="preserve"> [JS] or regret.</w:t>
      </w:r>
    </w:p>
  </w:footnote>
  <w:footnote w:id="179">
    <w:p w14:paraId="51CEFDC6" w14:textId="77777777" w:rsidR="00ED1D04" w:rsidRPr="004A3E27" w:rsidRDefault="00ED1D0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ED1D04" w:rsidRDefault="00ED1D04" w:rsidP="00442FE7">
      <w:pPr>
        <w:pStyle w:val="footnote"/>
      </w:pPr>
      <w:r>
        <w:rPr>
          <w:rStyle w:val="FootnoteReference"/>
        </w:rPr>
        <w:footnoteRef/>
      </w:r>
      <w:r>
        <w:t xml:space="preserve"> [JS] literally “and my soul with barrenness/childlessness.”</w:t>
      </w:r>
    </w:p>
  </w:footnote>
  <w:footnote w:id="181">
    <w:p w14:paraId="0CEA87F3" w14:textId="77777777" w:rsidR="00ED1D04" w:rsidRPr="004A3E27" w:rsidRDefault="00ED1D04" w:rsidP="00BD5BBE">
      <w:pPr>
        <w:pStyle w:val="footnote"/>
      </w:pPr>
      <w:r w:rsidRPr="004A3E27">
        <w:rPr>
          <w:rStyle w:val="FootnoteReference"/>
        </w:rPr>
        <w:footnoteRef/>
      </w:r>
      <w:r w:rsidRPr="004A3E27">
        <w:t xml:space="preserve"> John 19:1; Mt. 27:26.</w:t>
      </w:r>
    </w:p>
  </w:footnote>
  <w:footnote w:id="182">
    <w:p w14:paraId="1C6E21CA" w14:textId="4A1BFD04" w:rsidR="00ED1D04" w:rsidRPr="004A3E27" w:rsidRDefault="00ED1D04"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ED1D04" w:rsidRDefault="00ED1D04"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ED1D04" w:rsidRPr="004A3E27" w:rsidRDefault="00ED1D04"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ED1D04" w:rsidRDefault="00ED1D04" w:rsidP="004E0429">
      <w:pPr>
        <w:pStyle w:val="footnote"/>
      </w:pPr>
      <w:r>
        <w:rPr>
          <w:rStyle w:val="FootnoteReference"/>
        </w:rPr>
        <w:footnoteRef/>
      </w:r>
      <w:r>
        <w:t xml:space="preserve"> [JS] or “Aha! Aha!” Or “Well done! Well done!”</w:t>
      </w:r>
    </w:p>
  </w:footnote>
  <w:footnote w:id="186">
    <w:p w14:paraId="55852630" w14:textId="7161891F" w:rsidR="00ED1D04" w:rsidRDefault="00ED1D04" w:rsidP="004D4897">
      <w:pPr>
        <w:pStyle w:val="footnote"/>
      </w:pPr>
      <w:r>
        <w:rPr>
          <w:rStyle w:val="FootnoteReference"/>
        </w:rPr>
        <w:footnoteRef/>
      </w:r>
      <w:r>
        <w:t xml:space="preserve"> [JS] others have “righteousness”. NETS has “vindication”.</w:t>
      </w:r>
    </w:p>
  </w:footnote>
  <w:footnote w:id="187">
    <w:p w14:paraId="5AE758E3" w14:textId="591B2CD9" w:rsidR="00ED1D04" w:rsidRDefault="00ED1D04" w:rsidP="004E0429">
      <w:pPr>
        <w:pStyle w:val="footnote"/>
      </w:pPr>
      <w:r>
        <w:rPr>
          <w:rStyle w:val="FootnoteReference"/>
        </w:rPr>
        <w:footnoteRef/>
      </w:r>
      <w:r>
        <w:t xml:space="preserve"> [JS] Fr. Lazarus has, “towering mountains”</w:t>
      </w:r>
    </w:p>
  </w:footnote>
  <w:footnote w:id="188">
    <w:p w14:paraId="6484AC83" w14:textId="6D53CC8C" w:rsidR="00ED1D04" w:rsidRPr="004A3E27" w:rsidRDefault="00ED1D04"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ED1D04" w:rsidRDefault="00ED1D04" w:rsidP="00090695">
      <w:pPr>
        <w:pStyle w:val="footnote"/>
      </w:pPr>
      <w:r>
        <w:rPr>
          <w:rStyle w:val="FootnoteReference"/>
        </w:rPr>
        <w:footnoteRef/>
      </w:r>
      <w:r>
        <w:t xml:space="preserve"> [JS] OSB has “many waters”</w:t>
      </w:r>
    </w:p>
  </w:footnote>
  <w:footnote w:id="190">
    <w:p w14:paraId="50DAFDF2" w14:textId="77777777" w:rsidR="00ED1D04" w:rsidRPr="004A3E27" w:rsidRDefault="00ED1D0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ED1D04" w:rsidRPr="004A3E27" w:rsidRDefault="00ED1D04"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ED1D04" w:rsidRPr="004A3E27" w:rsidRDefault="00ED1D04" w:rsidP="00BD5BBE">
      <w:pPr>
        <w:pStyle w:val="footnote"/>
      </w:pPr>
      <w:r w:rsidRPr="004A3E27">
        <w:rPr>
          <w:rStyle w:val="FootnoteReference"/>
        </w:rPr>
        <w:footnoteRef/>
      </w:r>
      <w:r w:rsidRPr="004A3E27">
        <w:t xml:space="preserve"> Prov. 24:19.</w:t>
      </w:r>
    </w:p>
  </w:footnote>
  <w:footnote w:id="193">
    <w:p w14:paraId="325B4264" w14:textId="77777777" w:rsidR="00ED1D04" w:rsidRPr="004A3E27" w:rsidRDefault="00ED1D0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ED1D04" w:rsidRPr="004A3E27" w:rsidRDefault="00ED1D0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ED1D04" w:rsidRPr="004A3E27" w:rsidRDefault="00ED1D0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ED1D04" w:rsidRDefault="00ED1D04" w:rsidP="00402CB0">
      <w:pPr>
        <w:pStyle w:val="footnote"/>
      </w:pPr>
      <w:r>
        <w:rPr>
          <w:rStyle w:val="FootnoteReference"/>
        </w:rPr>
        <w:footnoteRef/>
      </w:r>
      <w:r>
        <w:t xml:space="preserve"> [JS] or “judgment”</w:t>
      </w:r>
    </w:p>
  </w:footnote>
  <w:footnote w:id="197">
    <w:p w14:paraId="0271DF81" w14:textId="5DFB25DB" w:rsidR="00ED1D04" w:rsidRPr="004A3E27" w:rsidRDefault="00ED1D0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ED1D04" w:rsidRDefault="00ED1D04" w:rsidP="00402CB0">
      <w:pPr>
        <w:pStyle w:val="footnote"/>
      </w:pPr>
      <w:r>
        <w:rPr>
          <w:rStyle w:val="FootnoteReference"/>
        </w:rPr>
        <w:footnoteRef/>
      </w:r>
      <w:r>
        <w:t xml:space="preserve"> [JS] or “fret”</w:t>
      </w:r>
    </w:p>
  </w:footnote>
  <w:footnote w:id="199">
    <w:p w14:paraId="0F35B29D" w14:textId="57DF774F" w:rsidR="00ED1D04" w:rsidRDefault="00ED1D04" w:rsidP="00414006">
      <w:pPr>
        <w:pStyle w:val="footnote"/>
      </w:pPr>
      <w:r>
        <w:rPr>
          <w:rStyle w:val="FootnoteReference"/>
        </w:rPr>
        <w:footnoteRef/>
      </w:r>
      <w:r>
        <w:t xml:space="preserve"> [JS] or “land”</w:t>
      </w:r>
    </w:p>
  </w:footnote>
  <w:footnote w:id="200">
    <w:p w14:paraId="65980F9C" w14:textId="79143A5A" w:rsidR="00ED1D04" w:rsidRPr="004A3E27" w:rsidRDefault="00ED1D0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ED1D04" w:rsidRPr="004A3E27" w:rsidRDefault="00ED1D0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ED1D04" w:rsidRDefault="00ED1D04" w:rsidP="00090695">
      <w:pPr>
        <w:pStyle w:val="footnote"/>
      </w:pPr>
      <w:r>
        <w:rPr>
          <w:rStyle w:val="FootnoteReference"/>
        </w:rPr>
        <w:footnoteRef/>
      </w:r>
      <w:r>
        <w:t xml:space="preserve"> [JS] literally, “seed”, here and throughout</w:t>
      </w:r>
    </w:p>
  </w:footnote>
  <w:footnote w:id="203">
    <w:p w14:paraId="112B59F5" w14:textId="77777777" w:rsidR="00ED1D04" w:rsidRPr="004A3E27" w:rsidRDefault="00ED1D04"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ED1D04" w:rsidRPr="004A3E27" w:rsidRDefault="00ED1D04"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ED1D04" w:rsidRPr="004A3E27" w:rsidRDefault="00ED1D04"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ED1D04" w:rsidRDefault="00ED1D04" w:rsidP="003F50A7">
      <w:pPr>
        <w:pStyle w:val="footnote"/>
      </w:pPr>
      <w:r>
        <w:rPr>
          <w:rStyle w:val="FootnoteReference"/>
        </w:rPr>
        <w:footnoteRef/>
      </w:r>
      <w:r>
        <w:t xml:space="preserve"> [JS] literally “with a sad face”</w:t>
      </w:r>
    </w:p>
  </w:footnote>
  <w:footnote w:id="207">
    <w:p w14:paraId="18445857" w14:textId="0B799012" w:rsidR="00ED1D04" w:rsidRDefault="00ED1D04" w:rsidP="003F50A7">
      <w:pPr>
        <w:pStyle w:val="footnote"/>
      </w:pPr>
      <w:r>
        <w:rPr>
          <w:rStyle w:val="FootnoteReference"/>
        </w:rPr>
        <w:footnoteRef/>
      </w:r>
      <w:r>
        <w:t xml:space="preserve"> [JS] literally “loins”</w:t>
      </w:r>
    </w:p>
  </w:footnote>
  <w:footnote w:id="208">
    <w:p w14:paraId="72DD6C76" w14:textId="7D200E30" w:rsidR="00ED1D04" w:rsidRPr="004A3E27" w:rsidRDefault="00ED1D04"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ED1D04" w:rsidRDefault="00ED1D04" w:rsidP="002538F7">
      <w:pPr>
        <w:pStyle w:val="footnote"/>
      </w:pPr>
      <w:r>
        <w:rPr>
          <w:rStyle w:val="FootnoteReference"/>
        </w:rPr>
        <w:footnoteRef/>
      </w:r>
      <w:r>
        <w:t xml:space="preserve"> [JS] or “walks about like a phantom”</w:t>
      </w:r>
    </w:p>
  </w:footnote>
  <w:footnote w:id="210">
    <w:p w14:paraId="3396E2D4" w14:textId="4AC28F88" w:rsidR="00ED1D04" w:rsidRPr="004A3E27" w:rsidRDefault="00ED1D0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ED1D04" w:rsidRPr="004A3E27" w:rsidRDefault="00ED1D0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ED1D04" w:rsidRPr="004A3E27" w:rsidRDefault="00ED1D0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ED1D04" w:rsidRPr="004A3E27" w:rsidRDefault="00ED1D0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ED1D04" w:rsidRPr="004A3E27" w:rsidRDefault="00ED1D04"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ED1D04" w:rsidRDefault="00ED1D04" w:rsidP="005B3452">
      <w:pPr>
        <w:pStyle w:val="footnote"/>
      </w:pPr>
      <w:r>
        <w:rPr>
          <w:rStyle w:val="FootnoteReference"/>
        </w:rPr>
        <w:footnoteRef/>
      </w:r>
      <w:r>
        <w:t xml:space="preserve"> [JS] or “Aha! Aha!” or “Well done! Well done!”</w:t>
      </w:r>
    </w:p>
  </w:footnote>
  <w:footnote w:id="216">
    <w:p w14:paraId="37A0E454" w14:textId="77777777" w:rsidR="00ED1D04" w:rsidRPr="004A3E27" w:rsidRDefault="00ED1D04" w:rsidP="00BD5BBE">
      <w:pPr>
        <w:pStyle w:val="footnote"/>
      </w:pPr>
      <w:r w:rsidRPr="004A3E27">
        <w:rPr>
          <w:rStyle w:val="FootnoteReference"/>
        </w:rPr>
        <w:footnoteRef/>
      </w:r>
      <w:r w:rsidRPr="004A3E27">
        <w:t xml:space="preserve"> John 13:30.</w:t>
      </w:r>
    </w:p>
  </w:footnote>
  <w:footnote w:id="217">
    <w:p w14:paraId="32644EEC" w14:textId="77777777" w:rsidR="00ED1D04" w:rsidRPr="004A3E27" w:rsidRDefault="00ED1D0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ED1D04" w:rsidRPr="004A3E27" w:rsidRDefault="00ED1D0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ED1D04" w:rsidRPr="004A3E27" w:rsidRDefault="00ED1D04"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ED1D04" w:rsidRDefault="00ED1D04" w:rsidP="008612F3">
      <w:pPr>
        <w:pStyle w:val="footnote"/>
      </w:pPr>
      <w:r>
        <w:rPr>
          <w:rStyle w:val="FootnoteReference"/>
        </w:rPr>
        <w:footnoteRef/>
      </w:r>
      <w:r>
        <w:t xml:space="preserve"> [JS] or “from age to age. So be it! So be it!”</w:t>
      </w:r>
    </w:p>
  </w:footnote>
  <w:footnote w:id="221">
    <w:p w14:paraId="2B9F5A56" w14:textId="77777777" w:rsidR="00ED1D04" w:rsidRPr="004A3E27" w:rsidRDefault="00ED1D0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ED1D04" w:rsidRDefault="00ED1D04" w:rsidP="005B3452">
      <w:pPr>
        <w:pStyle w:val="footnote"/>
      </w:pPr>
      <w:r>
        <w:rPr>
          <w:rStyle w:val="FootnoteReference"/>
        </w:rPr>
        <w:footnoteRef/>
      </w:r>
      <w:r>
        <w:t xml:space="preserve"> [JS] or “thanksgiving”, or “thankful confession with praise”</w:t>
      </w:r>
    </w:p>
  </w:footnote>
  <w:footnote w:id="223">
    <w:p w14:paraId="53A5AE10" w14:textId="0D816E3A" w:rsidR="00ED1D04" w:rsidRDefault="00ED1D0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ED1D04" w:rsidRDefault="00ED1D04" w:rsidP="00AD1AC9">
      <w:pPr>
        <w:pStyle w:val="footnote"/>
      </w:pPr>
      <w:r>
        <w:rPr>
          <w:rStyle w:val="FootnoteReference"/>
        </w:rPr>
        <w:footnoteRef/>
      </w:r>
      <w:r>
        <w:t xml:space="preserve"> [JS] Fr. Lazarus has “dwelling”</w:t>
      </w:r>
    </w:p>
  </w:footnote>
  <w:footnote w:id="225">
    <w:p w14:paraId="03275919" w14:textId="77777777" w:rsidR="00ED1D04" w:rsidRPr="004A3E27" w:rsidRDefault="00ED1D0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ED1D04" w:rsidRDefault="00ED1D04"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ED1D04" w:rsidRDefault="00ED1D04"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ED1D04" w:rsidRPr="004A3E27" w:rsidRDefault="00ED1D0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ED1D04" w:rsidRDefault="00ED1D04" w:rsidP="006C1793">
      <w:pPr>
        <w:pStyle w:val="footnote"/>
      </w:pPr>
      <w:r>
        <w:rPr>
          <w:rStyle w:val="FootnoteReference"/>
        </w:rPr>
        <w:footnoteRef/>
      </w:r>
      <w:r>
        <w:t xml:space="preserve"> [JS] or “presence”</w:t>
      </w:r>
    </w:p>
  </w:footnote>
  <w:footnote w:id="230">
    <w:p w14:paraId="14C8DE9A" w14:textId="1AF2328A" w:rsidR="00ED1D04" w:rsidRDefault="00ED1D04" w:rsidP="006C1793">
      <w:pPr>
        <w:pStyle w:val="footnote"/>
      </w:pPr>
      <w:r>
        <w:rPr>
          <w:rStyle w:val="FootnoteReference"/>
        </w:rPr>
        <w:footnoteRef/>
      </w:r>
      <w:r>
        <w:t xml:space="preserve"> [JS] or “boast in” or “praise”</w:t>
      </w:r>
    </w:p>
  </w:footnote>
  <w:footnote w:id="231">
    <w:p w14:paraId="66A26B87" w14:textId="54FC310A" w:rsidR="00ED1D04" w:rsidRDefault="00ED1D04" w:rsidP="006C1793">
      <w:pPr>
        <w:pStyle w:val="footnote"/>
      </w:pPr>
      <w:r>
        <w:rPr>
          <w:rStyle w:val="FootnoteReference"/>
        </w:rPr>
        <w:footnoteRef/>
      </w:r>
      <w:r>
        <w:t xml:space="preserve"> [JS] or “give thanks to”, or “thankfully confess Your Name with praise”</w:t>
      </w:r>
    </w:p>
  </w:footnote>
  <w:footnote w:id="232">
    <w:p w14:paraId="4F22E4CE" w14:textId="77777777" w:rsidR="00ED1D04" w:rsidRPr="004A3E27" w:rsidRDefault="00ED1D0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ED1D04" w:rsidRPr="004A3E27" w:rsidRDefault="00ED1D0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ED1D04" w:rsidRPr="004A3E27" w:rsidRDefault="00ED1D0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ED1D04" w:rsidRPr="004A3E27" w:rsidRDefault="00ED1D04"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ED1D04" w:rsidRPr="004A3E27" w:rsidRDefault="00ED1D0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ED1D04" w:rsidRPr="004A3E27" w:rsidRDefault="00ED1D0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ED1D04" w:rsidRDefault="00ED1D04"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ED1D04" w:rsidRDefault="00ED1D04" w:rsidP="00E10FAF">
      <w:pPr>
        <w:pStyle w:val="footnote"/>
      </w:pPr>
      <w:r>
        <w:rPr>
          <w:rStyle w:val="FootnoteReference"/>
        </w:rPr>
        <w:footnoteRef/>
      </w:r>
      <w:r>
        <w:t xml:space="preserve"> [JS] literally “do obeisance”, i.e. “bow down to”</w:t>
      </w:r>
    </w:p>
  </w:footnote>
  <w:footnote w:id="240">
    <w:p w14:paraId="66A4B8D8" w14:textId="2A1C62C8" w:rsidR="00ED1D04" w:rsidRPr="004A3E27" w:rsidRDefault="00ED1D0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ED1D04" w:rsidRPr="004A3E27" w:rsidRDefault="00ED1D04" w:rsidP="00714A98">
      <w:pPr>
        <w:pStyle w:val="footnote"/>
      </w:pPr>
      <w:r w:rsidRPr="004A3E27">
        <w:rPr>
          <w:rStyle w:val="FootnoteReference"/>
        </w:rPr>
        <w:footnoteRef/>
      </w:r>
      <w:r w:rsidRPr="004A3E27">
        <w:t xml:space="preserve"> Rev. 22:1.</w:t>
      </w:r>
    </w:p>
  </w:footnote>
  <w:footnote w:id="242">
    <w:p w14:paraId="0C57446A" w14:textId="77777777" w:rsidR="00ED1D04" w:rsidRDefault="00ED1D04" w:rsidP="00714A98">
      <w:pPr>
        <w:pStyle w:val="footnote"/>
      </w:pPr>
      <w:r>
        <w:rPr>
          <w:rStyle w:val="FootnoteReference"/>
        </w:rPr>
        <w:footnoteRef/>
      </w:r>
      <w:r>
        <w:t xml:space="preserve"> Fr. Lazarus has “dwelling-place”</w:t>
      </w:r>
    </w:p>
  </w:footnote>
  <w:footnote w:id="243">
    <w:p w14:paraId="77903F63" w14:textId="77777777" w:rsidR="00ED1D04" w:rsidRDefault="00ED1D04" w:rsidP="00714A98">
      <w:pPr>
        <w:pStyle w:val="footnote"/>
      </w:pPr>
      <w:r>
        <w:rPr>
          <w:rStyle w:val="FootnoteReference"/>
        </w:rPr>
        <w:footnoteRef/>
      </w:r>
      <w:r>
        <w:t xml:space="preserve"> [JS] the city’s</w:t>
      </w:r>
    </w:p>
  </w:footnote>
  <w:footnote w:id="244">
    <w:p w14:paraId="73DCC24E" w14:textId="7E226D89" w:rsidR="00ED1D04" w:rsidRPr="004A3E27" w:rsidRDefault="00ED1D0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ED1D04" w:rsidRPr="004A3E27" w:rsidRDefault="00ED1D04"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ED1D04" w:rsidRPr="004A3E27" w:rsidRDefault="00ED1D0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ED1D04" w:rsidRPr="004A3E27" w:rsidRDefault="00ED1D04"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ED1D04" w:rsidRPr="004A3E27" w:rsidRDefault="00ED1D0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ED1D04" w:rsidRPr="004A3E27" w:rsidRDefault="00ED1D04"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ED1D04" w:rsidRPr="004A3E27" w:rsidRDefault="00ED1D0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ED1D04" w:rsidRDefault="00ED1D04" w:rsidP="008C19B4">
      <w:pPr>
        <w:pStyle w:val="footnote"/>
      </w:pPr>
      <w:r>
        <w:rPr>
          <w:rStyle w:val="FootnoteReference"/>
        </w:rPr>
        <w:footnoteRef/>
      </w:r>
      <w:r>
        <w:t xml:space="preserve"> [JS] or “beautifully situated”</w:t>
      </w:r>
    </w:p>
  </w:footnote>
  <w:footnote w:id="252">
    <w:p w14:paraId="5F050EEC" w14:textId="7F9EDEA1" w:rsidR="00ED1D04" w:rsidRPr="004A3E27" w:rsidRDefault="00ED1D0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ED1D04" w:rsidRPr="004A3E27" w:rsidRDefault="00ED1D0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ED1D04" w:rsidRPr="004A3E27" w:rsidRDefault="00ED1D0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ED1D04" w:rsidRDefault="00ED1D04" w:rsidP="00183599">
      <w:pPr>
        <w:pStyle w:val="footnote"/>
      </w:pPr>
      <w:r>
        <w:rPr>
          <w:rStyle w:val="FootnoteReference"/>
        </w:rPr>
        <w:footnoteRef/>
      </w:r>
      <w:r>
        <w:t xml:space="preserve"> [JS] Fr. Lazarus adds “justice and right judgment” to “righteousness”</w:t>
      </w:r>
    </w:p>
  </w:footnote>
  <w:footnote w:id="256">
    <w:p w14:paraId="7F2EAAD2" w14:textId="77777777" w:rsidR="00ED1D04" w:rsidRPr="004A3E27" w:rsidRDefault="00ED1D0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ED1D04" w:rsidRPr="004A3E27" w:rsidRDefault="00ED1D0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ED1D04" w:rsidRDefault="00ED1D04" w:rsidP="00183599">
      <w:pPr>
        <w:pStyle w:val="footnote"/>
      </w:pPr>
      <w:r>
        <w:rPr>
          <w:rStyle w:val="FootnoteReference"/>
        </w:rPr>
        <w:footnoteRef/>
      </w:r>
      <w:r>
        <w:t xml:space="preserve"> [JS] or “eternally”</w:t>
      </w:r>
    </w:p>
  </w:footnote>
  <w:footnote w:id="259">
    <w:p w14:paraId="398A65D2" w14:textId="3A913DFE" w:rsidR="00ED1D04" w:rsidRDefault="00ED1D0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ED1D04" w:rsidRDefault="00ED1D04" w:rsidP="00183599">
      <w:pPr>
        <w:pStyle w:val="footnote"/>
      </w:pPr>
      <w:r>
        <w:rPr>
          <w:rStyle w:val="FootnoteReference"/>
        </w:rPr>
        <w:footnoteRef/>
      </w:r>
      <w:r>
        <w:t xml:space="preserve"> [JS] or “workers of iniquity”</w:t>
      </w:r>
    </w:p>
  </w:footnote>
  <w:footnote w:id="261">
    <w:p w14:paraId="3A50B91B" w14:textId="77777777" w:rsidR="00ED1D04" w:rsidRPr="004A3E27" w:rsidRDefault="00ED1D0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ED1D04" w:rsidRDefault="00ED1D04" w:rsidP="00183599">
      <w:pPr>
        <w:pStyle w:val="footnote"/>
      </w:pPr>
      <w:r>
        <w:rPr>
          <w:rStyle w:val="FootnoteReference"/>
        </w:rPr>
        <w:footnoteRef/>
      </w:r>
      <w:r>
        <w:t xml:space="preserve"> [JS] or “ransom”</w:t>
      </w:r>
    </w:p>
  </w:footnote>
  <w:footnote w:id="263">
    <w:p w14:paraId="058ED3C9" w14:textId="6776EDA1" w:rsidR="00ED1D04" w:rsidRDefault="00ED1D04" w:rsidP="001B710E">
      <w:pPr>
        <w:pStyle w:val="footnote"/>
      </w:pPr>
      <w:r>
        <w:rPr>
          <w:rStyle w:val="FootnoteReference"/>
        </w:rPr>
        <w:footnoteRef/>
      </w:r>
      <w:r>
        <w:t xml:space="preserve"> [JS] or tabernacles.</w:t>
      </w:r>
    </w:p>
  </w:footnote>
  <w:footnote w:id="264">
    <w:p w14:paraId="329608F2" w14:textId="7CC39845" w:rsidR="00ED1D04" w:rsidRDefault="00ED1D04"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ED1D04" w:rsidRDefault="00ED1D04" w:rsidP="005E4259">
      <w:pPr>
        <w:pStyle w:val="footnote"/>
      </w:pPr>
      <w:r>
        <w:rPr>
          <w:rStyle w:val="FootnoteReference"/>
        </w:rPr>
        <w:footnoteRef/>
      </w:r>
      <w:r>
        <w:t xml:space="preserve"> [JS] or “I will not find fault with your sacrifices”</w:t>
      </w:r>
    </w:p>
  </w:footnote>
  <w:footnote w:id="266">
    <w:p w14:paraId="45DA152E" w14:textId="77777777" w:rsidR="00ED1D04" w:rsidRPr="004A3E27" w:rsidRDefault="00ED1D0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ED1D04" w:rsidRDefault="00ED1D04" w:rsidP="007E0330">
      <w:pPr>
        <w:pStyle w:val="footnote"/>
      </w:pPr>
      <w:r>
        <w:rPr>
          <w:rStyle w:val="FootnoteReference"/>
        </w:rPr>
        <w:footnoteRef/>
      </w:r>
      <w:r>
        <w:t xml:space="preserve"> [JS] [] found in Coptic</w:t>
      </w:r>
    </w:p>
  </w:footnote>
  <w:footnote w:id="268">
    <w:p w14:paraId="5A6B4D6B" w14:textId="65293C06" w:rsidR="00ED1D04" w:rsidRPr="004A3E27" w:rsidRDefault="00ED1D0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ED1D04" w:rsidRDefault="00ED1D04" w:rsidP="007E0330">
      <w:pPr>
        <w:pStyle w:val="footnote"/>
      </w:pPr>
      <w:r>
        <w:rPr>
          <w:rStyle w:val="FootnoteReference"/>
        </w:rPr>
        <w:footnoteRef/>
      </w:r>
      <w:r>
        <w:t xml:space="preserve"> [JS] “showed me” or “made known to me”</w:t>
      </w:r>
    </w:p>
  </w:footnote>
  <w:footnote w:id="270">
    <w:p w14:paraId="6185D531" w14:textId="77777777" w:rsidR="00ED1D04" w:rsidRPr="004A3E27" w:rsidRDefault="00ED1D04" w:rsidP="00BD5BBE">
      <w:pPr>
        <w:pStyle w:val="footnote"/>
      </w:pPr>
      <w:r w:rsidRPr="004A3E27">
        <w:rPr>
          <w:rStyle w:val="FootnoteReference"/>
        </w:rPr>
        <w:footnoteRef/>
      </w:r>
      <w:r w:rsidRPr="004A3E27">
        <w:t xml:space="preserve"> Exodus 12:22; John 19:29; Hebrews 9:19.</w:t>
      </w:r>
    </w:p>
  </w:footnote>
  <w:footnote w:id="271">
    <w:p w14:paraId="3533F1BB" w14:textId="71B96EA6" w:rsidR="00ED1D04" w:rsidRDefault="00ED1D04" w:rsidP="007E0330">
      <w:pPr>
        <w:pStyle w:val="footnote"/>
      </w:pPr>
      <w:r>
        <w:rPr>
          <w:rStyle w:val="FootnoteReference"/>
        </w:rPr>
        <w:footnoteRef/>
      </w:r>
      <w:r>
        <w:t xml:space="preserve"> [JS] literally “face”.</w:t>
      </w:r>
    </w:p>
  </w:footnote>
  <w:footnote w:id="272">
    <w:p w14:paraId="1F9FC60F" w14:textId="3E919970" w:rsidR="00ED1D04" w:rsidRDefault="00ED1D04" w:rsidP="005E4259">
      <w:pPr>
        <w:pStyle w:val="footnote"/>
      </w:pPr>
      <w:r>
        <w:rPr>
          <w:rStyle w:val="FootnoteReference"/>
        </w:rPr>
        <w:footnoteRef/>
      </w:r>
      <w:r>
        <w:t xml:space="preserve"> [JS] or “blood-guiltiness”</w:t>
      </w:r>
    </w:p>
  </w:footnote>
  <w:footnote w:id="273">
    <w:p w14:paraId="202128F8" w14:textId="4DFF74D6" w:rsidR="00ED1D04" w:rsidRDefault="00ED1D04" w:rsidP="00284568">
      <w:pPr>
        <w:pStyle w:val="footnote"/>
      </w:pPr>
      <w:r>
        <w:rPr>
          <w:rStyle w:val="FootnoteReference"/>
        </w:rPr>
        <w:footnoteRef/>
      </w:r>
      <w:r>
        <w:t xml:space="preserve"> [JS] or “gives thanks to,” or “thankfully confess You with praise”</w:t>
      </w:r>
    </w:p>
  </w:footnote>
  <w:footnote w:id="274">
    <w:p w14:paraId="6650920A" w14:textId="4D441CB0" w:rsidR="00ED1D04" w:rsidRPr="004A3E27" w:rsidRDefault="00ED1D0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ED1D04" w:rsidRPr="004A3E27" w:rsidRDefault="00ED1D0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ED1D04" w:rsidRDefault="00ED1D04" w:rsidP="00284568">
      <w:pPr>
        <w:pStyle w:val="footnote"/>
      </w:pPr>
      <w:r>
        <w:rPr>
          <w:rStyle w:val="FootnoteReference"/>
        </w:rPr>
        <w:footnoteRef/>
      </w:r>
      <w:r>
        <w:t xml:space="preserve"> [JS] or “give thanks to You,” or “thankfully confess You with praise”</w:t>
      </w:r>
    </w:p>
  </w:footnote>
  <w:footnote w:id="277">
    <w:p w14:paraId="51837483" w14:textId="77777777" w:rsidR="00ED1D04" w:rsidRPr="004A3E27" w:rsidRDefault="00ED1D0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ED1D04" w:rsidRPr="004A3E27" w:rsidRDefault="00ED1D04" w:rsidP="00BD5BBE">
      <w:pPr>
        <w:pStyle w:val="footnote"/>
      </w:pPr>
      <w:r w:rsidRPr="004A3E27">
        <w:rPr>
          <w:rStyle w:val="FootnoteReference"/>
        </w:rPr>
        <w:footnoteRef/>
      </w:r>
      <w:r w:rsidRPr="004A3E27">
        <w:t xml:space="preserve"> Lk. 10:18; 2 Thess. 1:6.</w:t>
      </w:r>
    </w:p>
  </w:footnote>
  <w:footnote w:id="279">
    <w:p w14:paraId="649547A2" w14:textId="77777777" w:rsidR="00ED1D04" w:rsidRPr="004A3E27" w:rsidRDefault="00ED1D0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ED1D04" w:rsidRDefault="00ED1D04" w:rsidP="00125EB7">
      <w:pPr>
        <w:pStyle w:val="footnote"/>
      </w:pPr>
      <w:r>
        <w:rPr>
          <w:rStyle w:val="FootnoteReference"/>
        </w:rPr>
        <w:footnoteRef/>
      </w:r>
      <w:r>
        <w:t xml:space="preserve"> [JS] “it” refers to the iniquity and strife.</w:t>
      </w:r>
    </w:p>
  </w:footnote>
  <w:footnote w:id="281">
    <w:p w14:paraId="4DEA0F95" w14:textId="27D8C248" w:rsidR="00ED1D04" w:rsidRPr="004A3E27" w:rsidRDefault="00ED1D04"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ED1D04" w:rsidRPr="004A3E27" w:rsidRDefault="00ED1D04"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ED1D04" w:rsidRDefault="00ED1D04" w:rsidP="00A8553A">
      <w:pPr>
        <w:pStyle w:val="footnote"/>
      </w:pPr>
      <w:r>
        <w:rPr>
          <w:rStyle w:val="FootnoteReference"/>
        </w:rPr>
        <w:footnoteRef/>
      </w:r>
      <w:r>
        <w:t xml:space="preserve"> [JS] NETS omits “not”</w:t>
      </w:r>
    </w:p>
  </w:footnote>
  <w:footnote w:id="284">
    <w:p w14:paraId="594F6979" w14:textId="77777777" w:rsidR="00ED1D04" w:rsidRPr="004A3E27" w:rsidRDefault="00ED1D0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ED1D04" w:rsidRPr="004A3E27" w:rsidRDefault="00ED1D0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ED1D04" w:rsidRDefault="00ED1D04" w:rsidP="003E4AFE">
      <w:pPr>
        <w:pStyle w:val="footnote"/>
      </w:pPr>
      <w:r>
        <w:rPr>
          <w:rStyle w:val="FootnoteReference"/>
        </w:rPr>
        <w:footnoteRef/>
      </w:r>
      <w:r>
        <w:t xml:space="preserve"> [JS] or “I will sing and praise,” or “I will sing and make music”</w:t>
      </w:r>
    </w:p>
  </w:footnote>
  <w:footnote w:id="287">
    <w:p w14:paraId="5EA08A63" w14:textId="7ED730C0" w:rsidR="00ED1D04" w:rsidRDefault="00ED1D04"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ED1D04" w:rsidRPr="004A3E27" w:rsidRDefault="00ED1D04"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ED1D04" w:rsidRDefault="00ED1D04" w:rsidP="0080248C">
      <w:pPr>
        <w:pStyle w:val="footnote"/>
      </w:pPr>
      <w:r>
        <w:rPr>
          <w:rStyle w:val="FootnoteReference"/>
        </w:rPr>
        <w:footnoteRef/>
      </w:r>
      <w:r>
        <w:t xml:space="preserve"> [JS] or “the lawless,” or “those that do wickedness”</w:t>
      </w:r>
    </w:p>
  </w:footnote>
  <w:footnote w:id="290">
    <w:p w14:paraId="21F36685" w14:textId="77777777" w:rsidR="00ED1D04" w:rsidRPr="004A3E27" w:rsidRDefault="00ED1D04" w:rsidP="00BD5BBE">
      <w:pPr>
        <w:pStyle w:val="footnote"/>
      </w:pPr>
      <w:r w:rsidRPr="004A3E27">
        <w:rPr>
          <w:rStyle w:val="FootnoteReference"/>
        </w:rPr>
        <w:footnoteRef/>
      </w:r>
      <w:r w:rsidRPr="004A3E27">
        <w:t xml:space="preserve"> Mercy: love (Luke 10:37).</w:t>
      </w:r>
    </w:p>
  </w:footnote>
  <w:footnote w:id="291">
    <w:p w14:paraId="6EFF888C" w14:textId="1261A193" w:rsidR="00ED1D04" w:rsidRPr="004A3E27" w:rsidRDefault="00ED1D0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ED1D04" w:rsidRPr="004A3E27" w:rsidRDefault="00ED1D04"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ED1D04" w:rsidRPr="004A3E27" w:rsidRDefault="00ED1D0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ED1D04" w:rsidRPr="004A3E27" w:rsidRDefault="00ED1D0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ED1D04" w:rsidRPr="004A3E27" w:rsidRDefault="00ED1D0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ED1D04" w:rsidRPr="004A3E27" w:rsidRDefault="00ED1D0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ED1D04" w:rsidRDefault="00ED1D04"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ED1D04" w:rsidRPr="004A3E27" w:rsidRDefault="00ED1D04" w:rsidP="009C1AC4">
      <w:pPr>
        <w:pStyle w:val="footnote"/>
      </w:pPr>
      <w:r w:rsidRPr="004A3E27">
        <w:rPr>
          <w:rStyle w:val="FootnoteReference"/>
        </w:rPr>
        <w:footnoteRef/>
      </w:r>
      <w:r w:rsidRPr="004A3E27">
        <w:t xml:space="preserve"> Job. 33:14.</w:t>
      </w:r>
    </w:p>
  </w:footnote>
  <w:footnote w:id="299">
    <w:p w14:paraId="3F4DF601" w14:textId="362CF8F1" w:rsidR="00ED1D04" w:rsidRDefault="00ED1D04" w:rsidP="004F49CE">
      <w:pPr>
        <w:pStyle w:val="footnote"/>
      </w:pPr>
      <w:r>
        <w:rPr>
          <w:rStyle w:val="FootnoteReference"/>
        </w:rPr>
        <w:footnoteRef/>
      </w:r>
      <w:r>
        <w:t xml:space="preserve"> [JS] literally, “holy place”</w:t>
      </w:r>
    </w:p>
  </w:footnote>
  <w:footnote w:id="300">
    <w:p w14:paraId="686CF1C0" w14:textId="1BBF228C" w:rsidR="00ED1D04" w:rsidRPr="004A3E27" w:rsidRDefault="00ED1D0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ED1D04" w:rsidRPr="004A3E27" w:rsidRDefault="00ED1D0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ED1D04" w:rsidRPr="004A3E27" w:rsidRDefault="00ED1D04"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ED1D04" w:rsidRDefault="00ED1D04" w:rsidP="005438BF">
      <w:pPr>
        <w:pStyle w:val="footnote"/>
      </w:pPr>
      <w:r>
        <w:rPr>
          <w:rStyle w:val="FootnoteReference"/>
        </w:rPr>
        <w:footnoteRef/>
      </w:r>
      <w:r>
        <w:t xml:space="preserve"> [JS] lit, “filled with fatness.”</w:t>
      </w:r>
    </w:p>
  </w:footnote>
  <w:footnote w:id="304">
    <w:p w14:paraId="6F4E7A1F" w14:textId="704DC134" w:rsidR="00ED1D04" w:rsidRPr="004A3E27" w:rsidRDefault="00ED1D0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ED1D04" w:rsidRPr="004A3E27" w:rsidRDefault="00ED1D0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ED1D04" w:rsidRPr="004A3E27" w:rsidRDefault="00ED1D0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ED1D04" w:rsidRPr="004A3E27" w:rsidRDefault="00ED1D04" w:rsidP="00BD5BBE">
      <w:pPr>
        <w:pStyle w:val="footnote"/>
      </w:pPr>
      <w:r w:rsidRPr="004A3E27">
        <w:rPr>
          <w:rStyle w:val="FootnoteReference"/>
        </w:rPr>
        <w:footnoteRef/>
      </w:r>
      <w:r w:rsidRPr="004A3E27">
        <w:t xml:space="preserve"> See footnote 62. &lt;2 previously&gt;</w:t>
      </w:r>
    </w:p>
  </w:footnote>
  <w:footnote w:id="308">
    <w:p w14:paraId="520E1D4D" w14:textId="70DD6036" w:rsidR="00ED1D04" w:rsidRDefault="00ED1D04" w:rsidP="000E01D1">
      <w:pPr>
        <w:pStyle w:val="footnote"/>
      </w:pPr>
      <w:r>
        <w:rPr>
          <w:rStyle w:val="FootnoteReference"/>
        </w:rPr>
        <w:footnoteRef/>
      </w:r>
      <w:r>
        <w:t xml:space="preserve"> [JS], “do obeisance”, i.e. prostrate, not just an attitude, but an act</w:t>
      </w:r>
    </w:p>
  </w:footnote>
  <w:footnote w:id="309">
    <w:p w14:paraId="1B791EBC" w14:textId="77777777" w:rsidR="00ED1D04" w:rsidRPr="004A3E27" w:rsidRDefault="00ED1D0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ED1D04" w:rsidRPr="004A3E27" w:rsidRDefault="00ED1D04"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ED1D04" w:rsidRDefault="00ED1D04" w:rsidP="000E01D1">
      <w:pPr>
        <w:pStyle w:val="footnote"/>
      </w:pPr>
      <w:r>
        <w:rPr>
          <w:rStyle w:val="FootnoteReference"/>
        </w:rPr>
        <w:footnoteRef/>
      </w:r>
      <w:r>
        <w:t xml:space="preserve"> [JS] Fr. Lazarus has, “for”</w:t>
      </w:r>
    </w:p>
  </w:footnote>
  <w:footnote w:id="312">
    <w:p w14:paraId="693C7006" w14:textId="4BAA4AB8" w:rsidR="00ED1D04" w:rsidRPr="004A3E27" w:rsidRDefault="00ED1D0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ED1D04" w:rsidRPr="004A3E27" w:rsidRDefault="00ED1D0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ED1D04" w:rsidRPr="004A3E27" w:rsidRDefault="00ED1D0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ED1D04" w:rsidRPr="004A3E27" w:rsidRDefault="00ED1D0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ED1D04" w:rsidRDefault="00ED1D04" w:rsidP="00F81502">
      <w:pPr>
        <w:pStyle w:val="footnote"/>
      </w:pPr>
      <w:r>
        <w:rPr>
          <w:rStyle w:val="FootnoteReference"/>
        </w:rPr>
        <w:footnoteRef/>
      </w:r>
      <w:r>
        <w:t xml:space="preserve"> [JS] or “give thanks to You” or “thankfully confess You with praise”</w:t>
      </w:r>
    </w:p>
  </w:footnote>
  <w:footnote w:id="317">
    <w:p w14:paraId="29F3A7DD" w14:textId="66A81F41" w:rsidR="00ED1D04" w:rsidRDefault="00ED1D04"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ED1D04" w:rsidRPr="004A3E27" w:rsidRDefault="00ED1D0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ED1D04" w:rsidRPr="004A3E27" w:rsidRDefault="00ED1D04"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ED1D04" w:rsidRPr="004A3E27" w:rsidRDefault="00ED1D0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ED1D04" w:rsidRDefault="00ED1D04" w:rsidP="00A66BCD">
      <w:pPr>
        <w:pStyle w:val="footnote"/>
      </w:pPr>
      <w:r>
        <w:rPr>
          <w:rStyle w:val="FootnoteReference"/>
        </w:rPr>
        <w:footnoteRef/>
      </w:r>
      <w:r>
        <w:t xml:space="preserve"> [JS] literally, “before the face of”</w:t>
      </w:r>
    </w:p>
  </w:footnote>
  <w:footnote w:id="322">
    <w:p w14:paraId="576015E9" w14:textId="77777777" w:rsidR="00ED1D04" w:rsidRPr="004A3E27" w:rsidRDefault="00ED1D04" w:rsidP="00BD5BBE">
      <w:pPr>
        <w:pStyle w:val="footnote"/>
      </w:pPr>
      <w:r w:rsidRPr="004A3E27">
        <w:rPr>
          <w:rStyle w:val="FootnoteReference"/>
        </w:rPr>
        <w:footnoteRef/>
      </w:r>
      <w:r w:rsidRPr="004A3E27">
        <w:t xml:space="preserve"> Luke 4:32.</w:t>
      </w:r>
    </w:p>
  </w:footnote>
  <w:footnote w:id="323">
    <w:p w14:paraId="528CA841" w14:textId="6B333BD0" w:rsidR="00ED1D04" w:rsidRDefault="00ED1D04" w:rsidP="003863C1">
      <w:pPr>
        <w:pStyle w:val="footnote"/>
      </w:pPr>
      <w:r>
        <w:rPr>
          <w:rStyle w:val="FootnoteReference"/>
        </w:rPr>
        <w:footnoteRef/>
      </w:r>
      <w:r>
        <w:t xml:space="preserve"> [JS] literally “hosts”</w:t>
      </w:r>
    </w:p>
  </w:footnote>
  <w:footnote w:id="324">
    <w:p w14:paraId="1C35810F" w14:textId="7EDB3A13"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ED1D04" w:rsidRDefault="00ED1D04" w:rsidP="0080282E">
      <w:pPr>
        <w:pStyle w:val="footnote"/>
      </w:pPr>
      <w:r>
        <w:rPr>
          <w:rStyle w:val="FootnoteReference"/>
        </w:rPr>
        <w:footnoteRef/>
      </w:r>
      <w:r>
        <w:t xml:space="preserve"> [JS] literally, “ten-thousand fold”</w:t>
      </w:r>
    </w:p>
  </w:footnote>
  <w:footnote w:id="326">
    <w:p w14:paraId="4BA4E820" w14:textId="74DEA970" w:rsidR="00ED1D04" w:rsidRPr="004A3E27" w:rsidRDefault="00ED1D04"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ED1D04" w:rsidRDefault="00ED1D04" w:rsidP="00AC3180">
      <w:pPr>
        <w:pStyle w:val="footnote"/>
      </w:pPr>
      <w:r>
        <w:rPr>
          <w:rStyle w:val="FootnoteReference"/>
        </w:rPr>
        <w:footnoteRef/>
      </w:r>
      <w:r>
        <w:t xml:space="preserve"> [JS] “assemblies” or “congregations”</w:t>
      </w:r>
    </w:p>
  </w:footnote>
  <w:footnote w:id="328">
    <w:p w14:paraId="1069FF00" w14:textId="77777777" w:rsidR="00ED1D04" w:rsidRPr="004A3E27" w:rsidRDefault="00ED1D0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ED1D04" w:rsidRPr="004A3E27" w:rsidRDefault="00ED1D0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ED1D04" w:rsidRPr="004A3E27" w:rsidRDefault="00ED1D0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ED1D04" w:rsidRPr="004A3E27" w:rsidRDefault="00ED1D0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ED1D04" w:rsidRPr="004A3E27" w:rsidRDefault="00ED1D04" w:rsidP="00BD5BBE">
      <w:pPr>
        <w:pStyle w:val="footnote"/>
      </w:pPr>
      <w:r w:rsidRPr="004A3E27">
        <w:rPr>
          <w:rStyle w:val="FootnoteReference"/>
        </w:rPr>
        <w:footnoteRef/>
      </w:r>
      <w:r w:rsidRPr="004A3E27">
        <w:t xml:space="preserve"> Mk. 15:29; Jn. 2:17; Rom. 15:3.</w:t>
      </w:r>
    </w:p>
  </w:footnote>
  <w:footnote w:id="333">
    <w:p w14:paraId="252B5848" w14:textId="77777777" w:rsidR="00ED1D04" w:rsidRPr="004A3E27" w:rsidRDefault="00ED1D04" w:rsidP="00BD5BBE">
      <w:pPr>
        <w:pStyle w:val="footnote"/>
      </w:pPr>
      <w:r w:rsidRPr="004A3E27">
        <w:rPr>
          <w:rStyle w:val="FootnoteReference"/>
        </w:rPr>
        <w:footnoteRef/>
      </w:r>
      <w:r w:rsidRPr="004A3E27">
        <w:t xml:space="preserve"> The elders and chief priests.</w:t>
      </w:r>
    </w:p>
  </w:footnote>
  <w:footnote w:id="334">
    <w:p w14:paraId="0AE68D03" w14:textId="77777777" w:rsidR="00ED1D04" w:rsidRPr="004A3E27" w:rsidRDefault="00ED1D0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ED1D04" w:rsidRPr="004A3E27" w:rsidRDefault="00ED1D04" w:rsidP="00BD5BBE">
      <w:pPr>
        <w:pStyle w:val="footnote"/>
      </w:pPr>
      <w:r w:rsidRPr="004A3E27">
        <w:rPr>
          <w:rStyle w:val="FootnoteReference"/>
        </w:rPr>
        <w:footnoteRef/>
      </w:r>
      <w:r w:rsidRPr="004A3E27">
        <w:t xml:space="preserve"> Mt. 16:21; Mk. 8:31.</w:t>
      </w:r>
    </w:p>
  </w:footnote>
  <w:footnote w:id="336">
    <w:p w14:paraId="5D4E90F4" w14:textId="77777777" w:rsidR="00ED1D04" w:rsidRPr="004A3E27" w:rsidRDefault="00ED1D04" w:rsidP="00BD5BBE">
      <w:pPr>
        <w:pStyle w:val="footnote"/>
      </w:pPr>
      <w:r w:rsidRPr="004A3E27">
        <w:rPr>
          <w:rStyle w:val="FootnoteReference"/>
        </w:rPr>
        <w:footnoteRef/>
      </w:r>
      <w:r w:rsidRPr="004A3E27">
        <w:t xml:space="preserve"> Mt. 27:34.</w:t>
      </w:r>
    </w:p>
  </w:footnote>
  <w:footnote w:id="337">
    <w:p w14:paraId="2A1BD707" w14:textId="2E0A380E" w:rsidR="00ED1D04" w:rsidRPr="004A3E27" w:rsidRDefault="00ED1D04"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ED1D04" w:rsidRPr="004A3E27" w:rsidRDefault="00ED1D0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ED1D04" w:rsidRPr="004A3E27" w:rsidRDefault="00ED1D04"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ED1D04" w:rsidRDefault="00ED1D04"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ED1D04" w:rsidRPr="004A3E27" w:rsidRDefault="00ED1D04"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ED1D04" w:rsidRDefault="00ED1D04" w:rsidP="00C614C7">
      <w:pPr>
        <w:pStyle w:val="footnote"/>
      </w:pPr>
      <w:r>
        <w:rPr>
          <w:rStyle w:val="FootnoteReference"/>
        </w:rPr>
        <w:footnoteRef/>
      </w:r>
      <w:r>
        <w:t xml:space="preserve"> [JS] literally, “arm”.</w:t>
      </w:r>
    </w:p>
  </w:footnote>
  <w:footnote w:id="344">
    <w:p w14:paraId="523E76EA" w14:textId="77777777" w:rsidR="00ED1D04" w:rsidRPr="004A3E27" w:rsidRDefault="00ED1D04" w:rsidP="00C614C7">
      <w:pPr>
        <w:pStyle w:val="footnote"/>
      </w:pPr>
      <w:r w:rsidRPr="004A3E27">
        <w:rPr>
          <w:rStyle w:val="FootnoteReference"/>
        </w:rPr>
        <w:footnoteRef/>
      </w:r>
      <w:r w:rsidRPr="004A3E27">
        <w:t xml:space="preserve"> Ephes. 3:10; 4:8.</w:t>
      </w:r>
    </w:p>
  </w:footnote>
  <w:footnote w:id="345">
    <w:p w14:paraId="65732174" w14:textId="7AFAEA7C" w:rsidR="00ED1D04" w:rsidRDefault="00ED1D04"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ED1D04" w:rsidRPr="004A3E27" w:rsidRDefault="00ED1D0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ED1D04" w:rsidRPr="004A3E27" w:rsidRDefault="00ED1D0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ED1D04" w:rsidRDefault="00ED1D04" w:rsidP="00733705">
      <w:pPr>
        <w:pStyle w:val="footnote"/>
      </w:pPr>
      <w:r>
        <w:rPr>
          <w:rStyle w:val="FootnoteReference"/>
        </w:rPr>
        <w:footnoteRef/>
      </w:r>
      <w:r>
        <w:t xml:space="preserve"> [JS] literally “He will judge the poor of the people.”</w:t>
      </w:r>
    </w:p>
  </w:footnote>
  <w:footnote w:id="349">
    <w:p w14:paraId="4ADD947E" w14:textId="3381547D" w:rsidR="00ED1D04" w:rsidRPr="004A3E27" w:rsidRDefault="00ED1D0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ED1D04" w:rsidRPr="004A3E27" w:rsidRDefault="00ED1D04" w:rsidP="00BD5BBE">
      <w:pPr>
        <w:pStyle w:val="footnote"/>
      </w:pPr>
      <w:r w:rsidRPr="004A3E27">
        <w:rPr>
          <w:rStyle w:val="FootnoteReference"/>
        </w:rPr>
        <w:footnoteRef/>
      </w:r>
      <w:r w:rsidRPr="004A3E27">
        <w:t xml:space="preserve"> Rivers: Tigris and Euphrates.</w:t>
      </w:r>
    </w:p>
  </w:footnote>
  <w:footnote w:id="351">
    <w:p w14:paraId="7811A007" w14:textId="64EFDFFD" w:rsidR="00ED1D04" w:rsidRPr="004A3E27" w:rsidRDefault="00ED1D04"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ED1D04" w:rsidRDefault="00ED1D04"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ED1D04" w:rsidRPr="004A3E27" w:rsidRDefault="00ED1D04"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ED1D04" w:rsidRPr="004A3E27" w:rsidRDefault="00ED1D0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ED1D04" w:rsidRDefault="00ED1D04" w:rsidP="005B5466">
      <w:pPr>
        <w:pStyle w:val="footnote"/>
      </w:pPr>
      <w:r>
        <w:rPr>
          <w:rStyle w:val="FootnoteReference"/>
        </w:rPr>
        <w:footnoteRef/>
      </w:r>
      <w:r>
        <w:t xml:space="preserve"> [JS] or, “So be it! So be it!”</w:t>
      </w:r>
    </w:p>
  </w:footnote>
  <w:footnote w:id="356">
    <w:p w14:paraId="2E2191B6" w14:textId="77777777" w:rsidR="00ED1D04" w:rsidRPr="004A3E27" w:rsidRDefault="00ED1D0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ED1D04" w:rsidRPr="004A3E27" w:rsidRDefault="00ED1D0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D1D04" w:rsidRPr="004A3E27" w:rsidRDefault="00ED1D04" w:rsidP="00BD5BBE">
      <w:pPr>
        <w:pStyle w:val="footnote"/>
      </w:pPr>
      <w:r w:rsidRPr="004A3E27">
        <w:tab/>
        <w:t>For them there are no pains;</w:t>
      </w:r>
    </w:p>
    <w:p w14:paraId="15E57D33" w14:textId="77777777" w:rsidR="00ED1D04" w:rsidRPr="004A3E27" w:rsidRDefault="00ED1D04" w:rsidP="00BD5BBE">
      <w:pPr>
        <w:pStyle w:val="footnote"/>
      </w:pPr>
      <w:r w:rsidRPr="004A3E27">
        <w:tab/>
        <w:t>fit and strong are their bodies.</w:t>
      </w:r>
    </w:p>
  </w:footnote>
  <w:footnote w:id="358">
    <w:p w14:paraId="2000D9CE" w14:textId="77777777" w:rsidR="00ED1D04" w:rsidRPr="004A3E27" w:rsidRDefault="00ED1D04"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ED1D04" w:rsidRPr="004A3E27" w:rsidRDefault="00ED1D0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ED1D04" w:rsidRPr="004A3E27" w:rsidRDefault="00ED1D0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ED1D04" w:rsidRPr="004A3E27" w:rsidRDefault="00ED1D0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ED1D04" w:rsidRPr="004A3E27" w:rsidRDefault="00ED1D0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ED1D04" w:rsidRPr="004A3E27" w:rsidRDefault="00ED1D0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ED1D04" w:rsidRPr="004A3E27" w:rsidRDefault="00ED1D0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ED1D04" w:rsidRDefault="00ED1D04"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ED1D04" w:rsidRDefault="00ED1D04" w:rsidP="004B0577">
      <w:pPr>
        <w:pStyle w:val="footnote"/>
      </w:pPr>
      <w:r>
        <w:rPr>
          <w:rStyle w:val="FootnoteReference"/>
        </w:rPr>
        <w:footnoteRef/>
      </w:r>
      <w:r>
        <w:t xml:space="preserve"> [JS] or emblems.</w:t>
      </w:r>
    </w:p>
  </w:footnote>
  <w:footnote w:id="367">
    <w:p w14:paraId="48E0BAD1" w14:textId="77777777" w:rsidR="00ED1D04" w:rsidRPr="004A3E27" w:rsidRDefault="00ED1D04"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ED1D04" w:rsidRPr="004A3E27" w:rsidRDefault="00ED1D0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ED1D04" w:rsidRPr="004A3E27" w:rsidRDefault="00ED1D0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ED1D04" w:rsidRDefault="00ED1D04" w:rsidP="00E269C1">
      <w:pPr>
        <w:pStyle w:val="footnote"/>
      </w:pPr>
      <w:r>
        <w:rPr>
          <w:rStyle w:val="FootnoteReference"/>
        </w:rPr>
        <w:footnoteRef/>
      </w:r>
      <w:r>
        <w:t xml:space="preserve"> [JS] or “give thanks to You” or “thankfully confess you with praise”</w:t>
      </w:r>
    </w:p>
  </w:footnote>
  <w:footnote w:id="371">
    <w:p w14:paraId="13B7F9F8" w14:textId="32B2D2FD" w:rsidR="00ED1D04" w:rsidRDefault="00ED1D04"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ED1D04" w:rsidRDefault="00ED1D04" w:rsidP="00220BA1">
      <w:pPr>
        <w:pStyle w:val="footnote"/>
      </w:pPr>
      <w:r>
        <w:rPr>
          <w:rStyle w:val="FootnoteReference"/>
        </w:rPr>
        <w:footnoteRef/>
      </w:r>
      <w:r>
        <w:t xml:space="preserve"> [JS] literally “horn”, here and below.</w:t>
      </w:r>
    </w:p>
  </w:footnote>
  <w:footnote w:id="373">
    <w:p w14:paraId="43EF022B" w14:textId="270DF778"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ED1D04" w:rsidRPr="004A3E27" w:rsidRDefault="00ED1D04"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ED1D04" w:rsidRPr="004A3E27" w:rsidRDefault="00ED1D04"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ED1D04" w:rsidRPr="004A3E27" w:rsidRDefault="00ED1D0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ED1D04" w:rsidRPr="004A3E27" w:rsidRDefault="00ED1D0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ED1D04" w:rsidRDefault="00ED1D0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ED1D04" w:rsidRDefault="00ED1D04" w:rsidP="0077116C">
      <w:pPr>
        <w:pStyle w:val="footnote"/>
      </w:pPr>
      <w:r>
        <w:rPr>
          <w:rStyle w:val="FootnoteReference"/>
        </w:rPr>
        <w:footnoteRef/>
      </w:r>
      <w:r>
        <w:t xml:space="preserve"> [JS] literally, “their voice”</w:t>
      </w:r>
    </w:p>
  </w:footnote>
  <w:footnote w:id="380">
    <w:p w14:paraId="691BE305" w14:textId="638D6FB9" w:rsidR="00ED1D04" w:rsidRDefault="00ED1D04" w:rsidP="0077116C">
      <w:pPr>
        <w:pStyle w:val="footnote"/>
      </w:pPr>
      <w:r>
        <w:rPr>
          <w:rStyle w:val="FootnoteReference"/>
        </w:rPr>
        <w:footnoteRef/>
      </w:r>
      <w:r>
        <w:t xml:space="preserve"> [JS] literally, “arrows”</w:t>
      </w:r>
    </w:p>
  </w:footnote>
  <w:footnote w:id="381">
    <w:p w14:paraId="02B0A65D" w14:textId="5AC6E269" w:rsidR="00ED1D04" w:rsidRDefault="00ED1D04" w:rsidP="0077116C">
      <w:pPr>
        <w:pStyle w:val="footnote"/>
      </w:pPr>
      <w:r>
        <w:rPr>
          <w:rStyle w:val="FootnoteReference"/>
        </w:rPr>
        <w:footnoteRef/>
      </w:r>
      <w:r>
        <w:t xml:space="preserve"> [JS] literally, “voice”</w:t>
      </w:r>
    </w:p>
  </w:footnote>
  <w:footnote w:id="382">
    <w:p w14:paraId="062E4DFE" w14:textId="77777777" w:rsidR="00ED1D04" w:rsidRDefault="00ED1D0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D1D04" w:rsidRDefault="00ED1D04" w:rsidP="00BD5BBE">
      <w:pPr>
        <w:pStyle w:val="footnote"/>
      </w:pPr>
      <w:r>
        <w:tab/>
        <w:t>‘I will speak My mind in parables,</w:t>
      </w:r>
    </w:p>
    <w:p w14:paraId="04636509" w14:textId="5081AB06" w:rsidR="00ED1D04" w:rsidRDefault="00ED1D04" w:rsidP="00BD5BBE">
      <w:pPr>
        <w:pStyle w:val="footnote"/>
      </w:pPr>
      <w:r>
        <w:tab/>
        <w:t>divulge secrets hidden since creation’ (cf. Rev. 3:14).</w:t>
      </w:r>
    </w:p>
  </w:footnote>
  <w:footnote w:id="383">
    <w:p w14:paraId="7427B3ED" w14:textId="77777777" w:rsidR="00ED1D04" w:rsidRDefault="00ED1D0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ED1D04" w:rsidRDefault="00ED1D04" w:rsidP="00BD5BBE">
      <w:pPr>
        <w:pStyle w:val="footnote"/>
      </w:pPr>
      <w:r>
        <w:rPr>
          <w:rStyle w:val="FootnoteReference"/>
        </w:rPr>
        <w:footnoteRef/>
      </w:r>
      <w:r>
        <w:t xml:space="preserve"> Ephraim = Israel (cf. Hos. 7; Num. 14; 1 Sam. 4).</w:t>
      </w:r>
    </w:p>
  </w:footnote>
  <w:footnote w:id="385">
    <w:p w14:paraId="0E4A044E" w14:textId="4F6EBBCE" w:rsidR="00ED1D04" w:rsidRDefault="00ED1D04" w:rsidP="008A536F">
      <w:pPr>
        <w:pStyle w:val="footnote"/>
      </w:pPr>
      <w:r>
        <w:rPr>
          <w:rStyle w:val="FootnoteReference"/>
        </w:rPr>
        <w:footnoteRef/>
      </w:r>
      <w:r>
        <w:t xml:space="preserve"> [JS] literally, “a waterless land”</w:t>
      </w:r>
    </w:p>
  </w:footnote>
  <w:footnote w:id="386">
    <w:p w14:paraId="3E975B3D" w14:textId="77777777" w:rsidR="00ED1D04" w:rsidRDefault="00ED1D04" w:rsidP="00BD5BBE">
      <w:pPr>
        <w:pStyle w:val="footnote"/>
      </w:pPr>
      <w:r>
        <w:rPr>
          <w:rStyle w:val="FootnoteReference"/>
        </w:rPr>
        <w:footnoteRef/>
      </w:r>
      <w:r>
        <w:t xml:space="preserve"> He deferred giving them the promised food and the Promised Land.</w:t>
      </w:r>
    </w:p>
  </w:footnote>
  <w:footnote w:id="387">
    <w:p w14:paraId="0FFCC018" w14:textId="5FB43138" w:rsidR="00ED1D04" w:rsidRDefault="00ED1D0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ED1D04" w:rsidRDefault="00ED1D04" w:rsidP="00287CDE">
      <w:pPr>
        <w:pStyle w:val="footnote"/>
      </w:pPr>
      <w:r>
        <w:rPr>
          <w:rStyle w:val="FootnoteReference"/>
        </w:rPr>
        <w:footnoteRef/>
      </w:r>
      <w:r>
        <w:t xml:space="preserve"> [JS] Fr. Lazarus has “recovered from wine”</w:t>
      </w:r>
    </w:p>
  </w:footnote>
  <w:footnote w:id="389">
    <w:p w14:paraId="4F93FDA3" w14:textId="3D07B295" w:rsidR="00ED1D04" w:rsidRDefault="00ED1D0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ED1D04" w:rsidRDefault="00ED1D04"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ED1D04" w:rsidRDefault="00ED1D04" w:rsidP="00BD5BBE">
      <w:pPr>
        <w:pStyle w:val="footnote"/>
      </w:pPr>
      <w:r>
        <w:rPr>
          <w:rStyle w:val="FootnoteReference"/>
        </w:rPr>
        <w:footnoteRef/>
      </w:r>
      <w:r>
        <w:t xml:space="preserve"> John 15.</w:t>
      </w:r>
    </w:p>
  </w:footnote>
  <w:footnote w:id="392">
    <w:p w14:paraId="211D4309" w14:textId="77777777" w:rsidR="00ED1D04" w:rsidRDefault="00ED1D04" w:rsidP="00BD5BBE">
      <w:pPr>
        <w:pStyle w:val="footnote"/>
      </w:pPr>
      <w:r>
        <w:rPr>
          <w:rStyle w:val="FootnoteReference"/>
        </w:rPr>
        <w:footnoteRef/>
      </w:r>
      <w:r>
        <w:t xml:space="preserve"> Joseph = Israel (Gen. 40:23; 48:15; Amos 6:6).</w:t>
      </w:r>
    </w:p>
  </w:footnote>
  <w:footnote w:id="393">
    <w:p w14:paraId="7AA1750E" w14:textId="77777777" w:rsidR="00ED1D04" w:rsidRDefault="00ED1D04" w:rsidP="00BD5BBE">
      <w:pPr>
        <w:pStyle w:val="footnote"/>
      </w:pPr>
      <w:r>
        <w:rPr>
          <w:rStyle w:val="FootnoteReference"/>
        </w:rPr>
        <w:footnoteRef/>
      </w:r>
      <w:r>
        <w:t xml:space="preserve"> 2 Sam. 6:2 (LXX).</w:t>
      </w:r>
    </w:p>
  </w:footnote>
  <w:footnote w:id="394">
    <w:p w14:paraId="4A2B3530" w14:textId="5B5CF4B9" w:rsidR="00ED1D04" w:rsidRDefault="00ED1D04" w:rsidP="006B0A9B">
      <w:pPr>
        <w:pStyle w:val="footnote"/>
      </w:pPr>
      <w:r>
        <w:rPr>
          <w:rStyle w:val="FootnoteReference"/>
        </w:rPr>
        <w:footnoteRef/>
      </w:r>
      <w:r>
        <w:t xml:space="preserve"> [JS] or “appear” or “reveal Yourself”</w:t>
      </w:r>
    </w:p>
  </w:footnote>
  <w:footnote w:id="395">
    <w:p w14:paraId="502F316B" w14:textId="0CF056C9" w:rsidR="00ED1D04" w:rsidRDefault="00ED1D04" w:rsidP="00542B9B">
      <w:pPr>
        <w:pStyle w:val="footnote"/>
      </w:pPr>
      <w:r>
        <w:rPr>
          <w:rStyle w:val="FootnoteReference"/>
        </w:rPr>
        <w:footnoteRef/>
      </w:r>
      <w:r>
        <w:t xml:space="preserve"> [JS] or “reveal Your face”.</w:t>
      </w:r>
    </w:p>
  </w:footnote>
  <w:footnote w:id="396">
    <w:p w14:paraId="1F148131" w14:textId="7C16470D" w:rsidR="00ED1D04" w:rsidRDefault="00ED1D0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ED1D04" w:rsidRDefault="00ED1D04" w:rsidP="00BD5BBE">
      <w:pPr>
        <w:pStyle w:val="footnote"/>
      </w:pPr>
      <w:r>
        <w:rPr>
          <w:rStyle w:val="FootnoteReference"/>
        </w:rPr>
        <w:footnoteRef/>
      </w:r>
      <w:r>
        <w:t xml:space="preserve"> ‘What tongue? The voice of God’ (St Athanasius).</w:t>
      </w:r>
    </w:p>
  </w:footnote>
  <w:footnote w:id="398">
    <w:p w14:paraId="33FBC19B" w14:textId="77777777" w:rsidR="00ED1D04" w:rsidRDefault="00ED1D04" w:rsidP="00BD5BBE">
      <w:pPr>
        <w:pStyle w:val="footnote"/>
      </w:pPr>
      <w:r>
        <w:rPr>
          <w:rStyle w:val="FootnoteReference"/>
        </w:rPr>
        <w:footnoteRef/>
      </w:r>
      <w:r>
        <w:t xml:space="preserve"> Exodus 9:23; 19:16.</w:t>
      </w:r>
    </w:p>
  </w:footnote>
  <w:footnote w:id="399">
    <w:p w14:paraId="5C3F1B44" w14:textId="608ECC60" w:rsidR="00ED1D04" w:rsidRDefault="00ED1D04"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ED1D04" w:rsidRDefault="00ED1D0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ED1D04" w:rsidRDefault="00ED1D04" w:rsidP="00BD5BBE">
      <w:pPr>
        <w:pStyle w:val="footnote"/>
      </w:pPr>
      <w:r>
        <w:rPr>
          <w:rStyle w:val="FootnoteReference"/>
        </w:rPr>
        <w:footnoteRef/>
      </w:r>
      <w:r>
        <w:t xml:space="preserve"> </w:t>
      </w:r>
      <w:r>
        <w:rPr>
          <w:i/>
        </w:rPr>
        <w:t>See the previous footnote</w:t>
      </w:r>
      <w:r>
        <w:t>.</w:t>
      </w:r>
    </w:p>
  </w:footnote>
  <w:footnote w:id="402">
    <w:p w14:paraId="09156637" w14:textId="44D0701B" w:rsidR="00ED1D04" w:rsidRDefault="00ED1D04" w:rsidP="00BD5BBE">
      <w:pPr>
        <w:pStyle w:val="footnote"/>
      </w:pPr>
      <w:r>
        <w:rPr>
          <w:rStyle w:val="FootnoteReference"/>
        </w:rPr>
        <w:footnoteRef/>
      </w:r>
      <w:r>
        <w:t xml:space="preserve"> Cf. Isaiah 36:6; 2 Chron. 32:8; 1 Tim. 6:17; Ps. 74:4; Gal. 2:9; 1 Sam. 2:8.</w:t>
      </w:r>
    </w:p>
  </w:footnote>
  <w:footnote w:id="403">
    <w:p w14:paraId="14FEF0D9" w14:textId="77777777" w:rsidR="00ED1D04" w:rsidRDefault="00ED1D04" w:rsidP="00BD5BBE">
      <w:pPr>
        <w:pStyle w:val="footnote"/>
      </w:pPr>
      <w:r>
        <w:rPr>
          <w:rStyle w:val="FootnoteReference"/>
        </w:rPr>
        <w:footnoteRef/>
      </w:r>
      <w:r>
        <w:t xml:space="preserve"> John 10:34-36.</w:t>
      </w:r>
    </w:p>
  </w:footnote>
  <w:footnote w:id="404">
    <w:p w14:paraId="136A7666" w14:textId="77777777" w:rsidR="00ED1D04" w:rsidRDefault="00ED1D04" w:rsidP="00BD5BBE">
      <w:pPr>
        <w:pStyle w:val="footnote"/>
      </w:pPr>
      <w:r>
        <w:rPr>
          <w:rStyle w:val="FootnoteReference"/>
        </w:rPr>
        <w:footnoteRef/>
      </w:r>
      <w:r>
        <w:t xml:space="preserve"> This prayer is already answered (John 3:18; 9:39; 12:31; Acts 17:31).</w:t>
      </w:r>
    </w:p>
  </w:footnote>
  <w:footnote w:id="405">
    <w:p w14:paraId="764CD80E" w14:textId="77777777" w:rsidR="00ED1D04" w:rsidRDefault="00ED1D04"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ED1D04" w:rsidRDefault="00ED1D04" w:rsidP="00BD5BBE">
      <w:pPr>
        <w:pStyle w:val="footnote"/>
      </w:pPr>
      <w:r>
        <w:rPr>
          <w:rStyle w:val="FootnoteReference"/>
        </w:rPr>
        <w:footnoteRef/>
      </w:r>
      <w:r>
        <w:t xml:space="preserve"> Man has made a mess of the earth (Gen. 3; Isaiah 24:4-6 etc.)</w:t>
      </w:r>
    </w:p>
  </w:footnote>
  <w:footnote w:id="407">
    <w:p w14:paraId="65885EA4" w14:textId="7CFB9AA8" w:rsidR="00ED1D04" w:rsidRDefault="00ED1D04" w:rsidP="00C7094F">
      <w:pPr>
        <w:pStyle w:val="footnote"/>
      </w:pPr>
      <w:r>
        <w:rPr>
          <w:rStyle w:val="FootnoteReference"/>
        </w:rPr>
        <w:footnoteRef/>
      </w:r>
      <w:r>
        <w:t xml:space="preserve"> [JS] or “anointed”</w:t>
      </w:r>
    </w:p>
  </w:footnote>
  <w:footnote w:id="408">
    <w:p w14:paraId="71E6E356" w14:textId="3B6C4C62" w:rsidR="00ED1D04" w:rsidRDefault="00ED1D04" w:rsidP="00BD5BBE">
      <w:pPr>
        <w:pStyle w:val="footnote"/>
      </w:pPr>
      <w:r>
        <w:rPr>
          <w:rStyle w:val="FootnoteReference"/>
        </w:rPr>
        <w:footnoteRef/>
      </w:r>
      <w:r>
        <w:t xml:space="preserve"> Cf. Lk. 13:25; Mk. 4:11; Col. 4:5; Rev. 22:15.</w:t>
      </w:r>
    </w:p>
  </w:footnote>
  <w:footnote w:id="409">
    <w:p w14:paraId="39C94F4B" w14:textId="0B87A78E" w:rsidR="00ED1D04" w:rsidRDefault="00ED1D04" w:rsidP="006B0A9B">
      <w:pPr>
        <w:pStyle w:val="footnote"/>
      </w:pPr>
      <w:r>
        <w:rPr>
          <w:rStyle w:val="FootnoteReference"/>
        </w:rPr>
        <w:footnoteRef/>
      </w:r>
      <w:r>
        <w:t xml:space="preserve"> [JS] or “transgressions”</w:t>
      </w:r>
    </w:p>
  </w:footnote>
  <w:footnote w:id="410">
    <w:p w14:paraId="41AC4983" w14:textId="77777777" w:rsidR="00ED1D04" w:rsidRDefault="00ED1D04"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ED1D04" w:rsidRDefault="00ED1D04" w:rsidP="009745F6">
      <w:pPr>
        <w:pStyle w:val="footnote"/>
      </w:pPr>
      <w:r>
        <w:rPr>
          <w:rStyle w:val="FootnoteReference"/>
        </w:rPr>
        <w:footnoteRef/>
      </w:r>
      <w:r>
        <w:t xml:space="preserve"> [JS] Fr. Lazarus has, “convert us”</w:t>
      </w:r>
    </w:p>
  </w:footnote>
  <w:footnote w:id="412">
    <w:p w14:paraId="5359A239" w14:textId="2D06041F" w:rsidR="00ED1D04" w:rsidRDefault="00ED1D04" w:rsidP="009745F6">
      <w:pPr>
        <w:pStyle w:val="footnote"/>
      </w:pPr>
      <w:r>
        <w:rPr>
          <w:rStyle w:val="FootnoteReference"/>
        </w:rPr>
        <w:footnoteRef/>
      </w:r>
      <w:r>
        <w:t xml:space="preserve"> [JS] or “sprouted”</w:t>
      </w:r>
    </w:p>
  </w:footnote>
  <w:footnote w:id="413">
    <w:p w14:paraId="098CF664" w14:textId="4B2C526D" w:rsidR="00ED1D04" w:rsidRDefault="00ED1D04" w:rsidP="00BD5BBE">
      <w:pPr>
        <w:pStyle w:val="footnote"/>
      </w:pPr>
      <w:r>
        <w:rPr>
          <w:rStyle w:val="FootnoteReference"/>
        </w:rPr>
        <w:footnoteRef/>
      </w:r>
      <w:r>
        <w:t xml:space="preserve"> holy: cf. 1 Cor. 3:16,17; 6:15-19; Heb. 3:1; 12:10; 1 Pet. 1:15,16; 2 Pet. 1-4.</w:t>
      </w:r>
    </w:p>
  </w:footnote>
  <w:footnote w:id="414">
    <w:p w14:paraId="7FD51EF5" w14:textId="77777777" w:rsidR="00ED1D04" w:rsidRDefault="00ED1D04"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ED1D04" w:rsidRDefault="00ED1D04" w:rsidP="00751701">
      <w:pPr>
        <w:pStyle w:val="footnote"/>
      </w:pPr>
      <w:r>
        <w:rPr>
          <w:rStyle w:val="FootnoteReference"/>
        </w:rPr>
        <w:footnoteRef/>
      </w:r>
      <w:r>
        <w:t xml:space="preserve"> [JS] literally, “voice”</w:t>
      </w:r>
    </w:p>
  </w:footnote>
  <w:footnote w:id="416">
    <w:p w14:paraId="3DAD2C70" w14:textId="080A36FD" w:rsidR="00ED1D04" w:rsidRDefault="00ED1D04" w:rsidP="00C32C04">
      <w:pPr>
        <w:pStyle w:val="footnote"/>
      </w:pPr>
      <w:r>
        <w:rPr>
          <w:rStyle w:val="FootnoteReference"/>
        </w:rPr>
        <w:footnoteRef/>
      </w:r>
      <w:r>
        <w:t xml:space="preserve"> [JS] Literally, “do obeisance”, i.e. physically bow down</w:t>
      </w:r>
    </w:p>
  </w:footnote>
  <w:footnote w:id="417">
    <w:p w14:paraId="2E11ABE5" w14:textId="77777777" w:rsidR="00ED1D04" w:rsidRDefault="00ED1D04" w:rsidP="00BD5BBE">
      <w:pPr>
        <w:pStyle w:val="footnote"/>
      </w:pPr>
      <w:r>
        <w:rPr>
          <w:rStyle w:val="FootnoteReference"/>
        </w:rPr>
        <w:footnoteRef/>
      </w:r>
      <w:r>
        <w:t xml:space="preserve"> ‘The song of the Lamb.’ (Rev. 15:3-5; John 12:32).</w:t>
      </w:r>
    </w:p>
  </w:footnote>
  <w:footnote w:id="418">
    <w:p w14:paraId="7112E84B" w14:textId="2D3BBD84" w:rsidR="00ED1D04" w:rsidRDefault="00ED1D04"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ED1D04" w:rsidRDefault="00ED1D04" w:rsidP="00C32C04">
      <w:pPr>
        <w:pStyle w:val="footnote"/>
      </w:pPr>
      <w:r>
        <w:rPr>
          <w:rStyle w:val="FootnoteReference"/>
        </w:rPr>
        <w:footnoteRef/>
      </w:r>
      <w:r>
        <w:t xml:space="preserve"> [JS] or “lawless”</w:t>
      </w:r>
    </w:p>
  </w:footnote>
  <w:footnote w:id="420">
    <w:p w14:paraId="76D459DC" w14:textId="1D5E39F2" w:rsidR="00ED1D04" w:rsidRDefault="00ED1D04" w:rsidP="004A5192">
      <w:pPr>
        <w:pStyle w:val="footnote"/>
      </w:pPr>
      <w:r>
        <w:rPr>
          <w:rStyle w:val="FootnoteReference"/>
        </w:rPr>
        <w:footnoteRef/>
      </w:r>
      <w:r>
        <w:t xml:space="preserve"> [JS] Or, “band”, “gathering”, or “synagogue”</w:t>
      </w:r>
    </w:p>
  </w:footnote>
  <w:footnote w:id="421">
    <w:p w14:paraId="664DD95E" w14:textId="08E445BA" w:rsidR="00ED1D04" w:rsidRDefault="00ED1D04"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ED1D04" w:rsidRDefault="00ED1D0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ED1D04" w:rsidRDefault="00ED1D0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ED1D04" w:rsidRDefault="00ED1D04" w:rsidP="00ED7AD3">
      <w:pPr>
        <w:pStyle w:val="footnote"/>
      </w:pPr>
      <w:r>
        <w:rPr>
          <w:rStyle w:val="FootnoteReference"/>
        </w:rPr>
        <w:footnoteRef/>
      </w:r>
      <w:r>
        <w:t xml:space="preserve"> [JS] or “Mother Zion will say,”</w:t>
      </w:r>
    </w:p>
  </w:footnote>
  <w:footnote w:id="425">
    <w:p w14:paraId="2178F99A" w14:textId="083F0AD6" w:rsidR="00ED1D04" w:rsidRDefault="00ED1D04" w:rsidP="00ED7AD3">
      <w:pPr>
        <w:pStyle w:val="footnote"/>
      </w:pPr>
      <w:r>
        <w:rPr>
          <w:rStyle w:val="FootnoteReference"/>
        </w:rPr>
        <w:footnoteRef/>
      </w:r>
      <w:r>
        <w:t xml:space="preserve"> [JS] Coptic has, “that a man and a man dwelt in her”</w:t>
      </w:r>
    </w:p>
  </w:footnote>
  <w:footnote w:id="426">
    <w:p w14:paraId="02B9876C" w14:textId="77777777" w:rsidR="00ED1D04" w:rsidRDefault="00ED1D0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ED1D04" w:rsidRDefault="00ED1D04" w:rsidP="004E2A9B">
      <w:pPr>
        <w:pStyle w:val="footnote"/>
      </w:pPr>
      <w:r>
        <w:rPr>
          <w:rStyle w:val="FootnoteReference"/>
        </w:rPr>
        <w:footnoteRef/>
      </w:r>
      <w:r>
        <w:t xml:space="preserve"> [JS] or, “corpses”</w:t>
      </w:r>
    </w:p>
  </w:footnote>
  <w:footnote w:id="428">
    <w:p w14:paraId="228CEE3D" w14:textId="77777777" w:rsidR="00ED1D04" w:rsidRDefault="00ED1D0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ED1D04" w:rsidRDefault="00ED1D04" w:rsidP="004E2A9B">
      <w:pPr>
        <w:pStyle w:val="footnote"/>
      </w:pPr>
      <w:r>
        <w:rPr>
          <w:rStyle w:val="FootnoteReference"/>
        </w:rPr>
        <w:footnoteRef/>
      </w:r>
      <w:r>
        <w:t xml:space="preserve"> [JS] or “billows”</w:t>
      </w:r>
    </w:p>
  </w:footnote>
  <w:footnote w:id="430">
    <w:p w14:paraId="5ACFD856" w14:textId="14632015" w:rsidR="00ED1D04" w:rsidRDefault="00ED1D04" w:rsidP="00FF46D1">
      <w:pPr>
        <w:pStyle w:val="footnote"/>
      </w:pPr>
      <w:r>
        <w:rPr>
          <w:rStyle w:val="FootnoteReference"/>
        </w:rPr>
        <w:footnoteRef/>
      </w:r>
      <w:r>
        <w:t xml:space="preserve"> [JS] “they” refers to “the dead”, not to “physicians”</w:t>
      </w:r>
    </w:p>
  </w:footnote>
  <w:footnote w:id="431">
    <w:p w14:paraId="0E2F399B" w14:textId="26144FDB" w:rsidR="00ED1D04" w:rsidRDefault="00ED1D04"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ED1D04" w:rsidRDefault="00ED1D04"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ED1D04" w:rsidRDefault="00ED1D04"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ED1D04" w:rsidRDefault="00ED1D04"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ED1D04" w:rsidRDefault="00ED1D0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ED1D04" w:rsidRDefault="00ED1D04" w:rsidP="006D6CF8">
      <w:pPr>
        <w:pStyle w:val="footnote"/>
      </w:pPr>
      <w:r>
        <w:rPr>
          <w:rStyle w:val="FootnoteReference"/>
        </w:rPr>
        <w:footnoteRef/>
      </w:r>
      <w:r>
        <w:t xml:space="preserve"> [JS] Fr. Lazarus has, “for an eternal reign”</w:t>
      </w:r>
    </w:p>
  </w:footnote>
  <w:footnote w:id="437">
    <w:p w14:paraId="71813680" w14:textId="7D3BCF59" w:rsidR="00ED1D04" w:rsidRDefault="00ED1D04" w:rsidP="006D6CF8">
      <w:pPr>
        <w:pStyle w:val="footnote"/>
      </w:pPr>
      <w:r>
        <w:rPr>
          <w:rStyle w:val="FootnoteReference"/>
        </w:rPr>
        <w:footnoteRef/>
      </w:r>
      <w:r>
        <w:t xml:space="preserve"> [JS] Fr. Lazarus has, “for all generations.”</w:t>
      </w:r>
    </w:p>
  </w:footnote>
  <w:footnote w:id="438">
    <w:p w14:paraId="3E8CA221" w14:textId="7ED1052D" w:rsidR="00ED1D04" w:rsidRDefault="00ED1D0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ED1D04" w:rsidRDefault="00ED1D04" w:rsidP="006D6CF8">
      <w:pPr>
        <w:pStyle w:val="footnote"/>
      </w:pPr>
      <w:r>
        <w:rPr>
          <w:rStyle w:val="FootnoteReference"/>
        </w:rPr>
        <w:footnoteRef/>
      </w:r>
      <w:r>
        <w:t xml:space="preserve"> [JS] literally, “an assembly of holy ones”</w:t>
      </w:r>
    </w:p>
  </w:footnote>
  <w:footnote w:id="440">
    <w:p w14:paraId="179D7A74" w14:textId="04A38D47" w:rsidR="00ED1D04" w:rsidRDefault="00ED1D0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ED1D04" w:rsidRDefault="00ED1D04" w:rsidP="001626CD">
      <w:pPr>
        <w:pStyle w:val="footnote"/>
      </w:pPr>
      <w:r>
        <w:rPr>
          <w:rStyle w:val="FootnoteReference"/>
        </w:rPr>
        <w:footnoteRef/>
      </w:r>
      <w:r>
        <w:t xml:space="preserve"> [JS] Fr. Lazarus has, “will pave the way for Your presence”</w:t>
      </w:r>
    </w:p>
  </w:footnote>
  <w:footnote w:id="442">
    <w:p w14:paraId="6DF491B9" w14:textId="2435757B" w:rsidR="00ED1D04" w:rsidRDefault="00ED1D04" w:rsidP="001626CD">
      <w:pPr>
        <w:pStyle w:val="footnote"/>
      </w:pPr>
      <w:r>
        <w:rPr>
          <w:rStyle w:val="FootnoteReference"/>
        </w:rPr>
        <w:footnoteRef/>
      </w:r>
      <w:r>
        <w:t xml:space="preserve"> [JS] or “face”</w:t>
      </w:r>
    </w:p>
  </w:footnote>
  <w:footnote w:id="443">
    <w:p w14:paraId="1815409B" w14:textId="50184218" w:rsidR="00ED1D04" w:rsidRDefault="00ED1D04" w:rsidP="00B5373A">
      <w:pPr>
        <w:pStyle w:val="footnote"/>
      </w:pPr>
      <w:r>
        <w:rPr>
          <w:rStyle w:val="FootnoteReference"/>
        </w:rPr>
        <w:footnoteRef/>
      </w:r>
      <w:r>
        <w:t xml:space="preserve"> [JS] Fr. Lazrus has “we are raised to power”</w:t>
      </w:r>
    </w:p>
  </w:footnote>
  <w:footnote w:id="444">
    <w:p w14:paraId="0F6F70D6" w14:textId="1994D705" w:rsidR="00ED1D04" w:rsidRDefault="00ED1D04" w:rsidP="00BD5BBE">
      <w:pPr>
        <w:pStyle w:val="footnote"/>
      </w:pPr>
      <w:r>
        <w:rPr>
          <w:rStyle w:val="FootnoteReference"/>
        </w:rPr>
        <w:footnoteRef/>
      </w:r>
      <w:r>
        <w:t xml:space="preserve"> Cf. 2 Samuel 7:4-17; 1 Chron. 17:3-14.</w:t>
      </w:r>
    </w:p>
  </w:footnote>
  <w:footnote w:id="445">
    <w:p w14:paraId="4FF1211C" w14:textId="57A861DB" w:rsidR="00ED1D04" w:rsidRDefault="00ED1D04" w:rsidP="00962B09">
      <w:pPr>
        <w:pStyle w:val="footnote"/>
      </w:pPr>
      <w:r>
        <w:rPr>
          <w:rStyle w:val="FootnoteReference"/>
        </w:rPr>
        <w:footnoteRef/>
      </w:r>
      <w:r>
        <w:t xml:space="preserve"> [JS] or “lawlessness,” or “transgression</w:t>
      </w:r>
    </w:p>
  </w:footnote>
  <w:footnote w:id="446">
    <w:p w14:paraId="5008AA97" w14:textId="7C635360" w:rsidR="00ED1D04" w:rsidRDefault="00ED1D04" w:rsidP="00B5373A">
      <w:pPr>
        <w:pStyle w:val="footnote"/>
      </w:pPr>
      <w:r>
        <w:rPr>
          <w:rStyle w:val="FootnoteReference"/>
        </w:rPr>
        <w:footnoteRef/>
      </w:r>
      <w:r>
        <w:t xml:space="preserve"> [JS] literally, “his horn will be exalted”</w:t>
      </w:r>
    </w:p>
  </w:footnote>
  <w:footnote w:id="447">
    <w:p w14:paraId="2D768480" w14:textId="725D7BB3" w:rsidR="00ED1D04" w:rsidRDefault="00ED1D04" w:rsidP="00B5373A">
      <w:pPr>
        <w:pStyle w:val="footnote"/>
      </w:pPr>
      <w:r>
        <w:rPr>
          <w:rStyle w:val="FootnoteReference"/>
        </w:rPr>
        <w:footnoteRef/>
      </w:r>
      <w:r>
        <w:t xml:space="preserve"> [JS] Fr. Lazarus has, “I will extend his power over the sea”</w:t>
      </w:r>
    </w:p>
  </w:footnote>
  <w:footnote w:id="448">
    <w:p w14:paraId="41487A2A" w14:textId="014FBA23" w:rsidR="00ED1D04" w:rsidRDefault="00ED1D0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ED1D04" w:rsidRDefault="00ED1D04" w:rsidP="00962B09">
      <w:pPr>
        <w:pStyle w:val="footnote"/>
      </w:pPr>
      <w:r>
        <w:rPr>
          <w:rStyle w:val="FootnoteReference"/>
        </w:rPr>
        <w:footnoteRef/>
      </w:r>
      <w:r>
        <w:t xml:space="preserve"> [JS] Fr. Lazarus renders this, “dynasty”</w:t>
      </w:r>
    </w:p>
  </w:footnote>
  <w:footnote w:id="450">
    <w:p w14:paraId="11323AA1" w14:textId="77777777" w:rsidR="00ED1D04" w:rsidRDefault="00ED1D0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ED1D04" w:rsidRDefault="00ED1D04" w:rsidP="00B5373A">
      <w:pPr>
        <w:pStyle w:val="footnote"/>
      </w:pPr>
      <w:r>
        <w:rPr>
          <w:rStyle w:val="FootnoteReference"/>
        </w:rPr>
        <w:footnoteRef/>
      </w:r>
      <w:r>
        <w:t xml:space="preserve"> [JS] or “in my holy place”</w:t>
      </w:r>
    </w:p>
  </w:footnote>
  <w:footnote w:id="452">
    <w:p w14:paraId="4C1D0FC5" w14:textId="77777777" w:rsidR="00ED1D04" w:rsidRDefault="00ED1D04" w:rsidP="00C544D6">
      <w:pPr>
        <w:pStyle w:val="footnote"/>
      </w:pPr>
      <w:r>
        <w:rPr>
          <w:rStyle w:val="FootnoteReference"/>
        </w:rPr>
        <w:footnoteRef/>
      </w:r>
      <w:r>
        <w:t xml:space="preserve"> Rev. 1:5; 3:14.</w:t>
      </w:r>
    </w:p>
  </w:footnote>
  <w:footnote w:id="453">
    <w:p w14:paraId="0B7D22CC" w14:textId="391FD3DE" w:rsidR="00ED1D04" w:rsidRDefault="00ED1D04" w:rsidP="00B5373A">
      <w:pPr>
        <w:pStyle w:val="footnote"/>
      </w:pPr>
      <w:r>
        <w:rPr>
          <w:rStyle w:val="FootnoteReference"/>
        </w:rPr>
        <w:footnoteRef/>
      </w:r>
      <w:r>
        <w:t xml:space="preserve"> [JS] “anointed”</w:t>
      </w:r>
    </w:p>
  </w:footnote>
  <w:footnote w:id="454">
    <w:p w14:paraId="2C6B21AE" w14:textId="0FBCD630" w:rsidR="00ED1D04" w:rsidRDefault="00ED1D0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ED1D04" w:rsidRDefault="00ED1D04" w:rsidP="00B5373A">
      <w:pPr>
        <w:pStyle w:val="footnote"/>
      </w:pPr>
      <w:r>
        <w:rPr>
          <w:rStyle w:val="FootnoteReference"/>
        </w:rPr>
        <w:footnoteRef/>
      </w:r>
      <w:r>
        <w:t xml:space="preserve"> [JS] “So be it! So be it!” or “May it be! May it be!”</w:t>
      </w:r>
    </w:p>
  </w:footnote>
  <w:footnote w:id="456">
    <w:p w14:paraId="33FEA89E" w14:textId="6A510F2C" w:rsidR="00ED1D04" w:rsidRDefault="00ED1D04" w:rsidP="006236CC">
      <w:pPr>
        <w:pStyle w:val="footnote"/>
      </w:pPr>
      <w:r>
        <w:rPr>
          <w:rStyle w:val="FootnoteReference"/>
        </w:rPr>
        <w:footnoteRef/>
      </w:r>
      <w:r>
        <w:t xml:space="preserve"> [JS] or “expired”</w:t>
      </w:r>
    </w:p>
  </w:footnote>
  <w:footnote w:id="457">
    <w:p w14:paraId="11F2D9AD" w14:textId="77777777" w:rsidR="00ED1D04" w:rsidRDefault="00ED1D0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ED1D04" w:rsidRDefault="00ED1D04" w:rsidP="00DB082B">
      <w:pPr>
        <w:pStyle w:val="footnote"/>
      </w:pPr>
      <w:r>
        <w:rPr>
          <w:rStyle w:val="FootnoteReference"/>
        </w:rPr>
        <w:footnoteRef/>
      </w:r>
      <w:r>
        <w:t xml:space="preserve"> [JS] or “chastened”</w:t>
      </w:r>
    </w:p>
  </w:footnote>
  <w:footnote w:id="459">
    <w:p w14:paraId="2C9584E9" w14:textId="0BF57A67" w:rsidR="00ED1D04" w:rsidRDefault="00ED1D0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ED1D04" w:rsidRDefault="00ED1D04" w:rsidP="00C544D6">
      <w:pPr>
        <w:pStyle w:val="footnote"/>
      </w:pPr>
      <w:r>
        <w:rPr>
          <w:rStyle w:val="FootnoteReference"/>
        </w:rPr>
        <w:footnoteRef/>
      </w:r>
      <w:r>
        <w:t xml:space="preserve"> That is, in the Kingdom (1 Cor. 4:20).</w:t>
      </w:r>
    </w:p>
  </w:footnote>
  <w:footnote w:id="461">
    <w:p w14:paraId="6FEEFB4C" w14:textId="77777777" w:rsidR="00ED1D04" w:rsidRDefault="00ED1D04"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ED1D04" w:rsidRDefault="00ED1D04"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ED1D04" w:rsidRDefault="00ED1D04"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ED1D04" w:rsidRDefault="00ED1D04" w:rsidP="00B74D74">
      <w:pPr>
        <w:pStyle w:val="footnote"/>
      </w:pPr>
      <w:r>
        <w:rPr>
          <w:rStyle w:val="FootnoteReference"/>
        </w:rPr>
        <w:footnoteRef/>
      </w:r>
      <w:r>
        <w:t xml:space="preserve"> [JS] Or “ode”</w:t>
      </w:r>
    </w:p>
  </w:footnote>
  <w:footnote w:id="465">
    <w:p w14:paraId="4C277098" w14:textId="02C8A24D" w:rsidR="00ED1D04" w:rsidRDefault="00ED1D04" w:rsidP="00B74D74">
      <w:pPr>
        <w:pStyle w:val="footnote"/>
      </w:pPr>
      <w:r>
        <w:rPr>
          <w:rStyle w:val="FootnoteReference"/>
        </w:rPr>
        <w:footnoteRef/>
      </w:r>
      <w:r>
        <w:t xml:space="preserve"> [JS] or “forever and ever.”</w:t>
      </w:r>
    </w:p>
  </w:footnote>
  <w:footnote w:id="466">
    <w:p w14:paraId="3BE1818B" w14:textId="556FC717" w:rsidR="00ED1D04" w:rsidRDefault="00ED1D04" w:rsidP="00B74D74">
      <w:pPr>
        <w:pStyle w:val="footnote"/>
      </w:pPr>
      <w:r>
        <w:rPr>
          <w:rStyle w:val="FootnoteReference"/>
        </w:rPr>
        <w:footnoteRef/>
      </w:r>
      <w:r>
        <w:t xml:space="preserve"> [JS] literally, “And my horn will be exalted like a unicorn’s”</w:t>
      </w:r>
    </w:p>
  </w:footnote>
  <w:footnote w:id="467">
    <w:p w14:paraId="0EA8E9DE" w14:textId="575E16F4" w:rsidR="00ED1D04" w:rsidRDefault="00ED1D0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ED1D04" w:rsidRDefault="00ED1D04"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ED1D04" w:rsidRDefault="00ED1D04" w:rsidP="00325B16">
      <w:pPr>
        <w:pStyle w:val="footnote"/>
      </w:pPr>
      <w:r>
        <w:rPr>
          <w:rStyle w:val="FootnoteReference"/>
        </w:rPr>
        <w:footnoteRef/>
      </w:r>
      <w:r>
        <w:t xml:space="preserve"> [JS] literally “still increase”</w:t>
      </w:r>
    </w:p>
  </w:footnote>
  <w:footnote w:id="470">
    <w:p w14:paraId="5C5C66FF" w14:textId="1F74D241" w:rsidR="00ED1D04" w:rsidRDefault="00ED1D04" w:rsidP="00325B16">
      <w:pPr>
        <w:pStyle w:val="footnote"/>
      </w:pPr>
      <w:r>
        <w:rPr>
          <w:rStyle w:val="FootnoteReference"/>
        </w:rPr>
        <w:footnoteRef/>
      </w:r>
      <w:r>
        <w:t xml:space="preserve"> [JS] literally, “rich” or “prosperous”</w:t>
      </w:r>
    </w:p>
  </w:footnote>
  <w:footnote w:id="471">
    <w:p w14:paraId="78AC2D24" w14:textId="77777777" w:rsidR="00ED1D04" w:rsidRDefault="00ED1D04" w:rsidP="00C544D6">
      <w:pPr>
        <w:pStyle w:val="footnote"/>
      </w:pPr>
      <w:r>
        <w:rPr>
          <w:rStyle w:val="FootnoteReference"/>
        </w:rPr>
        <w:footnoteRef/>
      </w:r>
      <w:r>
        <w:t xml:space="preserve"> John 7:38.</w:t>
      </w:r>
    </w:p>
  </w:footnote>
  <w:footnote w:id="472">
    <w:p w14:paraId="6ED6A617" w14:textId="771AAD68" w:rsidR="00ED1D04" w:rsidRDefault="00ED1D04" w:rsidP="00350BD4">
      <w:pPr>
        <w:pStyle w:val="footnote"/>
      </w:pPr>
      <w:r>
        <w:rPr>
          <w:rStyle w:val="FootnoteReference"/>
        </w:rPr>
        <w:footnoteRef/>
      </w:r>
      <w:r>
        <w:t xml:space="preserve"> [JS] or “forever”</w:t>
      </w:r>
    </w:p>
  </w:footnote>
  <w:footnote w:id="473">
    <w:p w14:paraId="004CC793" w14:textId="74A20F1B" w:rsidR="00ED1D04" w:rsidRDefault="00ED1D0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ED1D04" w:rsidRDefault="00ED1D04" w:rsidP="0002098A">
      <w:pPr>
        <w:pStyle w:val="footnote"/>
      </w:pPr>
      <w:r>
        <w:rPr>
          <w:rStyle w:val="FootnoteReference"/>
        </w:rPr>
        <w:footnoteRef/>
      </w:r>
      <w:r>
        <w:t xml:space="preserve"> [JS] resident alien</w:t>
      </w:r>
    </w:p>
  </w:footnote>
  <w:footnote w:id="475">
    <w:p w14:paraId="1C9111DE" w14:textId="17A2009E" w:rsidR="00ED1D04" w:rsidRDefault="00ED1D04" w:rsidP="00C544D6">
      <w:pPr>
        <w:pStyle w:val="footnote"/>
      </w:pPr>
      <w:r>
        <w:rPr>
          <w:rStyle w:val="FootnoteReference"/>
        </w:rPr>
        <w:footnoteRef/>
      </w:r>
      <w:r>
        <w:t xml:space="preserve"> Cf. 1 Cor. 3:20, ‘The Lord knows the thoughts of the wise…’</w:t>
      </w:r>
    </w:p>
  </w:footnote>
  <w:footnote w:id="476">
    <w:p w14:paraId="63074263" w14:textId="3DCC4808" w:rsidR="00ED1D04" w:rsidRDefault="00ED1D04" w:rsidP="003E7D85">
      <w:pPr>
        <w:pStyle w:val="footnote"/>
      </w:pPr>
      <w:r>
        <w:rPr>
          <w:rStyle w:val="FootnoteReference"/>
        </w:rPr>
        <w:footnoteRef/>
      </w:r>
      <w:r>
        <w:t xml:space="preserve"> [JS] or “lawless,” or “the throne of iniquity”</w:t>
      </w:r>
    </w:p>
  </w:footnote>
  <w:footnote w:id="477">
    <w:p w14:paraId="31260F30" w14:textId="198F9DB4" w:rsidR="00ED1D04" w:rsidRDefault="00ED1D04" w:rsidP="000470D3">
      <w:pPr>
        <w:pStyle w:val="footnote"/>
      </w:pPr>
      <w:r>
        <w:rPr>
          <w:rStyle w:val="FootnoteReference"/>
        </w:rPr>
        <w:footnoteRef/>
      </w:r>
      <w:r>
        <w:t xml:space="preserve"> [JS] i.e. presence</w:t>
      </w:r>
    </w:p>
  </w:footnote>
  <w:footnote w:id="478">
    <w:p w14:paraId="3F261962" w14:textId="0A15CF5B" w:rsidR="00ED1D04" w:rsidRDefault="00ED1D04"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ED1D04" w:rsidRDefault="00ED1D04" w:rsidP="000470D3">
      <w:pPr>
        <w:pStyle w:val="footnote"/>
      </w:pPr>
      <w:r>
        <w:rPr>
          <w:rStyle w:val="FootnoteReference"/>
        </w:rPr>
        <w:footnoteRef/>
      </w:r>
      <w:r>
        <w:t xml:space="preserve"> [JS] or melody</w:t>
      </w:r>
    </w:p>
  </w:footnote>
  <w:footnote w:id="480">
    <w:p w14:paraId="6606F51D" w14:textId="294AC06E" w:rsidR="00ED1D04" w:rsidRDefault="00ED1D04" w:rsidP="002A2713">
      <w:pPr>
        <w:pStyle w:val="footnote"/>
      </w:pPr>
      <w:r>
        <w:rPr>
          <w:rStyle w:val="FootnoteReference"/>
        </w:rPr>
        <w:footnoteRef/>
      </w:r>
      <w:r>
        <w:t xml:space="preserve"> [JS] “do obeisance”</w:t>
      </w:r>
    </w:p>
  </w:footnote>
  <w:footnote w:id="481">
    <w:p w14:paraId="23B88AAA" w14:textId="4D5A6129" w:rsidR="00ED1D04" w:rsidRDefault="00ED1D04" w:rsidP="002A2713">
      <w:pPr>
        <w:pStyle w:val="footnote"/>
      </w:pPr>
      <w:r>
        <w:rPr>
          <w:rStyle w:val="FootnoteReference"/>
        </w:rPr>
        <w:footnoteRef/>
      </w:r>
      <w:r>
        <w:t xml:space="preserve"> [JS] “prostrate”</w:t>
      </w:r>
    </w:p>
  </w:footnote>
  <w:footnote w:id="482">
    <w:p w14:paraId="0242B10E" w14:textId="597B77DF" w:rsidR="00ED1D04" w:rsidRDefault="00ED1D04" w:rsidP="002A2713">
      <w:pPr>
        <w:pStyle w:val="footnote"/>
      </w:pPr>
      <w:r>
        <w:rPr>
          <w:rStyle w:val="FootnoteReference"/>
        </w:rPr>
        <w:footnoteRef/>
      </w:r>
      <w:r>
        <w:t xml:space="preserve"> [JS] OSB has, “Rebellion,” NETS has “embittering”</w:t>
      </w:r>
    </w:p>
  </w:footnote>
  <w:footnote w:id="483">
    <w:p w14:paraId="046745B9" w14:textId="77777777" w:rsidR="00ED1D04" w:rsidRDefault="00ED1D04" w:rsidP="00C544D6">
      <w:pPr>
        <w:pStyle w:val="footnote"/>
      </w:pPr>
      <w:r>
        <w:rPr>
          <w:rStyle w:val="FootnoteReference"/>
        </w:rPr>
        <w:footnoteRef/>
      </w:r>
      <w:r>
        <w:t xml:space="preserve"> Ex. 17:1-7.</w:t>
      </w:r>
    </w:p>
  </w:footnote>
  <w:footnote w:id="484">
    <w:p w14:paraId="64AAAD4A" w14:textId="25E6F9F0" w:rsidR="00ED1D04" w:rsidRDefault="00ED1D04" w:rsidP="002A2713">
      <w:pPr>
        <w:pStyle w:val="footnote"/>
      </w:pPr>
      <w:r>
        <w:rPr>
          <w:rStyle w:val="FootnoteReference"/>
        </w:rPr>
        <w:footnoteRef/>
      </w:r>
      <w:r>
        <w:t xml:space="preserve"> [JS] or “tempted”</w:t>
      </w:r>
    </w:p>
  </w:footnote>
  <w:footnote w:id="485">
    <w:p w14:paraId="08EA846E" w14:textId="77777777" w:rsidR="00ED1D04" w:rsidRDefault="00ED1D04" w:rsidP="00C544D6">
      <w:pPr>
        <w:pStyle w:val="footnote"/>
      </w:pPr>
      <w:r>
        <w:rPr>
          <w:rStyle w:val="FootnoteReference"/>
        </w:rPr>
        <w:footnoteRef/>
      </w:r>
      <w:r>
        <w:t xml:space="preserve"> Num. 14:32-34.</w:t>
      </w:r>
    </w:p>
  </w:footnote>
  <w:footnote w:id="486">
    <w:p w14:paraId="27E7289C" w14:textId="49B8D2B5" w:rsidR="00ED1D04" w:rsidRDefault="00ED1D04" w:rsidP="00C544D6">
      <w:pPr>
        <w:pStyle w:val="footnote"/>
      </w:pPr>
      <w:r>
        <w:rPr>
          <w:rStyle w:val="FootnoteReference"/>
        </w:rPr>
        <w:footnoteRef/>
      </w:r>
      <w:r>
        <w:t xml:space="preserve"> Cf. Heb.3:7-11; 4:10.</w:t>
      </w:r>
    </w:p>
  </w:footnote>
  <w:footnote w:id="487">
    <w:p w14:paraId="6A0DA86F" w14:textId="27B2622D" w:rsidR="00ED1D04" w:rsidRDefault="00ED1D04" w:rsidP="00C544D6">
      <w:pPr>
        <w:pStyle w:val="footnote"/>
      </w:pPr>
      <w:r>
        <w:rPr>
          <w:rStyle w:val="FootnoteReference"/>
        </w:rPr>
        <w:footnoteRef/>
      </w:r>
      <w:r>
        <w:t xml:space="preserve"> Cf. Deut. 32:17; 1 Cor. 10:20; Psalm 105:36-38; 1 Chron. 16:26.</w:t>
      </w:r>
    </w:p>
  </w:footnote>
  <w:footnote w:id="488">
    <w:p w14:paraId="20A46088" w14:textId="101D0C08" w:rsidR="00ED1D04" w:rsidRDefault="00ED1D04" w:rsidP="00363583">
      <w:pPr>
        <w:pStyle w:val="footnote"/>
      </w:pPr>
      <w:r>
        <w:rPr>
          <w:rStyle w:val="FootnoteReference"/>
        </w:rPr>
        <w:footnoteRef/>
      </w:r>
      <w:r>
        <w:t xml:space="preserve"> [JS] or “thanksgiving”, or “praise”. Really, “thankful confession with praise”.</w:t>
      </w:r>
    </w:p>
  </w:footnote>
  <w:footnote w:id="489">
    <w:p w14:paraId="4CE9E737" w14:textId="37ADED0C" w:rsidR="00ED1D04" w:rsidRDefault="00ED1D04" w:rsidP="00363583">
      <w:pPr>
        <w:pStyle w:val="footnote"/>
      </w:pPr>
      <w:r>
        <w:rPr>
          <w:rStyle w:val="FootnoteReference"/>
        </w:rPr>
        <w:footnoteRef/>
      </w:r>
      <w:r>
        <w:t xml:space="preserve"> [JS] literally, “holy place”</w:t>
      </w:r>
    </w:p>
  </w:footnote>
  <w:footnote w:id="490">
    <w:p w14:paraId="0D26CC38" w14:textId="563291CA" w:rsidR="00ED1D04" w:rsidRDefault="00ED1D04" w:rsidP="00363583">
      <w:pPr>
        <w:pStyle w:val="footnote"/>
      </w:pPr>
      <w:r>
        <w:rPr>
          <w:rStyle w:val="FootnoteReference"/>
        </w:rPr>
        <w:footnoteRef/>
      </w:r>
      <w:r>
        <w:t xml:space="preserve"> [JS] or, “sacrifices”</w:t>
      </w:r>
    </w:p>
  </w:footnote>
  <w:footnote w:id="491">
    <w:p w14:paraId="3B6D0020" w14:textId="12CB55F6" w:rsidR="00ED1D04" w:rsidRDefault="00ED1D04" w:rsidP="00363583">
      <w:pPr>
        <w:pStyle w:val="footnote"/>
      </w:pPr>
      <w:r>
        <w:rPr>
          <w:rStyle w:val="FootnoteReference"/>
        </w:rPr>
        <w:footnoteRef/>
      </w:r>
      <w:r>
        <w:t xml:space="preserve"> [JS] “do obeisance”</w:t>
      </w:r>
    </w:p>
  </w:footnote>
  <w:footnote w:id="492">
    <w:p w14:paraId="0223F21B" w14:textId="2545193C" w:rsidR="00ED1D04" w:rsidRDefault="00ED1D0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ED1D04" w:rsidRDefault="00ED1D04" w:rsidP="00445570">
      <w:pPr>
        <w:pStyle w:val="footnote"/>
      </w:pPr>
      <w:r>
        <w:rPr>
          <w:rStyle w:val="FootnoteReference"/>
        </w:rPr>
        <w:footnoteRef/>
      </w:r>
      <w:r>
        <w:t xml:space="preserve"> [JS] literally, “set right the world”.</w:t>
      </w:r>
    </w:p>
  </w:footnote>
  <w:footnote w:id="494">
    <w:p w14:paraId="29039A45" w14:textId="77777777" w:rsidR="00ED1D04" w:rsidRDefault="00ED1D04"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ED1D04" w:rsidRDefault="00ED1D04" w:rsidP="00445570">
      <w:pPr>
        <w:pStyle w:val="footnote"/>
      </w:pPr>
      <w:r>
        <w:rPr>
          <w:rStyle w:val="FootnoteReference"/>
        </w:rPr>
        <w:footnoteRef/>
      </w:r>
      <w:r>
        <w:t xml:space="preserve"> [JS] or “exult.”</w:t>
      </w:r>
    </w:p>
  </w:footnote>
  <w:footnote w:id="496">
    <w:p w14:paraId="027E6C5C" w14:textId="07849C22" w:rsidR="00ED1D04" w:rsidRDefault="00ED1D04" w:rsidP="00445570">
      <w:pPr>
        <w:pStyle w:val="footnote"/>
      </w:pPr>
      <w:r>
        <w:rPr>
          <w:rStyle w:val="FootnoteReference"/>
        </w:rPr>
        <w:footnoteRef/>
      </w:r>
      <w:r>
        <w:t xml:space="preserve"> [JS] i.e. “the the presence of the Lord”</w:t>
      </w:r>
    </w:p>
  </w:footnote>
  <w:footnote w:id="497">
    <w:p w14:paraId="502B0E29" w14:textId="19324D6F" w:rsidR="00ED1D04" w:rsidRDefault="00ED1D04" w:rsidP="00AF055B">
      <w:pPr>
        <w:pStyle w:val="footnote"/>
      </w:pPr>
      <w:r>
        <w:rPr>
          <w:rStyle w:val="FootnoteReference"/>
        </w:rPr>
        <w:footnoteRef/>
      </w:r>
      <w:r>
        <w:t xml:space="preserve"> [JS] or are the establishment/restoration of His throne.”</w:t>
      </w:r>
    </w:p>
  </w:footnote>
  <w:footnote w:id="498">
    <w:p w14:paraId="0A420AC8" w14:textId="0E9B7FA2" w:rsidR="00ED1D04" w:rsidRDefault="00ED1D04" w:rsidP="00C544D6">
      <w:pPr>
        <w:pStyle w:val="footnote"/>
      </w:pPr>
      <w:r>
        <w:rPr>
          <w:rStyle w:val="FootnoteReference"/>
        </w:rPr>
        <w:footnoteRef/>
      </w:r>
      <w:r>
        <w:t xml:space="preserve"> Cf. Pss. 32:5b; 84:10b. Rom. 1:19-21; 2 Cor. 4:6; Jn. 1:14; 6:40; 17:22-24.</w:t>
      </w:r>
    </w:p>
  </w:footnote>
  <w:footnote w:id="499">
    <w:p w14:paraId="7B92C494" w14:textId="3893728C" w:rsidR="00ED1D04" w:rsidRDefault="00ED1D04" w:rsidP="00AF055B">
      <w:pPr>
        <w:pStyle w:val="footnote"/>
      </w:pPr>
      <w:r>
        <w:rPr>
          <w:rStyle w:val="FootnoteReference"/>
        </w:rPr>
        <w:footnoteRef/>
      </w:r>
      <w:r>
        <w:t xml:space="preserve"> [JS] “do obeisance to”</w:t>
      </w:r>
    </w:p>
  </w:footnote>
  <w:footnote w:id="500">
    <w:p w14:paraId="3C69AEE3" w14:textId="2FCFF9DA" w:rsidR="00ED1D04" w:rsidRDefault="00ED1D04" w:rsidP="00AF055B">
      <w:pPr>
        <w:pStyle w:val="footnote"/>
      </w:pPr>
      <w:r>
        <w:rPr>
          <w:rStyle w:val="FootnoteReference"/>
        </w:rPr>
        <w:footnoteRef/>
      </w:r>
      <w:r>
        <w:t xml:space="preserve"> [JS] “do obeisance to”</w:t>
      </w:r>
    </w:p>
  </w:footnote>
  <w:footnote w:id="501">
    <w:p w14:paraId="7E0327B2" w14:textId="516E0233" w:rsidR="00ED1D04" w:rsidRDefault="00ED1D04" w:rsidP="00AF055B">
      <w:pPr>
        <w:pStyle w:val="footnote"/>
      </w:pPr>
      <w:r>
        <w:rPr>
          <w:rStyle w:val="FootnoteReference"/>
        </w:rPr>
        <w:footnoteRef/>
      </w:r>
      <w:r>
        <w:t xml:space="preserve"> [JS] Fr. Lazarus has “lives”</w:t>
      </w:r>
    </w:p>
  </w:footnote>
  <w:footnote w:id="502">
    <w:p w14:paraId="202D3E03" w14:textId="48C7AC7B" w:rsidR="00ED1D04" w:rsidRDefault="00ED1D0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ED1D04" w:rsidRDefault="00ED1D0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ED1D04" w:rsidRDefault="00ED1D04" w:rsidP="00C544D6">
      <w:pPr>
        <w:pStyle w:val="footnote"/>
      </w:pPr>
      <w:r>
        <w:rPr>
          <w:rStyle w:val="FootnoteReference"/>
        </w:rPr>
        <w:footnoteRef/>
      </w:r>
      <w:r>
        <w:t xml:space="preserve"> Rev. 4:6, Ezek. 1:5-10.</w:t>
      </w:r>
    </w:p>
  </w:footnote>
  <w:footnote w:id="505">
    <w:p w14:paraId="2C987C7D" w14:textId="7DA14E0E" w:rsidR="00ED1D04" w:rsidRDefault="00ED1D04"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ED1D04" w:rsidRDefault="00ED1D04" w:rsidP="006263C2">
      <w:pPr>
        <w:pStyle w:val="footnote"/>
      </w:pPr>
      <w:r>
        <w:rPr>
          <w:rStyle w:val="FootnoteReference"/>
        </w:rPr>
        <w:footnoteRef/>
      </w:r>
      <w:r>
        <w:t xml:space="preserve"> [JS] Fr. Lazarus has “laws”</w:t>
      </w:r>
    </w:p>
  </w:footnote>
  <w:footnote w:id="507">
    <w:p w14:paraId="2FC019B3" w14:textId="70AAB5D0" w:rsidR="00ED1D04" w:rsidRDefault="00ED1D04" w:rsidP="006263C2">
      <w:pPr>
        <w:pStyle w:val="footnote"/>
      </w:pPr>
      <w:r>
        <w:rPr>
          <w:rStyle w:val="FootnoteReference"/>
        </w:rPr>
        <w:footnoteRef/>
      </w:r>
      <w:r>
        <w:t xml:space="preserve"> [JS] “do obeisance”, commonly rendered “worship”</w:t>
      </w:r>
    </w:p>
  </w:footnote>
  <w:footnote w:id="508">
    <w:p w14:paraId="7386C0B1" w14:textId="0080D811" w:rsidR="00ED1D04" w:rsidRDefault="00ED1D04" w:rsidP="004A1997">
      <w:pPr>
        <w:pStyle w:val="footnote"/>
      </w:pPr>
      <w:r>
        <w:rPr>
          <w:rStyle w:val="FootnoteReference"/>
        </w:rPr>
        <w:footnoteRef/>
      </w:r>
      <w:r>
        <w:t xml:space="preserve"> [JS] Fr. Lazarus has “correcting”</w:t>
      </w:r>
    </w:p>
  </w:footnote>
  <w:footnote w:id="509">
    <w:p w14:paraId="273EA178" w14:textId="4DFF2FD9" w:rsidR="00ED1D04" w:rsidRDefault="00ED1D04" w:rsidP="004A1997">
      <w:pPr>
        <w:pStyle w:val="footnote"/>
      </w:pPr>
      <w:r>
        <w:rPr>
          <w:rStyle w:val="FootnoteReference"/>
        </w:rPr>
        <w:footnoteRef/>
      </w:r>
      <w:r>
        <w:t xml:space="preserve"> [JS] “do obeisance” or “fall down”</w:t>
      </w:r>
    </w:p>
  </w:footnote>
  <w:footnote w:id="510">
    <w:p w14:paraId="6E38F9F7" w14:textId="307328EF" w:rsidR="00ED1D04" w:rsidRDefault="00ED1D04"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ED1D04" w:rsidRDefault="00ED1D04" w:rsidP="0016307C">
      <w:pPr>
        <w:pStyle w:val="footnote"/>
      </w:pPr>
      <w:r>
        <w:rPr>
          <w:rStyle w:val="FootnoteReference"/>
        </w:rPr>
        <w:footnoteRef/>
      </w:r>
      <w:r>
        <w:t xml:space="preserve"> [JS] or, “and not we Him”</w:t>
      </w:r>
    </w:p>
  </w:footnote>
  <w:footnote w:id="512">
    <w:p w14:paraId="14022FB6" w14:textId="4CE3B2A5" w:rsidR="00ED1D04" w:rsidRDefault="00ED1D04"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ED1D04" w:rsidRDefault="00ED1D04" w:rsidP="00C050C7">
      <w:pPr>
        <w:pStyle w:val="footnote"/>
      </w:pPr>
      <w:r>
        <w:rPr>
          <w:rStyle w:val="FootnoteReference"/>
        </w:rPr>
        <w:footnoteRef/>
      </w:r>
      <w:r>
        <w:t xml:space="preserve"> [JS] or “do wrong,” or “the workers of iniquity”</w:t>
      </w:r>
    </w:p>
  </w:footnote>
  <w:footnote w:id="514">
    <w:p w14:paraId="4E28D6F6" w14:textId="75DDD646" w:rsidR="00ED1D04" w:rsidRDefault="00ED1D04" w:rsidP="00CD361B">
      <w:pPr>
        <w:pStyle w:val="footnote"/>
      </w:pPr>
      <w:r>
        <w:rPr>
          <w:rStyle w:val="FootnoteReference"/>
        </w:rPr>
        <w:footnoteRef/>
      </w:r>
      <w:r>
        <w:t xml:space="preserve"> [JS] or proud/haughty eyes.</w:t>
      </w:r>
    </w:p>
  </w:footnote>
  <w:footnote w:id="515">
    <w:p w14:paraId="33F848D7" w14:textId="77777777" w:rsidR="00ED1D04" w:rsidRDefault="00ED1D04"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ED1D04" w:rsidRDefault="00ED1D04"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ED1D04" w:rsidRDefault="00ED1D04" w:rsidP="00C544D6">
      <w:pPr>
        <w:pStyle w:val="footnote"/>
      </w:pPr>
      <w:r>
        <w:rPr>
          <w:rStyle w:val="FootnoteReference"/>
        </w:rPr>
        <w:footnoteRef/>
      </w:r>
      <w:r>
        <w:t xml:space="preserve"> Cf. Ps. 38:7a.</w:t>
      </w:r>
    </w:p>
  </w:footnote>
  <w:footnote w:id="518">
    <w:p w14:paraId="1B133F2B" w14:textId="56FE4EC3" w:rsidR="00ED1D04" w:rsidRDefault="00ED1D0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ED1D04" w:rsidRDefault="00ED1D04"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ED1D04" w:rsidRDefault="00ED1D04" w:rsidP="00C544D6">
      <w:pPr>
        <w:pStyle w:val="footnote"/>
      </w:pPr>
      <w:r>
        <w:rPr>
          <w:rStyle w:val="FootnoteReference"/>
        </w:rPr>
        <w:footnoteRef/>
      </w:r>
      <w:r>
        <w:t xml:space="preserve"> ‘God is love’ (1 John 4:8,16).</w:t>
      </w:r>
    </w:p>
  </w:footnote>
  <w:footnote w:id="521">
    <w:p w14:paraId="169A7896" w14:textId="77777777" w:rsidR="00ED1D04" w:rsidRDefault="00ED1D04"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ED1D04" w:rsidRDefault="00ED1D04" w:rsidP="00C544D6">
      <w:pPr>
        <w:pStyle w:val="footnote"/>
      </w:pPr>
      <w:r>
        <w:rPr>
          <w:rStyle w:val="FootnoteReference"/>
        </w:rPr>
        <w:footnoteRef/>
      </w:r>
      <w:r>
        <w:t xml:space="preserve"> Cf. Ps. 147:8.</w:t>
      </w:r>
    </w:p>
  </w:footnote>
  <w:footnote w:id="523">
    <w:p w14:paraId="3C4F2E7D" w14:textId="704C8BBC" w:rsidR="00ED1D04" w:rsidRDefault="00ED1D04" w:rsidP="001566BD">
      <w:pPr>
        <w:pStyle w:val="footnote"/>
      </w:pPr>
      <w:r>
        <w:rPr>
          <w:rStyle w:val="FootnoteReference"/>
        </w:rPr>
        <w:footnoteRef/>
      </w:r>
      <w:r>
        <w:t xml:space="preserve"> [JS] or “transgressions”</w:t>
      </w:r>
    </w:p>
  </w:footnote>
  <w:footnote w:id="524">
    <w:p w14:paraId="1F5C3038" w14:textId="77777777" w:rsidR="00ED1D04" w:rsidRDefault="00ED1D04"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ED1D04" w:rsidRDefault="00ED1D04"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ED1D04" w:rsidRDefault="00ED1D04"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ED1D04" w:rsidRDefault="00ED1D04" w:rsidP="00342E73">
      <w:pPr>
        <w:pStyle w:val="footnote"/>
      </w:pPr>
      <w:r>
        <w:rPr>
          <w:rStyle w:val="FootnoteReference"/>
        </w:rPr>
        <w:footnoteRef/>
      </w:r>
      <w:r>
        <w:t xml:space="preserve"> [JS] Fr. Lazarus has “very great”</w:t>
      </w:r>
    </w:p>
  </w:footnote>
  <w:footnote w:id="528">
    <w:p w14:paraId="4F7FE92C" w14:textId="411FA40A" w:rsidR="00ED1D04" w:rsidRDefault="00ED1D04" w:rsidP="00342E73">
      <w:pPr>
        <w:pStyle w:val="footnote"/>
      </w:pPr>
      <w:r>
        <w:rPr>
          <w:rStyle w:val="FootnoteReference"/>
        </w:rPr>
        <w:footnoteRef/>
      </w:r>
      <w:r>
        <w:t xml:space="preserve"> [JS] or “thanksgiving,” or “thankful confession with praise”</w:t>
      </w:r>
    </w:p>
  </w:footnote>
  <w:footnote w:id="529">
    <w:p w14:paraId="169AA0B7" w14:textId="592F3FAF" w:rsidR="00ED1D04" w:rsidRDefault="00ED1D0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ED1D04" w:rsidRDefault="00ED1D04" w:rsidP="00342E73">
      <w:pPr>
        <w:pStyle w:val="footnote"/>
      </w:pPr>
      <w:r>
        <w:rPr>
          <w:rStyle w:val="FootnoteReference"/>
        </w:rPr>
        <w:footnoteRef/>
      </w:r>
      <w:r>
        <w:t xml:space="preserve"> [JS] or “makes the clouds His chariot”</w:t>
      </w:r>
    </w:p>
  </w:footnote>
  <w:footnote w:id="531">
    <w:p w14:paraId="62DF6E81" w14:textId="51054D24" w:rsidR="00ED1D04" w:rsidRDefault="00ED1D04" w:rsidP="00342E73">
      <w:pPr>
        <w:pStyle w:val="footnote"/>
      </w:pPr>
      <w:r>
        <w:rPr>
          <w:rStyle w:val="FootnoteReference"/>
        </w:rPr>
        <w:footnoteRef/>
      </w:r>
      <w:r>
        <w:t xml:space="preserve"> [JS] or “messengers”</w:t>
      </w:r>
    </w:p>
  </w:footnote>
  <w:footnote w:id="532">
    <w:p w14:paraId="168D3C90" w14:textId="7FDCEE0D" w:rsidR="00ED1D04" w:rsidRDefault="00ED1D04" w:rsidP="00342E73">
      <w:pPr>
        <w:pStyle w:val="footnote"/>
      </w:pPr>
      <w:r>
        <w:rPr>
          <w:rStyle w:val="FootnoteReference"/>
        </w:rPr>
        <w:footnoteRef/>
      </w:r>
      <w:r>
        <w:t xml:space="preserve"> [JS] Fr. Lazarus has “servants”</w:t>
      </w:r>
    </w:p>
  </w:footnote>
  <w:footnote w:id="533">
    <w:p w14:paraId="45145696" w14:textId="77777777" w:rsidR="00ED1D04" w:rsidRDefault="00ED1D04" w:rsidP="00C544D6">
      <w:pPr>
        <w:pStyle w:val="footnote"/>
      </w:pPr>
      <w:r>
        <w:rPr>
          <w:rStyle w:val="FootnoteReference"/>
        </w:rPr>
        <w:footnoteRef/>
      </w:r>
      <w:r>
        <w:t xml:space="preserve"> Heb. 1:7; Ezek. 1:14; 2 Esdras 8:22.</w:t>
      </w:r>
    </w:p>
  </w:footnote>
  <w:footnote w:id="534">
    <w:p w14:paraId="0185F645" w14:textId="47FC8356" w:rsidR="00ED1D04" w:rsidRDefault="00ED1D04" w:rsidP="00342E73">
      <w:pPr>
        <w:pStyle w:val="footnote"/>
      </w:pPr>
      <w:r>
        <w:rPr>
          <w:rStyle w:val="FootnoteReference"/>
        </w:rPr>
        <w:footnoteRef/>
      </w:r>
      <w:r>
        <w:t xml:space="preserve"> [JS] Fr. Lazarus has “axis”</w:t>
      </w:r>
    </w:p>
  </w:footnote>
  <w:footnote w:id="535">
    <w:p w14:paraId="62442F76" w14:textId="4CE61300" w:rsidR="00ED1D04" w:rsidRDefault="00ED1D04" w:rsidP="00342E73">
      <w:pPr>
        <w:pStyle w:val="footnote"/>
      </w:pPr>
      <w:r>
        <w:rPr>
          <w:rStyle w:val="FootnoteReference"/>
        </w:rPr>
        <w:footnoteRef/>
      </w:r>
      <w:r>
        <w:t xml:space="preserve"> [JS] Fr. Lazarus has “wander”. NETS has “be tilted”</w:t>
      </w:r>
    </w:p>
  </w:footnote>
  <w:footnote w:id="536">
    <w:p w14:paraId="1733D904" w14:textId="3B68C5C6" w:rsidR="00ED1D04" w:rsidRDefault="00ED1D04" w:rsidP="006A0F54">
      <w:pPr>
        <w:pStyle w:val="footnote"/>
      </w:pPr>
      <w:r>
        <w:rPr>
          <w:rStyle w:val="FootnoteReference"/>
        </w:rPr>
        <w:footnoteRef/>
      </w:r>
      <w:r>
        <w:t xml:space="preserve"> [JS] literally, “founded”</w:t>
      </w:r>
    </w:p>
  </w:footnote>
  <w:footnote w:id="537">
    <w:p w14:paraId="2075EA79" w14:textId="5E6B474F" w:rsidR="00ED1D04" w:rsidRDefault="00ED1D04" w:rsidP="006A0F54">
      <w:pPr>
        <w:pStyle w:val="footnote"/>
      </w:pPr>
      <w:r>
        <w:rPr>
          <w:rStyle w:val="FootnoteReference"/>
        </w:rPr>
        <w:footnoteRef/>
      </w:r>
      <w:r>
        <w:t xml:space="preserve"> [JS] or “takes the lead among them”</w:t>
      </w:r>
    </w:p>
  </w:footnote>
  <w:footnote w:id="538">
    <w:p w14:paraId="28E7BE34" w14:textId="16676F65" w:rsidR="00ED1D04" w:rsidRDefault="00ED1D04" w:rsidP="001566BD">
      <w:pPr>
        <w:pStyle w:val="footnote"/>
      </w:pPr>
      <w:r>
        <w:rPr>
          <w:rStyle w:val="FootnoteReference"/>
        </w:rPr>
        <w:footnoteRef/>
      </w:r>
      <w:r>
        <w:t xml:space="preserve"> [JS] or “serpent”</w:t>
      </w:r>
    </w:p>
  </w:footnote>
  <w:footnote w:id="539">
    <w:p w14:paraId="11DE9B53" w14:textId="0A5609C6" w:rsidR="00ED1D04" w:rsidRDefault="00ED1D04" w:rsidP="00915FD3">
      <w:pPr>
        <w:pStyle w:val="footnote"/>
      </w:pPr>
      <w:r>
        <w:rPr>
          <w:rStyle w:val="FootnoteReference"/>
        </w:rPr>
        <w:footnoteRef/>
      </w:r>
      <w:r>
        <w:t xml:space="preserve"> [JS] or, “the universe”</w:t>
      </w:r>
    </w:p>
  </w:footnote>
  <w:footnote w:id="540">
    <w:p w14:paraId="74093DC5" w14:textId="1E09F0AA" w:rsidR="00ED1D04" w:rsidRDefault="00ED1D04" w:rsidP="00915FD3">
      <w:pPr>
        <w:pStyle w:val="footnote"/>
      </w:pPr>
      <w:r>
        <w:rPr>
          <w:rStyle w:val="FootnoteReference"/>
        </w:rPr>
        <w:footnoteRef/>
      </w:r>
      <w:r>
        <w:t xml:space="preserve"> [JS] or, “breath”</w:t>
      </w:r>
    </w:p>
  </w:footnote>
  <w:footnote w:id="541">
    <w:p w14:paraId="7147B16E" w14:textId="621A8A9E" w:rsidR="00ED1D04" w:rsidRDefault="00ED1D04" w:rsidP="001566BD">
      <w:pPr>
        <w:pStyle w:val="footnote"/>
      </w:pPr>
      <w:r>
        <w:rPr>
          <w:rStyle w:val="FootnoteReference"/>
        </w:rPr>
        <w:footnoteRef/>
      </w:r>
      <w:r>
        <w:t xml:space="preserve"> [JS] Fr. Lazarus has, “meditation”</w:t>
      </w:r>
    </w:p>
  </w:footnote>
  <w:footnote w:id="542">
    <w:p w14:paraId="384A849F" w14:textId="641C79E3" w:rsidR="00ED1D04" w:rsidRDefault="00ED1D04" w:rsidP="00C544D6">
      <w:pPr>
        <w:pStyle w:val="footnote"/>
      </w:pPr>
      <w:r>
        <w:rPr>
          <w:rStyle w:val="FootnoteReference"/>
        </w:rPr>
        <w:footnoteRef/>
      </w:r>
      <w:r>
        <w:t xml:space="preserve"> Much of Psalm 104 occurs almost verbatim in 1 Chron. 16:8-22 (cf. vv. 7:36).</w:t>
      </w:r>
    </w:p>
  </w:footnote>
  <w:footnote w:id="543">
    <w:p w14:paraId="3905FF41" w14:textId="613F8D2E" w:rsidR="00ED1D04" w:rsidRDefault="00ED1D04" w:rsidP="00321F6F">
      <w:pPr>
        <w:pStyle w:val="footnote"/>
      </w:pPr>
      <w:r>
        <w:rPr>
          <w:rStyle w:val="FootnoteReference"/>
        </w:rPr>
        <w:footnoteRef/>
      </w:r>
      <w:r>
        <w:t xml:space="preserve"> [JS] or “give thanks to”. “Thankfully confess with praise”</w:t>
      </w:r>
    </w:p>
  </w:footnote>
  <w:footnote w:id="544">
    <w:p w14:paraId="01463307" w14:textId="64E551BC" w:rsidR="00ED1D04" w:rsidRDefault="00ED1D04" w:rsidP="00321F6F">
      <w:pPr>
        <w:pStyle w:val="footnote"/>
      </w:pPr>
      <w:r>
        <w:rPr>
          <w:rStyle w:val="FootnoteReference"/>
        </w:rPr>
        <w:footnoteRef/>
      </w:r>
      <w:r>
        <w:t xml:space="preserve"> [JS] or “make music to”</w:t>
      </w:r>
    </w:p>
  </w:footnote>
  <w:footnote w:id="545">
    <w:p w14:paraId="2B9E23B4" w14:textId="03FD2FE2" w:rsidR="00ED1D04" w:rsidRDefault="00ED1D04" w:rsidP="00321F6F">
      <w:pPr>
        <w:pStyle w:val="footnote"/>
      </w:pPr>
      <w:r>
        <w:rPr>
          <w:rStyle w:val="FootnoteReference"/>
        </w:rPr>
        <w:footnoteRef/>
      </w:r>
      <w:r>
        <w:t xml:space="preserve"> [JS] i.e. presence</w:t>
      </w:r>
    </w:p>
  </w:footnote>
  <w:footnote w:id="546">
    <w:p w14:paraId="661C891F" w14:textId="3A70284B" w:rsidR="00ED1D04" w:rsidRDefault="00ED1D04" w:rsidP="00321F6F">
      <w:pPr>
        <w:pStyle w:val="footnote"/>
      </w:pPr>
      <w:r>
        <w:rPr>
          <w:rStyle w:val="FootnoteReference"/>
        </w:rPr>
        <w:footnoteRef/>
      </w:r>
      <w:r>
        <w:t xml:space="preserve"> [JS] literally, “seed”</w:t>
      </w:r>
    </w:p>
  </w:footnote>
  <w:footnote w:id="547">
    <w:p w14:paraId="329D8569" w14:textId="5DC45E53" w:rsidR="00ED1D04" w:rsidRDefault="00ED1D04" w:rsidP="00321F6F">
      <w:pPr>
        <w:pStyle w:val="footnote"/>
      </w:pPr>
      <w:r>
        <w:rPr>
          <w:rStyle w:val="FootnoteReference"/>
        </w:rPr>
        <w:footnoteRef/>
      </w:r>
      <w:r>
        <w:t xml:space="preserve"> [JS] literally, “He remembered His covenant forever”</w:t>
      </w:r>
    </w:p>
  </w:footnote>
  <w:footnote w:id="548">
    <w:p w14:paraId="6010B733" w14:textId="6B64E095" w:rsidR="00ED1D04" w:rsidRDefault="00ED1D04" w:rsidP="00321F6F">
      <w:pPr>
        <w:pStyle w:val="footnote"/>
      </w:pPr>
      <w:r>
        <w:rPr>
          <w:rStyle w:val="FootnoteReference"/>
        </w:rPr>
        <w:footnoteRef/>
      </w:r>
      <w:r>
        <w:t xml:space="preserve"> [JS] i.e. the covenant</w:t>
      </w:r>
    </w:p>
  </w:footnote>
  <w:footnote w:id="549">
    <w:p w14:paraId="301BA381" w14:textId="3C68C9E1" w:rsidR="00ED1D04" w:rsidRDefault="00ED1D04" w:rsidP="00280E2D">
      <w:pPr>
        <w:pStyle w:val="footnote"/>
      </w:pPr>
      <w:r>
        <w:rPr>
          <w:rStyle w:val="FootnoteReference"/>
        </w:rPr>
        <w:footnoteRef/>
      </w:r>
      <w:r>
        <w:t xml:space="preserve"> [JS] or foreigners, resident aliens.</w:t>
      </w:r>
    </w:p>
  </w:footnote>
  <w:footnote w:id="550">
    <w:p w14:paraId="1DCE9038" w14:textId="77777777" w:rsidR="00ED1D04" w:rsidRDefault="00ED1D0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ED1D04" w:rsidRDefault="00ED1D04" w:rsidP="00C544D6">
      <w:pPr>
        <w:pStyle w:val="footnote"/>
      </w:pPr>
      <w:r>
        <w:rPr>
          <w:rStyle w:val="FootnoteReference"/>
        </w:rPr>
        <w:footnoteRef/>
      </w:r>
      <w:r>
        <w:t xml:space="preserve"> caterpillars: larva of the locust.</w:t>
      </w:r>
    </w:p>
  </w:footnote>
  <w:footnote w:id="552">
    <w:p w14:paraId="6E762A27" w14:textId="77777777" w:rsidR="00ED1D04" w:rsidRDefault="00ED1D04" w:rsidP="00C544D6">
      <w:pPr>
        <w:pStyle w:val="footnote"/>
      </w:pPr>
      <w:r>
        <w:rPr>
          <w:rStyle w:val="FootnoteReference"/>
        </w:rPr>
        <w:footnoteRef/>
      </w:r>
      <w:r>
        <w:t xml:space="preserve"> Ex. 16:12-15; Jn. 6:31-35.</w:t>
      </w:r>
    </w:p>
  </w:footnote>
  <w:footnote w:id="553">
    <w:p w14:paraId="49AE41C2" w14:textId="50246779" w:rsidR="00ED1D04" w:rsidRDefault="00ED1D04" w:rsidP="00E46516">
      <w:pPr>
        <w:pStyle w:val="footnote"/>
      </w:pPr>
      <w:r>
        <w:rPr>
          <w:rStyle w:val="FootnoteReference"/>
        </w:rPr>
        <w:footnoteRef/>
      </w:r>
      <w:r>
        <w:t xml:space="preserve"> [JS] or “promise”</w:t>
      </w:r>
    </w:p>
  </w:footnote>
  <w:footnote w:id="554">
    <w:p w14:paraId="463C0491" w14:textId="77777777" w:rsidR="00ED1D04" w:rsidRDefault="00ED1D04" w:rsidP="00C544D6">
      <w:pPr>
        <w:pStyle w:val="footnote"/>
      </w:pPr>
      <w:r>
        <w:rPr>
          <w:rStyle w:val="FootnoteReference"/>
        </w:rPr>
        <w:footnoteRef/>
      </w:r>
      <w:r>
        <w:t xml:space="preserve"> Gen. 15:14.</w:t>
      </w:r>
    </w:p>
  </w:footnote>
  <w:footnote w:id="555">
    <w:p w14:paraId="078805D2" w14:textId="5FA9820B" w:rsidR="00ED1D04" w:rsidRDefault="00ED1D0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ED1D04" w:rsidRDefault="00ED1D04" w:rsidP="00854B91">
      <w:pPr>
        <w:pStyle w:val="footnote"/>
      </w:pPr>
      <w:r>
        <w:rPr>
          <w:rStyle w:val="FootnoteReference"/>
        </w:rPr>
        <w:footnoteRef/>
      </w:r>
      <w:r>
        <w:t xml:space="preserve"> [JS] or “give thanks to”. “Thankfully confess with praise”</w:t>
      </w:r>
    </w:p>
  </w:footnote>
  <w:footnote w:id="557">
    <w:p w14:paraId="08540649" w14:textId="77777777" w:rsidR="00ED1D04" w:rsidRDefault="00ED1D04"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ED1D04" w:rsidRDefault="00ED1D04" w:rsidP="00854B91">
      <w:pPr>
        <w:pStyle w:val="footnote"/>
      </w:pPr>
      <w:r>
        <w:rPr>
          <w:rStyle w:val="FootnoteReference"/>
        </w:rPr>
        <w:footnoteRef/>
      </w:r>
      <w:r>
        <w:t xml:space="preserve"> [JS] or “observe justice”</w:t>
      </w:r>
    </w:p>
  </w:footnote>
  <w:footnote w:id="559">
    <w:p w14:paraId="03E9E4DD" w14:textId="395B2D3C" w:rsidR="00ED1D04" w:rsidRDefault="00ED1D04" w:rsidP="00854B91">
      <w:pPr>
        <w:pStyle w:val="footnote"/>
      </w:pPr>
      <w:r>
        <w:rPr>
          <w:rStyle w:val="FootnoteReference"/>
        </w:rPr>
        <w:footnoteRef/>
      </w:r>
      <w:r>
        <w:t xml:space="preserve"> [JS] literally, “do”</w:t>
      </w:r>
    </w:p>
  </w:footnote>
  <w:footnote w:id="560">
    <w:p w14:paraId="5B7ACE2B" w14:textId="78E5BEF3" w:rsidR="00ED1D04" w:rsidRDefault="00ED1D04" w:rsidP="00854B91">
      <w:pPr>
        <w:pStyle w:val="footnote"/>
      </w:pPr>
      <w:r>
        <w:rPr>
          <w:rStyle w:val="FootnoteReference"/>
        </w:rPr>
        <w:footnoteRef/>
      </w:r>
      <w:r>
        <w:t xml:space="preserve"> [JS] or “because of the good will of Your people”</w:t>
      </w:r>
    </w:p>
  </w:footnote>
  <w:footnote w:id="561">
    <w:p w14:paraId="1A81CC74" w14:textId="6EC9F596" w:rsidR="00ED1D04" w:rsidRDefault="00ED1D04" w:rsidP="00C544D6">
      <w:pPr>
        <w:pStyle w:val="footnote"/>
      </w:pPr>
      <w:r>
        <w:rPr>
          <w:rStyle w:val="FootnoteReference"/>
        </w:rPr>
        <w:footnoteRef/>
      </w:r>
      <w:r>
        <w:t xml:space="preserve"> Cf. Mark 8:17-21; Matthew 16:9-12.</w:t>
      </w:r>
    </w:p>
  </w:footnote>
  <w:footnote w:id="562">
    <w:p w14:paraId="6D8403EE" w14:textId="7911CBB2" w:rsidR="00ED1D04" w:rsidRDefault="00ED1D04" w:rsidP="00FF4329">
      <w:pPr>
        <w:pStyle w:val="footnote"/>
      </w:pPr>
      <w:r>
        <w:rPr>
          <w:rStyle w:val="FootnoteReference"/>
        </w:rPr>
        <w:footnoteRef/>
      </w:r>
      <w:r>
        <w:t xml:space="preserve"> [JS] Fr. Lazarus has “will”</w:t>
      </w:r>
    </w:p>
  </w:footnote>
  <w:footnote w:id="563">
    <w:p w14:paraId="008D3EE2" w14:textId="77777777" w:rsidR="00ED1D04" w:rsidRDefault="00ED1D04" w:rsidP="00C544D6">
      <w:pPr>
        <w:pStyle w:val="footnote"/>
      </w:pPr>
      <w:r>
        <w:rPr>
          <w:rStyle w:val="FootnoteReference"/>
        </w:rPr>
        <w:footnoteRef/>
      </w:r>
      <w:r>
        <w:t xml:space="preserve"> Num. 11:34.</w:t>
      </w:r>
    </w:p>
  </w:footnote>
  <w:footnote w:id="564">
    <w:p w14:paraId="45B2152E" w14:textId="77777777" w:rsidR="00ED1D04" w:rsidRDefault="00ED1D04" w:rsidP="00C544D6">
      <w:pPr>
        <w:pStyle w:val="footnote"/>
      </w:pPr>
      <w:r>
        <w:rPr>
          <w:rStyle w:val="FootnoteReference"/>
        </w:rPr>
        <w:footnoteRef/>
      </w:r>
      <w:r>
        <w:t xml:space="preserve"> Num. 16:32.</w:t>
      </w:r>
    </w:p>
  </w:footnote>
  <w:footnote w:id="565">
    <w:p w14:paraId="4E447E07" w14:textId="714805BD" w:rsidR="00ED1D04" w:rsidRDefault="00ED1D04" w:rsidP="00FF4329">
      <w:pPr>
        <w:pStyle w:val="footnote"/>
      </w:pPr>
      <w:r>
        <w:rPr>
          <w:rStyle w:val="FootnoteReference"/>
        </w:rPr>
        <w:footnoteRef/>
      </w:r>
      <w:r>
        <w:t xml:space="preserve"> [JS] “did obeisance”. “bowed down to”.</w:t>
      </w:r>
    </w:p>
  </w:footnote>
  <w:footnote w:id="566">
    <w:p w14:paraId="74DDF551" w14:textId="7993EDFC" w:rsidR="00ED1D04" w:rsidRDefault="00ED1D04" w:rsidP="00FF4329">
      <w:pPr>
        <w:pStyle w:val="footnote"/>
      </w:pPr>
      <w:r>
        <w:rPr>
          <w:rStyle w:val="FootnoteReference"/>
        </w:rPr>
        <w:footnoteRef/>
      </w:r>
      <w:r>
        <w:t xml:space="preserve"> [JS] or fearful, terrible.</w:t>
      </w:r>
    </w:p>
  </w:footnote>
  <w:footnote w:id="567">
    <w:p w14:paraId="5BE35E93" w14:textId="77777777" w:rsidR="00ED1D04" w:rsidRDefault="00ED1D04"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ED1D04" w:rsidRDefault="00ED1D04" w:rsidP="00335B68">
      <w:pPr>
        <w:pStyle w:val="footnote"/>
      </w:pPr>
      <w:r>
        <w:rPr>
          <w:rStyle w:val="FootnoteReference"/>
        </w:rPr>
        <w:footnoteRef/>
      </w:r>
      <w:r>
        <w:t xml:space="preserve"> [JS] or, “destruction”</w:t>
      </w:r>
    </w:p>
  </w:footnote>
  <w:footnote w:id="569">
    <w:p w14:paraId="6145EAB5" w14:textId="4C75086F" w:rsidR="00ED1D04" w:rsidRDefault="00ED1D04" w:rsidP="00335B68">
      <w:pPr>
        <w:pStyle w:val="footnote"/>
      </w:pPr>
      <w:r>
        <w:rPr>
          <w:rStyle w:val="FootnoteReference"/>
        </w:rPr>
        <w:footnoteRef/>
      </w:r>
      <w:r>
        <w:t xml:space="preserve"> [JS] or “the breach abated”</w:t>
      </w:r>
    </w:p>
  </w:footnote>
  <w:footnote w:id="570">
    <w:p w14:paraId="7BC84269" w14:textId="5FF802CF" w:rsidR="00ED1D04" w:rsidRDefault="00ED1D04" w:rsidP="00335B68">
      <w:pPr>
        <w:pStyle w:val="footnote"/>
      </w:pPr>
      <w:r>
        <w:rPr>
          <w:rStyle w:val="FootnoteReference"/>
        </w:rPr>
        <w:footnoteRef/>
      </w:r>
      <w:r>
        <w:t xml:space="preserve"> [JS] or “reckoned”</w:t>
      </w:r>
    </w:p>
  </w:footnote>
  <w:footnote w:id="571">
    <w:p w14:paraId="7C896B79" w14:textId="22421F6C" w:rsidR="00ED1D04" w:rsidRDefault="00ED1D04" w:rsidP="00335B68">
      <w:pPr>
        <w:pStyle w:val="footnote"/>
      </w:pPr>
      <w:r>
        <w:rPr>
          <w:rStyle w:val="FootnoteReference"/>
        </w:rPr>
        <w:footnoteRef/>
      </w:r>
      <w:r>
        <w:t xml:space="preserve"> [JS] literally “mingled” and “works”</w:t>
      </w:r>
    </w:p>
  </w:footnote>
  <w:footnote w:id="572">
    <w:p w14:paraId="642B0591" w14:textId="225C9085" w:rsidR="00ED1D04" w:rsidRDefault="00ED1D04" w:rsidP="00F208ED">
      <w:pPr>
        <w:pStyle w:val="footnote"/>
      </w:pPr>
      <w:r>
        <w:rPr>
          <w:rStyle w:val="FootnoteReference"/>
        </w:rPr>
        <w:footnoteRef/>
      </w:r>
      <w:r>
        <w:t xml:space="preserve"> [JS] or “give thanks to”, “thankfully confess with praise”</w:t>
      </w:r>
    </w:p>
  </w:footnote>
  <w:footnote w:id="573">
    <w:p w14:paraId="1D020CD0" w14:textId="190B32B1" w:rsidR="00ED1D04" w:rsidRDefault="00ED1D04" w:rsidP="00A87777">
      <w:pPr>
        <w:pStyle w:val="footnote"/>
      </w:pPr>
      <w:r>
        <w:rPr>
          <w:rStyle w:val="FootnoteReference"/>
        </w:rPr>
        <w:footnoteRef/>
      </w:r>
      <w:r>
        <w:t xml:space="preserve"> [JS] or “age to age”</w:t>
      </w:r>
    </w:p>
  </w:footnote>
  <w:footnote w:id="574">
    <w:p w14:paraId="0B2ABDB6" w14:textId="66F5B000" w:rsidR="00ED1D04" w:rsidRDefault="00ED1D04" w:rsidP="00F208ED">
      <w:pPr>
        <w:pStyle w:val="footnote"/>
      </w:pPr>
      <w:r>
        <w:rPr>
          <w:rStyle w:val="FootnoteReference"/>
        </w:rPr>
        <w:footnoteRef/>
      </w:r>
      <w:r>
        <w:t xml:space="preserve"> [JS] or “May it be! May it be” or “So be it! So be it!”</w:t>
      </w:r>
    </w:p>
  </w:footnote>
  <w:footnote w:id="575">
    <w:p w14:paraId="04C140F9" w14:textId="166D1F53" w:rsidR="00ED1D04" w:rsidRDefault="00ED1D04" w:rsidP="005843FD">
      <w:pPr>
        <w:pStyle w:val="footnote"/>
      </w:pPr>
      <w:r>
        <w:rPr>
          <w:rStyle w:val="FootnoteReference"/>
        </w:rPr>
        <w:footnoteRef/>
      </w:r>
      <w:r>
        <w:t xml:space="preserve"> [JS] or “give thanks to”, “thankfully confess with praise”</w:t>
      </w:r>
    </w:p>
  </w:footnote>
  <w:footnote w:id="576">
    <w:p w14:paraId="338DEC03" w14:textId="41CA3C59" w:rsidR="00ED1D04" w:rsidRDefault="00ED1D04" w:rsidP="005843FD">
      <w:pPr>
        <w:pStyle w:val="footnote"/>
      </w:pPr>
      <w:r>
        <w:rPr>
          <w:rStyle w:val="FootnoteReference"/>
        </w:rPr>
        <w:footnoteRef/>
      </w:r>
      <w:r>
        <w:t xml:space="preserve"> [JS] NETS and Fr. Lazarus have “sea” in place of “south”</w:t>
      </w:r>
    </w:p>
  </w:footnote>
  <w:footnote w:id="577">
    <w:p w14:paraId="6197905E" w14:textId="37F1FE6C" w:rsidR="00ED1D04" w:rsidRDefault="00ED1D04" w:rsidP="005843FD">
      <w:pPr>
        <w:pStyle w:val="footnote"/>
      </w:pPr>
      <w:r>
        <w:rPr>
          <w:rStyle w:val="FootnoteReference"/>
        </w:rPr>
        <w:footnoteRef/>
      </w:r>
      <w:r>
        <w:t xml:space="preserve"> [JS] or “praise and thank”, “thankfully confess with praise”</w:t>
      </w:r>
    </w:p>
  </w:footnote>
  <w:footnote w:id="578">
    <w:p w14:paraId="2927C9DC" w14:textId="30BA0C90" w:rsidR="00ED1D04" w:rsidRDefault="00ED1D04" w:rsidP="008B5FD0">
      <w:pPr>
        <w:pStyle w:val="footnote"/>
      </w:pPr>
      <w:r>
        <w:rPr>
          <w:rStyle w:val="FootnoteReference"/>
        </w:rPr>
        <w:footnoteRef/>
      </w:r>
      <w:r>
        <w:t xml:space="preserve"> [JS] or “praise and thank”, “thankfully confess with praise.”</w:t>
      </w:r>
    </w:p>
  </w:footnote>
  <w:footnote w:id="579">
    <w:p w14:paraId="6B4B3E8B" w14:textId="1A47DD82" w:rsidR="00ED1D04" w:rsidRDefault="00ED1D04" w:rsidP="005D0282">
      <w:pPr>
        <w:pStyle w:val="footnote"/>
      </w:pPr>
      <w:r>
        <w:rPr>
          <w:rStyle w:val="FootnoteReference"/>
        </w:rPr>
        <w:footnoteRef/>
      </w:r>
      <w:r>
        <w:t xml:space="preserve"> [JS] or “He helped them out of the way of their iniquity”</w:t>
      </w:r>
    </w:p>
  </w:footnote>
  <w:footnote w:id="580">
    <w:p w14:paraId="3CB0230A" w14:textId="77777777" w:rsidR="00ED1D04" w:rsidRDefault="00ED1D0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ED1D04" w:rsidRDefault="00ED1D04" w:rsidP="008B5FD0">
      <w:pPr>
        <w:pStyle w:val="footnote"/>
      </w:pPr>
      <w:r>
        <w:rPr>
          <w:rStyle w:val="FootnoteReference"/>
        </w:rPr>
        <w:footnoteRef/>
      </w:r>
      <w:r>
        <w:t xml:space="preserve"> [JS] or “praise and thank”, “thankfully confess with praise”</w:t>
      </w:r>
    </w:p>
  </w:footnote>
  <w:footnote w:id="582">
    <w:p w14:paraId="678ED315" w14:textId="00F5D3AB" w:rsidR="00ED1D04" w:rsidRDefault="00ED1D04" w:rsidP="0048178C">
      <w:pPr>
        <w:pStyle w:val="footnote"/>
      </w:pPr>
      <w:r>
        <w:rPr>
          <w:rStyle w:val="FootnoteReference"/>
        </w:rPr>
        <w:footnoteRef/>
      </w:r>
      <w:r>
        <w:t xml:space="preserve"> [JS] Fr. Lazarus has “all their skill was scuttled.”</w:t>
      </w:r>
    </w:p>
  </w:footnote>
  <w:footnote w:id="583">
    <w:p w14:paraId="34CCA381" w14:textId="4D43FBED" w:rsidR="00ED1D04" w:rsidRDefault="00ED1D04" w:rsidP="0048178C">
      <w:pPr>
        <w:pStyle w:val="footnote"/>
      </w:pPr>
      <w:r>
        <w:rPr>
          <w:rStyle w:val="FootnoteReference"/>
        </w:rPr>
        <w:footnoteRef/>
      </w:r>
      <w:r>
        <w:t xml:space="preserve"> [JS] or “praise and thank”, “thankfully confess with praise”</w:t>
      </w:r>
    </w:p>
  </w:footnote>
  <w:footnote w:id="584">
    <w:p w14:paraId="4C3D1737" w14:textId="77777777" w:rsidR="00ED1D04" w:rsidRDefault="00ED1D04"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ED1D04" w:rsidRDefault="00ED1D04" w:rsidP="00F56D7A">
      <w:pPr>
        <w:pStyle w:val="footnote"/>
      </w:pPr>
      <w:r>
        <w:rPr>
          <w:rStyle w:val="FootnoteReference"/>
        </w:rPr>
        <w:footnoteRef/>
      </w:r>
      <w:r>
        <w:t xml:space="preserve"> [JS] NETS has, “make music”, OSB, “give praise”</w:t>
      </w:r>
    </w:p>
  </w:footnote>
  <w:footnote w:id="586">
    <w:p w14:paraId="004CF885" w14:textId="714969FE" w:rsidR="00ED1D04" w:rsidRDefault="00ED1D04" w:rsidP="00F56D7A">
      <w:pPr>
        <w:pStyle w:val="footnote"/>
      </w:pPr>
      <w:r>
        <w:rPr>
          <w:rStyle w:val="FootnoteReference"/>
        </w:rPr>
        <w:footnoteRef/>
      </w:r>
      <w:r>
        <w:t xml:space="preserve"> [JS] “thankfully confess You with praise”</w:t>
      </w:r>
    </w:p>
  </w:footnote>
  <w:footnote w:id="587">
    <w:p w14:paraId="5EB077FD" w14:textId="77777777" w:rsidR="00ED1D04" w:rsidRDefault="00ED1D0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ED1D04" w:rsidRDefault="00ED1D04" w:rsidP="00F56D7A">
      <w:pPr>
        <w:pStyle w:val="footnote"/>
      </w:pPr>
      <w:r>
        <w:rPr>
          <w:rStyle w:val="FootnoteReference"/>
        </w:rPr>
        <w:footnoteRef/>
      </w:r>
      <w:r>
        <w:t xml:space="preserve"> [JS] “holy place.”</w:t>
      </w:r>
    </w:p>
  </w:footnote>
  <w:footnote w:id="589">
    <w:p w14:paraId="32F80B0A" w14:textId="77777777" w:rsidR="00ED1D04" w:rsidRDefault="00ED1D04" w:rsidP="00C544D6">
      <w:pPr>
        <w:pStyle w:val="footnote"/>
      </w:pPr>
      <w:r>
        <w:rPr>
          <w:rStyle w:val="FootnoteReference"/>
        </w:rPr>
        <w:footnoteRef/>
      </w:r>
      <w:r>
        <w:t xml:space="preserve"> See Psalm 59:10 and footnote.</w:t>
      </w:r>
    </w:p>
  </w:footnote>
  <w:footnote w:id="590">
    <w:p w14:paraId="70CC4836" w14:textId="77777777" w:rsidR="00ED1D04" w:rsidRDefault="00ED1D0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ED1D04" w:rsidRDefault="00ED1D04" w:rsidP="00814FC4">
      <w:pPr>
        <w:pStyle w:val="footnote"/>
      </w:pPr>
      <w:r>
        <w:rPr>
          <w:rStyle w:val="FootnoteReference"/>
        </w:rPr>
        <w:footnoteRef/>
      </w:r>
      <w:r>
        <w:t xml:space="preserve"> [JS] or “lawlessness”</w:t>
      </w:r>
    </w:p>
  </w:footnote>
  <w:footnote w:id="592">
    <w:p w14:paraId="67FB27B1" w14:textId="3F7103C4" w:rsidR="00ED1D04" w:rsidRDefault="00ED1D04" w:rsidP="00C544D6">
      <w:pPr>
        <w:pStyle w:val="footnote"/>
      </w:pPr>
      <w:r>
        <w:rPr>
          <w:rStyle w:val="FootnoteReference"/>
        </w:rPr>
        <w:footnoteRef/>
      </w:r>
      <w:r>
        <w:t xml:space="preserve"> Cf. Num. 5:22.</w:t>
      </w:r>
    </w:p>
  </w:footnote>
  <w:footnote w:id="593">
    <w:p w14:paraId="292E96AE" w14:textId="77777777" w:rsidR="00ED1D04" w:rsidRDefault="00ED1D04" w:rsidP="00C544D6">
      <w:pPr>
        <w:pStyle w:val="footnote"/>
      </w:pPr>
      <w:r>
        <w:rPr>
          <w:rStyle w:val="FootnoteReference"/>
        </w:rPr>
        <w:footnoteRef/>
      </w:r>
      <w:r>
        <w:t xml:space="preserve"> Mt. 27:39.</w:t>
      </w:r>
    </w:p>
  </w:footnote>
  <w:footnote w:id="594">
    <w:p w14:paraId="151268C5" w14:textId="656FFD88" w:rsidR="00ED1D04" w:rsidRDefault="00ED1D04" w:rsidP="003A31BD">
      <w:pPr>
        <w:pStyle w:val="footnote"/>
      </w:pPr>
      <w:r>
        <w:rPr>
          <w:rStyle w:val="FootnoteReference"/>
        </w:rPr>
        <w:footnoteRef/>
      </w:r>
      <w:r>
        <w:t xml:space="preserve"> [JS] or “give thanks to”. “thankfully confess with praise”</w:t>
      </w:r>
    </w:p>
  </w:footnote>
  <w:footnote w:id="595">
    <w:p w14:paraId="7B5761D5" w14:textId="1159D032" w:rsidR="00ED1D04" w:rsidRDefault="00ED1D0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ED1D04" w:rsidRDefault="00ED1D0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ED1D04" w:rsidRDefault="00ED1D04" w:rsidP="00AB05E1">
      <w:pPr>
        <w:pStyle w:val="footnote"/>
      </w:pPr>
      <w:r>
        <w:rPr>
          <w:rStyle w:val="FootnoteReference"/>
        </w:rPr>
        <w:footnoteRef/>
      </w:r>
      <w:r>
        <w:t xml:space="preserve"> [JS] “with You is the dominion/rule in the day of Your power”</w:t>
      </w:r>
    </w:p>
  </w:footnote>
  <w:footnote w:id="598">
    <w:p w14:paraId="5B5E529A" w14:textId="5149157C" w:rsidR="00ED1D04" w:rsidRDefault="00ED1D04" w:rsidP="00C544D6">
      <w:pPr>
        <w:pStyle w:val="footnote"/>
      </w:pPr>
      <w:r>
        <w:rPr>
          <w:rStyle w:val="FootnoteReference"/>
        </w:rPr>
        <w:footnoteRef/>
      </w:r>
      <w:r>
        <w:t xml:space="preserve"> Cf. 1 Cor. 15:41-43.</w:t>
      </w:r>
    </w:p>
  </w:footnote>
  <w:footnote w:id="599">
    <w:p w14:paraId="58BF3DF2" w14:textId="33BF2504" w:rsidR="00ED1D04" w:rsidRDefault="00ED1D04" w:rsidP="00AB05E1">
      <w:pPr>
        <w:pStyle w:val="footnote"/>
      </w:pPr>
      <w:r>
        <w:rPr>
          <w:rStyle w:val="FootnoteReference"/>
        </w:rPr>
        <w:footnoteRef/>
      </w:r>
      <w:r>
        <w:t xml:space="preserve"> [JS] literally “morning star”</w:t>
      </w:r>
    </w:p>
  </w:footnote>
  <w:footnote w:id="600">
    <w:p w14:paraId="4C93D1C9" w14:textId="77777777" w:rsidR="00ED1D04" w:rsidRDefault="00ED1D0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ED1D04" w:rsidRDefault="00ED1D04" w:rsidP="00AB05E1">
      <w:pPr>
        <w:pStyle w:val="footnote"/>
      </w:pPr>
      <w:r>
        <w:rPr>
          <w:rStyle w:val="FootnoteReference"/>
        </w:rPr>
        <w:footnoteRef/>
      </w:r>
      <w:r>
        <w:t xml:space="preserve"> [JS] Fr. Lazarus renders “repent” as “change His mind”</w:t>
      </w:r>
    </w:p>
  </w:footnote>
  <w:footnote w:id="602">
    <w:p w14:paraId="5DE3DED0" w14:textId="77777777" w:rsidR="00ED1D04" w:rsidRDefault="00ED1D04" w:rsidP="00C544D6">
      <w:pPr>
        <w:pStyle w:val="footnote"/>
      </w:pPr>
      <w:r>
        <w:rPr>
          <w:rStyle w:val="FootnoteReference"/>
        </w:rPr>
        <w:footnoteRef/>
      </w:r>
      <w:r>
        <w:t xml:space="preserve"> Heb. 7:21.</w:t>
      </w:r>
    </w:p>
  </w:footnote>
  <w:footnote w:id="603">
    <w:p w14:paraId="09E7C6C1" w14:textId="5A2E3633" w:rsidR="00ED1D04" w:rsidRDefault="00ED1D0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ED1D04" w:rsidRDefault="00ED1D04" w:rsidP="003C200D">
      <w:pPr>
        <w:pStyle w:val="footnote"/>
      </w:pPr>
      <w:r>
        <w:rPr>
          <w:rStyle w:val="FootnoteReference"/>
        </w:rPr>
        <w:footnoteRef/>
      </w:r>
      <w:r>
        <w:t xml:space="preserve"> [JS] or “give thanks,” or “thankfully confess with praise”</w:t>
      </w:r>
    </w:p>
  </w:footnote>
  <w:footnote w:id="605">
    <w:p w14:paraId="71D97FF3" w14:textId="5ADB40B3" w:rsidR="00ED1D04" w:rsidRDefault="00ED1D04" w:rsidP="00680987">
      <w:pPr>
        <w:pStyle w:val="footnote"/>
      </w:pPr>
      <w:r>
        <w:rPr>
          <w:rStyle w:val="FootnoteReference"/>
        </w:rPr>
        <w:footnoteRef/>
      </w:r>
      <w:r>
        <w:t xml:space="preserve"> [JS] or “assembly”</w:t>
      </w:r>
    </w:p>
  </w:footnote>
  <w:footnote w:id="606">
    <w:p w14:paraId="794D19AF" w14:textId="3FB23375" w:rsidR="00ED1D04" w:rsidRDefault="00ED1D04" w:rsidP="00680987">
      <w:pPr>
        <w:pStyle w:val="footnote"/>
      </w:pPr>
      <w:r>
        <w:rPr>
          <w:rStyle w:val="FootnoteReference"/>
        </w:rPr>
        <w:footnoteRef/>
      </w:r>
      <w:r>
        <w:t xml:space="preserve"> [JS] or “sought out in all things according to His will.”</w:t>
      </w:r>
    </w:p>
  </w:footnote>
  <w:footnote w:id="607">
    <w:p w14:paraId="20B5E251" w14:textId="0958B144" w:rsidR="00ED1D04" w:rsidRDefault="00ED1D04" w:rsidP="003C200D">
      <w:pPr>
        <w:pStyle w:val="footnote"/>
      </w:pPr>
      <w:r>
        <w:rPr>
          <w:rStyle w:val="FootnoteReference"/>
        </w:rPr>
        <w:footnoteRef/>
      </w:r>
      <w:r>
        <w:t xml:space="preserve"> [JS] or “thanksgiving,” or “thankful confession with praise”</w:t>
      </w:r>
    </w:p>
  </w:footnote>
  <w:footnote w:id="608">
    <w:p w14:paraId="1BC090E3" w14:textId="77777777" w:rsidR="00ED1D04" w:rsidRDefault="00ED1D0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ED1D04" w:rsidRDefault="00ED1D04" w:rsidP="00C544D6">
      <w:pPr>
        <w:pStyle w:val="footnote"/>
      </w:pPr>
      <w:r>
        <w:rPr>
          <w:rStyle w:val="FootnoteReference"/>
        </w:rPr>
        <w:footnoteRef/>
      </w:r>
      <w:r>
        <w:t xml:space="preserve"> Gen. 6:18; 9:9f; 15; 17; Ex. 19:5; Mk. 14:24; Lk. 22:20,29,30.</w:t>
      </w:r>
    </w:p>
  </w:footnote>
  <w:footnote w:id="610">
    <w:p w14:paraId="37902716" w14:textId="6DF49123" w:rsidR="00ED1D04" w:rsidRDefault="00ED1D04" w:rsidP="001F0BA8">
      <w:pPr>
        <w:pStyle w:val="footnote"/>
      </w:pPr>
      <w:r>
        <w:rPr>
          <w:rStyle w:val="FootnoteReference"/>
        </w:rPr>
        <w:footnoteRef/>
      </w:r>
      <w:r>
        <w:t xml:space="preserve"> [JS] or “awesome”, “terrible”</w:t>
      </w:r>
    </w:p>
  </w:footnote>
  <w:footnote w:id="611">
    <w:p w14:paraId="534F669F" w14:textId="77777777" w:rsidR="00ED1D04" w:rsidRDefault="00ED1D0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ED1D04" w:rsidRDefault="00ED1D04"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ED1D04" w:rsidRDefault="00ED1D04" w:rsidP="009717D4">
      <w:pPr>
        <w:pStyle w:val="footnote"/>
      </w:pPr>
      <w:r>
        <w:rPr>
          <w:rStyle w:val="FootnoteReference"/>
        </w:rPr>
        <w:footnoteRef/>
      </w:r>
      <w:r>
        <w:t xml:space="preserve"> [JS] or “endures forever and ever”</w:t>
      </w:r>
    </w:p>
  </w:footnote>
  <w:footnote w:id="614">
    <w:p w14:paraId="6ED31546" w14:textId="32850D5D" w:rsidR="00ED1D04" w:rsidRDefault="00ED1D04" w:rsidP="00081087">
      <w:pPr>
        <w:pStyle w:val="footnote"/>
      </w:pPr>
      <w:r>
        <w:rPr>
          <w:rStyle w:val="FootnoteReference"/>
        </w:rPr>
        <w:footnoteRef/>
      </w:r>
      <w:r>
        <w:t xml:space="preserve"> [JS] or “dawned”</w:t>
      </w:r>
    </w:p>
  </w:footnote>
  <w:footnote w:id="615">
    <w:p w14:paraId="56F05B01" w14:textId="70E648CE" w:rsidR="00ED1D04" w:rsidRDefault="00ED1D04" w:rsidP="00081087">
      <w:pPr>
        <w:pStyle w:val="footnote"/>
      </w:pPr>
      <w:r>
        <w:rPr>
          <w:rStyle w:val="FootnoteReference"/>
        </w:rPr>
        <w:footnoteRef/>
      </w:r>
      <w:r>
        <w:t xml:space="preserve"> [JS] NETS interprets this as “He scattered [His enemies]”</w:t>
      </w:r>
    </w:p>
  </w:footnote>
  <w:footnote w:id="616">
    <w:p w14:paraId="246FBDEA" w14:textId="2D78AE51" w:rsidR="00ED1D04" w:rsidRDefault="00ED1D04" w:rsidP="00081087">
      <w:pPr>
        <w:pStyle w:val="footnote"/>
      </w:pPr>
      <w:r>
        <w:rPr>
          <w:rStyle w:val="FootnoteReference"/>
        </w:rPr>
        <w:footnoteRef/>
      </w:r>
      <w:r>
        <w:t xml:space="preserve"> [JS] or “contines forever and ever”</w:t>
      </w:r>
    </w:p>
  </w:footnote>
  <w:footnote w:id="617">
    <w:p w14:paraId="58019E44" w14:textId="02459B25" w:rsidR="00ED1D04" w:rsidRDefault="00ED1D04" w:rsidP="00081087">
      <w:pPr>
        <w:pStyle w:val="footnote"/>
      </w:pPr>
      <w:r>
        <w:rPr>
          <w:rStyle w:val="FootnoteReference"/>
        </w:rPr>
        <w:footnoteRef/>
      </w:r>
      <w:r>
        <w:t xml:space="preserve"> [JS] or “he will be raised to power and glory.”</w:t>
      </w:r>
    </w:p>
  </w:footnote>
  <w:footnote w:id="618">
    <w:p w14:paraId="0B84AC37" w14:textId="74BB2C6D" w:rsidR="00ED1D04" w:rsidRDefault="00ED1D04"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ED1D04" w:rsidRDefault="00ED1D0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ED1D04" w:rsidRDefault="00ED1D04"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ED1D04" w:rsidRDefault="00ED1D04" w:rsidP="00C544D6">
      <w:pPr>
        <w:pStyle w:val="footnote"/>
      </w:pPr>
      <w:r>
        <w:rPr>
          <w:rStyle w:val="FootnoteReference"/>
        </w:rPr>
        <w:footnoteRef/>
      </w:r>
      <w:r>
        <w:t xml:space="preserve"> Ex. 19:6; 29:43-46; Deut. 27:9; Is. 63:18,19; Jer. 2:3; 2 Cor. 6:16.</w:t>
      </w:r>
    </w:p>
  </w:footnote>
  <w:footnote w:id="622">
    <w:p w14:paraId="6D9F1C7B" w14:textId="0AA2BDBF" w:rsidR="00ED1D04" w:rsidRDefault="00ED1D0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ED1D04" w:rsidRDefault="00ED1D04"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ED1D04" w:rsidRDefault="00ED1D04" w:rsidP="004446FE">
      <w:pPr>
        <w:pStyle w:val="footnote"/>
      </w:pPr>
      <w:r>
        <w:rPr>
          <w:rStyle w:val="FootnoteReference"/>
        </w:rPr>
        <w:footnoteRef/>
      </w:r>
      <w:r>
        <w:t xml:space="preserve"> [JS] or “presence”</w:t>
      </w:r>
    </w:p>
  </w:footnote>
  <w:footnote w:id="625">
    <w:p w14:paraId="0CFFAE38" w14:textId="5E3C02BC" w:rsidR="00ED1D04" w:rsidRDefault="00ED1D04" w:rsidP="00C544D6">
      <w:pPr>
        <w:pStyle w:val="footnote"/>
      </w:pPr>
      <w:r>
        <w:rPr>
          <w:rStyle w:val="FootnoteReference"/>
        </w:rPr>
        <w:footnoteRef/>
      </w:r>
      <w:r>
        <w:t xml:space="preserve"> Cf. John 1:18; 3:13; Wisdom 18:16.</w:t>
      </w:r>
    </w:p>
  </w:footnote>
  <w:footnote w:id="626">
    <w:p w14:paraId="47CB4F3E" w14:textId="77777777" w:rsidR="00ED1D04" w:rsidRDefault="00ED1D0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ED1D04" w:rsidRDefault="00ED1D04" w:rsidP="00BD138C">
      <w:pPr>
        <w:pStyle w:val="footnote"/>
      </w:pPr>
      <w:r>
        <w:rPr>
          <w:rStyle w:val="FootnoteReference"/>
        </w:rPr>
        <w:footnoteRef/>
      </w:r>
      <w:r>
        <w:t xml:space="preserve"> [JS] or “from now and forevermore.”</w:t>
      </w:r>
    </w:p>
  </w:footnote>
  <w:footnote w:id="628">
    <w:p w14:paraId="5DABE081" w14:textId="210E3418" w:rsidR="00ED1D04" w:rsidRDefault="00ED1D0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ED1D04" w:rsidRDefault="00ED1D04" w:rsidP="00D27B1F">
      <w:pPr>
        <w:pStyle w:val="footnote"/>
      </w:pPr>
      <w:r>
        <w:rPr>
          <w:rStyle w:val="FootnoteReference"/>
        </w:rPr>
        <w:footnoteRef/>
      </w:r>
      <w:r>
        <w:t xml:space="preserve"> [JS] or “cry”</w:t>
      </w:r>
    </w:p>
  </w:footnote>
  <w:footnote w:id="630">
    <w:p w14:paraId="181149B5" w14:textId="32524C88" w:rsidR="00ED1D04" w:rsidRDefault="00ED1D04" w:rsidP="00D27B1F">
      <w:pPr>
        <w:pStyle w:val="footnote"/>
      </w:pPr>
      <w:r>
        <w:rPr>
          <w:rStyle w:val="FootnoteReference"/>
        </w:rPr>
        <w:footnoteRef/>
      </w:r>
      <w:r>
        <w:t xml:space="preserve"> [JS] or “rescue”, i.e. “O Lord, rescue me!”</w:t>
      </w:r>
    </w:p>
  </w:footnote>
  <w:footnote w:id="631">
    <w:p w14:paraId="25D08CAE" w14:textId="420582EC" w:rsidR="00ED1D04" w:rsidRDefault="00ED1D04" w:rsidP="00C544D6">
      <w:pPr>
        <w:pStyle w:val="footnote"/>
      </w:pPr>
      <w:r>
        <w:rPr>
          <w:rStyle w:val="FootnoteReference"/>
        </w:rPr>
        <w:footnoteRef/>
      </w:r>
      <w:r>
        <w:t xml:space="preserve"> cf. Heb. 4:10; Phil. 2:12; Mt. 11:28,29; Jer. 6:16.</w:t>
      </w:r>
    </w:p>
  </w:footnote>
  <w:footnote w:id="632">
    <w:p w14:paraId="05F0C10B" w14:textId="6BC266D9" w:rsidR="00ED1D04" w:rsidRDefault="00ED1D04" w:rsidP="0099246B">
      <w:pPr>
        <w:pStyle w:val="footnote"/>
      </w:pPr>
      <w:r>
        <w:rPr>
          <w:rStyle w:val="FootnoteReference"/>
        </w:rPr>
        <w:footnoteRef/>
      </w:r>
      <w:r>
        <w:t xml:space="preserve"> [JS] Fr. Lazarus has, “I will live to please the Lord”</w:t>
      </w:r>
    </w:p>
  </w:footnote>
  <w:footnote w:id="633">
    <w:p w14:paraId="4CB1C48E" w14:textId="77777777" w:rsidR="00ED1D04" w:rsidRDefault="00ED1D04" w:rsidP="00C544D6">
      <w:pPr>
        <w:pStyle w:val="footnote"/>
      </w:pPr>
      <w:r>
        <w:rPr>
          <w:rStyle w:val="FootnoteReference"/>
        </w:rPr>
        <w:footnoteRef/>
      </w:r>
      <w:r>
        <w:t xml:space="preserve"> 2 Cor. 4:13.</w:t>
      </w:r>
    </w:p>
  </w:footnote>
  <w:footnote w:id="634">
    <w:p w14:paraId="3BB26747" w14:textId="6DF70EDA" w:rsidR="00ED1D04" w:rsidRDefault="00ED1D04" w:rsidP="00040C56">
      <w:pPr>
        <w:pStyle w:val="footnote"/>
      </w:pPr>
      <w:r>
        <w:rPr>
          <w:rStyle w:val="FootnoteReference"/>
        </w:rPr>
        <w:footnoteRef/>
      </w:r>
      <w:r>
        <w:t xml:space="preserve"> [JS] or “brought very low”</w:t>
      </w:r>
    </w:p>
  </w:footnote>
  <w:footnote w:id="635">
    <w:p w14:paraId="14C69153" w14:textId="7E1050DE" w:rsidR="00ED1D04" w:rsidRDefault="00ED1D04" w:rsidP="00B403A1">
      <w:pPr>
        <w:pStyle w:val="footnote"/>
      </w:pPr>
      <w:r>
        <w:rPr>
          <w:rStyle w:val="FootnoteReference"/>
        </w:rPr>
        <w:footnoteRef/>
      </w:r>
      <w:r>
        <w:t xml:space="preserve"> [JS] OSB has, “ecstasy,” Fr. Lazarus has “madness,” Brenton has “amazement.”</w:t>
      </w:r>
    </w:p>
  </w:footnote>
  <w:footnote w:id="636">
    <w:p w14:paraId="01F55DAD" w14:textId="6E588482" w:rsidR="00ED1D04" w:rsidRDefault="00ED1D04" w:rsidP="00B403A1">
      <w:pPr>
        <w:pStyle w:val="footnote"/>
      </w:pPr>
      <w:r>
        <w:rPr>
          <w:rStyle w:val="FootnoteReference"/>
        </w:rPr>
        <w:footnoteRef/>
      </w:r>
      <w:r>
        <w:t xml:space="preserve"> [JS] NETS and OSB omit vs. 5.</w:t>
      </w:r>
    </w:p>
  </w:footnote>
  <w:footnote w:id="637">
    <w:p w14:paraId="0273528E" w14:textId="77777777" w:rsidR="00ED1D04" w:rsidRDefault="00ED1D04" w:rsidP="00F01C0B">
      <w:pPr>
        <w:pStyle w:val="footnote"/>
      </w:pPr>
      <w:r>
        <w:rPr>
          <w:rStyle w:val="FootnoteReference"/>
        </w:rPr>
        <w:footnoteRef/>
      </w:r>
      <w:r>
        <w:t xml:space="preserve"> [JS] literally, “holy ones.”</w:t>
      </w:r>
    </w:p>
  </w:footnote>
  <w:footnote w:id="638">
    <w:p w14:paraId="536B616C" w14:textId="77777777" w:rsidR="00ED1D04" w:rsidRDefault="00ED1D04"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ED1D04" w:rsidRDefault="00ED1D04" w:rsidP="00B403A1">
      <w:pPr>
        <w:pStyle w:val="footnote"/>
      </w:pPr>
      <w:r>
        <w:rPr>
          <w:rStyle w:val="FootnoteReference"/>
        </w:rPr>
        <w:footnoteRef/>
      </w:r>
      <w:r>
        <w:t xml:space="preserve"> [JS] litearlly, “slave”.</w:t>
      </w:r>
    </w:p>
  </w:footnote>
  <w:footnote w:id="640">
    <w:p w14:paraId="74CEF705" w14:textId="6A24290B" w:rsidR="00ED1D04" w:rsidRDefault="00ED1D04" w:rsidP="00B403A1">
      <w:pPr>
        <w:pStyle w:val="footnote"/>
      </w:pPr>
      <w:r>
        <w:rPr>
          <w:rStyle w:val="FootnoteReference"/>
        </w:rPr>
        <w:footnoteRef/>
      </w:r>
      <w:r>
        <w:t xml:space="preserve"> [JS] [] lacking in NETS and OSB.</w:t>
      </w:r>
    </w:p>
  </w:footnote>
  <w:footnote w:id="641">
    <w:p w14:paraId="380C2FA4" w14:textId="77777777" w:rsidR="00ED1D04" w:rsidRDefault="00ED1D04" w:rsidP="00C544D6">
      <w:pPr>
        <w:pStyle w:val="footnote"/>
      </w:pPr>
      <w:r>
        <w:rPr>
          <w:rStyle w:val="FootnoteReference"/>
        </w:rPr>
        <w:footnoteRef/>
      </w:r>
      <w:r>
        <w:t xml:space="preserve"> Rom. 15:11.</w:t>
      </w:r>
    </w:p>
  </w:footnote>
  <w:footnote w:id="642">
    <w:p w14:paraId="62277668" w14:textId="3F273B69" w:rsidR="00ED1D04" w:rsidRDefault="00ED1D04"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ED1D04" w:rsidRDefault="00ED1D04" w:rsidP="00407DA2">
      <w:pPr>
        <w:pStyle w:val="footnote"/>
      </w:pPr>
      <w:r>
        <w:rPr>
          <w:rStyle w:val="FootnoteReference"/>
        </w:rPr>
        <w:footnoteRef/>
      </w:r>
      <w:r>
        <w:t xml:space="preserve"> [JS] “thankfully confess the Lord with praise,” here and throughout</w:t>
      </w:r>
    </w:p>
  </w:footnote>
  <w:footnote w:id="644">
    <w:p w14:paraId="468C84B0" w14:textId="77777777" w:rsidR="00ED1D04" w:rsidRDefault="00ED1D04"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ED1D04" w:rsidRPr="00C544D6" w:rsidRDefault="00ED1D04" w:rsidP="00C544D6">
      <w:pPr>
        <w:pStyle w:val="footnote"/>
      </w:pPr>
      <w:r w:rsidRPr="00C544D6">
        <w:rPr>
          <w:rStyle w:val="FootnoteReference"/>
          <w:vertAlign w:val="baseline"/>
        </w:rPr>
        <w:footnoteRef/>
      </w:r>
      <w:r w:rsidRPr="00C544D6">
        <w:t xml:space="preserve"> Heb. 13:6.</w:t>
      </w:r>
    </w:p>
  </w:footnote>
  <w:footnote w:id="646">
    <w:p w14:paraId="0D5076CD" w14:textId="11027FF0" w:rsidR="00ED1D04" w:rsidRDefault="00ED1D04" w:rsidP="00C13781">
      <w:pPr>
        <w:pStyle w:val="footnote"/>
      </w:pPr>
      <w:r>
        <w:rPr>
          <w:rStyle w:val="FootnoteReference"/>
        </w:rPr>
        <w:footnoteRef/>
      </w:r>
      <w:r>
        <w:t xml:space="preserve"> [JS] Fr. Lazarus has “see the fall of”</w:t>
      </w:r>
    </w:p>
  </w:footnote>
  <w:footnote w:id="647">
    <w:p w14:paraId="6976F3A7" w14:textId="5D43CA43" w:rsidR="00ED1D04" w:rsidRDefault="00ED1D0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ED1D04" w:rsidRDefault="00ED1D04" w:rsidP="00283E41">
      <w:pPr>
        <w:pStyle w:val="footnote"/>
      </w:pPr>
      <w:r>
        <w:rPr>
          <w:rStyle w:val="FootnoteReference"/>
        </w:rPr>
        <w:footnoteRef/>
      </w:r>
      <w:r>
        <w:t xml:space="preserve"> [JS] or “give thanks to”, “thankfully confess with praise”</w:t>
      </w:r>
    </w:p>
  </w:footnote>
  <w:footnote w:id="649">
    <w:p w14:paraId="6FF61961" w14:textId="48C00F3F" w:rsidR="00ED1D04" w:rsidRDefault="00ED1D04" w:rsidP="00283E41">
      <w:pPr>
        <w:pStyle w:val="footnote"/>
      </w:pPr>
      <w:r>
        <w:rPr>
          <w:rStyle w:val="FootnoteReference"/>
        </w:rPr>
        <w:footnoteRef/>
      </w:r>
      <w:r>
        <w:t xml:space="preserve"> [JS] or “praise and thank,” “thankfully confess with praise”</w:t>
      </w:r>
    </w:p>
  </w:footnote>
  <w:footnote w:id="650">
    <w:p w14:paraId="136E3140" w14:textId="77777777" w:rsidR="00ED1D04" w:rsidRDefault="00ED1D0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ED1D04" w:rsidRDefault="00ED1D04" w:rsidP="00283E41">
      <w:pPr>
        <w:pStyle w:val="footnote"/>
      </w:pPr>
      <w:r>
        <w:rPr>
          <w:rStyle w:val="FootnoteReference"/>
        </w:rPr>
        <w:footnoteRef/>
      </w:r>
      <w:r>
        <w:t xml:space="preserve"> [JS] or “prosper us”</w:t>
      </w:r>
    </w:p>
  </w:footnote>
  <w:footnote w:id="652">
    <w:p w14:paraId="7A2D9627" w14:textId="49D0AACD" w:rsidR="00ED1D04" w:rsidRDefault="00ED1D04" w:rsidP="00407DA2">
      <w:pPr>
        <w:pStyle w:val="footnote"/>
      </w:pPr>
      <w:r>
        <w:rPr>
          <w:rStyle w:val="FootnoteReference"/>
        </w:rPr>
        <w:footnoteRef/>
      </w:r>
      <w:r>
        <w:t xml:space="preserve"> [JS] or “revealed Himself to us”</w:t>
      </w:r>
    </w:p>
  </w:footnote>
  <w:footnote w:id="653">
    <w:p w14:paraId="05642717" w14:textId="78CE3F15" w:rsidR="00ED1D04" w:rsidRDefault="00ED1D0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ED1D04" w:rsidRDefault="00ED1D0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ED1D04" w:rsidRDefault="00ED1D04" w:rsidP="00407DA2">
      <w:pPr>
        <w:pStyle w:val="footnote"/>
      </w:pPr>
      <w:r>
        <w:rPr>
          <w:rStyle w:val="FootnoteReference"/>
        </w:rPr>
        <w:footnoteRef/>
      </w:r>
      <w:r>
        <w:t xml:space="preserve"> [JS] “thankfully confess You with praise”</w:t>
      </w:r>
    </w:p>
  </w:footnote>
  <w:footnote w:id="656">
    <w:p w14:paraId="327B2E03" w14:textId="17966534" w:rsidR="00ED1D04" w:rsidRDefault="00ED1D04" w:rsidP="00407DA2">
      <w:pPr>
        <w:pStyle w:val="footnote"/>
      </w:pPr>
      <w:r>
        <w:rPr>
          <w:rStyle w:val="FootnoteReference"/>
        </w:rPr>
        <w:footnoteRef/>
      </w:r>
      <w:r>
        <w:t xml:space="preserve"> [JS] “thankfully confess You with praise”</w:t>
      </w:r>
    </w:p>
  </w:footnote>
  <w:footnote w:id="657">
    <w:p w14:paraId="6E3C51BA" w14:textId="77777777" w:rsidR="00ED1D04" w:rsidRDefault="00ED1D0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ED1D04" w:rsidRDefault="00ED1D04" w:rsidP="00C544D6">
      <w:pPr>
        <w:pStyle w:val="footnote"/>
      </w:pPr>
      <w:r>
        <w:rPr>
          <w:rStyle w:val="FootnoteReference"/>
        </w:rPr>
        <w:footnoteRef/>
      </w:r>
      <w:r>
        <w:t xml:space="preserve"> Rom. 10:5; Gal. 3:12; Lev. 18:5; Luke 10:25-28.</w:t>
      </w:r>
    </w:p>
  </w:footnote>
  <w:footnote w:id="659">
    <w:p w14:paraId="0E153BF4" w14:textId="77777777" w:rsidR="00ED1D04" w:rsidRDefault="00ED1D0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ED1D04" w:rsidRDefault="00ED1D0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ED1D04" w:rsidRDefault="00ED1D04"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ED1D04" w:rsidRDefault="00ED1D04"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ED1D04" w:rsidRDefault="00ED1D04" w:rsidP="00C57482">
      <w:pPr>
        <w:pStyle w:val="footnote"/>
      </w:pPr>
      <w:r>
        <w:rPr>
          <w:rStyle w:val="FootnoteReference"/>
        </w:rPr>
        <w:footnoteRef/>
      </w:r>
      <w:r>
        <w:t xml:space="preserve"> [JS] or “sayings,” or “teachings”</w:t>
      </w:r>
    </w:p>
  </w:footnote>
  <w:footnote w:id="664">
    <w:p w14:paraId="798DF7BE" w14:textId="68962B07" w:rsidR="00ED1D04" w:rsidRDefault="00ED1D04" w:rsidP="00BE75D2">
      <w:pPr>
        <w:pStyle w:val="footnote"/>
      </w:pPr>
      <w:r>
        <w:rPr>
          <w:rStyle w:val="FootnoteReference"/>
        </w:rPr>
        <w:footnoteRef/>
      </w:r>
      <w:r>
        <w:t xml:space="preserve"> [JS] Fr. Athanasius has, “repaly,” Brenton has “recompense”</w:t>
      </w:r>
    </w:p>
  </w:footnote>
  <w:footnote w:id="665">
    <w:p w14:paraId="0D4EEBCE" w14:textId="0AC85059" w:rsidR="00ED1D04" w:rsidRDefault="00ED1D0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ED1D04" w:rsidRDefault="00ED1D0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ED1D04" w:rsidRDefault="00ED1D0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ED1D04" w:rsidRDefault="00ED1D04"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ED1D04" w:rsidRDefault="00ED1D04" w:rsidP="005E7419">
      <w:pPr>
        <w:pStyle w:val="footnote"/>
      </w:pPr>
      <w:r>
        <w:rPr>
          <w:rStyle w:val="FootnoteReference"/>
        </w:rPr>
        <w:footnoteRef/>
      </w:r>
      <w:r>
        <w:t xml:space="preserve"> [JS] or “establish,” “confirm”</w:t>
      </w:r>
    </w:p>
  </w:footnote>
  <w:footnote w:id="670">
    <w:p w14:paraId="2E991C7E" w14:textId="4933BF85" w:rsidR="00ED1D04" w:rsidRDefault="00ED1D04" w:rsidP="00B5676D">
      <w:pPr>
        <w:pStyle w:val="footnote"/>
      </w:pPr>
      <w:r>
        <w:rPr>
          <w:rStyle w:val="FootnoteReference"/>
        </w:rPr>
        <w:footnoteRef/>
      </w:r>
      <w:r>
        <w:t xml:space="preserve"> [JS] or “covetousness”</w:t>
      </w:r>
    </w:p>
  </w:footnote>
  <w:footnote w:id="671">
    <w:p w14:paraId="25BE986A" w14:textId="2129563B" w:rsidR="00ED1D04" w:rsidRDefault="00ED1D0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ED1D04" w:rsidRDefault="00ED1D04"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ED1D04" w:rsidRDefault="00ED1D04"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ED1D04" w:rsidRDefault="00ED1D04"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ED1D04" w:rsidRDefault="00ED1D04"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ED1D04" w:rsidRDefault="00ED1D04" w:rsidP="00D305E3">
      <w:pPr>
        <w:pStyle w:val="footnote"/>
      </w:pPr>
      <w:r>
        <w:rPr>
          <w:rStyle w:val="FootnoteReference"/>
        </w:rPr>
        <w:footnoteRef/>
      </w:r>
      <w:r>
        <w:t xml:space="preserve"> [JS] or “thank,” “thankfully confess You with praise”</w:t>
      </w:r>
    </w:p>
  </w:footnote>
  <w:footnote w:id="677">
    <w:p w14:paraId="7A206583" w14:textId="77777777" w:rsidR="00ED1D04" w:rsidRDefault="00ED1D0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ED1D04" w:rsidRDefault="00ED1D04" w:rsidP="00C544D6">
      <w:pPr>
        <w:pStyle w:val="footnote"/>
      </w:pPr>
      <w:r>
        <w:rPr>
          <w:rStyle w:val="FootnoteReference"/>
        </w:rPr>
        <w:footnoteRef/>
      </w:r>
      <w:r>
        <w:t xml:space="preserve"> Curdled with scorn, anger and fear.</w:t>
      </w:r>
    </w:p>
  </w:footnote>
  <w:footnote w:id="679">
    <w:p w14:paraId="7309743D" w14:textId="0EE8ABB9" w:rsidR="00ED1D04" w:rsidRDefault="00ED1D04"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ED1D04" w:rsidRDefault="00ED1D0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ED1D04" w:rsidRDefault="00ED1D04" w:rsidP="00C936FC">
      <w:pPr>
        <w:pStyle w:val="footnote"/>
      </w:pPr>
      <w:r>
        <w:rPr>
          <w:rStyle w:val="FootnoteReference"/>
        </w:rPr>
        <w:footnoteRef/>
      </w:r>
      <w:r>
        <w:t xml:space="preserve"> [JS] i.e. my eyes were straigned looking for your word.</w:t>
      </w:r>
    </w:p>
  </w:footnote>
  <w:footnote w:id="682">
    <w:p w14:paraId="4CBD2EF6" w14:textId="212825E8" w:rsidR="00ED1D04" w:rsidRDefault="00ED1D0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ED1D04" w:rsidRDefault="00ED1D04"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ED1D04" w:rsidRDefault="00ED1D04" w:rsidP="00D9575C">
      <w:pPr>
        <w:pStyle w:val="footnote"/>
      </w:pPr>
      <w:r>
        <w:rPr>
          <w:rStyle w:val="FootnoteReference"/>
        </w:rPr>
        <w:footnoteRef/>
      </w:r>
      <w:r>
        <w:t xml:space="preserve"> [JS] revive, “give me life”</w:t>
      </w:r>
    </w:p>
  </w:footnote>
  <w:footnote w:id="685">
    <w:p w14:paraId="43860D7B" w14:textId="0D5C0E48" w:rsidR="00ED1D04" w:rsidRDefault="00ED1D04" w:rsidP="00D9575C">
      <w:pPr>
        <w:pStyle w:val="footnote"/>
      </w:pPr>
      <w:r>
        <w:rPr>
          <w:rStyle w:val="FootnoteReference"/>
        </w:rPr>
        <w:footnoteRef/>
      </w:r>
      <w:r>
        <w:t xml:space="preserve"> [JS] “all things together”, i.e. “all the universe”</w:t>
      </w:r>
    </w:p>
  </w:footnote>
  <w:footnote w:id="686">
    <w:p w14:paraId="1C03CDF6" w14:textId="6210968E" w:rsidR="00ED1D04" w:rsidRDefault="00ED1D0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ED1D04" w:rsidRDefault="00ED1D04"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ED1D04" w:rsidRDefault="00ED1D0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ED1D04" w:rsidRDefault="00ED1D04" w:rsidP="004D36A2">
      <w:pPr>
        <w:pStyle w:val="footnote"/>
      </w:pPr>
      <w:r>
        <w:rPr>
          <w:rStyle w:val="FootnoteReference"/>
        </w:rPr>
        <w:footnoteRef/>
      </w:r>
      <w:r>
        <w:t xml:space="preserve"> [JS] probably “forever for a reward”, rather than “for an eternal reward”</w:t>
      </w:r>
    </w:p>
  </w:footnote>
  <w:footnote w:id="690">
    <w:p w14:paraId="5687A5D1" w14:textId="12E6D97D" w:rsidR="00ED1D04" w:rsidRDefault="00ED1D0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ED1D04" w:rsidRDefault="00ED1D0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ED1D04" w:rsidRDefault="00ED1D0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ED1D04" w:rsidRDefault="00ED1D04"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ED1D04" w:rsidRDefault="00ED1D0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ED1D04" w:rsidRDefault="00ED1D04" w:rsidP="00027E51">
      <w:pPr>
        <w:pStyle w:val="footnote"/>
      </w:pPr>
      <w:r>
        <w:rPr>
          <w:rStyle w:val="FootnoteReference"/>
        </w:rPr>
        <w:footnoteRef/>
      </w:r>
      <w:r>
        <w:t xml:space="preserve"> [JS] or “I directed myself towards”</w:t>
      </w:r>
    </w:p>
  </w:footnote>
  <w:footnote w:id="696">
    <w:p w14:paraId="0B2F62E7" w14:textId="0CF252B5" w:rsidR="00ED1D04" w:rsidRDefault="00ED1D04" w:rsidP="00C544D6">
      <w:pPr>
        <w:pStyle w:val="footnote"/>
      </w:pPr>
      <w:r>
        <w:rPr>
          <w:rStyle w:val="FootnoteReference"/>
        </w:rPr>
        <w:footnoteRef/>
      </w:r>
      <w:r>
        <w:t xml:space="preserve"> Cf. Lk. 24:27,32,45.</w:t>
      </w:r>
    </w:p>
  </w:footnote>
  <w:footnote w:id="697">
    <w:p w14:paraId="081BE299" w14:textId="0DC86D26" w:rsidR="00ED1D04" w:rsidRDefault="00ED1D04"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ED1D04" w:rsidRDefault="00ED1D04"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ED1D04" w:rsidRDefault="00ED1D04"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ED1D04" w:rsidRDefault="00ED1D0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ED1D04" w:rsidRDefault="00ED1D0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ED1D04" w:rsidRDefault="00ED1D0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ED1D04" w:rsidRDefault="00ED1D04" w:rsidP="00330381">
      <w:pPr>
        <w:pStyle w:val="footnote"/>
      </w:pPr>
      <w:r>
        <w:rPr>
          <w:rStyle w:val="FootnoteReference"/>
        </w:rPr>
        <w:footnoteRef/>
      </w:r>
      <w:r>
        <w:t xml:space="preserve"> [JS] or “wickedness”</w:t>
      </w:r>
    </w:p>
  </w:footnote>
  <w:footnote w:id="704">
    <w:p w14:paraId="50052FF4" w14:textId="1790CFD6" w:rsidR="00ED1D04" w:rsidRDefault="00ED1D04" w:rsidP="00C544D6">
      <w:pPr>
        <w:pStyle w:val="footnote"/>
      </w:pPr>
      <w:r>
        <w:rPr>
          <w:rStyle w:val="FootnoteReference"/>
        </w:rPr>
        <w:footnoteRef/>
      </w:r>
      <w:r>
        <w:t xml:space="preserve"> Cf. Ps. 110:10.</w:t>
      </w:r>
    </w:p>
  </w:footnote>
  <w:footnote w:id="705">
    <w:p w14:paraId="720D7516" w14:textId="1A9EC268" w:rsidR="00ED1D04" w:rsidRDefault="00ED1D0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ED1D04" w:rsidRDefault="00ED1D04" w:rsidP="00922B79">
      <w:pPr>
        <w:pStyle w:val="footnote"/>
      </w:pPr>
      <w:r>
        <w:rPr>
          <w:rStyle w:val="FootnoteReference"/>
        </w:rPr>
        <w:footnoteRef/>
      </w:r>
      <w:r>
        <w:t xml:space="preserve"> [JS] Coptic has, “Name”.</w:t>
      </w:r>
    </w:p>
  </w:footnote>
  <w:footnote w:id="707">
    <w:p w14:paraId="6758F0AB" w14:textId="1B97FFBE" w:rsidR="00ED1D04" w:rsidRDefault="00ED1D04" w:rsidP="00922B79">
      <w:pPr>
        <w:pStyle w:val="footnote"/>
      </w:pPr>
      <w:r>
        <w:rPr>
          <w:rStyle w:val="FootnoteReference"/>
        </w:rPr>
        <w:footnoteRef/>
      </w:r>
      <w:r>
        <w:t xml:space="preserve"> [JS] or “word,” or “teachings</w:t>
      </w:r>
    </w:p>
  </w:footnote>
  <w:footnote w:id="708">
    <w:p w14:paraId="6F9983BE" w14:textId="25FEB91F" w:rsidR="00ED1D04" w:rsidRDefault="00ED1D04"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ED1D04" w:rsidRDefault="00ED1D04"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ED1D04" w:rsidRDefault="00ED1D04" w:rsidP="00C544D6">
      <w:pPr>
        <w:pStyle w:val="footnote"/>
      </w:pPr>
      <w:r>
        <w:rPr>
          <w:rStyle w:val="FootnoteReference"/>
        </w:rPr>
        <w:footnoteRef/>
      </w:r>
      <w:r>
        <w:t xml:space="preserve"> Cf. Jeremiah 3:23. I look through the hills to their unseen Maker.</w:t>
      </w:r>
    </w:p>
  </w:footnote>
  <w:footnote w:id="711">
    <w:p w14:paraId="597C7008" w14:textId="630EBDA2" w:rsidR="00ED1D04" w:rsidRDefault="00ED1D0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ED1D04" w:rsidRDefault="00ED1D04"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ED1D04" w:rsidRDefault="00ED1D0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ED1D04" w:rsidRDefault="00ED1D04" w:rsidP="00CE55B0">
      <w:pPr>
        <w:pStyle w:val="footnote"/>
      </w:pPr>
      <w:r>
        <w:rPr>
          <w:rStyle w:val="FootnoteReference"/>
        </w:rPr>
        <w:footnoteRef/>
      </w:r>
      <w:r>
        <w:t xml:space="preserve"> [JS] or “thank and praise”, “thankfully confess with praise”</w:t>
      </w:r>
    </w:p>
  </w:footnote>
  <w:footnote w:id="715">
    <w:p w14:paraId="351045EF" w14:textId="461615AB" w:rsidR="00ED1D04" w:rsidRDefault="00ED1D04"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ED1D04" w:rsidRDefault="00ED1D0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ED1D04" w:rsidRDefault="00ED1D04" w:rsidP="00C544D6">
      <w:pPr>
        <w:pStyle w:val="footnote"/>
      </w:pPr>
      <w:r>
        <w:rPr>
          <w:rStyle w:val="FootnoteReference"/>
        </w:rPr>
        <w:footnoteRef/>
      </w:r>
      <w:r>
        <w:t xml:space="preserve"> Hebrews 11:26; 13:13.</w:t>
      </w:r>
    </w:p>
  </w:footnote>
  <w:footnote w:id="718">
    <w:p w14:paraId="09354BED" w14:textId="77777777" w:rsidR="00ED1D04" w:rsidRDefault="00ED1D04" w:rsidP="00C544D6">
      <w:pPr>
        <w:pStyle w:val="footnote"/>
      </w:pPr>
      <w:r>
        <w:rPr>
          <w:rStyle w:val="FootnoteReference"/>
        </w:rPr>
        <w:footnoteRef/>
      </w:r>
      <w:r>
        <w:t xml:space="preserve"> Heaven is here (Mt. 4:17; Lk. 17:21; Prov. 17:24).</w:t>
      </w:r>
    </w:p>
  </w:footnote>
  <w:footnote w:id="719">
    <w:p w14:paraId="70E4A917" w14:textId="510327E2" w:rsidR="00ED1D04" w:rsidRDefault="00ED1D04" w:rsidP="0017251E">
      <w:pPr>
        <w:pStyle w:val="footnote"/>
      </w:pPr>
      <w:r>
        <w:rPr>
          <w:rStyle w:val="FootnoteReference"/>
        </w:rPr>
        <w:footnoteRef/>
      </w:r>
      <w:r>
        <w:t xml:space="preserve"> [JS] Fr. Lazarus and NETS have “irresistible”, OSB has “overwhelming”</w:t>
      </w:r>
    </w:p>
  </w:footnote>
  <w:footnote w:id="720">
    <w:p w14:paraId="045830C0" w14:textId="3777C1FD" w:rsidR="00ED1D04" w:rsidRDefault="00ED1D04" w:rsidP="00330381">
      <w:pPr>
        <w:pStyle w:val="footnote"/>
      </w:pPr>
      <w:r>
        <w:rPr>
          <w:rStyle w:val="FootnoteReference"/>
        </w:rPr>
        <w:footnoteRef/>
      </w:r>
      <w:r>
        <w:t xml:space="preserve"> [JS] or “evildoers”</w:t>
      </w:r>
    </w:p>
  </w:footnote>
  <w:footnote w:id="721">
    <w:p w14:paraId="09C30AE4" w14:textId="6C02AB51" w:rsidR="00ED1D04" w:rsidRDefault="00ED1D04" w:rsidP="00511459">
      <w:pPr>
        <w:pStyle w:val="footnote"/>
      </w:pPr>
      <w:r>
        <w:rPr>
          <w:rStyle w:val="FootnoteReference"/>
        </w:rPr>
        <w:footnoteRef/>
      </w:r>
      <w:r>
        <w:t xml:space="preserve"> [JS] Fr. Athanasius has, “the Lord has magnified His doings with them.”</w:t>
      </w:r>
    </w:p>
  </w:footnote>
  <w:footnote w:id="722">
    <w:p w14:paraId="5CAE6DBB" w14:textId="77777777" w:rsidR="00ED1D04" w:rsidRDefault="00ED1D0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ED1D04" w:rsidRDefault="00ED1D0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ED1D04" w:rsidRDefault="00ED1D04" w:rsidP="003169DD">
      <w:pPr>
        <w:pStyle w:val="footnote"/>
      </w:pPr>
      <w:r>
        <w:rPr>
          <w:rStyle w:val="FootnoteReference"/>
        </w:rPr>
        <w:footnoteRef/>
      </w:r>
      <w:r>
        <w:t xml:space="preserve"> [JS] “from your rest”, literally, “after sitting”</w:t>
      </w:r>
    </w:p>
  </w:footnote>
  <w:footnote w:id="725">
    <w:p w14:paraId="2EF38BE0" w14:textId="36D5D79C" w:rsidR="00ED1D04" w:rsidRDefault="00ED1D04" w:rsidP="003169DD">
      <w:pPr>
        <w:pStyle w:val="footnote"/>
      </w:pPr>
      <w:r>
        <w:rPr>
          <w:rStyle w:val="FootnoteReference"/>
        </w:rPr>
        <w:footnoteRef/>
      </w:r>
      <w:r>
        <w:t xml:space="preserve"> [JS] Fr. Athanasius has, “the children of those who have been awakened.”</w:t>
      </w:r>
    </w:p>
  </w:footnote>
  <w:footnote w:id="726">
    <w:p w14:paraId="40FE15BF" w14:textId="13C73A63" w:rsidR="00ED1D04" w:rsidRDefault="00ED1D04" w:rsidP="008D24A6">
      <w:pPr>
        <w:pStyle w:val="footnote"/>
      </w:pPr>
      <w:r>
        <w:rPr>
          <w:rStyle w:val="FootnoteReference"/>
        </w:rPr>
        <w:footnoteRef/>
      </w:r>
      <w:r>
        <w:t xml:space="preserve"> [JS] Fr. Lazarus has, “such exiles”</w:t>
      </w:r>
    </w:p>
  </w:footnote>
  <w:footnote w:id="727">
    <w:p w14:paraId="48D4D6D3" w14:textId="3C1F801B" w:rsidR="00ED1D04" w:rsidRDefault="00ED1D04" w:rsidP="00087D9B">
      <w:pPr>
        <w:pStyle w:val="footnote"/>
      </w:pPr>
      <w:r>
        <w:rPr>
          <w:rStyle w:val="FootnoteReference"/>
        </w:rPr>
        <w:footnoteRef/>
      </w:r>
      <w:r>
        <w:t xml:space="preserve"> [JS] Fr. Athanasius has, “You will be blessed”</w:t>
      </w:r>
    </w:p>
  </w:footnote>
  <w:footnote w:id="728">
    <w:p w14:paraId="7A7A17DB" w14:textId="31683221" w:rsidR="00ED1D04" w:rsidRDefault="00ED1D04"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ED1D04" w:rsidRDefault="00ED1D04"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ED1D04" w:rsidRDefault="00ED1D04" w:rsidP="0061464A">
      <w:pPr>
        <w:pStyle w:val="footnote"/>
      </w:pPr>
      <w:r>
        <w:rPr>
          <w:rStyle w:val="FootnoteReference"/>
        </w:rPr>
        <w:footnoteRef/>
      </w:r>
      <w:r>
        <w:t xml:space="preserve"> [JS] or “lawlessness”</w:t>
      </w:r>
    </w:p>
  </w:footnote>
  <w:footnote w:id="731">
    <w:p w14:paraId="6A925E31" w14:textId="50F1CD8D" w:rsidR="00ED1D04" w:rsidRDefault="00ED1D0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ED1D04" w:rsidRDefault="00ED1D04" w:rsidP="00714F88">
      <w:pPr>
        <w:pStyle w:val="footnote"/>
      </w:pPr>
      <w:r>
        <w:rPr>
          <w:rStyle w:val="FootnoteReference"/>
        </w:rPr>
        <w:footnoteRef/>
      </w:r>
      <w:r>
        <w:t xml:space="preserve"> [JS] or “transgressions” or “acts of lawlessness”, throughout.</w:t>
      </w:r>
    </w:p>
  </w:footnote>
  <w:footnote w:id="733">
    <w:p w14:paraId="0461F9AD" w14:textId="6F28CA37" w:rsidR="00ED1D04" w:rsidRDefault="00ED1D04" w:rsidP="00714F88">
      <w:pPr>
        <w:pStyle w:val="footnote"/>
      </w:pPr>
      <w:r>
        <w:rPr>
          <w:rStyle w:val="FootnoteReference"/>
        </w:rPr>
        <w:footnoteRef/>
      </w:r>
      <w:r>
        <w:t xml:space="preserve"> [JS] or “forgiveness”</w:t>
      </w:r>
    </w:p>
  </w:footnote>
  <w:footnote w:id="734">
    <w:p w14:paraId="0C346C8C" w14:textId="77777777" w:rsidR="00ED1D04" w:rsidRDefault="00ED1D0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ED1D04" w:rsidRDefault="00ED1D04" w:rsidP="00C544D6">
      <w:pPr>
        <w:pStyle w:val="footnote"/>
      </w:pPr>
      <w:r>
        <w:rPr>
          <w:rStyle w:val="FootnoteReference"/>
        </w:rPr>
        <w:footnoteRef/>
      </w:r>
      <w:r>
        <w:t xml:space="preserve"> Cf. Titus 2:14.</w:t>
      </w:r>
    </w:p>
  </w:footnote>
  <w:footnote w:id="736">
    <w:p w14:paraId="55BAD822" w14:textId="77777777" w:rsidR="00ED1D04" w:rsidRDefault="00ED1D04" w:rsidP="00C544D6">
      <w:pPr>
        <w:pStyle w:val="footnote"/>
      </w:pPr>
      <w:r>
        <w:rPr>
          <w:rStyle w:val="FootnoteReference"/>
        </w:rPr>
        <w:footnoteRef/>
      </w:r>
      <w:r>
        <w:t xml:space="preserve"> Prov. 29:1; 2 Kings 17:14; Neh. 9:16; Dt. 9:6.</w:t>
      </w:r>
    </w:p>
  </w:footnote>
  <w:footnote w:id="737">
    <w:p w14:paraId="4E2F71A4" w14:textId="2CCCE707" w:rsidR="00ED1D04" w:rsidRDefault="00ED1D04" w:rsidP="00C0758B">
      <w:pPr>
        <w:pStyle w:val="footnote"/>
      </w:pPr>
      <w:r>
        <w:rPr>
          <w:rStyle w:val="FootnoteReference"/>
        </w:rPr>
        <w:footnoteRef/>
      </w:r>
      <w:r>
        <w:t xml:space="preserve"> [JS] literally “the tabernacle of my house”</w:t>
      </w:r>
    </w:p>
  </w:footnote>
  <w:footnote w:id="738">
    <w:p w14:paraId="7C027A5F" w14:textId="25B43E29" w:rsidR="00ED1D04" w:rsidRDefault="00ED1D0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ED1D04" w:rsidRDefault="00ED1D04" w:rsidP="00C544D6">
      <w:pPr>
        <w:pStyle w:val="footnote"/>
      </w:pPr>
      <w:r>
        <w:rPr>
          <w:rStyle w:val="FootnoteReference"/>
        </w:rPr>
        <w:footnoteRef/>
      </w:r>
      <w:r>
        <w:t xml:space="preserve"> Cf. 1 Kings 6:21 (1 Sam. 6:21).</w:t>
      </w:r>
    </w:p>
  </w:footnote>
  <w:footnote w:id="740">
    <w:p w14:paraId="7A5052C0" w14:textId="161D9B7D" w:rsidR="00ED1D04" w:rsidRDefault="00ED1D04" w:rsidP="00023B09">
      <w:pPr>
        <w:pStyle w:val="footnote"/>
      </w:pPr>
      <w:r>
        <w:rPr>
          <w:rStyle w:val="FootnoteReference"/>
        </w:rPr>
        <w:footnoteRef/>
      </w:r>
      <w:r>
        <w:t xml:space="preserve"> [JS] “do obeisance”, i.e. literally “bow down”</w:t>
      </w:r>
    </w:p>
  </w:footnote>
  <w:footnote w:id="741">
    <w:p w14:paraId="7B1B3D1C" w14:textId="1A224FFE" w:rsidR="00ED1D04" w:rsidRDefault="00ED1D04" w:rsidP="00023B09">
      <w:pPr>
        <w:pStyle w:val="footnote"/>
      </w:pPr>
      <w:r>
        <w:rPr>
          <w:rStyle w:val="FootnoteReference"/>
        </w:rPr>
        <w:footnoteRef/>
      </w:r>
      <w:r>
        <w:t xml:space="preserve"> [JS] Fr. Lazarus has “resting-place”</w:t>
      </w:r>
    </w:p>
  </w:footnote>
  <w:footnote w:id="742">
    <w:p w14:paraId="57742C2B" w14:textId="024D8554" w:rsidR="00ED1D04" w:rsidRDefault="00ED1D04" w:rsidP="00023B09">
      <w:pPr>
        <w:pStyle w:val="footnote"/>
      </w:pPr>
      <w:r>
        <w:rPr>
          <w:rStyle w:val="FootnoteReference"/>
        </w:rPr>
        <w:footnoteRef/>
      </w:r>
      <w:r>
        <w:t xml:space="preserve"> [JS] or “the ark of Your holiness”</w:t>
      </w:r>
    </w:p>
  </w:footnote>
  <w:footnote w:id="743">
    <w:p w14:paraId="371872E1" w14:textId="77777777" w:rsidR="00ED1D04" w:rsidRDefault="00ED1D04" w:rsidP="00C544D6">
      <w:pPr>
        <w:pStyle w:val="footnote"/>
      </w:pPr>
      <w:r>
        <w:rPr>
          <w:rStyle w:val="FootnoteReference"/>
        </w:rPr>
        <w:footnoteRef/>
      </w:r>
      <w:r>
        <w:t xml:space="preserve"> Ps. 131:8-10 = 2 Chron. 6:41-42.</w:t>
      </w:r>
    </w:p>
  </w:footnote>
  <w:footnote w:id="744">
    <w:p w14:paraId="3FFC0219" w14:textId="77777777" w:rsidR="00ED1D04" w:rsidRDefault="00ED1D04" w:rsidP="00C544D6">
      <w:pPr>
        <w:pStyle w:val="footnote"/>
      </w:pPr>
      <w:r>
        <w:rPr>
          <w:rStyle w:val="FootnoteReference"/>
        </w:rPr>
        <w:footnoteRef/>
      </w:r>
      <w:r>
        <w:t xml:space="preserve"> I Chron. 17:11-14; Acts 2:30-33.</w:t>
      </w:r>
    </w:p>
  </w:footnote>
  <w:footnote w:id="745">
    <w:p w14:paraId="750994E1" w14:textId="39B5FB55" w:rsidR="00ED1D04" w:rsidRDefault="00ED1D04" w:rsidP="00631963">
      <w:pPr>
        <w:pStyle w:val="footnote"/>
      </w:pPr>
      <w:r>
        <w:rPr>
          <w:rStyle w:val="FootnoteReference"/>
        </w:rPr>
        <w:footnoteRef/>
      </w:r>
      <w:r>
        <w:t xml:space="preserve"> [JS] Coptic has “widow”.</w:t>
      </w:r>
    </w:p>
  </w:footnote>
  <w:footnote w:id="746">
    <w:p w14:paraId="20533A22" w14:textId="760F6E73" w:rsidR="00ED1D04" w:rsidRDefault="00ED1D04" w:rsidP="00631963">
      <w:pPr>
        <w:pStyle w:val="footnote"/>
      </w:pPr>
      <w:r>
        <w:rPr>
          <w:rStyle w:val="FootnoteReference"/>
        </w:rPr>
        <w:footnoteRef/>
      </w:r>
      <w:r>
        <w:t xml:space="preserve"> [JS] or “rejoice with rejoicing”</w:t>
      </w:r>
    </w:p>
  </w:footnote>
  <w:footnote w:id="747">
    <w:p w14:paraId="41E94330" w14:textId="77777777" w:rsidR="00ED1D04" w:rsidRDefault="00ED1D04" w:rsidP="00C544D6">
      <w:pPr>
        <w:pStyle w:val="footnote"/>
      </w:pPr>
      <w:r>
        <w:rPr>
          <w:rStyle w:val="FootnoteReference"/>
        </w:rPr>
        <w:footnoteRef/>
      </w:r>
      <w:r>
        <w:t xml:space="preserve"> stock: </w:t>
      </w:r>
      <w:r w:rsidRPr="00783CA0">
        <w:rPr>
          <w:i/>
        </w:rPr>
        <w:t>lit</w:t>
      </w:r>
      <w:r>
        <w:t>. horn.</w:t>
      </w:r>
    </w:p>
  </w:footnote>
  <w:footnote w:id="748">
    <w:p w14:paraId="2CC35491" w14:textId="77777777" w:rsidR="00ED1D04" w:rsidRDefault="00ED1D0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ED1D04" w:rsidRDefault="00ED1D0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ED1D04" w:rsidRDefault="00ED1D0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ED1D04" w:rsidRDefault="00ED1D0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ED1D04" w:rsidRDefault="00ED1D04" w:rsidP="008B199B">
      <w:pPr>
        <w:pStyle w:val="footnote"/>
      </w:pPr>
      <w:r>
        <w:rPr>
          <w:rStyle w:val="FootnoteReference"/>
        </w:rPr>
        <w:footnoteRef/>
      </w:r>
      <w:r>
        <w:t xml:space="preserve"> [JS] literally, “slaves”</w:t>
      </w:r>
    </w:p>
  </w:footnote>
  <w:footnote w:id="753">
    <w:p w14:paraId="1FC82724" w14:textId="77777777" w:rsidR="00ED1D04" w:rsidRDefault="00ED1D04"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ED1D04" w:rsidRDefault="00ED1D04" w:rsidP="00C544D6">
      <w:pPr>
        <w:pStyle w:val="footnote"/>
      </w:pPr>
      <w:r>
        <w:rPr>
          <w:rStyle w:val="FootnoteReference"/>
        </w:rPr>
        <w:footnoteRef/>
      </w:r>
      <w:r>
        <w:t xml:space="preserve"> Deut. 32:36.</w:t>
      </w:r>
    </w:p>
  </w:footnote>
  <w:footnote w:id="755">
    <w:p w14:paraId="6CA454B0" w14:textId="699660A9" w:rsidR="00ED1D04" w:rsidRDefault="00ED1D04" w:rsidP="009F1DA0">
      <w:pPr>
        <w:pStyle w:val="footnote"/>
      </w:pPr>
      <w:r>
        <w:rPr>
          <w:rStyle w:val="FootnoteReference"/>
        </w:rPr>
        <w:footnoteRef/>
      </w:r>
      <w:r>
        <w:t xml:space="preserve"> [JS] [] lacking in all but OSB</w:t>
      </w:r>
    </w:p>
  </w:footnote>
  <w:footnote w:id="756">
    <w:p w14:paraId="71CEF4E9" w14:textId="77777777" w:rsidR="00ED1D04" w:rsidRDefault="00ED1D0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ED1D04" w:rsidRDefault="00ED1D0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ED1D04" w:rsidRDefault="00ED1D04"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ED1D04" w:rsidRDefault="00ED1D0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ED1D04" w:rsidRDefault="00ED1D04" w:rsidP="00AE1E0F">
      <w:pPr>
        <w:pStyle w:val="footnote"/>
      </w:pPr>
      <w:r>
        <w:rPr>
          <w:rStyle w:val="FootnoteReference"/>
        </w:rPr>
        <w:footnoteRef/>
      </w:r>
      <w:r>
        <w:t xml:space="preserve"> [JS] or “and shook of Pharaoh and his army into the Red sea,”</w:t>
      </w:r>
    </w:p>
  </w:footnote>
  <w:footnote w:id="761">
    <w:p w14:paraId="0B96BC12" w14:textId="30893C5B" w:rsidR="00ED1D04" w:rsidRDefault="00ED1D04" w:rsidP="00AE1E0F">
      <w:pPr>
        <w:pStyle w:val="footnote"/>
      </w:pPr>
      <w:r>
        <w:rPr>
          <w:rStyle w:val="FootnoteReference"/>
        </w:rPr>
        <w:footnoteRef/>
      </w:r>
      <w:r>
        <w:t xml:space="preserve"> [JS] or “slew”</w:t>
      </w:r>
    </w:p>
  </w:footnote>
  <w:footnote w:id="762">
    <w:p w14:paraId="0DA78EFF" w14:textId="6EE98942" w:rsidR="00ED1D04" w:rsidRDefault="00ED1D04"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ED1D04" w:rsidRDefault="00ED1D0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ED1D04" w:rsidRDefault="00ED1D04" w:rsidP="00C544D6">
      <w:pPr>
        <w:pStyle w:val="footnote"/>
      </w:pPr>
      <w:r>
        <w:rPr>
          <w:rStyle w:val="FootnoteReference"/>
        </w:rPr>
        <w:footnoteRef/>
      </w:r>
      <w:r>
        <w:t xml:space="preserve"> See previous footnote.</w:t>
      </w:r>
    </w:p>
  </w:footnote>
  <w:footnote w:id="765">
    <w:p w14:paraId="32C9C8BA" w14:textId="1283C1AE" w:rsidR="00ED1D04" w:rsidRDefault="00ED1D0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ED1D04" w:rsidRDefault="00ED1D04" w:rsidP="00AC3281">
      <w:pPr>
        <w:pStyle w:val="footnote"/>
      </w:pPr>
      <w:r>
        <w:rPr>
          <w:rStyle w:val="FootnoteReference"/>
        </w:rPr>
        <w:footnoteRef/>
      </w:r>
      <w:r>
        <w:t xml:space="preserve"> [JS] or “thank”, or “thankfully confess with praise”</w:t>
      </w:r>
    </w:p>
  </w:footnote>
  <w:footnote w:id="767">
    <w:p w14:paraId="02264BC2" w14:textId="77777777" w:rsidR="00ED1D04" w:rsidRDefault="00ED1D0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ED1D04" w:rsidRDefault="00ED1D04"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ED1D04" w:rsidRDefault="00ED1D04"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ED1D04" w:rsidRDefault="00ED1D0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ED1D04" w:rsidRDefault="00ED1D04"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ED1D04" w:rsidRDefault="00ED1D0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ED1D04" w:rsidRDefault="00ED1D04" w:rsidP="00FF6795">
      <w:pPr>
        <w:pStyle w:val="footnote"/>
      </w:pPr>
      <w:r>
        <w:rPr>
          <w:rStyle w:val="FootnoteReference"/>
        </w:rPr>
        <w:footnoteRef/>
      </w:r>
      <w:r>
        <w:t xml:space="preserve"> [JS] literally “those who are exalted” or “the high things”</w:t>
      </w:r>
    </w:p>
  </w:footnote>
  <w:footnote w:id="774">
    <w:p w14:paraId="596BB70E" w14:textId="27F87B4A" w:rsidR="00ED1D04" w:rsidRDefault="00ED1D04"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ED1D04" w:rsidRDefault="00ED1D04" w:rsidP="00485563">
      <w:pPr>
        <w:pStyle w:val="footnote"/>
      </w:pPr>
      <w:r>
        <w:rPr>
          <w:rStyle w:val="FootnoteReference"/>
        </w:rPr>
        <w:footnoteRef/>
      </w:r>
      <w:r>
        <w:t xml:space="preserve"> [JS] or “possess”</w:t>
      </w:r>
    </w:p>
  </w:footnote>
  <w:footnote w:id="776">
    <w:p w14:paraId="145A6B15" w14:textId="77777777" w:rsidR="00ED1D04" w:rsidRDefault="00ED1D04"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ED1D04" w:rsidRDefault="00ED1D04" w:rsidP="00485563">
      <w:pPr>
        <w:pStyle w:val="footnote"/>
      </w:pPr>
      <w:r>
        <w:rPr>
          <w:rStyle w:val="FootnoteReference"/>
        </w:rPr>
        <w:footnoteRef/>
      </w:r>
      <w:r>
        <w:t xml:space="preserve"> [JS] or “give thanks,” or “thankfully confess You with praise”</w:t>
      </w:r>
    </w:p>
  </w:footnote>
  <w:footnote w:id="778">
    <w:p w14:paraId="4E73646F" w14:textId="549C13C9" w:rsidR="00ED1D04" w:rsidRDefault="00ED1D04" w:rsidP="00EB72A3">
      <w:pPr>
        <w:pStyle w:val="footnote"/>
      </w:pPr>
      <w:r>
        <w:rPr>
          <w:rStyle w:val="FootnoteReference"/>
        </w:rPr>
        <w:footnoteRef/>
      </w:r>
      <w:r>
        <w:t xml:space="preserve"> [JS] or “and do I not waste away because of my enemies?”</w:t>
      </w:r>
    </w:p>
  </w:footnote>
  <w:footnote w:id="779">
    <w:p w14:paraId="4CC16564" w14:textId="262FCF3B" w:rsidR="00ED1D04" w:rsidRDefault="00ED1D04" w:rsidP="00814FC4">
      <w:pPr>
        <w:pStyle w:val="footnote"/>
      </w:pPr>
      <w:r>
        <w:rPr>
          <w:rStyle w:val="FootnoteReference"/>
        </w:rPr>
        <w:footnoteRef/>
      </w:r>
      <w:r>
        <w:t xml:space="preserve"> [JS] or “way of iniquity”</w:t>
      </w:r>
    </w:p>
  </w:footnote>
  <w:footnote w:id="780">
    <w:p w14:paraId="6BCAB3AE" w14:textId="77777777" w:rsidR="00ED1D04" w:rsidRDefault="00ED1D04" w:rsidP="00C544D6">
      <w:pPr>
        <w:pStyle w:val="footnote"/>
      </w:pPr>
      <w:r>
        <w:rPr>
          <w:rStyle w:val="FootnoteReference"/>
        </w:rPr>
        <w:footnoteRef/>
      </w:r>
      <w:r>
        <w:t xml:space="preserve"> ‘He gives songs in the night’ (Job. 35:10).</w:t>
      </w:r>
    </w:p>
  </w:footnote>
  <w:footnote w:id="781">
    <w:p w14:paraId="6FFB8AE3" w14:textId="30159915" w:rsidR="00ED1D04" w:rsidRDefault="00ED1D04" w:rsidP="00FF4A4F">
      <w:pPr>
        <w:pStyle w:val="footnote"/>
      </w:pPr>
      <w:r>
        <w:rPr>
          <w:rStyle w:val="FootnoteReference"/>
        </w:rPr>
        <w:footnoteRef/>
      </w:r>
      <w:r>
        <w:t xml:space="preserve"> Literally “voice”</w:t>
      </w:r>
    </w:p>
  </w:footnote>
  <w:footnote w:id="782">
    <w:p w14:paraId="1995E6B7" w14:textId="70D38F62" w:rsidR="00ED1D04" w:rsidRDefault="00ED1D04" w:rsidP="00EB72A3">
      <w:pPr>
        <w:pStyle w:val="footnote"/>
      </w:pPr>
      <w:r>
        <w:rPr>
          <w:rStyle w:val="FootnoteReference"/>
        </w:rPr>
        <w:footnoteRef/>
      </w:r>
      <w:r>
        <w:t xml:space="preserve"> [JS] or “praise,” or “give thanks to,” or “thankfully confess with praise”</w:t>
      </w:r>
    </w:p>
  </w:footnote>
  <w:footnote w:id="783">
    <w:p w14:paraId="7EBC0985" w14:textId="77777777" w:rsidR="00ED1D04" w:rsidRDefault="00ED1D04" w:rsidP="00784373">
      <w:pPr>
        <w:pStyle w:val="footnote"/>
      </w:pPr>
      <w:r>
        <w:rPr>
          <w:rStyle w:val="FootnoteReference"/>
        </w:rPr>
        <w:footnoteRef/>
      </w:r>
      <w:r>
        <w:t xml:space="preserve"> [JS] or “Hades”.</w:t>
      </w:r>
    </w:p>
  </w:footnote>
  <w:footnote w:id="784">
    <w:p w14:paraId="5A5C1D1C" w14:textId="586EEB89" w:rsidR="00ED1D04" w:rsidRDefault="00ED1D0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ED1D04" w:rsidRDefault="00ED1D04" w:rsidP="00C544D6">
      <w:pPr>
        <w:pStyle w:val="footnote"/>
      </w:pPr>
      <w:r>
        <w:rPr>
          <w:rStyle w:val="FootnoteReference"/>
        </w:rPr>
        <w:footnoteRef/>
      </w:r>
      <w:r>
        <w:t xml:space="preserve"> this way: the confession of Christ (2 Tim. 3:12).</w:t>
      </w:r>
    </w:p>
  </w:footnote>
  <w:footnote w:id="786">
    <w:p w14:paraId="1B4DA4D8" w14:textId="4D3CDF72" w:rsidR="00ED1D04" w:rsidRDefault="00ED1D04" w:rsidP="00EB72A3">
      <w:pPr>
        <w:pStyle w:val="footnote"/>
      </w:pPr>
      <w:r>
        <w:rPr>
          <w:rStyle w:val="FootnoteReference"/>
        </w:rPr>
        <w:footnoteRef/>
      </w:r>
      <w:r>
        <w:t xml:space="preserve"> [JS] or “praise” or “thive thanks to,” or “thankfully confess with praise”</w:t>
      </w:r>
    </w:p>
  </w:footnote>
  <w:footnote w:id="787">
    <w:p w14:paraId="10A5500A" w14:textId="77777777" w:rsidR="00ED1D04" w:rsidRDefault="00ED1D04" w:rsidP="00C544D6">
      <w:pPr>
        <w:pStyle w:val="footnote"/>
      </w:pPr>
      <w:r>
        <w:rPr>
          <w:rStyle w:val="FootnoteReference"/>
        </w:rPr>
        <w:footnoteRef/>
      </w:r>
      <w:r>
        <w:t xml:space="preserve"> These two lines are identical with Lamentations 3:6.</w:t>
      </w:r>
    </w:p>
  </w:footnote>
  <w:footnote w:id="788">
    <w:p w14:paraId="30FC40DD" w14:textId="11119DF6" w:rsidR="00ED1D04" w:rsidRDefault="00ED1D04" w:rsidP="00C544D6">
      <w:pPr>
        <w:pStyle w:val="footnote"/>
      </w:pPr>
      <w:r>
        <w:rPr>
          <w:rStyle w:val="FootnoteReference"/>
        </w:rPr>
        <w:footnoteRef/>
      </w:r>
      <w:r>
        <w:t xml:space="preserve"> Cf. Rev. 10:5; Ezek. 20:23,28,42; Deut. 32:14.</w:t>
      </w:r>
    </w:p>
  </w:footnote>
  <w:footnote w:id="789">
    <w:p w14:paraId="58511EB9" w14:textId="77777777" w:rsidR="00ED1D04" w:rsidRDefault="00ED1D0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ED1D04" w:rsidRDefault="00ED1D0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ED1D04" w:rsidRDefault="00ED1D04"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ED1D04" w:rsidRDefault="00ED1D04" w:rsidP="00F53108">
      <w:pPr>
        <w:pStyle w:val="footnote"/>
      </w:pPr>
      <w:r>
        <w:rPr>
          <w:rStyle w:val="FootnoteReference"/>
        </w:rPr>
        <w:footnoteRef/>
      </w:r>
      <w:r>
        <w:t xml:space="preserve"> [JS] or “gush forth”, “overflow”</w:t>
      </w:r>
    </w:p>
  </w:footnote>
  <w:footnote w:id="793">
    <w:p w14:paraId="291B5302" w14:textId="22414254" w:rsidR="00ED1D04" w:rsidRDefault="00ED1D04"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ED1D04" w:rsidRDefault="00ED1D04" w:rsidP="008D3680">
      <w:pPr>
        <w:pStyle w:val="footnote"/>
      </w:pPr>
      <w:r>
        <w:rPr>
          <w:rStyle w:val="FootnoteReference"/>
        </w:rPr>
        <w:footnoteRef/>
      </w:r>
      <w:r>
        <w:t xml:space="preserve"> [JS] literally “holy ones”</w:t>
      </w:r>
    </w:p>
  </w:footnote>
  <w:footnote w:id="795">
    <w:p w14:paraId="67EE1F7C" w14:textId="1AC854C4" w:rsidR="00ED1D04" w:rsidRDefault="00ED1D0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ED1D04" w:rsidRDefault="00ED1D04" w:rsidP="00C544D6">
      <w:pPr>
        <w:pStyle w:val="footnote"/>
      </w:pPr>
      <w:r>
        <w:rPr>
          <w:rStyle w:val="FootnoteReference"/>
        </w:rPr>
        <w:footnoteRef/>
      </w:r>
      <w:r>
        <w:t xml:space="preserve"> Cf. Ps. 145:2 with Ps. 103:33. Only verbs differ.</w:t>
      </w:r>
    </w:p>
  </w:footnote>
  <w:footnote w:id="797">
    <w:p w14:paraId="35C0C4DD" w14:textId="71AC6682" w:rsidR="00ED1D04" w:rsidRDefault="00ED1D04" w:rsidP="007F50FD">
      <w:pPr>
        <w:pStyle w:val="footnote"/>
      </w:pPr>
      <w:r>
        <w:rPr>
          <w:rStyle w:val="FootnoteReference"/>
        </w:rPr>
        <w:footnoteRef/>
      </w:r>
      <w:r>
        <w:t xml:space="preserve"> [JS] or “spirit”</w:t>
      </w:r>
    </w:p>
  </w:footnote>
  <w:footnote w:id="798">
    <w:p w14:paraId="23EB32F2" w14:textId="235BD424" w:rsidR="00ED1D04" w:rsidRDefault="00ED1D04" w:rsidP="007F50FD">
      <w:pPr>
        <w:pStyle w:val="footnote"/>
      </w:pPr>
      <w:r>
        <w:rPr>
          <w:rStyle w:val="FootnoteReference"/>
        </w:rPr>
        <w:footnoteRef/>
      </w:r>
      <w:r>
        <w:t xml:space="preserve"> [JS] thoughts, or designs, plans, projects</w:t>
      </w:r>
    </w:p>
  </w:footnote>
  <w:footnote w:id="799">
    <w:p w14:paraId="1E480973" w14:textId="3F051D55" w:rsidR="00ED1D04" w:rsidRDefault="00ED1D04" w:rsidP="007F50FD">
      <w:pPr>
        <w:pStyle w:val="footnote"/>
      </w:pPr>
      <w:r>
        <w:rPr>
          <w:rStyle w:val="FootnoteReference"/>
        </w:rPr>
        <w:footnoteRef/>
      </w:r>
      <w:r>
        <w:t xml:space="preserve"> [JS] or “guards”</w:t>
      </w:r>
    </w:p>
  </w:footnote>
  <w:footnote w:id="800">
    <w:p w14:paraId="6A1BF79E" w14:textId="2C42AEE5" w:rsidR="00ED1D04" w:rsidRDefault="00ED1D04" w:rsidP="007F50FD">
      <w:pPr>
        <w:pStyle w:val="footnote"/>
      </w:pPr>
      <w:r>
        <w:rPr>
          <w:rStyle w:val="FootnoteReference"/>
        </w:rPr>
        <w:footnoteRef/>
      </w:r>
      <w:r>
        <w:t xml:space="preserve"> [JS] or “frees the prisoners”</w:t>
      </w:r>
    </w:p>
  </w:footnote>
  <w:footnote w:id="801">
    <w:p w14:paraId="5D5111FF" w14:textId="66B6F812" w:rsidR="00ED1D04" w:rsidRDefault="00ED1D04" w:rsidP="007F50FD">
      <w:pPr>
        <w:pStyle w:val="footnote"/>
      </w:pPr>
      <w:r>
        <w:rPr>
          <w:rStyle w:val="FootnoteReference"/>
        </w:rPr>
        <w:footnoteRef/>
      </w:r>
      <w:r>
        <w:t xml:space="preserve"> [JS] or “bent”</w:t>
      </w:r>
    </w:p>
  </w:footnote>
  <w:footnote w:id="802">
    <w:p w14:paraId="4090A924" w14:textId="68E30641" w:rsidR="00ED1D04" w:rsidRDefault="00ED1D04" w:rsidP="007F50FD">
      <w:pPr>
        <w:pStyle w:val="footnote"/>
      </w:pPr>
      <w:r>
        <w:rPr>
          <w:rStyle w:val="FootnoteReference"/>
        </w:rPr>
        <w:footnoteRef/>
      </w:r>
      <w:r>
        <w:t xml:space="preserve"> [JS] or “skill”</w:t>
      </w:r>
    </w:p>
  </w:footnote>
  <w:footnote w:id="803">
    <w:p w14:paraId="6F819BD3" w14:textId="78976808" w:rsidR="00ED1D04" w:rsidRDefault="00ED1D04" w:rsidP="007F50FD">
      <w:pPr>
        <w:pStyle w:val="footnote"/>
      </w:pPr>
      <w:r>
        <w:rPr>
          <w:rStyle w:val="FootnoteReference"/>
        </w:rPr>
        <w:footnoteRef/>
      </w:r>
      <w:r>
        <w:t xml:space="preserve"> [JS] or “foreigners”</w:t>
      </w:r>
    </w:p>
  </w:footnote>
  <w:footnote w:id="804">
    <w:p w14:paraId="78560DE2" w14:textId="6759CA05" w:rsidR="00ED1D04" w:rsidRDefault="00ED1D04" w:rsidP="007F50FD">
      <w:pPr>
        <w:pStyle w:val="footnote"/>
      </w:pPr>
      <w:r>
        <w:rPr>
          <w:rStyle w:val="FootnoteReference"/>
        </w:rPr>
        <w:footnoteRef/>
      </w:r>
      <w:r>
        <w:t xml:space="preserve"> [JS] or a psalm, or a melody</w:t>
      </w:r>
    </w:p>
  </w:footnote>
  <w:footnote w:id="805">
    <w:p w14:paraId="2C19D159" w14:textId="3C9E27D5" w:rsidR="00ED1D04" w:rsidRDefault="00ED1D04"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ED1D04" w:rsidRDefault="00ED1D0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ED1D04" w:rsidRDefault="00ED1D04" w:rsidP="00CD1E61">
      <w:pPr>
        <w:pStyle w:val="footnote"/>
      </w:pPr>
      <w:r>
        <w:rPr>
          <w:rStyle w:val="FootnoteReference"/>
        </w:rPr>
        <w:footnoteRef/>
      </w:r>
      <w:r>
        <w:t xml:space="preserve"> [JS] or word, or teaching</w:t>
      </w:r>
    </w:p>
  </w:footnote>
  <w:footnote w:id="808">
    <w:p w14:paraId="407F2DDB" w14:textId="624657B1" w:rsidR="00ED1D04" w:rsidRDefault="00ED1D0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ED1D04" w:rsidRDefault="00ED1D04" w:rsidP="00DE04F0">
      <w:pPr>
        <w:pStyle w:val="footnote"/>
      </w:pPr>
      <w:r>
        <w:rPr>
          <w:rStyle w:val="FootnoteReference"/>
        </w:rPr>
        <w:footnoteRef/>
      </w:r>
      <w:r>
        <w:t xml:space="preserve"> [JS] or “stormy wind”</w:t>
      </w:r>
    </w:p>
  </w:footnote>
  <w:footnote w:id="810">
    <w:p w14:paraId="596CA46F" w14:textId="3CE69ED5" w:rsidR="00ED1D04" w:rsidRDefault="00ED1D04" w:rsidP="00DE04F0">
      <w:pPr>
        <w:pStyle w:val="footnote"/>
      </w:pPr>
      <w:r>
        <w:rPr>
          <w:rStyle w:val="FootnoteReference"/>
        </w:rPr>
        <w:footnoteRef/>
      </w:r>
      <w:r>
        <w:t xml:space="preserve"> [JS] or “maidens,” or “unmarried women”</w:t>
      </w:r>
    </w:p>
  </w:footnote>
  <w:footnote w:id="811">
    <w:p w14:paraId="302477DE" w14:textId="111432A8" w:rsidR="00ED1D04" w:rsidRDefault="00ED1D0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ED1D04" w:rsidRDefault="00ED1D04" w:rsidP="007039A0">
      <w:pPr>
        <w:pStyle w:val="footnote"/>
      </w:pPr>
      <w:r>
        <w:rPr>
          <w:rStyle w:val="FootnoteReference"/>
        </w:rPr>
        <w:footnoteRef/>
      </w:r>
      <w:r>
        <w:t xml:space="preserve"> [JS] literally, “And He will raise/exalt the horn of His people”</w:t>
      </w:r>
    </w:p>
  </w:footnote>
  <w:footnote w:id="813">
    <w:p w14:paraId="43AD805B" w14:textId="6DFE2128" w:rsidR="00ED1D04" w:rsidRDefault="00ED1D04" w:rsidP="007039A0">
      <w:pPr>
        <w:pStyle w:val="footnote"/>
      </w:pPr>
      <w:r>
        <w:rPr>
          <w:rStyle w:val="FootnoteReference"/>
        </w:rPr>
        <w:footnoteRef/>
      </w:r>
      <w:r>
        <w:t xml:space="preserve"> [JS] “assembly”</w:t>
      </w:r>
    </w:p>
  </w:footnote>
  <w:footnote w:id="814">
    <w:p w14:paraId="0C277B75" w14:textId="51E0F674" w:rsidR="00ED1D04" w:rsidRDefault="00ED1D04" w:rsidP="007039A0">
      <w:pPr>
        <w:pStyle w:val="footnote"/>
      </w:pPr>
      <w:r>
        <w:rPr>
          <w:rStyle w:val="FootnoteReference"/>
        </w:rPr>
        <w:footnoteRef/>
      </w:r>
      <w:r>
        <w:t xml:space="preserve"> [JS] Coptic has “in the chorus”</w:t>
      </w:r>
    </w:p>
  </w:footnote>
  <w:footnote w:id="815">
    <w:p w14:paraId="7329AB19" w14:textId="77777777" w:rsidR="00ED1D04" w:rsidRDefault="00ED1D04" w:rsidP="00F258B1">
      <w:pPr>
        <w:pStyle w:val="footnote"/>
      </w:pPr>
      <w:r>
        <w:rPr>
          <w:rStyle w:val="FootnoteReference"/>
        </w:rPr>
        <w:footnoteRef/>
      </w:r>
      <w:r>
        <w:t xml:space="preserve"> two-edged sword: praise which conquers Amalek (St. Chrysostom).</w:t>
      </w:r>
    </w:p>
  </w:footnote>
  <w:footnote w:id="816">
    <w:p w14:paraId="2095C32A" w14:textId="77777777" w:rsidR="00ED1D04" w:rsidRDefault="00ED1D04" w:rsidP="00F258B1">
      <w:pPr>
        <w:pStyle w:val="footnote"/>
      </w:pPr>
      <w:r>
        <w:rPr>
          <w:rStyle w:val="FootnoteReference"/>
        </w:rPr>
        <w:footnoteRef/>
      </w:r>
      <w:r>
        <w:t xml:space="preserve"> ‘Holiness of life is the mother of glory’ (St Theodoret).</w:t>
      </w:r>
    </w:p>
  </w:footnote>
  <w:footnote w:id="817">
    <w:p w14:paraId="4C5EFC08" w14:textId="6D588D58" w:rsidR="00ED1D04" w:rsidRDefault="00ED1D04" w:rsidP="00AE5C5A">
      <w:pPr>
        <w:pStyle w:val="footnote"/>
      </w:pPr>
      <w:r>
        <w:rPr>
          <w:rStyle w:val="FootnoteReference"/>
        </w:rPr>
        <w:footnoteRef/>
      </w:r>
      <w:r>
        <w:t xml:space="preserve"> [JS] variant reading, “harp and lyre”</w:t>
      </w:r>
    </w:p>
  </w:footnote>
  <w:footnote w:id="818">
    <w:p w14:paraId="34B39967" w14:textId="2F98E45D" w:rsidR="00ED1D04" w:rsidRDefault="00ED1D04" w:rsidP="00AE5C5A">
      <w:pPr>
        <w:pStyle w:val="footnote"/>
      </w:pPr>
      <w:r>
        <w:rPr>
          <w:rStyle w:val="FootnoteReference"/>
        </w:rPr>
        <w:footnoteRef/>
      </w:r>
      <w:r>
        <w:t xml:space="preserve"> [JS] Coptic has “chorus” in place of “dance”</w:t>
      </w:r>
    </w:p>
  </w:footnote>
  <w:footnote w:id="819">
    <w:p w14:paraId="3F01F63D" w14:textId="7FB71CE4" w:rsidR="00ED1D04" w:rsidRDefault="00ED1D04"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ED1D04" w:rsidRDefault="00ED1D04" w:rsidP="00865C59">
      <w:pPr>
        <w:pStyle w:val="footnote"/>
      </w:pPr>
      <w:r>
        <w:rPr>
          <w:rStyle w:val="FootnoteReference"/>
        </w:rPr>
        <w:footnoteRef/>
      </w:r>
      <w:r>
        <w:t xml:space="preserve"> Or “Spirit”</w:t>
      </w:r>
    </w:p>
  </w:footnote>
  <w:footnote w:id="821">
    <w:p w14:paraId="296DD30B" w14:textId="77777777" w:rsidR="00ED1D04" w:rsidRDefault="00ED1D0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ED1D04" w:rsidRDefault="00ED1D04" w:rsidP="00344A59">
      <w:pPr>
        <w:pStyle w:val="footnote"/>
      </w:pPr>
      <w:r>
        <w:rPr>
          <w:rStyle w:val="FootnoteReference"/>
        </w:rPr>
        <w:footnoteRef/>
      </w:r>
      <w:r>
        <w:t xml:space="preserve"> The “alleluia” in each vs is inserted into each verse of the Psalm</w:t>
      </w:r>
    </w:p>
  </w:footnote>
  <w:footnote w:id="823">
    <w:p w14:paraId="1F1613E0" w14:textId="77777777" w:rsidR="00ED1D04" w:rsidRDefault="00ED1D0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ED1D04" w:rsidRDefault="00ED1D04" w:rsidP="00A7333E">
      <w:pPr>
        <w:pStyle w:val="footnote"/>
      </w:pPr>
      <w:r>
        <w:rPr>
          <w:rStyle w:val="FootnoteReference"/>
        </w:rPr>
        <w:footnoteRef/>
      </w:r>
      <w:r>
        <w:t xml:space="preserve"> Do obiesance</w:t>
      </w:r>
    </w:p>
  </w:footnote>
  <w:footnote w:id="825">
    <w:p w14:paraId="109CBDA9" w14:textId="77777777" w:rsidR="00ED1D04" w:rsidRDefault="00ED1D04" w:rsidP="00A7333E">
      <w:pPr>
        <w:pStyle w:val="footnote"/>
      </w:pPr>
      <w:r>
        <w:rPr>
          <w:rStyle w:val="FootnoteReference"/>
        </w:rPr>
        <w:footnoteRef/>
      </w:r>
      <w:r>
        <w:t xml:space="preserve"> Literally, “horn”</w:t>
      </w:r>
    </w:p>
  </w:footnote>
  <w:footnote w:id="826">
    <w:p w14:paraId="6824A765" w14:textId="77777777" w:rsidR="00ED1D04" w:rsidRDefault="00ED1D04" w:rsidP="00A7333E">
      <w:pPr>
        <w:pStyle w:val="footnote"/>
      </w:pPr>
      <w:r>
        <w:rPr>
          <w:rStyle w:val="FootnoteReference"/>
        </w:rPr>
        <w:footnoteRef/>
      </w:r>
      <w:r>
        <w:t xml:space="preserve"> Or, “ways”</w:t>
      </w:r>
    </w:p>
  </w:footnote>
  <w:footnote w:id="827">
    <w:p w14:paraId="6136C7AC" w14:textId="77777777" w:rsidR="00ED1D04" w:rsidRDefault="00ED1D04" w:rsidP="00A7333E">
      <w:pPr>
        <w:pStyle w:val="footnote"/>
      </w:pPr>
      <w:r>
        <w:rPr>
          <w:rStyle w:val="FootnoteReference"/>
        </w:rPr>
        <w:footnoteRef/>
      </w:r>
      <w:r>
        <w:t xml:space="preserve"> Literally, “exalt the horn”</w:t>
      </w:r>
    </w:p>
  </w:footnote>
  <w:footnote w:id="828">
    <w:p w14:paraId="0D97069A" w14:textId="77777777" w:rsidR="00ED1D04" w:rsidRDefault="00ED1D04" w:rsidP="00A7333E">
      <w:pPr>
        <w:pStyle w:val="footnote"/>
      </w:pPr>
      <w:r>
        <w:rPr>
          <w:rStyle w:val="FootnoteReference"/>
        </w:rPr>
        <w:footnoteRef/>
      </w:r>
      <w:r>
        <w:t xml:space="preserve"> Or “christs”</w:t>
      </w:r>
    </w:p>
  </w:footnote>
  <w:footnote w:id="829">
    <w:p w14:paraId="75E4F1BF" w14:textId="77777777" w:rsidR="00ED1D04" w:rsidRDefault="00ED1D04" w:rsidP="00A7333E">
      <w:pPr>
        <w:pStyle w:val="footnote"/>
      </w:pPr>
      <w:r>
        <w:rPr>
          <w:rStyle w:val="FootnoteReference"/>
        </w:rPr>
        <w:footnoteRef/>
      </w:r>
      <w:r>
        <w:t xml:space="preserve"> Or “workers of iniquity”</w:t>
      </w:r>
    </w:p>
  </w:footnote>
  <w:footnote w:id="830">
    <w:p w14:paraId="6B1B283E" w14:textId="77777777" w:rsidR="00ED1D04" w:rsidRDefault="00ED1D0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ED1D04" w:rsidRDefault="00ED1D04" w:rsidP="00A7333E">
      <w:pPr>
        <w:pStyle w:val="footnote"/>
      </w:pPr>
      <w:r>
        <w:rPr>
          <w:rStyle w:val="FootnoteReference"/>
        </w:rPr>
        <w:footnoteRef/>
      </w:r>
      <w:r>
        <w:t xml:space="preserve"> or “blessing”</w:t>
      </w:r>
    </w:p>
  </w:footnote>
  <w:footnote w:id="832">
    <w:p w14:paraId="39CDECB8" w14:textId="77777777" w:rsidR="00ED1D04" w:rsidRDefault="00ED1D04" w:rsidP="00A7333E">
      <w:pPr>
        <w:pStyle w:val="footnote"/>
      </w:pPr>
      <w:r>
        <w:rPr>
          <w:rStyle w:val="FootnoteReference"/>
        </w:rPr>
        <w:footnoteRef/>
      </w:r>
      <w:r>
        <w:t xml:space="preserve"> Or “Thy holy Name we do utter”</w:t>
      </w:r>
    </w:p>
  </w:footnote>
  <w:footnote w:id="833">
    <w:p w14:paraId="2BFF308D" w14:textId="77777777" w:rsidR="00ED1D04" w:rsidRDefault="00ED1D04" w:rsidP="00A7333E">
      <w:pPr>
        <w:pStyle w:val="footnote"/>
      </w:pPr>
      <w:r>
        <w:rPr>
          <w:rStyle w:val="FootnoteReference"/>
        </w:rPr>
        <w:footnoteRef/>
      </w:r>
      <w:r>
        <w:t xml:space="preserve"> Or “May it be so, Lord!”</w:t>
      </w:r>
    </w:p>
  </w:footnote>
  <w:footnote w:id="834">
    <w:p w14:paraId="693B122B" w14:textId="28D696D4" w:rsidR="00ED1D04" w:rsidRDefault="00ED1D0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5">
    <w:p w14:paraId="7672FC08" w14:textId="77777777" w:rsidR="00ED1D04" w:rsidRDefault="00ED1D04" w:rsidP="00A7333E">
      <w:pPr>
        <w:pStyle w:val="footnote"/>
      </w:pPr>
      <w:r>
        <w:rPr>
          <w:rStyle w:val="FootnoteReference"/>
        </w:rPr>
        <w:footnoteRef/>
      </w:r>
      <w:r>
        <w:t xml:space="preserve"> Latria</w:t>
      </w:r>
    </w:p>
  </w:footnote>
  <w:footnote w:id="836">
    <w:p w14:paraId="6A1BE515" w14:textId="5E13A526" w:rsidR="00ED1D04" w:rsidRDefault="00ED1D04" w:rsidP="00426715">
      <w:pPr>
        <w:pStyle w:val="footnote"/>
      </w:pPr>
      <w:r>
        <w:rPr>
          <w:rStyle w:val="FootnoteReference"/>
        </w:rPr>
        <w:footnoteRef/>
      </w:r>
      <w:r>
        <w:t xml:space="preserve"> Or, “Sing a hymn to Him, and exalt Him beyond measure unto the ages.”</w:t>
      </w:r>
    </w:p>
  </w:footnote>
  <w:footnote w:id="837">
    <w:p w14:paraId="68D0AB21" w14:textId="61EA66CA" w:rsidR="00ED1D04" w:rsidRDefault="00ED1D04" w:rsidP="00426715">
      <w:pPr>
        <w:pStyle w:val="footnote"/>
      </w:pPr>
      <w:r>
        <w:rPr>
          <w:rStyle w:val="FootnoteReference"/>
        </w:rPr>
        <w:footnoteRef/>
      </w:r>
      <w:r>
        <w:t xml:space="preserve"> This verse is lacking in the Greek.</w:t>
      </w:r>
    </w:p>
  </w:footnote>
  <w:footnote w:id="838">
    <w:p w14:paraId="26544D11" w14:textId="10502CC8" w:rsidR="00ED1D04" w:rsidRDefault="00ED1D04" w:rsidP="007757C9">
      <w:pPr>
        <w:pStyle w:val="footnote"/>
      </w:pPr>
      <w:r>
        <w:rPr>
          <w:rStyle w:val="FootnoteReference"/>
        </w:rPr>
        <w:footnoteRef/>
      </w:r>
      <w:r>
        <w:t xml:space="preserve"> In Greek this verse breaks the pattern and has “Let the earth bless the Lord…”</w:t>
      </w:r>
    </w:p>
  </w:footnote>
  <w:footnote w:id="839">
    <w:p w14:paraId="00301B8D" w14:textId="27445427" w:rsidR="00ED1D04" w:rsidRDefault="00ED1D04" w:rsidP="007757C9">
      <w:pPr>
        <w:pStyle w:val="footnote"/>
      </w:pPr>
      <w:r>
        <w:rPr>
          <w:rStyle w:val="FootnoteReference"/>
        </w:rPr>
        <w:footnoteRef/>
      </w:r>
      <w:r>
        <w:t xml:space="preserve"> Greek has “sea-monsters”</w:t>
      </w:r>
    </w:p>
  </w:footnote>
  <w:footnote w:id="840">
    <w:p w14:paraId="0ECD7B50" w14:textId="7593729A" w:rsidR="00ED1D04" w:rsidRDefault="00ED1D04" w:rsidP="007757C9">
      <w:pPr>
        <w:pStyle w:val="footnote"/>
      </w:pPr>
      <w:r>
        <w:rPr>
          <w:rStyle w:val="FootnoteReference"/>
        </w:rPr>
        <w:footnoteRef/>
      </w:r>
      <w:r>
        <w:t xml:space="preserve"> [] not found in Gk.</w:t>
      </w:r>
    </w:p>
  </w:footnote>
  <w:footnote w:id="841">
    <w:p w14:paraId="0A00818E" w14:textId="6F9A1D3E" w:rsidR="00ED1D04" w:rsidRDefault="00ED1D0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4C080563" w14:textId="076FB7DA" w:rsidR="00ED1D04" w:rsidRDefault="00ED1D0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3">
    <w:p w14:paraId="52E6C24B" w14:textId="77777777" w:rsidR="00ED1D04" w:rsidRDefault="00ED1D04" w:rsidP="003758F4">
      <w:pPr>
        <w:pStyle w:val="footnote"/>
      </w:pPr>
      <w:r>
        <w:rPr>
          <w:rStyle w:val="FootnoteReference"/>
        </w:rPr>
        <w:footnoteRef/>
      </w:r>
      <w:r>
        <w:t xml:space="preserve"> Or, “Sing a hymn to Him, and exalt Him beyond measure unto the ages.”</w:t>
      </w:r>
    </w:p>
  </w:footnote>
  <w:footnote w:id="844">
    <w:p w14:paraId="3AF01027" w14:textId="77777777" w:rsidR="00ED1D04" w:rsidRDefault="00ED1D04" w:rsidP="003758F4">
      <w:pPr>
        <w:pStyle w:val="footnote"/>
      </w:pPr>
      <w:r>
        <w:rPr>
          <w:rStyle w:val="FootnoteReference"/>
        </w:rPr>
        <w:footnoteRef/>
      </w:r>
      <w:r>
        <w:t xml:space="preserve"> In Greek this verse breaks the pattern and has “Let the earth bless the Lord…”</w:t>
      </w:r>
    </w:p>
  </w:footnote>
  <w:footnote w:id="845">
    <w:p w14:paraId="29625A78" w14:textId="77777777" w:rsidR="00ED1D04" w:rsidRDefault="00ED1D04" w:rsidP="003758F4">
      <w:pPr>
        <w:pStyle w:val="footnote"/>
      </w:pPr>
      <w:r>
        <w:rPr>
          <w:rStyle w:val="FootnoteReference"/>
        </w:rPr>
        <w:footnoteRef/>
      </w:r>
      <w:r>
        <w:t xml:space="preserve"> [] not found in Gk.</w:t>
      </w:r>
    </w:p>
  </w:footnote>
  <w:footnote w:id="846">
    <w:p w14:paraId="3D357C32" w14:textId="77777777" w:rsidR="00ED1D04" w:rsidRDefault="00ED1D0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206912E7"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ED1D04" w:rsidRPr="008D5F3D" w:rsidRDefault="00ED1D04" w:rsidP="008D5F3D">
      <w:pPr>
        <w:pStyle w:val="footnote"/>
      </w:pPr>
      <w:r>
        <w:rPr>
          <w:rStyle w:val="FootnoteReference"/>
        </w:rPr>
        <w:footnoteRef/>
      </w:r>
      <w:r>
        <w:t xml:space="preserve"> [JS] Greek has “stars and light,” while Coptic has “stars of light”</w:t>
      </w:r>
    </w:p>
  </w:footnote>
  <w:footnote w:id="850">
    <w:p w14:paraId="6888EF75" w14:textId="7291EAAC" w:rsidR="00ED1D04" w:rsidRDefault="00ED1D04" w:rsidP="00A17656">
      <w:pPr>
        <w:pStyle w:val="footnote"/>
      </w:pPr>
      <w:r>
        <w:rPr>
          <w:rStyle w:val="FootnoteReference"/>
        </w:rPr>
        <w:footnoteRef/>
      </w:r>
      <w:r>
        <w:t xml:space="preserve"> [JS] Gk has “confession/praise of Him is in the earth and heaven”</w:t>
      </w:r>
    </w:p>
  </w:footnote>
  <w:footnote w:id="851">
    <w:p w14:paraId="0C9270F2" w14:textId="14BEF321" w:rsidR="00ED1D04" w:rsidRDefault="00ED1D04" w:rsidP="00A17656">
      <w:pPr>
        <w:pStyle w:val="footnote"/>
      </w:pPr>
      <w:r>
        <w:rPr>
          <w:rStyle w:val="FootnoteReference"/>
        </w:rPr>
        <w:footnoteRef/>
      </w:r>
      <w:r>
        <w:t xml:space="preserve"> [JS] literally, “And He will exalt the horn of His people”</w:t>
      </w:r>
    </w:p>
  </w:footnote>
  <w:footnote w:id="852">
    <w:p w14:paraId="1FE9005E" w14:textId="77777777" w:rsidR="00ED1D04" w:rsidRDefault="00ED1D04" w:rsidP="00823768">
      <w:pPr>
        <w:pStyle w:val="footnote"/>
      </w:pPr>
      <w:r>
        <w:rPr>
          <w:rStyle w:val="FootnoteReference"/>
        </w:rPr>
        <w:footnoteRef/>
      </w:r>
      <w:r>
        <w:t xml:space="preserve"> Or “thankfully confess You with praise”</w:t>
      </w:r>
    </w:p>
  </w:footnote>
  <w:footnote w:id="853">
    <w:p w14:paraId="2890F7AF" w14:textId="127DC52C" w:rsidR="00ED1D04" w:rsidRDefault="00ED1D04" w:rsidP="008A107E">
      <w:pPr>
        <w:pStyle w:val="footnote"/>
      </w:pPr>
      <w:r>
        <w:rPr>
          <w:rStyle w:val="FootnoteReference"/>
        </w:rPr>
        <w:footnoteRef/>
      </w:r>
      <w:r>
        <w:t xml:space="preserve"> or “statutes.” The meaning is the same as in Ps 118: statutes, ordinances, or truths. Literally, “engraved things”</w:t>
      </w:r>
    </w:p>
  </w:footnote>
  <w:footnote w:id="854">
    <w:p w14:paraId="1BA5672C" w14:textId="77777777" w:rsidR="00ED1D04" w:rsidRDefault="00ED1D04" w:rsidP="00680B91">
      <w:pPr>
        <w:pStyle w:val="footnote"/>
      </w:pPr>
      <w:r>
        <w:rPr>
          <w:rStyle w:val="FootnoteReference"/>
        </w:rPr>
        <w:footnoteRef/>
      </w:r>
      <w:r>
        <w:t xml:space="preserve"> Latria</w:t>
      </w:r>
    </w:p>
  </w:footnote>
  <w:footnote w:id="855">
    <w:p w14:paraId="690DC348"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50098A0E"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19022051"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DC9334B" w14:textId="77777777" w:rsidR="00ED1D04"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9">
    <w:p w14:paraId="6AC1A98C" w14:textId="77777777" w:rsidR="00ED1D04" w:rsidRPr="00260CA9"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0">
    <w:p w14:paraId="22924FE1" w14:textId="77777777" w:rsidR="00ED1D04" w:rsidRDefault="00ED1D04" w:rsidP="006869EE">
      <w:pPr>
        <w:pStyle w:val="footnote"/>
      </w:pPr>
      <w:r>
        <w:rPr>
          <w:rStyle w:val="FootnoteReference"/>
        </w:rPr>
        <w:footnoteRef/>
      </w:r>
      <w:r>
        <w:t xml:space="preserve"> Literally “hegoumens”, as the monastic and priestly orders have been thoroughly confused.</w:t>
      </w:r>
    </w:p>
  </w:footnote>
  <w:footnote w:id="861">
    <w:p w14:paraId="620F336B"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7C34710D"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2E1F01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0C5740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2023008" w14:textId="77777777" w:rsidR="00ED1D04" w:rsidRPr="00B021F8" w:rsidRDefault="00ED1D0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6">
    <w:p w14:paraId="48F95F73" w14:textId="77777777" w:rsidR="00ED1D04" w:rsidRDefault="00ED1D0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7">
    <w:p w14:paraId="525C7D42" w14:textId="77777777" w:rsidR="00ED1D04" w:rsidRDefault="00ED1D0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8">
    <w:p w14:paraId="413E3953" w14:textId="77777777" w:rsidR="00ED1D04" w:rsidRDefault="00ED1D04" w:rsidP="00CA3D47">
      <w:pPr>
        <w:pStyle w:val="footnote"/>
      </w:pPr>
      <w:r>
        <w:rPr>
          <w:rStyle w:val="FootnoteReference"/>
        </w:rPr>
        <w:footnoteRef/>
      </w:r>
      <w:r>
        <w:t xml:space="preserve"> From Paoni 12 to Paopi 19: “Bless the waters of the river this year”.</w:t>
      </w:r>
    </w:p>
    <w:p w14:paraId="0B29F1A8" w14:textId="77777777" w:rsidR="00ED1D04" w:rsidRDefault="00ED1D04" w:rsidP="00CA3D47">
      <w:pPr>
        <w:pStyle w:val="footnote"/>
      </w:pPr>
      <w:r>
        <w:t>From Paopi 10 to Tobi 10: “Bless the herbs and the plants”.</w:t>
      </w:r>
    </w:p>
    <w:p w14:paraId="63287EF7" w14:textId="77777777" w:rsidR="00ED1D04" w:rsidRDefault="00ED1D04" w:rsidP="00CA3D47">
      <w:pPr>
        <w:pStyle w:val="footnote"/>
      </w:pPr>
      <w:r>
        <w:t>From Tobi 11 to paoni 18: “Bless the air of heaven”.</w:t>
      </w:r>
    </w:p>
  </w:footnote>
  <w:footnote w:id="869">
    <w:p w14:paraId="2C6CD715" w14:textId="77777777" w:rsidR="00ED1D04" w:rsidRDefault="00ED1D04">
      <w:pPr>
        <w:pStyle w:val="FootnoteText"/>
      </w:pPr>
      <w:r>
        <w:rPr>
          <w:rStyle w:val="FootnoteReference"/>
        </w:rPr>
        <w:footnoteRef/>
      </w:r>
      <w:r>
        <w:t xml:space="preserve"> Acts 7:60</w:t>
      </w:r>
    </w:p>
  </w:footnote>
  <w:footnote w:id="870">
    <w:p w14:paraId="66841CA4" w14:textId="77777777" w:rsidR="00ED1D04" w:rsidRDefault="00ED1D04" w:rsidP="006B061A">
      <w:pPr>
        <w:pStyle w:val="Footnote0"/>
      </w:pPr>
      <w:r>
        <w:rPr>
          <w:rStyle w:val="FootnoteReference"/>
        </w:rPr>
        <w:footnoteRef/>
      </w:r>
      <w:r>
        <w:t xml:space="preserve"> Literally “virgin monastic”. The traditional English term for a female monastic is not “nun”, but “virgin”.</w:t>
      </w:r>
    </w:p>
  </w:footnote>
  <w:footnote w:id="871">
    <w:p w14:paraId="4603A540" w14:textId="757615F9" w:rsidR="00ED1D04" w:rsidRDefault="00ED1D04" w:rsidP="00B52F78">
      <w:pPr>
        <w:pStyle w:val="footnote"/>
      </w:pPr>
      <w:r>
        <w:rPr>
          <w:rStyle w:val="FootnoteReference"/>
        </w:rPr>
        <w:footnoteRef/>
      </w:r>
      <w:r>
        <w:t xml:space="preserve"> Composed in English by Heg. Fr. Athanasius Iskander, of Kitchener, Ontario, Canada.</w:t>
      </w:r>
    </w:p>
  </w:footnote>
  <w:footnote w:id="872">
    <w:p w14:paraId="754B9B83" w14:textId="77777777" w:rsidR="00ED1D04" w:rsidRDefault="00ED1D04">
      <w:pPr>
        <w:pStyle w:val="footnote"/>
        <w:rPr>
          <w:ins w:id="1108" w:author="Brett Slote" w:date="2011-07-21T19:13:00Z"/>
        </w:rPr>
        <w:pPrChange w:id="1109" w:author="Brett Slote" w:date="2011-07-21T20:05:00Z">
          <w:pPr>
            <w:pStyle w:val="FootnoteText"/>
          </w:pPr>
        </w:pPrChange>
      </w:pPr>
      <w:ins w:id="1110" w:author="Brett Slote" w:date="2011-07-21T19:13:00Z">
        <w:r>
          <w:rPr>
            <w:rStyle w:val="FootnoteReference"/>
          </w:rPr>
          <w:footnoteRef/>
        </w:r>
        <w:r>
          <w:t xml:space="preserve"> Numbers 12:7-8</w:t>
        </w:r>
      </w:ins>
    </w:p>
  </w:footnote>
  <w:footnote w:id="873">
    <w:p w14:paraId="7099EBEB" w14:textId="77777777" w:rsidR="00ED1D04" w:rsidRDefault="00ED1D04">
      <w:pPr>
        <w:pStyle w:val="footnote"/>
        <w:rPr>
          <w:ins w:id="1111" w:author="Brett Slote" w:date="2011-07-21T19:13:00Z"/>
        </w:rPr>
        <w:pPrChange w:id="1112" w:author="Brett Slote" w:date="2011-07-21T20:05:00Z">
          <w:pPr>
            <w:pStyle w:val="FootnoteText"/>
          </w:pPr>
        </w:pPrChange>
      </w:pPr>
      <w:ins w:id="1113" w:author="Brett Slote" w:date="2011-07-21T19:13:00Z">
        <w:r>
          <w:rPr>
            <w:rStyle w:val="FootnoteReference"/>
          </w:rPr>
          <w:footnoteRef/>
        </w:r>
        <w:r>
          <w:t xml:space="preserve"> Exodus 28:1</w:t>
        </w:r>
      </w:ins>
    </w:p>
  </w:footnote>
  <w:footnote w:id="874">
    <w:p w14:paraId="5BFC95F9" w14:textId="77777777" w:rsidR="00ED1D04" w:rsidRDefault="00ED1D04">
      <w:pPr>
        <w:pStyle w:val="footnote"/>
        <w:rPr>
          <w:ins w:id="1114" w:author="Brett Slote" w:date="2011-07-21T19:13:00Z"/>
        </w:rPr>
        <w:pPrChange w:id="1115" w:author="Brett Slote" w:date="2011-07-21T20:05:00Z">
          <w:pPr>
            <w:pStyle w:val="FootnoteText"/>
          </w:pPr>
        </w:pPrChange>
      </w:pPr>
      <w:ins w:id="1116" w:author="Brett Slote" w:date="2011-07-21T19:13:00Z">
        <w:r>
          <w:rPr>
            <w:rStyle w:val="FootnoteReference"/>
          </w:rPr>
          <w:footnoteRef/>
        </w:r>
        <w:r>
          <w:t xml:space="preserve"> Matthew 16:18</w:t>
        </w:r>
      </w:ins>
    </w:p>
  </w:footnote>
  <w:footnote w:id="875">
    <w:p w14:paraId="04125830" w14:textId="77777777" w:rsidR="00ED1D04" w:rsidRDefault="00ED1D04">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Psalms 110:4, Hebrews 5:6,10</w:t>
        </w:r>
      </w:ins>
    </w:p>
  </w:footnote>
  <w:footnote w:id="876">
    <w:p w14:paraId="4ECDDE09" w14:textId="77777777" w:rsidR="00ED1D04" w:rsidRDefault="00ED1D0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7">
    <w:p w14:paraId="4ACBECBD" w14:textId="77777777" w:rsidR="00ED1D04" w:rsidRDefault="00ED1D0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8">
    <w:p w14:paraId="0C45F6F7" w14:textId="77777777" w:rsidR="00ED1D04" w:rsidRDefault="00ED1D04" w:rsidP="00C0205C">
      <w:pPr>
        <w:pStyle w:val="footnote"/>
      </w:pPr>
      <w:r>
        <w:rPr>
          <w:rStyle w:val="FootnoteReference"/>
          <w:rFonts w:eastAsiaTheme="majorEastAsia"/>
        </w:rPr>
        <w:footnoteRef/>
      </w:r>
      <w:r>
        <w:t xml:space="preserve"> Ps 72:10</w:t>
      </w:r>
    </w:p>
  </w:footnote>
  <w:footnote w:id="879">
    <w:p w14:paraId="73200F36" w14:textId="77777777" w:rsidR="00ED1D04" w:rsidRDefault="00ED1D04">
      <w:pPr>
        <w:pStyle w:val="FootnoteText"/>
      </w:pPr>
      <w:r>
        <w:rPr>
          <w:rStyle w:val="FootnoteReference"/>
        </w:rPr>
        <w:footnoteRef/>
      </w:r>
      <w:r>
        <w:t xml:space="preserve"> Pope Dioscorus can but substituted here to use this doxology on his feast.</w:t>
      </w:r>
    </w:p>
  </w:footnote>
  <w:footnote w:id="880">
    <w:p w14:paraId="2FF46E46" w14:textId="77777777" w:rsidR="00ED1D04" w:rsidRDefault="00ED1D04" w:rsidP="003D4209">
      <w:pPr>
        <w:pStyle w:val="footnote"/>
      </w:pPr>
      <w:r>
        <w:rPr>
          <w:rStyle w:val="FootnoteReference"/>
        </w:rPr>
        <w:footnoteRef/>
      </w:r>
      <w:r>
        <w:t xml:space="preserve"> Dan 12:3</w:t>
      </w:r>
    </w:p>
  </w:footnote>
  <w:footnote w:id="881">
    <w:p w14:paraId="4F373D62" w14:textId="77777777" w:rsidR="00ED1D04" w:rsidRDefault="00ED1D04" w:rsidP="003D4209">
      <w:pPr>
        <w:pStyle w:val="footnote"/>
      </w:pPr>
      <w:r>
        <w:rPr>
          <w:rStyle w:val="FootnoteReference"/>
        </w:rPr>
        <w:footnoteRef/>
      </w:r>
      <w:r>
        <w:t xml:space="preserve"> The Scetis Valley in Egypt, from which the word “ascetic” comes. Sheheet means “measure of the heart.”</w:t>
      </w:r>
    </w:p>
  </w:footnote>
  <w:footnote w:id="882">
    <w:p w14:paraId="153ABD29" w14:textId="77777777" w:rsidR="00ED1D04" w:rsidRDefault="00ED1D04" w:rsidP="003D4209">
      <w:pPr>
        <w:pStyle w:val="footnote"/>
      </w:pPr>
      <w:r>
        <w:rPr>
          <w:rStyle w:val="FootnoteReference"/>
        </w:rPr>
        <w:footnoteRef/>
      </w:r>
      <w:r>
        <w:t xml:space="preserve"> Cf Lk 22:30, Mt</w:t>
      </w:r>
      <w:r w:rsidRPr="003D4209">
        <w:rPr>
          <w:rStyle w:val="footnoteChar"/>
        </w:rPr>
        <w:t xml:space="preserve"> </w:t>
      </w:r>
      <w:r>
        <w:t>19:20</w:t>
      </w:r>
    </w:p>
  </w:footnote>
  <w:footnote w:id="883">
    <w:p w14:paraId="0977783C" w14:textId="77777777" w:rsidR="00ED1D04" w:rsidRDefault="00ED1D04">
      <w:pPr>
        <w:pStyle w:val="FootnoteText"/>
      </w:pPr>
      <w:r>
        <w:rPr>
          <w:rStyle w:val="FootnoteReference"/>
        </w:rPr>
        <w:footnoteRef/>
      </w:r>
      <w:r>
        <w:t xml:space="preserve"> Rev 4:6</w:t>
      </w:r>
    </w:p>
  </w:footnote>
  <w:footnote w:id="884">
    <w:p w14:paraId="474C3AF6" w14:textId="77777777" w:rsidR="00ED1D04" w:rsidRDefault="00ED1D04"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5">
    <w:p w14:paraId="527ECCCD" w14:textId="77777777" w:rsidR="00ED1D04" w:rsidRDefault="00ED1D04">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6">
    <w:p w14:paraId="6583C1B7" w14:textId="77777777" w:rsidR="00ED1D04" w:rsidRDefault="00ED1D04">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7">
    <w:p w14:paraId="3A76C60E" w14:textId="214D0337" w:rsidR="00ED1D04" w:rsidRDefault="00ED1D0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8">
    <w:p w14:paraId="0AAB833E" w14:textId="77777777" w:rsidR="00ED1D04" w:rsidRDefault="00ED1D04">
      <w:pPr>
        <w:pStyle w:val="FootnoteText"/>
      </w:pPr>
      <w:r>
        <w:rPr>
          <w:rStyle w:val="FootnoteReference"/>
        </w:rPr>
        <w:footnoteRef/>
      </w:r>
      <w:r>
        <w:t xml:space="preserve"> Rev 4:4</w:t>
      </w:r>
    </w:p>
  </w:footnote>
  <w:footnote w:id="889">
    <w:p w14:paraId="70D69B5E" w14:textId="77777777" w:rsidR="00ED1D04" w:rsidRDefault="00ED1D04">
      <w:pPr>
        <w:pStyle w:val="FootnoteText"/>
      </w:pPr>
      <w:r>
        <w:rPr>
          <w:rStyle w:val="FootnoteReference"/>
        </w:rPr>
        <w:footnoteRef/>
      </w:r>
      <w:r>
        <w:t xml:space="preserve"> Rev 5:8</w:t>
      </w:r>
    </w:p>
  </w:footnote>
  <w:footnote w:id="890">
    <w:p w14:paraId="741347AD" w14:textId="77777777" w:rsidR="00ED1D04" w:rsidRDefault="00ED1D04">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91">
    <w:p w14:paraId="22B1B2A8" w14:textId="77777777" w:rsidR="00ED1D04" w:rsidRDefault="00ED1D04">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2">
    <w:p w14:paraId="515A707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1CE8A3A"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40B3C553"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61FA5C9" w14:textId="77777777" w:rsidR="00ED1D04" w:rsidRDefault="00ED1D0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6">
    <w:p w14:paraId="5727BFD3" w14:textId="77777777" w:rsidR="00ED1D04" w:rsidRDefault="00ED1D0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7">
    <w:p w14:paraId="2AF6D726" w14:textId="77777777" w:rsidR="00ED1D04" w:rsidRPr="00A20ACC" w:rsidRDefault="00ED1D04">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8">
    <w:p w14:paraId="5AA889F2" w14:textId="77777777" w:rsidR="00ED1D04" w:rsidRDefault="00ED1D04">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9">
    <w:p w14:paraId="4DD173AD" w14:textId="50F9B05A" w:rsidR="00ED1D04" w:rsidRDefault="00ED1D04" w:rsidP="00B52F78">
      <w:pPr>
        <w:pStyle w:val="footnote"/>
      </w:pPr>
      <w:r>
        <w:rPr>
          <w:rStyle w:val="FootnoteReference"/>
        </w:rPr>
        <w:footnoteRef/>
      </w:r>
      <w:r>
        <w:t xml:space="preserve"> Though not found on the Coptic Calendar, as one of the 318 gathered at Nicaea, it is fitting to venerate St. Spyridon.</w:t>
      </w:r>
    </w:p>
  </w:footnote>
  <w:footnote w:id="900">
    <w:p w14:paraId="0EC0EB26" w14:textId="77777777" w:rsidR="00ED1D04" w:rsidRDefault="00ED1D0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1">
    <w:p w14:paraId="1A09C94E" w14:textId="77777777" w:rsidR="00ED1D04" w:rsidRDefault="00ED1D04" w:rsidP="00073003">
      <w:pPr>
        <w:pStyle w:val="footnote"/>
      </w:pPr>
      <w:r>
        <w:rPr>
          <w:rStyle w:val="FootnoteReference"/>
        </w:rPr>
        <w:footnoteRef/>
      </w:r>
      <w:r>
        <w:t xml:space="preserve"> Revelation 7:2</w:t>
      </w:r>
    </w:p>
  </w:footnote>
  <w:footnote w:id="902">
    <w:p w14:paraId="047C672B" w14:textId="77777777" w:rsidR="00ED1D04" w:rsidRDefault="00ED1D04" w:rsidP="00073003">
      <w:pPr>
        <w:pStyle w:val="footnote"/>
      </w:pPr>
      <w:r>
        <w:rPr>
          <w:rStyle w:val="FootnoteReference"/>
        </w:rPr>
        <w:footnoteRef/>
      </w:r>
      <w:r>
        <w:t xml:space="preserve"> Revelation 7:3</w:t>
      </w:r>
    </w:p>
  </w:footnote>
  <w:footnote w:id="903">
    <w:p w14:paraId="338E8815" w14:textId="77777777" w:rsidR="00ED1D04" w:rsidRDefault="00ED1D0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4">
    <w:p w14:paraId="7E074E97" w14:textId="77777777" w:rsidR="00ED1D04" w:rsidRDefault="00ED1D04" w:rsidP="00BC160E">
      <w:pPr>
        <w:pStyle w:val="footnote"/>
      </w:pPr>
      <w:r>
        <w:rPr>
          <w:rStyle w:val="FootnoteReference"/>
        </w:rPr>
        <w:footnoteRef/>
      </w:r>
      <w:r>
        <w:t xml:space="preserve"> John 13:25</w:t>
      </w:r>
    </w:p>
  </w:footnote>
  <w:footnote w:id="905">
    <w:p w14:paraId="795EE333" w14:textId="77777777" w:rsidR="00ED1D04" w:rsidRDefault="00ED1D04" w:rsidP="00B53E05">
      <w:pPr>
        <w:pStyle w:val="footnote"/>
      </w:pPr>
      <w:r>
        <w:rPr>
          <w:rStyle w:val="FootnoteReference"/>
        </w:rPr>
        <w:footnoteRef/>
      </w:r>
      <w:r>
        <w:t xml:space="preserve"> Normally reserved for the Theotokos.</w:t>
      </w:r>
    </w:p>
  </w:footnote>
  <w:footnote w:id="906">
    <w:p w14:paraId="483F0E8B" w14:textId="77777777" w:rsidR="00ED1D04" w:rsidRDefault="00ED1D04" w:rsidP="00B53E05">
      <w:pPr>
        <w:pStyle w:val="footnote"/>
      </w:pPr>
      <w:r>
        <w:rPr>
          <w:rStyle w:val="FootnoteReference"/>
        </w:rPr>
        <w:footnoteRef/>
      </w:r>
      <w:r>
        <w:t xml:space="preserve"> The law of righteousness, not the Law of the Old Covenant.</w:t>
      </w:r>
    </w:p>
  </w:footnote>
  <w:footnote w:id="907">
    <w:p w14:paraId="361DBD71" w14:textId="77777777" w:rsidR="00ED1D04" w:rsidRDefault="00ED1D04" w:rsidP="00662600">
      <w:pPr>
        <w:pStyle w:val="footnote"/>
      </w:pPr>
      <w:r>
        <w:rPr>
          <w:rStyle w:val="FootnoteReference"/>
        </w:rPr>
        <w:footnoteRef/>
      </w:r>
      <w:r>
        <w:t xml:space="preserve"> Or image</w:t>
      </w:r>
    </w:p>
  </w:footnote>
  <w:footnote w:id="908">
    <w:p w14:paraId="2DF974D0" w14:textId="77777777" w:rsidR="00ED1D04" w:rsidRDefault="00ED1D04">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9">
    <w:p w14:paraId="56032475" w14:textId="77777777" w:rsidR="00ED1D04" w:rsidRDefault="00ED1D04" w:rsidP="00E22010">
      <w:pPr>
        <w:pStyle w:val="footnote"/>
      </w:pPr>
      <w:r>
        <w:rPr>
          <w:rStyle w:val="FootnoteReference"/>
        </w:rPr>
        <w:footnoteRef/>
      </w:r>
      <w:r>
        <w:t xml:space="preserve"> 2 Tim 4:7</w:t>
      </w:r>
    </w:p>
  </w:footnote>
  <w:footnote w:id="910">
    <w:p w14:paraId="519A6EA0" w14:textId="77777777" w:rsidR="00ED1D04" w:rsidRDefault="00ED1D04" w:rsidP="00E22010">
      <w:pPr>
        <w:pStyle w:val="footnote"/>
      </w:pPr>
      <w:r>
        <w:rPr>
          <w:rStyle w:val="FootnoteReference"/>
        </w:rPr>
        <w:footnoteRef/>
      </w:r>
      <w:r>
        <w:t xml:space="preserve"> 2 Tim 4:8</w:t>
      </w:r>
    </w:p>
  </w:footnote>
  <w:footnote w:id="911">
    <w:p w14:paraId="2C92CCF6" w14:textId="77777777" w:rsidR="00ED1D04" w:rsidRDefault="00ED1D04" w:rsidP="001779C0">
      <w:pPr>
        <w:pStyle w:val="footnote"/>
      </w:pPr>
      <w:r>
        <w:rPr>
          <w:rStyle w:val="FootnoteReference"/>
        </w:rPr>
        <w:footnoteRef/>
      </w:r>
      <w:r>
        <w:t xml:space="preserve"> Composed in Coptic and Arabic by H.G. Bishop Demetrius of Malawi circa A.D. 2000.</w:t>
      </w:r>
    </w:p>
  </w:footnote>
  <w:footnote w:id="912">
    <w:p w14:paraId="16CDD53B" w14:textId="77777777" w:rsidR="00ED1D04" w:rsidRDefault="00ED1D0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3">
    <w:p w14:paraId="717A066E" w14:textId="77777777" w:rsidR="00ED1D04" w:rsidRDefault="00ED1D04">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4">
    <w:p w14:paraId="7155AD88" w14:textId="77777777" w:rsidR="00ED1D04" w:rsidRDefault="00ED1D04">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5">
    <w:p w14:paraId="7EEF391B" w14:textId="77777777" w:rsidR="00ED1D04" w:rsidRDefault="00ED1D04">
      <w:pPr>
        <w:pStyle w:val="FootnoteText"/>
      </w:pPr>
      <w:r>
        <w:rPr>
          <w:rStyle w:val="FootnoteReference"/>
        </w:rPr>
        <w:footnoteRef/>
      </w:r>
      <w:r>
        <w:t xml:space="preserve"> Published by Abouna Matta El-Maskeen of St. Macarius’ Monastery.</w:t>
      </w:r>
    </w:p>
  </w:footnote>
  <w:footnote w:id="916">
    <w:p w14:paraId="6BC2BFA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A6EC701" w14:textId="77777777" w:rsidR="00ED1D04" w:rsidRDefault="00ED1D04" w:rsidP="00670C79">
      <w:pPr>
        <w:pStyle w:val="footnote"/>
      </w:pPr>
      <w:r>
        <w:rPr>
          <w:rStyle w:val="FootnoteReference"/>
        </w:rPr>
        <w:footnoteRef/>
      </w:r>
      <w:r>
        <w:t xml:space="preserve"> Modern day Ethiopia and Eritrea.</w:t>
      </w:r>
    </w:p>
  </w:footnote>
  <w:footnote w:id="918">
    <w:p w14:paraId="46D5577E" w14:textId="77777777" w:rsidR="00ED1D04" w:rsidRDefault="00ED1D04" w:rsidP="0047441D">
      <w:pPr>
        <w:pStyle w:val="footnote"/>
      </w:pPr>
      <w:r>
        <w:rPr>
          <w:rStyle w:val="FootnoteReference"/>
        </w:rPr>
        <w:footnoteRef/>
      </w:r>
      <w:r>
        <w:t xml:space="preserve"> St. F</w:t>
      </w:r>
      <w:r w:rsidRPr="006422C6">
        <w:t>rumentius</w:t>
      </w:r>
      <w:r>
        <w:t>, whom the Ethiopians called “Abune Selama.”</w:t>
      </w:r>
    </w:p>
  </w:footnote>
  <w:footnote w:id="919">
    <w:p w14:paraId="2F5E6ED4" w14:textId="52CEBBCB" w:rsidR="00ED1D04" w:rsidRDefault="00ED1D04" w:rsidP="00BD2B3F">
      <w:pPr>
        <w:pStyle w:val="footnote"/>
      </w:pPr>
      <w:r>
        <w:rPr>
          <w:rStyle w:val="FootnoteReference"/>
        </w:rPr>
        <w:footnoteRef/>
      </w:r>
      <w:r>
        <w:t xml:space="preserve"> Adapted from the hymn of St. Severus of Antioch, in 2015 in English.</w:t>
      </w:r>
    </w:p>
  </w:footnote>
  <w:footnote w:id="920">
    <w:p w14:paraId="018A465B" w14:textId="77777777" w:rsidR="00ED1D04" w:rsidRDefault="00ED1D04">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21">
    <w:p w14:paraId="30B9D2C6" w14:textId="77777777" w:rsidR="00ED1D04" w:rsidRDefault="00ED1D0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2">
    <w:p w14:paraId="63D7B4DE" w14:textId="77777777" w:rsidR="00ED1D04" w:rsidRDefault="00ED1D0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3">
    <w:p w14:paraId="6542A42A" w14:textId="77777777" w:rsidR="00ED1D04" w:rsidRDefault="00ED1D0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4">
    <w:p w14:paraId="48A0DCFD" w14:textId="77777777" w:rsidR="00ED1D04" w:rsidRDefault="00ED1D04" w:rsidP="006D27E4">
      <w:pPr>
        <w:pStyle w:val="Footnote0"/>
      </w:pPr>
      <w:r>
        <w:rPr>
          <w:rStyle w:val="FootnoteReference"/>
        </w:rPr>
        <w:footnoteRef/>
      </w:r>
      <w:r>
        <w:t xml:space="preserve"> In modern day Libya</w:t>
      </w:r>
    </w:p>
  </w:footnote>
  <w:footnote w:id="925">
    <w:p w14:paraId="5E4AA7CE" w14:textId="77777777" w:rsidR="00ED1D04" w:rsidRDefault="00ED1D04">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6">
    <w:p w14:paraId="71147821" w14:textId="77777777" w:rsidR="00ED1D04" w:rsidRDefault="00ED1D04">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7">
    <w:p w14:paraId="39517237" w14:textId="77777777" w:rsidR="00ED1D04" w:rsidRDefault="00ED1D04">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8">
    <w:p w14:paraId="049774F0" w14:textId="77777777" w:rsidR="00ED1D04" w:rsidRDefault="00ED1D04" w:rsidP="00E77C68">
      <w:pPr>
        <w:pStyle w:val="footnote"/>
      </w:pPr>
      <w:r>
        <w:rPr>
          <w:rStyle w:val="FootnoteReference"/>
        </w:rPr>
        <w:footnoteRef/>
      </w:r>
      <w:r>
        <w:t xml:space="preserve"> The Coptic has “Three names, one God,” which is the heresy of modalism, and certainly was not said at Ephesus.</w:t>
      </w:r>
    </w:p>
  </w:footnote>
  <w:footnote w:id="929">
    <w:p w14:paraId="416DBD35" w14:textId="77777777" w:rsidR="00ED1D04" w:rsidRDefault="00ED1D04" w:rsidP="00E77C68">
      <w:pPr>
        <w:pStyle w:val="footnote"/>
      </w:pPr>
      <w:r>
        <w:rPr>
          <w:rStyle w:val="FootnoteReference"/>
        </w:rPr>
        <w:footnoteRef/>
      </w:r>
      <w:r>
        <w:t xml:space="preserve"> This line is heretical.</w:t>
      </w:r>
    </w:p>
  </w:footnote>
  <w:footnote w:id="930">
    <w:p w14:paraId="2A005F90" w14:textId="77777777" w:rsidR="00ED1D04" w:rsidRDefault="00ED1D04">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31">
    <w:p w14:paraId="6B5EF1D3" w14:textId="77777777" w:rsidR="00ED1D04" w:rsidRDefault="00ED1D04">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2">
    <w:p w14:paraId="347015AD" w14:textId="77777777" w:rsidR="00ED1D04" w:rsidRPr="00A20ACC" w:rsidRDefault="00ED1D04">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3">
    <w:p w14:paraId="4AFC6896" w14:textId="77777777" w:rsidR="00ED1D04" w:rsidRDefault="00ED1D04">
      <w:pPr>
        <w:pStyle w:val="FootnoteText"/>
      </w:pPr>
      <w:r>
        <w:rPr>
          <w:rStyle w:val="FootnoteReference"/>
        </w:rPr>
        <w:footnoteRef/>
      </w:r>
      <w:r>
        <w:t xml:space="preserve"> Matthew 1:20</w:t>
      </w:r>
    </w:p>
  </w:footnote>
  <w:footnote w:id="934">
    <w:p w14:paraId="0E9CA519" w14:textId="77777777" w:rsidR="00ED1D04" w:rsidRDefault="00ED1D04" w:rsidP="00662A48">
      <w:pPr>
        <w:pStyle w:val="footnote"/>
      </w:pPr>
      <w:r>
        <w:rPr>
          <w:rStyle w:val="FootnoteReference"/>
          <w:rFonts w:eastAsiaTheme="majorEastAsia"/>
        </w:rPr>
        <w:footnoteRef/>
      </w:r>
      <w:r>
        <w:t xml:space="preserve"> All-holy</w:t>
      </w:r>
    </w:p>
  </w:footnote>
  <w:footnote w:id="935">
    <w:p w14:paraId="50451B0F" w14:textId="77777777" w:rsidR="00ED1D04" w:rsidRDefault="00ED1D04">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6">
    <w:p w14:paraId="062BDCC1" w14:textId="77777777" w:rsidR="00ED1D04" w:rsidRDefault="00ED1D04">
      <w:pPr>
        <w:pStyle w:val="FootnoteText"/>
      </w:pPr>
      <w:r>
        <w:rPr>
          <w:rStyle w:val="FootnoteReference"/>
        </w:rPr>
        <w:footnoteRef/>
      </w:r>
      <w:r>
        <w:t xml:space="preserve"> Ps 8:2</w:t>
      </w:r>
    </w:p>
  </w:footnote>
  <w:footnote w:id="937">
    <w:p w14:paraId="5BC08478" w14:textId="77777777" w:rsidR="00ED1D04" w:rsidRPr="000C76BB" w:rsidRDefault="00ED1D0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8">
    <w:p w14:paraId="03A6DDD1" w14:textId="77777777" w:rsidR="00ED1D04" w:rsidRDefault="00ED1D04">
      <w:pPr>
        <w:pStyle w:val="FootnoteText"/>
      </w:pPr>
      <w:r>
        <w:rPr>
          <w:rStyle w:val="FootnoteReference"/>
        </w:rPr>
        <w:footnoteRef/>
      </w:r>
      <w:r>
        <w:t xml:space="preserve"> Matthew 28:6</w:t>
      </w:r>
    </w:p>
  </w:footnote>
  <w:footnote w:id="939">
    <w:p w14:paraId="339855D2" w14:textId="77777777" w:rsidR="00ED1D04" w:rsidRDefault="00ED1D04">
      <w:pPr>
        <w:pStyle w:val="FootnoteText"/>
      </w:pPr>
      <w:r>
        <w:rPr>
          <w:rStyle w:val="FootnoteReference"/>
        </w:rPr>
        <w:footnoteRef/>
      </w:r>
      <w:r>
        <w:t xml:space="preserve"> Matthew 28:7,6</w:t>
      </w:r>
    </w:p>
  </w:footnote>
  <w:footnote w:id="940">
    <w:p w14:paraId="76212A49" w14:textId="77777777" w:rsidR="00ED1D04" w:rsidRDefault="00ED1D04">
      <w:pPr>
        <w:pStyle w:val="FootnoteText"/>
      </w:pPr>
      <w:r>
        <w:rPr>
          <w:rStyle w:val="FootnoteReference"/>
        </w:rPr>
        <w:footnoteRef/>
      </w:r>
      <w:r>
        <w:t xml:space="preserve"> Matthew 28:7</w:t>
      </w:r>
    </w:p>
  </w:footnote>
  <w:footnote w:id="941">
    <w:p w14:paraId="716019EB" w14:textId="77777777" w:rsidR="00ED1D04" w:rsidRDefault="00ED1D04">
      <w:pPr>
        <w:pStyle w:val="FootnoteText"/>
      </w:pPr>
      <w:r>
        <w:rPr>
          <w:rStyle w:val="FootnoteReference"/>
        </w:rPr>
        <w:footnoteRef/>
      </w:r>
      <w:r>
        <w:t xml:space="preserve"> John 20:27</w:t>
      </w:r>
    </w:p>
  </w:footnote>
  <w:footnote w:id="942">
    <w:p w14:paraId="0ECF3FB0" w14:textId="77777777" w:rsidR="00ED1D04" w:rsidRDefault="00ED1D04">
      <w:pPr>
        <w:pStyle w:val="FootnoteText"/>
      </w:pPr>
      <w:r>
        <w:rPr>
          <w:rStyle w:val="FootnoteReference"/>
        </w:rPr>
        <w:footnoteRef/>
      </w:r>
      <w:r>
        <w:t xml:space="preserve"> John 20:28</w:t>
      </w:r>
    </w:p>
  </w:footnote>
  <w:footnote w:id="943">
    <w:p w14:paraId="3FCB0B65" w14:textId="77777777" w:rsidR="00ED1D04" w:rsidRDefault="00ED1D04">
      <w:pPr>
        <w:pStyle w:val="FootnoteText"/>
      </w:pPr>
      <w:r>
        <w:rPr>
          <w:rStyle w:val="FootnoteReference"/>
        </w:rPr>
        <w:footnoteRef/>
      </w:r>
      <w:r>
        <w:t xml:space="preserve"> John 20:29</w:t>
      </w:r>
    </w:p>
  </w:footnote>
  <w:footnote w:id="944">
    <w:p w14:paraId="6B80EDF7" w14:textId="77777777" w:rsidR="00ED1D04" w:rsidRDefault="00ED1D04">
      <w:pPr>
        <w:pStyle w:val="FootnoteText"/>
      </w:pPr>
      <w:r>
        <w:rPr>
          <w:rStyle w:val="FootnoteReference"/>
        </w:rPr>
        <w:footnoteRef/>
      </w:r>
      <w:r>
        <w:t xml:space="preserve"> John 20:29</w:t>
      </w:r>
    </w:p>
  </w:footnote>
  <w:footnote w:id="945">
    <w:p w14:paraId="31D8885C" w14:textId="3AFC7B18" w:rsidR="00ED1D04" w:rsidRDefault="00ED1D0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EBB62C8"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608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D1D04" w:rsidRPr="00E00D27" w:rsidRDefault="00ED1D0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D1D04" w:rsidRPr="00E00D27" w:rsidRDefault="00ED1D04" w:rsidP="00686912">
    <w:pPr>
      <w:pStyle w:val="Header"/>
      <w:jc w:val="center"/>
      <w:rPr>
        <w:sz w:val="20"/>
        <w:szCs w:val="20"/>
      </w:rPr>
    </w:pPr>
  </w:p>
  <w:p w14:paraId="022704DA" w14:textId="77777777" w:rsidR="00ED1D04" w:rsidRPr="00686912" w:rsidRDefault="00ED1D0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9C05557"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96087">
      <w:rPr>
        <w:noProof/>
        <w:sz w:val="20"/>
        <w:szCs w:val="20"/>
      </w:rPr>
      <w:t>Additional Canticles for the Vigil of Joyous Saturday from the New Testament</w:t>
    </w:r>
    <w:r>
      <w:rPr>
        <w:sz w:val="20"/>
        <w:szCs w:val="20"/>
      </w:rPr>
      <w:fldChar w:fldCharType="end"/>
    </w:r>
  </w:p>
  <w:p w14:paraId="199CF7F3" w14:textId="77777777" w:rsidR="00ED1D04" w:rsidRPr="00E00D27" w:rsidRDefault="00ED1D0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268582C"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96087">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E9D4A56" w:rsidR="00ED1D04" w:rsidRPr="00E00D27" w:rsidRDefault="00ED1D0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6087">
      <w:rPr>
        <w:noProof/>
        <w:sz w:val="20"/>
        <w:szCs w:val="20"/>
      </w:rPr>
      <w:t>The Conclusion of the Adam Theotokias</w:t>
    </w:r>
    <w:r w:rsidRPr="00E00D27">
      <w:rPr>
        <w:sz w:val="20"/>
        <w:szCs w:val="20"/>
      </w:rPr>
      <w:fldChar w:fldCharType="end"/>
    </w:r>
  </w:p>
  <w:p w14:paraId="48CF3F9A" w14:textId="245E316D" w:rsidR="00ED1D04" w:rsidRPr="00686912" w:rsidRDefault="00ED1D0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08EAAC2"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6087">
      <w:rPr>
        <w:noProof/>
        <w:sz w:val="20"/>
        <w:szCs w:val="20"/>
      </w:rPr>
      <w:t xml:space="preserve">October or </w:t>
    </w:r>
    <w:r w:rsidR="00A96087" w:rsidRPr="00A96087">
      <w:rPr>
        <w:rFonts w:cs="Garamond"/>
        <w:noProof/>
        <w:sz w:val="20"/>
        <w:szCs w:val="20"/>
      </w:rPr>
      <w:t>Ⲡⲁⲱⲡⲉ</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579A1C87"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6087">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ED17204"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6087">
      <w:rPr>
        <w:noProof/>
        <w:sz w:val="20"/>
        <w:szCs w:val="20"/>
      </w:rPr>
      <w:t>Prayer for the Church</w:t>
    </w:r>
    <w:r w:rsidRPr="00E00D27">
      <w:rPr>
        <w:sz w:val="20"/>
        <w:szCs w:val="20"/>
      </w:rPr>
      <w:fldChar w:fldCharType="end"/>
    </w:r>
  </w:p>
  <w:p w14:paraId="1DAD4C8D" w14:textId="77777777" w:rsidR="00ED1D04" w:rsidRPr="00686912" w:rsidRDefault="00ED1D0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D1D04" w:rsidRPr="00686912" w:rsidRDefault="00ED1D0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260E97F"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6087">
      <w:rPr>
        <w:noProof/>
        <w:sz w:val="20"/>
        <w:szCs w:val="20"/>
      </w:rPr>
      <w:t>October 18 (19) / Paopi 21: Also St. Teji (Reweiss)</w:t>
    </w:r>
    <w:r w:rsidRPr="00E00D27">
      <w:rPr>
        <w:sz w:val="20"/>
        <w:szCs w:val="20"/>
      </w:rPr>
      <w:fldChar w:fldCharType="end"/>
    </w:r>
  </w:p>
  <w:p w14:paraId="7E9EFC1B" w14:textId="77777777" w:rsidR="00ED1D04" w:rsidRPr="00686912" w:rsidRDefault="00ED1D0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DF0F1-3084-4778-9E4C-E12577E0A4F5}">
  <ds:schemaRefs>
    <ds:schemaRef ds:uri="http://schemas.openxmlformats.org/officeDocument/2006/bibliography"/>
  </ds:schemaRefs>
</ds:datastoreItem>
</file>

<file path=customXml/itemProps2.xml><?xml version="1.0" encoding="utf-8"?>
<ds:datastoreItem xmlns:ds="http://schemas.openxmlformats.org/officeDocument/2006/customXml" ds:itemID="{03AA186C-9798-462D-90D5-65C8B1661AA1}">
  <ds:schemaRefs>
    <ds:schemaRef ds:uri="http://schemas.openxmlformats.org/officeDocument/2006/bibliography"/>
  </ds:schemaRefs>
</ds:datastoreItem>
</file>

<file path=customXml/itemProps3.xml><?xml version="1.0" encoding="utf-8"?>
<ds:datastoreItem xmlns:ds="http://schemas.openxmlformats.org/officeDocument/2006/customXml" ds:itemID="{98DC7EFB-552F-4CE0-8817-FC1B527D7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27121</TotalTime>
  <Pages>1</Pages>
  <Words>206858</Words>
  <Characters>1179095</Characters>
  <Application>Microsoft Office Word</Application>
  <DocSecurity>0</DocSecurity>
  <Lines>9825</Lines>
  <Paragraphs>2766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548</cp:revision>
  <cp:lastPrinted>2016-04-21T12:24:00Z</cp:lastPrinted>
  <dcterms:created xsi:type="dcterms:W3CDTF">2014-10-30T02:06:00Z</dcterms:created>
  <dcterms:modified xsi:type="dcterms:W3CDTF">2016-04-22T16:46:00Z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