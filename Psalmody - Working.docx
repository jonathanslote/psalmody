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61EC197" w14:textId="29045AFB" w:rsidR="00BB3B5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130613" w:history="1">
        <w:r w:rsidR="00BB3B58" w:rsidRPr="00E70428">
          <w:rPr>
            <w:rStyle w:val="Hyperlink"/>
            <w:noProof/>
          </w:rPr>
          <w:t>The Horologion: The Book of the Hours</w:t>
        </w:r>
        <w:r w:rsidR="00BB3B58">
          <w:rPr>
            <w:noProof/>
            <w:webHidden/>
          </w:rPr>
          <w:tab/>
        </w:r>
        <w:r w:rsidR="00BB3B58">
          <w:rPr>
            <w:noProof/>
            <w:webHidden/>
          </w:rPr>
          <w:fldChar w:fldCharType="begin"/>
        </w:r>
        <w:r w:rsidR="00BB3B58">
          <w:rPr>
            <w:noProof/>
            <w:webHidden/>
          </w:rPr>
          <w:instrText xml:space="preserve"> PAGEREF _Toc448130613 \h </w:instrText>
        </w:r>
        <w:r w:rsidR="00BB3B58">
          <w:rPr>
            <w:noProof/>
            <w:webHidden/>
          </w:rPr>
        </w:r>
        <w:r w:rsidR="00BB3B58">
          <w:rPr>
            <w:noProof/>
            <w:webHidden/>
          </w:rPr>
          <w:fldChar w:fldCharType="separate"/>
        </w:r>
        <w:r w:rsidR="00E315A4">
          <w:rPr>
            <w:noProof/>
            <w:webHidden/>
          </w:rPr>
          <w:t>3</w:t>
        </w:r>
        <w:r w:rsidR="00BB3B58">
          <w:rPr>
            <w:noProof/>
            <w:webHidden/>
          </w:rPr>
          <w:fldChar w:fldCharType="end"/>
        </w:r>
      </w:hyperlink>
    </w:p>
    <w:p w14:paraId="34F56E1C" w14:textId="58C5A37A" w:rsidR="00BB3B58" w:rsidRDefault="00F017CA">
      <w:pPr>
        <w:pStyle w:val="TOC2"/>
        <w:tabs>
          <w:tab w:val="right" w:leader="dot" w:pos="8846"/>
        </w:tabs>
        <w:rPr>
          <w:rFonts w:asciiTheme="minorHAnsi" w:eastAsiaTheme="minorEastAsia" w:hAnsiTheme="minorHAnsi"/>
          <w:noProof/>
          <w:sz w:val="22"/>
          <w:lang w:val="en-US"/>
        </w:rPr>
      </w:pPr>
      <w:hyperlink w:anchor="_Toc448130614" w:history="1">
        <w:r w:rsidR="00BB3B58" w:rsidRPr="00E70428">
          <w:rPr>
            <w:rStyle w:val="Hyperlink"/>
            <w:noProof/>
          </w:rPr>
          <w:t>The Setting of the Sun: Vespers (the Eleventh Hour)</w:t>
        </w:r>
        <w:r w:rsidR="00BB3B58">
          <w:rPr>
            <w:noProof/>
            <w:webHidden/>
          </w:rPr>
          <w:tab/>
        </w:r>
        <w:r w:rsidR="00BB3B58">
          <w:rPr>
            <w:noProof/>
            <w:webHidden/>
          </w:rPr>
          <w:fldChar w:fldCharType="begin"/>
        </w:r>
        <w:r w:rsidR="00BB3B58">
          <w:rPr>
            <w:noProof/>
            <w:webHidden/>
          </w:rPr>
          <w:instrText xml:space="preserve"> PAGEREF _Toc448130614 \h </w:instrText>
        </w:r>
        <w:r w:rsidR="00BB3B58">
          <w:rPr>
            <w:noProof/>
            <w:webHidden/>
          </w:rPr>
        </w:r>
        <w:r w:rsidR="00BB3B58">
          <w:rPr>
            <w:noProof/>
            <w:webHidden/>
          </w:rPr>
          <w:fldChar w:fldCharType="separate"/>
        </w:r>
        <w:r w:rsidR="00E315A4">
          <w:rPr>
            <w:noProof/>
            <w:webHidden/>
          </w:rPr>
          <w:t>4</w:t>
        </w:r>
        <w:r w:rsidR="00BB3B58">
          <w:rPr>
            <w:noProof/>
            <w:webHidden/>
          </w:rPr>
          <w:fldChar w:fldCharType="end"/>
        </w:r>
      </w:hyperlink>
    </w:p>
    <w:p w14:paraId="468E011D" w14:textId="4DFDCB0C" w:rsidR="00BB3B58" w:rsidRDefault="00F017CA">
      <w:pPr>
        <w:pStyle w:val="TOC2"/>
        <w:tabs>
          <w:tab w:val="right" w:leader="dot" w:pos="8846"/>
        </w:tabs>
        <w:rPr>
          <w:rFonts w:asciiTheme="minorHAnsi" w:eastAsiaTheme="minorEastAsia" w:hAnsiTheme="minorHAnsi"/>
          <w:noProof/>
          <w:sz w:val="22"/>
          <w:lang w:val="en-US"/>
        </w:rPr>
      </w:pPr>
      <w:hyperlink w:anchor="_Toc448130615" w:history="1">
        <w:r w:rsidR="00BB3B58" w:rsidRPr="00E70428">
          <w:rPr>
            <w:rStyle w:val="Hyperlink"/>
            <w:noProof/>
          </w:rPr>
          <w:t>After Supper: Retiring (the Twelfth Hour)</w:t>
        </w:r>
        <w:r w:rsidR="00BB3B58">
          <w:rPr>
            <w:noProof/>
            <w:webHidden/>
          </w:rPr>
          <w:tab/>
        </w:r>
        <w:r w:rsidR="00BB3B58">
          <w:rPr>
            <w:noProof/>
            <w:webHidden/>
          </w:rPr>
          <w:fldChar w:fldCharType="begin"/>
        </w:r>
        <w:r w:rsidR="00BB3B58">
          <w:rPr>
            <w:noProof/>
            <w:webHidden/>
          </w:rPr>
          <w:instrText xml:space="preserve"> PAGEREF _Toc448130615 \h </w:instrText>
        </w:r>
        <w:r w:rsidR="00BB3B58">
          <w:rPr>
            <w:noProof/>
            <w:webHidden/>
          </w:rPr>
        </w:r>
        <w:r w:rsidR="00BB3B58">
          <w:rPr>
            <w:noProof/>
            <w:webHidden/>
          </w:rPr>
          <w:fldChar w:fldCharType="separate"/>
        </w:r>
        <w:r w:rsidR="00E315A4">
          <w:rPr>
            <w:noProof/>
            <w:webHidden/>
          </w:rPr>
          <w:t>46</w:t>
        </w:r>
        <w:r w:rsidR="00BB3B58">
          <w:rPr>
            <w:noProof/>
            <w:webHidden/>
          </w:rPr>
          <w:fldChar w:fldCharType="end"/>
        </w:r>
      </w:hyperlink>
    </w:p>
    <w:p w14:paraId="50CD8050" w14:textId="2F644237" w:rsidR="00BB3B58" w:rsidRDefault="00F017CA">
      <w:pPr>
        <w:pStyle w:val="TOC2"/>
        <w:tabs>
          <w:tab w:val="right" w:leader="dot" w:pos="8846"/>
        </w:tabs>
        <w:rPr>
          <w:rFonts w:asciiTheme="minorHAnsi" w:eastAsiaTheme="minorEastAsia" w:hAnsiTheme="minorHAnsi"/>
          <w:noProof/>
          <w:sz w:val="22"/>
          <w:lang w:val="en-US"/>
        </w:rPr>
      </w:pPr>
      <w:hyperlink w:anchor="_Toc448130616" w:history="1">
        <w:r w:rsidR="00BB3B58" w:rsidRPr="00E70428">
          <w:rPr>
            <w:rStyle w:val="Hyperlink"/>
            <w:noProof/>
          </w:rPr>
          <w:t>Midnight</w:t>
        </w:r>
        <w:r w:rsidR="00BB3B58">
          <w:rPr>
            <w:noProof/>
            <w:webHidden/>
          </w:rPr>
          <w:tab/>
        </w:r>
        <w:r w:rsidR="00BB3B58">
          <w:rPr>
            <w:noProof/>
            <w:webHidden/>
          </w:rPr>
          <w:fldChar w:fldCharType="begin"/>
        </w:r>
        <w:r w:rsidR="00BB3B58">
          <w:rPr>
            <w:noProof/>
            <w:webHidden/>
          </w:rPr>
          <w:instrText xml:space="preserve"> PAGEREF _Toc448130616 \h </w:instrText>
        </w:r>
        <w:r w:rsidR="00BB3B58">
          <w:rPr>
            <w:noProof/>
            <w:webHidden/>
          </w:rPr>
        </w:r>
        <w:r w:rsidR="00BB3B58">
          <w:rPr>
            <w:noProof/>
            <w:webHidden/>
          </w:rPr>
          <w:fldChar w:fldCharType="separate"/>
        </w:r>
        <w:r w:rsidR="00E315A4">
          <w:rPr>
            <w:noProof/>
            <w:webHidden/>
          </w:rPr>
          <w:t>61</w:t>
        </w:r>
        <w:r w:rsidR="00BB3B58">
          <w:rPr>
            <w:noProof/>
            <w:webHidden/>
          </w:rPr>
          <w:fldChar w:fldCharType="end"/>
        </w:r>
      </w:hyperlink>
    </w:p>
    <w:p w14:paraId="76C0618A" w14:textId="0778A797" w:rsidR="00BB3B58" w:rsidRDefault="00F017CA">
      <w:pPr>
        <w:pStyle w:val="TOC2"/>
        <w:tabs>
          <w:tab w:val="right" w:leader="dot" w:pos="8846"/>
        </w:tabs>
        <w:rPr>
          <w:rFonts w:asciiTheme="minorHAnsi" w:eastAsiaTheme="minorEastAsia" w:hAnsiTheme="minorHAnsi"/>
          <w:noProof/>
          <w:sz w:val="22"/>
          <w:lang w:val="en-US"/>
        </w:rPr>
      </w:pPr>
      <w:hyperlink w:anchor="_Toc448130617" w:history="1">
        <w:r w:rsidR="00BB3B58" w:rsidRPr="00E70428">
          <w:rPr>
            <w:rStyle w:val="Hyperlink"/>
            <w:noProof/>
          </w:rPr>
          <w:t>The Rising of the Sun: Matins (or Lauds)</w:t>
        </w:r>
        <w:r w:rsidR="00BB3B58">
          <w:rPr>
            <w:noProof/>
            <w:webHidden/>
          </w:rPr>
          <w:tab/>
        </w:r>
        <w:r w:rsidR="00BB3B58">
          <w:rPr>
            <w:noProof/>
            <w:webHidden/>
          </w:rPr>
          <w:fldChar w:fldCharType="begin"/>
        </w:r>
        <w:r w:rsidR="00BB3B58">
          <w:rPr>
            <w:noProof/>
            <w:webHidden/>
          </w:rPr>
          <w:instrText xml:space="preserve"> PAGEREF _Toc448130617 \h </w:instrText>
        </w:r>
        <w:r w:rsidR="00BB3B58">
          <w:rPr>
            <w:noProof/>
            <w:webHidden/>
          </w:rPr>
        </w:r>
        <w:r w:rsidR="00BB3B58">
          <w:rPr>
            <w:noProof/>
            <w:webHidden/>
          </w:rPr>
          <w:fldChar w:fldCharType="separate"/>
        </w:r>
        <w:r w:rsidR="00E315A4">
          <w:rPr>
            <w:noProof/>
            <w:webHidden/>
          </w:rPr>
          <w:t>120</w:t>
        </w:r>
        <w:r w:rsidR="00BB3B58">
          <w:rPr>
            <w:noProof/>
            <w:webHidden/>
          </w:rPr>
          <w:fldChar w:fldCharType="end"/>
        </w:r>
      </w:hyperlink>
    </w:p>
    <w:p w14:paraId="4D6ADB3A" w14:textId="419AD876" w:rsidR="00BB3B58" w:rsidRDefault="00F017CA">
      <w:pPr>
        <w:pStyle w:val="TOC2"/>
        <w:tabs>
          <w:tab w:val="right" w:leader="dot" w:pos="8846"/>
        </w:tabs>
        <w:rPr>
          <w:rFonts w:asciiTheme="minorHAnsi" w:eastAsiaTheme="minorEastAsia" w:hAnsiTheme="minorHAnsi"/>
          <w:noProof/>
          <w:sz w:val="22"/>
          <w:lang w:val="en-US"/>
        </w:rPr>
      </w:pPr>
      <w:hyperlink w:anchor="_Toc448130618" w:history="1">
        <w:r w:rsidR="00BB3B58" w:rsidRPr="00E70428">
          <w:rPr>
            <w:rStyle w:val="Hyperlink"/>
            <w:noProof/>
          </w:rPr>
          <w:t>Early Morning: Prime (The First Hour)</w:t>
        </w:r>
        <w:r w:rsidR="00BB3B58">
          <w:rPr>
            <w:noProof/>
            <w:webHidden/>
          </w:rPr>
          <w:tab/>
        </w:r>
        <w:r w:rsidR="00BB3B58">
          <w:rPr>
            <w:noProof/>
            <w:webHidden/>
          </w:rPr>
          <w:fldChar w:fldCharType="begin"/>
        </w:r>
        <w:r w:rsidR="00BB3B58">
          <w:rPr>
            <w:noProof/>
            <w:webHidden/>
          </w:rPr>
          <w:instrText xml:space="preserve"> PAGEREF _Toc448130618 \h </w:instrText>
        </w:r>
        <w:r w:rsidR="00BB3B58">
          <w:rPr>
            <w:noProof/>
            <w:webHidden/>
          </w:rPr>
        </w:r>
        <w:r w:rsidR="00BB3B58">
          <w:rPr>
            <w:noProof/>
            <w:webHidden/>
          </w:rPr>
          <w:fldChar w:fldCharType="separate"/>
        </w:r>
        <w:r w:rsidR="00E315A4">
          <w:rPr>
            <w:noProof/>
            <w:webHidden/>
          </w:rPr>
          <w:t>249</w:t>
        </w:r>
        <w:r w:rsidR="00BB3B58">
          <w:rPr>
            <w:noProof/>
            <w:webHidden/>
          </w:rPr>
          <w:fldChar w:fldCharType="end"/>
        </w:r>
      </w:hyperlink>
    </w:p>
    <w:p w14:paraId="17690FB9" w14:textId="7A556798" w:rsidR="00BB3B58" w:rsidRDefault="00F017CA">
      <w:pPr>
        <w:pStyle w:val="TOC2"/>
        <w:tabs>
          <w:tab w:val="right" w:leader="dot" w:pos="8846"/>
        </w:tabs>
        <w:rPr>
          <w:rFonts w:asciiTheme="minorHAnsi" w:eastAsiaTheme="minorEastAsia" w:hAnsiTheme="minorHAnsi"/>
          <w:noProof/>
          <w:sz w:val="22"/>
          <w:lang w:val="en-US"/>
        </w:rPr>
      </w:pPr>
      <w:hyperlink w:anchor="_Toc448130619" w:history="1">
        <w:r w:rsidR="00BB3B58" w:rsidRPr="00E70428">
          <w:rPr>
            <w:rStyle w:val="Hyperlink"/>
            <w:noProof/>
          </w:rPr>
          <w:t>Mid-Morning (The Third Hour)</w:t>
        </w:r>
        <w:r w:rsidR="00BB3B58">
          <w:rPr>
            <w:noProof/>
            <w:webHidden/>
          </w:rPr>
          <w:tab/>
        </w:r>
        <w:r w:rsidR="00BB3B58">
          <w:rPr>
            <w:noProof/>
            <w:webHidden/>
          </w:rPr>
          <w:fldChar w:fldCharType="begin"/>
        </w:r>
        <w:r w:rsidR="00BB3B58">
          <w:rPr>
            <w:noProof/>
            <w:webHidden/>
          </w:rPr>
          <w:instrText xml:space="preserve"> PAGEREF _Toc448130619 \h </w:instrText>
        </w:r>
        <w:r w:rsidR="00BB3B58">
          <w:rPr>
            <w:noProof/>
            <w:webHidden/>
          </w:rPr>
        </w:r>
        <w:r w:rsidR="00BB3B58">
          <w:rPr>
            <w:noProof/>
            <w:webHidden/>
          </w:rPr>
          <w:fldChar w:fldCharType="separate"/>
        </w:r>
        <w:r w:rsidR="00E315A4">
          <w:rPr>
            <w:noProof/>
            <w:webHidden/>
          </w:rPr>
          <w:t>269</w:t>
        </w:r>
        <w:r w:rsidR="00BB3B58">
          <w:rPr>
            <w:noProof/>
            <w:webHidden/>
          </w:rPr>
          <w:fldChar w:fldCharType="end"/>
        </w:r>
      </w:hyperlink>
    </w:p>
    <w:p w14:paraId="348CE2E8" w14:textId="38C2365D" w:rsidR="00BB3B58" w:rsidRDefault="00F017CA">
      <w:pPr>
        <w:pStyle w:val="TOC2"/>
        <w:tabs>
          <w:tab w:val="right" w:leader="dot" w:pos="8846"/>
        </w:tabs>
        <w:rPr>
          <w:rFonts w:asciiTheme="minorHAnsi" w:eastAsiaTheme="minorEastAsia" w:hAnsiTheme="minorHAnsi"/>
          <w:noProof/>
          <w:sz w:val="22"/>
          <w:lang w:val="en-US"/>
        </w:rPr>
      </w:pPr>
      <w:hyperlink w:anchor="_Toc448130620" w:history="1">
        <w:r w:rsidR="00BB3B58" w:rsidRPr="00E70428">
          <w:rPr>
            <w:rStyle w:val="Hyperlink"/>
            <w:noProof/>
          </w:rPr>
          <w:t>Noon (The Sixth Hour)</w:t>
        </w:r>
        <w:r w:rsidR="00BB3B58">
          <w:rPr>
            <w:noProof/>
            <w:webHidden/>
          </w:rPr>
          <w:tab/>
        </w:r>
        <w:r w:rsidR="00BB3B58">
          <w:rPr>
            <w:noProof/>
            <w:webHidden/>
          </w:rPr>
          <w:fldChar w:fldCharType="begin"/>
        </w:r>
        <w:r w:rsidR="00BB3B58">
          <w:rPr>
            <w:noProof/>
            <w:webHidden/>
          </w:rPr>
          <w:instrText xml:space="preserve"> PAGEREF _Toc448130620 \h </w:instrText>
        </w:r>
        <w:r w:rsidR="00BB3B58">
          <w:rPr>
            <w:noProof/>
            <w:webHidden/>
          </w:rPr>
        </w:r>
        <w:r w:rsidR="00BB3B58">
          <w:rPr>
            <w:noProof/>
            <w:webHidden/>
          </w:rPr>
          <w:fldChar w:fldCharType="separate"/>
        </w:r>
        <w:r w:rsidR="00E315A4">
          <w:rPr>
            <w:noProof/>
            <w:webHidden/>
          </w:rPr>
          <w:t>272</w:t>
        </w:r>
        <w:r w:rsidR="00BB3B58">
          <w:rPr>
            <w:noProof/>
            <w:webHidden/>
          </w:rPr>
          <w:fldChar w:fldCharType="end"/>
        </w:r>
      </w:hyperlink>
    </w:p>
    <w:p w14:paraId="1BE9A8B0" w14:textId="27E56FC2" w:rsidR="00BB3B58" w:rsidRDefault="00F017CA">
      <w:pPr>
        <w:pStyle w:val="TOC2"/>
        <w:tabs>
          <w:tab w:val="right" w:leader="dot" w:pos="8846"/>
        </w:tabs>
        <w:rPr>
          <w:rFonts w:asciiTheme="minorHAnsi" w:eastAsiaTheme="minorEastAsia" w:hAnsiTheme="minorHAnsi"/>
          <w:noProof/>
          <w:sz w:val="22"/>
          <w:lang w:val="en-US"/>
        </w:rPr>
      </w:pPr>
      <w:hyperlink w:anchor="_Toc448130621" w:history="1">
        <w:r w:rsidR="00BB3B58" w:rsidRPr="00E70428">
          <w:rPr>
            <w:rStyle w:val="Hyperlink"/>
            <w:noProof/>
          </w:rPr>
          <w:t>Afternoon (The Ninth Hour)</w:t>
        </w:r>
        <w:r w:rsidR="00BB3B58">
          <w:rPr>
            <w:noProof/>
            <w:webHidden/>
          </w:rPr>
          <w:tab/>
        </w:r>
        <w:r w:rsidR="00BB3B58">
          <w:rPr>
            <w:noProof/>
            <w:webHidden/>
          </w:rPr>
          <w:fldChar w:fldCharType="begin"/>
        </w:r>
        <w:r w:rsidR="00BB3B58">
          <w:rPr>
            <w:noProof/>
            <w:webHidden/>
          </w:rPr>
          <w:instrText xml:space="preserve"> PAGEREF _Toc448130621 \h </w:instrText>
        </w:r>
        <w:r w:rsidR="00BB3B58">
          <w:rPr>
            <w:noProof/>
            <w:webHidden/>
          </w:rPr>
        </w:r>
        <w:r w:rsidR="00BB3B58">
          <w:rPr>
            <w:noProof/>
            <w:webHidden/>
          </w:rPr>
          <w:fldChar w:fldCharType="separate"/>
        </w:r>
        <w:r w:rsidR="00E315A4">
          <w:rPr>
            <w:noProof/>
            <w:webHidden/>
          </w:rPr>
          <w:t>276</w:t>
        </w:r>
        <w:r w:rsidR="00BB3B58">
          <w:rPr>
            <w:noProof/>
            <w:webHidden/>
          </w:rPr>
          <w:fldChar w:fldCharType="end"/>
        </w:r>
      </w:hyperlink>
    </w:p>
    <w:p w14:paraId="6DF92992" w14:textId="37D7CA98" w:rsidR="00BB3B58" w:rsidRDefault="00F017CA">
      <w:pPr>
        <w:pStyle w:val="TOC2"/>
        <w:tabs>
          <w:tab w:val="right" w:leader="dot" w:pos="8846"/>
        </w:tabs>
        <w:rPr>
          <w:rFonts w:asciiTheme="minorHAnsi" w:eastAsiaTheme="minorEastAsia" w:hAnsiTheme="minorHAnsi"/>
          <w:noProof/>
          <w:sz w:val="22"/>
          <w:lang w:val="en-US"/>
        </w:rPr>
      </w:pPr>
      <w:hyperlink w:anchor="_Toc448130622" w:history="1">
        <w:r w:rsidR="00BB3B58" w:rsidRPr="00E70428">
          <w:rPr>
            <w:rStyle w:val="Hyperlink"/>
            <w:noProof/>
            <w:lang w:val="en-GB"/>
          </w:rPr>
          <w:t>Reader’s Service</w:t>
        </w:r>
        <w:r w:rsidR="00BB3B58">
          <w:rPr>
            <w:noProof/>
            <w:webHidden/>
          </w:rPr>
          <w:tab/>
        </w:r>
        <w:r w:rsidR="00BB3B58">
          <w:rPr>
            <w:noProof/>
            <w:webHidden/>
          </w:rPr>
          <w:fldChar w:fldCharType="begin"/>
        </w:r>
        <w:r w:rsidR="00BB3B58">
          <w:rPr>
            <w:noProof/>
            <w:webHidden/>
          </w:rPr>
          <w:instrText xml:space="preserve"> PAGEREF _Toc448130622 \h </w:instrText>
        </w:r>
        <w:r w:rsidR="00BB3B58">
          <w:rPr>
            <w:noProof/>
            <w:webHidden/>
          </w:rPr>
        </w:r>
        <w:r w:rsidR="00BB3B58">
          <w:rPr>
            <w:noProof/>
            <w:webHidden/>
          </w:rPr>
          <w:fldChar w:fldCharType="separate"/>
        </w:r>
        <w:r w:rsidR="00E315A4">
          <w:rPr>
            <w:noProof/>
            <w:webHidden/>
          </w:rPr>
          <w:t>280</w:t>
        </w:r>
        <w:r w:rsidR="00BB3B58">
          <w:rPr>
            <w:noProof/>
            <w:webHidden/>
          </w:rPr>
          <w:fldChar w:fldCharType="end"/>
        </w:r>
      </w:hyperlink>
    </w:p>
    <w:p w14:paraId="0ABCCABE" w14:textId="1BB8F330" w:rsidR="00BB3B58" w:rsidRDefault="00F017CA">
      <w:pPr>
        <w:pStyle w:val="TOC2"/>
        <w:tabs>
          <w:tab w:val="right" w:leader="dot" w:pos="8846"/>
        </w:tabs>
        <w:rPr>
          <w:rFonts w:asciiTheme="minorHAnsi" w:eastAsiaTheme="minorEastAsia" w:hAnsiTheme="minorHAnsi"/>
          <w:noProof/>
          <w:sz w:val="22"/>
          <w:lang w:val="en-US"/>
        </w:rPr>
      </w:pPr>
      <w:hyperlink w:anchor="_Toc448130623" w:history="1">
        <w:r w:rsidR="00BB3B58" w:rsidRPr="00E70428">
          <w:rPr>
            <w:rStyle w:val="Hyperlink"/>
            <w:noProof/>
          </w:rPr>
          <w:t>Prayers for Needs</w:t>
        </w:r>
        <w:r w:rsidR="00BB3B58">
          <w:rPr>
            <w:noProof/>
            <w:webHidden/>
          </w:rPr>
          <w:tab/>
        </w:r>
        <w:r w:rsidR="00BB3B58">
          <w:rPr>
            <w:noProof/>
            <w:webHidden/>
          </w:rPr>
          <w:fldChar w:fldCharType="begin"/>
        </w:r>
        <w:r w:rsidR="00BB3B58">
          <w:rPr>
            <w:noProof/>
            <w:webHidden/>
          </w:rPr>
          <w:instrText xml:space="preserve"> PAGEREF _Toc448130623 \h </w:instrText>
        </w:r>
        <w:r w:rsidR="00BB3B58">
          <w:rPr>
            <w:noProof/>
            <w:webHidden/>
          </w:rPr>
        </w:r>
        <w:r w:rsidR="00BB3B58">
          <w:rPr>
            <w:noProof/>
            <w:webHidden/>
          </w:rPr>
          <w:fldChar w:fldCharType="separate"/>
        </w:r>
        <w:r w:rsidR="00E315A4">
          <w:rPr>
            <w:noProof/>
            <w:webHidden/>
          </w:rPr>
          <w:t>301</w:t>
        </w:r>
        <w:r w:rsidR="00BB3B58">
          <w:rPr>
            <w:noProof/>
            <w:webHidden/>
          </w:rPr>
          <w:fldChar w:fldCharType="end"/>
        </w:r>
      </w:hyperlink>
    </w:p>
    <w:p w14:paraId="07BA8284" w14:textId="06408F3F" w:rsidR="00BB3B58" w:rsidRDefault="00F017CA">
      <w:pPr>
        <w:pStyle w:val="TOC1"/>
        <w:tabs>
          <w:tab w:val="right" w:leader="dot" w:pos="8846"/>
        </w:tabs>
        <w:rPr>
          <w:rFonts w:asciiTheme="minorHAnsi" w:eastAsiaTheme="minorEastAsia" w:hAnsiTheme="minorHAnsi"/>
          <w:noProof/>
          <w:sz w:val="22"/>
          <w:lang w:val="en-US"/>
        </w:rPr>
      </w:pPr>
      <w:hyperlink w:anchor="_Toc448130624" w:history="1">
        <w:r w:rsidR="00BB3B58" w:rsidRPr="00E70428">
          <w:rPr>
            <w:rStyle w:val="Hyperlink"/>
            <w:noProof/>
          </w:rPr>
          <w:t>The Book of the Psalter</w:t>
        </w:r>
        <w:r w:rsidR="00BB3B58">
          <w:rPr>
            <w:noProof/>
            <w:webHidden/>
          </w:rPr>
          <w:tab/>
        </w:r>
        <w:r w:rsidR="00BB3B58">
          <w:rPr>
            <w:noProof/>
            <w:webHidden/>
          </w:rPr>
          <w:fldChar w:fldCharType="begin"/>
        </w:r>
        <w:r w:rsidR="00BB3B58">
          <w:rPr>
            <w:noProof/>
            <w:webHidden/>
          </w:rPr>
          <w:instrText xml:space="preserve"> PAGEREF _Toc448130624 \h </w:instrText>
        </w:r>
        <w:r w:rsidR="00BB3B58">
          <w:rPr>
            <w:noProof/>
            <w:webHidden/>
          </w:rPr>
        </w:r>
        <w:r w:rsidR="00BB3B58">
          <w:rPr>
            <w:noProof/>
            <w:webHidden/>
          </w:rPr>
          <w:fldChar w:fldCharType="separate"/>
        </w:r>
        <w:r w:rsidR="00E315A4">
          <w:rPr>
            <w:noProof/>
            <w:webHidden/>
          </w:rPr>
          <w:t>312</w:t>
        </w:r>
        <w:r w:rsidR="00BB3B58">
          <w:rPr>
            <w:noProof/>
            <w:webHidden/>
          </w:rPr>
          <w:fldChar w:fldCharType="end"/>
        </w:r>
      </w:hyperlink>
    </w:p>
    <w:p w14:paraId="192DAADE" w14:textId="7F4B163F" w:rsidR="00BB3B58" w:rsidRDefault="00F017CA">
      <w:pPr>
        <w:pStyle w:val="TOC2"/>
        <w:tabs>
          <w:tab w:val="right" w:leader="dot" w:pos="8846"/>
        </w:tabs>
        <w:rPr>
          <w:rFonts w:asciiTheme="minorHAnsi" w:eastAsiaTheme="minorEastAsia" w:hAnsiTheme="minorHAnsi"/>
          <w:noProof/>
          <w:sz w:val="22"/>
          <w:lang w:val="en-US"/>
        </w:rPr>
      </w:pPr>
      <w:hyperlink w:anchor="_Toc448130625" w:history="1">
        <w:r w:rsidR="00BB3B58" w:rsidRPr="00E70428">
          <w:rPr>
            <w:rStyle w:val="Hyperlink"/>
            <w:noProof/>
          </w:rPr>
          <w:t>The Psalms</w:t>
        </w:r>
        <w:r w:rsidR="00BB3B58">
          <w:rPr>
            <w:noProof/>
            <w:webHidden/>
          </w:rPr>
          <w:tab/>
        </w:r>
        <w:r w:rsidR="00BB3B58">
          <w:rPr>
            <w:noProof/>
            <w:webHidden/>
          </w:rPr>
          <w:fldChar w:fldCharType="begin"/>
        </w:r>
        <w:r w:rsidR="00BB3B58">
          <w:rPr>
            <w:noProof/>
            <w:webHidden/>
          </w:rPr>
          <w:instrText xml:space="preserve"> PAGEREF _Toc448130625 \h </w:instrText>
        </w:r>
        <w:r w:rsidR="00BB3B58">
          <w:rPr>
            <w:noProof/>
            <w:webHidden/>
          </w:rPr>
        </w:r>
        <w:r w:rsidR="00BB3B58">
          <w:rPr>
            <w:noProof/>
            <w:webHidden/>
          </w:rPr>
          <w:fldChar w:fldCharType="separate"/>
        </w:r>
        <w:r w:rsidR="00E315A4">
          <w:rPr>
            <w:noProof/>
            <w:webHidden/>
          </w:rPr>
          <w:t>318</w:t>
        </w:r>
        <w:r w:rsidR="00BB3B58">
          <w:rPr>
            <w:noProof/>
            <w:webHidden/>
          </w:rPr>
          <w:fldChar w:fldCharType="end"/>
        </w:r>
      </w:hyperlink>
    </w:p>
    <w:p w14:paraId="0800C0DF" w14:textId="113E21F8" w:rsidR="00BB3B58" w:rsidRDefault="00F017CA">
      <w:pPr>
        <w:pStyle w:val="TOC1"/>
        <w:tabs>
          <w:tab w:val="right" w:leader="dot" w:pos="8846"/>
        </w:tabs>
        <w:rPr>
          <w:rFonts w:asciiTheme="minorHAnsi" w:eastAsiaTheme="minorEastAsia" w:hAnsiTheme="minorHAnsi"/>
          <w:noProof/>
          <w:sz w:val="22"/>
          <w:lang w:val="en-US"/>
        </w:rPr>
      </w:pPr>
      <w:hyperlink w:anchor="_Toc448130626" w:history="1">
        <w:r w:rsidR="00BB3B58" w:rsidRPr="00E70428">
          <w:rPr>
            <w:rStyle w:val="Hyperlink"/>
            <w:noProof/>
          </w:rPr>
          <w:t>The Book of Psalis and Doxologies</w:t>
        </w:r>
        <w:r w:rsidR="00BB3B58">
          <w:rPr>
            <w:noProof/>
            <w:webHidden/>
          </w:rPr>
          <w:tab/>
        </w:r>
        <w:r w:rsidR="00BB3B58">
          <w:rPr>
            <w:noProof/>
            <w:webHidden/>
          </w:rPr>
          <w:fldChar w:fldCharType="begin"/>
        </w:r>
        <w:r w:rsidR="00BB3B58">
          <w:rPr>
            <w:noProof/>
            <w:webHidden/>
          </w:rPr>
          <w:instrText xml:space="preserve"> PAGEREF _Toc448130626 \h </w:instrText>
        </w:r>
        <w:r w:rsidR="00BB3B58">
          <w:rPr>
            <w:noProof/>
            <w:webHidden/>
          </w:rPr>
        </w:r>
        <w:r w:rsidR="00BB3B58">
          <w:rPr>
            <w:noProof/>
            <w:webHidden/>
          </w:rPr>
          <w:fldChar w:fldCharType="separate"/>
        </w:r>
        <w:r w:rsidR="00E315A4">
          <w:rPr>
            <w:noProof/>
            <w:webHidden/>
          </w:rPr>
          <w:t>555</w:t>
        </w:r>
        <w:r w:rsidR="00BB3B58">
          <w:rPr>
            <w:noProof/>
            <w:webHidden/>
          </w:rPr>
          <w:fldChar w:fldCharType="end"/>
        </w:r>
      </w:hyperlink>
    </w:p>
    <w:p w14:paraId="1FF3E3A9" w14:textId="6B5257C7" w:rsidR="00BB3B58" w:rsidRDefault="00F017CA">
      <w:pPr>
        <w:pStyle w:val="TOC2"/>
        <w:tabs>
          <w:tab w:val="right" w:leader="dot" w:pos="8846"/>
        </w:tabs>
        <w:rPr>
          <w:rFonts w:asciiTheme="minorHAnsi" w:eastAsiaTheme="minorEastAsia" w:hAnsiTheme="minorHAnsi"/>
          <w:noProof/>
          <w:sz w:val="22"/>
          <w:lang w:val="en-US"/>
        </w:rPr>
      </w:pPr>
      <w:hyperlink w:anchor="_Toc448130627" w:history="1">
        <w:r w:rsidR="00BB3B58" w:rsidRPr="00E70428">
          <w:rPr>
            <w:rStyle w:val="Hyperlink"/>
            <w:noProof/>
          </w:rPr>
          <w:t>General and Common Doxologies</w:t>
        </w:r>
        <w:r w:rsidR="00BB3B58">
          <w:rPr>
            <w:noProof/>
            <w:webHidden/>
          </w:rPr>
          <w:tab/>
        </w:r>
        <w:r w:rsidR="00BB3B58">
          <w:rPr>
            <w:noProof/>
            <w:webHidden/>
          </w:rPr>
          <w:fldChar w:fldCharType="begin"/>
        </w:r>
        <w:r w:rsidR="00BB3B58">
          <w:rPr>
            <w:noProof/>
            <w:webHidden/>
          </w:rPr>
          <w:instrText xml:space="preserve"> PAGEREF _Toc448130627 \h </w:instrText>
        </w:r>
        <w:r w:rsidR="00BB3B58">
          <w:rPr>
            <w:noProof/>
            <w:webHidden/>
          </w:rPr>
        </w:r>
        <w:r w:rsidR="00BB3B58">
          <w:rPr>
            <w:noProof/>
            <w:webHidden/>
          </w:rPr>
          <w:fldChar w:fldCharType="separate"/>
        </w:r>
        <w:r w:rsidR="00E315A4">
          <w:rPr>
            <w:noProof/>
            <w:webHidden/>
          </w:rPr>
          <w:t>556</w:t>
        </w:r>
        <w:r w:rsidR="00BB3B58">
          <w:rPr>
            <w:noProof/>
            <w:webHidden/>
          </w:rPr>
          <w:fldChar w:fldCharType="end"/>
        </w:r>
      </w:hyperlink>
    </w:p>
    <w:p w14:paraId="6A718A28" w14:textId="4765E4CE" w:rsidR="00BB3B58" w:rsidRDefault="00F017CA">
      <w:pPr>
        <w:pStyle w:val="TOC2"/>
        <w:tabs>
          <w:tab w:val="right" w:leader="dot" w:pos="8846"/>
        </w:tabs>
        <w:rPr>
          <w:rFonts w:asciiTheme="minorHAnsi" w:eastAsiaTheme="minorEastAsia" w:hAnsiTheme="minorHAnsi"/>
          <w:noProof/>
          <w:sz w:val="22"/>
          <w:lang w:val="en-US"/>
        </w:rPr>
      </w:pPr>
      <w:hyperlink w:anchor="_Toc448130628" w:history="1">
        <w:r w:rsidR="00BB3B58" w:rsidRPr="00E70428">
          <w:rPr>
            <w:rStyle w:val="Hyperlink"/>
            <w:noProof/>
          </w:rPr>
          <w:t xml:space="preserve">September or </w:t>
        </w:r>
        <w:r w:rsidR="00BB3B58" w:rsidRPr="00E70428">
          <w:rPr>
            <w:rStyle w:val="Hyperlink"/>
            <w:rFonts w:ascii="FreeSerifAvvaShenouda" w:eastAsia="Arial Unicode MS" w:hAnsi="FreeSerifAvvaShenouda" w:cs="FreeSerifAvvaShenouda"/>
            <w:noProof/>
            <w:lang w:val="en-US"/>
          </w:rPr>
          <w:t>Ⲑⲟⲟⲩⲧ</w:t>
        </w:r>
        <w:r w:rsidR="00BB3B58">
          <w:rPr>
            <w:noProof/>
            <w:webHidden/>
          </w:rPr>
          <w:tab/>
        </w:r>
        <w:r w:rsidR="00BB3B58">
          <w:rPr>
            <w:noProof/>
            <w:webHidden/>
          </w:rPr>
          <w:fldChar w:fldCharType="begin"/>
        </w:r>
        <w:r w:rsidR="00BB3B58">
          <w:rPr>
            <w:noProof/>
            <w:webHidden/>
          </w:rPr>
          <w:instrText xml:space="preserve"> PAGEREF _Toc448130628 \h </w:instrText>
        </w:r>
        <w:r w:rsidR="00BB3B58">
          <w:rPr>
            <w:noProof/>
            <w:webHidden/>
          </w:rPr>
        </w:r>
        <w:r w:rsidR="00BB3B58">
          <w:rPr>
            <w:noProof/>
            <w:webHidden/>
          </w:rPr>
          <w:fldChar w:fldCharType="separate"/>
        </w:r>
        <w:r w:rsidR="00E315A4">
          <w:rPr>
            <w:noProof/>
            <w:webHidden/>
          </w:rPr>
          <w:t>577</w:t>
        </w:r>
        <w:r w:rsidR="00BB3B58">
          <w:rPr>
            <w:noProof/>
            <w:webHidden/>
          </w:rPr>
          <w:fldChar w:fldCharType="end"/>
        </w:r>
      </w:hyperlink>
    </w:p>
    <w:p w14:paraId="20CE107A" w14:textId="599312B4" w:rsidR="00BB3B58" w:rsidRDefault="00F017CA">
      <w:pPr>
        <w:pStyle w:val="TOC2"/>
        <w:tabs>
          <w:tab w:val="right" w:leader="dot" w:pos="8846"/>
        </w:tabs>
        <w:rPr>
          <w:rFonts w:asciiTheme="minorHAnsi" w:eastAsiaTheme="minorEastAsia" w:hAnsiTheme="minorHAnsi"/>
          <w:noProof/>
          <w:sz w:val="22"/>
          <w:lang w:val="en-US"/>
        </w:rPr>
      </w:pPr>
      <w:hyperlink w:anchor="_Toc448130629" w:history="1">
        <w:r w:rsidR="00BB3B58" w:rsidRPr="00E70428">
          <w:rPr>
            <w:rStyle w:val="Hyperlink"/>
            <w:noProof/>
          </w:rPr>
          <w:t xml:space="preserve">October or </w:t>
        </w:r>
        <w:r w:rsidR="00BB3B58" w:rsidRPr="00E70428">
          <w:rPr>
            <w:rStyle w:val="Hyperlink"/>
            <w:rFonts w:ascii="FreeSerifAvvaShenouda" w:hAnsi="FreeSerifAvvaShenouda" w:cs="FreeSerifAvvaShenouda"/>
            <w:noProof/>
          </w:rPr>
          <w:t>Ⲡⲁⲱⲡⲉ</w:t>
        </w:r>
        <w:r w:rsidR="00BB3B58">
          <w:rPr>
            <w:noProof/>
            <w:webHidden/>
          </w:rPr>
          <w:tab/>
        </w:r>
        <w:r w:rsidR="00BB3B58">
          <w:rPr>
            <w:noProof/>
            <w:webHidden/>
          </w:rPr>
          <w:fldChar w:fldCharType="begin"/>
        </w:r>
        <w:r w:rsidR="00BB3B58">
          <w:rPr>
            <w:noProof/>
            <w:webHidden/>
          </w:rPr>
          <w:instrText xml:space="preserve"> PAGEREF _Toc448130629 \h </w:instrText>
        </w:r>
        <w:r w:rsidR="00BB3B58">
          <w:rPr>
            <w:noProof/>
            <w:webHidden/>
          </w:rPr>
        </w:r>
        <w:r w:rsidR="00BB3B58">
          <w:rPr>
            <w:noProof/>
            <w:webHidden/>
          </w:rPr>
          <w:fldChar w:fldCharType="separate"/>
        </w:r>
        <w:r w:rsidR="00E315A4">
          <w:rPr>
            <w:noProof/>
            <w:webHidden/>
          </w:rPr>
          <w:t>617</w:t>
        </w:r>
        <w:r w:rsidR="00BB3B58">
          <w:rPr>
            <w:noProof/>
            <w:webHidden/>
          </w:rPr>
          <w:fldChar w:fldCharType="end"/>
        </w:r>
      </w:hyperlink>
    </w:p>
    <w:p w14:paraId="1C5ADA09" w14:textId="39128D10" w:rsidR="00BB3B58" w:rsidRDefault="00F017CA">
      <w:pPr>
        <w:pStyle w:val="TOC2"/>
        <w:tabs>
          <w:tab w:val="right" w:leader="dot" w:pos="8846"/>
        </w:tabs>
        <w:rPr>
          <w:rFonts w:asciiTheme="minorHAnsi" w:eastAsiaTheme="minorEastAsia" w:hAnsiTheme="minorHAnsi"/>
          <w:noProof/>
          <w:sz w:val="22"/>
          <w:lang w:val="en-US"/>
        </w:rPr>
      </w:pPr>
      <w:hyperlink w:anchor="_Toc448130630" w:history="1">
        <w:r w:rsidR="00BB3B58" w:rsidRPr="00E70428">
          <w:rPr>
            <w:rStyle w:val="Hyperlink"/>
            <w:noProof/>
          </w:rPr>
          <w:t xml:space="preserve">November or </w:t>
        </w:r>
        <w:r w:rsidR="00BB3B58" w:rsidRPr="00E70428">
          <w:rPr>
            <w:rStyle w:val="Hyperlink"/>
            <w:rFonts w:ascii="FreeSerifAvvaShenouda" w:eastAsia="Arial Unicode MS" w:hAnsi="FreeSerifAvvaShenouda" w:cs="FreeSerifAvvaShenouda"/>
            <w:noProof/>
          </w:rPr>
          <w:t>Ⲁⲑⲟⲣ</w:t>
        </w:r>
        <w:r w:rsidR="00BB3B58">
          <w:rPr>
            <w:noProof/>
            <w:webHidden/>
          </w:rPr>
          <w:tab/>
        </w:r>
        <w:r w:rsidR="00BB3B58">
          <w:rPr>
            <w:noProof/>
            <w:webHidden/>
          </w:rPr>
          <w:fldChar w:fldCharType="begin"/>
        </w:r>
        <w:r w:rsidR="00BB3B58">
          <w:rPr>
            <w:noProof/>
            <w:webHidden/>
          </w:rPr>
          <w:instrText xml:space="preserve"> PAGEREF _Toc448130630 \h </w:instrText>
        </w:r>
        <w:r w:rsidR="00BB3B58">
          <w:rPr>
            <w:noProof/>
            <w:webHidden/>
          </w:rPr>
        </w:r>
        <w:r w:rsidR="00BB3B58">
          <w:rPr>
            <w:noProof/>
            <w:webHidden/>
          </w:rPr>
          <w:fldChar w:fldCharType="separate"/>
        </w:r>
        <w:r w:rsidR="00E315A4">
          <w:rPr>
            <w:noProof/>
            <w:webHidden/>
          </w:rPr>
          <w:t>625</w:t>
        </w:r>
        <w:r w:rsidR="00BB3B58">
          <w:rPr>
            <w:noProof/>
            <w:webHidden/>
          </w:rPr>
          <w:fldChar w:fldCharType="end"/>
        </w:r>
      </w:hyperlink>
    </w:p>
    <w:p w14:paraId="646B4A35" w14:textId="668E3D87" w:rsidR="00BB3B58" w:rsidRDefault="00F017CA">
      <w:pPr>
        <w:pStyle w:val="TOC2"/>
        <w:tabs>
          <w:tab w:val="right" w:leader="dot" w:pos="8846"/>
        </w:tabs>
        <w:rPr>
          <w:rFonts w:asciiTheme="minorHAnsi" w:eastAsiaTheme="minorEastAsia" w:hAnsiTheme="minorHAnsi"/>
          <w:noProof/>
          <w:sz w:val="22"/>
          <w:lang w:val="en-US"/>
        </w:rPr>
      </w:pPr>
      <w:hyperlink w:anchor="_Toc448130631" w:history="1">
        <w:r w:rsidR="00BB3B58" w:rsidRPr="00E70428">
          <w:rPr>
            <w:rStyle w:val="Hyperlink"/>
            <w:noProof/>
          </w:rPr>
          <w:t xml:space="preserve">December or </w:t>
        </w:r>
        <w:r w:rsidR="00BB3B58" w:rsidRPr="00E70428">
          <w:rPr>
            <w:rStyle w:val="Hyperlink"/>
            <w:rFonts w:ascii="FreeSerifAvvaShenouda" w:hAnsi="FreeSerifAvvaShenouda" w:cs="FreeSerifAvvaShenouda"/>
            <w:noProof/>
          </w:rPr>
          <w:t>Ⲕⲟⲓⲁϩⲕ</w:t>
        </w:r>
        <w:r w:rsidR="00BB3B58">
          <w:rPr>
            <w:noProof/>
            <w:webHidden/>
          </w:rPr>
          <w:tab/>
        </w:r>
        <w:r w:rsidR="00BB3B58">
          <w:rPr>
            <w:noProof/>
            <w:webHidden/>
          </w:rPr>
          <w:fldChar w:fldCharType="begin"/>
        </w:r>
        <w:r w:rsidR="00BB3B58">
          <w:rPr>
            <w:noProof/>
            <w:webHidden/>
          </w:rPr>
          <w:instrText xml:space="preserve"> PAGEREF _Toc448130631 \h </w:instrText>
        </w:r>
        <w:r w:rsidR="00BB3B58">
          <w:rPr>
            <w:noProof/>
            <w:webHidden/>
          </w:rPr>
        </w:r>
        <w:r w:rsidR="00BB3B58">
          <w:rPr>
            <w:noProof/>
            <w:webHidden/>
          </w:rPr>
          <w:fldChar w:fldCharType="separate"/>
        </w:r>
        <w:r w:rsidR="00E315A4">
          <w:rPr>
            <w:noProof/>
            <w:webHidden/>
          </w:rPr>
          <w:t>640</w:t>
        </w:r>
        <w:r w:rsidR="00BB3B58">
          <w:rPr>
            <w:noProof/>
            <w:webHidden/>
          </w:rPr>
          <w:fldChar w:fldCharType="end"/>
        </w:r>
      </w:hyperlink>
    </w:p>
    <w:p w14:paraId="030AC347" w14:textId="70511A2D" w:rsidR="00BB3B58" w:rsidRDefault="00F017CA">
      <w:pPr>
        <w:pStyle w:val="TOC2"/>
        <w:tabs>
          <w:tab w:val="right" w:leader="dot" w:pos="8846"/>
        </w:tabs>
        <w:rPr>
          <w:rFonts w:asciiTheme="minorHAnsi" w:eastAsiaTheme="minorEastAsia" w:hAnsiTheme="minorHAnsi"/>
          <w:noProof/>
          <w:sz w:val="22"/>
          <w:lang w:val="en-US"/>
        </w:rPr>
      </w:pPr>
      <w:hyperlink w:anchor="_Toc448130632" w:history="1">
        <w:r w:rsidR="00BB3B58" w:rsidRPr="00E70428">
          <w:rPr>
            <w:rStyle w:val="Hyperlink"/>
            <w:noProof/>
          </w:rPr>
          <w:t xml:space="preserve">January or </w:t>
        </w:r>
        <w:r w:rsidR="00BB3B58" w:rsidRPr="00E70428">
          <w:rPr>
            <w:rStyle w:val="Hyperlink"/>
            <w:rFonts w:ascii="FreeSerifAvvaShenouda" w:hAnsi="FreeSerifAvvaShenouda" w:cs="FreeSerifAvvaShenouda"/>
            <w:noProof/>
          </w:rPr>
          <w:t>Ⲧⲱⲃⲓ</w:t>
        </w:r>
        <w:r w:rsidR="00BB3B58">
          <w:rPr>
            <w:noProof/>
            <w:webHidden/>
          </w:rPr>
          <w:tab/>
        </w:r>
        <w:r w:rsidR="00BB3B58">
          <w:rPr>
            <w:noProof/>
            <w:webHidden/>
          </w:rPr>
          <w:fldChar w:fldCharType="begin"/>
        </w:r>
        <w:r w:rsidR="00BB3B58">
          <w:rPr>
            <w:noProof/>
            <w:webHidden/>
          </w:rPr>
          <w:instrText xml:space="preserve"> PAGEREF _Toc448130632 \h </w:instrText>
        </w:r>
        <w:r w:rsidR="00BB3B58">
          <w:rPr>
            <w:noProof/>
            <w:webHidden/>
          </w:rPr>
        </w:r>
        <w:r w:rsidR="00BB3B58">
          <w:rPr>
            <w:noProof/>
            <w:webHidden/>
          </w:rPr>
          <w:fldChar w:fldCharType="separate"/>
        </w:r>
        <w:r w:rsidR="00E315A4">
          <w:rPr>
            <w:noProof/>
            <w:webHidden/>
          </w:rPr>
          <w:t>703</w:t>
        </w:r>
        <w:r w:rsidR="00BB3B58">
          <w:rPr>
            <w:noProof/>
            <w:webHidden/>
          </w:rPr>
          <w:fldChar w:fldCharType="end"/>
        </w:r>
      </w:hyperlink>
    </w:p>
    <w:p w14:paraId="4EF21D1C" w14:textId="556162F8" w:rsidR="00BB3B58" w:rsidRDefault="00F017CA">
      <w:pPr>
        <w:pStyle w:val="TOC2"/>
        <w:tabs>
          <w:tab w:val="right" w:leader="dot" w:pos="8846"/>
        </w:tabs>
        <w:rPr>
          <w:rFonts w:asciiTheme="minorHAnsi" w:eastAsiaTheme="minorEastAsia" w:hAnsiTheme="minorHAnsi"/>
          <w:noProof/>
          <w:sz w:val="22"/>
          <w:lang w:val="en-US"/>
        </w:rPr>
      </w:pPr>
      <w:hyperlink w:anchor="_Toc448130633" w:history="1">
        <w:r w:rsidR="00BB3B58" w:rsidRPr="00E70428">
          <w:rPr>
            <w:rStyle w:val="Hyperlink"/>
            <w:noProof/>
          </w:rPr>
          <w:t xml:space="preserve">February or </w:t>
        </w:r>
        <w:r w:rsidR="00BB3B58" w:rsidRPr="00E70428">
          <w:rPr>
            <w:rStyle w:val="Hyperlink"/>
            <w:rFonts w:ascii="FreeSerifAvvaShenouda" w:hAnsi="FreeSerifAvvaShenouda" w:cs="FreeSerifAvvaShenouda"/>
            <w:noProof/>
          </w:rPr>
          <w:t>Ⲙϣⲓⲣ</w:t>
        </w:r>
        <w:r w:rsidR="00BB3B58">
          <w:rPr>
            <w:noProof/>
            <w:webHidden/>
          </w:rPr>
          <w:tab/>
        </w:r>
        <w:r w:rsidR="00BB3B58">
          <w:rPr>
            <w:noProof/>
            <w:webHidden/>
          </w:rPr>
          <w:fldChar w:fldCharType="begin"/>
        </w:r>
        <w:r w:rsidR="00BB3B58">
          <w:rPr>
            <w:noProof/>
            <w:webHidden/>
          </w:rPr>
          <w:instrText xml:space="preserve"> PAGEREF _Toc448130633 \h </w:instrText>
        </w:r>
        <w:r w:rsidR="00BB3B58">
          <w:rPr>
            <w:noProof/>
            <w:webHidden/>
          </w:rPr>
        </w:r>
        <w:r w:rsidR="00BB3B58">
          <w:rPr>
            <w:noProof/>
            <w:webHidden/>
          </w:rPr>
          <w:fldChar w:fldCharType="separate"/>
        </w:r>
        <w:r w:rsidR="00E315A4">
          <w:rPr>
            <w:noProof/>
            <w:webHidden/>
          </w:rPr>
          <w:t>764</w:t>
        </w:r>
        <w:r w:rsidR="00BB3B58">
          <w:rPr>
            <w:noProof/>
            <w:webHidden/>
          </w:rPr>
          <w:fldChar w:fldCharType="end"/>
        </w:r>
      </w:hyperlink>
    </w:p>
    <w:p w14:paraId="39539C5B" w14:textId="769AA01D" w:rsidR="00BB3B58" w:rsidRDefault="00F017CA">
      <w:pPr>
        <w:pStyle w:val="TOC2"/>
        <w:tabs>
          <w:tab w:val="right" w:leader="dot" w:pos="8846"/>
        </w:tabs>
        <w:rPr>
          <w:rFonts w:asciiTheme="minorHAnsi" w:eastAsiaTheme="minorEastAsia" w:hAnsiTheme="minorHAnsi"/>
          <w:noProof/>
          <w:sz w:val="22"/>
          <w:lang w:val="en-US"/>
        </w:rPr>
      </w:pPr>
      <w:hyperlink w:anchor="_Toc448130634" w:history="1">
        <w:r w:rsidR="00BB3B58" w:rsidRPr="00E70428">
          <w:rPr>
            <w:rStyle w:val="Hyperlink"/>
            <w:noProof/>
          </w:rPr>
          <w:t xml:space="preserve">March or </w:t>
        </w:r>
        <w:r w:rsidR="00BB3B58" w:rsidRPr="00E70428">
          <w:rPr>
            <w:rStyle w:val="Hyperlink"/>
            <w:rFonts w:ascii="FreeSerifAvvaShenouda" w:hAnsi="FreeSerifAvvaShenouda" w:cs="FreeSerifAvvaShenouda"/>
            <w:noProof/>
          </w:rPr>
          <w:t>Ⲡⲁⲣⲙϩⲟⲧⲡ</w:t>
        </w:r>
        <w:r w:rsidR="00BB3B58">
          <w:rPr>
            <w:noProof/>
            <w:webHidden/>
          </w:rPr>
          <w:tab/>
        </w:r>
        <w:r w:rsidR="00BB3B58">
          <w:rPr>
            <w:noProof/>
            <w:webHidden/>
          </w:rPr>
          <w:fldChar w:fldCharType="begin"/>
        </w:r>
        <w:r w:rsidR="00BB3B58">
          <w:rPr>
            <w:noProof/>
            <w:webHidden/>
          </w:rPr>
          <w:instrText xml:space="preserve"> PAGEREF _Toc448130634 \h </w:instrText>
        </w:r>
        <w:r w:rsidR="00BB3B58">
          <w:rPr>
            <w:noProof/>
            <w:webHidden/>
          </w:rPr>
        </w:r>
        <w:r w:rsidR="00BB3B58">
          <w:rPr>
            <w:noProof/>
            <w:webHidden/>
          </w:rPr>
          <w:fldChar w:fldCharType="separate"/>
        </w:r>
        <w:r w:rsidR="00E315A4">
          <w:rPr>
            <w:noProof/>
            <w:webHidden/>
          </w:rPr>
          <w:t>769</w:t>
        </w:r>
        <w:r w:rsidR="00BB3B58">
          <w:rPr>
            <w:noProof/>
            <w:webHidden/>
          </w:rPr>
          <w:fldChar w:fldCharType="end"/>
        </w:r>
      </w:hyperlink>
    </w:p>
    <w:p w14:paraId="57A23017" w14:textId="28619B30" w:rsidR="00BB3B58" w:rsidRDefault="00F017CA">
      <w:pPr>
        <w:pStyle w:val="TOC2"/>
        <w:tabs>
          <w:tab w:val="right" w:leader="dot" w:pos="8846"/>
        </w:tabs>
        <w:rPr>
          <w:rFonts w:asciiTheme="minorHAnsi" w:eastAsiaTheme="minorEastAsia" w:hAnsiTheme="minorHAnsi"/>
          <w:noProof/>
          <w:sz w:val="22"/>
          <w:lang w:val="en-US"/>
        </w:rPr>
      </w:pPr>
      <w:hyperlink w:anchor="_Toc448130635" w:history="1">
        <w:r w:rsidR="00BB3B58" w:rsidRPr="00E70428">
          <w:rPr>
            <w:rStyle w:val="Hyperlink"/>
            <w:noProof/>
          </w:rPr>
          <w:t>April</w:t>
        </w:r>
        <w:r w:rsidR="00BB3B58" w:rsidRPr="00E70428">
          <w:rPr>
            <w:rStyle w:val="Hyperlink"/>
            <w:noProof/>
            <w:lang w:val="en-US"/>
          </w:rPr>
          <w:t xml:space="preserve"> or</w:t>
        </w:r>
        <w:r w:rsidR="00BB3B58" w:rsidRPr="00E70428">
          <w:rPr>
            <w:rStyle w:val="Hyperlink"/>
            <w:noProof/>
          </w:rPr>
          <w:t xml:space="preserve"> </w:t>
        </w:r>
        <w:r w:rsidR="00BB3B58" w:rsidRPr="00E70428">
          <w:rPr>
            <w:rStyle w:val="Hyperlink"/>
            <w:rFonts w:ascii="FreeSerifAvvaShenouda" w:hAnsi="FreeSerifAvvaShenouda" w:cs="FreeSerifAvvaShenouda"/>
            <w:noProof/>
          </w:rPr>
          <w:t>Ⲡⲁⲣⲙⲟⲩⲧⲉ</w:t>
        </w:r>
        <w:r w:rsidR="00BB3B58">
          <w:rPr>
            <w:noProof/>
            <w:webHidden/>
          </w:rPr>
          <w:tab/>
        </w:r>
        <w:r w:rsidR="00BB3B58">
          <w:rPr>
            <w:noProof/>
            <w:webHidden/>
          </w:rPr>
          <w:fldChar w:fldCharType="begin"/>
        </w:r>
        <w:r w:rsidR="00BB3B58">
          <w:rPr>
            <w:noProof/>
            <w:webHidden/>
          </w:rPr>
          <w:instrText xml:space="preserve"> PAGEREF _Toc448130635 \h </w:instrText>
        </w:r>
        <w:r w:rsidR="00BB3B58">
          <w:rPr>
            <w:noProof/>
            <w:webHidden/>
          </w:rPr>
        </w:r>
        <w:r w:rsidR="00BB3B58">
          <w:rPr>
            <w:noProof/>
            <w:webHidden/>
          </w:rPr>
          <w:fldChar w:fldCharType="separate"/>
        </w:r>
        <w:r w:rsidR="00E315A4">
          <w:rPr>
            <w:noProof/>
            <w:webHidden/>
          </w:rPr>
          <w:t>786</w:t>
        </w:r>
        <w:r w:rsidR="00BB3B58">
          <w:rPr>
            <w:noProof/>
            <w:webHidden/>
          </w:rPr>
          <w:fldChar w:fldCharType="end"/>
        </w:r>
      </w:hyperlink>
    </w:p>
    <w:p w14:paraId="041BC4D1" w14:textId="528F18EC" w:rsidR="00BB3B58" w:rsidRDefault="00F017CA">
      <w:pPr>
        <w:pStyle w:val="TOC2"/>
        <w:tabs>
          <w:tab w:val="right" w:leader="dot" w:pos="8846"/>
        </w:tabs>
        <w:rPr>
          <w:rFonts w:asciiTheme="minorHAnsi" w:eastAsiaTheme="minorEastAsia" w:hAnsiTheme="minorHAnsi"/>
          <w:noProof/>
          <w:sz w:val="22"/>
          <w:lang w:val="en-US"/>
        </w:rPr>
      </w:pPr>
      <w:hyperlink w:anchor="_Toc448130636" w:history="1">
        <w:r w:rsidR="00BB3B58" w:rsidRPr="00E70428">
          <w:rPr>
            <w:rStyle w:val="Hyperlink"/>
            <w:noProof/>
          </w:rPr>
          <w:t xml:space="preserve">May or </w:t>
        </w:r>
        <w:r w:rsidR="00BB3B58" w:rsidRPr="00E70428">
          <w:rPr>
            <w:rStyle w:val="Hyperlink"/>
            <w:rFonts w:ascii="FreeSerifAvvaShenouda" w:eastAsia="Arial Unicode MS" w:hAnsi="FreeSerifAvvaShenouda" w:cs="FreeSerifAvvaShenouda"/>
            <w:noProof/>
            <w:lang w:val="en-US"/>
          </w:rPr>
          <w:t>Ⲡⲁϣⲁⲛⲥ</w:t>
        </w:r>
        <w:r w:rsidR="00BB3B58">
          <w:rPr>
            <w:noProof/>
            <w:webHidden/>
          </w:rPr>
          <w:tab/>
        </w:r>
        <w:r w:rsidR="00BB3B58">
          <w:rPr>
            <w:noProof/>
            <w:webHidden/>
          </w:rPr>
          <w:fldChar w:fldCharType="begin"/>
        </w:r>
        <w:r w:rsidR="00BB3B58">
          <w:rPr>
            <w:noProof/>
            <w:webHidden/>
          </w:rPr>
          <w:instrText xml:space="preserve"> PAGEREF _Toc448130636 \h </w:instrText>
        </w:r>
        <w:r w:rsidR="00BB3B58">
          <w:rPr>
            <w:noProof/>
            <w:webHidden/>
          </w:rPr>
        </w:r>
        <w:r w:rsidR="00BB3B58">
          <w:rPr>
            <w:noProof/>
            <w:webHidden/>
          </w:rPr>
          <w:fldChar w:fldCharType="separate"/>
        </w:r>
        <w:r w:rsidR="00E315A4">
          <w:rPr>
            <w:noProof/>
            <w:webHidden/>
          </w:rPr>
          <w:t>792</w:t>
        </w:r>
        <w:r w:rsidR="00BB3B58">
          <w:rPr>
            <w:noProof/>
            <w:webHidden/>
          </w:rPr>
          <w:fldChar w:fldCharType="end"/>
        </w:r>
      </w:hyperlink>
    </w:p>
    <w:p w14:paraId="385A2CF7" w14:textId="05B42B9E" w:rsidR="00BB3B58" w:rsidRDefault="00F017CA">
      <w:pPr>
        <w:pStyle w:val="TOC2"/>
        <w:tabs>
          <w:tab w:val="right" w:leader="dot" w:pos="8846"/>
        </w:tabs>
        <w:rPr>
          <w:rFonts w:asciiTheme="minorHAnsi" w:eastAsiaTheme="minorEastAsia" w:hAnsiTheme="minorHAnsi"/>
          <w:noProof/>
          <w:sz w:val="22"/>
          <w:lang w:val="en-US"/>
        </w:rPr>
      </w:pPr>
      <w:hyperlink w:anchor="_Toc448130637" w:history="1">
        <w:r w:rsidR="00BB3B58" w:rsidRPr="00E70428">
          <w:rPr>
            <w:rStyle w:val="Hyperlink"/>
            <w:noProof/>
          </w:rPr>
          <w:t xml:space="preserve">June or </w:t>
        </w:r>
        <w:r w:rsidR="00BB3B58" w:rsidRPr="00E70428">
          <w:rPr>
            <w:rStyle w:val="Hyperlink"/>
            <w:rFonts w:ascii="FreeSerifAvvaShenouda" w:hAnsi="FreeSerifAvvaShenouda" w:cs="FreeSerifAvvaShenouda"/>
            <w:noProof/>
          </w:rPr>
          <w:t>Ⲡⲁⲱⲛⲉ</w:t>
        </w:r>
        <w:r w:rsidR="00BB3B58">
          <w:rPr>
            <w:noProof/>
            <w:webHidden/>
          </w:rPr>
          <w:tab/>
        </w:r>
        <w:r w:rsidR="00BB3B58">
          <w:rPr>
            <w:noProof/>
            <w:webHidden/>
          </w:rPr>
          <w:fldChar w:fldCharType="begin"/>
        </w:r>
        <w:r w:rsidR="00BB3B58">
          <w:rPr>
            <w:noProof/>
            <w:webHidden/>
          </w:rPr>
          <w:instrText xml:space="preserve"> PAGEREF _Toc448130637 \h </w:instrText>
        </w:r>
        <w:r w:rsidR="00BB3B58">
          <w:rPr>
            <w:noProof/>
            <w:webHidden/>
          </w:rPr>
        </w:r>
        <w:r w:rsidR="00BB3B58">
          <w:rPr>
            <w:noProof/>
            <w:webHidden/>
          </w:rPr>
          <w:fldChar w:fldCharType="separate"/>
        </w:r>
        <w:r w:rsidR="00E315A4">
          <w:rPr>
            <w:noProof/>
            <w:webHidden/>
          </w:rPr>
          <w:t>815</w:t>
        </w:r>
        <w:r w:rsidR="00BB3B58">
          <w:rPr>
            <w:noProof/>
            <w:webHidden/>
          </w:rPr>
          <w:fldChar w:fldCharType="end"/>
        </w:r>
      </w:hyperlink>
    </w:p>
    <w:p w14:paraId="767BCB8E" w14:textId="70FF645D" w:rsidR="00BB3B58" w:rsidRDefault="00F017CA">
      <w:pPr>
        <w:pStyle w:val="TOC2"/>
        <w:tabs>
          <w:tab w:val="right" w:leader="dot" w:pos="8846"/>
        </w:tabs>
        <w:rPr>
          <w:rFonts w:asciiTheme="minorHAnsi" w:eastAsiaTheme="minorEastAsia" w:hAnsiTheme="minorHAnsi"/>
          <w:noProof/>
          <w:sz w:val="22"/>
          <w:lang w:val="en-US"/>
        </w:rPr>
      </w:pPr>
      <w:hyperlink w:anchor="_Toc448130638" w:history="1">
        <w:r w:rsidR="00BB3B58" w:rsidRPr="00E70428">
          <w:rPr>
            <w:rStyle w:val="Hyperlink"/>
            <w:noProof/>
          </w:rPr>
          <w:t xml:space="preserve">July or </w:t>
        </w:r>
        <w:r w:rsidR="00BB3B58" w:rsidRPr="00E70428">
          <w:rPr>
            <w:rStyle w:val="Hyperlink"/>
            <w:rFonts w:ascii="FreeSerifAvvaShenouda" w:hAnsi="FreeSerifAvvaShenouda" w:cs="FreeSerifAvvaShenouda"/>
            <w:noProof/>
          </w:rPr>
          <w:t>Ⲉⲡⲏⲡ</w:t>
        </w:r>
        <w:r w:rsidR="00BB3B58">
          <w:rPr>
            <w:noProof/>
            <w:webHidden/>
          </w:rPr>
          <w:tab/>
        </w:r>
        <w:r w:rsidR="00BB3B58">
          <w:rPr>
            <w:noProof/>
            <w:webHidden/>
          </w:rPr>
          <w:fldChar w:fldCharType="begin"/>
        </w:r>
        <w:r w:rsidR="00BB3B58">
          <w:rPr>
            <w:noProof/>
            <w:webHidden/>
          </w:rPr>
          <w:instrText xml:space="preserve"> PAGEREF _Toc448130638 \h </w:instrText>
        </w:r>
        <w:r w:rsidR="00BB3B58">
          <w:rPr>
            <w:noProof/>
            <w:webHidden/>
          </w:rPr>
        </w:r>
        <w:r w:rsidR="00BB3B58">
          <w:rPr>
            <w:noProof/>
            <w:webHidden/>
          </w:rPr>
          <w:fldChar w:fldCharType="separate"/>
        </w:r>
        <w:r w:rsidR="00E315A4">
          <w:rPr>
            <w:noProof/>
            <w:webHidden/>
          </w:rPr>
          <w:t>842</w:t>
        </w:r>
        <w:r w:rsidR="00BB3B58">
          <w:rPr>
            <w:noProof/>
            <w:webHidden/>
          </w:rPr>
          <w:fldChar w:fldCharType="end"/>
        </w:r>
      </w:hyperlink>
    </w:p>
    <w:p w14:paraId="063CFFE6" w14:textId="52792D8E" w:rsidR="00BB3B58" w:rsidRDefault="00F017CA">
      <w:pPr>
        <w:pStyle w:val="TOC2"/>
        <w:tabs>
          <w:tab w:val="right" w:leader="dot" w:pos="8846"/>
        </w:tabs>
        <w:rPr>
          <w:rFonts w:asciiTheme="minorHAnsi" w:eastAsiaTheme="minorEastAsia" w:hAnsiTheme="minorHAnsi"/>
          <w:noProof/>
          <w:sz w:val="22"/>
          <w:lang w:val="en-US"/>
        </w:rPr>
      </w:pPr>
      <w:hyperlink w:anchor="_Toc448130639" w:history="1">
        <w:r w:rsidR="00BB3B58" w:rsidRPr="00E70428">
          <w:rPr>
            <w:rStyle w:val="Hyperlink"/>
            <w:noProof/>
          </w:rPr>
          <w:t xml:space="preserve">August or </w:t>
        </w:r>
        <w:r w:rsidR="00BB3B58" w:rsidRPr="00E70428">
          <w:rPr>
            <w:rStyle w:val="Hyperlink"/>
            <w:rFonts w:ascii="FreeSerifAvvaShenouda" w:hAnsi="FreeSerifAvvaShenouda" w:cs="FreeSerifAvvaShenouda"/>
            <w:noProof/>
          </w:rPr>
          <w:t>Ⲙⲉⲥⲟⲣⲏ and Ⲕⲟⲩϫⲓ ⲛ</w:t>
        </w:r>
        <w:r w:rsidR="00BB3B58" w:rsidRPr="00E70428">
          <w:rPr>
            <w:rStyle w:val="Hyperlink"/>
            <w:rFonts w:ascii="FreeSerifAvvaShenouda" w:hAnsi="FreeSerifAvvaShenouda" w:cs="FreeSerifAvvaShenouda"/>
            <w:noProof/>
            <w:lang w:val="en-US"/>
          </w:rPr>
          <w:t xml:space="preserve">̀ⲁ̀ⲃⲟⲧ </w:t>
        </w:r>
        <w:r w:rsidR="00BB3B58" w:rsidRPr="00E70428">
          <w:rPr>
            <w:rStyle w:val="Hyperlink"/>
            <w:noProof/>
          </w:rPr>
          <w:t>(The Little Month)</w:t>
        </w:r>
        <w:r w:rsidR="00BB3B58">
          <w:rPr>
            <w:noProof/>
            <w:webHidden/>
          </w:rPr>
          <w:tab/>
        </w:r>
        <w:r w:rsidR="00BB3B58">
          <w:rPr>
            <w:noProof/>
            <w:webHidden/>
          </w:rPr>
          <w:fldChar w:fldCharType="begin"/>
        </w:r>
        <w:r w:rsidR="00BB3B58">
          <w:rPr>
            <w:noProof/>
            <w:webHidden/>
          </w:rPr>
          <w:instrText xml:space="preserve"> PAGEREF _Toc448130639 \h </w:instrText>
        </w:r>
        <w:r w:rsidR="00BB3B58">
          <w:rPr>
            <w:noProof/>
            <w:webHidden/>
          </w:rPr>
        </w:r>
        <w:r w:rsidR="00BB3B58">
          <w:rPr>
            <w:noProof/>
            <w:webHidden/>
          </w:rPr>
          <w:fldChar w:fldCharType="separate"/>
        </w:r>
        <w:r w:rsidR="00E315A4">
          <w:rPr>
            <w:noProof/>
            <w:webHidden/>
          </w:rPr>
          <w:t>856</w:t>
        </w:r>
        <w:r w:rsidR="00BB3B58">
          <w:rPr>
            <w:noProof/>
            <w:webHidden/>
          </w:rPr>
          <w:fldChar w:fldCharType="end"/>
        </w:r>
      </w:hyperlink>
    </w:p>
    <w:p w14:paraId="6D31D106" w14:textId="54BA7741" w:rsidR="00BB3B58" w:rsidRDefault="00F017CA">
      <w:pPr>
        <w:pStyle w:val="TOC2"/>
        <w:tabs>
          <w:tab w:val="right" w:leader="dot" w:pos="8846"/>
        </w:tabs>
        <w:rPr>
          <w:rFonts w:asciiTheme="minorHAnsi" w:eastAsiaTheme="minorEastAsia" w:hAnsiTheme="minorHAnsi"/>
          <w:noProof/>
          <w:sz w:val="22"/>
          <w:lang w:val="en-US"/>
        </w:rPr>
      </w:pPr>
      <w:hyperlink w:anchor="_Toc448130640" w:history="1">
        <w:r w:rsidR="00BB3B58" w:rsidRPr="00E70428">
          <w:rPr>
            <w:rStyle w:val="Hyperlink"/>
            <w:noProof/>
          </w:rPr>
          <w:t>The Pascal Cycle</w:t>
        </w:r>
        <w:r w:rsidR="00BB3B58">
          <w:rPr>
            <w:noProof/>
            <w:webHidden/>
          </w:rPr>
          <w:tab/>
        </w:r>
        <w:r w:rsidR="00BB3B58">
          <w:rPr>
            <w:noProof/>
            <w:webHidden/>
          </w:rPr>
          <w:fldChar w:fldCharType="begin"/>
        </w:r>
        <w:r w:rsidR="00BB3B58">
          <w:rPr>
            <w:noProof/>
            <w:webHidden/>
          </w:rPr>
          <w:instrText xml:space="preserve"> PAGEREF _Toc448130640 \h </w:instrText>
        </w:r>
        <w:r w:rsidR="00BB3B58">
          <w:rPr>
            <w:noProof/>
            <w:webHidden/>
          </w:rPr>
        </w:r>
        <w:r w:rsidR="00BB3B58">
          <w:rPr>
            <w:noProof/>
            <w:webHidden/>
          </w:rPr>
          <w:fldChar w:fldCharType="separate"/>
        </w:r>
        <w:r w:rsidR="00E315A4">
          <w:rPr>
            <w:noProof/>
            <w:webHidden/>
          </w:rPr>
          <w:t>880</w:t>
        </w:r>
        <w:r w:rsidR="00BB3B58">
          <w:rPr>
            <w:noProof/>
            <w:webHidden/>
          </w:rPr>
          <w:fldChar w:fldCharType="end"/>
        </w:r>
      </w:hyperlink>
    </w:p>
    <w:p w14:paraId="2B2CD568" w14:textId="4A3B2D0E" w:rsidR="00BB3B58" w:rsidRDefault="00F017CA">
      <w:pPr>
        <w:pStyle w:val="TOC2"/>
        <w:tabs>
          <w:tab w:val="right" w:leader="dot" w:pos="8846"/>
        </w:tabs>
        <w:rPr>
          <w:rFonts w:asciiTheme="minorHAnsi" w:eastAsiaTheme="minorEastAsia" w:hAnsiTheme="minorHAnsi"/>
          <w:noProof/>
          <w:sz w:val="22"/>
          <w:lang w:val="en-US"/>
        </w:rPr>
      </w:pPr>
      <w:hyperlink w:anchor="_Toc448130641" w:history="1">
        <w:r w:rsidR="00BB3B58" w:rsidRPr="00E70428">
          <w:rPr>
            <w:rStyle w:val="Hyperlink"/>
            <w:noProof/>
          </w:rPr>
          <w:t>Hymns for Koiak</w:t>
        </w:r>
        <w:r w:rsidR="00BB3B58">
          <w:rPr>
            <w:noProof/>
            <w:webHidden/>
          </w:rPr>
          <w:tab/>
        </w:r>
        <w:r w:rsidR="00BB3B58">
          <w:rPr>
            <w:noProof/>
            <w:webHidden/>
          </w:rPr>
          <w:fldChar w:fldCharType="begin"/>
        </w:r>
        <w:r w:rsidR="00BB3B58">
          <w:rPr>
            <w:noProof/>
            <w:webHidden/>
          </w:rPr>
          <w:instrText xml:space="preserve"> PAGEREF _Toc448130641 \h </w:instrText>
        </w:r>
        <w:r w:rsidR="00BB3B58">
          <w:rPr>
            <w:noProof/>
            <w:webHidden/>
          </w:rPr>
        </w:r>
        <w:r w:rsidR="00BB3B58">
          <w:rPr>
            <w:noProof/>
            <w:webHidden/>
          </w:rPr>
          <w:fldChar w:fldCharType="separate"/>
        </w:r>
        <w:r w:rsidR="00E315A4">
          <w:rPr>
            <w:noProof/>
            <w:webHidden/>
          </w:rPr>
          <w:t>955</w:t>
        </w:r>
        <w:r w:rsidR="00BB3B58">
          <w:rPr>
            <w:noProof/>
            <w:webHidden/>
          </w:rPr>
          <w:fldChar w:fldCharType="end"/>
        </w:r>
      </w:hyperlink>
    </w:p>
    <w:p w14:paraId="7203C4EE" w14:textId="360B144F" w:rsidR="00BB3B58" w:rsidRDefault="00F017CA">
      <w:pPr>
        <w:pStyle w:val="TOC2"/>
        <w:tabs>
          <w:tab w:val="right" w:leader="dot" w:pos="8846"/>
        </w:tabs>
        <w:rPr>
          <w:rFonts w:asciiTheme="minorHAnsi" w:eastAsiaTheme="minorEastAsia" w:hAnsiTheme="minorHAnsi"/>
          <w:noProof/>
          <w:sz w:val="22"/>
          <w:lang w:val="en-US"/>
        </w:rPr>
      </w:pPr>
      <w:hyperlink w:anchor="_Toc448130642" w:history="1">
        <w:r w:rsidR="00BB3B58" w:rsidRPr="00E70428">
          <w:rPr>
            <w:rStyle w:val="Hyperlink"/>
            <w:noProof/>
          </w:rPr>
          <w:t>Index of Psalis</w:t>
        </w:r>
        <w:r w:rsidR="00BB3B58">
          <w:rPr>
            <w:noProof/>
            <w:webHidden/>
          </w:rPr>
          <w:tab/>
        </w:r>
        <w:r w:rsidR="00BB3B58">
          <w:rPr>
            <w:noProof/>
            <w:webHidden/>
          </w:rPr>
          <w:fldChar w:fldCharType="begin"/>
        </w:r>
        <w:r w:rsidR="00BB3B58">
          <w:rPr>
            <w:noProof/>
            <w:webHidden/>
          </w:rPr>
          <w:instrText xml:space="preserve"> PAGEREF _Toc448130642 \h </w:instrText>
        </w:r>
        <w:r w:rsidR="00BB3B58">
          <w:rPr>
            <w:noProof/>
            <w:webHidden/>
          </w:rPr>
        </w:r>
        <w:r w:rsidR="00BB3B58">
          <w:rPr>
            <w:noProof/>
            <w:webHidden/>
          </w:rPr>
          <w:fldChar w:fldCharType="separate"/>
        </w:r>
        <w:r w:rsidR="00E315A4">
          <w:rPr>
            <w:noProof/>
            <w:webHidden/>
          </w:rPr>
          <w:t>970</w:t>
        </w:r>
        <w:r w:rsidR="00BB3B58">
          <w:rPr>
            <w:noProof/>
            <w:webHidden/>
          </w:rPr>
          <w:fldChar w:fldCharType="end"/>
        </w:r>
      </w:hyperlink>
    </w:p>
    <w:p w14:paraId="15A6C99C" w14:textId="25D58220" w:rsidR="00BB3B58" w:rsidRDefault="00F017CA">
      <w:pPr>
        <w:pStyle w:val="TOC2"/>
        <w:tabs>
          <w:tab w:val="right" w:leader="dot" w:pos="8846"/>
        </w:tabs>
        <w:rPr>
          <w:rFonts w:asciiTheme="minorHAnsi" w:eastAsiaTheme="minorEastAsia" w:hAnsiTheme="minorHAnsi"/>
          <w:noProof/>
          <w:sz w:val="22"/>
          <w:lang w:val="en-US"/>
        </w:rPr>
      </w:pPr>
      <w:hyperlink w:anchor="_Toc448130643" w:history="1">
        <w:r w:rsidR="00BB3B58" w:rsidRPr="00E70428">
          <w:rPr>
            <w:rStyle w:val="Hyperlink"/>
            <w:noProof/>
          </w:rPr>
          <w:t>Index of Doxologies</w:t>
        </w:r>
        <w:r w:rsidR="00BB3B58">
          <w:rPr>
            <w:noProof/>
            <w:webHidden/>
          </w:rPr>
          <w:tab/>
        </w:r>
        <w:r w:rsidR="00BB3B58">
          <w:rPr>
            <w:noProof/>
            <w:webHidden/>
          </w:rPr>
          <w:fldChar w:fldCharType="begin"/>
        </w:r>
        <w:r w:rsidR="00BB3B58">
          <w:rPr>
            <w:noProof/>
            <w:webHidden/>
          </w:rPr>
          <w:instrText xml:space="preserve"> PAGEREF _Toc448130643 \h </w:instrText>
        </w:r>
        <w:r w:rsidR="00BB3B58">
          <w:rPr>
            <w:noProof/>
            <w:webHidden/>
          </w:rPr>
        </w:r>
        <w:r w:rsidR="00BB3B58">
          <w:rPr>
            <w:noProof/>
            <w:webHidden/>
          </w:rPr>
          <w:fldChar w:fldCharType="separate"/>
        </w:r>
        <w:r w:rsidR="00E315A4">
          <w:rPr>
            <w:noProof/>
            <w:webHidden/>
          </w:rPr>
          <w:t>972</w:t>
        </w:r>
        <w:r w:rsidR="00BB3B58">
          <w:rPr>
            <w:noProof/>
            <w:webHidden/>
          </w:rPr>
          <w:fldChar w:fldCharType="end"/>
        </w:r>
      </w:hyperlink>
    </w:p>
    <w:p w14:paraId="35FEF736" w14:textId="69E1CA67"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327C8705" w14:textId="77777777" w:rsidR="00BF0205" w:rsidRPr="00BF0205" w:rsidRDefault="00BF0205" w:rsidP="00BF0205">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8" w:name="_Toc448130613"/>
      <w:r w:rsidRPr="003A7286">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_Toc448130614"/>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302A513E" w14:textId="37ED46F0"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130644" w:history="1">
            <w:r w:rsidR="00BB3B58" w:rsidRPr="00B71563">
              <w:rPr>
                <w:rStyle w:val="Hyperlink"/>
                <w:noProof/>
              </w:rPr>
              <w:t>Vespers Praise</w:t>
            </w:r>
            <w:r w:rsidR="00BB3B58">
              <w:rPr>
                <w:noProof/>
                <w:webHidden/>
              </w:rPr>
              <w:tab/>
            </w:r>
            <w:r w:rsidR="00BB3B58">
              <w:rPr>
                <w:noProof/>
                <w:webHidden/>
              </w:rPr>
              <w:fldChar w:fldCharType="begin"/>
            </w:r>
            <w:r w:rsidR="00BB3B58">
              <w:rPr>
                <w:noProof/>
                <w:webHidden/>
              </w:rPr>
              <w:instrText xml:space="preserve"> PAGEREF _Toc448130644 \h </w:instrText>
            </w:r>
            <w:r w:rsidR="00BB3B58">
              <w:rPr>
                <w:noProof/>
                <w:webHidden/>
              </w:rPr>
            </w:r>
            <w:r w:rsidR="00BB3B58">
              <w:rPr>
                <w:noProof/>
                <w:webHidden/>
              </w:rPr>
              <w:fldChar w:fldCharType="separate"/>
            </w:r>
            <w:r w:rsidR="00E315A4">
              <w:rPr>
                <w:noProof/>
                <w:webHidden/>
              </w:rPr>
              <w:t>5</w:t>
            </w:r>
            <w:r w:rsidR="00BB3B58">
              <w:rPr>
                <w:noProof/>
                <w:webHidden/>
              </w:rPr>
              <w:fldChar w:fldCharType="end"/>
            </w:r>
          </w:hyperlink>
        </w:p>
        <w:p w14:paraId="627B91CF" w14:textId="0AC4017A" w:rsidR="00BB3B58" w:rsidRDefault="00F017CA">
          <w:pPr>
            <w:pStyle w:val="TOC3"/>
            <w:tabs>
              <w:tab w:val="right" w:leader="dot" w:pos="8846"/>
            </w:tabs>
            <w:rPr>
              <w:rFonts w:asciiTheme="minorHAnsi" w:eastAsiaTheme="minorEastAsia" w:hAnsiTheme="minorHAnsi"/>
              <w:noProof/>
              <w:sz w:val="22"/>
              <w:lang w:val="en-US"/>
            </w:rPr>
          </w:pPr>
          <w:hyperlink w:anchor="_Toc448130645" w:history="1">
            <w:r w:rsidR="00BB3B58" w:rsidRPr="00B71563">
              <w:rPr>
                <w:rStyle w:val="Hyperlink"/>
                <w:noProof/>
              </w:rPr>
              <w:t>The Psalms of the Eleventh Hour (Little Vespers)</w:t>
            </w:r>
            <w:r w:rsidR="00BB3B58">
              <w:rPr>
                <w:noProof/>
                <w:webHidden/>
              </w:rPr>
              <w:tab/>
            </w:r>
            <w:r w:rsidR="00BB3B58">
              <w:rPr>
                <w:noProof/>
                <w:webHidden/>
              </w:rPr>
              <w:fldChar w:fldCharType="begin"/>
            </w:r>
            <w:r w:rsidR="00BB3B58">
              <w:rPr>
                <w:noProof/>
                <w:webHidden/>
              </w:rPr>
              <w:instrText xml:space="preserve"> PAGEREF _Toc448130645 \h </w:instrText>
            </w:r>
            <w:r w:rsidR="00BB3B58">
              <w:rPr>
                <w:noProof/>
                <w:webHidden/>
              </w:rPr>
            </w:r>
            <w:r w:rsidR="00BB3B58">
              <w:rPr>
                <w:noProof/>
                <w:webHidden/>
              </w:rPr>
              <w:fldChar w:fldCharType="separate"/>
            </w:r>
            <w:r w:rsidR="00E315A4">
              <w:rPr>
                <w:noProof/>
                <w:webHidden/>
              </w:rPr>
              <w:t>6</w:t>
            </w:r>
            <w:r w:rsidR="00BB3B58">
              <w:rPr>
                <w:noProof/>
                <w:webHidden/>
              </w:rPr>
              <w:fldChar w:fldCharType="end"/>
            </w:r>
          </w:hyperlink>
        </w:p>
        <w:p w14:paraId="3995ADAF" w14:textId="777B4E54" w:rsidR="00BB3B58" w:rsidRDefault="00F017CA">
          <w:pPr>
            <w:pStyle w:val="TOC3"/>
            <w:tabs>
              <w:tab w:val="right" w:leader="dot" w:pos="8846"/>
            </w:tabs>
            <w:rPr>
              <w:rFonts w:asciiTheme="minorHAnsi" w:eastAsiaTheme="minorEastAsia" w:hAnsiTheme="minorHAnsi"/>
              <w:noProof/>
              <w:sz w:val="22"/>
              <w:lang w:val="en-US"/>
            </w:rPr>
          </w:pPr>
          <w:hyperlink w:anchor="_Toc448130646" w:history="1">
            <w:r w:rsidR="00BB3B58" w:rsidRPr="00B71563">
              <w:rPr>
                <w:rStyle w:val="Hyperlink"/>
                <w:noProof/>
              </w:rPr>
              <w:t>The Raising of Evening (or Morning) Incense</w:t>
            </w:r>
            <w:r w:rsidR="00BB3B58">
              <w:rPr>
                <w:noProof/>
                <w:webHidden/>
              </w:rPr>
              <w:tab/>
            </w:r>
            <w:r w:rsidR="00BB3B58">
              <w:rPr>
                <w:noProof/>
                <w:webHidden/>
              </w:rPr>
              <w:fldChar w:fldCharType="begin"/>
            </w:r>
            <w:r w:rsidR="00BB3B58">
              <w:rPr>
                <w:noProof/>
                <w:webHidden/>
              </w:rPr>
              <w:instrText xml:space="preserve"> PAGEREF _Toc448130646 \h </w:instrText>
            </w:r>
            <w:r w:rsidR="00BB3B58">
              <w:rPr>
                <w:noProof/>
                <w:webHidden/>
              </w:rPr>
            </w:r>
            <w:r w:rsidR="00BB3B58">
              <w:rPr>
                <w:noProof/>
                <w:webHidden/>
              </w:rPr>
              <w:fldChar w:fldCharType="separate"/>
            </w:r>
            <w:r w:rsidR="00E315A4">
              <w:rPr>
                <w:noProof/>
                <w:webHidden/>
              </w:rPr>
              <w:t>12</w:t>
            </w:r>
            <w:r w:rsidR="00BB3B58">
              <w:rPr>
                <w:noProof/>
                <w:webHidden/>
              </w:rPr>
              <w:fldChar w:fldCharType="end"/>
            </w:r>
          </w:hyperlink>
        </w:p>
        <w:p w14:paraId="5B97C039" w14:textId="47A56BED"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8130644"/>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490FECBF"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E315A4">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Ref445106453"/>
      <w:bookmarkStart w:id="38" w:name="_Toc448130645"/>
      <w:r>
        <w:lastRenderedPageBreak/>
        <w:t>The Psalms of the Eleventh Hour (Little Vespers)</w:t>
      </w:r>
      <w:bookmarkEnd w:id="32"/>
      <w:bookmarkEnd w:id="33"/>
      <w:bookmarkEnd w:id="34"/>
      <w:bookmarkEnd w:id="35"/>
      <w:bookmarkEnd w:id="36"/>
      <w:bookmarkEnd w:id="37"/>
      <w:bookmarkEnd w:id="3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9" w:name="_Ref411967832"/>
      <w:r>
        <w:t>The Lord's Prayer</w:t>
      </w:r>
      <w:bookmarkEnd w:id="39"/>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0" w:name="_Ref411967872"/>
      <w:r>
        <w:t>The Prayer of Thanksgiving</w:t>
      </w:r>
      <w:bookmarkEnd w:id="40"/>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DC9D2E5"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315A4">
        <w:rPr>
          <w:noProof/>
          <w:lang w:val="en-GB"/>
        </w:rPr>
        <w:t>392</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1" w:name="_Ref434576694"/>
      <w:r>
        <w:rPr>
          <w:lang w:val="en-GB"/>
        </w:rPr>
        <w:t>The Psalms</w:t>
      </w:r>
      <w:r w:rsidR="00F14AA6">
        <w:rPr>
          <w:lang w:val="en-GB"/>
        </w:rPr>
        <w:t xml:space="preserve"> of Sunset (Vespers)</w:t>
      </w:r>
      <w:bookmarkEnd w:id="41"/>
    </w:p>
    <w:p w14:paraId="271CA490" w14:textId="0E4EB16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315A4">
        <w:t>Psalm</w:t>
      </w:r>
      <w:r w:rsidR="00E315A4" w:rsidRPr="00AB1781">
        <w:t xml:space="preserve"> 116</w:t>
      </w:r>
      <w:r w:rsidR="00E315A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315A4">
        <w:rPr>
          <w:noProof/>
        </w:rPr>
        <w:t>498</w:t>
      </w:r>
      <w:r w:rsidR="003A78C2">
        <w:fldChar w:fldCharType="end"/>
      </w:r>
    </w:p>
    <w:p w14:paraId="10E2000F" w14:textId="1AA76923"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315A4">
        <w:t>Psalm</w:t>
      </w:r>
      <w:r w:rsidR="00E315A4" w:rsidRPr="00AB1781">
        <w:t xml:space="preserve"> 117</w:t>
      </w:r>
      <w:r w:rsidR="00E315A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315A4">
        <w:rPr>
          <w:noProof/>
        </w:rPr>
        <w:t>499</w:t>
      </w:r>
      <w:r w:rsidR="003A78C2">
        <w:fldChar w:fldCharType="end"/>
      </w:r>
    </w:p>
    <w:p w14:paraId="4928E776" w14:textId="74185F00"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315A4">
        <w:t>Psalm</w:t>
      </w:r>
      <w:r w:rsidR="00E315A4" w:rsidRPr="00AB1781">
        <w:t xml:space="preserve"> 119</w:t>
      </w:r>
      <w:r w:rsidR="00E315A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315A4">
        <w:rPr>
          <w:noProof/>
        </w:rPr>
        <w:t>517</w:t>
      </w:r>
      <w:r w:rsidR="003A78C2">
        <w:fldChar w:fldCharType="end"/>
      </w:r>
    </w:p>
    <w:p w14:paraId="4144738E" w14:textId="5452A04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315A4">
        <w:t>Psalm</w:t>
      </w:r>
      <w:r w:rsidR="00E315A4" w:rsidRPr="00AB1781">
        <w:t xml:space="preserve"> 120</w:t>
      </w:r>
      <w:r w:rsidR="00E315A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315A4">
        <w:rPr>
          <w:noProof/>
        </w:rPr>
        <w:t>518</w:t>
      </w:r>
      <w:r w:rsidR="003A78C2">
        <w:fldChar w:fldCharType="end"/>
      </w:r>
    </w:p>
    <w:p w14:paraId="7A11F8AE" w14:textId="7E724504"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315A4">
        <w:t>Psalm</w:t>
      </w:r>
      <w:r w:rsidR="00E315A4" w:rsidRPr="00AB1781">
        <w:t xml:space="preserve"> 121</w:t>
      </w:r>
      <w:r w:rsidR="00E315A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315A4">
        <w:rPr>
          <w:noProof/>
        </w:rPr>
        <w:t>519</w:t>
      </w:r>
      <w:r w:rsidR="003A78C2">
        <w:fldChar w:fldCharType="end"/>
      </w:r>
    </w:p>
    <w:p w14:paraId="1E7E3335" w14:textId="27A9E98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315A4">
        <w:t>Psalm</w:t>
      </w:r>
      <w:r w:rsidR="00E315A4" w:rsidRPr="00AB1781">
        <w:t xml:space="preserve"> 122</w:t>
      </w:r>
      <w:r w:rsidR="00E315A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315A4">
        <w:rPr>
          <w:noProof/>
        </w:rPr>
        <w:t>520</w:t>
      </w:r>
      <w:r w:rsidR="003A78C2">
        <w:fldChar w:fldCharType="end"/>
      </w:r>
    </w:p>
    <w:p w14:paraId="6A7F45CD" w14:textId="336C06C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315A4">
        <w:t>Psalm</w:t>
      </w:r>
      <w:r w:rsidR="00E315A4" w:rsidRPr="00AB1781">
        <w:t xml:space="preserve"> 123</w:t>
      </w:r>
      <w:r w:rsidR="00E315A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315A4">
        <w:rPr>
          <w:noProof/>
        </w:rPr>
        <w:t>521</w:t>
      </w:r>
      <w:r w:rsidR="003A78C2">
        <w:fldChar w:fldCharType="end"/>
      </w:r>
    </w:p>
    <w:p w14:paraId="2FA5C99A" w14:textId="72FCDC3D"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315A4">
        <w:t>Psalm</w:t>
      </w:r>
      <w:r w:rsidR="00E315A4" w:rsidRPr="00AB1781">
        <w:t xml:space="preserve"> 124</w:t>
      </w:r>
      <w:r w:rsidR="00E315A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315A4">
        <w:rPr>
          <w:noProof/>
        </w:rPr>
        <w:t>521</w:t>
      </w:r>
      <w:r w:rsidR="003A78C2">
        <w:fldChar w:fldCharType="end"/>
      </w:r>
    </w:p>
    <w:p w14:paraId="0633E3A7" w14:textId="5F36F021"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315A4">
        <w:t>Psalm</w:t>
      </w:r>
      <w:r w:rsidR="00E315A4" w:rsidRPr="00AB1781">
        <w:t xml:space="preserve"> 125</w:t>
      </w:r>
      <w:r w:rsidR="00E315A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315A4">
        <w:rPr>
          <w:noProof/>
        </w:rPr>
        <w:t>522</w:t>
      </w:r>
      <w:r w:rsidR="003A78C2">
        <w:fldChar w:fldCharType="end"/>
      </w:r>
    </w:p>
    <w:p w14:paraId="0FB134D2" w14:textId="207E8E78"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315A4">
        <w:t>Psalm</w:t>
      </w:r>
      <w:r w:rsidR="00E315A4" w:rsidRPr="00AB1781">
        <w:t xml:space="preserve"> 126</w:t>
      </w:r>
      <w:r w:rsidR="00E315A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315A4">
        <w:rPr>
          <w:noProof/>
        </w:rPr>
        <w:t>523</w:t>
      </w:r>
      <w:r w:rsidR="003A78C2">
        <w:fldChar w:fldCharType="end"/>
      </w:r>
    </w:p>
    <w:p w14:paraId="1C4403C7" w14:textId="2A324D8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315A4">
        <w:t>Psalm</w:t>
      </w:r>
      <w:r w:rsidR="00E315A4" w:rsidRPr="00AB1781">
        <w:t xml:space="preserve"> 127</w:t>
      </w:r>
      <w:r w:rsidR="00E315A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315A4">
        <w:rPr>
          <w:noProof/>
        </w:rPr>
        <w:t>524</w:t>
      </w:r>
      <w:r w:rsidR="003A78C2">
        <w:fldChar w:fldCharType="end"/>
      </w:r>
    </w:p>
    <w:p w14:paraId="7851B890" w14:textId="7EE96014"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315A4">
        <w:t>Psalm</w:t>
      </w:r>
      <w:r w:rsidR="00E315A4" w:rsidRPr="00AB1781">
        <w:t xml:space="preserve"> 128</w:t>
      </w:r>
      <w:r w:rsidR="00E315A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315A4">
        <w:rPr>
          <w:noProof/>
        </w:rPr>
        <w:t>525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2" w:name="_Ref411969137"/>
      <w:r>
        <w:rPr>
          <w:lang w:val="en-GB"/>
        </w:rPr>
        <w:lastRenderedPageBreak/>
        <w:t>Holy, Holy, Holy</w:t>
      </w:r>
      <w:bookmarkEnd w:id="4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3" w:name="_Ref411969145"/>
      <w:r>
        <w:t>The Prayer of the Hours</w:t>
      </w:r>
      <w:bookmarkEnd w:id="4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4" w:name="_Toc410196174"/>
      <w:bookmarkStart w:id="45" w:name="_Toc410196406"/>
      <w:bookmarkStart w:id="46" w:name="_Toc410196908"/>
      <w:bookmarkStart w:id="47" w:name="_Ref434565022"/>
      <w:bookmarkStart w:id="48" w:name="_Ref434565029"/>
      <w:r>
        <w:br w:type="page"/>
      </w:r>
    </w:p>
    <w:p w14:paraId="4E9FD0B2" w14:textId="47979EAF" w:rsidR="003C1C36" w:rsidRDefault="00964F23" w:rsidP="003C1C36">
      <w:pPr>
        <w:pStyle w:val="Heading3"/>
      </w:pPr>
      <w:bookmarkStart w:id="49" w:name="_Toc448130646"/>
      <w:r>
        <w:lastRenderedPageBreak/>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4"/>
      <w:bookmarkEnd w:id="45"/>
      <w:bookmarkEnd w:id="46"/>
      <w:bookmarkEnd w:id="47"/>
      <w:bookmarkEnd w:id="48"/>
      <w:bookmarkEnd w:id="49"/>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1" w:name="ThanksgivingIncense"/>
      <w:r>
        <w:lastRenderedPageBreak/>
        <w:t>The Prayer of Thanksgiving</w:t>
      </w:r>
    </w:p>
    <w:bookmarkEnd w:id="51"/>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6C1FC13F" w14:textId="77777777" w:rsidR="00E315A4"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E315A4">
        <w:br w:type="page"/>
      </w:r>
    </w:p>
    <w:p w14:paraId="30A2D651" w14:textId="62AC70A6" w:rsidR="00A02728" w:rsidRDefault="00E315A4"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2" w:name="_Ref435789344"/>
      <w:bookmarkStart w:id="53" w:name="VersesCymbals"/>
      <w:r>
        <w:t>The Verses of the Cymbals</w:t>
      </w:r>
      <w:bookmarkEnd w:id="52"/>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2993468C" w14:textId="6D08F5FC"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315A4">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9" w:name="_Ref435789903"/>
      <w:r>
        <w:rPr>
          <w:lang w:val="en-GB"/>
        </w:rPr>
        <w:t>Graciously Accord</w:t>
      </w:r>
      <w:bookmarkEnd w:id="59"/>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0" w:name="_Ref435789927"/>
      <w:bookmarkStart w:id="61"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2"/>
      <w:r>
        <w:rPr>
          <w:lang w:val="en-GB"/>
        </w:rPr>
        <w:t xml:space="preserve">to </w:t>
      </w:r>
      <w:commentRangeEnd w:id="62"/>
      <w:r>
        <w:rPr>
          <w:rStyle w:val="CommentReference"/>
          <w:lang w:val="en-CA"/>
        </w:rPr>
        <w:commentReference w:id="62"/>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3" w:name="_Ref442856274"/>
      <w:r>
        <w:t>The Gloria</w:t>
      </w:r>
      <w:bookmarkEnd w:id="60"/>
      <w:bookmarkEnd w:id="63"/>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4" w:name="_Ref435789969"/>
      <w:bookmarkEnd w:id="6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5" w:name="_Ref442856358"/>
      <w:r>
        <w:t>The Trisagion</w:t>
      </w:r>
      <w:bookmarkEnd w:id="64"/>
      <w:bookmarkEnd w:id="65"/>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6" w:name="_Ref442856453"/>
      <w:r>
        <w:t>Hail to You</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6" w:name="_Ref442856751"/>
      <w:r>
        <w:lastRenderedPageBreak/>
        <w:t>God Have mercy upon us</w:t>
      </w:r>
      <w:bookmarkEnd w:id="76"/>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8" w:name="_Ref442856856"/>
      <w:r>
        <w:t>The Prayer for the Gospel</w:t>
      </w:r>
      <w:bookmarkEnd w:id="78"/>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9" w:name="_Ref442870575"/>
      <w:r>
        <w:t>The Gospel Response</w:t>
      </w:r>
      <w:bookmarkEnd w:id="79"/>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0" w:name="_Ref442870289"/>
      <w:r>
        <w:t>The Absolutions</w:t>
      </w:r>
      <w:bookmarkEnd w:id="80"/>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_Toc448130615"/>
      <w:bookmarkStart w:id="85" w:name="Compline"/>
      <w:bookmarkEnd w:id="23"/>
      <w:r>
        <w:lastRenderedPageBreak/>
        <w:t>After Supper: Retiring</w:t>
      </w:r>
      <w:r>
        <w:rPr>
          <w:rStyle w:val="FootnoteReference"/>
        </w:rPr>
        <w:footnoteReference w:id="11"/>
      </w:r>
      <w:r>
        <w:t xml:space="preserve"> (the Twelfth Hour)</w:t>
      </w:r>
      <w:bookmarkEnd w:id="81"/>
      <w:bookmarkEnd w:id="82"/>
      <w:bookmarkEnd w:id="83"/>
      <w:bookmarkEnd w:id="84"/>
    </w:p>
    <w:bookmarkStart w:id="86" w:name="_Ref435789575" w:displacedByCustomXml="next"/>
    <w:bookmarkStart w:id="87" w:name="_Ref435789570" w:displacedByCustomXml="next"/>
    <w:bookmarkStart w:id="88" w:name="_Ref435434300" w:displacedByCustomXml="next"/>
    <w:bookmarkStart w:id="89" w:name="_Ref435434294" w:displacedByCustomXml="next"/>
    <w:bookmarkStart w:id="90" w:name="_Toc410196910" w:displacedByCustomXml="next"/>
    <w:bookmarkStart w:id="91" w:name="_Toc410196408" w:displacedByCustomXml="next"/>
    <w:bookmarkStart w:id="92" w:name="_Toc410196176" w:displacedByCustomXml="next"/>
    <w:sdt>
      <w:sdtPr>
        <w:id w:val="-1880776434"/>
        <w:docPartObj>
          <w:docPartGallery w:val="Table of Contents"/>
          <w:docPartUnique/>
        </w:docPartObj>
      </w:sdtPr>
      <w:sdtEndPr>
        <w:rPr>
          <w:b/>
          <w:bCs/>
          <w:noProof/>
        </w:rPr>
      </w:sdtEndPr>
      <w:sdtContent>
        <w:p w14:paraId="1B57D6A1" w14:textId="0878D6E2"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130647" w:history="1">
            <w:r w:rsidR="00BB3B58" w:rsidRPr="00D137CD">
              <w:rPr>
                <w:rStyle w:val="Hyperlink"/>
                <w:noProof/>
              </w:rPr>
              <w:t>The Psalms of the Twelfth Hour</w:t>
            </w:r>
            <w:r w:rsidR="00BB3B58">
              <w:rPr>
                <w:noProof/>
                <w:webHidden/>
              </w:rPr>
              <w:tab/>
            </w:r>
            <w:r w:rsidR="00BB3B58">
              <w:rPr>
                <w:noProof/>
                <w:webHidden/>
              </w:rPr>
              <w:fldChar w:fldCharType="begin"/>
            </w:r>
            <w:r w:rsidR="00BB3B58">
              <w:rPr>
                <w:noProof/>
                <w:webHidden/>
              </w:rPr>
              <w:instrText xml:space="preserve"> PAGEREF _Toc448130647 \h </w:instrText>
            </w:r>
            <w:r w:rsidR="00BB3B58">
              <w:rPr>
                <w:noProof/>
                <w:webHidden/>
              </w:rPr>
            </w:r>
            <w:r w:rsidR="00BB3B58">
              <w:rPr>
                <w:noProof/>
                <w:webHidden/>
              </w:rPr>
              <w:fldChar w:fldCharType="separate"/>
            </w:r>
            <w:r w:rsidR="00E315A4">
              <w:rPr>
                <w:noProof/>
                <w:webHidden/>
              </w:rPr>
              <w:t>47</w:t>
            </w:r>
            <w:r w:rsidR="00BB3B58">
              <w:rPr>
                <w:noProof/>
                <w:webHidden/>
              </w:rPr>
              <w:fldChar w:fldCharType="end"/>
            </w:r>
          </w:hyperlink>
        </w:p>
        <w:p w14:paraId="13D1A7FF" w14:textId="6946EB65" w:rsidR="00BB3B58" w:rsidRDefault="00F017CA">
          <w:pPr>
            <w:pStyle w:val="TOC3"/>
            <w:tabs>
              <w:tab w:val="right" w:leader="dot" w:pos="8846"/>
            </w:tabs>
            <w:rPr>
              <w:rFonts w:asciiTheme="minorHAnsi" w:eastAsiaTheme="minorEastAsia" w:hAnsiTheme="minorHAnsi"/>
              <w:noProof/>
              <w:sz w:val="22"/>
              <w:lang w:val="en-US"/>
            </w:rPr>
          </w:pPr>
          <w:hyperlink w:anchor="_Toc448130648" w:history="1">
            <w:r w:rsidR="00BB3B58" w:rsidRPr="00D137CD">
              <w:rPr>
                <w:rStyle w:val="Hyperlink"/>
                <w:noProof/>
              </w:rPr>
              <w:t>The Psalms of the Twelfth Hour (Old Rite)</w:t>
            </w:r>
            <w:r w:rsidR="00BB3B58">
              <w:rPr>
                <w:noProof/>
                <w:webHidden/>
              </w:rPr>
              <w:tab/>
            </w:r>
            <w:r w:rsidR="00BB3B58">
              <w:rPr>
                <w:noProof/>
                <w:webHidden/>
              </w:rPr>
              <w:fldChar w:fldCharType="begin"/>
            </w:r>
            <w:r w:rsidR="00BB3B58">
              <w:rPr>
                <w:noProof/>
                <w:webHidden/>
              </w:rPr>
              <w:instrText xml:space="preserve"> PAGEREF _Toc448130648 \h </w:instrText>
            </w:r>
            <w:r w:rsidR="00BB3B58">
              <w:rPr>
                <w:noProof/>
                <w:webHidden/>
              </w:rPr>
            </w:r>
            <w:r w:rsidR="00BB3B58">
              <w:rPr>
                <w:noProof/>
                <w:webHidden/>
              </w:rPr>
              <w:fldChar w:fldCharType="separate"/>
            </w:r>
            <w:r w:rsidR="00E315A4">
              <w:rPr>
                <w:noProof/>
                <w:webHidden/>
              </w:rPr>
              <w:t>52</w:t>
            </w:r>
            <w:r w:rsidR="00BB3B58">
              <w:rPr>
                <w:noProof/>
                <w:webHidden/>
              </w:rPr>
              <w:fldChar w:fldCharType="end"/>
            </w:r>
          </w:hyperlink>
        </w:p>
        <w:p w14:paraId="6D269C61" w14:textId="7905F25B" w:rsidR="00BB3B58" w:rsidRDefault="00F017CA">
          <w:pPr>
            <w:pStyle w:val="TOC3"/>
            <w:tabs>
              <w:tab w:val="right" w:leader="dot" w:pos="8846"/>
            </w:tabs>
            <w:rPr>
              <w:rFonts w:asciiTheme="minorHAnsi" w:eastAsiaTheme="minorEastAsia" w:hAnsiTheme="minorHAnsi"/>
              <w:noProof/>
              <w:sz w:val="22"/>
              <w:lang w:val="en-US"/>
            </w:rPr>
          </w:pPr>
          <w:hyperlink w:anchor="_Toc448130649" w:history="1">
            <w:r w:rsidR="00BB3B58" w:rsidRPr="00D137CD">
              <w:rPr>
                <w:rStyle w:val="Hyperlink"/>
                <w:noProof/>
              </w:rPr>
              <w:t>The Prayer of the Veil</w:t>
            </w:r>
            <w:r w:rsidR="00BB3B58">
              <w:rPr>
                <w:noProof/>
                <w:webHidden/>
              </w:rPr>
              <w:tab/>
            </w:r>
            <w:r w:rsidR="00BB3B58">
              <w:rPr>
                <w:noProof/>
                <w:webHidden/>
              </w:rPr>
              <w:fldChar w:fldCharType="begin"/>
            </w:r>
            <w:r w:rsidR="00BB3B58">
              <w:rPr>
                <w:noProof/>
                <w:webHidden/>
              </w:rPr>
              <w:instrText xml:space="preserve"> PAGEREF _Toc448130649 \h </w:instrText>
            </w:r>
            <w:r w:rsidR="00BB3B58">
              <w:rPr>
                <w:noProof/>
                <w:webHidden/>
              </w:rPr>
            </w:r>
            <w:r w:rsidR="00BB3B58">
              <w:rPr>
                <w:noProof/>
                <w:webHidden/>
              </w:rPr>
              <w:fldChar w:fldCharType="separate"/>
            </w:r>
            <w:r w:rsidR="00E315A4">
              <w:rPr>
                <w:noProof/>
                <w:webHidden/>
              </w:rPr>
              <w:t>58</w:t>
            </w:r>
            <w:r w:rsidR="00BB3B58">
              <w:rPr>
                <w:noProof/>
                <w:webHidden/>
              </w:rPr>
              <w:fldChar w:fldCharType="end"/>
            </w:r>
          </w:hyperlink>
        </w:p>
        <w:p w14:paraId="6F3A0055" w14:textId="36ACB992"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Ref436249938"/>
      <w:bookmarkStart w:id="94" w:name="_Ref436249949"/>
      <w:bookmarkStart w:id="95" w:name="_Toc448130647"/>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337A6DF"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306C8546" w14:textId="7FC3D8CA"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E41A6D8" w14:textId="17445A8E"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0AE30EAA"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315A4">
        <w:t>Psalm</w:t>
      </w:r>
      <w:r w:rsidR="00E315A4" w:rsidRPr="00AB1781">
        <w:t xml:space="preserve"> 129</w:t>
      </w:r>
      <w:r w:rsidR="00E315A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15A4">
        <w:rPr>
          <w:rFonts w:cstheme="minorBidi"/>
          <w:noProof/>
        </w:rPr>
        <w:t>526</w:t>
      </w:r>
      <w:r w:rsidR="003A78C2" w:rsidRPr="00AC19C5">
        <w:rPr>
          <w:rFonts w:cstheme="minorBidi"/>
        </w:rPr>
        <w:fldChar w:fldCharType="end"/>
      </w:r>
    </w:p>
    <w:p w14:paraId="5C89ADF0" w14:textId="152A1496"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315A4">
        <w:t>Psalm</w:t>
      </w:r>
      <w:r w:rsidR="00E315A4" w:rsidRPr="00AB1781">
        <w:t xml:space="preserve"> 130</w:t>
      </w:r>
      <w:r w:rsidR="00E315A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28E2C0BB" w14:textId="1DCF11C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315A4">
        <w:t>Psalm</w:t>
      </w:r>
      <w:r w:rsidR="00E315A4" w:rsidRPr="00AB1781">
        <w:t xml:space="preserve"> 131</w:t>
      </w:r>
      <w:r w:rsidR="00E315A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1E089908" w14:textId="020A1190"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315A4">
        <w:t>Psalm</w:t>
      </w:r>
      <w:r w:rsidR="00E315A4" w:rsidRPr="00AB1781">
        <w:t xml:space="preserve"> 132</w:t>
      </w:r>
      <w:r w:rsidR="00E315A4">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15A4">
        <w:rPr>
          <w:rFonts w:cstheme="minorBidi"/>
          <w:noProof/>
        </w:rPr>
        <w:t>529</w:t>
      </w:r>
      <w:r w:rsidR="003A78C2" w:rsidRPr="00AC19C5">
        <w:rPr>
          <w:rFonts w:cstheme="minorBidi"/>
        </w:rPr>
        <w:fldChar w:fldCharType="end"/>
      </w:r>
    </w:p>
    <w:p w14:paraId="4AE38C3E" w14:textId="7C55085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315A4">
        <w:t>Psalm</w:t>
      </w:r>
      <w:r w:rsidR="00E315A4" w:rsidRPr="00AB1781">
        <w:t xml:space="preserve"> 133</w:t>
      </w:r>
      <w:r w:rsidR="00E315A4">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15A4">
        <w:rPr>
          <w:rFonts w:cstheme="minorBidi"/>
          <w:noProof/>
        </w:rPr>
        <w:t>530</w:t>
      </w:r>
      <w:r w:rsidR="003A78C2" w:rsidRPr="00AC19C5">
        <w:rPr>
          <w:rFonts w:cstheme="minorBidi"/>
        </w:rPr>
        <w:fldChar w:fldCharType="end"/>
      </w:r>
    </w:p>
    <w:p w14:paraId="1687F32E" w14:textId="78E8772B"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315A4">
        <w:t>Psalm</w:t>
      </w:r>
      <w:r w:rsidR="00E315A4" w:rsidRPr="00AB1781">
        <w:t xml:space="preserve"> 136</w:t>
      </w:r>
      <w:r w:rsidR="00E315A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15A4">
        <w:rPr>
          <w:rFonts w:cstheme="minorBidi"/>
          <w:noProof/>
        </w:rPr>
        <w:t>534</w:t>
      </w:r>
      <w:r w:rsidR="003A78C2" w:rsidRPr="00AC19C5">
        <w:rPr>
          <w:rFonts w:cstheme="minorBidi"/>
        </w:rPr>
        <w:fldChar w:fldCharType="end"/>
      </w:r>
    </w:p>
    <w:p w14:paraId="7888D837" w14:textId="0C1C5765"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315A4">
        <w:t>Psalm</w:t>
      </w:r>
      <w:r w:rsidR="00E315A4" w:rsidRPr="00AB1781">
        <w:t xml:space="preserve"> 137</w:t>
      </w:r>
      <w:r w:rsidR="00E315A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15A4">
        <w:rPr>
          <w:rFonts w:cstheme="minorBidi"/>
          <w:noProof/>
        </w:rPr>
        <w:t>536</w:t>
      </w:r>
      <w:r w:rsidR="003A78C2" w:rsidRPr="00AC19C5">
        <w:rPr>
          <w:rFonts w:cstheme="minorBidi"/>
        </w:rPr>
        <w:fldChar w:fldCharType="end"/>
      </w:r>
    </w:p>
    <w:p w14:paraId="34DBB223" w14:textId="4F2E6653"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315A4">
        <w:t>Psalm</w:t>
      </w:r>
      <w:r w:rsidR="00E315A4" w:rsidRPr="00AB1781">
        <w:t xml:space="preserve"> 140</w:t>
      </w:r>
      <w:r w:rsidR="00E315A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15A4">
        <w:rPr>
          <w:rFonts w:cstheme="minorBidi"/>
          <w:noProof/>
        </w:rPr>
        <w:t>540</w:t>
      </w:r>
      <w:r w:rsidR="003A78C2" w:rsidRPr="00AC19C5">
        <w:rPr>
          <w:rFonts w:cstheme="minorBidi"/>
        </w:rPr>
        <w:fldChar w:fldCharType="end"/>
      </w:r>
    </w:p>
    <w:p w14:paraId="6B4DC1CD" w14:textId="0F9D906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315A4">
        <w:t>Psalm</w:t>
      </w:r>
      <w:r w:rsidR="00E315A4" w:rsidRPr="00AB1781">
        <w:t xml:space="preserve"> 141</w:t>
      </w:r>
      <w:r w:rsidR="00E315A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15A4">
        <w:rPr>
          <w:rFonts w:cstheme="minorBidi"/>
          <w:noProof/>
        </w:rPr>
        <w:t>541</w:t>
      </w:r>
      <w:r w:rsidR="003A78C2" w:rsidRPr="00AC19C5">
        <w:rPr>
          <w:rFonts w:cstheme="minorBidi"/>
        </w:rPr>
        <w:fldChar w:fldCharType="end"/>
      </w:r>
    </w:p>
    <w:p w14:paraId="2110D48E" w14:textId="35C34CC6"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315A4">
        <w:t>Psalm</w:t>
      </w:r>
      <w:r w:rsidR="00E315A4" w:rsidRPr="00AB1781">
        <w:t xml:space="preserve"> 145</w:t>
      </w:r>
      <w:r w:rsidR="00E315A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15A4">
        <w:rPr>
          <w:rFonts w:cstheme="minorBidi"/>
          <w:noProof/>
        </w:rPr>
        <w:t>547</w:t>
      </w:r>
      <w:r w:rsidR="003A78C2" w:rsidRPr="00AC19C5">
        <w:rPr>
          <w:rFonts w:cstheme="minorBidi"/>
        </w:rPr>
        <w:fldChar w:fldCharType="end"/>
      </w:r>
    </w:p>
    <w:p w14:paraId="1DB70176" w14:textId="0FEAB03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315A4">
        <w:t>Psalm</w:t>
      </w:r>
      <w:r w:rsidR="00E315A4" w:rsidRPr="00AB1781">
        <w:t xml:space="preserve"> 146</w:t>
      </w:r>
      <w:r w:rsidR="00E315A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15A4">
        <w:rPr>
          <w:rFonts w:cstheme="minorBidi"/>
          <w:noProof/>
        </w:rPr>
        <w:t>548</w:t>
      </w:r>
      <w:r w:rsidR="003A78C2" w:rsidRPr="00AC19C5">
        <w:rPr>
          <w:rFonts w:cstheme="minorBidi"/>
        </w:rPr>
        <w:fldChar w:fldCharType="end"/>
      </w:r>
    </w:p>
    <w:p w14:paraId="10BFD659" w14:textId="47153C0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315A4">
        <w:t>Psalm</w:t>
      </w:r>
      <w:r w:rsidR="00E315A4" w:rsidRPr="00AB1781">
        <w:t xml:space="preserve"> 147</w:t>
      </w:r>
      <w:r w:rsidR="00E315A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15A4">
        <w:rPr>
          <w:rFonts w:cstheme="minorBidi"/>
          <w:noProof/>
        </w:rPr>
        <w:t>549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0"/>
      <w:r>
        <w:rPr>
          <w:lang w:val="en-GB"/>
        </w:rPr>
        <w:t xml:space="preserve">to </w:t>
      </w:r>
      <w:commentRangeEnd w:id="100"/>
      <w:r>
        <w:rPr>
          <w:rStyle w:val="CommentReference"/>
          <w:lang w:val="en-CA"/>
        </w:rPr>
        <w:commentReference w:id="10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98EF7EE"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583C34D"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1" w:name="_Toc448130648"/>
      <w:r>
        <w:lastRenderedPageBreak/>
        <w:t>The Psalms of the Twelfth Hour (Old Rite)</w:t>
      </w:r>
      <w:bookmarkEnd w:id="101"/>
    </w:p>
    <w:p w14:paraId="5AF5A3CC" w14:textId="77777777" w:rsidR="00441BAC" w:rsidRDefault="00441BAC" w:rsidP="00441BAC">
      <w:pPr>
        <w:pStyle w:val="Rubric"/>
        <w:rPr>
          <w:lang w:val="en-US"/>
        </w:rPr>
      </w:pPr>
      <w:r>
        <w:rPr>
          <w:lang w:val="en-US"/>
        </w:rPr>
        <w:t>The worshipper prays the introductory prayers,</w:t>
      </w:r>
    </w:p>
    <w:p w14:paraId="1C99B442" w14:textId="3BA23A62"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FA51813" w14:textId="0912EAA5"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0B99716A" w14:textId="61BC23C9"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A49FB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315A4">
        <w:t>Psalm</w:t>
      </w:r>
      <w:r w:rsidR="00E315A4" w:rsidRPr="00AB1781">
        <w:t xml:space="preserve"> 129</w:t>
      </w:r>
      <w:r w:rsidR="00E315A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15A4">
        <w:rPr>
          <w:rFonts w:cstheme="minorBidi"/>
          <w:noProof/>
        </w:rPr>
        <w:t>526</w:t>
      </w:r>
      <w:r w:rsidR="003A78C2" w:rsidRPr="00AC19C5">
        <w:rPr>
          <w:rFonts w:cstheme="minorBidi"/>
        </w:rPr>
        <w:fldChar w:fldCharType="end"/>
      </w:r>
    </w:p>
    <w:p w14:paraId="1B75A28D" w14:textId="4F60A059"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315A4">
        <w:t>Psalm</w:t>
      </w:r>
      <w:r w:rsidR="00E315A4" w:rsidRPr="00AB1781">
        <w:t xml:space="preserve"> 130</w:t>
      </w:r>
      <w:r w:rsidR="00E315A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0AE9AF27" w14:textId="26AFBD91"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315A4">
        <w:t>Psalm</w:t>
      </w:r>
      <w:r w:rsidR="00E315A4" w:rsidRPr="00AB1781">
        <w:t xml:space="preserve"> 131</w:t>
      </w:r>
      <w:r w:rsidR="00E315A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41F119EC" w14:textId="1F7264BA"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315A4">
        <w:t>Psalm</w:t>
      </w:r>
      <w:r w:rsidR="00E315A4" w:rsidRPr="00AB1781">
        <w:t xml:space="preserve"> 132</w:t>
      </w:r>
      <w:r w:rsidR="00E315A4">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15A4">
        <w:rPr>
          <w:rFonts w:cstheme="minorBidi"/>
          <w:noProof/>
        </w:rPr>
        <w:t>529</w:t>
      </w:r>
      <w:r w:rsidR="003A78C2" w:rsidRPr="00AC19C5">
        <w:rPr>
          <w:rFonts w:cstheme="minorBidi"/>
        </w:rPr>
        <w:fldChar w:fldCharType="end"/>
      </w:r>
    </w:p>
    <w:p w14:paraId="597C59C2" w14:textId="049B2F6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315A4">
        <w:t>Psalm</w:t>
      </w:r>
      <w:r w:rsidR="00E315A4" w:rsidRPr="00AB1781">
        <w:t xml:space="preserve"> 133</w:t>
      </w:r>
      <w:r w:rsidR="00E315A4">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15A4">
        <w:rPr>
          <w:rFonts w:cstheme="minorBidi"/>
          <w:noProof/>
        </w:rPr>
        <w:t>530</w:t>
      </w:r>
      <w:r w:rsidR="003A78C2" w:rsidRPr="00AC19C5">
        <w:rPr>
          <w:rFonts w:cstheme="minorBidi"/>
        </w:rPr>
        <w:fldChar w:fldCharType="end"/>
      </w:r>
    </w:p>
    <w:p w14:paraId="128C5E51" w14:textId="1CE199B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315A4">
        <w:t>Psalm</w:t>
      </w:r>
      <w:r w:rsidR="00E315A4" w:rsidRPr="00AB1781">
        <w:t xml:space="preserve"> 136</w:t>
      </w:r>
      <w:r w:rsidR="00E315A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15A4">
        <w:rPr>
          <w:rFonts w:cstheme="minorBidi"/>
          <w:noProof/>
        </w:rPr>
        <w:t>534</w:t>
      </w:r>
      <w:r w:rsidR="003A78C2" w:rsidRPr="00AC19C5">
        <w:rPr>
          <w:rFonts w:cstheme="minorBidi"/>
        </w:rPr>
        <w:fldChar w:fldCharType="end"/>
      </w:r>
    </w:p>
    <w:p w14:paraId="2E0B000D" w14:textId="7AC75C9E"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315A4">
        <w:t>Psalm</w:t>
      </w:r>
      <w:r w:rsidR="00E315A4" w:rsidRPr="00AB1781">
        <w:t xml:space="preserve"> 137</w:t>
      </w:r>
      <w:r w:rsidR="00E315A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15A4">
        <w:rPr>
          <w:rFonts w:cstheme="minorBidi"/>
          <w:noProof/>
        </w:rPr>
        <w:t>536</w:t>
      </w:r>
      <w:r w:rsidR="003A78C2" w:rsidRPr="00AC19C5">
        <w:rPr>
          <w:rFonts w:cstheme="minorBidi"/>
        </w:rPr>
        <w:fldChar w:fldCharType="end"/>
      </w:r>
    </w:p>
    <w:p w14:paraId="770DB628" w14:textId="298CD53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315A4">
        <w:t>Psalm</w:t>
      </w:r>
      <w:r w:rsidR="00E315A4" w:rsidRPr="00AB1781">
        <w:t xml:space="preserve"> 140</w:t>
      </w:r>
      <w:r w:rsidR="00E315A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15A4">
        <w:rPr>
          <w:rFonts w:cstheme="minorBidi"/>
          <w:noProof/>
        </w:rPr>
        <w:t>540</w:t>
      </w:r>
      <w:r w:rsidR="003A78C2" w:rsidRPr="00AC19C5">
        <w:rPr>
          <w:rFonts w:cstheme="minorBidi"/>
        </w:rPr>
        <w:fldChar w:fldCharType="end"/>
      </w:r>
    </w:p>
    <w:p w14:paraId="641208A7" w14:textId="685D1FE9"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315A4">
        <w:t>Psalm</w:t>
      </w:r>
      <w:r w:rsidR="00E315A4" w:rsidRPr="00AB1781">
        <w:t xml:space="preserve"> 141</w:t>
      </w:r>
      <w:r w:rsidR="00E315A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15A4">
        <w:rPr>
          <w:rFonts w:cstheme="minorBidi"/>
          <w:noProof/>
        </w:rPr>
        <w:t>541</w:t>
      </w:r>
      <w:r w:rsidR="003A78C2" w:rsidRPr="00AC19C5">
        <w:rPr>
          <w:rFonts w:cstheme="minorBidi"/>
        </w:rPr>
        <w:fldChar w:fldCharType="end"/>
      </w:r>
    </w:p>
    <w:p w14:paraId="22E2CCB4" w14:textId="69F646CB"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315A4">
        <w:t>Psalm</w:t>
      </w:r>
      <w:r w:rsidR="00E315A4" w:rsidRPr="00AB1781">
        <w:t xml:space="preserve"> 145</w:t>
      </w:r>
      <w:r w:rsidR="00E315A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15A4">
        <w:rPr>
          <w:rFonts w:cstheme="minorBidi"/>
          <w:noProof/>
        </w:rPr>
        <w:t>547</w:t>
      </w:r>
      <w:r w:rsidR="003A78C2" w:rsidRPr="00AC19C5">
        <w:rPr>
          <w:rFonts w:cstheme="minorBidi"/>
        </w:rPr>
        <w:fldChar w:fldCharType="end"/>
      </w:r>
    </w:p>
    <w:p w14:paraId="71D3EDA7" w14:textId="0BEE4360"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315A4">
        <w:t>Psalm</w:t>
      </w:r>
      <w:r w:rsidR="00E315A4" w:rsidRPr="00AB1781">
        <w:t xml:space="preserve"> 146</w:t>
      </w:r>
      <w:r w:rsidR="00E315A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15A4">
        <w:rPr>
          <w:rFonts w:cstheme="minorBidi"/>
          <w:noProof/>
        </w:rPr>
        <w:t>548</w:t>
      </w:r>
      <w:r w:rsidR="003A78C2" w:rsidRPr="00AC19C5">
        <w:rPr>
          <w:rFonts w:cstheme="minorBidi"/>
        </w:rPr>
        <w:fldChar w:fldCharType="end"/>
      </w:r>
    </w:p>
    <w:p w14:paraId="6A511ED2" w14:textId="4900A8B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315A4">
        <w:t>Psalm</w:t>
      </w:r>
      <w:r w:rsidR="00E315A4" w:rsidRPr="00AB1781">
        <w:t xml:space="preserve"> 147</w:t>
      </w:r>
      <w:r w:rsidR="00E315A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15A4">
        <w:rPr>
          <w:rFonts w:cstheme="minorBidi"/>
          <w:noProof/>
        </w:rPr>
        <w:t>549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2"/>
      <w:r>
        <w:t xml:space="preserve">Isaiah </w:t>
      </w:r>
      <w:commentRangeEnd w:id="102"/>
      <w:r w:rsidR="00A741EE">
        <w:rPr>
          <w:rStyle w:val="CommentReference"/>
          <w:rFonts w:eastAsiaTheme="minorHAnsi" w:cstheme="minorBidi"/>
        </w:rPr>
        <w:commentReference w:id="10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3"/>
      <w:r>
        <w:t xml:space="preserve">Behold </w:t>
      </w:r>
      <w:commentRangeEnd w:id="103"/>
      <w:r>
        <w:rPr>
          <w:rStyle w:val="CommentReference"/>
          <w:lang w:val="en-CA"/>
        </w:rPr>
        <w:commentReference w:id="10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4"/>
      <w:r>
        <w:rPr>
          <w:lang w:val="en-GB"/>
        </w:rPr>
        <w:t xml:space="preserve">to </w:t>
      </w:r>
      <w:commentRangeEnd w:id="104"/>
      <w:r>
        <w:rPr>
          <w:rStyle w:val="CommentReference"/>
          <w:lang w:val="en-CA"/>
        </w:rPr>
        <w:commentReference w:id="10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5"/>
      <w:r w:rsidRPr="001A4291">
        <w:t xml:space="preserve">Our </w:t>
      </w:r>
      <w:commentRangeEnd w:id="105"/>
      <w:r>
        <w:rPr>
          <w:rStyle w:val="CommentReference"/>
        </w:rPr>
        <w:commentReference w:id="10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593F50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4A3AB70"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6" w:name="_Toc448130649"/>
      <w:r>
        <w:lastRenderedPageBreak/>
        <w:t>The Prayer of the Veil</w:t>
      </w:r>
      <w:bookmarkEnd w:id="97"/>
      <w:bookmarkEnd w:id="98"/>
      <w:bookmarkEnd w:id="99"/>
      <w:bookmarkEnd w:id="106"/>
    </w:p>
    <w:p w14:paraId="74C694B4" w14:textId="77777777" w:rsidR="00520302" w:rsidRDefault="00520302" w:rsidP="00520302">
      <w:pPr>
        <w:pStyle w:val="Rubric"/>
        <w:rPr>
          <w:lang w:val="en-US"/>
        </w:rPr>
      </w:pPr>
      <w:r>
        <w:rPr>
          <w:lang w:val="en-US"/>
        </w:rPr>
        <w:t>The worshipper prays the introductory prayers,</w:t>
      </w:r>
    </w:p>
    <w:p w14:paraId="0143AE89" w14:textId="2B2F9BFB"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1C8B7C0A" w14:textId="7CFF8338"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2E223CF0" w14:textId="10B2D31E"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7" w:name="_Ref434578449"/>
      <w:r>
        <w:rPr>
          <w:lang w:val="en-GB"/>
        </w:rPr>
        <w:t>The Psalms</w:t>
      </w:r>
      <w:r w:rsidR="00494693">
        <w:rPr>
          <w:lang w:val="en-GB"/>
        </w:rPr>
        <w:t xml:space="preserve"> of the Veil</w:t>
      </w:r>
      <w:bookmarkEnd w:id="107"/>
    </w:p>
    <w:p w14:paraId="37729599" w14:textId="77777777" w:rsidR="00520302" w:rsidRPr="00520302" w:rsidRDefault="00520302" w:rsidP="00520302">
      <w:pPr>
        <w:pStyle w:val="Rubric"/>
        <w:rPr>
          <w:lang w:val="en-GB"/>
        </w:rPr>
      </w:pPr>
      <w:r>
        <w:rPr>
          <w:lang w:val="en-GB"/>
        </w:rPr>
        <w:t>Then the following Psalms from Prime are said:</w:t>
      </w:r>
    </w:p>
    <w:commentRangeStart w:id="108"/>
    <w:p w14:paraId="41E1DDA2" w14:textId="2D7C20BE"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315A4">
        <w:t>Psalm</w:t>
      </w:r>
      <w:r w:rsidR="00E315A4" w:rsidRPr="00AB1781">
        <w:t xml:space="preserve"> 4</w:t>
      </w:r>
      <w:r w:rsidR="00E315A4">
        <w:t>: “You heard me when I called”</w:t>
      </w:r>
      <w:r>
        <w:fldChar w:fldCharType="end"/>
      </w:r>
      <w:commentRangeEnd w:id="108"/>
      <w:r w:rsidR="00494693">
        <w:rPr>
          <w:rStyle w:val="CommentReference"/>
          <w:rFonts w:eastAsiaTheme="minorHAnsi" w:cstheme="minorBidi"/>
          <w:color w:val="auto"/>
          <w:lang w:val="en-CA"/>
        </w:rPr>
        <w:commentReference w:id="108"/>
      </w:r>
      <w:r w:rsidR="00520302">
        <w:tab/>
      </w:r>
      <w:r w:rsidR="003A78C2">
        <w:fldChar w:fldCharType="begin"/>
      </w:r>
      <w:r w:rsidR="00520302">
        <w:instrText xml:space="preserve"> PAGEREF _Ref412025808 \h </w:instrText>
      </w:r>
      <w:r w:rsidR="003A78C2">
        <w:fldChar w:fldCharType="separate"/>
      </w:r>
      <w:r w:rsidR="00E315A4">
        <w:rPr>
          <w:noProof/>
        </w:rPr>
        <w:t>321</w:t>
      </w:r>
      <w:r w:rsidR="003A78C2">
        <w:fldChar w:fldCharType="end"/>
      </w:r>
    </w:p>
    <w:p w14:paraId="11005B88" w14:textId="39A42A2B"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315A4">
        <w:t>Psalm</w:t>
      </w:r>
      <w:r w:rsidR="00E315A4" w:rsidRPr="00AB1781">
        <w:t xml:space="preserve"> 6</w:t>
      </w:r>
      <w:r w:rsidR="00E315A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315A4">
        <w:rPr>
          <w:noProof/>
        </w:rPr>
        <w:t>323</w:t>
      </w:r>
      <w:r w:rsidR="003A78C2">
        <w:fldChar w:fldCharType="end"/>
      </w:r>
    </w:p>
    <w:p w14:paraId="55C4356A" w14:textId="60A94219"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315A4">
        <w:t>Psalm</w:t>
      </w:r>
      <w:r w:rsidR="00E315A4" w:rsidRPr="00AB1781">
        <w:t xml:space="preserve"> 12</w:t>
      </w:r>
      <w:r w:rsidR="00E315A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315A4">
        <w:rPr>
          <w:noProof/>
        </w:rPr>
        <w:t>332</w:t>
      </w:r>
      <w:r w:rsidR="003A78C2">
        <w:fldChar w:fldCharType="end"/>
      </w:r>
    </w:p>
    <w:p w14:paraId="63420882" w14:textId="764A46E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315A4">
        <w:t>Psalm</w:t>
      </w:r>
      <w:r w:rsidR="00E315A4" w:rsidRPr="00AB1781">
        <w:t xml:space="preserve"> 15</w:t>
      </w:r>
      <w:r w:rsidR="00E315A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315A4">
        <w:rPr>
          <w:noProof/>
        </w:rPr>
        <w:t>334</w:t>
      </w:r>
      <w:r w:rsidR="003A78C2">
        <w:fldChar w:fldCharType="end"/>
      </w:r>
    </w:p>
    <w:p w14:paraId="774D5DBB" w14:textId="6D1493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315A4">
        <w:t>Psalm</w:t>
      </w:r>
      <w:r w:rsidR="00E315A4" w:rsidRPr="00AB1781">
        <w:t xml:space="preserve"> 24</w:t>
      </w:r>
      <w:r w:rsidR="00E315A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315A4">
        <w:rPr>
          <w:noProof/>
        </w:rPr>
        <w:t>349</w:t>
      </w:r>
      <w:r w:rsidR="003A78C2">
        <w:fldChar w:fldCharType="end"/>
      </w:r>
    </w:p>
    <w:p w14:paraId="6E11CE76" w14:textId="2F1CB740"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315A4">
        <w:t>Psalm</w:t>
      </w:r>
      <w:r w:rsidR="00E315A4" w:rsidRPr="00AB1781">
        <w:t xml:space="preserve"> 26</w:t>
      </w:r>
      <w:r w:rsidR="00E315A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315A4">
        <w:rPr>
          <w:noProof/>
        </w:rPr>
        <w:t>352</w:t>
      </w:r>
      <w:r w:rsidR="003A78C2">
        <w:fldChar w:fldCharType="end"/>
      </w:r>
    </w:p>
    <w:p w14:paraId="3C2A64B3" w14:textId="4C38E28B"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315A4">
        <w:t>Psalm</w:t>
      </w:r>
      <w:r w:rsidR="00E315A4" w:rsidRPr="00AB1781">
        <w:t xml:space="preserve"> 66</w:t>
      </w:r>
      <w:r w:rsidR="00E315A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315A4">
        <w:rPr>
          <w:noProof/>
        </w:rPr>
        <w:t>412</w:t>
      </w:r>
      <w:r w:rsidR="003A78C2">
        <w:fldChar w:fldCharType="end"/>
      </w:r>
    </w:p>
    <w:p w14:paraId="41660D28" w14:textId="56144F00"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315A4">
        <w:t>Psalm</w:t>
      </w:r>
      <w:r w:rsidR="00E315A4" w:rsidRPr="00AB1781">
        <w:t xml:space="preserve"> 69</w:t>
      </w:r>
      <w:r w:rsidR="00E315A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315A4">
        <w:rPr>
          <w:noProof/>
        </w:rPr>
        <w:t>419</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0EAA4AF"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315A4">
        <w:t>Psalm</w:t>
      </w:r>
      <w:r w:rsidR="00E315A4" w:rsidRPr="00AB1781">
        <w:t xml:space="preserve"> 22</w:t>
      </w:r>
      <w:r w:rsidR="00E315A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315A4">
        <w:rPr>
          <w:noProof/>
        </w:rPr>
        <w:t>347</w:t>
      </w:r>
      <w:r w:rsidR="003A78C2">
        <w:fldChar w:fldCharType="end"/>
      </w:r>
    </w:p>
    <w:p w14:paraId="09B61132" w14:textId="274BA8A9"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315A4">
        <w:t>Psalm</w:t>
      </w:r>
      <w:r w:rsidR="00E315A4" w:rsidRPr="00AB1781">
        <w:t xml:space="preserve"> 29</w:t>
      </w:r>
      <w:r w:rsidR="00E315A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315A4">
        <w:rPr>
          <w:noProof/>
        </w:rPr>
        <w:t>356</w:t>
      </w:r>
      <w:r w:rsidR="003A78C2">
        <w:fldChar w:fldCharType="end"/>
      </w:r>
    </w:p>
    <w:p w14:paraId="28BE6576" w14:textId="050ABC5A"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315A4">
        <w:t>Psalm</w:t>
      </w:r>
      <w:r w:rsidR="00E315A4" w:rsidRPr="00AB1781">
        <w:t xml:space="preserve"> 42</w:t>
      </w:r>
      <w:r w:rsidR="00E315A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315A4">
        <w:rPr>
          <w:noProof/>
        </w:rPr>
        <w:t>380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17DF4718"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315A4">
        <w:t>Psalm</w:t>
      </w:r>
      <w:r w:rsidR="00E315A4" w:rsidRPr="00AB1781">
        <w:t xml:space="preserve"> 56</w:t>
      </w:r>
      <w:r w:rsidR="00E315A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315A4">
        <w:rPr>
          <w:noProof/>
        </w:rPr>
        <w:t>400</w:t>
      </w:r>
      <w:r w:rsidR="003A78C2">
        <w:fldChar w:fldCharType="end"/>
      </w:r>
    </w:p>
    <w:p w14:paraId="3921B741" w14:textId="2F7CC09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315A4">
        <w:t>Psalm</w:t>
      </w:r>
      <w:r w:rsidR="00E315A4" w:rsidRPr="00AB1781">
        <w:t xml:space="preserve"> 85</w:t>
      </w:r>
      <w:r w:rsidR="00E315A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315A4">
        <w:rPr>
          <w:noProof/>
        </w:rPr>
        <w:t>446</w:t>
      </w:r>
      <w:r w:rsidR="003A78C2">
        <w:fldChar w:fldCharType="end"/>
      </w:r>
    </w:p>
    <w:p w14:paraId="5D801D2A" w14:textId="622110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315A4">
        <w:t>Psalm</w:t>
      </w:r>
      <w:r w:rsidR="00E315A4" w:rsidRPr="00AB1781">
        <w:t xml:space="preserve"> 90</w:t>
      </w:r>
      <w:r w:rsidR="00E315A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315A4">
        <w:rPr>
          <w:noProof/>
        </w:rPr>
        <w:t>456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339831"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315A4">
        <w:t>Psalm</w:t>
      </w:r>
      <w:r w:rsidR="00E315A4" w:rsidRPr="00AB1781">
        <w:t xml:space="preserve"> 96</w:t>
      </w:r>
      <w:r w:rsidR="00E315A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315A4">
        <w:rPr>
          <w:noProof/>
        </w:rPr>
        <w:t>464</w:t>
      </w:r>
      <w:r w:rsidR="003A78C2">
        <w:fldChar w:fldCharType="end"/>
      </w:r>
    </w:p>
    <w:p w14:paraId="355504DD" w14:textId="0D840444"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315A4">
        <w:t>Psalm</w:t>
      </w:r>
      <w:r w:rsidR="00E315A4" w:rsidRPr="00AB1781">
        <w:t xml:space="preserve"> 109</w:t>
      </w:r>
      <w:r w:rsidR="00E315A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315A4">
        <w:rPr>
          <w:noProof/>
        </w:rPr>
        <w:t>490</w:t>
      </w:r>
      <w:r w:rsidR="003A78C2">
        <w:fldChar w:fldCharType="end"/>
      </w:r>
    </w:p>
    <w:p w14:paraId="19A8593F" w14:textId="4B781F4C"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E315A4">
        <w:t>Psalm</w:t>
      </w:r>
      <w:r w:rsidR="00E315A4" w:rsidRPr="00AB1781">
        <w:t xml:space="preserve"> 114</w:t>
      </w:r>
      <w:r w:rsidR="00E315A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315A4">
        <w:rPr>
          <w:noProof/>
        </w:rPr>
        <w:t>496</w:t>
      </w:r>
      <w:r w:rsidR="003A78C2">
        <w:fldChar w:fldCharType="end"/>
      </w:r>
    </w:p>
    <w:p w14:paraId="6A7479E2" w14:textId="1B748CE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315A4">
        <w:t>Psalm</w:t>
      </w:r>
      <w:r w:rsidR="00E315A4" w:rsidRPr="00AB1781">
        <w:t xml:space="preserve"> 115</w:t>
      </w:r>
      <w:r w:rsidR="00E315A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315A4">
        <w:rPr>
          <w:noProof/>
        </w:rPr>
        <w:t>497</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620B2D1"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315A4">
        <w:t>Psalm</w:t>
      </w:r>
      <w:r w:rsidR="00E315A4" w:rsidRPr="00AB1781">
        <w:t xml:space="preserve"> 129</w:t>
      </w:r>
      <w:r w:rsidR="00E315A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315A4">
        <w:rPr>
          <w:noProof/>
        </w:rPr>
        <w:t>526</w:t>
      </w:r>
      <w:r w:rsidR="003A78C2">
        <w:fldChar w:fldCharType="end"/>
      </w:r>
    </w:p>
    <w:p w14:paraId="640173D6" w14:textId="3B7017EF"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315A4">
        <w:t>Psalm</w:t>
      </w:r>
      <w:r w:rsidR="00E315A4" w:rsidRPr="00AB1781">
        <w:t xml:space="preserve"> 130</w:t>
      </w:r>
      <w:r w:rsidR="00E315A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315A4">
        <w:rPr>
          <w:noProof/>
        </w:rPr>
        <w:t>527</w:t>
      </w:r>
      <w:r w:rsidR="003A78C2">
        <w:fldChar w:fldCharType="end"/>
      </w:r>
    </w:p>
    <w:p w14:paraId="26C5B235" w14:textId="0AAF2B3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315A4">
        <w:t>Psalm</w:t>
      </w:r>
      <w:r w:rsidR="00E315A4" w:rsidRPr="00AB1781">
        <w:t xml:space="preserve"> 131</w:t>
      </w:r>
      <w:r w:rsidR="00E315A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315A4">
        <w:rPr>
          <w:noProof/>
        </w:rPr>
        <w:t>527</w:t>
      </w:r>
      <w:r w:rsidR="003A78C2">
        <w:fldChar w:fldCharType="end"/>
      </w:r>
    </w:p>
    <w:p w14:paraId="09527073" w14:textId="600694A0"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315A4">
        <w:t>Psalm</w:t>
      </w:r>
      <w:r w:rsidR="00E315A4" w:rsidRPr="00AB1781">
        <w:t xml:space="preserve"> 132</w:t>
      </w:r>
      <w:r w:rsidR="00E315A4">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315A4">
        <w:rPr>
          <w:noProof/>
        </w:rPr>
        <w:t>529</w:t>
      </w:r>
      <w:r w:rsidR="003A78C2">
        <w:fldChar w:fldCharType="end"/>
      </w:r>
    </w:p>
    <w:p w14:paraId="3AB0B369" w14:textId="317FD09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315A4">
        <w:t>Psalm</w:t>
      </w:r>
      <w:r w:rsidR="00E315A4" w:rsidRPr="00AB1781">
        <w:t xml:space="preserve"> 133</w:t>
      </w:r>
      <w:r w:rsidR="00E315A4">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315A4">
        <w:rPr>
          <w:noProof/>
        </w:rPr>
        <w:t>530</w:t>
      </w:r>
      <w:r w:rsidR="003A78C2">
        <w:fldChar w:fldCharType="end"/>
      </w:r>
    </w:p>
    <w:p w14:paraId="27DF8F80" w14:textId="3BB8E41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315A4">
        <w:t>Psalm</w:t>
      </w:r>
      <w:r w:rsidR="00E315A4" w:rsidRPr="00AB1781">
        <w:t xml:space="preserve"> 136</w:t>
      </w:r>
      <w:r w:rsidR="00E315A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315A4">
        <w:rPr>
          <w:noProof/>
        </w:rPr>
        <w:t>534</w:t>
      </w:r>
      <w:r w:rsidR="003A78C2">
        <w:fldChar w:fldCharType="end"/>
      </w:r>
    </w:p>
    <w:p w14:paraId="4690D87F" w14:textId="2CFCDDB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315A4">
        <w:t>Psalm</w:t>
      </w:r>
      <w:r w:rsidR="00E315A4" w:rsidRPr="00AB1781">
        <w:t xml:space="preserve"> 140</w:t>
      </w:r>
      <w:r w:rsidR="00E315A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315A4">
        <w:rPr>
          <w:noProof/>
        </w:rPr>
        <w:t>540</w:t>
      </w:r>
      <w:r w:rsidR="003A78C2">
        <w:fldChar w:fldCharType="end"/>
      </w:r>
    </w:p>
    <w:p w14:paraId="3DCE666A" w14:textId="3B9610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315A4">
        <w:t>Psalm</w:t>
      </w:r>
      <w:r w:rsidR="00E315A4" w:rsidRPr="00AB1781">
        <w:t xml:space="preserve"> 145</w:t>
      </w:r>
      <w:r w:rsidR="00E315A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315A4">
        <w:rPr>
          <w:noProof/>
        </w:rPr>
        <w:t>547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68C6D61D"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315A4">
        <w:t>Psalm 118 Part 20 (</w:t>
      </w:r>
      <w:r w:rsidR="00E315A4" w:rsidRPr="00E315A4">
        <w:rPr>
          <w:rFonts w:ascii="Times New Roman" w:hAnsi="Times New Roman"/>
        </w:rPr>
        <w:t>ר</w:t>
      </w:r>
      <w:r w:rsidR="00E315A4">
        <w:t>): “See my humiliation and deliver me”</w:t>
      </w:r>
      <w:r>
        <w:fldChar w:fldCharType="end"/>
      </w:r>
      <w:r>
        <w:tab/>
      </w:r>
      <w:r>
        <w:fldChar w:fldCharType="begin"/>
      </w:r>
      <w:r>
        <w:instrText xml:space="preserve"> PAGEREF _Ref434579036 \h </w:instrText>
      </w:r>
      <w:r>
        <w:fldChar w:fldCharType="separate"/>
      </w:r>
      <w:r w:rsidR="00E315A4">
        <w:rPr>
          <w:noProof/>
        </w:rPr>
        <w:t>515</w:t>
      </w:r>
      <w:r>
        <w:fldChar w:fldCharType="end"/>
      </w:r>
    </w:p>
    <w:p w14:paraId="460A4F24" w14:textId="58F69AB6"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315A4">
        <w:t>Psalm 118 Part 21 (</w:t>
      </w:r>
      <w:r w:rsidR="00E315A4" w:rsidRPr="00E315A4">
        <w:rPr>
          <w:rFonts w:ascii="Times New Roman" w:hAnsi="Times New Roman"/>
        </w:rPr>
        <w:t>ש</w:t>
      </w:r>
      <w:r w:rsidR="00E315A4">
        <w:t>): “Rulers persecute me without cause”</w:t>
      </w:r>
      <w:r>
        <w:fldChar w:fldCharType="end"/>
      </w:r>
      <w:r>
        <w:tab/>
      </w:r>
      <w:r>
        <w:fldChar w:fldCharType="begin"/>
      </w:r>
      <w:r>
        <w:instrText xml:space="preserve"> PAGEREF _Ref434579051 \h </w:instrText>
      </w:r>
      <w:r>
        <w:fldChar w:fldCharType="separate"/>
      </w:r>
      <w:r w:rsidR="00E315A4">
        <w:rPr>
          <w:noProof/>
        </w:rPr>
        <w:t>516</w:t>
      </w:r>
      <w:r>
        <w:fldChar w:fldCharType="end"/>
      </w:r>
    </w:p>
    <w:p w14:paraId="148B010E" w14:textId="6F505264"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315A4">
        <w:t>Psalm 118 Part 22 (</w:t>
      </w:r>
      <w:r w:rsidR="00E315A4" w:rsidRPr="00E315A4">
        <w:rPr>
          <w:rFonts w:ascii="Times New Roman" w:hAnsi="Times New Roman"/>
        </w:rPr>
        <w:t>ת</w:t>
      </w:r>
      <w:r w:rsidR="00E315A4">
        <w:t>): “Let my supplication come before You, O Lord”</w:t>
      </w:r>
      <w:r>
        <w:fldChar w:fldCharType="end"/>
      </w:r>
      <w:r>
        <w:tab/>
      </w:r>
      <w:r>
        <w:fldChar w:fldCharType="begin"/>
      </w:r>
      <w:r>
        <w:instrText xml:space="preserve"> PAGEREF _Ref434579065 \h </w:instrText>
      </w:r>
      <w:r>
        <w:fldChar w:fldCharType="separate"/>
      </w:r>
      <w:r w:rsidR="00E315A4">
        <w:rPr>
          <w:noProof/>
        </w:rPr>
        <w:t>516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9E9DCC5"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15A4">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4EBD54CB"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9" w:name="_Toc410196178"/>
      <w:bookmarkStart w:id="110" w:name="_Toc410196410"/>
      <w:bookmarkStart w:id="111" w:name="_Toc410196912"/>
      <w:bookmarkStart w:id="112" w:name="_Toc448130616"/>
      <w:bookmarkStart w:id="113" w:name="Midnight"/>
      <w:bookmarkEnd w:id="85"/>
      <w:r>
        <w:lastRenderedPageBreak/>
        <w:t>Midnight</w:t>
      </w:r>
      <w:bookmarkEnd w:id="109"/>
      <w:bookmarkEnd w:id="110"/>
      <w:bookmarkEnd w:id="111"/>
      <w:bookmarkEnd w:id="112"/>
    </w:p>
    <w:bookmarkStart w:id="114" w:name="_Toc410196913" w:displacedByCustomXml="next"/>
    <w:bookmarkStart w:id="115" w:name="_Toc410196411" w:displacedByCustomXml="next"/>
    <w:bookmarkStart w:id="116" w:name="_Toc410196179" w:displacedByCustomXml="next"/>
    <w:sdt>
      <w:sdtPr>
        <w:id w:val="-763460370"/>
        <w:docPartObj>
          <w:docPartGallery w:val="Table of Contents"/>
          <w:docPartUnique/>
        </w:docPartObj>
      </w:sdtPr>
      <w:sdtEndPr>
        <w:rPr>
          <w:b/>
          <w:bCs/>
          <w:noProof/>
        </w:rPr>
      </w:sdtEndPr>
      <w:sdtContent>
        <w:p w14:paraId="59709B07" w14:textId="2D5F5EAC"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130650" w:history="1">
            <w:r w:rsidR="00BB3B58" w:rsidRPr="005169E5">
              <w:rPr>
                <w:rStyle w:val="Hyperlink"/>
                <w:noProof/>
              </w:rPr>
              <w:t>The Psalms of Midnight (The Beginning of Watches)</w:t>
            </w:r>
            <w:r w:rsidR="00BB3B58">
              <w:rPr>
                <w:noProof/>
                <w:webHidden/>
              </w:rPr>
              <w:tab/>
            </w:r>
            <w:r w:rsidR="00BB3B58">
              <w:rPr>
                <w:noProof/>
                <w:webHidden/>
              </w:rPr>
              <w:fldChar w:fldCharType="begin"/>
            </w:r>
            <w:r w:rsidR="00BB3B58">
              <w:rPr>
                <w:noProof/>
                <w:webHidden/>
              </w:rPr>
              <w:instrText xml:space="preserve"> PAGEREF _Toc448130650 \h </w:instrText>
            </w:r>
            <w:r w:rsidR="00BB3B58">
              <w:rPr>
                <w:noProof/>
                <w:webHidden/>
              </w:rPr>
            </w:r>
            <w:r w:rsidR="00BB3B58">
              <w:rPr>
                <w:noProof/>
                <w:webHidden/>
              </w:rPr>
              <w:fldChar w:fldCharType="separate"/>
            </w:r>
            <w:r w:rsidR="00E315A4">
              <w:rPr>
                <w:noProof/>
                <w:webHidden/>
              </w:rPr>
              <w:t>62</w:t>
            </w:r>
            <w:r w:rsidR="00BB3B58">
              <w:rPr>
                <w:noProof/>
                <w:webHidden/>
              </w:rPr>
              <w:fldChar w:fldCharType="end"/>
            </w:r>
          </w:hyperlink>
        </w:p>
        <w:p w14:paraId="4FF82F16" w14:textId="5C032886" w:rsidR="00BB3B58" w:rsidRDefault="00F017CA">
          <w:pPr>
            <w:pStyle w:val="TOC3"/>
            <w:tabs>
              <w:tab w:val="right" w:leader="dot" w:pos="8846"/>
            </w:tabs>
            <w:rPr>
              <w:rFonts w:asciiTheme="minorHAnsi" w:eastAsiaTheme="minorEastAsia" w:hAnsiTheme="minorHAnsi"/>
              <w:noProof/>
              <w:sz w:val="22"/>
              <w:lang w:val="en-US"/>
            </w:rPr>
          </w:pPr>
          <w:hyperlink w:anchor="_Toc448130651" w:history="1">
            <w:r w:rsidR="00BB3B58" w:rsidRPr="005169E5">
              <w:rPr>
                <w:rStyle w:val="Hyperlink"/>
                <w:noProof/>
              </w:rPr>
              <w:t>The Psalms of the Middle Watch</w:t>
            </w:r>
            <w:r w:rsidR="00BB3B58">
              <w:rPr>
                <w:noProof/>
                <w:webHidden/>
              </w:rPr>
              <w:tab/>
            </w:r>
            <w:r w:rsidR="00BB3B58">
              <w:rPr>
                <w:noProof/>
                <w:webHidden/>
              </w:rPr>
              <w:fldChar w:fldCharType="begin"/>
            </w:r>
            <w:r w:rsidR="00BB3B58">
              <w:rPr>
                <w:noProof/>
                <w:webHidden/>
              </w:rPr>
              <w:instrText xml:space="preserve"> PAGEREF _Toc448130651 \h </w:instrText>
            </w:r>
            <w:r w:rsidR="00BB3B58">
              <w:rPr>
                <w:noProof/>
                <w:webHidden/>
              </w:rPr>
            </w:r>
            <w:r w:rsidR="00BB3B58">
              <w:rPr>
                <w:noProof/>
                <w:webHidden/>
              </w:rPr>
              <w:fldChar w:fldCharType="separate"/>
            </w:r>
            <w:r w:rsidR="00E315A4">
              <w:rPr>
                <w:noProof/>
                <w:webHidden/>
              </w:rPr>
              <w:t>65</w:t>
            </w:r>
            <w:r w:rsidR="00BB3B58">
              <w:rPr>
                <w:noProof/>
                <w:webHidden/>
              </w:rPr>
              <w:fldChar w:fldCharType="end"/>
            </w:r>
          </w:hyperlink>
        </w:p>
        <w:p w14:paraId="7F334D22" w14:textId="47561C7E" w:rsidR="00BB3B58" w:rsidRDefault="00F017CA">
          <w:pPr>
            <w:pStyle w:val="TOC3"/>
            <w:tabs>
              <w:tab w:val="right" w:leader="dot" w:pos="8846"/>
            </w:tabs>
            <w:rPr>
              <w:rFonts w:asciiTheme="minorHAnsi" w:eastAsiaTheme="minorEastAsia" w:hAnsiTheme="minorHAnsi"/>
              <w:noProof/>
              <w:sz w:val="22"/>
              <w:lang w:val="en-US"/>
            </w:rPr>
          </w:pPr>
          <w:hyperlink w:anchor="_Toc448130652" w:history="1">
            <w:r w:rsidR="00BB3B58" w:rsidRPr="005169E5">
              <w:rPr>
                <w:rStyle w:val="Hyperlink"/>
                <w:noProof/>
              </w:rPr>
              <w:t>The Psalms of the Morning Watch</w:t>
            </w:r>
            <w:r w:rsidR="00BB3B58">
              <w:rPr>
                <w:noProof/>
                <w:webHidden/>
              </w:rPr>
              <w:tab/>
            </w:r>
            <w:r w:rsidR="00BB3B58">
              <w:rPr>
                <w:noProof/>
                <w:webHidden/>
              </w:rPr>
              <w:fldChar w:fldCharType="begin"/>
            </w:r>
            <w:r w:rsidR="00BB3B58">
              <w:rPr>
                <w:noProof/>
                <w:webHidden/>
              </w:rPr>
              <w:instrText xml:space="preserve"> PAGEREF _Toc448130652 \h </w:instrText>
            </w:r>
            <w:r w:rsidR="00BB3B58">
              <w:rPr>
                <w:noProof/>
                <w:webHidden/>
              </w:rPr>
            </w:r>
            <w:r w:rsidR="00BB3B58">
              <w:rPr>
                <w:noProof/>
                <w:webHidden/>
              </w:rPr>
              <w:fldChar w:fldCharType="separate"/>
            </w:r>
            <w:r w:rsidR="00E315A4">
              <w:rPr>
                <w:noProof/>
                <w:webHidden/>
              </w:rPr>
              <w:t>67</w:t>
            </w:r>
            <w:r w:rsidR="00BB3B58">
              <w:rPr>
                <w:noProof/>
                <w:webHidden/>
              </w:rPr>
              <w:fldChar w:fldCharType="end"/>
            </w:r>
          </w:hyperlink>
        </w:p>
        <w:p w14:paraId="6E231200" w14:textId="25A9A71A" w:rsidR="00BB3B58" w:rsidRDefault="00F017CA">
          <w:pPr>
            <w:pStyle w:val="TOC3"/>
            <w:tabs>
              <w:tab w:val="right" w:leader="dot" w:pos="8846"/>
            </w:tabs>
            <w:rPr>
              <w:rFonts w:asciiTheme="minorHAnsi" w:eastAsiaTheme="minorEastAsia" w:hAnsiTheme="minorHAnsi"/>
              <w:noProof/>
              <w:sz w:val="22"/>
              <w:lang w:val="en-US"/>
            </w:rPr>
          </w:pPr>
          <w:hyperlink w:anchor="_Toc448130653" w:history="1">
            <w:r w:rsidR="00BB3B58" w:rsidRPr="005169E5">
              <w:rPr>
                <w:rStyle w:val="Hyperlink"/>
                <w:noProof/>
              </w:rPr>
              <w:t>The Midnight Praise</w:t>
            </w:r>
            <w:r w:rsidR="00BB3B58">
              <w:rPr>
                <w:noProof/>
                <w:webHidden/>
              </w:rPr>
              <w:tab/>
            </w:r>
            <w:r w:rsidR="00BB3B58">
              <w:rPr>
                <w:noProof/>
                <w:webHidden/>
              </w:rPr>
              <w:fldChar w:fldCharType="begin"/>
            </w:r>
            <w:r w:rsidR="00BB3B58">
              <w:rPr>
                <w:noProof/>
                <w:webHidden/>
              </w:rPr>
              <w:instrText xml:space="preserve"> PAGEREF _Toc448130653 \h </w:instrText>
            </w:r>
            <w:r w:rsidR="00BB3B58">
              <w:rPr>
                <w:noProof/>
                <w:webHidden/>
              </w:rPr>
            </w:r>
            <w:r w:rsidR="00BB3B58">
              <w:rPr>
                <w:noProof/>
                <w:webHidden/>
              </w:rPr>
              <w:fldChar w:fldCharType="separate"/>
            </w:r>
            <w:r w:rsidR="00E315A4">
              <w:rPr>
                <w:noProof/>
                <w:webHidden/>
              </w:rPr>
              <w:t>71</w:t>
            </w:r>
            <w:r w:rsidR="00BB3B58">
              <w:rPr>
                <w:noProof/>
                <w:webHidden/>
              </w:rPr>
              <w:fldChar w:fldCharType="end"/>
            </w:r>
          </w:hyperlink>
        </w:p>
        <w:p w14:paraId="44C7334F" w14:textId="1D86DA4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7" w:name="_Ref448127130"/>
      <w:bookmarkStart w:id="118" w:name="_Toc448130650"/>
      <w:r>
        <w:lastRenderedPageBreak/>
        <w:t xml:space="preserve">The Psalms of </w:t>
      </w:r>
      <w:bookmarkEnd w:id="116"/>
      <w:bookmarkEnd w:id="115"/>
      <w:bookmarkEnd w:id="114"/>
      <w:r w:rsidR="006D16F9">
        <w:t>Midnight</w:t>
      </w:r>
      <w:r w:rsidR="009800DB">
        <w:t xml:space="preserve"> (The Beginning of Watches)</w:t>
      </w:r>
      <w:bookmarkEnd w:id="117"/>
      <w:bookmarkEnd w:id="11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1C8789B"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0C23CB7" w14:textId="4CC012E9"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76A01756" w14:textId="24AAB69C"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9" w:name="_Ref434579602"/>
      <w:r>
        <w:rPr>
          <w:lang w:val="en-GB"/>
        </w:rPr>
        <w:t>The Psalms of the Beginning of Watches</w:t>
      </w:r>
      <w:bookmarkEnd w:id="11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4640576"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E315A4">
        <w:t>Psalm</w:t>
      </w:r>
      <w:r w:rsidR="00E315A4" w:rsidRPr="00AB1781">
        <w:t xml:space="preserve"> 3</w:t>
      </w:r>
      <w:r w:rsidR="00E315A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315A4">
        <w:rPr>
          <w:noProof/>
        </w:rPr>
        <w:t>320</w:t>
      </w:r>
      <w:r w:rsidR="003A78C2">
        <w:fldChar w:fldCharType="end"/>
      </w:r>
    </w:p>
    <w:p w14:paraId="065B6E4C" w14:textId="21794F8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E315A4">
        <w:t>Psalm</w:t>
      </w:r>
      <w:r w:rsidR="00E315A4" w:rsidRPr="00AB1781">
        <w:t xml:space="preserve"> 6</w:t>
      </w:r>
      <w:r w:rsidR="00E315A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315A4">
        <w:rPr>
          <w:noProof/>
        </w:rPr>
        <w:t>323</w:t>
      </w:r>
      <w:r w:rsidR="003A78C2">
        <w:fldChar w:fldCharType="end"/>
      </w:r>
    </w:p>
    <w:p w14:paraId="7CA30D28" w14:textId="7DC98EAE"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E315A4">
        <w:t>Psalm</w:t>
      </w:r>
      <w:r w:rsidR="00E315A4" w:rsidRPr="00AB1781">
        <w:t xml:space="preserve"> 12</w:t>
      </w:r>
      <w:r w:rsidR="00E315A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315A4">
        <w:rPr>
          <w:noProof/>
        </w:rPr>
        <w:t>332</w:t>
      </w:r>
      <w:r w:rsidR="003A78C2">
        <w:fldChar w:fldCharType="end"/>
      </w:r>
    </w:p>
    <w:p w14:paraId="163CB68A" w14:textId="1F7E29E5"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E315A4">
        <w:t>Psalm</w:t>
      </w:r>
      <w:r w:rsidR="00E315A4" w:rsidRPr="00AB1781">
        <w:t xml:space="preserve"> 69</w:t>
      </w:r>
      <w:r w:rsidR="00E315A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315A4">
        <w:rPr>
          <w:noProof/>
        </w:rPr>
        <w:t>419</w:t>
      </w:r>
      <w:r w:rsidR="003A78C2">
        <w:fldChar w:fldCharType="end"/>
      </w:r>
    </w:p>
    <w:p w14:paraId="32337B1D" w14:textId="7603F5B6"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E315A4">
        <w:t>Psalm</w:t>
      </w:r>
      <w:r w:rsidR="00E315A4" w:rsidRPr="00AB1781">
        <w:t xml:space="preserve"> 85</w:t>
      </w:r>
      <w:r w:rsidR="00E315A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315A4">
        <w:rPr>
          <w:noProof/>
        </w:rPr>
        <w:t>446</w:t>
      </w:r>
      <w:r w:rsidR="003A78C2">
        <w:fldChar w:fldCharType="end"/>
      </w:r>
    </w:p>
    <w:p w14:paraId="7C06DD1A" w14:textId="5C362915"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E315A4">
        <w:t>Psalm</w:t>
      </w:r>
      <w:r w:rsidR="00E315A4" w:rsidRPr="00AB1781">
        <w:t xml:space="preserve"> 90</w:t>
      </w:r>
      <w:r w:rsidR="00E315A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315A4">
        <w:rPr>
          <w:noProof/>
        </w:rPr>
        <w:t>456</w:t>
      </w:r>
      <w:r w:rsidR="003A78C2">
        <w:fldChar w:fldCharType="end"/>
      </w:r>
    </w:p>
    <w:p w14:paraId="2E5D18EB" w14:textId="088B9CC4"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E315A4">
        <w:t>Psalm</w:t>
      </w:r>
      <w:r w:rsidR="00E315A4" w:rsidRPr="00AB1781">
        <w:t xml:space="preserve"> 116</w:t>
      </w:r>
      <w:r w:rsidR="00E315A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315A4">
        <w:rPr>
          <w:noProof/>
        </w:rPr>
        <w:t>498</w:t>
      </w:r>
      <w:r w:rsidR="003A78C2">
        <w:fldChar w:fldCharType="end"/>
      </w:r>
    </w:p>
    <w:p w14:paraId="110463A5" w14:textId="24159B6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E315A4">
        <w:t>Psalm</w:t>
      </w:r>
      <w:r w:rsidR="00E315A4" w:rsidRPr="00AB1781">
        <w:t xml:space="preserve"> 117</w:t>
      </w:r>
      <w:r w:rsidR="00E315A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315A4">
        <w:rPr>
          <w:noProof/>
        </w:rPr>
        <w:t>499</w:t>
      </w:r>
      <w:r w:rsidR="003A78C2">
        <w:fldChar w:fldCharType="end"/>
      </w:r>
    </w:p>
    <w:p w14:paraId="2887A6CA" w14:textId="04961A78"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E315A4">
        <w:t>Psalm</w:t>
      </w:r>
      <w:r w:rsidR="00E315A4" w:rsidRPr="00AB1781">
        <w:t xml:space="preserve"> 118</w:t>
      </w:r>
      <w:r w:rsidR="00E315A4">
        <w:t>: “Blessed are the blameless in the way”</w:t>
      </w:r>
      <w:r>
        <w:fldChar w:fldCharType="end"/>
      </w:r>
      <w:r w:rsidR="006A0403">
        <w:tab/>
      </w:r>
      <w:r>
        <w:fldChar w:fldCharType="begin"/>
      </w:r>
      <w:r w:rsidR="006A0403">
        <w:instrText xml:space="preserve"> PAGEREF _Ref412027139 \h </w:instrText>
      </w:r>
      <w:r>
        <w:fldChar w:fldCharType="separate"/>
      </w:r>
      <w:r w:rsidR="00E315A4">
        <w:rPr>
          <w:noProof/>
        </w:rPr>
        <w:t>502</w:t>
      </w:r>
      <w:r>
        <w:fldChar w:fldCharType="end"/>
      </w:r>
    </w:p>
    <w:p w14:paraId="771663ED" w14:textId="77777777" w:rsidR="006A0403" w:rsidRPr="001A4291" w:rsidRDefault="00115025" w:rsidP="006A0403">
      <w:pPr>
        <w:pStyle w:val="Heading5"/>
        <w:rPr>
          <w:lang w:val="en-GB"/>
        </w:rPr>
      </w:pPr>
      <w:bookmarkStart w:id="120" w:name="_Toc410196180"/>
      <w:bookmarkStart w:id="121" w:name="_Toc410196412"/>
      <w:bookmarkStart w:id="12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15BA251"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15A4">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3" w:name="_Ref434580361"/>
      <w:bookmarkStart w:id="124" w:name="_Toc448130651"/>
      <w:r>
        <w:t>The Psalms of the</w:t>
      </w:r>
      <w:bookmarkEnd w:id="120"/>
      <w:bookmarkEnd w:id="121"/>
      <w:bookmarkEnd w:id="122"/>
      <w:r w:rsidR="006D16F9">
        <w:t xml:space="preserve"> Middle Watch</w:t>
      </w:r>
      <w:bookmarkEnd w:id="123"/>
      <w:bookmarkEnd w:id="124"/>
    </w:p>
    <w:p w14:paraId="39C33E62" w14:textId="77777777" w:rsidR="006A0403" w:rsidRPr="006A0403" w:rsidRDefault="006A0403" w:rsidP="006A0403">
      <w:pPr>
        <w:pStyle w:val="Rubric"/>
      </w:pPr>
      <w:r>
        <w:t>The Psalms of Vespers (except for 117 and 118) are recited,</w:t>
      </w:r>
    </w:p>
    <w:p w14:paraId="123D045B" w14:textId="7924859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315A4">
        <w:t>Psalm</w:t>
      </w:r>
      <w:r w:rsidR="00E315A4" w:rsidRPr="00AB1781">
        <w:t xml:space="preserve"> 119</w:t>
      </w:r>
      <w:r w:rsidR="00E315A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315A4">
        <w:rPr>
          <w:noProof/>
        </w:rPr>
        <w:t>517</w:t>
      </w:r>
      <w:r w:rsidR="003A78C2">
        <w:fldChar w:fldCharType="end"/>
      </w:r>
    </w:p>
    <w:p w14:paraId="49DCC6DD" w14:textId="074E7CDE"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315A4">
        <w:t>Psalm</w:t>
      </w:r>
      <w:r w:rsidR="00E315A4" w:rsidRPr="00AB1781">
        <w:t xml:space="preserve"> 120</w:t>
      </w:r>
      <w:r w:rsidR="00E315A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315A4">
        <w:rPr>
          <w:noProof/>
        </w:rPr>
        <w:t>518</w:t>
      </w:r>
      <w:r w:rsidR="003A78C2">
        <w:fldChar w:fldCharType="end"/>
      </w:r>
    </w:p>
    <w:p w14:paraId="35C5E1C7" w14:textId="6E6E271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315A4">
        <w:t>Psalm</w:t>
      </w:r>
      <w:r w:rsidR="00E315A4" w:rsidRPr="00AB1781">
        <w:t xml:space="preserve"> 121</w:t>
      </w:r>
      <w:r w:rsidR="00E315A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315A4">
        <w:rPr>
          <w:noProof/>
        </w:rPr>
        <w:t>519</w:t>
      </w:r>
      <w:r w:rsidR="003A78C2">
        <w:fldChar w:fldCharType="end"/>
      </w:r>
    </w:p>
    <w:p w14:paraId="037372CD" w14:textId="613A566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315A4">
        <w:t>Psalm</w:t>
      </w:r>
      <w:r w:rsidR="00E315A4" w:rsidRPr="00AB1781">
        <w:t xml:space="preserve"> 122</w:t>
      </w:r>
      <w:r w:rsidR="00E315A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315A4">
        <w:rPr>
          <w:noProof/>
        </w:rPr>
        <w:t>520</w:t>
      </w:r>
      <w:r w:rsidR="003A78C2">
        <w:fldChar w:fldCharType="end"/>
      </w:r>
    </w:p>
    <w:p w14:paraId="7F07DE56" w14:textId="35303698"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315A4">
        <w:t>Psalm</w:t>
      </w:r>
      <w:r w:rsidR="00E315A4" w:rsidRPr="00AB1781">
        <w:t xml:space="preserve"> 123</w:t>
      </w:r>
      <w:r w:rsidR="00E315A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315A4">
        <w:rPr>
          <w:noProof/>
        </w:rPr>
        <w:t>521</w:t>
      </w:r>
      <w:r w:rsidR="003A78C2">
        <w:fldChar w:fldCharType="end"/>
      </w:r>
    </w:p>
    <w:p w14:paraId="6BE98E76" w14:textId="4670516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315A4">
        <w:t>Psalm</w:t>
      </w:r>
      <w:r w:rsidR="00E315A4" w:rsidRPr="00AB1781">
        <w:t xml:space="preserve"> 124</w:t>
      </w:r>
      <w:r w:rsidR="00E315A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315A4">
        <w:rPr>
          <w:noProof/>
        </w:rPr>
        <w:t>521</w:t>
      </w:r>
      <w:r w:rsidR="003A78C2">
        <w:fldChar w:fldCharType="end"/>
      </w:r>
    </w:p>
    <w:p w14:paraId="7A0B4391" w14:textId="13CFF7BE"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315A4">
        <w:t>Psalm</w:t>
      </w:r>
      <w:r w:rsidR="00E315A4" w:rsidRPr="00AB1781">
        <w:t xml:space="preserve"> 125</w:t>
      </w:r>
      <w:r w:rsidR="00E315A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315A4">
        <w:rPr>
          <w:noProof/>
        </w:rPr>
        <w:t>522</w:t>
      </w:r>
      <w:r w:rsidR="003A78C2">
        <w:fldChar w:fldCharType="end"/>
      </w:r>
    </w:p>
    <w:p w14:paraId="1D2C17E0" w14:textId="69E3E535"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315A4">
        <w:t>Psalm</w:t>
      </w:r>
      <w:r w:rsidR="00E315A4" w:rsidRPr="00AB1781">
        <w:t xml:space="preserve"> 126</w:t>
      </w:r>
      <w:r w:rsidR="00E315A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315A4">
        <w:rPr>
          <w:noProof/>
        </w:rPr>
        <w:t>523</w:t>
      </w:r>
      <w:r w:rsidR="003A78C2">
        <w:fldChar w:fldCharType="end"/>
      </w:r>
    </w:p>
    <w:p w14:paraId="3F9CAC24" w14:textId="33E978F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315A4">
        <w:t>Psalm</w:t>
      </w:r>
      <w:r w:rsidR="00E315A4" w:rsidRPr="00AB1781">
        <w:t xml:space="preserve"> 127</w:t>
      </w:r>
      <w:r w:rsidR="00E315A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315A4">
        <w:rPr>
          <w:noProof/>
        </w:rPr>
        <w:t>524</w:t>
      </w:r>
      <w:r w:rsidR="003A78C2">
        <w:fldChar w:fldCharType="end"/>
      </w:r>
    </w:p>
    <w:p w14:paraId="7884AAA8" w14:textId="766E19F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315A4">
        <w:t>Psalm</w:t>
      </w:r>
      <w:r w:rsidR="00E315A4" w:rsidRPr="00AB1781">
        <w:t xml:space="preserve"> 128</w:t>
      </w:r>
      <w:r w:rsidR="00E315A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315A4">
        <w:rPr>
          <w:noProof/>
        </w:rPr>
        <w:t>525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5"/>
      <w:r w:rsidRPr="001A4291">
        <w:t xml:space="preserve">intercede </w:t>
      </w:r>
      <w:commentRangeEnd w:id="125"/>
      <w:r w:rsidR="00EC5901">
        <w:rPr>
          <w:rStyle w:val="CommentReference"/>
          <w:lang w:val="en-CA"/>
        </w:rPr>
        <w:commentReference w:id="12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4EDABE0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15A4">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6" w:name="_Toc410196181"/>
      <w:bookmarkStart w:id="127" w:name="_Toc410196413"/>
      <w:bookmarkStart w:id="128" w:name="_Toc410196915"/>
      <w:bookmarkStart w:id="129" w:name="_Ref434580482"/>
      <w:bookmarkStart w:id="130" w:name="_Toc448130652"/>
      <w:r>
        <w:t xml:space="preserve">The Psalms of the </w:t>
      </w:r>
      <w:bookmarkEnd w:id="126"/>
      <w:bookmarkEnd w:id="127"/>
      <w:bookmarkEnd w:id="128"/>
      <w:r w:rsidR="006D16F9">
        <w:t>Morning Watch</w:t>
      </w:r>
      <w:bookmarkEnd w:id="129"/>
      <w:bookmarkEnd w:id="13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FBFD04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315A4">
        <w:t>Psalm</w:t>
      </w:r>
      <w:r w:rsidR="00E315A4" w:rsidRPr="00AB1781">
        <w:t xml:space="preserve"> 129</w:t>
      </w:r>
      <w:r w:rsidR="00E315A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15A4">
        <w:rPr>
          <w:rFonts w:cstheme="minorBidi"/>
          <w:noProof/>
        </w:rPr>
        <w:t>526</w:t>
      </w:r>
      <w:r w:rsidR="003A78C2" w:rsidRPr="00AC19C5">
        <w:rPr>
          <w:rFonts w:cstheme="minorBidi"/>
        </w:rPr>
        <w:fldChar w:fldCharType="end"/>
      </w:r>
    </w:p>
    <w:p w14:paraId="15303FBF" w14:textId="763302F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315A4">
        <w:t>Psalm</w:t>
      </w:r>
      <w:r w:rsidR="00E315A4" w:rsidRPr="00AB1781">
        <w:t xml:space="preserve"> 130</w:t>
      </w:r>
      <w:r w:rsidR="00E315A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770A2C32" w14:textId="22DE1FF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315A4">
        <w:t>Psalm</w:t>
      </w:r>
      <w:r w:rsidR="00E315A4" w:rsidRPr="00AB1781">
        <w:t xml:space="preserve"> 131</w:t>
      </w:r>
      <w:r w:rsidR="00E315A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15A4">
        <w:rPr>
          <w:rFonts w:cstheme="minorBidi"/>
          <w:noProof/>
        </w:rPr>
        <w:t>527</w:t>
      </w:r>
      <w:r w:rsidR="003A78C2" w:rsidRPr="00AC19C5">
        <w:rPr>
          <w:rFonts w:cstheme="minorBidi"/>
        </w:rPr>
        <w:fldChar w:fldCharType="end"/>
      </w:r>
    </w:p>
    <w:p w14:paraId="5C4E61A3" w14:textId="5224467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315A4">
        <w:t>Psalm</w:t>
      </w:r>
      <w:r w:rsidR="00E315A4" w:rsidRPr="00AB1781">
        <w:t xml:space="preserve"> 132</w:t>
      </w:r>
      <w:r w:rsidR="00E315A4">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15A4">
        <w:rPr>
          <w:rFonts w:cstheme="minorBidi"/>
          <w:noProof/>
        </w:rPr>
        <w:t>529</w:t>
      </w:r>
      <w:r w:rsidR="003A78C2" w:rsidRPr="00AC19C5">
        <w:rPr>
          <w:rFonts w:cstheme="minorBidi"/>
        </w:rPr>
        <w:fldChar w:fldCharType="end"/>
      </w:r>
    </w:p>
    <w:p w14:paraId="4604A493" w14:textId="145BE9A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315A4">
        <w:t>Psalm</w:t>
      </w:r>
      <w:r w:rsidR="00E315A4" w:rsidRPr="00AB1781">
        <w:t xml:space="preserve"> 133</w:t>
      </w:r>
      <w:r w:rsidR="00E315A4">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15A4">
        <w:rPr>
          <w:rFonts w:cstheme="minorBidi"/>
          <w:noProof/>
        </w:rPr>
        <w:t>530</w:t>
      </w:r>
      <w:r w:rsidR="003A78C2" w:rsidRPr="00AC19C5">
        <w:rPr>
          <w:rFonts w:cstheme="minorBidi"/>
        </w:rPr>
        <w:fldChar w:fldCharType="end"/>
      </w:r>
    </w:p>
    <w:p w14:paraId="3B2A66A2" w14:textId="4DFDD41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315A4">
        <w:t>Psalm</w:t>
      </w:r>
      <w:r w:rsidR="00E315A4" w:rsidRPr="00AB1781">
        <w:t xml:space="preserve"> 136</w:t>
      </w:r>
      <w:r w:rsidR="00E315A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15A4">
        <w:rPr>
          <w:rFonts w:cstheme="minorBidi"/>
          <w:noProof/>
        </w:rPr>
        <w:t>534</w:t>
      </w:r>
      <w:r w:rsidR="003A78C2" w:rsidRPr="00AC19C5">
        <w:rPr>
          <w:rFonts w:cstheme="minorBidi"/>
        </w:rPr>
        <w:fldChar w:fldCharType="end"/>
      </w:r>
    </w:p>
    <w:p w14:paraId="64B01669" w14:textId="50C3DA3E"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315A4">
        <w:t>Psalm</w:t>
      </w:r>
      <w:r w:rsidR="00E315A4" w:rsidRPr="00AB1781">
        <w:t xml:space="preserve"> 137</w:t>
      </w:r>
      <w:r w:rsidR="00E315A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15A4">
        <w:rPr>
          <w:rFonts w:cstheme="minorBidi"/>
          <w:noProof/>
        </w:rPr>
        <w:t>536</w:t>
      </w:r>
      <w:r w:rsidR="003A78C2" w:rsidRPr="00AC19C5">
        <w:rPr>
          <w:rFonts w:cstheme="minorBidi"/>
        </w:rPr>
        <w:fldChar w:fldCharType="end"/>
      </w:r>
    </w:p>
    <w:p w14:paraId="5258B7E0" w14:textId="69AF32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315A4">
        <w:t>Psalm</w:t>
      </w:r>
      <w:r w:rsidR="00E315A4" w:rsidRPr="00AB1781">
        <w:t xml:space="preserve"> 140</w:t>
      </w:r>
      <w:r w:rsidR="00E315A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15A4">
        <w:rPr>
          <w:rFonts w:cstheme="minorBidi"/>
          <w:noProof/>
        </w:rPr>
        <w:t>540</w:t>
      </w:r>
      <w:r w:rsidR="003A78C2" w:rsidRPr="00AC19C5">
        <w:rPr>
          <w:rFonts w:cstheme="minorBidi"/>
        </w:rPr>
        <w:fldChar w:fldCharType="end"/>
      </w:r>
    </w:p>
    <w:p w14:paraId="3092DE46" w14:textId="799606BE"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315A4">
        <w:t>Psalm</w:t>
      </w:r>
      <w:r w:rsidR="00E315A4" w:rsidRPr="00AB1781">
        <w:t xml:space="preserve"> 141</w:t>
      </w:r>
      <w:r w:rsidR="00E315A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15A4">
        <w:rPr>
          <w:rFonts w:cstheme="minorBidi"/>
          <w:noProof/>
        </w:rPr>
        <w:t>541</w:t>
      </w:r>
      <w:r w:rsidR="003A78C2" w:rsidRPr="00AC19C5">
        <w:rPr>
          <w:rFonts w:cstheme="minorBidi"/>
        </w:rPr>
        <w:fldChar w:fldCharType="end"/>
      </w:r>
    </w:p>
    <w:p w14:paraId="0D65EB5D" w14:textId="36CA7C0B"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315A4">
        <w:t>Psalm</w:t>
      </w:r>
      <w:r w:rsidR="00E315A4" w:rsidRPr="00AB1781">
        <w:t xml:space="preserve"> 145</w:t>
      </w:r>
      <w:r w:rsidR="00E315A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15A4">
        <w:rPr>
          <w:rFonts w:cstheme="minorBidi"/>
          <w:noProof/>
        </w:rPr>
        <w:t>547</w:t>
      </w:r>
      <w:r w:rsidR="003A78C2" w:rsidRPr="00AC19C5">
        <w:rPr>
          <w:rFonts w:cstheme="minorBidi"/>
        </w:rPr>
        <w:fldChar w:fldCharType="end"/>
      </w:r>
    </w:p>
    <w:p w14:paraId="1A0310A6" w14:textId="51A17DDE"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315A4">
        <w:t>Psalm</w:t>
      </w:r>
      <w:r w:rsidR="00E315A4" w:rsidRPr="00AB1781">
        <w:t xml:space="preserve"> 146</w:t>
      </w:r>
      <w:r w:rsidR="00E315A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15A4">
        <w:rPr>
          <w:rFonts w:cstheme="minorBidi"/>
          <w:noProof/>
        </w:rPr>
        <w:t>548</w:t>
      </w:r>
      <w:r w:rsidR="003A78C2" w:rsidRPr="00AC19C5">
        <w:rPr>
          <w:rFonts w:cstheme="minorBidi"/>
        </w:rPr>
        <w:fldChar w:fldCharType="end"/>
      </w:r>
    </w:p>
    <w:p w14:paraId="02A27D2F" w14:textId="6BDC8F7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315A4">
        <w:t>Psalm</w:t>
      </w:r>
      <w:r w:rsidR="00E315A4" w:rsidRPr="00AB1781">
        <w:t xml:space="preserve"> 147</w:t>
      </w:r>
      <w:r w:rsidR="00E315A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15A4">
        <w:rPr>
          <w:rFonts w:cstheme="minorBidi"/>
          <w:noProof/>
        </w:rPr>
        <w:t>549</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1"/>
      <w:r w:rsidR="006A0403">
        <w:t>unbelievers</w:t>
      </w:r>
      <w:commentRangeEnd w:id="131"/>
      <w:r w:rsidR="006A0403">
        <w:rPr>
          <w:rStyle w:val="CommentReference"/>
          <w:lang w:val="en-CA"/>
        </w:rPr>
        <w:commentReference w:id="13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AFA2963"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B5B55AD"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2" w:name="_Toc410196182"/>
      <w:bookmarkStart w:id="133" w:name="_Toc410196414"/>
      <w:bookmarkStart w:id="134" w:name="_Toc410196916"/>
      <w:r>
        <w:br w:type="page"/>
      </w:r>
    </w:p>
    <w:p w14:paraId="6395CC69" w14:textId="112E26D2" w:rsidR="00964F23" w:rsidRDefault="00964F23" w:rsidP="00964F23">
      <w:pPr>
        <w:pStyle w:val="Heading3"/>
      </w:pPr>
      <w:bookmarkStart w:id="135" w:name="_Toc448130653"/>
      <w:r>
        <w:lastRenderedPageBreak/>
        <w:t>The Midnight Praise</w:t>
      </w:r>
      <w:bookmarkEnd w:id="132"/>
      <w:bookmarkEnd w:id="133"/>
      <w:bookmarkEnd w:id="134"/>
      <w:bookmarkEnd w:id="135"/>
    </w:p>
    <w:p w14:paraId="04CFC312" w14:textId="77777777" w:rsidR="00343753" w:rsidRDefault="00343753" w:rsidP="00964F23">
      <w:pPr>
        <w:pStyle w:val="Heading4"/>
        <w:rPr>
          <w:lang w:val="en-US"/>
        </w:rPr>
      </w:pPr>
      <w:r>
        <w:rPr>
          <w:lang w:val="en-US"/>
        </w:rPr>
        <w:t>The Beginning of the Midnight Praise</w:t>
      </w:r>
      <w:bookmarkEnd w:id="11"/>
      <w:bookmarkEnd w:id="12"/>
      <w:bookmarkEnd w:id="13"/>
      <w:bookmarkEnd w:id="14"/>
      <w:bookmarkEnd w:id="15"/>
      <w:bookmarkEnd w:id="16"/>
      <w:bookmarkEnd w:id="1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6"/>
            <w:r>
              <w:t>Arise</w:t>
            </w:r>
            <w:commentRangeEnd w:id="136"/>
            <w:r>
              <w:rPr>
                <w:rStyle w:val="CommentReference"/>
              </w:rPr>
              <w:commentReference w:id="13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7"/>
            <w:r>
              <w:t>flesh</w:t>
            </w:r>
            <w:commentRangeEnd w:id="137"/>
            <w:r>
              <w:rPr>
                <w:rStyle w:val="CommentReference"/>
              </w:rPr>
              <w:commentReference w:id="13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8"/>
            <w:r w:rsidRPr="004E04E2">
              <w:t xml:space="preserve">send up </w:t>
            </w:r>
            <w:commentRangeEnd w:id="138"/>
            <w:r>
              <w:rPr>
                <w:rStyle w:val="CommentReference"/>
              </w:rPr>
              <w:commentReference w:id="138"/>
            </w:r>
            <w:r>
              <w:t>to</w:t>
            </w:r>
            <w:r w:rsidRPr="004E04E2">
              <w:t xml:space="preserve"> </w:t>
            </w:r>
            <w:r>
              <w:t>You</w:t>
            </w:r>
            <w:r w:rsidRPr="004E04E2">
              <w:t xml:space="preserve"> a befitting </w:t>
            </w:r>
            <w:commentRangeStart w:id="139"/>
            <w:r w:rsidRPr="004E04E2">
              <w:t>doxology</w:t>
            </w:r>
            <w:commentRangeEnd w:id="139"/>
            <w:r>
              <w:rPr>
                <w:rStyle w:val="CommentReference"/>
              </w:rPr>
              <w:commentReference w:id="139"/>
            </w:r>
            <w:r w:rsidRPr="004E04E2">
              <w:t xml:space="preserve">, and win the forgiveness of our many sins: </w:t>
            </w:r>
            <w:commentRangeStart w:id="140"/>
            <w:r w:rsidRPr="004E04E2">
              <w:t xml:space="preserve">Glory to </w:t>
            </w:r>
            <w:r>
              <w:t>You</w:t>
            </w:r>
            <w:r w:rsidRPr="004E04E2">
              <w:t xml:space="preserve"> </w:t>
            </w:r>
            <w:commentRangeEnd w:id="140"/>
            <w:r>
              <w:rPr>
                <w:rStyle w:val="CommentReference"/>
              </w:rPr>
              <w:commentReference w:id="14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1"/>
            <w:r w:rsidRPr="004E04E2">
              <w:t xml:space="preserve">Who </w:t>
            </w:r>
            <w:commentRangeEnd w:id="141"/>
            <w:r>
              <w:rPr>
                <w:rStyle w:val="CommentReference"/>
              </w:rPr>
              <w:commentReference w:id="14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2"/>
            <w:r w:rsidRPr="004E04E2">
              <w:t>to the sanctuary</w:t>
            </w:r>
            <w:commentRangeEnd w:id="142"/>
            <w:r>
              <w:rPr>
                <w:rStyle w:val="CommentReference"/>
              </w:rPr>
              <w:commentReference w:id="14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3"/>
            <w:r w:rsidRPr="004E04E2">
              <w:t xml:space="preserve">you out </w:t>
            </w:r>
            <w:commentRangeEnd w:id="143"/>
            <w:r>
              <w:rPr>
                <w:rStyle w:val="CommentReference"/>
              </w:rPr>
              <w:commentReference w:id="14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4"/>
            <w:r w:rsidRPr="004E04E2">
              <w:t xml:space="preserve">supplication </w:t>
            </w:r>
            <w:commentRangeEnd w:id="144"/>
            <w:r>
              <w:rPr>
                <w:rStyle w:val="CommentReference"/>
              </w:rPr>
              <w:commentReference w:id="14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5"/>
            <w:r w:rsidRPr="004E04E2">
              <w:t xml:space="preserve">petition </w:t>
            </w:r>
            <w:commentRangeEnd w:id="145"/>
            <w:r>
              <w:rPr>
                <w:rStyle w:val="CommentReference"/>
              </w:rPr>
              <w:commentReference w:id="145"/>
            </w:r>
            <w:r w:rsidRPr="004E04E2">
              <w:t xml:space="preserve">shall come in before </w:t>
            </w:r>
            <w:r w:rsidR="001040C8">
              <w:t>You</w:t>
            </w:r>
            <w:r w:rsidRPr="004E04E2">
              <w:t xml:space="preserve">: </w:t>
            </w:r>
            <w:commentRangeStart w:id="146"/>
            <w:r w:rsidRPr="004E04E2">
              <w:t xml:space="preserve">revive </w:t>
            </w:r>
            <w:commentRangeEnd w:id="146"/>
            <w:r>
              <w:rPr>
                <w:rStyle w:val="CommentReference"/>
              </w:rPr>
              <w:commentReference w:id="14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7"/>
            <w:r w:rsidRPr="004E04E2">
              <w:t>pour forth</w:t>
            </w:r>
            <w:commentRangeEnd w:id="147"/>
            <w:r>
              <w:rPr>
                <w:rStyle w:val="CommentReference"/>
              </w:rPr>
              <w:commentReference w:id="147"/>
            </w:r>
            <w:r w:rsidRPr="004E04E2">
              <w:t xml:space="preserve"> </w:t>
            </w:r>
            <w:commentRangeStart w:id="148"/>
            <w:r w:rsidRPr="004E04E2">
              <w:t>blessing</w:t>
            </w:r>
            <w:commentRangeEnd w:id="148"/>
            <w:r>
              <w:rPr>
                <w:rStyle w:val="CommentReference"/>
              </w:rPr>
              <w:commentReference w:id="14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9"/>
            <w:r w:rsidRPr="004E04E2">
              <w:t xml:space="preserve">respond </w:t>
            </w:r>
            <w:commentRangeEnd w:id="149"/>
            <w:r>
              <w:rPr>
                <w:rStyle w:val="CommentReference"/>
              </w:rPr>
              <w:commentReference w:id="149"/>
            </w:r>
            <w:r w:rsidRPr="004E04E2">
              <w:t xml:space="preserve">with </w:t>
            </w:r>
            <w:r>
              <w:t>Your</w:t>
            </w:r>
            <w:r w:rsidRPr="004E04E2">
              <w:t xml:space="preserve"> words: for all </w:t>
            </w:r>
            <w:r>
              <w:t>Your</w:t>
            </w:r>
            <w:r w:rsidRPr="004E04E2">
              <w:t xml:space="preserve"> commandments are </w:t>
            </w:r>
            <w:commentRangeStart w:id="150"/>
            <w:r w:rsidRPr="004E04E2">
              <w:t>righteous</w:t>
            </w:r>
            <w:commentRangeEnd w:id="150"/>
            <w:r>
              <w:rPr>
                <w:rStyle w:val="CommentReference"/>
              </w:rPr>
              <w:commentReference w:id="15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1"/>
            <w:r w:rsidRPr="004E04E2">
              <w:t>meditation</w:t>
            </w:r>
            <w:commentRangeEnd w:id="151"/>
            <w:r>
              <w:rPr>
                <w:rStyle w:val="CommentReference"/>
              </w:rPr>
              <w:commentReference w:id="15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2"/>
            <w:r w:rsidRPr="004E04E2">
              <w:t>always</w:t>
            </w:r>
            <w:commentRangeEnd w:id="152"/>
            <w:r>
              <w:rPr>
                <w:rStyle w:val="CommentReference"/>
              </w:rPr>
              <w:commentReference w:id="15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3"/>
            <w:r w:rsidRPr="004E04E2">
              <w:rPr>
                <w:rFonts w:eastAsia="@MingLiU"/>
              </w:rPr>
              <w:t xml:space="preserve">and </w:t>
            </w:r>
            <w:commentRangeEnd w:id="153"/>
            <w:r>
              <w:rPr>
                <w:rStyle w:val="CommentReference"/>
              </w:rPr>
              <w:commentReference w:id="15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4"/>
            <w:r w:rsidRPr="004E04E2">
              <w:rPr>
                <w:rFonts w:eastAsia="@MingLiU"/>
              </w:rPr>
              <w:t xml:space="preserve">to </w:t>
            </w:r>
            <w:commentRangeEnd w:id="154"/>
            <w:r>
              <w:rPr>
                <w:rStyle w:val="CommentReference"/>
              </w:rPr>
              <w:commentReference w:id="15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5"/>
            <w:r w:rsidRPr="004E04E2">
              <w:t xml:space="preserve">to </w:t>
            </w:r>
            <w:commentRangeEnd w:id="155"/>
            <w:r>
              <w:rPr>
                <w:rStyle w:val="CommentReference"/>
              </w:rPr>
              <w:commentReference w:id="155"/>
            </w:r>
            <w:r>
              <w:t>You</w:t>
            </w:r>
            <w:r w:rsidRPr="004E04E2">
              <w:t>, O Only</w:t>
            </w:r>
            <w:r w:rsidRPr="004E04E2">
              <w:noBreakHyphen/>
            </w:r>
            <w:commentRangeStart w:id="156"/>
            <w:r w:rsidRPr="004E04E2">
              <w:t>Begotten</w:t>
            </w:r>
            <w:commentRangeEnd w:id="156"/>
            <w:r>
              <w:rPr>
                <w:rStyle w:val="CommentReference"/>
              </w:rPr>
              <w:commentReference w:id="15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7"/>
            <w:r w:rsidRPr="004E04E2">
              <w:t xml:space="preserve">utter </w:t>
            </w:r>
            <w:commentRangeEnd w:id="157"/>
            <w:r>
              <w:rPr>
                <w:rStyle w:val="CommentReference"/>
              </w:rPr>
              <w:commentReference w:id="15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4D4E7A27"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E315A4">
        <w:rPr>
          <w:noProof/>
        </w:rPr>
        <w:t>955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8" w:name="_Toc297322053"/>
      <w:bookmarkStart w:id="159" w:name="_Toc297407698"/>
      <w:bookmarkStart w:id="160" w:name="_Toc298445750"/>
      <w:bookmarkStart w:id="161" w:name="_Toc298681233"/>
      <w:bookmarkStart w:id="162" w:name="_Toc298447475"/>
      <w:bookmarkStart w:id="16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4"/>
            <w:r>
              <w:t xml:space="preserve">consider </w:t>
            </w:r>
            <w:commentRangeEnd w:id="164"/>
            <w:r>
              <w:rPr>
                <w:rStyle w:val="CommentReference"/>
                <w:lang w:val="en-CA"/>
              </w:rPr>
              <w:commentReference w:id="16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5"/>
            <w:r>
              <w:t xml:space="preserve">none </w:t>
            </w:r>
            <w:commentRangeEnd w:id="165"/>
            <w:r>
              <w:rPr>
                <w:rStyle w:val="CommentReference"/>
                <w:lang w:val="en-CA"/>
              </w:rPr>
              <w:commentReference w:id="165"/>
            </w:r>
            <w:r>
              <w:t>but You.</w:t>
            </w:r>
          </w:p>
          <w:p w14:paraId="39084FDD" w14:textId="77777777" w:rsidR="005E263F" w:rsidRDefault="005E263F" w:rsidP="005E263F">
            <w:pPr>
              <w:pStyle w:val="EngHangEnd"/>
            </w:pPr>
            <w:commentRangeStart w:id="166"/>
            <w:r>
              <w:t xml:space="preserve">After </w:t>
            </w:r>
            <w:commentRangeEnd w:id="166"/>
            <w:r>
              <w:rPr>
                <w:rStyle w:val="CommentReference"/>
                <w:lang w:val="en-CA"/>
              </w:rPr>
              <w:commentReference w:id="16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7"/>
            <w:r>
              <w:t xml:space="preserve">to </w:t>
            </w:r>
            <w:commentRangeEnd w:id="167"/>
            <w:r>
              <w:rPr>
                <w:rStyle w:val="CommentReference"/>
                <w:lang w:val="en-CA"/>
              </w:rPr>
              <w:commentReference w:id="16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8"/>
            <w:r>
              <w:t>joyful</w:t>
            </w:r>
            <w:commentRangeEnd w:id="168"/>
            <w:r>
              <w:rPr>
                <w:rStyle w:val="CommentReference"/>
                <w:lang w:val="en-CA"/>
              </w:rPr>
              <w:commentReference w:id="16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9"/>
            <w:r>
              <w:t xml:space="preserve">perfect </w:t>
            </w:r>
            <w:commentRangeEnd w:id="169"/>
            <w:r>
              <w:rPr>
                <w:rStyle w:val="CommentReference"/>
                <w:lang w:val="en-CA"/>
              </w:rPr>
              <w:commentReference w:id="16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70"/>
            <w:r>
              <w:t xml:space="preserve">sealed </w:t>
            </w:r>
            <w:commentRangeEnd w:id="170"/>
            <w:r>
              <w:rPr>
                <w:rStyle w:val="CommentReference"/>
                <w:lang w:val="en-CA"/>
              </w:rPr>
              <w:commentReference w:id="17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1"/>
            <w:r>
              <w:t xml:space="preserve">fragrant </w:t>
            </w:r>
            <w:commentRangeEnd w:id="171"/>
            <w:r>
              <w:rPr>
                <w:rStyle w:val="CommentReference"/>
                <w:lang w:val="en-CA"/>
              </w:rPr>
              <w:commentReference w:id="17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2"/>
            <w:r>
              <w:t>spices</w:t>
            </w:r>
            <w:commentRangeEnd w:id="172"/>
            <w:r>
              <w:rPr>
                <w:rStyle w:val="CommentReference"/>
                <w:lang w:val="en-CA"/>
              </w:rPr>
              <w:commentReference w:id="172"/>
            </w:r>
            <w:r>
              <w:t>,</w:t>
            </w:r>
          </w:p>
          <w:p w14:paraId="2791AC7E" w14:textId="77777777" w:rsidR="005E263F" w:rsidRDefault="005E263F" w:rsidP="005E263F">
            <w:pPr>
              <w:pStyle w:val="EngHangEnd"/>
            </w:pPr>
            <w:r>
              <w:t xml:space="preserve">"Behold and see that the Saviour </w:t>
            </w:r>
            <w:commentRangeStart w:id="173"/>
            <w:r>
              <w:t xml:space="preserve">is risen </w:t>
            </w:r>
            <w:commentRangeEnd w:id="173"/>
            <w:r>
              <w:rPr>
                <w:rStyle w:val="CommentReference"/>
                <w:lang w:val="en-CA"/>
              </w:rPr>
              <w:commentReference w:id="17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4"/>
            <w:r>
              <w:t>A</w:t>
            </w:r>
            <w:commentRangeEnd w:id="174"/>
            <w:r>
              <w:rPr>
                <w:rStyle w:val="CommentReference"/>
                <w:lang w:val="en-CA"/>
              </w:rPr>
              <w:commentReference w:id="17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5"/>
            <w:r>
              <w:t xml:space="preserve">We </w:t>
            </w:r>
            <w:commentRangeEnd w:id="175"/>
            <w:r>
              <w:rPr>
                <w:rStyle w:val="CommentReference"/>
                <w:lang w:val="en-CA"/>
              </w:rPr>
              <w:commentReference w:id="17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6"/>
            <w:r>
              <w:t>alteration</w:t>
            </w:r>
            <w:commentRangeEnd w:id="176"/>
            <w:r>
              <w:rPr>
                <w:rStyle w:val="CommentReference"/>
                <w:lang w:val="en-CA"/>
              </w:rPr>
              <w:commentReference w:id="17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8"/>
      <w:bookmarkEnd w:id="159"/>
      <w:bookmarkEnd w:id="160"/>
      <w:bookmarkEnd w:id="161"/>
      <w:bookmarkEnd w:id="162"/>
      <w:bookmarkEnd w:id="16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7"/>
            <w:r>
              <w:t>glorify Him</w:t>
            </w:r>
            <w:commentRangeEnd w:id="177"/>
            <w:r>
              <w:rPr>
                <w:rStyle w:val="CommentReference"/>
                <w:lang w:val="en-CA"/>
              </w:rPr>
              <w:commentReference w:id="17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8"/>
            <w:r>
              <w:t xml:space="preserve">when he shatters </w:t>
            </w:r>
            <w:commentRangeEnd w:id="178"/>
            <w:r>
              <w:rPr>
                <w:rStyle w:val="CommentReference"/>
                <w:lang w:val="en-CA"/>
              </w:rPr>
              <w:commentReference w:id="17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9"/>
            <w:r>
              <w:t xml:space="preserve">chosen </w:t>
            </w:r>
            <w:commentRangeEnd w:id="179"/>
            <w:r>
              <w:rPr>
                <w:rStyle w:val="CommentReference"/>
                <w:lang w:val="en-CA"/>
              </w:rPr>
              <w:commentReference w:id="179"/>
            </w:r>
            <w:r>
              <w:t xml:space="preserve">mounted </w:t>
            </w:r>
            <w:commentRangeStart w:id="180"/>
            <w:r>
              <w:t xml:space="preserve">captains </w:t>
            </w:r>
            <w:commentRangeEnd w:id="180"/>
            <w:r>
              <w:rPr>
                <w:rStyle w:val="CommentReference"/>
                <w:lang w:val="en-CA"/>
              </w:rPr>
              <w:commentReference w:id="18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1"/>
            <w:r>
              <w:t xml:space="preserve">was </w:t>
            </w:r>
            <w:commentRangeEnd w:id="181"/>
            <w:r>
              <w:rPr>
                <w:rStyle w:val="CommentReference"/>
                <w:lang w:val="en-CA"/>
              </w:rPr>
              <w:commentReference w:id="181"/>
            </w:r>
            <w:r>
              <w:t xml:space="preserve">glorified in power. Your right hand, O Lord, </w:t>
            </w:r>
            <w:commentRangeStart w:id="182"/>
            <w:r>
              <w:t xml:space="preserve">crushed </w:t>
            </w:r>
            <w:commentRangeEnd w:id="182"/>
            <w:r>
              <w:rPr>
                <w:rStyle w:val="CommentReference"/>
                <w:lang w:val="en-CA"/>
              </w:rPr>
              <w:commentReference w:id="18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3"/>
            <w:r>
              <w:t xml:space="preserve">shattered </w:t>
            </w:r>
            <w:commentRangeEnd w:id="183"/>
            <w:r>
              <w:rPr>
                <w:rStyle w:val="CommentReference"/>
                <w:lang w:val="en-CA"/>
              </w:rPr>
              <w:commentReference w:id="183"/>
            </w:r>
            <w:commentRangeStart w:id="184"/>
            <w:r>
              <w:t>Your enemies</w:t>
            </w:r>
            <w:commentRangeEnd w:id="184"/>
            <w:r>
              <w:rPr>
                <w:rStyle w:val="CommentReference"/>
                <w:lang w:val="en-CA"/>
              </w:rPr>
              <w:commentReference w:id="184"/>
            </w:r>
            <w:r>
              <w:t xml:space="preserve">; You </w:t>
            </w:r>
            <w:commentRangeStart w:id="185"/>
            <w:r>
              <w:t xml:space="preserve">sent </w:t>
            </w:r>
            <w:commentRangeEnd w:id="185"/>
            <w:r>
              <w:rPr>
                <w:rStyle w:val="CommentReference"/>
                <w:lang w:val="en-CA"/>
              </w:rPr>
              <w:commentReference w:id="18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6"/>
            <w:r>
              <w:t>holy</w:t>
            </w:r>
            <w:commentRangeEnd w:id="186"/>
            <w:r>
              <w:rPr>
                <w:rStyle w:val="CommentReference"/>
                <w:lang w:val="en-CA"/>
              </w:rPr>
              <w:commentReference w:id="186"/>
            </w:r>
            <w:r>
              <w:t xml:space="preserve">, awesome in </w:t>
            </w:r>
            <w:commentRangeStart w:id="187"/>
            <w:r>
              <w:t>glorious deeds</w:t>
            </w:r>
            <w:commentRangeEnd w:id="187"/>
            <w:r>
              <w:rPr>
                <w:rStyle w:val="CommentReference"/>
                <w:lang w:val="en-CA"/>
              </w:rPr>
              <w:commentReference w:id="18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8"/>
            <w:r>
              <w:t>redeemed</w:t>
            </w:r>
            <w:commentRangeEnd w:id="188"/>
            <w:r>
              <w:rPr>
                <w:rStyle w:val="CommentReference"/>
                <w:lang w:val="en-CA"/>
              </w:rPr>
              <w:commentReference w:id="188"/>
            </w:r>
            <w:r>
              <w:t xml:space="preserve">; You called them by Your power into Your holy </w:t>
            </w:r>
            <w:commentRangeStart w:id="189"/>
            <w:r>
              <w:t>abode</w:t>
            </w:r>
            <w:commentRangeEnd w:id="189"/>
            <w:r>
              <w:rPr>
                <w:rStyle w:val="CommentReference"/>
                <w:lang w:val="en-CA"/>
              </w:rPr>
              <w:commentReference w:id="18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90"/>
            <w:r>
              <w:t xml:space="preserve">Sorrow </w:t>
            </w:r>
            <w:commentRangeEnd w:id="190"/>
            <w:r>
              <w:rPr>
                <w:rStyle w:val="CommentReference"/>
                <w:lang w:val="en-CA"/>
              </w:rPr>
              <w:commentReference w:id="19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1"/>
            <w:r>
              <w:t>May</w:t>
            </w:r>
            <w:commentRangeEnd w:id="191"/>
            <w:r>
              <w:rPr>
                <w:rStyle w:val="CommentReference"/>
                <w:lang w:val="en-CA"/>
              </w:rPr>
              <w:commentReference w:id="19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2"/>
            <w:r>
              <w:t xml:space="preserve">reigning </w:t>
            </w:r>
            <w:commentRangeEnd w:id="192"/>
            <w:r>
              <w:rPr>
                <w:rStyle w:val="CommentReference"/>
                <w:lang w:val="en-CA"/>
              </w:rPr>
              <w:commentReference w:id="192"/>
            </w:r>
            <w:r>
              <w:t xml:space="preserve">as King forever and ever </w:t>
            </w:r>
            <w:commentRangeStart w:id="193"/>
            <w:r>
              <w:t>and beyond</w:t>
            </w:r>
            <w:commentRangeEnd w:id="193"/>
            <w:r>
              <w:rPr>
                <w:rStyle w:val="CommentReference"/>
                <w:lang w:val="en-CA"/>
              </w:rPr>
              <w:commentReference w:id="19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4"/>
            <w:r>
              <w:t xml:space="preserve"> </w:t>
            </w:r>
            <w:commentRangeEnd w:id="194"/>
            <w:r>
              <w:rPr>
                <w:rStyle w:val="CommentReference"/>
                <w:lang w:val="en-CA"/>
              </w:rPr>
              <w:commentReference w:id="19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5"/>
            <w:r>
              <w:t>praises</w:t>
            </w:r>
            <w:commentRangeEnd w:id="195"/>
            <w:r>
              <w:rPr>
                <w:rStyle w:val="CommentReference"/>
                <w:lang w:val="en-CA"/>
              </w:rPr>
              <w:commentReference w:id="19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6"/>
            <w:r>
              <w:t>for gloriously has He glorified Himself</w:t>
            </w:r>
            <w:commentRangeEnd w:id="196"/>
            <w:r>
              <w:rPr>
                <w:rStyle w:val="CommentReference"/>
                <w:lang w:val="en-CA"/>
              </w:rPr>
              <w:commentReference w:id="19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7"/>
            <w:r>
              <w:t>Himself</w:t>
            </w:r>
            <w:commentRangeEnd w:id="197"/>
            <w:r>
              <w:rPr>
                <w:rStyle w:val="CommentReference"/>
                <w:lang w:val="en-CA"/>
              </w:rPr>
              <w:commentReference w:id="19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8" w:name="_Toc297322054"/>
      <w:bookmarkStart w:id="199" w:name="_Toc297407699"/>
      <w:bookmarkStart w:id="200" w:name="_Toc298445751"/>
      <w:bookmarkStart w:id="201" w:name="_Toc298681234"/>
      <w:bookmarkStart w:id="202" w:name="_Toc298447476"/>
      <w:r>
        <w:lastRenderedPageBreak/>
        <w:t>Psali Adam</w:t>
      </w:r>
      <w:bookmarkEnd w:id="198"/>
      <w:bookmarkEnd w:id="199"/>
      <w:bookmarkEnd w:id="200"/>
      <w:bookmarkEnd w:id="201"/>
      <w:bookmarkEnd w:id="20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3"/>
            <w:r>
              <w:t xml:space="preserve">The </w:t>
            </w:r>
            <w:commentRangeEnd w:id="203"/>
            <w:r>
              <w:rPr>
                <w:rStyle w:val="CommentReference"/>
                <w:lang w:val="en-CA"/>
              </w:rPr>
              <w:commentReference w:id="203"/>
            </w:r>
            <w:r>
              <w:t xml:space="preserve">water of the sea was parted into parts, And the great deep became a </w:t>
            </w:r>
            <w:commentRangeStart w:id="204"/>
            <w:r>
              <w:t>path</w:t>
            </w:r>
            <w:commentRangeEnd w:id="204"/>
            <w:r>
              <w:rPr>
                <w:rStyle w:val="CommentReference"/>
                <w:lang w:val="en-CA"/>
              </w:rPr>
              <w:commentReference w:id="20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5"/>
            <w:r w:rsidRPr="00D33B3C">
              <w:rPr>
                <w:rFonts w:ascii="Times New Roman" w:hAnsi="Times New Roman" w:cs="Times New Roman"/>
              </w:rPr>
              <w:t>Ϧ</w:t>
            </w:r>
            <w:r w:rsidRPr="00D33B3C">
              <w:t>ⲉⲛ</w:t>
            </w:r>
            <w:commentRangeEnd w:id="205"/>
            <w:r>
              <w:rPr>
                <w:rStyle w:val="CommentReference"/>
                <w:rFonts w:ascii="Garamond" w:hAnsi="Garamond" w:cstheme="minorBidi"/>
                <w:noProof w:val="0"/>
                <w:lang w:val="en-CA"/>
              </w:rPr>
              <w:commentReference w:id="20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6"/>
            <w:r>
              <w:t xml:space="preserve">miraculous </w:t>
            </w:r>
            <w:commentRangeEnd w:id="206"/>
            <w:r>
              <w:rPr>
                <w:rStyle w:val="CommentReference"/>
                <w:lang w:val="en-CA"/>
              </w:rPr>
              <w:commentReference w:id="20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7"/>
            <w:r>
              <w:t xml:space="preserve">passed </w:t>
            </w:r>
            <w:commentRangeEnd w:id="207"/>
            <w:r>
              <w:rPr>
                <w:rStyle w:val="CommentReference"/>
                <w:lang w:val="en-CA"/>
              </w:rPr>
              <w:commentReference w:id="20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8"/>
            <w:r>
              <w:t xml:space="preserve">praising </w:t>
            </w:r>
            <w:commentRangeEnd w:id="208"/>
            <w:r>
              <w:rPr>
                <w:rStyle w:val="CommentReference"/>
                <w:lang w:val="en-CA"/>
              </w:rPr>
              <w:commentReference w:id="20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9"/>
            <w:r>
              <w:t xml:space="preserve">praise </w:t>
            </w:r>
            <w:commentRangeEnd w:id="209"/>
            <w:r>
              <w:rPr>
                <w:rStyle w:val="CommentReference"/>
                <w:lang w:val="en-CA"/>
              </w:rPr>
              <w:commentReference w:id="20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5FA5F5E3"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E315A4">
        <w:rPr>
          <w:noProof/>
        </w:rPr>
        <w:t>144</w:t>
      </w:r>
      <w:r w:rsidR="003A78C2">
        <w:fldChar w:fldCharType="end"/>
      </w:r>
      <w:r w:rsidR="00257627">
        <w:t>, until Part Nine of the Sunday Theotokia before continuing as usual from the Second Canticle.</w:t>
      </w:r>
    </w:p>
    <w:p w14:paraId="4BD7A7BD" w14:textId="5F5D6A2A"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E315A4">
        <w:rPr>
          <w:noProof/>
        </w:rPr>
        <w:t>959</w:t>
      </w:r>
      <w:r w:rsidR="00860765">
        <w:fldChar w:fldCharType="end"/>
      </w:r>
      <w:r w:rsidR="00BE273A">
        <w:t>.</w:t>
      </w:r>
    </w:p>
    <w:p w14:paraId="2B4ADC4C" w14:textId="36C3F441"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E315A4">
        <w:rPr>
          <w:noProof/>
        </w:rPr>
        <w:t>961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10" w:name="_Toc297322055"/>
      <w:bookmarkStart w:id="211" w:name="_Toc297407700"/>
      <w:bookmarkStart w:id="212" w:name="_Ref297493889"/>
      <w:bookmarkStart w:id="213" w:name="_Toc298445752"/>
      <w:bookmarkStart w:id="214" w:name="_Toc298681235"/>
      <w:bookmarkStart w:id="215" w:name="_Toc298447477"/>
      <w:bookmarkStart w:id="216" w:name="_Toc308441895"/>
      <w:bookmarkStart w:id="217" w:name="_Ref434580757"/>
      <w:bookmarkStart w:id="218" w:name="_Ref434580763"/>
      <w:r>
        <w:lastRenderedPageBreak/>
        <w:t>The Second Canticle: Psalm 135</w:t>
      </w:r>
      <w:bookmarkEnd w:id="210"/>
      <w:bookmarkEnd w:id="211"/>
      <w:bookmarkEnd w:id="212"/>
      <w:bookmarkEnd w:id="213"/>
      <w:bookmarkEnd w:id="214"/>
      <w:bookmarkEnd w:id="215"/>
      <w:bookmarkEnd w:id="216"/>
      <w:bookmarkEnd w:id="217"/>
      <w:bookmarkEnd w:id="21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9"/>
            <w:r w:rsidRPr="00597158">
              <w:t xml:space="preserve">wisdom </w:t>
            </w:r>
            <w:commentRangeEnd w:id="219"/>
            <w:r>
              <w:rPr>
                <w:rStyle w:val="CommentReference"/>
                <w:rFonts w:eastAsiaTheme="minorHAnsi" w:cstheme="minorBidi"/>
                <w:color w:val="auto"/>
                <w:lang w:val="en-CA"/>
              </w:rPr>
              <w:commentReference w:id="21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20"/>
            <w:r w:rsidRPr="00597158">
              <w:t>stretched out</w:t>
            </w:r>
            <w:commentRangeEnd w:id="220"/>
            <w:r>
              <w:rPr>
                <w:rStyle w:val="CommentReference"/>
                <w:rFonts w:eastAsiaTheme="minorHAnsi" w:cstheme="minorBidi"/>
                <w:color w:val="auto"/>
                <w:lang w:val="en-CA"/>
              </w:rPr>
              <w:commentReference w:id="22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1"/>
            <w:r w:rsidRPr="00597158">
              <w:t xml:space="preserve">that </w:t>
            </w:r>
            <w:commentRangeEnd w:id="221"/>
            <w:r>
              <w:rPr>
                <w:rStyle w:val="CommentReference"/>
                <w:rFonts w:eastAsiaTheme="minorHAnsi" w:cstheme="minorBidi"/>
                <w:color w:val="auto"/>
                <w:lang w:val="en-CA"/>
              </w:rPr>
              <w:commentReference w:id="22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2"/>
            <w:r w:rsidRPr="00597158">
              <w:t xml:space="preserve">rule </w:t>
            </w:r>
            <w:commentRangeEnd w:id="222"/>
            <w:r>
              <w:rPr>
                <w:rStyle w:val="CommentReference"/>
                <w:rFonts w:eastAsiaTheme="minorHAnsi" w:cstheme="minorBidi"/>
                <w:color w:val="auto"/>
                <w:lang w:val="en-CA"/>
              </w:rPr>
              <w:commentReference w:id="22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3"/>
            <w:r w:rsidRPr="00597158">
              <w:t xml:space="preserve">stretched-out </w:t>
            </w:r>
            <w:commentRangeEnd w:id="223"/>
            <w:r>
              <w:rPr>
                <w:rStyle w:val="CommentReference"/>
                <w:rFonts w:eastAsiaTheme="minorHAnsi" w:cstheme="minorBidi"/>
                <w:color w:val="auto"/>
                <w:lang w:val="en-CA"/>
              </w:rPr>
              <w:commentReference w:id="22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4"/>
            <w:r w:rsidRPr="00597158">
              <w:t xml:space="preserve">in </w:t>
            </w:r>
            <w:commentRangeEnd w:id="224"/>
            <w:r>
              <w:rPr>
                <w:rStyle w:val="CommentReference"/>
                <w:rFonts w:eastAsiaTheme="minorHAnsi" w:cstheme="minorBidi"/>
                <w:color w:val="auto"/>
                <w:lang w:val="en-CA"/>
              </w:rPr>
              <w:commentReference w:id="22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5"/>
            <w:r w:rsidR="00FC3604">
              <w:rPr>
                <w:rStyle w:val="CommentReference"/>
                <w:rFonts w:cstheme="minorBidi"/>
                <w:color w:val="auto"/>
                <w:lang w:val="en-CA"/>
              </w:rPr>
              <w:commentReference w:id="22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6"/>
            <w:r w:rsidRPr="00FC3604">
              <w:t>Ⲉⲩⲕ̀ⲗⲏⲣⲟⲛⲟⲙⲓⲁ̀ ⲙ̀ⲡⲉϥⲃⲱⲕ ⲡⲓⲥ̅ⲗ̅</w:t>
            </w:r>
            <w:r w:rsidRPr="00597158">
              <w:t xml:space="preserve"> </w:t>
            </w:r>
            <w:commentRangeEnd w:id="226"/>
            <w:r w:rsidR="00FC3604">
              <w:rPr>
                <w:rStyle w:val="CommentReference"/>
                <w:rFonts w:ascii="Garamond" w:hAnsi="Garamond" w:cstheme="minorBidi"/>
                <w:noProof w:val="0"/>
                <w:lang w:val="en-CA"/>
              </w:rPr>
              <w:commentReference w:id="22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7" w:name="_Toc297322056"/>
      <w:bookmarkStart w:id="228" w:name="_Toc297407701"/>
      <w:bookmarkStart w:id="229" w:name="_Toc298445753"/>
      <w:bookmarkStart w:id="230" w:name="_Toc298681236"/>
      <w:bookmarkStart w:id="231" w:name="_Toc298447478"/>
      <w:r>
        <w:t>Psali Adam</w:t>
      </w:r>
      <w:bookmarkEnd w:id="227"/>
      <w:bookmarkEnd w:id="228"/>
      <w:bookmarkEnd w:id="229"/>
      <w:bookmarkEnd w:id="230"/>
      <w:bookmarkEnd w:id="231"/>
    </w:p>
    <w:p w14:paraId="1B4B6CEB" w14:textId="77777777" w:rsidR="00257627" w:rsidRDefault="00597158" w:rsidP="00BE273A">
      <w:pPr>
        <w:pStyle w:val="Heading5non-TOC"/>
      </w:pPr>
      <w:r w:rsidRPr="00D175BB">
        <w:t>Ⲯⲁⲗⲓ Ⲁ̀ⲇⲁⲙ</w:t>
      </w:r>
    </w:p>
    <w:p w14:paraId="5F5FC52E" w14:textId="025732DA"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E315A4">
        <w:rPr>
          <w:noProof/>
        </w:rPr>
        <w:t>963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2"/>
            <w:r w:rsidRPr="004C0CA2">
              <w:t xml:space="preserve">brought </w:t>
            </w:r>
            <w:commentRangeEnd w:id="232"/>
            <w:r>
              <w:rPr>
                <w:rStyle w:val="CommentReference"/>
                <w:rFonts w:eastAsiaTheme="minorHAnsi" w:cstheme="minorBidi"/>
                <w:color w:val="auto"/>
                <w:lang w:val="en-CA"/>
              </w:rPr>
              <w:commentReference w:id="23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3CBC2BB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E315A4">
        <w:rPr>
          <w:noProof/>
        </w:rPr>
        <w:t>965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3" w:name="_Toc297322057"/>
      <w:bookmarkStart w:id="234" w:name="_Toc297407702"/>
      <w:bookmarkStart w:id="235" w:name="_Toc298445754"/>
      <w:bookmarkStart w:id="236" w:name="_Toc298681237"/>
      <w:bookmarkStart w:id="237" w:name="_Toc298447479"/>
      <w:bookmarkStart w:id="238" w:name="_Toc308441896"/>
      <w:r>
        <w:lastRenderedPageBreak/>
        <w:t>The Third Canticle: The Song of the Three Children</w:t>
      </w:r>
      <w:bookmarkEnd w:id="233"/>
      <w:bookmarkEnd w:id="234"/>
      <w:bookmarkEnd w:id="235"/>
      <w:bookmarkEnd w:id="236"/>
      <w:bookmarkEnd w:id="237"/>
      <w:bookmarkEnd w:id="23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9"/>
            <w:r w:rsidRPr="00BE273A">
              <w:t xml:space="preserve">Blessed </w:t>
            </w:r>
            <w:commentRangeEnd w:id="239"/>
            <w:r w:rsidRPr="00BE273A">
              <w:rPr>
                <w:rStyle w:val="CommentReference"/>
                <w:rFonts w:eastAsiaTheme="minorHAnsi"/>
                <w:sz w:val="24"/>
              </w:rPr>
              <w:commentReference w:id="23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40"/>
            <w:r w:rsidRPr="00BE273A">
              <w:t>heaven</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1"/>
            <w:r w:rsidRPr="00BE273A">
              <w:t xml:space="preserve">clouds </w:t>
            </w:r>
            <w:commentRangeEnd w:id="241"/>
            <w:r w:rsidRPr="00BE273A">
              <w:rPr>
                <w:rStyle w:val="CommentReference"/>
                <w:rFonts w:eastAsiaTheme="minorHAnsi"/>
                <w:sz w:val="24"/>
              </w:rPr>
              <w:commentReference w:id="24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3"/>
            <w:r w:rsidRPr="00BE273A">
              <w:t>falling snow</w:t>
            </w:r>
            <w:commentRangeEnd w:id="243"/>
            <w:r w:rsidRPr="00BE273A">
              <w:rPr>
                <w:rStyle w:val="CommentReference"/>
                <w:rFonts w:eastAsiaTheme="minorHAnsi"/>
                <w:sz w:val="24"/>
              </w:rPr>
              <w:commentReference w:id="24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4"/>
            <w:r w:rsidRPr="00BE273A">
              <w:t xml:space="preserve">Bless </w:t>
            </w:r>
            <w:commentRangeEnd w:id="244"/>
            <w:r w:rsidRPr="00BE273A">
              <w:rPr>
                <w:rStyle w:val="CommentReference"/>
                <w:rFonts w:eastAsiaTheme="minorHAnsi"/>
                <w:sz w:val="24"/>
              </w:rPr>
              <w:commentReference w:id="24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5"/>
            <w:r w:rsidRPr="00BE273A">
              <w:t xml:space="preserve">Bless </w:t>
            </w:r>
            <w:commentRangeEnd w:id="245"/>
            <w:r w:rsidRPr="00BE273A">
              <w:rPr>
                <w:rStyle w:val="CommentReference"/>
                <w:rFonts w:eastAsiaTheme="minorHAnsi"/>
                <w:sz w:val="24"/>
              </w:rPr>
              <w:commentReference w:id="24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6"/>
            <w:r w:rsidRPr="00BE273A">
              <w:t xml:space="preserve">ye </w:t>
            </w:r>
            <w:commentRangeEnd w:id="246"/>
            <w:r w:rsidR="00180AE1">
              <w:rPr>
                <w:rStyle w:val="CommentReference"/>
                <w:rFonts w:eastAsiaTheme="minorHAnsi" w:cstheme="minorBidi"/>
                <w:color w:val="auto"/>
                <w:lang w:val="en-CA"/>
              </w:rPr>
              <w:commentReference w:id="24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7"/>
            <w:r w:rsidRPr="00BE273A">
              <w:t xml:space="preserve">whales </w:t>
            </w:r>
            <w:commentRangeEnd w:id="247"/>
            <w:r w:rsidRPr="00BE273A">
              <w:rPr>
                <w:rStyle w:val="CommentReference"/>
                <w:rFonts w:eastAsiaTheme="minorHAnsi"/>
                <w:sz w:val="24"/>
              </w:rPr>
              <w:commentReference w:id="24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8"/>
            <w:r w:rsidRPr="00BE273A">
              <w:t xml:space="preserve">beasts </w:t>
            </w:r>
            <w:commentRangeEnd w:id="248"/>
            <w:r w:rsidRPr="00BE273A">
              <w:rPr>
                <w:rStyle w:val="CommentReference"/>
                <w:rFonts w:eastAsiaTheme="minorHAnsi"/>
                <w:sz w:val="24"/>
              </w:rPr>
              <w:commentReference w:id="24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9"/>
            <w:r w:rsidRPr="00BE273A">
              <w:t xml:space="preserve">sons </w:t>
            </w:r>
            <w:commentRangeEnd w:id="249"/>
            <w:r w:rsidRPr="00BE273A">
              <w:rPr>
                <w:rStyle w:val="CommentReference"/>
                <w:rFonts w:eastAsiaTheme="minorHAnsi"/>
                <w:sz w:val="24"/>
              </w:rPr>
              <w:commentReference w:id="24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50"/>
            <w:r w:rsidRPr="00BE273A">
              <w:t xml:space="preserve">of </w:t>
            </w:r>
            <w:commentRangeEnd w:id="250"/>
            <w:r w:rsidRPr="00BE273A">
              <w:rPr>
                <w:rStyle w:val="CommentReference"/>
                <w:rFonts w:eastAsiaTheme="minorHAnsi"/>
                <w:sz w:val="24"/>
              </w:rPr>
              <w:commentReference w:id="25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1"/>
            <w:r w:rsidRPr="00BE273A">
              <w:t xml:space="preserve">Bless </w:t>
            </w:r>
            <w:commentRangeEnd w:id="251"/>
            <w:r w:rsidRPr="00BE273A">
              <w:rPr>
                <w:rStyle w:val="CommentReference"/>
                <w:rFonts w:eastAsiaTheme="minorHAnsi"/>
                <w:sz w:val="24"/>
              </w:rPr>
              <w:commentReference w:id="25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2" w:name="_Toc297322058"/>
      <w:bookmarkStart w:id="253" w:name="_Toc297407703"/>
      <w:bookmarkStart w:id="254" w:name="_Toc298445755"/>
      <w:bookmarkStart w:id="255" w:name="_Toc298681238"/>
      <w:bookmarkStart w:id="256" w:name="_Toc298447480"/>
      <w:r>
        <w:t>Psali Batos</w:t>
      </w:r>
      <w:bookmarkEnd w:id="252"/>
      <w:bookmarkEnd w:id="253"/>
      <w:bookmarkEnd w:id="254"/>
      <w:bookmarkEnd w:id="255"/>
      <w:bookmarkEnd w:id="25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7"/>
            <w:r w:rsidRPr="00436BDD">
              <w:t>Ⲁⲣⲓⲯⲁⲗⲓⲛ</w:t>
            </w:r>
            <w:commentRangeEnd w:id="257"/>
            <w:r>
              <w:rPr>
                <w:rStyle w:val="CommentReference"/>
                <w:rFonts w:ascii="Garamond" w:hAnsi="Garamond" w:cstheme="minorBidi"/>
                <w:noProof w:val="0"/>
                <w:lang w:val="en-CA"/>
              </w:rPr>
              <w:commentReference w:id="25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8"/>
            <w:r>
              <w:t>Giver</w:t>
            </w:r>
            <w:r w:rsidRPr="00C05A5B">
              <w:t xml:space="preserve"> </w:t>
            </w:r>
            <w:commentRangeEnd w:id="258"/>
            <w:r>
              <w:rPr>
                <w:rStyle w:val="CommentReference"/>
                <w:rFonts w:eastAsiaTheme="minorHAnsi" w:cstheme="minorBidi"/>
                <w:color w:val="auto"/>
                <w:lang w:val="en-CA"/>
              </w:rPr>
              <w:commentReference w:id="25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9"/>
            <w:r w:rsidRPr="00C05A5B">
              <w:t>nanias</w:t>
            </w:r>
            <w:commentRangeEnd w:id="259"/>
            <w:r>
              <w:rPr>
                <w:rStyle w:val="CommentReference"/>
                <w:rFonts w:eastAsiaTheme="minorHAnsi" w:cstheme="minorBidi"/>
                <w:color w:val="auto"/>
                <w:lang w:val="en-CA"/>
              </w:rPr>
              <w:commentReference w:id="25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60"/>
            <w:r w:rsidRPr="00C05A5B">
              <w:t>Morning</w:t>
            </w:r>
            <w:commentRangeEnd w:id="260"/>
            <w:r>
              <w:rPr>
                <w:rStyle w:val="CommentReference"/>
                <w:rFonts w:eastAsiaTheme="minorHAnsi" w:cstheme="minorBidi"/>
                <w:color w:val="auto"/>
                <w:lang w:val="en-CA"/>
              </w:rPr>
              <w:commentReference w:id="26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1"/>
            <w:r w:rsidRPr="00C05A5B">
              <w:t>Emmanuel</w:t>
            </w:r>
            <w:commentRangeEnd w:id="261"/>
            <w:r>
              <w:rPr>
                <w:rStyle w:val="CommentReference"/>
                <w:rFonts w:eastAsiaTheme="minorHAnsi" w:cstheme="minorBidi"/>
                <w:color w:val="auto"/>
                <w:lang w:val="en-CA"/>
              </w:rPr>
              <w:commentReference w:id="26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2"/>
            <w:r w:rsidRPr="00C05A5B">
              <w:t xml:space="preserve">Proclaim </w:t>
            </w:r>
            <w:commentRangeEnd w:id="262"/>
            <w:r>
              <w:rPr>
                <w:rStyle w:val="CommentReference"/>
                <w:rFonts w:eastAsiaTheme="minorHAnsi" w:cstheme="minorBidi"/>
                <w:color w:val="auto"/>
                <w:lang w:val="en-CA"/>
              </w:rPr>
              <w:commentReference w:id="26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3"/>
            <w:r>
              <w:t>persevere</w:t>
            </w:r>
            <w:commentRangeEnd w:id="263"/>
            <w:r>
              <w:rPr>
                <w:rStyle w:val="CommentReference"/>
                <w:rFonts w:eastAsiaTheme="minorHAnsi" w:cstheme="minorBidi"/>
                <w:color w:val="auto"/>
                <w:lang w:val="en-CA"/>
              </w:rPr>
              <w:commentReference w:id="26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4"/>
            <w:r>
              <w:t>presbyters</w:t>
            </w:r>
            <w:commentRangeEnd w:id="264"/>
            <w:r>
              <w:rPr>
                <w:rStyle w:val="CommentReference"/>
                <w:rFonts w:eastAsiaTheme="minorHAnsi" w:cstheme="minorBidi"/>
                <w:color w:val="auto"/>
                <w:lang w:val="en-CA"/>
              </w:rPr>
              <w:commentReference w:id="264"/>
            </w:r>
            <w:r w:rsidRPr="00C05A5B">
              <w:t>:</w:t>
            </w:r>
          </w:p>
          <w:p w14:paraId="7637E91E" w14:textId="77777777" w:rsidR="00BE273A" w:rsidRDefault="00BE273A" w:rsidP="00BE273A">
            <w:pPr>
              <w:pStyle w:val="EngHang"/>
            </w:pPr>
            <w:r>
              <w:t>"</w:t>
            </w:r>
            <w:commentRangeStart w:id="265"/>
            <w:r>
              <w:t>Bless</w:t>
            </w:r>
            <w:commentRangeEnd w:id="265"/>
            <w:r>
              <w:rPr>
                <w:rStyle w:val="CommentReference"/>
                <w:rFonts w:eastAsiaTheme="minorHAnsi" w:cstheme="minorBidi"/>
                <w:color w:val="auto"/>
                <w:lang w:val="en-CA"/>
              </w:rPr>
              <w:commentReference w:id="26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6"/>
            <w:r>
              <w:t>day</w:t>
            </w:r>
            <w:commentRangeEnd w:id="266"/>
            <w:r>
              <w:rPr>
                <w:rStyle w:val="CommentReference"/>
                <w:rFonts w:eastAsiaTheme="minorHAnsi" w:cstheme="minorBidi"/>
                <w:color w:val="auto"/>
                <w:lang w:val="en-CA"/>
              </w:rPr>
              <w:commentReference w:id="26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7"/>
            <w:r w:rsidRPr="00C05A5B">
              <w:t xml:space="preserve">souls </w:t>
            </w:r>
            <w:commentRangeEnd w:id="267"/>
            <w:r>
              <w:rPr>
                <w:rStyle w:val="CommentReference"/>
                <w:rFonts w:eastAsiaTheme="minorHAnsi" w:cstheme="minorBidi"/>
                <w:color w:val="auto"/>
                <w:lang w:val="en-CA"/>
              </w:rPr>
              <w:commentReference w:id="26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8"/>
            <w:r w:rsidRPr="00C05A5B">
              <w:t>sea</w:t>
            </w:r>
            <w:commentRangeEnd w:id="268"/>
            <w:r>
              <w:rPr>
                <w:rStyle w:val="CommentReference"/>
                <w:rFonts w:eastAsiaTheme="minorHAnsi" w:cstheme="minorBidi"/>
                <w:color w:val="auto"/>
                <w:lang w:val="en-CA"/>
              </w:rPr>
              <w:commentReference w:id="26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9"/>
            <w:r w:rsidRPr="00C05A5B">
              <w:t xml:space="preserve">all </w:t>
            </w:r>
            <w:commentRangeEnd w:id="269"/>
            <w:r>
              <w:rPr>
                <w:rStyle w:val="CommentReference"/>
                <w:rFonts w:eastAsiaTheme="minorHAnsi" w:cstheme="minorBidi"/>
                <w:color w:val="auto"/>
                <w:lang w:val="en-CA"/>
              </w:rPr>
              <w:commentReference w:id="26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70"/>
            <w:r w:rsidRPr="00C05A5B">
              <w:t>heretics</w:t>
            </w:r>
            <w:commentRangeEnd w:id="270"/>
            <w:r>
              <w:rPr>
                <w:rStyle w:val="CommentReference"/>
                <w:rFonts w:eastAsiaTheme="minorHAnsi" w:cstheme="minorBidi"/>
                <w:color w:val="auto"/>
                <w:lang w:val="en-CA"/>
              </w:rPr>
              <w:commentReference w:id="27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1"/>
            <w:r w:rsidRPr="00C05A5B">
              <w:t xml:space="preserve">spirits </w:t>
            </w:r>
            <w:commentRangeEnd w:id="271"/>
            <w:r>
              <w:rPr>
                <w:rStyle w:val="CommentReference"/>
                <w:rFonts w:eastAsiaTheme="minorHAnsi" w:cstheme="minorBidi"/>
                <w:color w:val="auto"/>
                <w:lang w:val="en-CA"/>
              </w:rPr>
              <w:commentReference w:id="27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2"/>
            <w:r>
              <w:t>contrite</w:t>
            </w:r>
            <w:r w:rsidRPr="00C05A5B">
              <w:t xml:space="preserve"> </w:t>
            </w:r>
            <w:commentRangeEnd w:id="272"/>
            <w:r>
              <w:rPr>
                <w:rStyle w:val="CommentReference"/>
                <w:rFonts w:eastAsiaTheme="minorHAnsi" w:cstheme="minorBidi"/>
                <w:color w:val="auto"/>
                <w:lang w:val="en-CA"/>
              </w:rPr>
              <w:commentReference w:id="272"/>
            </w:r>
            <w:commentRangeStart w:id="273"/>
            <w:r w:rsidRPr="00C05A5B">
              <w:t>hearts</w:t>
            </w:r>
            <w:commentRangeEnd w:id="273"/>
            <w:r>
              <w:rPr>
                <w:rStyle w:val="CommentReference"/>
                <w:rFonts w:eastAsiaTheme="minorHAnsi" w:cstheme="minorBidi"/>
                <w:color w:val="auto"/>
                <w:lang w:val="en-CA"/>
              </w:rPr>
              <w:commentReference w:id="27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4"/>
            <w:r w:rsidRPr="00C05A5B">
              <w:t>Make haste and be very attentive</w:t>
            </w:r>
            <w:commentRangeEnd w:id="274"/>
            <w:r>
              <w:rPr>
                <w:rStyle w:val="CommentReference"/>
                <w:rFonts w:eastAsiaTheme="minorHAnsi" w:cstheme="minorBidi"/>
                <w:color w:val="auto"/>
                <w:lang w:val="en-CA"/>
              </w:rPr>
              <w:commentReference w:id="27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5"/>
            <w:r w:rsidRPr="00C05A5B">
              <w:t xml:space="preserve">righteous </w:t>
            </w:r>
            <w:commentRangeEnd w:id="275"/>
            <w:r>
              <w:rPr>
                <w:rStyle w:val="CommentReference"/>
                <w:rFonts w:eastAsiaTheme="minorHAnsi" w:cstheme="minorBidi"/>
                <w:color w:val="auto"/>
                <w:lang w:val="en-CA"/>
              </w:rPr>
              <w:commentReference w:id="27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6"/>
            <w:r>
              <w:t>condemned</w:t>
            </w:r>
            <w:commentRangeEnd w:id="276"/>
            <w:r>
              <w:rPr>
                <w:rStyle w:val="CommentReference"/>
                <w:rFonts w:eastAsiaTheme="minorHAnsi" w:cstheme="minorBidi"/>
                <w:color w:val="auto"/>
                <w:lang w:val="en-CA"/>
              </w:rPr>
              <w:commentReference w:id="276"/>
            </w:r>
            <w:r w:rsidRPr="00C05A5B">
              <w:t xml:space="preserve">, </w:t>
            </w:r>
          </w:p>
          <w:p w14:paraId="5C6E57B0" w14:textId="77777777" w:rsidR="00BE273A" w:rsidRDefault="00BE273A" w:rsidP="00BE273A">
            <w:pPr>
              <w:pStyle w:val="EngHang"/>
            </w:pPr>
            <w:r w:rsidRPr="00C05A5B">
              <w:t xml:space="preserve">That he may </w:t>
            </w:r>
            <w:commentRangeStart w:id="277"/>
            <w:r w:rsidRPr="00C05A5B">
              <w:t xml:space="preserve">join </w:t>
            </w:r>
            <w:commentRangeEnd w:id="277"/>
            <w:r>
              <w:rPr>
                <w:rStyle w:val="CommentReference"/>
                <w:rFonts w:eastAsiaTheme="minorHAnsi" w:cstheme="minorBidi"/>
                <w:color w:val="auto"/>
                <w:lang w:val="en-CA"/>
              </w:rPr>
              <w:commentReference w:id="27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32A43F4B"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E315A4">
        <w:rPr>
          <w:noProof/>
        </w:rPr>
        <w:t>966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8" w:name="_Toc297322059"/>
      <w:bookmarkStart w:id="279" w:name="_Toc297407704"/>
      <w:bookmarkStart w:id="280" w:name="_Toc298445756"/>
      <w:bookmarkStart w:id="281" w:name="_Toc298681239"/>
      <w:bookmarkStart w:id="282" w:name="_Toc298447481"/>
      <w:r>
        <w:lastRenderedPageBreak/>
        <w:t xml:space="preserve">We Follow </w:t>
      </w:r>
      <w:r w:rsidR="001040C8">
        <w:t>You</w:t>
      </w:r>
      <w:bookmarkEnd w:id="278"/>
      <w:bookmarkEnd w:id="279"/>
      <w:bookmarkEnd w:id="280"/>
      <w:bookmarkEnd w:id="281"/>
      <w:bookmarkEnd w:id="28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3" w:name="_Toc297322060"/>
      <w:bookmarkStart w:id="284" w:name="_Toc297407705"/>
      <w:bookmarkStart w:id="285" w:name="_Toc298445757"/>
      <w:bookmarkStart w:id="286" w:name="_Toc298681240"/>
      <w:bookmarkStart w:id="287" w:name="_Toc298447482"/>
      <w:bookmarkStart w:id="288" w:name="_Toc308441897"/>
      <w:r>
        <w:lastRenderedPageBreak/>
        <w:t>The Communion of the Saints</w:t>
      </w:r>
      <w:bookmarkEnd w:id="283"/>
      <w:bookmarkEnd w:id="284"/>
      <w:bookmarkEnd w:id="285"/>
      <w:bookmarkEnd w:id="286"/>
      <w:bookmarkEnd w:id="287"/>
      <w:bookmarkEnd w:id="28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9"/>
            <w:r w:rsidR="00FC3604">
              <w:rPr>
                <w:rStyle w:val="CommentReference"/>
                <w:rFonts w:ascii="Garamond" w:hAnsi="Garamond" w:cstheme="minorBidi"/>
                <w:noProof w:val="0"/>
                <w:lang w:val="en-CA"/>
              </w:rPr>
              <w:commentReference w:id="28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90"/>
            <w:r w:rsidRPr="00006239">
              <w:t>My</w:t>
            </w:r>
            <w:commentRangeEnd w:id="290"/>
            <w:r w:rsidR="002E5DB0">
              <w:rPr>
                <w:rStyle w:val="CommentReference"/>
                <w:rFonts w:eastAsiaTheme="minorHAnsi" w:cstheme="minorBidi"/>
                <w:color w:val="auto"/>
                <w:lang w:val="en-CA"/>
              </w:rPr>
              <w:commentReference w:id="29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1"/>
            <w:r w:rsidR="00FC3604">
              <w:rPr>
                <w:rStyle w:val="CommentReference"/>
                <w:rFonts w:ascii="Garamond" w:hAnsi="Garamond" w:cstheme="minorBidi"/>
                <w:noProof w:val="0"/>
                <w:lang w:val="en-CA"/>
              </w:rPr>
              <w:commentReference w:id="29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2"/>
            <w:r w:rsidR="00FC3604">
              <w:rPr>
                <w:rStyle w:val="CommentReference"/>
                <w:rFonts w:ascii="Garamond" w:hAnsi="Garamond" w:cstheme="minorBidi"/>
                <w:noProof w:val="0"/>
                <w:lang w:val="en-CA"/>
              </w:rPr>
              <w:commentReference w:id="29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4"/>
            <w:r w:rsidRPr="00645C3A">
              <w:t xml:space="preserve">Pray </w:t>
            </w:r>
            <w:commentRangeEnd w:id="294"/>
            <w:r>
              <w:rPr>
                <w:rStyle w:val="CommentReference"/>
                <w:rFonts w:eastAsiaTheme="minorHAnsi" w:cstheme="minorBidi"/>
                <w:color w:val="auto"/>
                <w:lang w:val="en-CA"/>
              </w:rPr>
              <w:commentReference w:id="29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5"/>
            </w:r>
          </w:p>
        </w:tc>
      </w:tr>
    </w:tbl>
    <w:p w14:paraId="34EF051B" w14:textId="77777777" w:rsidR="00F977F1" w:rsidRDefault="00F977F1" w:rsidP="00F977F1">
      <w:pPr>
        <w:pStyle w:val="Heading4"/>
      </w:pPr>
      <w:bookmarkStart w:id="296" w:name="_Toc298681241"/>
      <w:bookmarkStart w:id="297" w:name="_Toc308441898"/>
      <w:r>
        <w:lastRenderedPageBreak/>
        <w:t xml:space="preserve">A </w:t>
      </w:r>
      <w:commentRangeStart w:id="298"/>
      <w:r>
        <w:t xml:space="preserve">Short </w:t>
      </w:r>
      <w:commentRangeEnd w:id="298"/>
      <w:r>
        <w:rPr>
          <w:rStyle w:val="CommentReference"/>
          <w:rFonts w:eastAsiaTheme="minorHAnsi" w:cstheme="minorBidi"/>
          <w:b w:val="0"/>
          <w:bCs w:val="0"/>
        </w:rPr>
        <w:commentReference w:id="298"/>
      </w:r>
      <w:commentRangeStart w:id="299"/>
      <w:r>
        <w:t xml:space="preserve">Communion </w:t>
      </w:r>
      <w:commentRangeEnd w:id="299"/>
      <w:r>
        <w:rPr>
          <w:rStyle w:val="CommentReference"/>
          <w:rFonts w:eastAsiaTheme="minorHAnsi" w:cstheme="minorBidi"/>
          <w:b w:val="0"/>
          <w:bCs w:val="0"/>
        </w:rPr>
        <w:commentReference w:id="29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30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300"/>
            <w:r w:rsidR="00FC3604">
              <w:rPr>
                <w:rStyle w:val="CommentReference"/>
                <w:rFonts w:ascii="Garamond" w:hAnsi="Garamond" w:cstheme="minorBidi"/>
                <w:noProof w:val="0"/>
                <w:lang w:val="en-CA"/>
              </w:rPr>
              <w:commentReference w:id="30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1"/>
            <w:r w:rsidRPr="00006239">
              <w:t>My</w:t>
            </w:r>
            <w:commentRangeEnd w:id="301"/>
            <w:r>
              <w:rPr>
                <w:rStyle w:val="CommentReference"/>
                <w:rFonts w:eastAsiaTheme="minorHAnsi" w:cstheme="minorBidi"/>
                <w:color w:val="auto"/>
                <w:lang w:val="en-CA"/>
              </w:rPr>
              <w:commentReference w:id="30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2"/>
            <w:r w:rsidRPr="00FC3604">
              <w:t>ⲡⲓϣⲟⲙⲧ ϣⲉ ⲙⲏⲧ ϣ̀ⲙⲏⲛ</w:t>
            </w:r>
            <w:commentRangeEnd w:id="302"/>
            <w:r w:rsidR="00FC3604">
              <w:rPr>
                <w:rStyle w:val="CommentReference"/>
                <w:rFonts w:ascii="Garamond" w:hAnsi="Garamond" w:cstheme="minorBidi"/>
                <w:noProof w:val="0"/>
                <w:lang w:val="en-CA"/>
              </w:rPr>
              <w:commentReference w:id="30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3"/>
            <w:r w:rsidRPr="000100FF">
              <w:t xml:space="preserve">Pray </w:t>
            </w:r>
            <w:commentRangeEnd w:id="303"/>
            <w:r>
              <w:rPr>
                <w:rStyle w:val="CommentReference"/>
                <w:rFonts w:eastAsiaTheme="minorHAnsi" w:cstheme="minorBidi"/>
                <w:color w:val="auto"/>
                <w:lang w:val="en-CA"/>
              </w:rPr>
              <w:commentReference w:id="30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4"/>
            <w:r w:rsidR="00FC3604">
              <w:rPr>
                <w:rStyle w:val="CommentReference"/>
                <w:rFonts w:eastAsiaTheme="minorHAnsi" w:cstheme="minorBidi"/>
                <w:color w:val="auto"/>
                <w:lang w:val="en-CA"/>
              </w:rPr>
              <w:commentReference w:id="30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6"/>
      <w:bookmarkEnd w:id="297"/>
    </w:p>
    <w:p w14:paraId="1B71B16C" w14:textId="0D9045B6" w:rsidR="00DD4C22" w:rsidRDefault="00DD4C22" w:rsidP="00DE5308">
      <w:pPr>
        <w:pStyle w:val="Rubric"/>
        <w:rPr>
          <w:lang w:val="en-US"/>
        </w:rPr>
      </w:pPr>
      <w:bookmarkStart w:id="30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E315A4">
        <w:rPr>
          <w:noProof/>
          <w:lang w:val="en-US"/>
        </w:rPr>
        <w:t>267</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6" w:name="_Toc308441900"/>
      <w:bookmarkStart w:id="307" w:name="_Ref434487886"/>
      <w:bookmarkStart w:id="308" w:name="_Ref434487891"/>
      <w:r>
        <w:rPr>
          <w:lang w:val="en-US"/>
        </w:rPr>
        <w:lastRenderedPageBreak/>
        <w:t>The Doxology of the Virgin for Midnight Praise</w:t>
      </w:r>
      <w:bookmarkEnd w:id="306"/>
      <w:bookmarkEnd w:id="307"/>
      <w:bookmarkEnd w:id="30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9"/>
            <w:r>
              <w:t>Godhead</w:t>
            </w:r>
            <w:commentRangeEnd w:id="309"/>
            <w:r>
              <w:rPr>
                <w:rStyle w:val="CommentReference"/>
                <w:rFonts w:eastAsiaTheme="minorHAnsi" w:cstheme="minorBidi"/>
                <w:color w:val="auto"/>
                <w:lang w:val="en-CA"/>
              </w:rPr>
              <w:commentReference w:id="30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10"/>
            <w:r>
              <w:t xml:space="preserve">to </w:t>
            </w:r>
            <w:commentRangeEnd w:id="310"/>
            <w:r>
              <w:rPr>
                <w:rStyle w:val="CommentReference"/>
                <w:rFonts w:eastAsiaTheme="minorHAnsi" w:cstheme="minorBidi"/>
                <w:color w:val="auto"/>
                <w:lang w:val="en-CA"/>
              </w:rPr>
              <w:commentReference w:id="31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1"/>
            <w:r>
              <w:t xml:space="preserve">faithful </w:t>
            </w:r>
            <w:commentRangeEnd w:id="311"/>
            <w:r>
              <w:rPr>
                <w:rStyle w:val="CommentReference"/>
                <w:rFonts w:eastAsiaTheme="minorHAnsi" w:cstheme="minorBidi"/>
                <w:color w:val="auto"/>
                <w:lang w:val="en-CA"/>
              </w:rPr>
              <w:commentReference w:id="31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0A356DA5"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E315A4">
        <w:rPr>
          <w:noProof/>
          <w:lang w:val="en-US"/>
        </w:rPr>
        <w:t>973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2" w:name="_Toc308441901"/>
      <w:r>
        <w:rPr>
          <w:lang w:val="en-US"/>
        </w:rPr>
        <w:t xml:space="preserve">The </w:t>
      </w:r>
      <w:r w:rsidR="00384B7C">
        <w:rPr>
          <w:lang w:val="en-US"/>
        </w:rPr>
        <w:t>C</w:t>
      </w:r>
      <w:r>
        <w:rPr>
          <w:lang w:val="en-US"/>
        </w:rPr>
        <w:t>onclusion of the Doxologies</w:t>
      </w:r>
      <w:bookmarkEnd w:id="305"/>
      <w:bookmarkEnd w:id="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3"/>
            <w:r w:rsidRPr="007425E1">
              <w:rPr>
                <w:rFonts w:eastAsiaTheme="minorHAnsi"/>
              </w:rPr>
              <w:t xml:space="preserve">bless </w:t>
            </w:r>
            <w:commentRangeEnd w:id="313"/>
            <w:r>
              <w:rPr>
                <w:rStyle w:val="CommentReference"/>
                <w:rFonts w:ascii="Times New Roman" w:eastAsiaTheme="minorHAnsi" w:hAnsi="Times New Roman" w:cstheme="minorBidi"/>
                <w:color w:val="auto"/>
              </w:rPr>
              <w:commentReference w:id="31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4" w:name="_Toc410196183"/>
      <w:bookmarkStart w:id="315" w:name="_Toc410196421"/>
      <w:bookmarkStart w:id="316" w:name="_Toc410196923"/>
      <w:bookmarkStart w:id="317" w:name="_Ref435790458"/>
      <w:bookmarkStart w:id="318" w:name="_Ref435790464"/>
      <w:bookmarkStart w:id="319" w:name="_Toc448130617"/>
      <w:bookmarkEnd w:id="113"/>
      <w:r>
        <w:lastRenderedPageBreak/>
        <w:t xml:space="preserve">The Rising of the Sun: Matins </w:t>
      </w:r>
      <w:bookmarkEnd w:id="314"/>
      <w:bookmarkEnd w:id="315"/>
      <w:bookmarkEnd w:id="316"/>
      <w:r>
        <w:t>(or Lauds)</w:t>
      </w:r>
      <w:bookmarkEnd w:id="317"/>
      <w:bookmarkEnd w:id="318"/>
      <w:bookmarkEnd w:id="319"/>
    </w:p>
    <w:p w14:paraId="3E5C38FC" w14:textId="77777777" w:rsidR="00DE5308" w:rsidRDefault="00DE5308" w:rsidP="00DE5308">
      <w:pPr>
        <w:pStyle w:val="Heading3"/>
      </w:pPr>
      <w:bookmarkStart w:id="320" w:name="_Ref411320700"/>
      <w:r>
        <w:t>Matins</w:t>
      </w:r>
      <w:bookmarkEnd w:id="320"/>
    </w:p>
    <w:p w14:paraId="7302E8B8" w14:textId="77777777" w:rsidR="00DE5308" w:rsidRDefault="00DE5308" w:rsidP="00DE5308">
      <w:pPr>
        <w:pStyle w:val="Heading4"/>
      </w:pPr>
      <w:bookmarkStart w:id="321" w:name="_Toc410196423"/>
      <w:bookmarkStart w:id="322" w:name="_Toc410196925"/>
      <w:bookmarkStart w:id="323" w:name="_Ref434580708"/>
      <w:bookmarkStart w:id="324" w:name="_Ref434580714"/>
      <w:r>
        <w:t>The Fourth Canticle</w:t>
      </w:r>
      <w:bookmarkEnd w:id="321"/>
      <w:bookmarkEnd w:id="322"/>
      <w:bookmarkEnd w:id="323"/>
      <w:bookmarkEnd w:id="32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5" w:name="_Toc297322062"/>
      <w:bookmarkStart w:id="326" w:name="_Toc297407707"/>
      <w:bookmarkStart w:id="327" w:name="_Toc298445759"/>
      <w:bookmarkStart w:id="328" w:name="_Toc298681245"/>
      <w:bookmarkStart w:id="329" w:name="_Toc298447484"/>
      <w:r>
        <w:rPr>
          <w:lang w:val="en-US"/>
        </w:rPr>
        <w:t>Psalm 148</w:t>
      </w:r>
      <w:bookmarkEnd w:id="325"/>
      <w:bookmarkEnd w:id="326"/>
      <w:bookmarkEnd w:id="327"/>
      <w:bookmarkEnd w:id="328"/>
      <w:bookmarkEnd w:id="32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30"/>
            <w:commentRangeStart w:id="331"/>
            <w:r w:rsidRPr="00FC3604">
              <w:t>For</w:t>
            </w:r>
            <w:commentRangeEnd w:id="330"/>
            <w:r w:rsidRPr="00FC3604">
              <w:rPr>
                <w:rStyle w:val="CommentReference"/>
                <w:rFonts w:cstheme="minorBidi"/>
                <w:color w:val="auto"/>
                <w:lang w:val="en-CA"/>
              </w:rPr>
              <w:commentReference w:id="330"/>
            </w:r>
            <w:r w:rsidRPr="00FC3604">
              <w:t xml:space="preserve"> He spoke and </w:t>
            </w:r>
            <w:r w:rsidRPr="00FC3604">
              <w:rPr>
                <w:color w:val="auto"/>
              </w:rPr>
              <w:t>they</w:t>
            </w:r>
            <w:r w:rsidRPr="00FC3604">
              <w:t xml:space="preserve"> came to be!</w:t>
            </w:r>
            <w:commentRangeEnd w:id="331"/>
            <w:r w:rsidR="00FC3604">
              <w:rPr>
                <w:rStyle w:val="CommentReference"/>
                <w:rFonts w:cstheme="minorBidi"/>
                <w:color w:val="auto"/>
                <w:lang w:val="en-CA"/>
              </w:rPr>
              <w:commentReference w:id="33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2"/>
            <w:r w:rsidRPr="00FC3604">
              <w:rPr>
                <w:rFonts w:eastAsiaTheme="minorHAnsi"/>
              </w:rPr>
              <w:t>For He commanded and they were created. Alleluia.</w:t>
            </w:r>
            <w:commentRangeEnd w:id="332"/>
            <w:r w:rsidR="00FC3604">
              <w:rPr>
                <w:rStyle w:val="CommentReference"/>
                <w:rFonts w:eastAsiaTheme="minorHAnsi" w:cstheme="minorBidi"/>
                <w:color w:val="auto"/>
                <w:lang w:val="en-CA"/>
              </w:rPr>
              <w:commentReference w:id="33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3"/>
            <w:r w:rsidRPr="00FC3604">
              <w:t>Praise the Lord from the earth!</w:t>
            </w:r>
            <w:commentRangeEnd w:id="333"/>
            <w:r w:rsidR="00FC3604">
              <w:rPr>
                <w:rStyle w:val="CommentReference"/>
                <w:rFonts w:cstheme="minorBidi"/>
                <w:color w:val="auto"/>
                <w:lang w:val="en-CA"/>
              </w:rPr>
              <w:commentReference w:id="33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4"/>
            <w:r w:rsidRPr="007425E1">
              <w:t xml:space="preserve">and </w:t>
            </w:r>
            <w:commentRangeEnd w:id="334"/>
            <w:r>
              <w:rPr>
                <w:rStyle w:val="CommentReference"/>
                <w:rFonts w:cstheme="minorBidi"/>
                <w:color w:val="auto"/>
                <w:lang w:val="en-CA"/>
              </w:rPr>
              <w:commentReference w:id="33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5"/>
            <w:r w:rsidRPr="007425E1">
              <w:rPr>
                <w:rFonts w:eastAsiaTheme="minorHAnsi"/>
              </w:rPr>
              <w:t xml:space="preserve">His </w:t>
            </w:r>
            <w:commentRangeEnd w:id="335"/>
            <w:r>
              <w:rPr>
                <w:rStyle w:val="CommentReference"/>
                <w:rFonts w:eastAsiaTheme="minorHAnsi" w:cstheme="minorBidi"/>
                <w:color w:val="auto"/>
                <w:lang w:val="en-CA"/>
              </w:rPr>
              <w:commentReference w:id="33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6" w:name="_Toc297322063"/>
      <w:bookmarkStart w:id="337" w:name="_Toc297407708"/>
      <w:bookmarkStart w:id="338" w:name="_Toc298445760"/>
      <w:bookmarkStart w:id="339" w:name="_Toc298681246"/>
      <w:bookmarkStart w:id="340" w:name="_Toc298447485"/>
      <w:r>
        <w:rPr>
          <w:lang w:val="en-US"/>
        </w:rPr>
        <w:t>Psalm 149</w:t>
      </w:r>
      <w:bookmarkEnd w:id="336"/>
      <w:bookmarkEnd w:id="337"/>
      <w:bookmarkEnd w:id="338"/>
      <w:bookmarkEnd w:id="339"/>
      <w:bookmarkEnd w:id="34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1"/>
            <w:r w:rsidRPr="007425E1">
              <w:rPr>
                <w:rFonts w:eastAsiaTheme="minorHAnsi"/>
              </w:rPr>
              <w:t>chorus</w:t>
            </w:r>
            <w:commentRangeEnd w:id="341"/>
            <w:r>
              <w:rPr>
                <w:rStyle w:val="CommentReference"/>
                <w:rFonts w:eastAsiaTheme="minorHAnsi" w:cstheme="minorBidi"/>
                <w:color w:val="auto"/>
                <w:lang w:val="en-CA"/>
              </w:rPr>
              <w:commentReference w:id="34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2"/>
            <w:r w:rsidRPr="007425E1">
              <w:rPr>
                <w:rFonts w:eastAsiaTheme="minorHAnsi"/>
              </w:rPr>
              <w:t xml:space="preserve"> </w:t>
            </w:r>
            <w:commentRangeEnd w:id="342"/>
            <w:r>
              <w:rPr>
                <w:rStyle w:val="CommentReference"/>
                <w:rFonts w:eastAsiaTheme="minorHAnsi" w:cstheme="minorBidi"/>
                <w:color w:val="auto"/>
                <w:lang w:val="en-CA"/>
              </w:rPr>
              <w:commentReference w:id="34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3"/>
            <w:r>
              <w:t>rejoice</w:t>
            </w:r>
            <w:r w:rsidRPr="007425E1">
              <w:t xml:space="preserve"> </w:t>
            </w:r>
            <w:commentRangeEnd w:id="343"/>
            <w:r>
              <w:rPr>
                <w:rStyle w:val="CommentReference"/>
                <w:rFonts w:cstheme="minorBidi"/>
                <w:color w:val="auto"/>
                <w:lang w:val="en-CA"/>
              </w:rPr>
              <w:commentReference w:id="34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4"/>
            <w:r w:rsidRPr="007425E1">
              <w:rPr>
                <w:rFonts w:eastAsiaTheme="minorHAnsi"/>
              </w:rPr>
              <w:t>mouth</w:t>
            </w:r>
            <w:commentRangeEnd w:id="344"/>
            <w:r>
              <w:rPr>
                <w:rStyle w:val="CommentReference"/>
                <w:rFonts w:eastAsiaTheme="minorHAnsi" w:cstheme="minorBidi"/>
                <w:color w:val="auto"/>
                <w:lang w:val="en-CA"/>
              </w:rPr>
              <w:commentReference w:id="34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5"/>
            <w:r>
              <w:t>rebukes</w:t>
            </w:r>
            <w:r w:rsidRPr="007425E1">
              <w:t xml:space="preserve"> </w:t>
            </w:r>
            <w:commentRangeEnd w:id="345"/>
            <w:r>
              <w:rPr>
                <w:rStyle w:val="CommentReference"/>
                <w:rFonts w:cstheme="minorBidi"/>
                <w:color w:val="auto"/>
                <w:lang w:val="en-CA"/>
              </w:rPr>
              <w:commentReference w:id="34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6" w:name="_Toc297322064"/>
      <w:bookmarkStart w:id="347" w:name="_Toc297407709"/>
      <w:bookmarkStart w:id="348" w:name="_Toc298445761"/>
      <w:bookmarkStart w:id="349" w:name="_Toc298681247"/>
      <w:bookmarkStart w:id="350" w:name="_Toc298447486"/>
      <w:r>
        <w:rPr>
          <w:lang w:val="en-US"/>
        </w:rPr>
        <w:t>Psalm 150</w:t>
      </w:r>
      <w:bookmarkEnd w:id="346"/>
      <w:bookmarkEnd w:id="347"/>
      <w:bookmarkEnd w:id="348"/>
      <w:bookmarkEnd w:id="349"/>
      <w:bookmarkEnd w:id="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1"/>
            <w:r w:rsidRPr="007425E1">
              <w:t xml:space="preserve">psaltery </w:t>
            </w:r>
            <w:commentRangeEnd w:id="351"/>
            <w:r>
              <w:rPr>
                <w:rStyle w:val="CommentReference"/>
                <w:rFonts w:cstheme="minorBidi"/>
                <w:color w:val="auto"/>
                <w:lang w:val="en-CA"/>
              </w:rPr>
              <w:commentReference w:id="35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2"/>
            <w:r w:rsidRPr="007425E1">
              <w:t>chorus</w:t>
            </w:r>
            <w:commentRangeEnd w:id="352"/>
            <w:r>
              <w:rPr>
                <w:rStyle w:val="CommentReference"/>
                <w:rFonts w:cstheme="minorBidi"/>
                <w:color w:val="auto"/>
                <w:lang w:val="en-CA"/>
              </w:rPr>
              <w:commentReference w:id="35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3" w:name="_Toc298681248"/>
      <w:bookmarkStart w:id="354" w:name="_Toc308441903"/>
      <w:bookmarkStart w:id="355" w:name="_Toc297322065"/>
      <w:bookmarkStart w:id="356" w:name="_Toc297407710"/>
      <w:bookmarkStart w:id="357" w:name="_Toc298445762"/>
      <w:r>
        <w:rPr>
          <w:lang w:val="en-US"/>
        </w:rPr>
        <w:t>Sunday</w:t>
      </w:r>
      <w:bookmarkEnd w:id="353"/>
      <w:bookmarkEnd w:id="354"/>
    </w:p>
    <w:p w14:paraId="511C12F1" w14:textId="494B8AAA" w:rsidR="00232F08" w:rsidRPr="00232F08" w:rsidRDefault="00A460AD" w:rsidP="00495F1A">
      <w:pPr>
        <w:pStyle w:val="Rubric"/>
        <w:rPr>
          <w:lang w:val="en-US"/>
        </w:rPr>
      </w:pPr>
      <w:r>
        <w:rPr>
          <w:lang w:val="en-US"/>
        </w:rPr>
        <w:t xml:space="preserve">Any appropriate seasonal Psali may be said. See page </w:t>
      </w:r>
      <w:bookmarkEnd w:id="355"/>
      <w:bookmarkEnd w:id="356"/>
      <w:bookmarkEnd w:id="35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E315A4">
        <w:rPr>
          <w:noProof/>
          <w:lang w:val="en-US"/>
        </w:rPr>
        <w:t>972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E315A4">
        <w:t xml:space="preserve">The Psali </w:t>
      </w:r>
      <w:commentRangeStart w:id="358"/>
      <w:r w:rsidR="00E315A4">
        <w:t xml:space="preserve">Adam </w:t>
      </w:r>
      <w:commentRangeEnd w:id="358"/>
      <w:r w:rsidR="00E315A4">
        <w:t>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E315A4">
        <w:rPr>
          <w:noProof/>
          <w:lang w:val="en-US"/>
        </w:rPr>
        <w:t>866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9" w:name="_Toc297322066"/>
      <w:bookmarkStart w:id="360" w:name="_Toc297407711"/>
      <w:bookmarkStart w:id="361" w:name="_Toc298445763"/>
      <w:bookmarkStart w:id="362" w:name="_Toc298447488"/>
      <w:bookmarkStart w:id="363" w:name="_Toc308441905"/>
      <w:r>
        <w:rPr>
          <w:lang w:val="en-US"/>
        </w:rPr>
        <w:lastRenderedPageBreak/>
        <w:t>The Sunday Psali for the Lord</w:t>
      </w:r>
      <w:bookmarkEnd w:id="359"/>
      <w:bookmarkEnd w:id="360"/>
      <w:bookmarkEnd w:id="361"/>
      <w:bookmarkEnd w:id="362"/>
      <w:bookmarkEnd w:id="363"/>
    </w:p>
    <w:p w14:paraId="1A6A4265" w14:textId="77777777" w:rsidR="00CE3852" w:rsidRPr="00CE3852" w:rsidRDefault="00CE3852" w:rsidP="00495F1A">
      <w:pPr>
        <w:pStyle w:val="Heading5non-TOC"/>
        <w:rPr>
          <w:lang w:val="en-US"/>
        </w:rPr>
      </w:pPr>
      <w:commentRangeStart w:id="36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4"/>
      <w:r w:rsidR="00FC3604">
        <w:rPr>
          <w:rStyle w:val="CommentReference"/>
          <w:rFonts w:ascii="Garamond" w:eastAsiaTheme="minorHAnsi" w:hAnsi="Garamond" w:cstheme="minorBidi"/>
        </w:rPr>
        <w:commentReference w:id="3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5"/>
            <w:r w:rsidRPr="00FC3604">
              <w:t>ⲛⲏⲓ</w:t>
            </w:r>
            <w:commentRangeEnd w:id="365"/>
            <w:r w:rsidR="00FC3604">
              <w:rPr>
                <w:rStyle w:val="CommentReference"/>
                <w:rFonts w:ascii="Garamond" w:hAnsi="Garamond" w:cstheme="minorBidi"/>
                <w:noProof w:val="0"/>
                <w:lang w:val="en-CA"/>
              </w:rPr>
              <w:commentReference w:id="36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6"/>
            <w:r w:rsidRPr="005832A1">
              <w:t xml:space="preserve">praise </w:t>
            </w:r>
            <w:commentRangeEnd w:id="366"/>
            <w:r w:rsidRPr="005832A1">
              <w:rPr>
                <w:rStyle w:val="CommentReference"/>
                <w:rFonts w:eastAsiaTheme="minorHAnsi"/>
                <w:sz w:val="24"/>
              </w:rPr>
              <w:commentReference w:id="36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7"/>
            <w:r w:rsidRPr="005832A1">
              <w:t>Earth</w:t>
            </w:r>
            <w:commentRangeEnd w:id="367"/>
            <w:r w:rsidRPr="005832A1">
              <w:rPr>
                <w:rStyle w:val="CommentReference"/>
                <w:rFonts w:eastAsiaTheme="minorHAnsi"/>
                <w:sz w:val="24"/>
              </w:rPr>
              <w:commentReference w:id="36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8"/>
            <w:r w:rsidR="00FC3604">
              <w:rPr>
                <w:rStyle w:val="CommentReference"/>
                <w:rFonts w:ascii="Garamond" w:hAnsi="Garamond" w:cstheme="minorBidi"/>
                <w:noProof w:val="0"/>
                <w:lang w:val="en-CA"/>
              </w:rPr>
              <w:commentReference w:id="36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9"/>
            <w:r w:rsidRPr="005832A1">
              <w:t xml:space="preserve">Make haste </w:t>
            </w:r>
            <w:commentRangeEnd w:id="369"/>
            <w:r w:rsidRPr="005832A1">
              <w:rPr>
                <w:rStyle w:val="CommentReference"/>
                <w:rFonts w:eastAsiaTheme="minorHAnsi"/>
                <w:sz w:val="24"/>
              </w:rPr>
              <w:commentReference w:id="36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70"/>
            <w:r w:rsidRPr="005832A1">
              <w:rPr>
                <w:rFonts w:eastAsiaTheme="minorHAnsi"/>
              </w:rPr>
              <w:t xml:space="preserve">different </w:t>
            </w:r>
            <w:commentRangeEnd w:id="370"/>
            <w:r w:rsidRPr="005832A1">
              <w:rPr>
                <w:rStyle w:val="CommentReference"/>
                <w:rFonts w:eastAsiaTheme="minorHAnsi"/>
                <w:sz w:val="24"/>
              </w:rPr>
              <w:commentReference w:id="37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71"/>
            <w:r w:rsidRPr="005832A1">
              <w:t>truth</w:t>
            </w:r>
            <w:commentRangeEnd w:id="371"/>
            <w:r w:rsidRPr="005832A1">
              <w:rPr>
                <w:rStyle w:val="CommentReference"/>
                <w:rFonts w:eastAsiaTheme="minorHAnsi"/>
                <w:sz w:val="24"/>
              </w:rPr>
              <w:commentReference w:id="37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2"/>
            <w:r w:rsidRPr="005832A1">
              <w:t xml:space="preserve">longsuffering </w:t>
            </w:r>
            <w:commentRangeEnd w:id="372"/>
            <w:r w:rsidRPr="005832A1">
              <w:rPr>
                <w:rStyle w:val="CommentReference"/>
                <w:rFonts w:eastAsiaTheme="minorHAnsi"/>
                <w:sz w:val="24"/>
              </w:rPr>
              <w:commentReference w:id="37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3"/>
            <w:r w:rsidRPr="005832A1">
              <w:t xml:space="preserve">I rise </w:t>
            </w:r>
            <w:commentRangeEnd w:id="373"/>
            <w:r w:rsidRPr="005832A1">
              <w:rPr>
                <w:rStyle w:val="CommentReference"/>
                <w:rFonts w:eastAsiaTheme="minorHAnsi"/>
                <w:sz w:val="24"/>
              </w:rPr>
              <w:commentReference w:id="37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4"/>
            <w:r w:rsidRPr="005832A1">
              <w:t>sweet</w:t>
            </w:r>
            <w:commentRangeEnd w:id="374"/>
            <w:r w:rsidRPr="005832A1">
              <w:rPr>
                <w:rStyle w:val="CommentReference"/>
                <w:rFonts w:eastAsiaTheme="minorHAnsi"/>
                <w:sz w:val="24"/>
              </w:rPr>
              <w:commentReference w:id="37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5"/>
            <w:r w:rsidRPr="005832A1">
              <w:rPr>
                <w:rFonts w:eastAsiaTheme="minorHAnsi"/>
              </w:rPr>
              <w:t>Oh, how I love</w:t>
            </w:r>
            <w:commentRangeEnd w:id="375"/>
            <w:r w:rsidRPr="005832A1">
              <w:rPr>
                <w:rStyle w:val="CommentReference"/>
                <w:rFonts w:eastAsiaTheme="minorHAnsi"/>
                <w:sz w:val="24"/>
              </w:rPr>
              <w:commentReference w:id="37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6"/>
            <w:r w:rsidRPr="005832A1">
              <w:rPr>
                <w:rFonts w:eastAsiaTheme="minorHAnsi"/>
              </w:rPr>
              <w:t xml:space="preserve">of </w:t>
            </w:r>
            <w:commentRangeEnd w:id="376"/>
            <w:r w:rsidRPr="005832A1">
              <w:rPr>
                <w:rStyle w:val="CommentReference"/>
                <w:rFonts w:eastAsiaTheme="minorHAnsi"/>
                <w:sz w:val="24"/>
              </w:rPr>
              <w:commentReference w:id="37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7"/>
            <w:r w:rsidRPr="005832A1">
              <w:t>truth</w:t>
            </w:r>
            <w:commentRangeEnd w:id="377"/>
            <w:r w:rsidRPr="005832A1">
              <w:rPr>
                <w:rStyle w:val="CommentReference"/>
                <w:rFonts w:eastAsiaTheme="minorHAnsi"/>
                <w:sz w:val="24"/>
              </w:rPr>
              <w:commentReference w:id="37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8"/>
            <w:r w:rsidRPr="005832A1">
              <w:t xml:space="preserve">true </w:t>
            </w:r>
            <w:commentRangeEnd w:id="378"/>
            <w:r w:rsidRPr="005832A1">
              <w:rPr>
                <w:rStyle w:val="CommentReference"/>
                <w:rFonts w:eastAsiaTheme="minorHAnsi"/>
                <w:sz w:val="24"/>
              </w:rPr>
              <w:commentReference w:id="37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9"/>
            <w:r>
              <w:t xml:space="preserve">Whenever </w:t>
            </w:r>
            <w:commentRangeEnd w:id="379"/>
            <w:r>
              <w:rPr>
                <w:rStyle w:val="CommentReference"/>
                <w:rFonts w:eastAsiaTheme="minorHAnsi" w:cstheme="minorBidi"/>
                <w:color w:val="auto"/>
                <w:lang w:val="en-CA"/>
              </w:rPr>
              <w:commentReference w:id="379"/>
            </w:r>
            <w:r>
              <w:t>we</w:t>
            </w:r>
          </w:p>
          <w:p w14:paraId="7AE8E7A6" w14:textId="77777777" w:rsidR="005832A1" w:rsidRDefault="005832A1" w:rsidP="005832A1">
            <w:pPr>
              <w:pStyle w:val="EngHang"/>
            </w:pPr>
            <w:commentRangeStart w:id="380"/>
            <w:r>
              <w:t xml:space="preserve">Gather </w:t>
            </w:r>
            <w:commentRangeEnd w:id="380"/>
            <w:r>
              <w:rPr>
                <w:rStyle w:val="CommentReference"/>
                <w:rFonts w:eastAsiaTheme="minorHAnsi" w:cstheme="minorBidi"/>
                <w:color w:val="auto"/>
                <w:lang w:val="en-CA"/>
              </w:rPr>
              <w:commentReference w:id="38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81"/>
            <w:r>
              <w:t xml:space="preserve">will </w:t>
            </w:r>
            <w:commentRangeEnd w:id="381"/>
            <w:r>
              <w:rPr>
                <w:rStyle w:val="CommentReference"/>
                <w:rFonts w:eastAsiaTheme="minorHAnsi" w:cstheme="minorBidi"/>
                <w:color w:val="auto"/>
                <w:lang w:val="en-CA"/>
              </w:rPr>
              <w:commentReference w:id="38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2"/>
            <w:r>
              <w:t xml:space="preserve">Deliver </w:t>
            </w:r>
            <w:commentRangeEnd w:id="382"/>
            <w:r>
              <w:rPr>
                <w:rStyle w:val="CommentReference"/>
                <w:rFonts w:eastAsiaTheme="minorHAnsi" w:cstheme="minorBidi"/>
                <w:color w:val="auto"/>
                <w:lang w:val="en-CA"/>
              </w:rPr>
              <w:commentReference w:id="38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3"/>
            <w:r w:rsidRPr="00A16DFE">
              <w:rPr>
                <w:rFonts w:eastAsiaTheme="minorHAnsi"/>
              </w:rPr>
              <w:t xml:space="preserve">come </w:t>
            </w:r>
            <w:commentRangeEnd w:id="383"/>
            <w:r>
              <w:rPr>
                <w:rStyle w:val="CommentReference"/>
                <w:rFonts w:eastAsiaTheme="minorHAnsi" w:cstheme="minorBidi"/>
                <w:color w:val="auto"/>
                <w:lang w:val="en-CA"/>
              </w:rPr>
              <w:commentReference w:id="38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4"/>
            <w:r>
              <w:rPr>
                <w:rFonts w:eastAsiaTheme="minorHAnsi"/>
              </w:rPr>
              <w:t>be</w:t>
            </w:r>
            <w:r w:rsidRPr="00A16DFE">
              <w:rPr>
                <w:rFonts w:eastAsiaTheme="minorHAnsi"/>
              </w:rPr>
              <w:t xml:space="preserve"> </w:t>
            </w:r>
            <w:commentRangeEnd w:id="384"/>
            <w:r>
              <w:rPr>
                <w:rStyle w:val="CommentReference"/>
                <w:rFonts w:eastAsiaTheme="minorHAnsi" w:cstheme="minorBidi"/>
                <w:color w:val="auto"/>
                <w:lang w:val="en-CA"/>
              </w:rPr>
              <w:commentReference w:id="38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5" w:name="_Toc297322067"/>
      <w:bookmarkStart w:id="386" w:name="_Toc297407712"/>
      <w:bookmarkStart w:id="387" w:name="_Toc298445764"/>
      <w:bookmarkStart w:id="388" w:name="_Toc298681249"/>
      <w:bookmarkStart w:id="389" w:name="_Toc298447489"/>
      <w:bookmarkStart w:id="390" w:name="_Toc308441906"/>
      <w:r>
        <w:rPr>
          <w:lang w:val="en-US"/>
        </w:rPr>
        <w:t>The Sunday Theotokia</w:t>
      </w:r>
      <w:bookmarkEnd w:id="385"/>
      <w:bookmarkEnd w:id="386"/>
      <w:bookmarkEnd w:id="387"/>
      <w:bookmarkEnd w:id="388"/>
      <w:bookmarkEnd w:id="389"/>
      <w:bookmarkEnd w:id="39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91" w:name="_Toc298445765"/>
      <w:bookmarkStart w:id="392" w:name="_Toc298681250"/>
      <w:bookmarkStart w:id="393" w:name="_Toc298447490"/>
      <w:r>
        <w:rPr>
          <w:lang w:val="en-US"/>
        </w:rPr>
        <w:t>Part One</w:t>
      </w:r>
      <w:bookmarkEnd w:id="391"/>
      <w:bookmarkEnd w:id="392"/>
      <w:bookmarkEnd w:id="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4"/>
            <w:r w:rsidRPr="007425E1">
              <w:rPr>
                <w:rFonts w:eastAsiaTheme="minorHAnsi"/>
              </w:rPr>
              <w:t>Of the Covenant</w:t>
            </w:r>
            <w:commentRangeEnd w:id="394"/>
            <w:r>
              <w:rPr>
                <w:rStyle w:val="CommentReference"/>
                <w:rFonts w:eastAsiaTheme="minorHAnsi" w:cstheme="minorBidi"/>
                <w:color w:val="auto"/>
                <w:lang w:val="en-CA"/>
              </w:rPr>
              <w:commentReference w:id="39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5"/>
            <w:r>
              <w:rPr>
                <w:rFonts w:eastAsiaTheme="minorHAnsi"/>
              </w:rPr>
              <w:t>sprinkling</w:t>
            </w:r>
            <w:commentRangeEnd w:id="395"/>
            <w:r>
              <w:rPr>
                <w:rStyle w:val="CommentReference"/>
                <w:rFonts w:eastAsiaTheme="minorHAnsi" w:cstheme="minorBidi"/>
                <w:color w:val="auto"/>
                <w:lang w:val="en-CA"/>
              </w:rPr>
              <w:commentReference w:id="39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6"/>
            <w:r>
              <w:rPr>
                <w:rFonts w:eastAsiaTheme="minorHAnsi"/>
              </w:rPr>
              <w:t>dwelt</w:t>
            </w:r>
            <w:commentRangeEnd w:id="396"/>
            <w:r>
              <w:rPr>
                <w:rStyle w:val="CommentReference"/>
                <w:rFonts w:eastAsiaTheme="minorHAnsi" w:cstheme="minorBidi"/>
                <w:color w:val="auto"/>
                <w:lang w:val="en-CA"/>
              </w:rPr>
              <w:commentReference w:id="39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7"/>
            <w:r>
              <w:t xml:space="preserve">Magnify </w:t>
            </w:r>
            <w:commentRangeEnd w:id="397"/>
            <w:r>
              <w:rPr>
                <w:rStyle w:val="CommentReference"/>
                <w:rFonts w:eastAsiaTheme="minorHAnsi" w:cstheme="minorBidi"/>
                <w:color w:val="auto"/>
                <w:lang w:val="en-CA"/>
              </w:rPr>
              <w:commentReference w:id="39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8"/>
            <w:r>
              <w:t xml:space="preserve">obtain </w:t>
            </w:r>
            <w:commentRangeEnd w:id="398"/>
            <w:r>
              <w:rPr>
                <w:rStyle w:val="CommentReference"/>
                <w:rFonts w:eastAsiaTheme="minorHAnsi" w:cstheme="minorBidi"/>
                <w:color w:val="auto"/>
                <w:lang w:val="en-CA"/>
              </w:rPr>
              <w:commentReference w:id="39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9" w:name="_Toc298445766"/>
      <w:bookmarkStart w:id="400" w:name="_Toc298681251"/>
      <w:bookmarkStart w:id="401" w:name="_Toc298447491"/>
      <w:r>
        <w:t>Part Two</w:t>
      </w:r>
      <w:bookmarkEnd w:id="399"/>
      <w:bookmarkEnd w:id="400"/>
      <w:bookmarkEnd w:id="40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2"/>
            <w:r>
              <w:rPr>
                <w:rFonts w:eastAsiaTheme="minorHAnsi"/>
              </w:rPr>
              <w:t xml:space="preserve">type </w:t>
            </w:r>
            <w:commentRangeEnd w:id="402"/>
            <w:r>
              <w:rPr>
                <w:rStyle w:val="CommentReference"/>
                <w:rFonts w:eastAsiaTheme="minorHAnsi" w:cstheme="minorBidi"/>
                <w:color w:val="auto"/>
                <w:lang w:val="en-CA"/>
              </w:rPr>
              <w:commentReference w:id="40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3"/>
            <w:r>
              <w:t xml:space="preserve">one </w:t>
            </w:r>
            <w:commentRangeEnd w:id="403"/>
            <w:r>
              <w:rPr>
                <w:rStyle w:val="CommentReference"/>
                <w:rFonts w:eastAsiaTheme="minorHAnsi" w:cstheme="minorBidi"/>
                <w:color w:val="auto"/>
                <w:lang w:val="en-CA"/>
              </w:rPr>
              <w:commentReference w:id="403"/>
            </w:r>
            <w:r>
              <w:t>from two,</w:t>
            </w:r>
          </w:p>
          <w:p w14:paraId="24CF4066" w14:textId="77777777" w:rsidR="005832A1" w:rsidRDefault="005832A1" w:rsidP="005832A1">
            <w:pPr>
              <w:pStyle w:val="EngHang"/>
            </w:pPr>
            <w:r>
              <w:t xml:space="preserve">A </w:t>
            </w:r>
            <w:commentRangeStart w:id="404"/>
            <w:r>
              <w:t xml:space="preserve">Holy </w:t>
            </w:r>
            <w:commentRangeEnd w:id="404"/>
            <w:r>
              <w:rPr>
                <w:rStyle w:val="CommentReference"/>
                <w:rFonts w:eastAsiaTheme="minorHAnsi" w:cstheme="minorBidi"/>
                <w:color w:val="auto"/>
                <w:lang w:val="en-CA"/>
              </w:rPr>
              <w:commentReference w:id="40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5"/>
            <w:r>
              <w:rPr>
                <w:rFonts w:eastAsiaTheme="minorHAnsi"/>
              </w:rPr>
              <w:t xml:space="preserve">Begotten </w:t>
            </w:r>
            <w:commentRangeEnd w:id="405"/>
            <w:r>
              <w:rPr>
                <w:rStyle w:val="CommentReference"/>
                <w:rFonts w:eastAsiaTheme="minorHAnsi" w:cstheme="minorBidi"/>
                <w:color w:val="auto"/>
                <w:lang w:val="en-CA"/>
              </w:rPr>
              <w:commentReference w:id="405"/>
            </w:r>
            <w:r>
              <w:rPr>
                <w:rFonts w:eastAsiaTheme="minorHAnsi"/>
              </w:rPr>
              <w:t>without seed,</w:t>
            </w:r>
          </w:p>
          <w:p w14:paraId="0F7DC7A5" w14:textId="77777777" w:rsidR="005832A1" w:rsidRDefault="005832A1" w:rsidP="005832A1">
            <w:pPr>
              <w:pStyle w:val="EngHang"/>
              <w:rPr>
                <w:rFonts w:eastAsiaTheme="minorHAnsi"/>
              </w:rPr>
            </w:pPr>
            <w:commentRangeStart w:id="406"/>
            <w:r>
              <w:rPr>
                <w:rFonts w:eastAsiaTheme="minorHAnsi"/>
              </w:rPr>
              <w:t xml:space="preserve">Consubstantial </w:t>
            </w:r>
            <w:commentRangeEnd w:id="406"/>
            <w:r>
              <w:rPr>
                <w:rStyle w:val="CommentReference"/>
                <w:rFonts w:eastAsiaTheme="minorHAnsi" w:cstheme="minorBidi"/>
                <w:color w:val="auto"/>
                <w:lang w:val="en-CA"/>
              </w:rPr>
              <w:commentReference w:id="40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7"/>
            <w:r>
              <w:rPr>
                <w:rFonts w:eastAsiaTheme="minorHAnsi"/>
              </w:rPr>
              <w:t xml:space="preserve">made one </w:t>
            </w:r>
            <w:commentRangeEnd w:id="407"/>
            <w:r>
              <w:rPr>
                <w:rStyle w:val="CommentReference"/>
                <w:rFonts w:eastAsiaTheme="minorHAnsi" w:cstheme="minorBidi"/>
                <w:color w:val="auto"/>
                <w:lang w:val="en-CA"/>
              </w:rPr>
              <w:commentReference w:id="40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8"/>
            <w:r>
              <w:t xml:space="preserve">The </w:t>
            </w:r>
            <w:commentRangeEnd w:id="408"/>
            <w:r>
              <w:rPr>
                <w:rStyle w:val="CommentReference"/>
                <w:rFonts w:eastAsiaTheme="minorHAnsi" w:cstheme="minorBidi"/>
                <w:color w:val="auto"/>
                <w:lang w:val="en-CA"/>
              </w:rPr>
              <w:commentReference w:id="40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9"/>
            <w:r>
              <w:rPr>
                <w:rFonts w:eastAsiaTheme="minorHAnsi"/>
              </w:rPr>
              <w:t xml:space="preserve">Purple </w:t>
            </w:r>
            <w:commentRangeEnd w:id="409"/>
            <w:r>
              <w:rPr>
                <w:rStyle w:val="CommentReference"/>
                <w:rFonts w:eastAsiaTheme="minorHAnsi" w:cstheme="minorBidi"/>
                <w:color w:val="auto"/>
                <w:lang w:val="en-CA"/>
              </w:rPr>
              <w:commentReference w:id="40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10"/>
            <w:r>
              <w:rPr>
                <w:rFonts w:eastAsiaTheme="minorHAnsi"/>
              </w:rPr>
              <w:t xml:space="preserve">fine </w:t>
            </w:r>
            <w:commentRangeEnd w:id="410"/>
            <w:r>
              <w:rPr>
                <w:rStyle w:val="CommentReference"/>
                <w:rFonts w:eastAsiaTheme="minorHAnsi" w:cstheme="minorBidi"/>
                <w:color w:val="auto"/>
                <w:lang w:val="en-CA"/>
              </w:rPr>
              <w:commentReference w:id="41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11"/>
            <w:r>
              <w:rPr>
                <w:rFonts w:eastAsiaTheme="minorHAnsi"/>
              </w:rPr>
              <w:t xml:space="preserve">wood </w:t>
            </w:r>
            <w:commentRangeEnd w:id="411"/>
            <w:r>
              <w:rPr>
                <w:rStyle w:val="CommentReference"/>
                <w:rFonts w:eastAsiaTheme="minorHAnsi" w:cstheme="minorBidi"/>
                <w:color w:val="auto"/>
                <w:lang w:val="en-CA"/>
              </w:rPr>
              <w:commentReference w:id="41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4" w:name="_Toc298445767"/>
      <w:bookmarkStart w:id="415" w:name="_Toc298681252"/>
      <w:bookmarkStart w:id="416" w:name="_Toc298447492"/>
      <w:r>
        <w:t>Part Three</w:t>
      </w:r>
      <w:bookmarkEnd w:id="414"/>
      <w:bookmarkEnd w:id="415"/>
      <w:bookmarkEnd w:id="41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7"/>
            <w:r>
              <w:rPr>
                <w:rFonts w:eastAsiaTheme="minorHAnsi"/>
              </w:rPr>
              <w:t>Cherubs</w:t>
            </w:r>
            <w:commentRangeEnd w:id="417"/>
            <w:r>
              <w:rPr>
                <w:rStyle w:val="CommentReference"/>
                <w:rFonts w:eastAsiaTheme="minorHAnsi" w:cstheme="minorBidi"/>
                <w:color w:val="auto"/>
                <w:lang w:val="en-CA"/>
              </w:rPr>
              <w:commentReference w:id="417"/>
            </w:r>
          </w:p>
          <w:p w14:paraId="1744558C" w14:textId="77777777" w:rsidR="005832A1" w:rsidRPr="001A0083" w:rsidRDefault="005832A1" w:rsidP="005832A1">
            <w:pPr>
              <w:pStyle w:val="EngHangEnd"/>
            </w:pPr>
            <w:commentRangeStart w:id="418"/>
            <w:r>
              <w:rPr>
                <w:rFonts w:eastAsiaTheme="minorHAnsi"/>
              </w:rPr>
              <w:t xml:space="preserve">Forged </w:t>
            </w:r>
            <w:commentRangeEnd w:id="418"/>
            <w:r>
              <w:rPr>
                <w:rStyle w:val="CommentReference"/>
                <w:rFonts w:eastAsiaTheme="minorHAnsi" w:cstheme="minorBidi"/>
                <w:color w:val="auto"/>
                <w:lang w:val="en-CA"/>
              </w:rPr>
              <w:commentReference w:id="41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9"/>
            <w:r>
              <w:t xml:space="preserve">Always </w:t>
            </w:r>
            <w:commentRangeEnd w:id="419"/>
            <w:r>
              <w:rPr>
                <w:rStyle w:val="CommentReference"/>
                <w:rFonts w:eastAsiaTheme="minorHAnsi" w:cstheme="minorBidi"/>
                <w:color w:val="auto"/>
                <w:lang w:val="en-CA"/>
              </w:rPr>
              <w:commentReference w:id="41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20"/>
            <w:r>
              <w:rPr>
                <w:rFonts w:eastAsiaTheme="minorHAnsi"/>
              </w:rPr>
              <w:t xml:space="preserve">Overshadowed </w:t>
            </w:r>
            <w:commentRangeEnd w:id="420"/>
            <w:r>
              <w:rPr>
                <w:rStyle w:val="CommentReference"/>
                <w:rFonts w:eastAsiaTheme="minorHAnsi" w:cstheme="minorBidi"/>
                <w:color w:val="auto"/>
                <w:lang w:val="en-CA"/>
              </w:rPr>
              <w:commentReference w:id="42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21"/>
            <w:r>
              <w:rPr>
                <w:rFonts w:eastAsiaTheme="minorHAnsi"/>
              </w:rPr>
              <w:t xml:space="preserve">sin </w:t>
            </w:r>
            <w:commentRangeEnd w:id="421"/>
            <w:r>
              <w:rPr>
                <w:rStyle w:val="CommentReference"/>
                <w:rFonts w:eastAsiaTheme="minorHAnsi" w:cstheme="minorBidi"/>
                <w:color w:val="auto"/>
                <w:lang w:val="en-CA"/>
              </w:rPr>
              <w:commentReference w:id="42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22"/>
            <w:r>
              <w:t xml:space="preserve">Magnify </w:t>
            </w:r>
            <w:commentRangeEnd w:id="422"/>
            <w:r>
              <w:rPr>
                <w:rStyle w:val="CommentReference"/>
                <w:rFonts w:eastAsiaTheme="minorHAnsi" w:cstheme="minorBidi"/>
                <w:color w:val="auto"/>
                <w:lang w:val="en-CA"/>
              </w:rPr>
              <w:commentReference w:id="42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3"/>
            <w:r>
              <w:t xml:space="preserve">obtain </w:t>
            </w:r>
            <w:commentRangeEnd w:id="423"/>
            <w:r>
              <w:rPr>
                <w:rStyle w:val="CommentReference"/>
                <w:rFonts w:eastAsiaTheme="minorHAnsi" w:cstheme="minorBidi"/>
                <w:color w:val="auto"/>
                <w:lang w:val="en-CA"/>
              </w:rPr>
              <w:commentReference w:id="42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4" w:name="_Toc298445768"/>
      <w:bookmarkStart w:id="425" w:name="_Toc298681253"/>
      <w:bookmarkStart w:id="426" w:name="_Toc298447493"/>
      <w:r>
        <w:t>Part Four</w:t>
      </w:r>
      <w:bookmarkEnd w:id="424"/>
      <w:bookmarkEnd w:id="425"/>
      <w:bookmarkEnd w:id="42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7"/>
            <w:r>
              <w:t xml:space="preserve">you </w:t>
            </w:r>
            <w:commentRangeEnd w:id="427"/>
            <w:r>
              <w:rPr>
                <w:rStyle w:val="CommentReference"/>
                <w:rFonts w:eastAsiaTheme="minorHAnsi" w:cstheme="minorBidi"/>
                <w:color w:val="auto"/>
                <w:lang w:val="en-CA"/>
              </w:rPr>
              <w:commentReference w:id="42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8"/>
            <w:r>
              <w:rPr>
                <w:rFonts w:eastAsiaTheme="minorHAnsi"/>
              </w:rPr>
              <w:t xml:space="preserve">for </w:t>
            </w:r>
            <w:commentRangeEnd w:id="428"/>
            <w:r>
              <w:rPr>
                <w:rStyle w:val="CommentReference"/>
                <w:rFonts w:eastAsiaTheme="minorHAnsi" w:cstheme="minorBidi"/>
                <w:color w:val="auto"/>
                <w:lang w:val="en-CA"/>
              </w:rPr>
              <w:commentReference w:id="42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9"/>
            <w:r>
              <w:t xml:space="preserve">Magnify </w:t>
            </w:r>
            <w:commentRangeEnd w:id="429"/>
            <w:r>
              <w:rPr>
                <w:rStyle w:val="CommentReference"/>
                <w:rFonts w:eastAsiaTheme="minorHAnsi" w:cstheme="minorBidi"/>
                <w:color w:val="auto"/>
                <w:lang w:val="en-CA"/>
              </w:rPr>
              <w:commentReference w:id="42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30"/>
            <w:r>
              <w:t xml:space="preserve">obtain </w:t>
            </w:r>
            <w:commentRangeEnd w:id="430"/>
            <w:r>
              <w:rPr>
                <w:rStyle w:val="CommentReference"/>
                <w:rFonts w:eastAsiaTheme="minorHAnsi" w:cstheme="minorBidi"/>
                <w:color w:val="auto"/>
                <w:lang w:val="en-CA"/>
              </w:rPr>
              <w:commentReference w:id="43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31" w:name="_Toc298445769"/>
      <w:bookmarkStart w:id="432" w:name="_Toc298681254"/>
      <w:bookmarkStart w:id="433" w:name="_Toc298447494"/>
      <w:r>
        <w:t>Part Five</w:t>
      </w:r>
      <w:bookmarkEnd w:id="431"/>
      <w:bookmarkEnd w:id="432"/>
      <w:bookmarkEnd w:id="43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4"/>
            <w:r>
              <w:rPr>
                <w:rFonts w:eastAsiaTheme="minorHAnsi"/>
              </w:rPr>
              <w:t xml:space="preserve">burning </w:t>
            </w:r>
            <w:commentRangeEnd w:id="434"/>
            <w:r>
              <w:rPr>
                <w:rStyle w:val="CommentReference"/>
                <w:rFonts w:eastAsiaTheme="minorHAnsi" w:cstheme="minorBidi"/>
                <w:color w:val="auto"/>
                <w:lang w:val="en-CA"/>
              </w:rPr>
              <w:commentReference w:id="43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5"/>
            <w:r>
              <w:rPr>
                <w:rFonts w:eastAsiaTheme="minorHAnsi"/>
              </w:rPr>
              <w:t>manifestation</w:t>
            </w:r>
            <w:commentRangeEnd w:id="435"/>
            <w:r>
              <w:rPr>
                <w:rStyle w:val="CommentReference"/>
                <w:rFonts w:eastAsiaTheme="minorHAnsi" w:cstheme="minorBidi"/>
                <w:color w:val="auto"/>
                <w:lang w:val="en-CA"/>
              </w:rPr>
              <w:commentReference w:id="43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6"/>
            <w:r>
              <w:rPr>
                <w:rFonts w:eastAsiaTheme="minorHAnsi"/>
              </w:rPr>
              <w:t xml:space="preserve">carried </w:t>
            </w:r>
            <w:commentRangeEnd w:id="436"/>
            <w:r>
              <w:rPr>
                <w:rStyle w:val="CommentReference"/>
                <w:rFonts w:eastAsiaTheme="minorHAnsi" w:cstheme="minorBidi"/>
                <w:color w:val="auto"/>
                <w:lang w:val="en-CA"/>
              </w:rPr>
              <w:commentReference w:id="43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7"/>
            <w:r>
              <w:rPr>
                <w:rFonts w:eastAsiaTheme="minorHAnsi"/>
              </w:rPr>
              <w:t xml:space="preserve">Gives light to </w:t>
            </w:r>
            <w:commentRangeEnd w:id="437"/>
            <w:r>
              <w:rPr>
                <w:rStyle w:val="CommentReference"/>
                <w:rFonts w:eastAsiaTheme="minorHAnsi" w:cstheme="minorBidi"/>
                <w:color w:val="auto"/>
                <w:lang w:val="en-CA"/>
              </w:rPr>
              <w:commentReference w:id="43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8"/>
            <w:r>
              <w:t xml:space="preserve">Magnify </w:t>
            </w:r>
            <w:commentRangeEnd w:id="438"/>
            <w:r>
              <w:rPr>
                <w:rStyle w:val="CommentReference"/>
                <w:rFonts w:eastAsiaTheme="minorHAnsi" w:cstheme="minorBidi"/>
                <w:color w:val="auto"/>
                <w:lang w:val="en-CA"/>
              </w:rPr>
              <w:commentReference w:id="43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9"/>
            <w:r>
              <w:t xml:space="preserve">obtain </w:t>
            </w:r>
            <w:commentRangeEnd w:id="439"/>
            <w:r>
              <w:rPr>
                <w:rStyle w:val="CommentReference"/>
                <w:rFonts w:eastAsiaTheme="minorHAnsi" w:cstheme="minorBidi"/>
                <w:color w:val="auto"/>
                <w:lang w:val="en-CA"/>
              </w:rPr>
              <w:commentReference w:id="43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40" w:name="_Toc298445770"/>
      <w:bookmarkStart w:id="441" w:name="_Toc298681255"/>
      <w:bookmarkStart w:id="442" w:name="_Toc298447495"/>
      <w:r>
        <w:t>Part Six</w:t>
      </w:r>
      <w:bookmarkEnd w:id="440"/>
      <w:bookmarkEnd w:id="441"/>
      <w:bookmarkEnd w:id="44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3"/>
            <w:r>
              <w:rPr>
                <w:rStyle w:val="CommentReference"/>
                <w:rFonts w:eastAsiaTheme="minorHAnsi" w:cstheme="minorBidi"/>
                <w:color w:val="auto"/>
                <w:lang w:val="en-CA"/>
              </w:rPr>
              <w:commentReference w:id="44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4"/>
            <w:r>
              <w:rPr>
                <w:rFonts w:eastAsiaTheme="minorHAnsi"/>
              </w:rPr>
              <w:t xml:space="preserve">Upon </w:t>
            </w:r>
            <w:commentRangeEnd w:id="444"/>
            <w:r>
              <w:rPr>
                <w:rStyle w:val="CommentReference"/>
                <w:rFonts w:eastAsiaTheme="minorHAnsi" w:cstheme="minorBidi"/>
                <w:color w:val="auto"/>
                <w:lang w:val="en-CA"/>
              </w:rPr>
              <w:commentReference w:id="44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7" w:name="_Toc298445771"/>
      <w:bookmarkStart w:id="448" w:name="_Toc298681256"/>
      <w:bookmarkStart w:id="449" w:name="_Toc298447496"/>
      <w:bookmarkStart w:id="450" w:name="_Ref299211949"/>
      <w:r>
        <w:t>The Gospel According the St. Luke</w:t>
      </w:r>
      <w:bookmarkEnd w:id="447"/>
      <w:bookmarkEnd w:id="448"/>
      <w:bookmarkEnd w:id="449"/>
      <w:bookmarkEnd w:id="4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51" w:name="_Toc298445772"/>
      <w:bookmarkStart w:id="452" w:name="_Toc298681257"/>
      <w:bookmarkStart w:id="453" w:name="_Toc298447497"/>
      <w:r>
        <w:t xml:space="preserve">Part </w:t>
      </w:r>
      <w:bookmarkEnd w:id="451"/>
      <w:bookmarkEnd w:id="452"/>
      <w:bookmarkEnd w:id="45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4"/>
            <w:r>
              <w:rPr>
                <w:rFonts w:eastAsiaTheme="minorHAnsi"/>
              </w:rPr>
              <w:t>truth</w:t>
            </w:r>
            <w:commentRangeEnd w:id="454"/>
            <w:r>
              <w:rPr>
                <w:rStyle w:val="CommentReference"/>
                <w:rFonts w:eastAsiaTheme="minorHAnsi" w:cstheme="minorBidi"/>
                <w:color w:val="auto"/>
                <w:lang w:val="en-CA"/>
              </w:rPr>
              <w:commentReference w:id="45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5"/>
            <w:r>
              <w:rPr>
                <w:rFonts w:eastAsiaTheme="minorHAnsi"/>
              </w:rPr>
              <w:t xml:space="preserve">a </w:t>
            </w:r>
            <w:commentRangeEnd w:id="455"/>
            <w:r>
              <w:rPr>
                <w:rStyle w:val="CommentReference"/>
                <w:rFonts w:eastAsiaTheme="minorHAnsi" w:cstheme="minorBidi"/>
                <w:color w:val="auto"/>
                <w:lang w:val="en-CA"/>
              </w:rPr>
              <w:commentReference w:id="45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6"/>
            <w:r>
              <w:rPr>
                <w:rFonts w:eastAsiaTheme="minorHAnsi"/>
              </w:rPr>
              <w:t xml:space="preserve">holy </w:t>
            </w:r>
            <w:commentRangeEnd w:id="456"/>
            <w:r>
              <w:rPr>
                <w:rStyle w:val="CommentReference"/>
                <w:rFonts w:eastAsiaTheme="minorHAnsi" w:cstheme="minorBidi"/>
                <w:color w:val="auto"/>
                <w:lang w:val="en-CA"/>
              </w:rPr>
              <w:commentReference w:id="45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7"/>
            <w:r>
              <w:rPr>
                <w:rFonts w:eastAsiaTheme="minorHAnsi"/>
              </w:rPr>
              <w:t xml:space="preserve">abode </w:t>
            </w:r>
            <w:commentRangeEnd w:id="457"/>
            <w:r>
              <w:rPr>
                <w:rStyle w:val="CommentReference"/>
                <w:rFonts w:eastAsiaTheme="minorHAnsi" w:cstheme="minorBidi"/>
                <w:color w:val="auto"/>
                <w:lang w:val="en-CA"/>
              </w:rPr>
              <w:commentReference w:id="45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8"/>
            <w:r>
              <w:t xml:space="preserve">Magnify </w:t>
            </w:r>
            <w:commentRangeEnd w:id="458"/>
            <w:r>
              <w:rPr>
                <w:rStyle w:val="CommentReference"/>
                <w:rFonts w:eastAsiaTheme="minorHAnsi" w:cstheme="minorBidi"/>
                <w:color w:val="auto"/>
                <w:lang w:val="en-CA"/>
              </w:rPr>
              <w:commentReference w:id="45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9"/>
            <w:r>
              <w:t xml:space="preserve">obtain </w:t>
            </w:r>
            <w:commentRangeEnd w:id="459"/>
            <w:r>
              <w:rPr>
                <w:rStyle w:val="CommentReference"/>
                <w:rFonts w:eastAsiaTheme="minorHAnsi" w:cstheme="minorBidi"/>
                <w:color w:val="auto"/>
                <w:lang w:val="en-CA"/>
              </w:rPr>
              <w:commentReference w:id="45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60" w:name="_Toc298445773"/>
      <w:bookmarkStart w:id="461" w:name="_Toc298681258"/>
      <w:bookmarkStart w:id="462" w:name="_Toc298447498"/>
      <w:r>
        <w:lastRenderedPageBreak/>
        <w:t>Part Seven (</w:t>
      </w:r>
      <w:r w:rsidR="00AB7D27">
        <w:t>Modern Part Eight</w:t>
      </w:r>
      <w:r>
        <w:t>)</w:t>
      </w:r>
      <w:bookmarkEnd w:id="460"/>
      <w:bookmarkEnd w:id="461"/>
      <w:bookmarkEnd w:id="46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3"/>
            <w:r>
              <w:rPr>
                <w:rFonts w:eastAsiaTheme="minorHAnsi"/>
              </w:rPr>
              <w:t>O Lord of all.</w:t>
            </w:r>
            <w:commentRangeEnd w:id="463"/>
            <w:r>
              <w:rPr>
                <w:rStyle w:val="CommentReference"/>
                <w:rFonts w:eastAsiaTheme="minorHAnsi" w:cstheme="minorBidi"/>
                <w:color w:val="auto"/>
                <w:lang w:val="en-CA"/>
              </w:rPr>
              <w:commentReference w:id="46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4"/>
            <w:r>
              <w:rPr>
                <w:rFonts w:eastAsiaTheme="minorHAnsi"/>
              </w:rPr>
              <w:t>The True One who came</w:t>
            </w:r>
            <w:commentRangeEnd w:id="464"/>
            <w:r>
              <w:rPr>
                <w:rStyle w:val="CommentReference"/>
                <w:rFonts w:eastAsiaTheme="minorHAnsi" w:cstheme="minorBidi"/>
                <w:color w:val="auto"/>
                <w:lang w:val="en-CA"/>
              </w:rPr>
              <w:commentReference w:id="46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5"/>
            <w:r>
              <w:rPr>
                <w:rFonts w:eastAsiaTheme="minorHAnsi"/>
              </w:rPr>
              <w:t>And perfect rejoicing.</w:t>
            </w:r>
            <w:commentRangeEnd w:id="465"/>
            <w:r>
              <w:rPr>
                <w:rStyle w:val="CommentReference"/>
                <w:rFonts w:eastAsiaTheme="minorHAnsi" w:cstheme="minorBidi"/>
                <w:color w:val="auto"/>
                <w:lang w:val="en-CA"/>
              </w:rPr>
              <w:commentReference w:id="46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6"/>
            <w:r>
              <w:rPr>
                <w:rFonts w:eastAsiaTheme="minorHAnsi"/>
              </w:rPr>
              <w:t>about</w:t>
            </w:r>
            <w:commentRangeEnd w:id="466"/>
            <w:r>
              <w:rPr>
                <w:rStyle w:val="CommentReference"/>
                <w:rFonts w:eastAsiaTheme="minorHAnsi" w:cstheme="minorBidi"/>
                <w:color w:val="auto"/>
                <w:lang w:val="en-CA"/>
              </w:rPr>
              <w:commentReference w:id="46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7"/>
            <w:r>
              <w:rPr>
                <w:rFonts w:eastAsiaTheme="minorHAnsi"/>
              </w:rPr>
              <w:t>proclaim</w:t>
            </w:r>
            <w:commentRangeEnd w:id="467"/>
            <w:r>
              <w:rPr>
                <w:rStyle w:val="CommentReference"/>
                <w:rFonts w:eastAsiaTheme="minorHAnsi" w:cstheme="minorBidi"/>
                <w:color w:val="auto"/>
                <w:lang w:val="en-CA"/>
              </w:rPr>
              <w:commentReference w:id="46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8"/>
            <w:r>
              <w:t>generations</w:t>
            </w:r>
            <w:commentRangeEnd w:id="468"/>
            <w:r>
              <w:rPr>
                <w:rStyle w:val="CommentReference"/>
                <w:rFonts w:eastAsiaTheme="minorHAnsi" w:cstheme="minorBidi"/>
                <w:color w:val="auto"/>
                <w:lang w:val="en-CA"/>
              </w:rPr>
              <w:commentReference w:id="46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9"/>
            <w:r>
              <w:t xml:space="preserve">just </w:t>
            </w:r>
            <w:commentRangeEnd w:id="469"/>
            <w:r>
              <w:rPr>
                <w:rStyle w:val="CommentReference"/>
                <w:rFonts w:eastAsiaTheme="minorHAnsi" w:cstheme="minorBidi"/>
                <w:color w:val="auto"/>
                <w:lang w:val="en-CA"/>
              </w:rPr>
              <w:commentReference w:id="46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70"/>
            <w:r>
              <w:t xml:space="preserve">chaste </w:t>
            </w:r>
            <w:commentRangeEnd w:id="470"/>
            <w:r>
              <w:rPr>
                <w:rStyle w:val="CommentReference"/>
                <w:rFonts w:eastAsiaTheme="minorHAnsi" w:cstheme="minorBidi"/>
                <w:color w:val="auto"/>
                <w:lang w:val="en-CA"/>
              </w:rPr>
              <w:commentReference w:id="47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71"/>
            <w:r>
              <w:t>Isaac</w:t>
            </w:r>
            <w:commentRangeEnd w:id="471"/>
            <w:r>
              <w:rPr>
                <w:rStyle w:val="CommentReference"/>
                <w:rFonts w:eastAsiaTheme="minorHAnsi" w:cstheme="minorBidi"/>
                <w:color w:val="auto"/>
                <w:lang w:val="en-CA"/>
              </w:rPr>
              <w:commentReference w:id="47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2"/>
            <w:r>
              <w:t>myriads of myriads.</w:t>
            </w:r>
            <w:commentRangeEnd w:id="472"/>
            <w:r>
              <w:rPr>
                <w:rStyle w:val="CommentReference"/>
                <w:rFonts w:eastAsiaTheme="minorHAnsi" w:cstheme="minorBidi"/>
                <w:color w:val="auto"/>
                <w:lang w:val="en-CA"/>
              </w:rPr>
              <w:commentReference w:id="47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3"/>
            <w:r>
              <w:t>Master</w:t>
            </w:r>
            <w:commentRangeEnd w:id="473"/>
            <w:r>
              <w:rPr>
                <w:rStyle w:val="CommentReference"/>
                <w:rFonts w:eastAsiaTheme="minorHAnsi" w:cstheme="minorBidi"/>
                <w:color w:val="auto"/>
                <w:lang w:val="en-CA"/>
              </w:rPr>
              <w:commentReference w:id="47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4"/>
            <w:r>
              <w:t xml:space="preserve">honour </w:t>
            </w:r>
            <w:commentRangeEnd w:id="474"/>
            <w:r>
              <w:rPr>
                <w:rStyle w:val="CommentReference"/>
                <w:rFonts w:eastAsiaTheme="minorHAnsi" w:cstheme="minorBidi"/>
                <w:color w:val="auto"/>
                <w:lang w:val="en-CA"/>
              </w:rPr>
              <w:commentReference w:id="47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5"/>
            <w:r>
              <w:t xml:space="preserve">spouse </w:t>
            </w:r>
            <w:commentRangeEnd w:id="475"/>
            <w:r>
              <w:rPr>
                <w:rStyle w:val="CommentReference"/>
                <w:rFonts w:eastAsiaTheme="minorHAnsi" w:cstheme="minorBidi"/>
                <w:color w:val="auto"/>
                <w:lang w:val="en-CA"/>
              </w:rPr>
              <w:commentReference w:id="47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6"/>
            <w:r>
              <w:t xml:space="preserve">health </w:t>
            </w:r>
            <w:commentRangeEnd w:id="476"/>
            <w:r>
              <w:rPr>
                <w:rStyle w:val="CommentReference"/>
                <w:rFonts w:eastAsiaTheme="minorHAnsi" w:cstheme="minorBidi"/>
                <w:color w:val="auto"/>
                <w:lang w:val="en-CA"/>
              </w:rPr>
              <w:commentReference w:id="47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7"/>
            <w:r>
              <w:t>indescribable</w:t>
            </w:r>
            <w:commentRangeEnd w:id="477"/>
            <w:r>
              <w:rPr>
                <w:rStyle w:val="CommentReference"/>
                <w:rFonts w:eastAsiaTheme="minorHAnsi" w:cstheme="minorBidi"/>
                <w:color w:val="auto"/>
                <w:lang w:val="en-CA"/>
              </w:rPr>
              <w:commentReference w:id="47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8"/>
            <w:r>
              <w:t>Without mingling of substance</w:t>
            </w:r>
            <w:commentRangeEnd w:id="478"/>
            <w:r>
              <w:rPr>
                <w:rStyle w:val="CommentReference"/>
                <w:rFonts w:eastAsiaTheme="minorHAnsi" w:cstheme="minorBidi"/>
                <w:color w:val="auto"/>
                <w:lang w:val="en-CA"/>
              </w:rPr>
              <w:commentReference w:id="47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9"/>
            <w:r>
              <w:t xml:space="preserve">intercede </w:t>
            </w:r>
            <w:commentRangeEnd w:id="479"/>
            <w:r>
              <w:rPr>
                <w:rStyle w:val="CommentReference"/>
                <w:rFonts w:eastAsiaTheme="minorHAnsi" w:cstheme="minorBidi"/>
                <w:color w:val="auto"/>
                <w:lang w:val="en-CA"/>
              </w:rPr>
              <w:commentReference w:id="47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80" w:name="_Toc298445774"/>
      <w:bookmarkStart w:id="481" w:name="_Toc298681259"/>
      <w:bookmarkStart w:id="482" w:name="_Toc298447499"/>
      <w:r>
        <w:lastRenderedPageBreak/>
        <w:t>Part Nine</w:t>
      </w:r>
      <w:bookmarkEnd w:id="480"/>
      <w:bookmarkEnd w:id="481"/>
      <w:bookmarkEnd w:id="48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2873E3D"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E315A4">
        <w:rPr>
          <w:noProof/>
        </w:rPr>
        <w:t>84</w:t>
      </w:r>
      <w:r w:rsidR="003A78C2">
        <w:fldChar w:fldCharType="end"/>
      </w:r>
      <w:r>
        <w:t>.</w:t>
      </w:r>
    </w:p>
    <w:p w14:paraId="3F9EADC9" w14:textId="77777777" w:rsidR="00A2562D" w:rsidRDefault="00A2562D" w:rsidP="00A31CA5">
      <w:pPr>
        <w:pStyle w:val="Heading6"/>
      </w:pPr>
      <w:bookmarkStart w:id="483" w:name="_Toc298445775"/>
      <w:bookmarkStart w:id="484" w:name="_Toc298681260"/>
      <w:bookmarkStart w:id="485" w:name="_Toc298447500"/>
      <w:r>
        <w:t>Part Ten</w:t>
      </w:r>
      <w:bookmarkEnd w:id="483"/>
      <w:bookmarkEnd w:id="484"/>
      <w:bookmarkEnd w:id="48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6"/>
            <w:r>
              <w:t>honoured</w:t>
            </w:r>
            <w:r w:rsidRPr="007425E1">
              <w:t xml:space="preserve"> </w:t>
            </w:r>
            <w:commentRangeEnd w:id="486"/>
            <w:r>
              <w:rPr>
                <w:rStyle w:val="CommentReference"/>
                <w:rFonts w:eastAsiaTheme="minorHAnsi" w:cstheme="minorBidi"/>
                <w:color w:val="auto"/>
                <w:lang w:val="en-CA"/>
              </w:rPr>
              <w:commentReference w:id="486"/>
            </w:r>
            <w:commentRangeStart w:id="487"/>
            <w:r w:rsidRPr="007425E1">
              <w:t xml:space="preserve">more </w:t>
            </w:r>
            <w:commentRangeEnd w:id="487"/>
            <w:r>
              <w:rPr>
                <w:rStyle w:val="CommentReference"/>
                <w:rFonts w:eastAsiaTheme="minorHAnsi" w:cstheme="minorBidi"/>
                <w:color w:val="auto"/>
                <w:lang w:val="en-CA"/>
              </w:rPr>
              <w:commentReference w:id="48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8"/>
            <w:r w:rsidRPr="007425E1">
              <w:t>means</w:t>
            </w:r>
            <w:r>
              <w:rPr>
                <w:rStyle w:val="FootnoteReference"/>
                <w:lang w:val="en-GB"/>
              </w:rPr>
              <w:t xml:space="preserve"> </w:t>
            </w:r>
            <w:commentRangeEnd w:id="488"/>
            <w:r>
              <w:rPr>
                <w:rStyle w:val="CommentReference"/>
                <w:rFonts w:eastAsiaTheme="minorHAnsi" w:cstheme="minorBidi"/>
                <w:color w:val="auto"/>
                <w:lang w:val="en-CA"/>
              </w:rPr>
              <w:commentReference w:id="48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9" w:name="_Toc298445776"/>
      <w:bookmarkStart w:id="490" w:name="_Toc298681261"/>
      <w:bookmarkStart w:id="491" w:name="_Toc298447501"/>
      <w:r w:rsidRPr="00D24FE1">
        <w:t>Part</w:t>
      </w:r>
      <w:r>
        <w:t xml:space="preserve"> Eleven</w:t>
      </w:r>
      <w:bookmarkEnd w:id="489"/>
      <w:bookmarkEnd w:id="490"/>
      <w:bookmarkEnd w:id="49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2" w:name="_Toc298445777"/>
      <w:bookmarkStart w:id="493" w:name="_Toc298681262"/>
      <w:bookmarkStart w:id="494" w:name="_Toc298447502"/>
      <w:r>
        <w:t>Part Twelve</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5"/>
            <w:r w:rsidRPr="007425E1">
              <w:t>heaven</w:t>
            </w:r>
            <w:commentRangeEnd w:id="495"/>
            <w:r>
              <w:rPr>
                <w:rStyle w:val="CommentReference"/>
                <w:rFonts w:eastAsiaTheme="minorHAnsi" w:cstheme="minorBidi"/>
                <w:color w:val="auto"/>
                <w:lang w:val="en-CA"/>
              </w:rPr>
              <w:commentReference w:id="49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6"/>
            <w:r w:rsidRPr="007425E1">
              <w:t xml:space="preserve">true </w:t>
            </w:r>
            <w:commentRangeEnd w:id="496"/>
            <w:r>
              <w:rPr>
                <w:rStyle w:val="CommentReference"/>
                <w:rFonts w:eastAsiaTheme="minorHAnsi" w:cstheme="minorBidi"/>
                <w:color w:val="auto"/>
                <w:lang w:val="en-CA"/>
              </w:rPr>
              <w:commentReference w:id="49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7" w:name="_Toc298445778"/>
      <w:bookmarkStart w:id="498" w:name="_Toc298681263"/>
      <w:bookmarkStart w:id="499" w:name="_Toc298447503"/>
      <w:r>
        <w:t>Part Thirteen</w:t>
      </w:r>
      <w:bookmarkEnd w:id="497"/>
      <w:bookmarkEnd w:id="498"/>
      <w:bookmarkEnd w:id="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500"/>
            <w:r>
              <w:rPr>
                <w:rFonts w:eastAsiaTheme="minorHAnsi"/>
              </w:rPr>
              <w:t xml:space="preserve">Virgin Mary </w:t>
            </w:r>
            <w:commentRangeEnd w:id="500"/>
            <w:r>
              <w:rPr>
                <w:rStyle w:val="CommentReference"/>
                <w:rFonts w:eastAsiaTheme="minorHAnsi" w:cstheme="minorBidi"/>
                <w:color w:val="auto"/>
                <w:lang w:val="en-CA"/>
              </w:rPr>
              <w:commentReference w:id="50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501"/>
            <w:r w:rsidRPr="007425E1">
              <w:t>And the Cherubic,</w:t>
            </w:r>
          </w:p>
          <w:p w14:paraId="28BB6544" w14:textId="77777777" w:rsidR="00A31CA5" w:rsidRPr="001A0083" w:rsidRDefault="00A31CA5" w:rsidP="00EB661B">
            <w:pPr>
              <w:pStyle w:val="EngHangEnd"/>
            </w:pPr>
            <w:r>
              <w:t>Mercy Seat</w:t>
            </w:r>
            <w:commentRangeEnd w:id="501"/>
            <w:r>
              <w:t>.</w:t>
            </w:r>
            <w:r>
              <w:rPr>
                <w:rStyle w:val="CommentReference"/>
                <w:rFonts w:eastAsiaTheme="minorHAnsi" w:cstheme="minorBidi"/>
                <w:color w:val="auto"/>
                <w:lang w:val="en-CA"/>
              </w:rPr>
              <w:commentReference w:id="50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2"/>
            <w:r w:rsidRPr="007425E1">
              <w:t>pot</w:t>
            </w:r>
            <w:commentRangeEnd w:id="502"/>
            <w:r>
              <w:rPr>
                <w:rStyle w:val="CommentReference"/>
                <w:rFonts w:eastAsiaTheme="minorHAnsi" w:cstheme="minorBidi"/>
                <w:color w:val="auto"/>
                <w:lang w:val="en-CA"/>
              </w:rPr>
              <w:commentReference w:id="50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3"/>
            <w:r w:rsidRPr="007425E1">
              <w:t>l</w:t>
            </w:r>
            <w:r>
              <w:t>ampstand</w:t>
            </w:r>
            <w:commentRangeEnd w:id="503"/>
            <w:r>
              <w:rPr>
                <w:rStyle w:val="CommentReference"/>
                <w:rFonts w:eastAsiaTheme="minorHAnsi" w:cstheme="minorBidi"/>
                <w:color w:val="auto"/>
                <w:lang w:val="en-CA"/>
              </w:rPr>
              <w:commentReference w:id="50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4" w:name="_Toc298445779"/>
      <w:bookmarkStart w:id="505" w:name="_Toc298681264"/>
      <w:bookmarkStart w:id="506" w:name="_Toc298447504"/>
      <w:r>
        <w:t>Part Fourteen</w:t>
      </w:r>
      <w:bookmarkEnd w:id="504"/>
      <w:bookmarkEnd w:id="505"/>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7"/>
            <w:r w:rsidRPr="007425E1">
              <w:t>decorated</w:t>
            </w:r>
            <w:commentRangeEnd w:id="507"/>
            <w:r>
              <w:rPr>
                <w:rStyle w:val="CommentReference"/>
                <w:rFonts w:eastAsiaTheme="minorHAnsi" w:cstheme="minorBidi"/>
                <w:color w:val="auto"/>
                <w:lang w:val="en-CA"/>
              </w:rPr>
              <w:commentReference w:id="50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8"/>
            <w:r w:rsidRPr="007425E1">
              <w:t>t</w:t>
            </w:r>
            <w:commentRangeEnd w:id="508"/>
            <w:r>
              <w:rPr>
                <w:rStyle w:val="CommentReference"/>
                <w:rFonts w:eastAsiaTheme="minorHAnsi" w:cstheme="minorBidi"/>
                <w:color w:val="auto"/>
                <w:lang w:val="en-CA"/>
              </w:rPr>
              <w:commentReference w:id="50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9"/>
            <w:r>
              <w:t xml:space="preserve">The </w:t>
            </w:r>
            <w:commentRangeEnd w:id="509"/>
            <w:r>
              <w:rPr>
                <w:rStyle w:val="CommentReference"/>
                <w:rFonts w:eastAsiaTheme="minorHAnsi" w:cstheme="minorBidi"/>
                <w:color w:val="auto"/>
                <w:lang w:val="en-CA"/>
              </w:rPr>
              <w:commentReference w:id="50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10"/>
            <w:r w:rsidRPr="007425E1">
              <w:t xml:space="preserve">And </w:t>
            </w:r>
            <w:commentRangeEnd w:id="510"/>
            <w:r>
              <w:rPr>
                <w:rStyle w:val="CommentReference"/>
                <w:rFonts w:eastAsiaTheme="minorHAnsi" w:cstheme="minorBidi"/>
                <w:color w:val="auto"/>
                <w:lang w:val="en-CA"/>
              </w:rPr>
              <w:commentReference w:id="51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11" w:name="_Toc298445780"/>
      <w:bookmarkStart w:id="512" w:name="_Toc298681265"/>
      <w:bookmarkStart w:id="513" w:name="_Toc298447505"/>
      <w:r>
        <w:t>Part Fifteen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4"/>
            <w:r>
              <w:t>Which</w:t>
            </w:r>
            <w:r w:rsidRPr="007425E1">
              <w:t xml:space="preserve"> </w:t>
            </w:r>
            <w:commentRangeEnd w:id="514"/>
            <w:r>
              <w:rPr>
                <w:rStyle w:val="CommentReference"/>
                <w:rFonts w:eastAsiaTheme="minorHAnsi" w:cstheme="minorBidi"/>
                <w:color w:val="auto"/>
                <w:lang w:val="en-CA"/>
              </w:rPr>
              <w:commentReference w:id="51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5"/>
            <w:r w:rsidR="00FA5B8C">
              <w:rPr>
                <w:rStyle w:val="CommentReference"/>
                <w:rFonts w:ascii="Garamond" w:hAnsi="Garamond" w:cstheme="minorBidi"/>
                <w:noProof w:val="0"/>
                <w:lang w:val="en-CA"/>
              </w:rPr>
              <w:commentReference w:id="51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6"/>
            <w:r w:rsidRPr="007425E1">
              <w:t>savour</w:t>
            </w:r>
            <w:commentRangeEnd w:id="516"/>
            <w:r>
              <w:rPr>
                <w:rStyle w:val="CommentReference"/>
                <w:rFonts w:eastAsiaTheme="minorHAnsi" w:cstheme="minorBidi"/>
                <w:color w:val="auto"/>
                <w:lang w:val="en-CA"/>
              </w:rPr>
              <w:commentReference w:id="51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7"/>
            <w:r w:rsidRPr="007425E1">
              <w:t>estate</w:t>
            </w:r>
            <w:commentRangeEnd w:id="517"/>
            <w:r>
              <w:rPr>
                <w:rStyle w:val="CommentReference"/>
                <w:rFonts w:eastAsiaTheme="minorHAnsi" w:cstheme="minorBidi"/>
                <w:color w:val="auto"/>
                <w:lang w:val="en-CA"/>
              </w:rPr>
              <w:commentReference w:id="51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8" w:name="_Toc298445781"/>
      <w:bookmarkStart w:id="519" w:name="_Toc298681266"/>
      <w:bookmarkStart w:id="520" w:name="_Toc298447506"/>
      <w:r>
        <w:rPr>
          <w:lang w:val="en-GB"/>
        </w:rPr>
        <w:t>Part Sixteen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21" w:name="_Toc298445782"/>
      <w:bookmarkStart w:id="522" w:name="_Toc298681267"/>
      <w:bookmarkStart w:id="523" w:name="_Toc298447507"/>
      <w:r w:rsidRPr="00D24FE1">
        <w:t>Part</w:t>
      </w:r>
      <w:r>
        <w:t xml:space="preserve"> Seventeen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4" w:name="_Toc298445783"/>
      <w:bookmarkStart w:id="525" w:name="_Toc298681268"/>
      <w:bookmarkStart w:id="526" w:name="_Toc298447508"/>
      <w:r>
        <w:t>Part Eighteen</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7"/>
            <w:r>
              <w:t>care</w:t>
            </w:r>
            <w:commentRangeEnd w:id="527"/>
            <w:r>
              <w:rPr>
                <w:rStyle w:val="CommentReference"/>
                <w:rFonts w:eastAsiaTheme="minorHAnsi" w:cstheme="minorBidi"/>
                <w:color w:val="auto"/>
                <w:lang w:val="en-CA"/>
              </w:rPr>
              <w:commentReference w:id="52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8"/>
            <w:r w:rsidRPr="007425E1">
              <w:t xml:space="preserve">Sabbath </w:t>
            </w:r>
            <w:commentRangeEnd w:id="528"/>
            <w:r>
              <w:rPr>
                <w:rStyle w:val="CommentReference"/>
                <w:rFonts w:eastAsiaTheme="minorHAnsi" w:cstheme="minorBidi"/>
                <w:color w:val="auto"/>
                <w:lang w:val="en-CA"/>
              </w:rPr>
              <w:commentReference w:id="52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9" w:name="_Toc298445784"/>
      <w:bookmarkStart w:id="530" w:name="_Toc298681269"/>
      <w:bookmarkStart w:id="531" w:name="_Toc298447509"/>
      <w:bookmarkStart w:id="532" w:name="_Ref299212037"/>
      <w:bookmarkStart w:id="533" w:name="_Ref299212071"/>
      <w:bookmarkStart w:id="534" w:name="_Toc308441907"/>
      <w:r>
        <w:t>The Antiphonarium is read.</w:t>
      </w:r>
    </w:p>
    <w:p w14:paraId="0039C723" w14:textId="77777777" w:rsidR="00042E9B" w:rsidRDefault="00042E9B" w:rsidP="00FB5E62">
      <w:pPr>
        <w:pStyle w:val="Heading5"/>
      </w:pPr>
      <w:bookmarkStart w:id="535" w:name="_Ref434564976"/>
      <w:r>
        <w:t>The Conclusion of the Adam Theotokias</w:t>
      </w:r>
      <w:bookmarkEnd w:id="529"/>
      <w:bookmarkEnd w:id="530"/>
      <w:bookmarkEnd w:id="531"/>
      <w:bookmarkEnd w:id="532"/>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6"/>
            <w:r w:rsidRPr="007425E1">
              <w:rPr>
                <w:rFonts w:eastAsiaTheme="minorHAnsi"/>
              </w:rPr>
              <w:t xml:space="preserve">too </w:t>
            </w:r>
            <w:commentRangeEnd w:id="536"/>
            <w:r>
              <w:rPr>
                <w:rStyle w:val="CommentReference"/>
                <w:rFonts w:eastAsiaTheme="minorHAnsi" w:cstheme="minorBidi"/>
                <w:color w:val="auto"/>
                <w:lang w:val="en-CA"/>
              </w:rPr>
              <w:commentReference w:id="53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7"/>
            <w:r w:rsidRPr="007425E1">
              <w:rPr>
                <w:rFonts w:eastAsiaTheme="minorHAnsi"/>
              </w:rPr>
              <w:t xml:space="preserve">count </w:t>
            </w:r>
            <w:commentRangeEnd w:id="537"/>
            <w:r>
              <w:rPr>
                <w:rStyle w:val="CommentReference"/>
                <w:rFonts w:eastAsiaTheme="minorHAnsi" w:cstheme="minorBidi"/>
                <w:color w:val="auto"/>
                <w:lang w:val="en-CA"/>
              </w:rPr>
              <w:commentReference w:id="53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8"/>
            <w:r>
              <w:rPr>
                <w:rFonts w:eastAsiaTheme="minorHAnsi"/>
              </w:rPr>
              <w:t>I</w:t>
            </w:r>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9"/>
            <w:r w:rsidRPr="007425E1">
              <w:rPr>
                <w:rFonts w:eastAsiaTheme="minorHAnsi"/>
              </w:rPr>
              <w:t>To offer repentance</w:t>
            </w:r>
            <w:commentRangeEnd w:id="539"/>
            <w:r>
              <w:rPr>
                <w:rStyle w:val="CommentReference"/>
                <w:rFonts w:eastAsiaTheme="minorHAnsi" w:cstheme="minorBidi"/>
                <w:color w:val="auto"/>
                <w:lang w:val="en-CA"/>
              </w:rPr>
              <w:commentReference w:id="53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40"/>
            <w:r w:rsidRPr="007425E1">
              <w:rPr>
                <w:rFonts w:eastAsiaTheme="minorHAnsi"/>
              </w:rPr>
              <w:t>The death of a sinner</w:t>
            </w:r>
            <w:commentRangeEnd w:id="540"/>
            <w:r>
              <w:rPr>
                <w:rStyle w:val="CommentReference"/>
                <w:rFonts w:eastAsiaTheme="minorHAnsi" w:cstheme="minorBidi"/>
                <w:color w:val="auto"/>
                <w:lang w:val="en-CA"/>
              </w:rPr>
              <w:commentReference w:id="54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41"/>
            <w:r>
              <w:t>kind-hearted</w:t>
            </w:r>
            <w:commentRangeEnd w:id="541"/>
            <w:r>
              <w:rPr>
                <w:rStyle w:val="CommentReference"/>
                <w:rFonts w:eastAsiaTheme="minorHAnsi" w:cstheme="minorBidi"/>
                <w:color w:val="auto"/>
                <w:lang w:val="en-CA"/>
              </w:rPr>
              <w:commentReference w:id="54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2"/>
            <w:r>
              <w:t>compassions</w:t>
            </w:r>
            <w:commentRangeEnd w:id="542"/>
            <w:r>
              <w:rPr>
                <w:rStyle w:val="CommentReference"/>
                <w:rFonts w:eastAsiaTheme="minorHAnsi" w:cstheme="minorBidi"/>
                <w:color w:val="auto"/>
                <w:lang w:val="en-CA"/>
              </w:rPr>
              <w:commentReference w:id="54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3"/>
            <w:r w:rsidRPr="007425E1">
              <w:t xml:space="preserve">May </w:t>
            </w:r>
            <w:commentRangeEnd w:id="543"/>
            <w:r>
              <w:rPr>
                <w:rStyle w:val="CommentReference"/>
                <w:rFonts w:eastAsiaTheme="minorHAnsi" w:cstheme="minorBidi"/>
                <w:color w:val="auto"/>
                <w:lang w:val="en-CA"/>
              </w:rPr>
              <w:commentReference w:id="54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4" w:name="_Toc298445785"/>
      <w:bookmarkStart w:id="545" w:name="_Toc298681270"/>
      <w:bookmarkStart w:id="546" w:name="_Toc298447510"/>
      <w:bookmarkStart w:id="547" w:name="_Ref299212181"/>
      <w:bookmarkStart w:id="548" w:name="_Toc308441908"/>
      <w:r>
        <w:t>The Creed</w:t>
      </w:r>
      <w:bookmarkEnd w:id="544"/>
      <w:bookmarkEnd w:id="545"/>
      <w:bookmarkEnd w:id="546"/>
      <w:bookmarkEnd w:id="547"/>
      <w:bookmarkEnd w:id="5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9" w:name="_Toc298445786"/>
            <w:bookmarkStart w:id="550" w:name="_Toc298681271"/>
            <w:bookmarkStart w:id="551" w:name="_Toc298447511"/>
            <w:bookmarkStart w:id="552" w:name="_Toc308441909"/>
            <w:r>
              <w:t>The Introduction to the Creed</w:t>
            </w:r>
            <w:bookmarkEnd w:id="549"/>
            <w:bookmarkEnd w:id="550"/>
            <w:bookmarkEnd w:id="551"/>
            <w:bookmarkEnd w:id="55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3" w:name="_Toc298445787"/>
            <w:bookmarkStart w:id="554" w:name="_Toc298681272"/>
            <w:bookmarkStart w:id="555" w:name="_Toc298447512"/>
            <w:bookmarkStart w:id="556" w:name="_Toc308441910"/>
            <w:r>
              <w:t>The Creed</w:t>
            </w:r>
            <w:bookmarkEnd w:id="553"/>
            <w:bookmarkEnd w:id="554"/>
            <w:bookmarkEnd w:id="555"/>
            <w:bookmarkEnd w:id="55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7" w:name="_Toc298445789"/>
            <w:bookmarkStart w:id="558" w:name="_Toc298681274"/>
            <w:bookmarkStart w:id="559" w:name="_Toc298447514"/>
            <w:bookmarkStart w:id="560" w:name="_Toc308441912"/>
            <w:r>
              <w:rPr>
                <w:rFonts w:eastAsia="@MingLiU"/>
              </w:rPr>
              <w:lastRenderedPageBreak/>
              <w:t>Holy, Holy, Holy</w:t>
            </w:r>
            <w:bookmarkEnd w:id="557"/>
            <w:bookmarkEnd w:id="558"/>
            <w:bookmarkEnd w:id="559"/>
            <w:bookmarkEnd w:id="56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61" w:name="_Toc298445790"/>
            <w:bookmarkStart w:id="562" w:name="_Toc298681275"/>
            <w:bookmarkStart w:id="563" w:name="_Toc298447515"/>
            <w:bookmarkStart w:id="564" w:name="_Toc308441913"/>
            <w:r>
              <w:rPr>
                <w:rFonts w:eastAsia="@MingLiU"/>
              </w:rPr>
              <w:t>The Lord’s Prayer</w:t>
            </w:r>
            <w:bookmarkEnd w:id="561"/>
            <w:bookmarkEnd w:id="562"/>
            <w:bookmarkEnd w:id="563"/>
            <w:bookmarkEnd w:id="56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5" w:name="_Toc298445791"/>
      <w:bookmarkStart w:id="566" w:name="_Toc298681276"/>
      <w:bookmarkStart w:id="567" w:name="_Toc298447516"/>
      <w:bookmarkStart w:id="568" w:name="_Toc308441914"/>
      <w:r>
        <w:lastRenderedPageBreak/>
        <w:t>Monday</w:t>
      </w:r>
      <w:bookmarkEnd w:id="565"/>
      <w:bookmarkEnd w:id="566"/>
      <w:bookmarkEnd w:id="567"/>
      <w:bookmarkEnd w:id="568"/>
    </w:p>
    <w:p w14:paraId="0DED2C1B" w14:textId="77777777" w:rsidR="006E3E75" w:rsidRDefault="002E365D" w:rsidP="000E062A">
      <w:pPr>
        <w:pStyle w:val="Heading5"/>
      </w:pPr>
      <w:bookmarkStart w:id="569" w:name="_Toc298445792"/>
      <w:bookmarkStart w:id="570" w:name="_Toc298681277"/>
      <w:bookmarkStart w:id="571" w:name="_Toc298447517"/>
      <w:bookmarkStart w:id="572" w:name="_Toc308441915"/>
      <w:r>
        <w:t xml:space="preserve">The Monday </w:t>
      </w:r>
      <w:r w:rsidR="00F370C5">
        <w:t>Psali</w:t>
      </w:r>
      <w:r>
        <w:t xml:space="preserve"> Adam</w:t>
      </w:r>
      <w:bookmarkEnd w:id="569"/>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3"/>
            <w:r>
              <w:t>G</w:t>
            </w:r>
            <w:r w:rsidRPr="007425E1">
              <w:t xml:space="preserve">reatly </w:t>
            </w:r>
            <w:commentRangeEnd w:id="573"/>
            <w:r>
              <w:rPr>
                <w:rStyle w:val="CommentReference"/>
                <w:rFonts w:ascii="Times New Roman" w:eastAsiaTheme="minorHAnsi" w:hAnsi="Times New Roman" w:cstheme="minorBidi"/>
                <w:color w:val="auto"/>
              </w:rPr>
              <w:commentReference w:id="573"/>
            </w:r>
            <w:r w:rsidRPr="007425E1">
              <w:t>exalted</w:t>
            </w:r>
            <w:r>
              <w:t>,</w:t>
            </w:r>
          </w:p>
          <w:p w14:paraId="2E66C453" w14:textId="77777777" w:rsidR="000E062A" w:rsidRDefault="000E062A" w:rsidP="003B4CB7">
            <w:pPr>
              <w:pStyle w:val="EngHang"/>
              <w:spacing w:before="2"/>
            </w:pPr>
            <w:commentRangeStart w:id="574"/>
            <w:r>
              <w:t>B</w:t>
            </w:r>
            <w:r w:rsidRPr="007425E1">
              <w:t xml:space="preserve">eyond </w:t>
            </w:r>
            <w:commentRangeEnd w:id="574"/>
            <w:r>
              <w:rPr>
                <w:rStyle w:val="CommentReference"/>
                <w:rFonts w:ascii="Times New Roman" w:eastAsiaTheme="minorHAnsi" w:hAnsi="Times New Roman" w:cstheme="minorBidi"/>
                <w:color w:val="auto"/>
              </w:rPr>
              <w:commentReference w:id="57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5"/>
            <w:r>
              <w:t>righteous</w:t>
            </w:r>
            <w:commentRangeEnd w:id="575"/>
            <w:r>
              <w:rPr>
                <w:rStyle w:val="CommentReference"/>
                <w:rFonts w:ascii="Times New Roman" w:eastAsiaTheme="minorHAnsi" w:hAnsi="Times New Roman" w:cstheme="minorBidi"/>
                <w:color w:val="auto"/>
              </w:rPr>
              <w:commentReference w:id="57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6"/>
            <w:r>
              <w:t>M</w:t>
            </w:r>
            <w:r w:rsidRPr="007425E1">
              <w:t xml:space="preserve">editate </w:t>
            </w:r>
            <w:commentRangeEnd w:id="576"/>
            <w:r>
              <w:rPr>
                <w:rStyle w:val="CommentReference"/>
                <w:rFonts w:ascii="Times New Roman" w:eastAsiaTheme="minorHAnsi" w:hAnsi="Times New Roman" w:cstheme="minorBidi"/>
                <w:color w:val="auto"/>
              </w:rPr>
              <w:commentReference w:id="57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7"/>
            <w:r>
              <w:t>lips</w:t>
            </w:r>
            <w:commentRangeEnd w:id="577"/>
            <w:r>
              <w:rPr>
                <w:rStyle w:val="CommentReference"/>
              </w:rPr>
              <w:commentReference w:id="57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8"/>
            <w:r>
              <w:t>O</w:t>
            </w:r>
            <w:r w:rsidRPr="007425E1">
              <w:t>f</w:t>
            </w:r>
            <w:commentRangeEnd w:id="578"/>
            <w:r>
              <w:rPr>
                <w:rStyle w:val="CommentReference"/>
              </w:rPr>
              <w:commentReference w:id="57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9"/>
            <w:r w:rsidRPr="007425E1">
              <w:t>praise</w:t>
            </w:r>
            <w:r>
              <w:t xml:space="preserve"> </w:t>
            </w:r>
            <w:commentRangeEnd w:id="579"/>
            <w:r>
              <w:rPr>
                <w:rStyle w:val="CommentReference"/>
                <w:rFonts w:ascii="Times New Roman" w:eastAsiaTheme="minorHAnsi" w:hAnsi="Times New Roman" w:cstheme="minorBidi"/>
                <w:color w:val="auto"/>
              </w:rPr>
              <w:commentReference w:id="57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80"/>
            <w:r>
              <w:t>set</w:t>
            </w:r>
            <w:r w:rsidRPr="007425E1">
              <w:t xml:space="preserve"> </w:t>
            </w:r>
            <w:commentRangeEnd w:id="580"/>
            <w:r>
              <w:rPr>
                <w:rStyle w:val="CommentReference"/>
                <w:rFonts w:ascii="Times New Roman" w:eastAsiaTheme="minorHAnsi" w:hAnsi="Times New Roman" w:cstheme="minorBidi"/>
                <w:color w:val="auto"/>
              </w:rPr>
              <w:commentReference w:id="58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81"/>
            <w:r w:rsidR="000E062A" w:rsidRPr="007425E1">
              <w:t xml:space="preserve"> </w:t>
            </w:r>
            <w:commentRangeEnd w:id="581"/>
            <w:r w:rsidR="000E062A">
              <w:rPr>
                <w:rStyle w:val="CommentReference"/>
                <w:rFonts w:ascii="Times New Roman" w:eastAsiaTheme="minorHAnsi" w:hAnsi="Times New Roman" w:cstheme="minorBidi"/>
                <w:color w:val="auto"/>
              </w:rPr>
              <w:commentReference w:id="58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2"/>
            <w:r>
              <w:t xml:space="preserve">similitudes </w:t>
            </w:r>
            <w:commentRangeEnd w:id="582"/>
            <w:r>
              <w:rPr>
                <w:rStyle w:val="CommentReference"/>
                <w:rFonts w:ascii="Times New Roman" w:eastAsiaTheme="minorHAnsi" w:hAnsi="Times New Roman" w:cstheme="minorBidi"/>
                <w:color w:val="auto"/>
              </w:rPr>
              <w:commentReference w:id="58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3" w:name="_Toc298445793"/>
      <w:bookmarkStart w:id="584" w:name="_Toc298681278"/>
      <w:bookmarkStart w:id="585" w:name="_Toc298447518"/>
      <w:bookmarkStart w:id="586" w:name="_Toc308441916"/>
      <w:r w:rsidRPr="00FD2E69">
        <w:t xml:space="preserve">The </w:t>
      </w:r>
      <w:r w:rsidR="002D610D" w:rsidRPr="00FD2E69">
        <w:t>C</w:t>
      </w:r>
      <w:r w:rsidRPr="00FD2E69">
        <w:t>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7" w:name="_Toc298445794"/>
      <w:bookmarkStart w:id="588" w:name="_Toc298681279"/>
      <w:bookmarkStart w:id="589" w:name="_Toc298447519"/>
      <w: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90"/>
            <w:r>
              <w:t xml:space="preserve">his </w:t>
            </w:r>
            <w:commentRangeEnd w:id="590"/>
            <w:r>
              <w:rPr>
                <w:rStyle w:val="CommentReference"/>
              </w:rPr>
              <w:commentReference w:id="59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91"/>
            <w:r w:rsidRPr="007425E1">
              <w:t xml:space="preserve">risen </w:t>
            </w:r>
            <w:commentRangeEnd w:id="591"/>
            <w:r>
              <w:rPr>
                <w:rStyle w:val="CommentReference"/>
                <w:rFonts w:ascii="Times New Roman" w:eastAsiaTheme="minorHAnsi" w:hAnsi="Times New Roman" w:cstheme="minorBidi"/>
                <w:color w:val="auto"/>
              </w:rPr>
              <w:commentReference w:id="59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2" w:name="_Toc298445795"/>
      <w:bookmarkStart w:id="593" w:name="_Toc298681280"/>
      <w:bookmarkStart w:id="594" w:name="_Toc298447520"/>
      <w:r>
        <w:t>Part Two</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5" w:name="_Toc298445796"/>
      <w:bookmarkStart w:id="596" w:name="_Toc298681281"/>
      <w:bookmarkStart w:id="597" w:name="_Toc298447521"/>
      <w:r>
        <w:t>Part Three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8"/>
            <w:r w:rsidRPr="007425E1">
              <w:t xml:space="preserve">only </w:t>
            </w:r>
            <w:commentRangeEnd w:id="598"/>
            <w:r>
              <w:rPr>
                <w:rStyle w:val="CommentReference"/>
                <w:rFonts w:ascii="Times New Roman" w:eastAsiaTheme="minorHAnsi" w:hAnsi="Times New Roman" w:cstheme="minorBidi"/>
                <w:color w:val="auto"/>
              </w:rPr>
              <w:commentReference w:id="59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9"/>
            <w:r w:rsidRPr="007425E1">
              <w:t xml:space="preserve">save </w:t>
            </w:r>
            <w:commentRangeEnd w:id="599"/>
            <w:r>
              <w:rPr>
                <w:rStyle w:val="CommentReference"/>
              </w:rPr>
              <w:commentReference w:id="59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600" w:name="_Toc298445797"/>
      <w:bookmarkStart w:id="601" w:name="_Toc298681282"/>
      <w:bookmarkStart w:id="602" w:name="_Toc298447522"/>
      <w:r>
        <w:lastRenderedPageBreak/>
        <w:t>Part Four</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3"/>
            <w:r w:rsidRPr="007425E1">
              <w:t>Esaias</w:t>
            </w:r>
            <w:commentRangeEnd w:id="603"/>
            <w:r>
              <w:rPr>
                <w:rStyle w:val="CommentReference"/>
                <w:rFonts w:ascii="Times New Roman" w:eastAsiaTheme="minorHAnsi" w:hAnsi="Times New Roman" w:cstheme="minorBidi"/>
                <w:color w:val="auto"/>
              </w:rPr>
              <w:commentReference w:id="60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4"/>
            <w:r w:rsidRPr="007425E1">
              <w:t>counsel</w:t>
            </w:r>
            <w:commentRangeEnd w:id="604"/>
            <w:r>
              <w:rPr>
                <w:rStyle w:val="CommentReference"/>
              </w:rPr>
              <w:commentReference w:id="60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5" w:name="_Toc298445798"/>
      <w:bookmarkStart w:id="606" w:name="_Toc298681283"/>
      <w:bookmarkStart w:id="607" w:name="_Toc298447523"/>
      <w:r>
        <w:t>Part Five</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8"/>
            <w:r w:rsidRPr="007425E1">
              <w:t>overcome</w:t>
            </w:r>
            <w:commentRangeEnd w:id="608"/>
            <w:r>
              <w:rPr>
                <w:rStyle w:val="CommentReference"/>
                <w:rFonts w:ascii="Times New Roman" w:eastAsiaTheme="minorHAnsi" w:hAnsi="Times New Roman" w:cstheme="minorBidi"/>
                <w:color w:val="auto"/>
              </w:rPr>
              <w:commentReference w:id="60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9" w:name="_Toc298445799"/>
      <w:bookmarkStart w:id="610" w:name="_Toc298681284"/>
      <w:bookmarkStart w:id="611" w:name="_Toc298447524"/>
      <w:r>
        <w:t>Part Six</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2"/>
            <w:r>
              <w:t>A</w:t>
            </w:r>
            <w:r w:rsidRPr="007425E1">
              <w:t>nd became perfect man</w:t>
            </w:r>
            <w:commentRangeEnd w:id="612"/>
            <w:r>
              <w:rPr>
                <w:rStyle w:val="CommentReference"/>
              </w:rPr>
              <w:commentReference w:id="61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3"/>
            <w:r w:rsidRPr="007425E1">
              <w:t xml:space="preserve">Without </w:t>
            </w:r>
            <w:commentRangeEnd w:id="613"/>
            <w:r>
              <w:rPr>
                <w:rStyle w:val="CommentReference"/>
                <w:rFonts w:ascii="Times New Roman" w:eastAsiaTheme="minorHAnsi" w:hAnsi="Times New Roman" w:cstheme="minorBidi"/>
                <w:color w:val="auto"/>
              </w:rPr>
              <w:commentReference w:id="61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4" w:name="_Toc298445800"/>
      <w:bookmarkStart w:id="615" w:name="_Toc298681285"/>
      <w:bookmarkStart w:id="616" w:name="_Toc298447525"/>
      <w:r>
        <w:t>Part Seven</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7" w:name="_Toc298445801"/>
      <w:bookmarkStart w:id="618" w:name="_Toc298681286"/>
      <w:bookmarkStart w:id="619" w:name="_Toc298447526"/>
      <w:r>
        <w:t>Part Eight</w:t>
      </w:r>
      <w:bookmarkEnd w:id="617"/>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20"/>
            <w:r>
              <w:t>And good</w:t>
            </w:r>
            <w:r w:rsidRPr="007425E1">
              <w:t>will toward men</w:t>
            </w:r>
            <w:commentRangeEnd w:id="620"/>
            <w:r>
              <w:rPr>
                <w:rStyle w:val="CommentReference"/>
              </w:rPr>
              <w:commentReference w:id="62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21"/>
            <w:r w:rsidRPr="007425E1">
              <w:t xml:space="preserve">middle </w:t>
            </w:r>
            <w:commentRangeEnd w:id="621"/>
            <w:r>
              <w:rPr>
                <w:rStyle w:val="CommentReference"/>
                <w:rFonts w:ascii="Times New Roman" w:eastAsiaTheme="minorHAnsi" w:hAnsi="Times New Roman" w:cstheme="minorBidi"/>
                <w:color w:val="auto"/>
              </w:rPr>
              <w:commentReference w:id="62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2" w:name="_Toc298445802"/>
      <w:bookmarkStart w:id="623" w:name="_Toc298681287"/>
      <w:bookmarkStart w:id="624" w:name="_Toc298447527"/>
      <w:r>
        <w:t>Part Nine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5"/>
            <w:r>
              <w:t>A</w:t>
            </w:r>
            <w:r w:rsidRPr="007425E1">
              <w:t>ngels</w:t>
            </w:r>
            <w:commentRangeEnd w:id="625"/>
            <w:r>
              <w:rPr>
                <w:rStyle w:val="CommentReference"/>
                <w:rFonts w:ascii="Times New Roman" w:eastAsiaTheme="minorHAnsi" w:hAnsi="Times New Roman" w:cstheme="minorBidi"/>
                <w:color w:val="auto"/>
              </w:rPr>
              <w:commentReference w:id="625"/>
            </w:r>
            <w:r w:rsidRPr="007425E1">
              <w:t xml:space="preserve"> of light </w:t>
            </w:r>
          </w:p>
          <w:p w14:paraId="675EE1B6" w14:textId="77777777" w:rsidR="000E062A" w:rsidRDefault="000E062A" w:rsidP="003B4CB7">
            <w:pPr>
              <w:pStyle w:val="EngHangEnd"/>
            </w:pPr>
            <w:commentRangeStart w:id="626"/>
            <w:r>
              <w:t>P</w:t>
            </w:r>
            <w:r w:rsidRPr="007425E1">
              <w:t xml:space="preserve">raise </w:t>
            </w:r>
            <w:commentRangeEnd w:id="626"/>
            <w:r>
              <w:rPr>
                <w:rStyle w:val="CommentReference"/>
              </w:rPr>
              <w:commentReference w:id="62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7"/>
            <w:r>
              <w:t>shone</w:t>
            </w:r>
            <w:commentRangeEnd w:id="627"/>
            <w:r>
              <w:rPr>
                <w:rStyle w:val="CommentReference"/>
                <w:rFonts w:ascii="Times New Roman" w:eastAsiaTheme="minorHAnsi" w:hAnsi="Times New Roman" w:cstheme="minorBidi"/>
                <w:color w:val="auto"/>
              </w:rPr>
              <w:commentReference w:id="62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8"/>
            <w:r w:rsidRPr="007425E1">
              <w:t xml:space="preserve">In </w:t>
            </w:r>
            <w:commentRangeEnd w:id="628"/>
            <w:r>
              <w:rPr>
                <w:rStyle w:val="CommentReference"/>
                <w:rFonts w:ascii="Times New Roman" w:eastAsiaTheme="minorHAnsi" w:hAnsi="Times New Roman" w:cstheme="minorBidi"/>
                <w:color w:val="auto"/>
              </w:rPr>
              <w:commentReference w:id="62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9"/>
            <w:r>
              <w:t>W</w:t>
            </w:r>
            <w:r w:rsidRPr="007425E1">
              <w:t xml:space="preserve">ho </w:t>
            </w:r>
            <w:commentRangeEnd w:id="629"/>
            <w:r>
              <w:rPr>
                <w:rStyle w:val="CommentReference"/>
                <w:rFonts w:ascii="Times New Roman" w:eastAsiaTheme="minorHAnsi" w:hAnsi="Times New Roman" w:cstheme="minorBidi"/>
                <w:color w:val="auto"/>
              </w:rPr>
              <w:commentReference w:id="62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30"/>
            <w:r w:rsidRPr="007425E1">
              <w:t xml:space="preserve">we bless </w:t>
            </w:r>
            <w:r>
              <w:t>You</w:t>
            </w:r>
            <w:r w:rsidRPr="007425E1">
              <w:t xml:space="preserve"> </w:t>
            </w:r>
            <w:commentRangeEnd w:id="630"/>
            <w:r>
              <w:rPr>
                <w:rStyle w:val="CommentReference"/>
                <w:rFonts w:ascii="Times New Roman" w:eastAsiaTheme="minorHAnsi" w:hAnsi="Times New Roman" w:cstheme="minorBidi"/>
                <w:color w:val="auto"/>
              </w:rPr>
              <w:commentReference w:id="63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31" w:name="_Toc298445803"/>
      <w:bookmarkStart w:id="632" w:name="_Toc298681288"/>
      <w:bookmarkStart w:id="633" w:name="_Toc298447528"/>
      <w:bookmarkStart w:id="634" w:name="_Toc308441917"/>
      <w:r>
        <w:lastRenderedPageBreak/>
        <w:t>The Crown Adam</w:t>
      </w:r>
      <w:bookmarkEnd w:id="631"/>
      <w:bookmarkEnd w:id="632"/>
      <w:bookmarkEnd w:id="633"/>
      <w:bookmarkEnd w:id="63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5"/>
            <w:r>
              <w:t>D</w:t>
            </w:r>
            <w:r w:rsidRPr="007425E1">
              <w:t xml:space="preserve">id </w:t>
            </w:r>
            <w:commentRangeEnd w:id="635"/>
            <w:r>
              <w:rPr>
                <w:rStyle w:val="CommentReference"/>
                <w:rFonts w:ascii="Times New Roman" w:eastAsiaTheme="minorHAnsi" w:hAnsi="Times New Roman" w:cstheme="minorBidi"/>
                <w:color w:val="auto"/>
              </w:rPr>
              <w:commentReference w:id="63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6"/>
            <w:r w:rsidRPr="007425E1">
              <w:t>estate</w:t>
            </w:r>
            <w:commentRangeEnd w:id="636"/>
            <w:r>
              <w:rPr>
                <w:rStyle w:val="CommentReference"/>
              </w:rPr>
              <w:commentReference w:id="63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7"/>
            <w:r w:rsidRPr="007425E1">
              <w:t xml:space="preserve">holy </w:t>
            </w:r>
            <w:commentRangeEnd w:id="637"/>
            <w:r>
              <w:rPr>
                <w:rStyle w:val="CommentReference"/>
              </w:rPr>
              <w:commentReference w:id="63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8"/>
            <w:r>
              <w:t xml:space="preserve">Womanhood </w:t>
            </w:r>
            <w:commentRangeEnd w:id="638"/>
            <w:r>
              <w:rPr>
                <w:rStyle w:val="CommentReference"/>
                <w:rFonts w:ascii="Times New Roman" w:eastAsiaTheme="minorHAnsi" w:hAnsi="Times New Roman" w:cstheme="minorBidi"/>
                <w:color w:val="auto"/>
              </w:rPr>
              <w:commentReference w:id="63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40F254DD"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E315A4">
        <w:rPr>
          <w:noProof/>
        </w:rPr>
        <w:t>162</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9" w:name="_Toc298445804"/>
      <w:bookmarkStart w:id="640" w:name="_Toc298681289"/>
      <w:bookmarkStart w:id="641" w:name="_Toc298447529"/>
      <w:bookmarkStart w:id="642" w:name="_Toc308441918"/>
      <w:r>
        <w:lastRenderedPageBreak/>
        <w:t>Tuesday</w:t>
      </w:r>
      <w:bookmarkEnd w:id="639"/>
      <w:bookmarkEnd w:id="640"/>
      <w:bookmarkEnd w:id="641"/>
      <w:bookmarkEnd w:id="642"/>
    </w:p>
    <w:p w14:paraId="67A4FF66" w14:textId="77777777" w:rsidR="002E365D" w:rsidRDefault="002E365D" w:rsidP="000D107E">
      <w:pPr>
        <w:pStyle w:val="Heading5"/>
      </w:pPr>
      <w:bookmarkStart w:id="643" w:name="_Toc298445805"/>
      <w:bookmarkStart w:id="644" w:name="_Toc298681290"/>
      <w:bookmarkStart w:id="645" w:name="_Toc298447530"/>
      <w:bookmarkStart w:id="646" w:name="_Toc308441919"/>
      <w:r>
        <w:t>The Tuesday Psali Adam</w:t>
      </w:r>
      <w:bookmarkEnd w:id="643"/>
      <w:bookmarkEnd w:id="644"/>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7"/>
            <w:r w:rsidRPr="007425E1">
              <w:t>wandered</w:t>
            </w:r>
            <w:commentRangeEnd w:id="647"/>
            <w:r>
              <w:rPr>
                <w:rStyle w:val="CommentReference"/>
                <w:rFonts w:ascii="Times New Roman" w:eastAsiaTheme="minorHAnsi" w:hAnsi="Times New Roman" w:cstheme="minorBidi"/>
                <w:color w:val="auto"/>
              </w:rPr>
              <w:commentReference w:id="64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8"/>
            <w:r w:rsidRPr="007425E1">
              <w:t>cold and frost</w:t>
            </w:r>
            <w:commentRangeEnd w:id="648"/>
            <w:r>
              <w:rPr>
                <w:rStyle w:val="CommentReference"/>
              </w:rPr>
              <w:commentReference w:id="64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9"/>
            <w:r>
              <w:t>From</w:t>
            </w:r>
            <w:r w:rsidRPr="007425E1">
              <w:t xml:space="preserve"> </w:t>
            </w:r>
            <w:commentRangeEnd w:id="649"/>
            <w:r>
              <w:rPr>
                <w:rStyle w:val="CommentReference"/>
              </w:rPr>
              <w:commentReference w:id="64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50" w:name="_Toc298445806"/>
      <w:bookmarkStart w:id="651" w:name="_Toc298681291"/>
      <w:bookmarkStart w:id="652" w:name="_Toc298447531"/>
      <w:bookmarkStart w:id="653" w:name="_Toc308441920"/>
      <w:r w:rsidRPr="00FD2E69">
        <w:lastRenderedPageBreak/>
        <w:t>The Conclusion of the Adam Psali</w:t>
      </w:r>
      <w:bookmarkEnd w:id="650"/>
      <w:bookmarkEnd w:id="651"/>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4" w:name="_Toc298445807"/>
      <w:bookmarkStart w:id="655" w:name="_Toc298681292"/>
      <w:bookmarkStart w:id="656" w:name="_Toc298447532"/>
      <w:bookmarkStart w:id="657" w:name="_Toc308441921"/>
      <w:r>
        <w:t>The Tuesday Theotokia</w:t>
      </w:r>
      <w:bookmarkEnd w:id="654"/>
      <w:bookmarkEnd w:id="655"/>
      <w:bookmarkEnd w:id="656"/>
      <w:bookmarkEnd w:id="65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8" w:name="_Toc298445808"/>
      <w:bookmarkStart w:id="659" w:name="_Toc298681293"/>
      <w:bookmarkStart w:id="660" w:name="_Toc298447533"/>
      <w:r>
        <w:t>Part One</w:t>
      </w:r>
      <w:bookmarkEnd w:id="658"/>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61" w:name="_Toc298445809"/>
      <w:bookmarkStart w:id="662" w:name="_Toc298681294"/>
      <w:bookmarkStart w:id="663" w:name="_Toc298447534"/>
      <w:r>
        <w:t>Part Tw</w:t>
      </w:r>
      <w:bookmarkEnd w:id="661"/>
      <w:r w:rsidR="00236E2B">
        <w:t>o</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4"/>
            <w:r>
              <w:t>received</w:t>
            </w:r>
            <w:commentRangeEnd w:id="664"/>
            <w:r>
              <w:rPr>
                <w:rStyle w:val="CommentReference"/>
                <w:rFonts w:ascii="Times New Roman" w:eastAsiaTheme="minorHAnsi" w:hAnsi="Times New Roman" w:cstheme="minorBidi"/>
                <w:color w:val="auto"/>
              </w:rPr>
              <w:commentReference w:id="66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5" w:name="_Toc298681295"/>
      <w:bookmarkStart w:id="666" w:name="_Toc298447535"/>
      <w:r>
        <w:lastRenderedPageBreak/>
        <w:t>Part Three</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7"/>
            <w:r w:rsidRPr="007425E1">
              <w:t>Hail</w:t>
            </w:r>
            <w:commentRangeEnd w:id="667"/>
            <w:r>
              <w:rPr>
                <w:rStyle w:val="CommentReference"/>
                <w:rFonts w:ascii="Times New Roman" w:eastAsiaTheme="minorHAnsi" w:hAnsi="Times New Roman" w:cstheme="minorBidi"/>
                <w:color w:val="auto"/>
              </w:rPr>
              <w:commentReference w:id="66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8" w:name="_Toc298681296"/>
      <w:bookmarkStart w:id="669" w:name="_Toc298447536"/>
      <w:r>
        <w:lastRenderedPageBreak/>
        <w:t>Part Four</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70"/>
            <w:r w:rsidRPr="007425E1">
              <w:t xml:space="preserve">perfect </w:t>
            </w:r>
            <w:commentRangeEnd w:id="670"/>
            <w:r>
              <w:rPr>
                <w:rStyle w:val="CommentReference"/>
              </w:rPr>
              <w:commentReference w:id="67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71" w:name="_Toc298681297"/>
      <w:bookmarkStart w:id="672" w:name="_Toc298447537"/>
      <w:r>
        <w:t>Part Five</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3"/>
            <w:r>
              <w:t>unlimited</w:t>
            </w:r>
            <w:commentRangeEnd w:id="673"/>
            <w:r>
              <w:rPr>
                <w:rStyle w:val="CommentReference"/>
                <w:rFonts w:ascii="Times New Roman" w:eastAsiaTheme="minorHAnsi" w:hAnsi="Times New Roman" w:cstheme="minorBidi"/>
                <w:color w:val="auto"/>
              </w:rPr>
              <w:commentReference w:id="67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4" w:name="_Toc298681298"/>
      <w:bookmarkStart w:id="675" w:name="_Toc298447538"/>
      <w:r>
        <w:t>Part Six</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6"/>
            <w:r>
              <w:t xml:space="preserve"> </w:t>
            </w:r>
            <w:commentRangeEnd w:id="676"/>
            <w:r>
              <w:rPr>
                <w:rStyle w:val="CommentReference"/>
              </w:rPr>
              <w:commentReference w:id="676"/>
            </w:r>
            <w:r>
              <w:t>f</w:t>
            </w:r>
            <w:commentRangeStart w:id="677"/>
            <w:r>
              <w:t>aith</w:t>
            </w:r>
            <w:commentRangeEnd w:id="677"/>
            <w:r>
              <w:rPr>
                <w:rStyle w:val="CommentReference"/>
              </w:rPr>
              <w:commentReference w:id="67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8" w:name="_Toc298681299"/>
      <w:bookmarkStart w:id="679" w:name="_Toc298447539"/>
      <w:r>
        <w:lastRenderedPageBreak/>
        <w:t>Part Seven</w:t>
      </w:r>
      <w:bookmarkEnd w:id="678"/>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80"/>
            <w:r>
              <w:t xml:space="preserve">a </w:t>
            </w:r>
            <w:commentRangeEnd w:id="680"/>
            <w:r>
              <w:rPr>
                <w:rStyle w:val="CommentReference"/>
                <w:rFonts w:ascii="Times New Roman" w:eastAsiaTheme="minorHAnsi" w:hAnsi="Times New Roman" w:cstheme="minorBidi"/>
                <w:color w:val="auto"/>
              </w:rPr>
              <w:commentReference w:id="68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81" w:name="_Toc298681300"/>
      <w:bookmarkStart w:id="682" w:name="_Toc298447540"/>
      <w:bookmarkStart w:id="683" w:name="_Toc308441922"/>
      <w:r>
        <w:t>The Crown Adam</w:t>
      </w:r>
      <w:bookmarkEnd w:id="681"/>
      <w:bookmarkEnd w:id="682"/>
      <w:bookmarkEnd w:id="68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4"/>
            <w:r>
              <w:t>He</w:t>
            </w:r>
            <w:r w:rsidRPr="007425E1">
              <w:t xml:space="preserve"> </w:t>
            </w:r>
            <w:commentRangeEnd w:id="684"/>
            <w:r>
              <w:rPr>
                <w:rStyle w:val="CommentReference"/>
                <w:rFonts w:ascii="Times New Roman" w:eastAsiaTheme="minorHAnsi" w:hAnsi="Times New Roman" w:cstheme="minorBidi"/>
                <w:color w:val="auto"/>
              </w:rPr>
              <w:commentReference w:id="684"/>
            </w:r>
            <w:r w:rsidRPr="007425E1">
              <w:t xml:space="preserve">who is carried </w:t>
            </w:r>
          </w:p>
          <w:p w14:paraId="4DC85712" w14:textId="77777777" w:rsidR="00DB1FC6" w:rsidRDefault="00DB1FC6" w:rsidP="00DB1FC6">
            <w:pPr>
              <w:pStyle w:val="EngHangEnd"/>
            </w:pPr>
            <w:commentRangeStart w:id="685"/>
            <w:r>
              <w:t>O</w:t>
            </w:r>
            <w:r w:rsidRPr="007425E1">
              <w:t xml:space="preserve">n </w:t>
            </w:r>
            <w:commentRangeEnd w:id="685"/>
            <w:r>
              <w:rPr>
                <w:rStyle w:val="CommentReference"/>
              </w:rPr>
              <w:commentReference w:id="68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6"/>
            <w:r w:rsidR="00FA5B8C">
              <w:rPr>
                <w:rStyle w:val="CommentReference"/>
                <w:rFonts w:ascii="Garamond" w:hAnsi="Garamond" w:cstheme="minorBidi"/>
                <w:noProof w:val="0"/>
                <w:lang w:val="en-CA"/>
              </w:rPr>
              <w:commentReference w:id="68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5D5BA623"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E315A4">
        <w:rPr>
          <w:noProof/>
        </w:rPr>
        <w:t>162</w:t>
      </w:r>
      <w:r w:rsidR="003A78C2">
        <w:fldChar w:fldCharType="end"/>
      </w:r>
      <w:r>
        <w:t>.</w:t>
      </w:r>
    </w:p>
    <w:p w14:paraId="666A72BA" w14:textId="77777777" w:rsidR="00FE7FB3" w:rsidRDefault="00FE7FB3" w:rsidP="00DB1FC6">
      <w:pPr>
        <w:pStyle w:val="Heading4"/>
      </w:pPr>
      <w:bookmarkStart w:id="687" w:name="_Toc298681301"/>
      <w:bookmarkStart w:id="688" w:name="_Toc308441923"/>
      <w:r>
        <w:lastRenderedPageBreak/>
        <w:t>Wednesday</w:t>
      </w:r>
      <w:bookmarkEnd w:id="687"/>
      <w:bookmarkEnd w:id="688"/>
    </w:p>
    <w:p w14:paraId="1CC03E9C" w14:textId="77777777" w:rsidR="00703BF0" w:rsidRDefault="00703BF0" w:rsidP="00DB1FC6">
      <w:pPr>
        <w:pStyle w:val="Heading5"/>
      </w:pPr>
      <w:bookmarkStart w:id="689" w:name="_Toc298681302"/>
      <w:bookmarkStart w:id="690" w:name="_Toc308441924"/>
      <w:r>
        <w:t>The Wednesday Psali Batos</w:t>
      </w:r>
      <w:bookmarkEnd w:id="689"/>
      <w:bookmarkEnd w:id="69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91"/>
            <w:r>
              <w:t xml:space="preserve">breaths </w:t>
            </w:r>
            <w:commentRangeEnd w:id="691"/>
            <w:r>
              <w:rPr>
                <w:rStyle w:val="CommentReference"/>
                <w:rFonts w:ascii="Times New Roman" w:eastAsiaTheme="minorHAnsi" w:hAnsi="Times New Roman" w:cstheme="minorBidi"/>
                <w:color w:val="auto"/>
              </w:rPr>
              <w:commentReference w:id="69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2"/>
            <w:r>
              <w:t xml:space="preserve">When </w:t>
            </w:r>
            <w:commentRangeEnd w:id="692"/>
            <w:r>
              <w:rPr>
                <w:rStyle w:val="CommentReference"/>
                <w:rFonts w:ascii="Times New Roman" w:eastAsiaTheme="minorHAnsi" w:hAnsi="Times New Roman" w:cstheme="minorBidi"/>
                <w:color w:val="auto"/>
              </w:rPr>
              <w:commentReference w:id="69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3"/>
            <w:r>
              <w:t>tribulations</w:t>
            </w:r>
            <w:commentRangeEnd w:id="693"/>
            <w:r>
              <w:rPr>
                <w:rStyle w:val="CommentReference"/>
                <w:rFonts w:ascii="Times New Roman" w:eastAsiaTheme="minorHAnsi" w:hAnsi="Times New Roman" w:cstheme="minorBidi"/>
                <w:color w:val="auto"/>
              </w:rPr>
              <w:commentReference w:id="69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4" w:name="_Toc298681303"/>
      <w:bookmarkStart w:id="695" w:name="_Toc308441925"/>
      <w:r w:rsidRPr="00FD2E69">
        <w:t xml:space="preserve">The Conclusion of the </w:t>
      </w:r>
      <w:r>
        <w:t>Batos</w:t>
      </w:r>
      <w:r w:rsidRPr="00FD2E69">
        <w:t xml:space="preserve"> Psali</w:t>
      </w:r>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6" w:name="_Toc298681304"/>
      <w:bookmarkStart w:id="697" w:name="_Toc308441926"/>
      <w:r>
        <w:t>The Wednesday Theotokia</w:t>
      </w:r>
      <w:bookmarkEnd w:id="696"/>
      <w:bookmarkEnd w:id="69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8" w:name="_Toc298681305"/>
      <w:r>
        <w:t>Part One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9" w:name="_Toc298681306"/>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700"/>
            <w:r w:rsidRPr="00FA5B8C">
              <w:t>ⲥⲉⲙⲟϣⲓ ϧⲉⲛ ⲛ̀ⲧⲉ ⲡ̀ⲕⲁϩⲓ ⲥⲉⲙⲟϣⲓ ϧⲉⲛ ⲡⲉⲟⲩⲱⲓⲛⲓ</w:t>
            </w:r>
            <w:r w:rsidRPr="00F6464C">
              <w:t xml:space="preserve"> </w:t>
            </w:r>
            <w:commentRangeEnd w:id="700"/>
            <w:r w:rsidR="00FA5B8C">
              <w:rPr>
                <w:rStyle w:val="CommentReference"/>
                <w:rFonts w:ascii="Garamond" w:hAnsi="Garamond" w:cstheme="minorBidi"/>
                <w:noProof w:val="0"/>
                <w:lang w:val="en-CA"/>
              </w:rPr>
              <w:commentReference w:id="70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701" w:name="_Toc298681307"/>
      <w:r>
        <w:lastRenderedPageBreak/>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2"/>
            <w:r w:rsidRPr="007425E1">
              <w:t>For you brought forth</w:t>
            </w:r>
            <w:commentRangeEnd w:id="702"/>
            <w:r>
              <w:rPr>
                <w:rStyle w:val="CommentReference"/>
                <w:rFonts w:ascii="Times New Roman" w:eastAsiaTheme="minorHAnsi" w:hAnsi="Times New Roman" w:cstheme="minorBidi"/>
                <w:color w:val="auto"/>
              </w:rPr>
              <w:commentReference w:id="70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3" w:name="_Toc298681308"/>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4" w:name="_Toc298681309"/>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5"/>
            <w:r>
              <w:t>He</w:t>
            </w:r>
            <w:r w:rsidRPr="007425E1">
              <w:t xml:space="preserve"> </w:t>
            </w:r>
            <w:commentRangeEnd w:id="705"/>
            <w:r>
              <w:rPr>
                <w:rStyle w:val="CommentReference"/>
              </w:rPr>
              <w:commentReference w:id="705"/>
            </w:r>
            <w:r w:rsidRPr="007425E1">
              <w:t xml:space="preserve">Who </w:t>
            </w:r>
            <w:commentRangeStart w:id="706"/>
            <w:r w:rsidRPr="007425E1">
              <w:t xml:space="preserve">is </w:t>
            </w:r>
            <w:commentRangeEnd w:id="706"/>
            <w:r>
              <w:rPr>
                <w:rStyle w:val="CommentReference"/>
              </w:rPr>
              <w:commentReference w:id="70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7"/>
            <w:r w:rsidRPr="007425E1">
              <w:t>He to Whom is due the glory forever</w:t>
            </w:r>
            <w:commentRangeEnd w:id="707"/>
            <w:r>
              <w:rPr>
                <w:rStyle w:val="CommentReference"/>
                <w:rFonts w:ascii="Times New Roman" w:eastAsiaTheme="minorHAnsi" w:hAnsi="Times New Roman" w:cstheme="minorBidi"/>
                <w:color w:val="auto"/>
              </w:rPr>
              <w:commentReference w:id="70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8" w:name="_Toc298681310"/>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9"/>
            <w:r>
              <w:rPr>
                <w:rStyle w:val="CommentReference"/>
              </w:rPr>
              <w:commentReference w:id="70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10"/>
            <w:r w:rsidRPr="00FA5B8C">
              <w:t>ⲙⲁⲣⲓⲁ</w:t>
            </w:r>
            <w:r w:rsidRPr="002147AA">
              <w:t xml:space="preserve"> </w:t>
            </w:r>
            <w:commentRangeEnd w:id="710"/>
            <w:r w:rsidR="00FA5B8C">
              <w:rPr>
                <w:rStyle w:val="CommentReference"/>
                <w:rFonts w:ascii="Garamond" w:hAnsi="Garamond" w:cstheme="minorBidi"/>
                <w:noProof w:val="0"/>
                <w:lang w:val="en-CA"/>
              </w:rPr>
              <w:commentReference w:id="71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11"/>
            <w:r w:rsidRPr="00FA5B8C">
              <w:t>ⲥⲧⲁⲓⲏⲟⲩⲧ ̀</w:t>
            </w:r>
            <w:commentRangeEnd w:id="711"/>
            <w:r w:rsidR="00FA5B8C">
              <w:rPr>
                <w:rStyle w:val="CommentReference"/>
                <w:rFonts w:ascii="Garamond" w:hAnsi="Garamond" w:cstheme="minorBidi"/>
                <w:noProof w:val="0"/>
                <w:lang w:val="en-CA"/>
              </w:rPr>
              <w:commentReference w:id="71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2"/>
            <w:r w:rsidRPr="00FA5B8C">
              <w:t>ⲙⲡⲓⲟⲩⲁⲓ ̀</w:t>
            </w:r>
            <w:commentRangeEnd w:id="712"/>
            <w:r w:rsidR="00FA5B8C">
              <w:rPr>
                <w:rStyle w:val="CommentReference"/>
                <w:rFonts w:ascii="Garamond" w:hAnsi="Garamond" w:cstheme="minorBidi"/>
                <w:noProof w:val="0"/>
                <w:lang w:val="en-CA"/>
              </w:rPr>
              <w:commentReference w:id="71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3"/>
            <w:r w:rsidRPr="00FA5B8C">
              <w:t>ⲉⲣⲉ ̀</w:t>
            </w:r>
            <w:commentRangeEnd w:id="713"/>
            <w:r w:rsidR="00FA5B8C">
              <w:rPr>
                <w:rStyle w:val="CommentReference"/>
                <w:rFonts w:ascii="Garamond" w:hAnsi="Garamond" w:cstheme="minorBidi"/>
                <w:noProof w:val="0"/>
                <w:lang w:val="en-CA"/>
              </w:rPr>
              <w:commentReference w:id="71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4" w:name="_Toc298681311"/>
      <w:r>
        <w:t>Part Seven</w:t>
      </w:r>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5"/>
            <w:r>
              <w:t xml:space="preserve">sits </w:t>
            </w:r>
            <w:commentRangeEnd w:id="715"/>
            <w:r>
              <w:rPr>
                <w:rStyle w:val="CommentReference"/>
                <w:rFonts w:ascii="Times New Roman" w:eastAsiaTheme="minorHAnsi" w:hAnsi="Times New Roman" w:cstheme="minorBidi"/>
                <w:color w:val="auto"/>
              </w:rPr>
              <w:commentReference w:id="71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6"/>
            <w:r w:rsidRPr="00FA5B8C">
              <w:t>ⲉⲧⲁϥⲟⲩⲱⲛϩ</w:t>
            </w:r>
            <w:r w:rsidRPr="002147AA">
              <w:t xml:space="preserve"> </w:t>
            </w:r>
            <w:commentRangeEnd w:id="716"/>
            <w:r w:rsidR="00FA5B8C">
              <w:rPr>
                <w:rStyle w:val="CommentReference"/>
                <w:rFonts w:ascii="Garamond" w:hAnsi="Garamond" w:cstheme="minorBidi"/>
                <w:noProof w:val="0"/>
                <w:lang w:val="en-CA"/>
              </w:rPr>
              <w:commentReference w:id="71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7"/>
            <w:r w:rsidRPr="00FA5B8C">
              <w:t>Ϫⲉ ⲡⲓⲁⲧⲥⲁⲣⲝ</w:t>
            </w:r>
            <w:commentRangeEnd w:id="717"/>
            <w:r w:rsidR="00FA5B8C">
              <w:rPr>
                <w:rStyle w:val="CommentReference"/>
                <w:rFonts w:ascii="Garamond" w:hAnsi="Garamond" w:cstheme="minorBidi"/>
                <w:noProof w:val="0"/>
                <w:lang w:val="en-CA"/>
              </w:rPr>
              <w:commentReference w:id="71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8" w:name="_Toc298681312"/>
      <w:bookmarkStart w:id="719" w:name="_Toc308441927"/>
      <w:r>
        <w:t>The Crown Batos</w:t>
      </w:r>
      <w:bookmarkEnd w:id="718"/>
      <w:bookmarkEnd w:id="71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20"/>
            <w:r w:rsidRPr="007425E1">
              <w:t>has entered and come forth</w:t>
            </w:r>
            <w:commentRangeEnd w:id="720"/>
            <w:r>
              <w:rPr>
                <w:rStyle w:val="CommentReference"/>
                <w:rFonts w:ascii="Times New Roman" w:eastAsiaTheme="minorHAnsi" w:hAnsi="Times New Roman" w:cstheme="minorBidi"/>
                <w:color w:val="auto"/>
              </w:rPr>
              <w:commentReference w:id="72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21"/>
            <w:r w:rsidRPr="007425E1">
              <w:t>manifestation</w:t>
            </w:r>
            <w:commentRangeEnd w:id="721"/>
            <w:r>
              <w:rPr>
                <w:rStyle w:val="CommentReference"/>
              </w:rPr>
              <w:commentReference w:id="72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2"/>
            <w:r>
              <w:t>and</w:t>
            </w:r>
            <w:r w:rsidRPr="007425E1">
              <w:t xml:space="preserve"> </w:t>
            </w:r>
            <w:commentRangeEnd w:id="722"/>
            <w:r>
              <w:rPr>
                <w:rStyle w:val="CommentReference"/>
              </w:rPr>
              <w:commentReference w:id="72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074CB01"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E315A4">
        <w:rPr>
          <w:noProof/>
        </w:rPr>
        <w:t>246</w:t>
      </w:r>
      <w:r w:rsidR="003A78C2">
        <w:fldChar w:fldCharType="end"/>
      </w:r>
      <w:r>
        <w:t>.</w:t>
      </w:r>
    </w:p>
    <w:p w14:paraId="392C891E" w14:textId="77777777" w:rsidR="00D96A5F" w:rsidRDefault="00D96A5F" w:rsidP="00DB1FC6">
      <w:pPr>
        <w:pStyle w:val="Heading4"/>
      </w:pPr>
      <w:bookmarkStart w:id="723" w:name="_Toc298681313"/>
      <w:bookmarkStart w:id="724" w:name="_Toc308441928"/>
      <w:r>
        <w:t>Thursday</w:t>
      </w:r>
      <w:bookmarkEnd w:id="723"/>
      <w:bookmarkEnd w:id="724"/>
    </w:p>
    <w:p w14:paraId="7C95284D" w14:textId="77777777" w:rsidR="0031014B" w:rsidRDefault="0031014B" w:rsidP="00DB1FC6">
      <w:pPr>
        <w:pStyle w:val="Heading5"/>
      </w:pPr>
      <w:bookmarkStart w:id="725" w:name="_Toc298681314"/>
      <w:bookmarkStart w:id="726" w:name="_Toc308441929"/>
      <w:r>
        <w:t>The Psali Batos for Tuesday</w:t>
      </w:r>
      <w:bookmarkEnd w:id="725"/>
      <w:bookmarkEnd w:id="72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7"/>
            <w:r w:rsidRPr="007425E1">
              <w:t xml:space="preserve">on </w:t>
            </w:r>
            <w:commentRangeEnd w:id="727"/>
            <w:r>
              <w:rPr>
                <w:rStyle w:val="CommentReference"/>
              </w:rPr>
              <w:commentReference w:id="72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8"/>
            <w:r w:rsidRPr="007425E1">
              <w:t xml:space="preserve">Forty </w:t>
            </w:r>
            <w:commentRangeEnd w:id="728"/>
            <w:r>
              <w:rPr>
                <w:rStyle w:val="CommentReference"/>
                <w:rFonts w:ascii="Times New Roman" w:eastAsiaTheme="minorHAnsi" w:hAnsi="Times New Roman" w:cstheme="minorBidi"/>
                <w:color w:val="auto"/>
              </w:rPr>
              <w:commentReference w:id="72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9"/>
            <w:r w:rsidRPr="007425E1">
              <w:t>Crush under us</w:t>
            </w:r>
            <w:commentRangeEnd w:id="729"/>
            <w:r>
              <w:rPr>
                <w:rStyle w:val="CommentReference"/>
                <w:rFonts w:ascii="Times New Roman" w:eastAsiaTheme="minorHAnsi" w:hAnsi="Times New Roman" w:cstheme="minorBidi"/>
                <w:color w:val="auto"/>
              </w:rPr>
              <w:commentReference w:id="72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30" w:name="_Toc298681315"/>
      <w:bookmarkStart w:id="731" w:name="_Toc308441930"/>
      <w:r w:rsidRPr="00FD2E69">
        <w:lastRenderedPageBreak/>
        <w:t xml:space="preserve">The Conclusion of the </w:t>
      </w:r>
      <w:r>
        <w:t>Batos</w:t>
      </w:r>
      <w:r w:rsidRPr="00FD2E69">
        <w:t xml:space="preserve"> Psali</w:t>
      </w:r>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2" w:name="_Toc298681316"/>
      <w:bookmarkStart w:id="733" w:name="_Toc308441931"/>
      <w:r>
        <w:t>The Thursday Theotokia</w:t>
      </w:r>
      <w:bookmarkEnd w:id="732"/>
      <w:bookmarkEnd w:id="73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4" w:name="_Toc298681317"/>
      <w:r>
        <w:t>Part One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5"/>
            <w:r w:rsidRPr="007425E1">
              <w:t>virgin</w:t>
            </w:r>
            <w:commentRangeEnd w:id="735"/>
            <w:r>
              <w:rPr>
                <w:rStyle w:val="CommentReference"/>
                <w:rFonts w:ascii="Times New Roman" w:eastAsiaTheme="minorHAnsi" w:hAnsi="Times New Roman" w:cstheme="minorBidi"/>
                <w:color w:val="auto"/>
              </w:rPr>
              <w:commentReference w:id="73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6" w:name="_Toc298681318"/>
      <w:r>
        <w:t>Part Two</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7"/>
            <w:r>
              <w:t>abolished</w:t>
            </w:r>
            <w:commentRangeEnd w:id="737"/>
            <w:r>
              <w:rPr>
                <w:rStyle w:val="CommentReference"/>
                <w:rFonts w:ascii="Times New Roman" w:eastAsiaTheme="minorHAnsi" w:hAnsi="Times New Roman" w:cstheme="minorBidi"/>
                <w:color w:val="auto"/>
              </w:rPr>
              <w:commentReference w:id="73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8" w:name="_Toc298681319"/>
      <w:r>
        <w:t>Part Three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9" w:name="_Toc298681320"/>
      <w:r>
        <w:t>Part Four</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40"/>
            <w:r>
              <w:t>.</w:t>
            </w:r>
            <w:commentRangeEnd w:id="740"/>
            <w:r>
              <w:rPr>
                <w:rStyle w:val="CommentReference"/>
              </w:rPr>
              <w:commentReference w:id="74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41"/>
            <w:r>
              <w:t xml:space="preserve">appeared </w:t>
            </w:r>
            <w:commentRangeEnd w:id="741"/>
            <w:r>
              <w:rPr>
                <w:rStyle w:val="CommentReference"/>
                <w:rFonts w:ascii="Times New Roman" w:eastAsiaTheme="minorHAnsi" w:hAnsi="Times New Roman" w:cstheme="minorBidi"/>
                <w:color w:val="auto"/>
              </w:rPr>
              <w:commentReference w:id="74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2"/>
            <w:r>
              <w:t>"</w:t>
            </w:r>
            <w:commentRangeEnd w:id="742"/>
            <w:r>
              <w:rPr>
                <w:rStyle w:val="CommentReference"/>
                <w:rFonts w:ascii="Times New Roman" w:eastAsiaTheme="minorHAnsi" w:hAnsi="Times New Roman" w:cstheme="minorBidi"/>
                <w:color w:val="auto"/>
              </w:rPr>
              <w:commentReference w:id="74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3"/>
            <w:r w:rsidRPr="007425E1">
              <w:t>strength</w:t>
            </w:r>
            <w:commentRangeEnd w:id="743"/>
            <w:r>
              <w:rPr>
                <w:rStyle w:val="CommentReference"/>
                <w:rFonts w:ascii="Times New Roman" w:eastAsiaTheme="minorHAnsi" w:hAnsi="Times New Roman" w:cstheme="minorBidi"/>
                <w:color w:val="auto"/>
              </w:rPr>
              <w:commentReference w:id="74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4"/>
            <w:r>
              <w:t>N</w:t>
            </w:r>
            <w:r w:rsidRPr="007425E1">
              <w:t xml:space="preserve">ow </w:t>
            </w:r>
            <w:commentRangeEnd w:id="744"/>
            <w:r>
              <w:rPr>
                <w:rStyle w:val="CommentReference"/>
                <w:rFonts w:ascii="Times New Roman" w:eastAsiaTheme="minorHAnsi" w:hAnsi="Times New Roman" w:cstheme="minorBidi"/>
                <w:color w:val="auto"/>
              </w:rPr>
              <w:commentReference w:id="74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5" w:name="_Toc298681321"/>
      <w:r>
        <w:t>Part Five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6"/>
            <w:r>
              <w:t>Theotokos</w:t>
            </w:r>
            <w:commentRangeEnd w:id="746"/>
            <w:r>
              <w:rPr>
                <w:rStyle w:val="CommentReference"/>
                <w:rFonts w:ascii="Times New Roman" w:eastAsiaTheme="minorHAnsi" w:hAnsi="Times New Roman" w:cstheme="minorBidi"/>
                <w:color w:val="auto"/>
              </w:rPr>
              <w:commentReference w:id="74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7"/>
            <w:r>
              <w:t xml:space="preserve">of </w:t>
            </w:r>
            <w:commentRangeEnd w:id="747"/>
            <w:r>
              <w:rPr>
                <w:rStyle w:val="CommentReference"/>
                <w:rFonts w:ascii="Times New Roman" w:eastAsiaTheme="minorHAnsi" w:hAnsi="Times New Roman" w:cstheme="minorBidi"/>
                <w:color w:val="auto"/>
              </w:rPr>
              <w:commentReference w:id="74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8" w:name="_Toc298681322"/>
      <w:r>
        <w:t>Part Six</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9"/>
            <w:r>
              <w:t xml:space="preserve">The </w:t>
            </w:r>
            <w:commentRangeEnd w:id="749"/>
            <w:r>
              <w:rPr>
                <w:rStyle w:val="CommentReference"/>
                <w:rFonts w:ascii="Times New Roman" w:eastAsiaTheme="minorHAnsi" w:hAnsi="Times New Roman" w:cstheme="minorBidi"/>
                <w:color w:val="auto"/>
              </w:rPr>
              <w:commentReference w:id="74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50"/>
            <w:r>
              <w:t>would</w:t>
            </w:r>
            <w:r w:rsidRPr="007425E1">
              <w:t xml:space="preserve"> </w:t>
            </w:r>
            <w:commentRangeEnd w:id="750"/>
            <w:r>
              <w:rPr>
                <w:rStyle w:val="CommentReference"/>
              </w:rPr>
              <w:commentReference w:id="75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51" w:name="_Toc298681323"/>
      <w:r>
        <w:t>Part Seven</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2"/>
            <w:r>
              <w:t>David</w:t>
            </w:r>
            <w:commentRangeEnd w:id="752"/>
            <w:r>
              <w:rPr>
                <w:rStyle w:val="CommentReference"/>
                <w:rFonts w:ascii="Times New Roman" w:eastAsiaTheme="minorHAnsi" w:hAnsi="Times New Roman" w:cstheme="minorBidi"/>
                <w:color w:val="auto"/>
              </w:rPr>
              <w:commentReference w:id="75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3"/>
            <w:r w:rsidRPr="00E03CD4">
              <w:t xml:space="preserve">deemed </w:t>
            </w:r>
            <w:commentRangeEnd w:id="753"/>
            <w:r>
              <w:rPr>
                <w:rStyle w:val="CommentReference"/>
                <w:rFonts w:ascii="Times New Roman" w:eastAsiaTheme="minorHAnsi" w:hAnsi="Times New Roman" w:cstheme="minorBidi"/>
                <w:color w:val="auto"/>
              </w:rPr>
              <w:commentReference w:id="75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4" w:name="_Toc298681324"/>
      <w:r>
        <w:t>Part Eight</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5"/>
            <w:r>
              <w:t>heaven</w:t>
            </w:r>
            <w:r w:rsidRPr="007425E1">
              <w:t xml:space="preserve"> </w:t>
            </w:r>
            <w:commentRangeEnd w:id="755"/>
            <w:r>
              <w:rPr>
                <w:rStyle w:val="CommentReference"/>
                <w:rFonts w:ascii="Times New Roman" w:eastAsiaTheme="minorHAnsi" w:hAnsi="Times New Roman" w:cstheme="minorBidi"/>
                <w:color w:val="auto"/>
              </w:rPr>
              <w:commentReference w:id="75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6" w:name="_Toc298681325"/>
      <w:r>
        <w:t>Part Nine</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7"/>
            <w:r w:rsidRPr="007425E1">
              <w:t>Rises</w:t>
            </w:r>
            <w:commentRangeEnd w:id="757"/>
            <w:r>
              <w:rPr>
                <w:rStyle w:val="CommentReference"/>
              </w:rPr>
              <w:commentReference w:id="75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8" w:name="_Toc298681326"/>
      <w:bookmarkStart w:id="759" w:name="_Toc308441932"/>
      <w:r>
        <w:t xml:space="preserve">The </w:t>
      </w:r>
      <w:r w:rsidRPr="007C4181">
        <w:t>Crown</w:t>
      </w:r>
      <w:bookmarkEnd w:id="758"/>
      <w:bookmarkEnd w:id="75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60"/>
            <w:r w:rsidRPr="007425E1">
              <w:t>destroyed</w:t>
            </w:r>
            <w:commentRangeEnd w:id="760"/>
            <w:r>
              <w:rPr>
                <w:rStyle w:val="CommentReference"/>
                <w:rFonts w:ascii="Times New Roman" w:eastAsiaTheme="minorHAnsi" w:hAnsi="Times New Roman" w:cstheme="minorBidi"/>
                <w:color w:val="auto"/>
              </w:rPr>
              <w:commentReference w:id="76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5DB8167E"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E315A4">
        <w:rPr>
          <w:noProof/>
        </w:rPr>
        <w:t>246</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61" w:name="_Toc298681327"/>
      <w:bookmarkStart w:id="762" w:name="_Toc308441933"/>
      <w:r>
        <w:lastRenderedPageBreak/>
        <w:t>Friday</w:t>
      </w:r>
      <w:bookmarkEnd w:id="761"/>
      <w:bookmarkEnd w:id="762"/>
    </w:p>
    <w:p w14:paraId="3BFA5E49" w14:textId="77777777" w:rsidR="007C4181" w:rsidRDefault="007C4181" w:rsidP="008A3F9A">
      <w:pPr>
        <w:pStyle w:val="Heading5"/>
      </w:pPr>
      <w:bookmarkStart w:id="763" w:name="_Toc298681328"/>
      <w:bookmarkStart w:id="764" w:name="_Toc308441934"/>
      <w:r>
        <w:t>The Psali Batos for Friday</w:t>
      </w:r>
      <w:bookmarkEnd w:id="763"/>
      <w:bookmarkEnd w:id="76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5"/>
            <w:r w:rsidRPr="007425E1">
              <w:t>servants</w:t>
            </w:r>
            <w:commentRangeEnd w:id="765"/>
            <w:r>
              <w:rPr>
                <w:rStyle w:val="CommentReference"/>
                <w:rFonts w:ascii="Times New Roman" w:eastAsiaTheme="minorHAnsi" w:hAnsi="Times New Roman" w:cstheme="minorBidi"/>
                <w:color w:val="auto"/>
              </w:rPr>
              <w:commentReference w:id="76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6"/>
            <w:r w:rsidRPr="007425E1">
              <w:t>To escape the face of the bows.</w:t>
            </w:r>
            <w:commentRangeEnd w:id="766"/>
            <w:r>
              <w:rPr>
                <w:rStyle w:val="CommentReference"/>
              </w:rPr>
              <w:commentReference w:id="76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7"/>
            <w:r w:rsidRPr="00FA5B8C">
              <w:t>ⲉⲑⲣⲟⲩⲱ̀ϣⲉⲙ ⲛ̀ⲧ̀ϫⲟⲙ ⲛ̀ⲧⲉ ⲡⲓⲭ̀ⲣⲱⲙ</w:t>
            </w:r>
            <w:commentRangeEnd w:id="767"/>
            <w:r w:rsidR="00FA5B8C">
              <w:rPr>
                <w:rStyle w:val="CommentReference"/>
                <w:rFonts w:ascii="Garamond" w:hAnsi="Garamond" w:cstheme="minorBidi"/>
                <w:noProof w:val="0"/>
                <w:lang w:val="en-CA"/>
              </w:rPr>
              <w:commentReference w:id="76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8" w:name="_Toc298681329"/>
      <w:bookmarkStart w:id="769" w:name="_Toc308441935"/>
      <w:r w:rsidRPr="00FD2E69">
        <w:lastRenderedPageBreak/>
        <w:t xml:space="preserve">The Conclusion of the </w:t>
      </w:r>
      <w:r>
        <w:t>Batos</w:t>
      </w:r>
      <w:r w:rsidRPr="00FD2E69">
        <w:t xml:space="preserve"> Psali</w:t>
      </w:r>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70" w:name="_Toc298681330"/>
      <w:bookmarkStart w:id="771" w:name="_Toc308441936"/>
      <w:r>
        <w:t>The Friday Theotokia</w:t>
      </w:r>
      <w:bookmarkEnd w:id="770"/>
      <w:bookmarkEnd w:id="77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2" w:name="_Toc298681331"/>
      <w:r>
        <w:t>Part One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3"/>
            <w:r>
              <w:t>the fruit of your womb</w:t>
            </w:r>
            <w:commentRangeEnd w:id="773"/>
            <w:r>
              <w:rPr>
                <w:rStyle w:val="CommentReference"/>
                <w:rFonts w:ascii="Times New Roman" w:eastAsiaTheme="minorHAnsi" w:hAnsi="Times New Roman" w:cstheme="minorBidi"/>
                <w:color w:val="auto"/>
              </w:rPr>
              <w:commentReference w:id="77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4" w:name="_Toc298681332"/>
      <w:r>
        <w:lastRenderedPageBreak/>
        <w:t>Part Two</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5"/>
            <w:r>
              <w:t xml:space="preserve">incarnate </w:t>
            </w:r>
            <w:commentRangeEnd w:id="775"/>
            <w:r>
              <w:rPr>
                <w:rStyle w:val="CommentReference"/>
                <w:rFonts w:ascii="Times New Roman" w:eastAsiaTheme="minorHAnsi" w:hAnsi="Times New Roman" w:cstheme="minorBidi"/>
                <w:color w:val="auto"/>
              </w:rPr>
              <w:commentReference w:id="77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6" w:name="_Toc298681333"/>
      <w:r>
        <w:t>Part Three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7"/>
            <w:r>
              <w:t>O</w:t>
            </w:r>
            <w:commentRangeEnd w:id="777"/>
            <w:r>
              <w:rPr>
                <w:rStyle w:val="CommentReference"/>
                <w:rFonts w:ascii="Times New Roman" w:eastAsiaTheme="minorHAnsi" w:hAnsi="Times New Roman" w:cstheme="minorBidi"/>
                <w:color w:val="auto"/>
              </w:rPr>
              <w:commentReference w:id="77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8" w:name="_Toc298681334"/>
      <w:r>
        <w:t>Part Four</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9" w:name="_Toc298681335"/>
      <w:r>
        <w:t>Part Five</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80" w:name="_Toc298681336"/>
      <w:r>
        <w:lastRenderedPageBreak/>
        <w:t>Part Six</w:t>
      </w:r>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81" w:name="_Toc298681337"/>
      <w:r>
        <w:t>Part Seven</w:t>
      </w:r>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2"/>
            <w:r>
              <w:t>temple</w:t>
            </w:r>
            <w:commentRangeEnd w:id="782"/>
            <w:r>
              <w:rPr>
                <w:rStyle w:val="CommentReference"/>
                <w:rFonts w:ascii="Times New Roman" w:eastAsiaTheme="minorHAnsi" w:hAnsi="Times New Roman" w:cstheme="minorBidi"/>
                <w:color w:val="auto"/>
              </w:rPr>
              <w:commentReference w:id="78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3" w:name="_Toc298681338"/>
      <w:bookmarkStart w:id="784" w:name="_Toc308441937"/>
      <w:r>
        <w:lastRenderedPageBreak/>
        <w:t>The Crown</w:t>
      </w:r>
      <w:bookmarkEnd w:id="783"/>
      <w:bookmarkEnd w:id="78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5"/>
            <w:r w:rsidRPr="00F0646D">
              <w:t xml:space="preserve">Infinite </w:t>
            </w:r>
            <w:commentRangeEnd w:id="785"/>
            <w:r>
              <w:rPr>
                <w:rStyle w:val="CommentReference"/>
                <w:rFonts w:ascii="Times New Roman" w:eastAsiaTheme="minorHAnsi" w:hAnsi="Times New Roman" w:cstheme="minorBidi"/>
                <w:color w:val="auto"/>
              </w:rPr>
              <w:commentReference w:id="78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6"/>
            <w:r w:rsidRPr="007425E1">
              <w:t>hook</w:t>
            </w:r>
            <w:commentRangeEnd w:id="786"/>
            <w:r>
              <w:rPr>
                <w:rStyle w:val="CommentReference"/>
                <w:rFonts w:ascii="Times New Roman" w:eastAsiaTheme="minorHAnsi" w:hAnsi="Times New Roman" w:cstheme="minorBidi"/>
                <w:color w:val="auto"/>
              </w:rPr>
              <w:commentReference w:id="78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7"/>
            <w:r w:rsidRPr="007425E1">
              <w:t xml:space="preserve">Teaching </w:t>
            </w:r>
            <w:commentRangeEnd w:id="787"/>
            <w:r>
              <w:rPr>
                <w:rStyle w:val="CommentReference"/>
                <w:rFonts w:ascii="Times New Roman" w:eastAsiaTheme="minorHAnsi" w:hAnsi="Times New Roman" w:cstheme="minorBidi"/>
                <w:color w:val="auto"/>
              </w:rPr>
              <w:commentReference w:id="78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8"/>
            <w:r w:rsidRPr="007425E1">
              <w:t>a cause</w:t>
            </w:r>
            <w:r>
              <w:t xml:space="preserve"> for us</w:t>
            </w:r>
            <w:r w:rsidRPr="007425E1">
              <w:t>,</w:t>
            </w:r>
            <w:commentRangeEnd w:id="788"/>
            <w:r>
              <w:rPr>
                <w:rStyle w:val="CommentReference"/>
                <w:rFonts w:ascii="Times New Roman" w:eastAsiaTheme="minorHAnsi" w:hAnsi="Times New Roman" w:cstheme="minorBidi"/>
                <w:color w:val="auto"/>
              </w:rPr>
              <w:commentReference w:id="788"/>
            </w:r>
          </w:p>
          <w:p w14:paraId="5C22D0FC" w14:textId="77777777" w:rsidR="008A3F9A" w:rsidRDefault="008A3F9A" w:rsidP="008A3F9A">
            <w:pPr>
              <w:pStyle w:val="EngHangEnd"/>
            </w:pPr>
            <w:r w:rsidRPr="007425E1">
              <w:t xml:space="preserve">To ascend the </w:t>
            </w:r>
            <w:commentRangeStart w:id="789"/>
            <w:r w:rsidRPr="007425E1">
              <w:t xml:space="preserve">path </w:t>
            </w:r>
            <w:commentRangeEnd w:id="789"/>
            <w:r>
              <w:rPr>
                <w:rStyle w:val="CommentReference"/>
                <w:rFonts w:ascii="Times New Roman" w:eastAsiaTheme="minorHAnsi" w:hAnsi="Times New Roman" w:cstheme="minorBidi"/>
                <w:color w:val="auto"/>
              </w:rPr>
              <w:commentReference w:id="78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90"/>
            </w:r>
            <w:r>
              <w:t>,</w:t>
            </w:r>
          </w:p>
          <w:p w14:paraId="56D50A29" w14:textId="77777777" w:rsidR="008A3F9A" w:rsidRDefault="008A3F9A" w:rsidP="008A3F9A">
            <w:pPr>
              <w:pStyle w:val="EngHangEnd"/>
            </w:pPr>
            <w:r>
              <w:t>With</w:t>
            </w:r>
            <w:r w:rsidRPr="007425E1">
              <w:t xml:space="preserve"> joy and </w:t>
            </w:r>
            <w:commentRangeStart w:id="791"/>
            <w:r w:rsidRPr="007425E1">
              <w:t>rejoicing</w:t>
            </w:r>
            <w:commentRangeEnd w:id="791"/>
            <w:r>
              <w:rPr>
                <w:rStyle w:val="CommentReference"/>
                <w:rFonts w:ascii="Times New Roman" w:eastAsiaTheme="minorHAnsi" w:hAnsi="Times New Roman" w:cstheme="minorBidi"/>
                <w:color w:val="auto"/>
              </w:rPr>
              <w:commentReference w:id="79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14E69A2F"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E315A4">
        <w:rPr>
          <w:noProof/>
        </w:rPr>
        <w:t>246</w:t>
      </w:r>
      <w:r w:rsidR="003A78C2">
        <w:fldChar w:fldCharType="end"/>
      </w:r>
      <w:r>
        <w:t>.</w:t>
      </w:r>
    </w:p>
    <w:p w14:paraId="57DF3D71" w14:textId="77777777" w:rsidR="00FC1BD5" w:rsidRDefault="00FC1BD5" w:rsidP="008A3F9A">
      <w:pPr>
        <w:pStyle w:val="Heading4"/>
      </w:pPr>
      <w:bookmarkStart w:id="792" w:name="_Toc298681339"/>
      <w:bookmarkStart w:id="793" w:name="_Toc308441938"/>
      <w:r>
        <w:lastRenderedPageBreak/>
        <w:t>Saturday</w:t>
      </w:r>
      <w:bookmarkEnd w:id="792"/>
      <w:bookmarkEnd w:id="793"/>
    </w:p>
    <w:p w14:paraId="2A44F0B1" w14:textId="77777777" w:rsidR="00FC1BD5" w:rsidRDefault="00FC1BD5" w:rsidP="008A3F9A">
      <w:pPr>
        <w:pStyle w:val="Heading5"/>
      </w:pPr>
      <w:bookmarkStart w:id="794" w:name="_Toc298681340"/>
      <w:bookmarkStart w:id="795" w:name="_Toc308441939"/>
      <w:r>
        <w:t>The Saturday Psali Batos</w:t>
      </w:r>
      <w:bookmarkEnd w:id="794"/>
      <w:bookmarkEnd w:id="79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6"/>
            <w:r w:rsidRPr="007425E1">
              <w:rPr>
                <w:rFonts w:eastAsiaTheme="minorHAnsi"/>
              </w:rPr>
              <w:t xml:space="preserve">All </w:t>
            </w:r>
            <w:commentRangeEnd w:id="796"/>
            <w:r>
              <w:rPr>
                <w:rStyle w:val="CommentReference"/>
                <w:rFonts w:ascii="Times New Roman" w:eastAsiaTheme="minorHAnsi" w:hAnsi="Times New Roman" w:cstheme="minorBidi"/>
                <w:color w:val="auto"/>
              </w:rPr>
              <w:commentReference w:id="79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7"/>
            <w:r w:rsidRPr="007425E1">
              <w:rPr>
                <w:rFonts w:eastAsiaTheme="minorHAnsi"/>
              </w:rPr>
              <w:t>every</w:t>
            </w:r>
            <w:r>
              <w:rPr>
                <w:rFonts w:eastAsiaTheme="minorHAnsi"/>
              </w:rPr>
              <w:t xml:space="preserve"> </w:t>
            </w:r>
            <w:r w:rsidRPr="007425E1">
              <w:rPr>
                <w:rFonts w:eastAsiaTheme="minorHAnsi"/>
              </w:rPr>
              <w:t>day</w:t>
            </w:r>
            <w:commentRangeEnd w:id="797"/>
            <w:r>
              <w:rPr>
                <w:rStyle w:val="CommentReference"/>
                <w:rFonts w:ascii="Times New Roman" w:eastAsiaTheme="minorHAnsi" w:hAnsi="Times New Roman" w:cstheme="minorBidi"/>
                <w:color w:val="auto"/>
              </w:rPr>
              <w:commentReference w:id="79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8"/>
            <w:r>
              <w:rPr>
                <w:rFonts w:eastAsiaTheme="minorHAnsi"/>
              </w:rPr>
              <w:t>ecstasy</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9"/>
            <w:r w:rsidRPr="007425E1">
              <w:rPr>
                <w:color w:val="000000"/>
              </w:rPr>
              <w:t xml:space="preserve">glory </w:t>
            </w:r>
            <w:commentRangeEnd w:id="799"/>
            <w:r>
              <w:rPr>
                <w:rStyle w:val="CommentReference"/>
              </w:rPr>
              <w:commentReference w:id="79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800"/>
            <w:r>
              <w:rPr>
                <w:rFonts w:eastAsiaTheme="minorHAnsi"/>
              </w:rPr>
              <w:t xml:space="preserve">From </w:t>
            </w:r>
            <w:commentRangeEnd w:id="800"/>
            <w:r>
              <w:rPr>
                <w:rStyle w:val="CommentReference"/>
                <w:rFonts w:ascii="Times New Roman" w:eastAsiaTheme="minorHAnsi" w:hAnsi="Times New Roman" w:cstheme="minorBidi"/>
                <w:color w:val="auto"/>
              </w:rPr>
              <w:commentReference w:id="80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801"/>
            <w:r>
              <w:rPr>
                <w:rFonts w:eastAsiaTheme="minorHAnsi"/>
              </w:rPr>
              <w:t>prophet</w:t>
            </w:r>
            <w:commentRangeEnd w:id="801"/>
            <w:r>
              <w:rPr>
                <w:rStyle w:val="CommentReference"/>
                <w:rFonts w:ascii="Times New Roman" w:eastAsiaTheme="minorHAnsi" w:hAnsi="Times New Roman" w:cstheme="minorBidi"/>
                <w:color w:val="auto"/>
              </w:rPr>
              <w:commentReference w:id="80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2"/>
            <w:r w:rsidRPr="007425E1">
              <w:rPr>
                <w:rFonts w:eastAsiaTheme="minorHAnsi"/>
              </w:rPr>
              <w:t>everyone</w:t>
            </w:r>
            <w:commentRangeEnd w:id="802"/>
            <w:r>
              <w:rPr>
                <w:rStyle w:val="CommentReference"/>
                <w:rFonts w:ascii="Times New Roman" w:eastAsiaTheme="minorHAnsi" w:hAnsi="Times New Roman" w:cstheme="minorBidi"/>
                <w:color w:val="auto"/>
              </w:rPr>
              <w:commentReference w:id="80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3"/>
            <w:r>
              <w:rPr>
                <w:rFonts w:eastAsiaTheme="minorHAnsi"/>
              </w:rPr>
              <w:t xml:space="preserve">never </w:t>
            </w:r>
            <w:commentRangeEnd w:id="803"/>
            <w:r>
              <w:rPr>
                <w:rStyle w:val="CommentReference"/>
                <w:rFonts w:ascii="Times New Roman" w:eastAsiaTheme="minorHAnsi" w:hAnsi="Times New Roman" w:cstheme="minorBidi"/>
                <w:color w:val="auto"/>
              </w:rPr>
              <w:commentReference w:id="80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4"/>
            <w:r w:rsidRPr="007425E1">
              <w:rPr>
                <w:rFonts w:eastAsiaTheme="minorHAnsi"/>
              </w:rPr>
              <w:t xml:space="preserve">and </w:t>
            </w:r>
            <w:commentRangeEnd w:id="804"/>
            <w:r>
              <w:rPr>
                <w:rStyle w:val="CommentReference"/>
                <w:rFonts w:ascii="Times New Roman" w:eastAsiaTheme="minorHAnsi" w:hAnsi="Times New Roman" w:cstheme="minorBidi"/>
                <w:color w:val="auto"/>
              </w:rPr>
              <w:commentReference w:id="80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5"/>
            <w:r w:rsidRPr="007425E1">
              <w:rPr>
                <w:rFonts w:eastAsiaTheme="minorHAnsi"/>
              </w:rPr>
              <w:t xml:space="preserve">praises </w:t>
            </w:r>
            <w:commentRangeEnd w:id="805"/>
            <w:r>
              <w:rPr>
                <w:rStyle w:val="CommentReference"/>
                <w:rFonts w:ascii="Times New Roman" w:eastAsiaTheme="minorHAnsi" w:hAnsi="Times New Roman" w:cstheme="minorBidi"/>
                <w:color w:val="auto"/>
              </w:rPr>
              <w:commentReference w:id="80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6"/>
            <w:r w:rsidRPr="007425E1">
              <w:rPr>
                <w:rFonts w:eastAsiaTheme="minorHAnsi"/>
              </w:rPr>
              <w:t>blessing</w:t>
            </w:r>
            <w:commentRangeEnd w:id="806"/>
            <w:r>
              <w:rPr>
                <w:rStyle w:val="CommentReference"/>
                <w:rFonts w:ascii="Times New Roman" w:eastAsiaTheme="minorHAnsi" w:hAnsi="Times New Roman" w:cstheme="minorBidi"/>
                <w:color w:val="auto"/>
              </w:rPr>
              <w:commentReference w:id="80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7"/>
            <w:r w:rsidRPr="007425E1">
              <w:rPr>
                <w:rFonts w:eastAsiaTheme="minorHAnsi"/>
              </w:rPr>
              <w:t xml:space="preserve">we'll </w:t>
            </w:r>
            <w:commentRangeEnd w:id="807"/>
            <w:r>
              <w:rPr>
                <w:rStyle w:val="CommentReference"/>
                <w:rFonts w:ascii="Times New Roman" w:eastAsiaTheme="minorHAnsi" w:hAnsi="Times New Roman" w:cstheme="minorBidi"/>
                <w:color w:val="auto"/>
              </w:rPr>
              <w:commentReference w:id="80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8"/>
            <w:r w:rsidRPr="007425E1">
              <w:rPr>
                <w:rFonts w:eastAsiaTheme="minorHAnsi"/>
              </w:rPr>
              <w:t xml:space="preserve">perfect </w:t>
            </w:r>
            <w:commentRangeEnd w:id="808"/>
            <w:r>
              <w:rPr>
                <w:rStyle w:val="CommentReference"/>
                <w:rFonts w:ascii="Times New Roman" w:eastAsiaTheme="minorHAnsi" w:hAnsi="Times New Roman" w:cstheme="minorBidi"/>
                <w:color w:val="auto"/>
              </w:rPr>
              <w:commentReference w:id="80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9" w:name="_Toc298681341"/>
      <w:bookmarkStart w:id="810" w:name="_Toc308441940"/>
      <w:r w:rsidRPr="00FD2E69">
        <w:t xml:space="preserve">The Conclusion of the </w:t>
      </w:r>
      <w:r>
        <w:t>Batos</w:t>
      </w:r>
      <w:r w:rsidRPr="00FD2E69">
        <w:t xml:space="preserve"> Psali</w:t>
      </w:r>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1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11"/>
            <w:r w:rsidR="00582AD7">
              <w:rPr>
                <w:rStyle w:val="CommentReference"/>
                <w:rFonts w:ascii="Garamond" w:hAnsi="Garamond" w:cstheme="minorBidi"/>
                <w:noProof w:val="0"/>
                <w:lang w:val="en-CA"/>
              </w:rPr>
              <w:commentReference w:id="81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2" w:name="_Toc298681342"/>
      <w:bookmarkStart w:id="813" w:name="_Toc308441941"/>
      <w:r>
        <w:t>The Saturday Theotokia</w:t>
      </w:r>
      <w:bookmarkEnd w:id="812"/>
      <w:bookmarkEnd w:id="81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4" w:name="_Toc298681343"/>
      <w:r>
        <w:t>Part One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5" w:name="_Toc298681344"/>
      <w:r w:rsidRPr="00D24FE1">
        <w:t>Part</w:t>
      </w:r>
      <w:r>
        <w:t xml:space="preserve"> Two</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6"/>
            <w:r w:rsidRPr="007425E1">
              <w:rPr>
                <w:rFonts w:eastAsiaTheme="minorHAnsi"/>
              </w:rPr>
              <w:t xml:space="preserve">honour </w:t>
            </w:r>
            <w:commentRangeEnd w:id="816"/>
            <w:r>
              <w:rPr>
                <w:rStyle w:val="CommentReference"/>
                <w:rFonts w:ascii="Times New Roman" w:eastAsiaTheme="minorHAnsi" w:hAnsi="Times New Roman" w:cstheme="minorBidi"/>
                <w:color w:val="auto"/>
              </w:rPr>
              <w:commentReference w:id="81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7"/>
            <w:r w:rsidRPr="007425E1">
              <w:rPr>
                <w:rFonts w:eastAsiaTheme="minorHAnsi"/>
              </w:rPr>
              <w:t xml:space="preserve">prudent </w:t>
            </w:r>
            <w:commentRangeEnd w:id="817"/>
            <w:r>
              <w:rPr>
                <w:rStyle w:val="CommentReference"/>
                <w:rFonts w:ascii="Times New Roman" w:eastAsiaTheme="minorHAnsi" w:hAnsi="Times New Roman" w:cstheme="minorBidi"/>
                <w:color w:val="auto"/>
              </w:rPr>
              <w:commentReference w:id="81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8" w:name="_Toc298681345"/>
      <w:r>
        <w:t>Part Three</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9"/>
            <w:r w:rsidRPr="007425E1">
              <w:rPr>
                <w:rFonts w:eastAsiaTheme="minorHAnsi"/>
              </w:rPr>
              <w:t>bride</w:t>
            </w:r>
            <w:commentRangeEnd w:id="819"/>
            <w:r>
              <w:rPr>
                <w:rStyle w:val="CommentReference"/>
                <w:rFonts w:ascii="Times New Roman" w:eastAsiaTheme="minorHAnsi" w:hAnsi="Times New Roman" w:cstheme="minorBidi"/>
                <w:color w:val="auto"/>
              </w:rPr>
              <w:commentReference w:id="81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20"/>
            <w:r w:rsidRPr="007425E1">
              <w:rPr>
                <w:rFonts w:eastAsiaTheme="minorHAnsi"/>
              </w:rPr>
              <w:t xml:space="preserve">rue </w:t>
            </w:r>
            <w:commentRangeEnd w:id="820"/>
            <w:r>
              <w:rPr>
                <w:rStyle w:val="CommentReference"/>
                <w:rFonts w:ascii="Times New Roman" w:eastAsiaTheme="minorHAnsi" w:hAnsi="Times New Roman" w:cstheme="minorBidi"/>
                <w:color w:val="auto"/>
              </w:rPr>
              <w:commentReference w:id="82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21"/>
            <w:r w:rsidRPr="007425E1">
              <w:rPr>
                <w:rFonts w:eastAsiaTheme="minorHAnsi"/>
              </w:rPr>
              <w:t xml:space="preserve">ed </w:t>
            </w:r>
            <w:commentRangeEnd w:id="821"/>
            <w:r>
              <w:rPr>
                <w:rStyle w:val="CommentReference"/>
                <w:rFonts w:ascii="Times New Roman" w:eastAsiaTheme="minorHAnsi" w:hAnsi="Times New Roman" w:cstheme="minorBidi"/>
                <w:color w:val="auto"/>
              </w:rPr>
              <w:commentReference w:id="82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2" w:name="_Toc298681346"/>
      <w:r w:rsidRPr="00D24FE1">
        <w:t>Part</w:t>
      </w:r>
      <w:r>
        <w:t xml:space="preserve"> </w:t>
      </w:r>
      <w:r w:rsidR="00625164">
        <w:t>Four</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3"/>
            <w:r>
              <w:rPr>
                <w:rFonts w:eastAsiaTheme="minorHAnsi"/>
              </w:rPr>
              <w:t xml:space="preserve">unto </w:t>
            </w:r>
            <w:commentRangeEnd w:id="823"/>
            <w:r>
              <w:rPr>
                <w:rStyle w:val="CommentReference"/>
                <w:rFonts w:ascii="Times New Roman" w:eastAsiaTheme="minorHAnsi" w:hAnsi="Times New Roman" w:cstheme="minorBidi"/>
                <w:color w:val="auto"/>
              </w:rPr>
              <w:commentReference w:id="82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4" w:name="_Toc298681347"/>
      <w:r w:rsidRPr="00D24FE1">
        <w:t>Part</w:t>
      </w:r>
      <w:r>
        <w:t xml:space="preserve"> </w:t>
      </w:r>
      <w:r w:rsidR="00625164">
        <w:t>Five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5" w:name="_Toc298681348"/>
      <w:r>
        <w:t xml:space="preserve">Part </w:t>
      </w:r>
      <w:r w:rsidR="00625164">
        <w:t>Six</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6"/>
            <w:r w:rsidRPr="007425E1">
              <w:t>rejoice</w:t>
            </w:r>
            <w:r>
              <w:t>d</w:t>
            </w:r>
            <w:commentRangeEnd w:id="826"/>
            <w:r>
              <w:rPr>
                <w:rStyle w:val="CommentReference"/>
                <w:rFonts w:ascii="Times New Roman" w:eastAsiaTheme="minorHAnsi" w:hAnsi="Times New Roman" w:cstheme="minorBidi"/>
                <w:color w:val="auto"/>
              </w:rPr>
              <w:commentReference w:id="82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7"/>
            <w:r>
              <w:t>save</w:t>
            </w:r>
            <w:r w:rsidRPr="007425E1">
              <w:t xml:space="preserve"> </w:t>
            </w:r>
            <w:commentRangeEnd w:id="827"/>
            <w:r>
              <w:rPr>
                <w:rStyle w:val="CommentReference"/>
              </w:rPr>
              <w:commentReference w:id="82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8" w:name="_Toc298681349"/>
      <w:r>
        <w:t>Part Seven</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9"/>
            <w:r>
              <w:t>Paradoxically</w:t>
            </w:r>
            <w:commentRangeEnd w:id="829"/>
            <w:r>
              <w:rPr>
                <w:rStyle w:val="CommentReference"/>
                <w:rFonts w:ascii="Times New Roman" w:eastAsiaTheme="minorHAnsi" w:hAnsi="Times New Roman" w:cstheme="minorBidi"/>
                <w:color w:val="auto"/>
              </w:rPr>
              <w:commentReference w:id="82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30"/>
            <w:r>
              <w:t xml:space="preserve">is </w:t>
            </w:r>
            <w:commentRangeEnd w:id="830"/>
            <w:r>
              <w:rPr>
                <w:rStyle w:val="CommentReference"/>
                <w:rFonts w:ascii="Times New Roman" w:eastAsiaTheme="minorHAnsi" w:hAnsi="Times New Roman" w:cstheme="minorBidi"/>
                <w:color w:val="auto"/>
              </w:rPr>
              <w:commentReference w:id="83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31" w:name="_Toc298681350"/>
      <w:r>
        <w:t>Part Eight</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2"/>
            <w:r w:rsidRPr="007425E1">
              <w:t>from all sides</w:t>
            </w:r>
            <w:commentRangeEnd w:id="832"/>
            <w:r>
              <w:rPr>
                <w:rStyle w:val="CommentReference"/>
                <w:rFonts w:ascii="Times New Roman" w:eastAsiaTheme="minorHAnsi" w:hAnsi="Times New Roman" w:cstheme="minorBidi"/>
                <w:color w:val="auto"/>
              </w:rPr>
              <w:commentReference w:id="83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3"/>
            <w:r>
              <w:t>Saviour</w:t>
            </w:r>
            <w:commentRangeEnd w:id="833"/>
            <w:r>
              <w:rPr>
                <w:rStyle w:val="CommentReference"/>
                <w:rFonts w:ascii="Times New Roman" w:eastAsiaTheme="minorHAnsi" w:hAnsi="Times New Roman" w:cstheme="minorBidi"/>
                <w:color w:val="auto"/>
              </w:rPr>
              <w:commentReference w:id="83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4" w:name="_Toc298681351"/>
      <w:r>
        <w:t>Part Nine</w:t>
      </w:r>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5"/>
            <w:r>
              <w:t>compassion</w:t>
            </w:r>
            <w:commentRangeEnd w:id="835"/>
            <w:r>
              <w:rPr>
                <w:rStyle w:val="CommentReference"/>
                <w:rFonts w:ascii="Times New Roman" w:eastAsiaTheme="minorHAnsi" w:hAnsi="Times New Roman" w:cstheme="minorBidi"/>
                <w:color w:val="auto"/>
              </w:rPr>
              <w:commentReference w:id="83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6" w:name="_Toc298681352"/>
      <w:bookmarkStart w:id="837" w:name="_Toc308441942"/>
      <w:r>
        <w:lastRenderedPageBreak/>
        <w:t>The Crown Batos</w:t>
      </w:r>
      <w:bookmarkEnd w:id="836"/>
      <w:bookmarkEnd w:id="83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8"/>
            <w:r>
              <w:t>Sanctuary</w:t>
            </w:r>
            <w:commentRangeEnd w:id="838"/>
            <w:r>
              <w:rPr>
                <w:rStyle w:val="CommentReference"/>
                <w:rFonts w:ascii="Times New Roman" w:eastAsiaTheme="minorHAnsi" w:hAnsi="Times New Roman" w:cstheme="minorBidi"/>
                <w:color w:val="auto"/>
              </w:rPr>
              <w:commentReference w:id="83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9"/>
            <w:r>
              <w:t>lampstand</w:t>
            </w:r>
            <w:commentRangeEnd w:id="839"/>
            <w:r>
              <w:rPr>
                <w:rStyle w:val="CommentReference"/>
                <w:rFonts w:ascii="Times New Roman" w:eastAsiaTheme="minorHAnsi" w:hAnsi="Times New Roman" w:cstheme="minorBidi"/>
                <w:color w:val="auto"/>
              </w:rPr>
              <w:commentReference w:id="83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40"/>
            <w:r>
              <w:t>Greeted</w:t>
            </w:r>
            <w:commentRangeEnd w:id="840"/>
            <w:r>
              <w:rPr>
                <w:rStyle w:val="CommentReference"/>
                <w:rFonts w:ascii="Times New Roman" w:eastAsiaTheme="minorHAnsi" w:hAnsi="Times New Roman" w:cstheme="minorBidi"/>
                <w:color w:val="auto"/>
              </w:rPr>
              <w:commentReference w:id="84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41"/>
            <w:r w:rsidRPr="007425E1">
              <w:t xml:space="preserve">For </w:t>
            </w:r>
            <w:commentRangeEnd w:id="841"/>
            <w:r>
              <w:rPr>
                <w:rStyle w:val="CommentReference"/>
                <w:rFonts w:ascii="Times New Roman" w:eastAsiaTheme="minorHAnsi" w:hAnsi="Times New Roman" w:cstheme="minorBidi"/>
                <w:color w:val="auto"/>
              </w:rPr>
              <w:commentReference w:id="84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2"/>
            <w:r>
              <w:t>coming</w:t>
            </w:r>
            <w:r w:rsidRPr="007425E1">
              <w:t xml:space="preserve"> </w:t>
            </w:r>
            <w:commentRangeEnd w:id="842"/>
            <w:r>
              <w:rPr>
                <w:rStyle w:val="CommentReference"/>
                <w:rFonts w:ascii="Times New Roman" w:eastAsiaTheme="minorHAnsi" w:hAnsi="Times New Roman" w:cstheme="minorBidi"/>
                <w:color w:val="auto"/>
              </w:rPr>
              <w:commentReference w:id="84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3"/>
            <w:r w:rsidRPr="00582AD7">
              <w:t>ⲧⲉⲥⲱⲙⲁ</w:t>
            </w:r>
            <w:commentRangeEnd w:id="843"/>
            <w:r w:rsidR="00582AD7">
              <w:rPr>
                <w:rStyle w:val="CommentReference"/>
                <w:rFonts w:ascii="Garamond" w:hAnsi="Garamond" w:cstheme="minorBidi"/>
                <w:noProof w:val="0"/>
                <w:lang w:val="en-CA"/>
              </w:rPr>
              <w:commentReference w:id="84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4"/>
            <w:r w:rsidRPr="007425E1">
              <w:t>you</w:t>
            </w:r>
            <w:commentRangeEnd w:id="844"/>
            <w:r>
              <w:rPr>
                <w:rStyle w:val="CommentReference"/>
                <w:rFonts w:ascii="Times New Roman" w:eastAsiaTheme="minorHAnsi" w:hAnsi="Times New Roman" w:cstheme="minorBidi"/>
                <w:color w:val="auto"/>
              </w:rPr>
              <w:commentReference w:id="84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5" w:name="_Toc298681353"/>
      <w:bookmarkStart w:id="846" w:name="_Toc308441943"/>
      <w:r>
        <w:lastRenderedPageBreak/>
        <w:t>The Second Crown Batos</w:t>
      </w:r>
      <w:bookmarkEnd w:id="845"/>
      <w:bookmarkEnd w:id="84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7"/>
            <w:r>
              <w:t>evangelized</w:t>
            </w:r>
            <w:r w:rsidRPr="007425E1">
              <w:t xml:space="preserve"> </w:t>
            </w:r>
            <w:commentRangeEnd w:id="847"/>
            <w:r>
              <w:rPr>
                <w:rStyle w:val="CommentReference"/>
                <w:rFonts w:ascii="Times New Roman" w:eastAsiaTheme="minorHAnsi" w:hAnsi="Times New Roman" w:cstheme="minorBidi"/>
                <w:color w:val="auto"/>
              </w:rPr>
              <w:commentReference w:id="84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8"/>
            <w:r w:rsidRPr="007425E1">
              <w:t>thereof</w:t>
            </w:r>
            <w:commentRangeEnd w:id="848"/>
            <w:r>
              <w:rPr>
                <w:rStyle w:val="CommentReference"/>
                <w:rFonts w:ascii="Times New Roman" w:eastAsiaTheme="minorHAnsi" w:hAnsi="Times New Roman" w:cstheme="minorBidi"/>
                <w:color w:val="auto"/>
              </w:rPr>
              <w:commentReference w:id="84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9"/>
            <w:r w:rsidR="00582AD7">
              <w:rPr>
                <w:rStyle w:val="CommentReference"/>
                <w:rFonts w:ascii="Garamond" w:hAnsi="Garamond" w:cstheme="minorBidi"/>
                <w:noProof w:val="0"/>
                <w:lang w:val="en-CA"/>
              </w:rPr>
              <w:commentReference w:id="84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50" w:name="_Toc298681354"/>
      <w:bookmarkStart w:id="851" w:name="_Ref299212102"/>
      <w:bookmarkStart w:id="852" w:name="_Ref299212144"/>
      <w:bookmarkStart w:id="853" w:name="_Ref299212161"/>
      <w:bookmarkStart w:id="854" w:name="_Toc308441944"/>
      <w:r>
        <w:lastRenderedPageBreak/>
        <w:t>The Ending of the Batos Theotokias</w:t>
      </w:r>
      <w:bookmarkEnd w:id="850"/>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5"/>
            <w:r w:rsidRPr="007425E1">
              <w:rPr>
                <w:rFonts w:eastAsiaTheme="minorHAnsi"/>
              </w:rPr>
              <w:t>Awesome and full of glory</w:t>
            </w:r>
            <w:commentRangeEnd w:id="855"/>
            <w:r>
              <w:rPr>
                <w:rStyle w:val="CommentReference"/>
                <w:rFonts w:ascii="Times New Roman" w:eastAsiaTheme="minorHAnsi" w:hAnsi="Times New Roman" w:cstheme="minorBidi"/>
                <w:color w:val="auto"/>
              </w:rPr>
              <w:commentReference w:id="85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6"/>
            <w:r w:rsidRPr="007425E1">
              <w:rPr>
                <w:rFonts w:eastAsiaTheme="minorHAnsi"/>
              </w:rPr>
              <w:t>works</w:t>
            </w:r>
            <w:commentRangeEnd w:id="856"/>
            <w:r>
              <w:rPr>
                <w:rStyle w:val="CommentReference"/>
                <w:rFonts w:ascii="Times New Roman" w:eastAsiaTheme="minorHAnsi" w:hAnsi="Times New Roman" w:cstheme="minorBidi"/>
                <w:color w:val="auto"/>
              </w:rPr>
              <w:commentReference w:id="85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7"/>
            <w:r w:rsidRPr="00582AD7">
              <w:t>ϥ̀ⲛⲁϯ ⲙ̀ⲡⲓⲟⲩⲁⲓ</w:t>
            </w:r>
            <w:commentRangeEnd w:id="857"/>
            <w:r w:rsidR="00582AD7">
              <w:rPr>
                <w:rStyle w:val="CommentReference"/>
                <w:rFonts w:ascii="Garamond" w:hAnsi="Garamond" w:cstheme="minorBidi"/>
                <w:noProof w:val="0"/>
                <w:lang w:val="en-CA"/>
              </w:rPr>
              <w:commentReference w:id="85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8"/>
            <w:r w:rsidRPr="007425E1">
              <w:rPr>
                <w:rFonts w:eastAsiaTheme="minorHAnsi"/>
              </w:rPr>
              <w:t xml:space="preserve">with </w:t>
            </w:r>
            <w:commentRangeEnd w:id="858"/>
            <w:r>
              <w:rPr>
                <w:rStyle w:val="CommentReference"/>
                <w:rFonts w:ascii="Times New Roman" w:eastAsiaTheme="minorHAnsi" w:hAnsi="Times New Roman" w:cstheme="minorBidi"/>
                <w:color w:val="auto"/>
              </w:rPr>
              <w:commentReference w:id="85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9"/>
            <w:r w:rsidRPr="00582AD7">
              <w:t>ⲡⲁⲓ ⲉ̀ϩⲟⲟⲩ</w:t>
            </w:r>
            <w:commentRangeEnd w:id="859"/>
            <w:r w:rsidR="00582AD7">
              <w:rPr>
                <w:rStyle w:val="CommentReference"/>
                <w:rFonts w:ascii="Garamond" w:hAnsi="Garamond" w:cstheme="minorBidi"/>
                <w:noProof w:val="0"/>
                <w:lang w:val="en-CA"/>
              </w:rPr>
              <w:commentReference w:id="85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60"/>
            <w:r w:rsidRPr="007425E1">
              <w:rPr>
                <w:rFonts w:eastAsiaTheme="minorHAnsi"/>
              </w:rPr>
              <w:t xml:space="preserve">bless </w:t>
            </w:r>
            <w:commentRangeEnd w:id="860"/>
            <w:r>
              <w:rPr>
                <w:rStyle w:val="CommentReference"/>
                <w:rFonts w:ascii="Times New Roman" w:eastAsiaTheme="minorHAnsi" w:hAnsi="Times New Roman" w:cstheme="minorBidi"/>
                <w:color w:val="auto"/>
              </w:rPr>
              <w:commentReference w:id="86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6CEFB22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E315A4">
        <w:rPr>
          <w:noProof/>
        </w:rPr>
        <w:t>165</w:t>
      </w:r>
      <w:r w:rsidR="003A78C2">
        <w:fldChar w:fldCharType="end"/>
      </w:r>
      <w:r>
        <w:t>.</w:t>
      </w:r>
    </w:p>
    <w:p w14:paraId="59F64A80" w14:textId="77777777" w:rsidR="00495F1A" w:rsidRDefault="00495F1A" w:rsidP="00495F1A">
      <w:pPr>
        <w:pStyle w:val="Heading2"/>
      </w:pPr>
      <w:bookmarkStart w:id="861" w:name="_Toc410196185"/>
      <w:bookmarkStart w:id="862" w:name="_Toc410196427"/>
      <w:bookmarkStart w:id="863" w:name="_Toc410196929"/>
      <w:bookmarkStart w:id="864" w:name="_Toc448130618"/>
      <w:bookmarkStart w:id="865" w:name="Prime"/>
      <w:r>
        <w:lastRenderedPageBreak/>
        <w:t>Early Morning: Prime (The First Hour)</w:t>
      </w:r>
      <w:bookmarkEnd w:id="861"/>
      <w:bookmarkEnd w:id="862"/>
      <w:bookmarkEnd w:id="863"/>
      <w:bookmarkEnd w:id="864"/>
    </w:p>
    <w:bookmarkStart w:id="866" w:name="_Ref435799261" w:displacedByCustomXml="next"/>
    <w:bookmarkStart w:id="867" w:name="_Ref435799254" w:displacedByCustomXml="next"/>
    <w:bookmarkStart w:id="868" w:name="_Ref435789629" w:displacedByCustomXml="next"/>
    <w:bookmarkStart w:id="869" w:name="_Ref435789623" w:displacedByCustomXml="next"/>
    <w:bookmarkStart w:id="870" w:name="_Ref435434342" w:displacedByCustomXml="next"/>
    <w:bookmarkStart w:id="871" w:name="_Ref435434336" w:displacedByCustomXml="next"/>
    <w:bookmarkStart w:id="872" w:name="_Toc410196930" w:displacedByCustomXml="next"/>
    <w:bookmarkStart w:id="873" w:name="_Toc410196428" w:displacedByCustomXml="next"/>
    <w:bookmarkStart w:id="874" w:name="_Toc410196186" w:displacedByCustomXml="next"/>
    <w:sdt>
      <w:sdtPr>
        <w:id w:val="467860529"/>
        <w:docPartObj>
          <w:docPartGallery w:val="Table of Contents"/>
          <w:docPartUnique/>
        </w:docPartObj>
      </w:sdtPr>
      <w:sdtEndPr>
        <w:rPr>
          <w:b/>
          <w:bCs/>
          <w:noProof/>
        </w:rPr>
      </w:sdtEndPr>
      <w:sdtContent>
        <w:p w14:paraId="2F897578" w14:textId="09375D0F"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130654" w:history="1">
            <w:r w:rsidR="00BB3B58" w:rsidRPr="00A532B6">
              <w:rPr>
                <w:rStyle w:val="Hyperlink"/>
                <w:noProof/>
              </w:rPr>
              <w:t>The Psalms of Prime</w:t>
            </w:r>
            <w:r w:rsidR="00BB3B58">
              <w:rPr>
                <w:noProof/>
                <w:webHidden/>
              </w:rPr>
              <w:tab/>
            </w:r>
            <w:r w:rsidR="00BB3B58">
              <w:rPr>
                <w:noProof/>
                <w:webHidden/>
              </w:rPr>
              <w:fldChar w:fldCharType="begin"/>
            </w:r>
            <w:r w:rsidR="00BB3B58">
              <w:rPr>
                <w:noProof/>
                <w:webHidden/>
              </w:rPr>
              <w:instrText xml:space="preserve"> PAGEREF _Toc448130654 \h </w:instrText>
            </w:r>
            <w:r w:rsidR="00BB3B58">
              <w:rPr>
                <w:noProof/>
                <w:webHidden/>
              </w:rPr>
            </w:r>
            <w:r w:rsidR="00BB3B58">
              <w:rPr>
                <w:noProof/>
                <w:webHidden/>
              </w:rPr>
              <w:fldChar w:fldCharType="separate"/>
            </w:r>
            <w:r w:rsidR="00E315A4">
              <w:rPr>
                <w:noProof/>
                <w:webHidden/>
              </w:rPr>
              <w:t>250</w:t>
            </w:r>
            <w:r w:rsidR="00BB3B58">
              <w:rPr>
                <w:noProof/>
                <w:webHidden/>
              </w:rPr>
              <w:fldChar w:fldCharType="end"/>
            </w:r>
          </w:hyperlink>
        </w:p>
        <w:p w14:paraId="476C58AE" w14:textId="28299392" w:rsidR="00BB3B58" w:rsidRDefault="00F017CA">
          <w:pPr>
            <w:pStyle w:val="TOC3"/>
            <w:tabs>
              <w:tab w:val="right" w:leader="dot" w:pos="8846"/>
            </w:tabs>
            <w:rPr>
              <w:rFonts w:asciiTheme="minorHAnsi" w:eastAsiaTheme="minorEastAsia" w:hAnsiTheme="minorHAnsi"/>
              <w:noProof/>
              <w:sz w:val="22"/>
              <w:lang w:val="en-US"/>
            </w:rPr>
          </w:pPr>
          <w:hyperlink w:anchor="_Toc448130655" w:history="1">
            <w:r w:rsidR="00BB3B58" w:rsidRPr="00A532B6">
              <w:rPr>
                <w:rStyle w:val="Hyperlink"/>
                <w:noProof/>
              </w:rPr>
              <w:t>The Doxology of Prime</w:t>
            </w:r>
            <w:r w:rsidR="00BB3B58">
              <w:rPr>
                <w:noProof/>
                <w:webHidden/>
              </w:rPr>
              <w:tab/>
            </w:r>
            <w:r w:rsidR="00BB3B58">
              <w:rPr>
                <w:noProof/>
                <w:webHidden/>
              </w:rPr>
              <w:fldChar w:fldCharType="begin"/>
            </w:r>
            <w:r w:rsidR="00BB3B58">
              <w:rPr>
                <w:noProof/>
                <w:webHidden/>
              </w:rPr>
              <w:instrText xml:space="preserve"> PAGEREF _Toc448130655 \h </w:instrText>
            </w:r>
            <w:r w:rsidR="00BB3B58">
              <w:rPr>
                <w:noProof/>
                <w:webHidden/>
              </w:rPr>
            </w:r>
            <w:r w:rsidR="00BB3B58">
              <w:rPr>
                <w:noProof/>
                <w:webHidden/>
              </w:rPr>
              <w:fldChar w:fldCharType="separate"/>
            </w:r>
            <w:r w:rsidR="00E315A4">
              <w:rPr>
                <w:noProof/>
                <w:webHidden/>
              </w:rPr>
              <w:t>256</w:t>
            </w:r>
            <w:r w:rsidR="00BB3B58">
              <w:rPr>
                <w:noProof/>
                <w:webHidden/>
              </w:rPr>
              <w:fldChar w:fldCharType="end"/>
            </w:r>
          </w:hyperlink>
        </w:p>
        <w:p w14:paraId="2292EE1E" w14:textId="03DBBA33" w:rsidR="00BB3B58" w:rsidRDefault="00F017CA">
          <w:pPr>
            <w:pStyle w:val="TOC3"/>
            <w:tabs>
              <w:tab w:val="right" w:leader="dot" w:pos="8846"/>
            </w:tabs>
            <w:rPr>
              <w:rFonts w:asciiTheme="minorHAnsi" w:eastAsiaTheme="minorEastAsia" w:hAnsiTheme="minorHAnsi"/>
              <w:noProof/>
              <w:sz w:val="22"/>
              <w:lang w:val="en-US"/>
            </w:rPr>
          </w:pPr>
          <w:hyperlink w:anchor="_Toc448130656" w:history="1">
            <w:r w:rsidR="00BB3B58" w:rsidRPr="00A532B6">
              <w:rPr>
                <w:rStyle w:val="Hyperlink"/>
                <w:noProof/>
              </w:rPr>
              <w:t>The Raising of Morning Incense</w:t>
            </w:r>
            <w:r w:rsidR="00BB3B58">
              <w:rPr>
                <w:noProof/>
                <w:webHidden/>
              </w:rPr>
              <w:tab/>
            </w:r>
            <w:r w:rsidR="00BB3B58">
              <w:rPr>
                <w:noProof/>
                <w:webHidden/>
              </w:rPr>
              <w:fldChar w:fldCharType="begin"/>
            </w:r>
            <w:r w:rsidR="00BB3B58">
              <w:rPr>
                <w:noProof/>
                <w:webHidden/>
              </w:rPr>
              <w:instrText xml:space="preserve"> PAGEREF _Toc448130656 \h </w:instrText>
            </w:r>
            <w:r w:rsidR="00BB3B58">
              <w:rPr>
                <w:noProof/>
                <w:webHidden/>
              </w:rPr>
            </w:r>
            <w:r w:rsidR="00BB3B58">
              <w:rPr>
                <w:noProof/>
                <w:webHidden/>
              </w:rPr>
              <w:fldChar w:fldCharType="separate"/>
            </w:r>
            <w:r w:rsidR="00E315A4">
              <w:rPr>
                <w:noProof/>
                <w:webHidden/>
              </w:rPr>
              <w:t>267</w:t>
            </w:r>
            <w:r w:rsidR="00BB3B58">
              <w:rPr>
                <w:noProof/>
                <w:webHidden/>
              </w:rPr>
              <w:fldChar w:fldCharType="end"/>
            </w:r>
          </w:hyperlink>
        </w:p>
        <w:p w14:paraId="36CF2147" w14:textId="3CD0C103"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5" w:name="_Ref448061221"/>
      <w:bookmarkStart w:id="876" w:name="_Toc448130654"/>
      <w:r>
        <w:lastRenderedPageBreak/>
        <w:t>The Psalms of Prime</w:t>
      </w:r>
      <w:bookmarkEnd w:id="874"/>
      <w:bookmarkEnd w:id="873"/>
      <w:bookmarkEnd w:id="872"/>
      <w:bookmarkEnd w:id="871"/>
      <w:bookmarkEnd w:id="870"/>
      <w:bookmarkEnd w:id="869"/>
      <w:bookmarkEnd w:id="868"/>
      <w:bookmarkEnd w:id="867"/>
      <w:bookmarkEnd w:id="866"/>
      <w:bookmarkEnd w:id="875"/>
      <w:bookmarkEnd w:id="87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3650DE8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806E141" w14:textId="57F0653A"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AFC4FF5" w14:textId="4EB3DE39"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7" w:name="_Ref442855527"/>
      <w:r>
        <w:t>Ephesians</w:t>
      </w:r>
      <w:r w:rsidR="00CC066E">
        <w:t xml:space="preserve"> 4:1 5</w:t>
      </w:r>
      <w:bookmarkEnd w:id="87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8" w:name="_Ref434575533"/>
      <w:r>
        <w:rPr>
          <w:lang w:val="en-GB"/>
        </w:rPr>
        <w:lastRenderedPageBreak/>
        <w:t>The Psalm</w:t>
      </w:r>
      <w:r w:rsidR="00F14AA6">
        <w:rPr>
          <w:lang w:val="en-GB"/>
        </w:rPr>
        <w:t>s of Early Morning (Prime)</w:t>
      </w:r>
      <w:bookmarkEnd w:id="878"/>
    </w:p>
    <w:p w14:paraId="1B1E9354" w14:textId="6F2B8EC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315A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315A4">
        <w:rPr>
          <w:noProof/>
        </w:rPr>
        <w:t>318</w:t>
      </w:r>
      <w:r w:rsidR="003A78C2">
        <w:fldChar w:fldCharType="end"/>
      </w:r>
    </w:p>
    <w:p w14:paraId="7F06AC31" w14:textId="486259E9"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315A4">
        <w:t>Psalm</w:t>
      </w:r>
      <w:r w:rsidR="00E315A4" w:rsidRPr="00AB1781">
        <w:t xml:space="preserve"> 2</w:t>
      </w:r>
      <w:r w:rsidR="00E315A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315A4">
        <w:rPr>
          <w:noProof/>
        </w:rPr>
        <w:t>318</w:t>
      </w:r>
      <w:r w:rsidR="003A78C2">
        <w:fldChar w:fldCharType="end"/>
      </w:r>
    </w:p>
    <w:p w14:paraId="3E08DA39" w14:textId="1BD51F7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315A4">
        <w:t>Psalm</w:t>
      </w:r>
      <w:r w:rsidR="00E315A4" w:rsidRPr="00AB1781">
        <w:t xml:space="preserve"> 3</w:t>
      </w:r>
      <w:r w:rsidR="00E315A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315A4">
        <w:rPr>
          <w:noProof/>
        </w:rPr>
        <w:t>320</w:t>
      </w:r>
      <w:r w:rsidR="003A78C2">
        <w:fldChar w:fldCharType="end"/>
      </w:r>
    </w:p>
    <w:p w14:paraId="74A89173" w14:textId="1ADEBE7F"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315A4">
        <w:t>Psalm</w:t>
      </w:r>
      <w:r w:rsidR="00E315A4" w:rsidRPr="00AB1781">
        <w:t xml:space="preserve"> 4</w:t>
      </w:r>
      <w:r w:rsidR="00E315A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315A4">
        <w:rPr>
          <w:noProof/>
        </w:rPr>
        <w:t>321</w:t>
      </w:r>
      <w:r w:rsidR="003A78C2">
        <w:fldChar w:fldCharType="end"/>
      </w:r>
    </w:p>
    <w:p w14:paraId="01E0D354" w14:textId="3D43A96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315A4">
        <w:t>Psalm</w:t>
      </w:r>
      <w:r w:rsidR="00E315A4" w:rsidRPr="00AB1781">
        <w:t xml:space="preserve"> 5</w:t>
      </w:r>
      <w:r w:rsidR="00E315A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315A4">
        <w:rPr>
          <w:noProof/>
        </w:rPr>
        <w:t>322</w:t>
      </w:r>
      <w:r w:rsidR="003A78C2">
        <w:fldChar w:fldCharType="end"/>
      </w:r>
    </w:p>
    <w:p w14:paraId="2917FC62" w14:textId="7F3914E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315A4">
        <w:t>Psalm</w:t>
      </w:r>
      <w:r w:rsidR="00E315A4" w:rsidRPr="00AB1781">
        <w:t xml:space="preserve"> 6</w:t>
      </w:r>
      <w:r w:rsidR="00E315A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315A4">
        <w:rPr>
          <w:noProof/>
        </w:rPr>
        <w:t>323</w:t>
      </w:r>
      <w:r w:rsidR="003A78C2">
        <w:fldChar w:fldCharType="end"/>
      </w:r>
    </w:p>
    <w:p w14:paraId="1839FE4B" w14:textId="2E7E516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315A4">
        <w:t>Psalm</w:t>
      </w:r>
      <w:r w:rsidR="00E315A4" w:rsidRPr="00AB1781">
        <w:t xml:space="preserve"> 8</w:t>
      </w:r>
      <w:r w:rsidR="00E315A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315A4">
        <w:rPr>
          <w:noProof/>
        </w:rPr>
        <w:t>326</w:t>
      </w:r>
      <w:r w:rsidR="003A78C2">
        <w:fldChar w:fldCharType="end"/>
      </w:r>
    </w:p>
    <w:p w14:paraId="03DD40B1" w14:textId="4214E4A5"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315A4">
        <w:t>Psalm</w:t>
      </w:r>
      <w:r w:rsidR="00E315A4" w:rsidRPr="00AB1781">
        <w:t xml:space="preserve"> 11</w:t>
      </w:r>
      <w:r w:rsidR="00E315A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315A4">
        <w:rPr>
          <w:noProof/>
        </w:rPr>
        <w:t>331</w:t>
      </w:r>
      <w:r w:rsidR="003A78C2">
        <w:fldChar w:fldCharType="end"/>
      </w:r>
    </w:p>
    <w:p w14:paraId="5A0777AD" w14:textId="0667C66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315A4">
        <w:t>Psalm</w:t>
      </w:r>
      <w:r w:rsidR="00E315A4" w:rsidRPr="00AB1781">
        <w:t xml:space="preserve"> 12</w:t>
      </w:r>
      <w:r w:rsidR="00E315A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315A4">
        <w:rPr>
          <w:noProof/>
        </w:rPr>
        <w:t>332</w:t>
      </w:r>
      <w:r w:rsidR="003A78C2">
        <w:fldChar w:fldCharType="end"/>
      </w:r>
    </w:p>
    <w:p w14:paraId="6B871C95" w14:textId="00FF5212"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315A4">
        <w:t>Psalm</w:t>
      </w:r>
      <w:r w:rsidR="00E315A4" w:rsidRPr="00AB1781">
        <w:t xml:space="preserve"> 14</w:t>
      </w:r>
      <w:r w:rsidR="00E315A4">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315A4">
        <w:rPr>
          <w:noProof/>
        </w:rPr>
        <w:t>333</w:t>
      </w:r>
      <w:r w:rsidR="003A78C2">
        <w:fldChar w:fldCharType="end"/>
      </w:r>
    </w:p>
    <w:p w14:paraId="3960802F" w14:textId="6A792516"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315A4">
        <w:t>Psalm</w:t>
      </w:r>
      <w:r w:rsidR="00E315A4" w:rsidRPr="00AB1781">
        <w:t xml:space="preserve"> 15</w:t>
      </w:r>
      <w:r w:rsidR="00E315A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315A4">
        <w:rPr>
          <w:noProof/>
        </w:rPr>
        <w:t>334</w:t>
      </w:r>
      <w:r w:rsidR="003A78C2">
        <w:fldChar w:fldCharType="end"/>
      </w:r>
    </w:p>
    <w:p w14:paraId="46224EE2" w14:textId="2C1640F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315A4">
        <w:t>Psalm</w:t>
      </w:r>
      <w:r w:rsidR="00E315A4" w:rsidRPr="00AB1781">
        <w:t xml:space="preserve"> 18</w:t>
      </w:r>
      <w:r w:rsidR="00E315A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315A4">
        <w:rPr>
          <w:noProof/>
        </w:rPr>
        <w:t>341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0ECCBE6"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315A4">
        <w:t>Psalm</w:t>
      </w:r>
      <w:r w:rsidR="00E315A4" w:rsidRPr="00AB1781">
        <w:t xml:space="preserve"> 24</w:t>
      </w:r>
      <w:r w:rsidR="00E315A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315A4">
        <w:rPr>
          <w:noProof/>
        </w:rPr>
        <w:t>349</w:t>
      </w:r>
      <w:r w:rsidR="003A78C2">
        <w:fldChar w:fldCharType="end"/>
      </w:r>
    </w:p>
    <w:p w14:paraId="6EE9E88E" w14:textId="12B4223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315A4">
        <w:t>Psalm</w:t>
      </w:r>
      <w:r w:rsidR="00E315A4" w:rsidRPr="00AB1781">
        <w:t xml:space="preserve"> 26</w:t>
      </w:r>
      <w:r w:rsidR="00E315A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315A4">
        <w:rPr>
          <w:noProof/>
        </w:rPr>
        <w:t>352</w:t>
      </w:r>
      <w:r w:rsidR="003A78C2">
        <w:fldChar w:fldCharType="end"/>
      </w:r>
    </w:p>
    <w:p w14:paraId="1E8B8142" w14:textId="0D6EE433"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315A4">
        <w:t>Psalm</w:t>
      </w:r>
      <w:r w:rsidR="00E315A4" w:rsidRPr="00AB1781">
        <w:t xml:space="preserve"> 62</w:t>
      </w:r>
      <w:r w:rsidR="00E315A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315A4">
        <w:rPr>
          <w:noProof/>
        </w:rPr>
        <w:t>407</w:t>
      </w:r>
      <w:r w:rsidR="003A78C2">
        <w:fldChar w:fldCharType="end"/>
      </w:r>
    </w:p>
    <w:p w14:paraId="68EA7A25" w14:textId="3049CC9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315A4">
        <w:t>Psalm</w:t>
      </w:r>
      <w:r w:rsidR="00E315A4" w:rsidRPr="00AB1781">
        <w:t xml:space="preserve"> 66</w:t>
      </w:r>
      <w:r w:rsidR="00E315A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315A4">
        <w:rPr>
          <w:noProof/>
        </w:rPr>
        <w:t>412</w:t>
      </w:r>
      <w:r w:rsidR="003A78C2">
        <w:fldChar w:fldCharType="end"/>
      </w:r>
    </w:p>
    <w:p w14:paraId="065CCDFD" w14:textId="71C5A4C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315A4">
        <w:t>Psalm</w:t>
      </w:r>
      <w:r w:rsidR="00E315A4" w:rsidRPr="00AB1781">
        <w:t xml:space="preserve"> 69</w:t>
      </w:r>
      <w:r w:rsidR="00E315A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315A4">
        <w:rPr>
          <w:noProof/>
        </w:rPr>
        <w:t>419</w:t>
      </w:r>
      <w:r w:rsidR="003A78C2">
        <w:fldChar w:fldCharType="end"/>
      </w:r>
    </w:p>
    <w:p w14:paraId="31570FA5" w14:textId="4379C7E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315A4">
        <w:t>Psalm</w:t>
      </w:r>
      <w:r w:rsidR="00E315A4" w:rsidRPr="00AB1781">
        <w:t xml:space="preserve"> 112</w:t>
      </w:r>
      <w:r w:rsidR="00E315A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315A4">
        <w:rPr>
          <w:noProof/>
        </w:rPr>
        <w:t>493</w:t>
      </w:r>
      <w:r w:rsidR="003A78C2">
        <w:fldChar w:fldCharType="end"/>
      </w:r>
    </w:p>
    <w:p w14:paraId="73FFF146" w14:textId="0307E12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315A4">
        <w:t>Psalm</w:t>
      </w:r>
      <w:r w:rsidR="00E315A4" w:rsidRPr="00AB1781">
        <w:t xml:space="preserve"> 142</w:t>
      </w:r>
      <w:r w:rsidR="00E315A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315A4">
        <w:rPr>
          <w:noProof/>
        </w:rPr>
        <w:t>542</w:t>
      </w:r>
      <w:r w:rsidR="003A78C2">
        <w:fldChar w:fldCharType="end"/>
      </w:r>
    </w:p>
    <w:p w14:paraId="3CD7FD72" w14:textId="4F43604B" w:rsidR="00CC066E" w:rsidRDefault="00CC066E" w:rsidP="00CC066E">
      <w:pPr>
        <w:pStyle w:val="Heading5"/>
      </w:pPr>
      <w:bookmarkStart w:id="879" w:name="_Ref435799363"/>
      <w:r>
        <w:t>T</w:t>
      </w:r>
      <w:r w:rsidR="00AB78C6">
        <w:t>he Gospel from Saint John</w:t>
      </w:r>
      <w:r>
        <w:t xml:space="preserve"> 1:1 17</w:t>
      </w:r>
      <w:bookmarkEnd w:id="879"/>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BBB34A4"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315A4">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0E853910"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315A4">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80" w:name="_Toc410196187"/>
      <w:bookmarkStart w:id="881" w:name="_Toc410196429"/>
      <w:bookmarkStart w:id="88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5B98166"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455C2EA9"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3" w:name="_Ref412098903"/>
      <w:r>
        <w:br w:type="page"/>
      </w:r>
    </w:p>
    <w:p w14:paraId="454C0BF9" w14:textId="4F7D835B" w:rsidR="00495F1A" w:rsidRDefault="00495F1A" w:rsidP="00495F1A">
      <w:pPr>
        <w:pStyle w:val="Heading3"/>
      </w:pPr>
      <w:bookmarkStart w:id="884" w:name="_Ref442855270"/>
      <w:bookmarkStart w:id="885" w:name="_Ref442855276"/>
      <w:bookmarkStart w:id="886" w:name="_Toc448130655"/>
      <w:r>
        <w:lastRenderedPageBreak/>
        <w:t>The Doxology of Prime</w:t>
      </w:r>
      <w:bookmarkEnd w:id="880"/>
      <w:bookmarkEnd w:id="881"/>
      <w:bookmarkEnd w:id="882"/>
      <w:bookmarkEnd w:id="883"/>
      <w:bookmarkEnd w:id="884"/>
      <w:bookmarkEnd w:id="885"/>
      <w:bookmarkEnd w:id="88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7"/>
            <w:r>
              <w:t>That gives light,</w:t>
            </w:r>
            <w:commentRangeEnd w:id="887"/>
            <w:r>
              <w:rPr>
                <w:rStyle w:val="CommentReference"/>
                <w:rFonts w:ascii="Times New Roman" w:eastAsiaTheme="minorHAnsi" w:hAnsi="Times New Roman" w:cstheme="minorBidi"/>
                <w:color w:val="auto"/>
              </w:rPr>
              <w:commentReference w:id="88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8"/>
            <w:r>
              <w:rPr>
                <w:rStyle w:val="CommentReference"/>
                <w:rFonts w:ascii="Garamond" w:hAnsi="Garamond" w:cstheme="minorBidi"/>
                <w:noProof w:val="0"/>
                <w:lang w:val="en-CA"/>
              </w:rPr>
              <w:commentReference w:id="88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9"/>
            <w:r w:rsidRPr="007425E1">
              <w:rPr>
                <w:rFonts w:eastAsiaTheme="minorHAnsi"/>
              </w:rPr>
              <w:t>prelate</w:t>
            </w:r>
            <w:commentRangeEnd w:id="889"/>
            <w:r>
              <w:rPr>
                <w:rStyle w:val="CommentReference"/>
                <w:rFonts w:ascii="Times New Roman" w:eastAsiaTheme="minorHAnsi" w:hAnsi="Times New Roman" w:cstheme="minorBidi"/>
                <w:color w:val="auto"/>
              </w:rPr>
              <w:commentReference w:id="889"/>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CB5C6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315A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315A4">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90" w:name="_Toc410196188"/>
      <w:bookmarkStart w:id="891" w:name="_Toc410196430"/>
      <w:bookmarkStart w:id="892" w:name="_Toc410196932"/>
      <w:bookmarkStart w:id="893" w:name="_Ref412099016"/>
      <w:bookmarkStart w:id="894" w:name="_Toc298681357"/>
      <w:bookmarkStart w:id="895" w:name="_Ref299211976"/>
      <w:bookmarkStart w:id="896" w:name="_Toc308441947"/>
      <w:r>
        <w:br w:type="page"/>
      </w:r>
    </w:p>
    <w:p w14:paraId="67316D19" w14:textId="56ECD544" w:rsidR="00495F1A" w:rsidRDefault="00495F1A" w:rsidP="00495F1A">
      <w:pPr>
        <w:pStyle w:val="Heading3"/>
      </w:pPr>
      <w:bookmarkStart w:id="897" w:name="_Toc448130656"/>
      <w:r>
        <w:lastRenderedPageBreak/>
        <w:t>The Raising of Morning Incense</w:t>
      </w:r>
      <w:bookmarkEnd w:id="890"/>
      <w:bookmarkEnd w:id="891"/>
      <w:bookmarkEnd w:id="892"/>
      <w:bookmarkEnd w:id="893"/>
      <w:bookmarkEnd w:id="897"/>
    </w:p>
    <w:p w14:paraId="491EEE87" w14:textId="77777777" w:rsidR="00E315A4" w:rsidRPr="00E315A4" w:rsidRDefault="00495F1A" w:rsidP="00E315A4">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E315A4" w:rsidRPr="00E315A4">
        <w:rPr>
          <w:i/>
        </w:rPr>
        <w:br w:type="page"/>
      </w:r>
    </w:p>
    <w:p w14:paraId="6E334613" w14:textId="6E5AD5C5" w:rsidR="00495F1A" w:rsidRPr="003F5279" w:rsidRDefault="00E315A4" w:rsidP="00495F1A">
      <w:pPr>
        <w:rPr>
          <w:i/>
        </w:rPr>
      </w:pPr>
      <w:r w:rsidRPr="00E315A4">
        <w:rPr>
          <w:i/>
        </w:rPr>
        <w:lastRenderedPageBreak/>
        <w:t xml:space="preserve">The Raising of Evening (or </w:t>
      </w:r>
      <w:commentRangeStart w:id="898"/>
      <w:r w:rsidRPr="00E315A4">
        <w:rPr>
          <w:i/>
        </w:rPr>
        <w:t>Morning</w:t>
      </w:r>
      <w:commentRangeEnd w:id="898"/>
      <w:r w:rsidRPr="00E315A4">
        <w:rPr>
          <w:i/>
        </w:rPr>
        <w:t>)</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9" w:name="_Toc410196189"/>
      <w:bookmarkStart w:id="900" w:name="_Toc410196431"/>
      <w:bookmarkStart w:id="901" w:name="_Toc410196933"/>
      <w:bookmarkStart w:id="902" w:name="_Toc448130619"/>
      <w:bookmarkEnd w:id="865"/>
      <w:r>
        <w:lastRenderedPageBreak/>
        <w:t>Mid-Morning (The Third Hour)</w:t>
      </w:r>
      <w:bookmarkEnd w:id="899"/>
      <w:bookmarkEnd w:id="900"/>
      <w:bookmarkEnd w:id="901"/>
      <w:bookmarkEnd w:id="902"/>
    </w:p>
    <w:p w14:paraId="62F33FD5" w14:textId="77777777" w:rsidR="00495F1A" w:rsidRDefault="00495F1A" w:rsidP="00495F1A">
      <w:pPr>
        <w:pStyle w:val="Heading3"/>
      </w:pPr>
      <w:bookmarkStart w:id="903" w:name="_Toc410196190"/>
      <w:bookmarkStart w:id="904" w:name="_Toc410196432"/>
      <w:bookmarkStart w:id="905" w:name="_Toc410196934"/>
      <w:bookmarkStart w:id="906" w:name="_Ref435434353"/>
      <w:bookmarkStart w:id="907" w:name="_Ref435434358"/>
      <w:bookmarkStart w:id="908" w:name="_Ref435800051"/>
      <w:bookmarkStart w:id="909" w:name="_Ref435800057"/>
      <w:bookmarkStart w:id="910" w:name="_Ref448124439"/>
      <w:bookmarkStart w:id="911" w:name="_Ref448124892"/>
      <w:bookmarkStart w:id="912" w:name="_Ref448124902"/>
      <w:r>
        <w:t>The Psalms of the Third Hour</w:t>
      </w:r>
      <w:bookmarkEnd w:id="903"/>
      <w:bookmarkEnd w:id="904"/>
      <w:bookmarkEnd w:id="905"/>
      <w:bookmarkEnd w:id="906"/>
      <w:bookmarkEnd w:id="907"/>
      <w:bookmarkEnd w:id="908"/>
      <w:bookmarkEnd w:id="909"/>
      <w:bookmarkEnd w:id="910"/>
      <w:bookmarkEnd w:id="911"/>
      <w:bookmarkEnd w:id="91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48CAD69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6C931A86" w14:textId="74AFCF51"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626D6935" w14:textId="12B9161C"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13" w:name="_Ref434576019"/>
      <w:r>
        <w:rPr>
          <w:lang w:val="en-GB"/>
        </w:rPr>
        <w:t>The Psalms</w:t>
      </w:r>
      <w:r w:rsidR="00F14AA6">
        <w:rPr>
          <w:lang w:val="en-GB"/>
        </w:rPr>
        <w:t xml:space="preserve"> of Mid-Morning (The Third Hour)</w:t>
      </w:r>
      <w:bookmarkEnd w:id="913"/>
    </w:p>
    <w:p w14:paraId="03E00499" w14:textId="300D141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315A4">
        <w:t>Psalm</w:t>
      </w:r>
      <w:r w:rsidR="00E315A4" w:rsidRPr="00AB1781">
        <w:t xml:space="preserve"> 19</w:t>
      </w:r>
      <w:r w:rsidR="00E315A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315A4">
        <w:rPr>
          <w:noProof/>
        </w:rPr>
        <w:t>342</w:t>
      </w:r>
      <w:r w:rsidR="003A78C2">
        <w:fldChar w:fldCharType="end"/>
      </w:r>
    </w:p>
    <w:p w14:paraId="441D23D2" w14:textId="7AE6393D"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315A4">
        <w:t>Psalm</w:t>
      </w:r>
      <w:r w:rsidR="00E315A4" w:rsidRPr="00AB1781">
        <w:t xml:space="preserve"> 22</w:t>
      </w:r>
      <w:r w:rsidR="00E315A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315A4">
        <w:rPr>
          <w:noProof/>
        </w:rPr>
        <w:t>347</w:t>
      </w:r>
      <w:r w:rsidR="003A78C2">
        <w:fldChar w:fldCharType="end"/>
      </w:r>
    </w:p>
    <w:p w14:paraId="2CF3F8A5" w14:textId="255A9561"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315A4">
        <w:t>Psalm</w:t>
      </w:r>
      <w:r w:rsidR="00E315A4" w:rsidRPr="00AB1781">
        <w:t xml:space="preserve"> 23</w:t>
      </w:r>
      <w:r w:rsidR="00E315A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315A4">
        <w:rPr>
          <w:noProof/>
        </w:rPr>
        <w:t>348</w:t>
      </w:r>
      <w:r w:rsidR="003A78C2">
        <w:fldChar w:fldCharType="end"/>
      </w:r>
    </w:p>
    <w:p w14:paraId="2696A51D" w14:textId="49637832"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315A4">
        <w:t>Psalm</w:t>
      </w:r>
      <w:r w:rsidR="00E315A4" w:rsidRPr="00AB1781">
        <w:t xml:space="preserve"> 25</w:t>
      </w:r>
      <w:r w:rsidR="00E315A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315A4">
        <w:rPr>
          <w:noProof/>
        </w:rPr>
        <w:t>351</w:t>
      </w:r>
      <w:r w:rsidR="003A78C2">
        <w:fldChar w:fldCharType="end"/>
      </w:r>
    </w:p>
    <w:p w14:paraId="7C4914D6" w14:textId="7E80A1DE"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315A4">
        <w:t>Psalm</w:t>
      </w:r>
      <w:r w:rsidR="00E315A4" w:rsidRPr="00AB1781">
        <w:t xml:space="preserve"> 28</w:t>
      </w:r>
      <w:r w:rsidR="00E315A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315A4">
        <w:rPr>
          <w:noProof/>
        </w:rPr>
        <w:t>355</w:t>
      </w:r>
      <w:r w:rsidR="003A78C2">
        <w:fldChar w:fldCharType="end"/>
      </w:r>
    </w:p>
    <w:p w14:paraId="1AB144A3" w14:textId="05ABBAB8"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315A4">
        <w:t>Psalm</w:t>
      </w:r>
      <w:r w:rsidR="00E315A4" w:rsidRPr="00AB1781">
        <w:t xml:space="preserve"> 29</w:t>
      </w:r>
      <w:r w:rsidR="00E315A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315A4">
        <w:rPr>
          <w:noProof/>
        </w:rPr>
        <w:t>356</w:t>
      </w:r>
      <w:r w:rsidR="003A78C2">
        <w:fldChar w:fldCharType="end"/>
      </w:r>
    </w:p>
    <w:p w14:paraId="1DA2F476" w14:textId="14FEC390"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315A4">
        <w:t>Psalm</w:t>
      </w:r>
      <w:r w:rsidR="00E315A4" w:rsidRPr="00AB1781">
        <w:t xml:space="preserve"> 33</w:t>
      </w:r>
      <w:r w:rsidR="00E315A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315A4">
        <w:rPr>
          <w:noProof/>
        </w:rPr>
        <w:t>363</w:t>
      </w:r>
      <w:r w:rsidR="003A78C2">
        <w:fldChar w:fldCharType="end"/>
      </w:r>
    </w:p>
    <w:p w14:paraId="0F892524" w14:textId="4D336539"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315A4">
        <w:t>Psalm</w:t>
      </w:r>
      <w:r w:rsidR="00E315A4" w:rsidRPr="00AB1781">
        <w:t xml:space="preserve"> 40</w:t>
      </w:r>
      <w:r w:rsidR="00E315A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315A4">
        <w:rPr>
          <w:noProof/>
        </w:rPr>
        <w:t>377</w:t>
      </w:r>
      <w:r w:rsidR="003A78C2">
        <w:fldChar w:fldCharType="end"/>
      </w:r>
    </w:p>
    <w:p w14:paraId="1B629A7D" w14:textId="72ADC911"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315A4">
        <w:t>Psalm</w:t>
      </w:r>
      <w:r w:rsidR="00E315A4" w:rsidRPr="00AB1781">
        <w:t xml:space="preserve"> 42</w:t>
      </w:r>
      <w:r w:rsidR="00E315A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315A4">
        <w:rPr>
          <w:noProof/>
        </w:rPr>
        <w:t>380</w:t>
      </w:r>
      <w:r w:rsidR="003A78C2">
        <w:fldChar w:fldCharType="end"/>
      </w:r>
    </w:p>
    <w:p w14:paraId="30CD8108" w14:textId="69F94854"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315A4">
        <w:t>Psalm</w:t>
      </w:r>
      <w:r w:rsidR="00E315A4" w:rsidRPr="00AB1781">
        <w:t xml:space="preserve"> 44</w:t>
      </w:r>
      <w:r w:rsidR="00E315A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315A4">
        <w:rPr>
          <w:noProof/>
        </w:rPr>
        <w:t>383</w:t>
      </w:r>
      <w:r w:rsidR="003A78C2">
        <w:fldChar w:fldCharType="end"/>
      </w:r>
    </w:p>
    <w:p w14:paraId="56DBDEA8" w14:textId="05B65CF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315A4">
        <w:t>Psalm</w:t>
      </w:r>
      <w:r w:rsidR="00E315A4" w:rsidRPr="00AB1781">
        <w:t xml:space="preserve"> 45</w:t>
      </w:r>
      <w:r w:rsidR="00E315A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315A4">
        <w:rPr>
          <w:noProof/>
        </w:rPr>
        <w:t>384</w:t>
      </w:r>
      <w:r w:rsidR="003A78C2">
        <w:fldChar w:fldCharType="end"/>
      </w:r>
    </w:p>
    <w:p w14:paraId="4BF9A933" w14:textId="70A2EA1C"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315A4">
        <w:t>Psalm</w:t>
      </w:r>
      <w:r w:rsidR="00E315A4" w:rsidRPr="00AB1781">
        <w:t xml:space="preserve"> 46</w:t>
      </w:r>
      <w:r w:rsidR="00E315A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315A4">
        <w:rPr>
          <w:noProof/>
        </w:rPr>
        <w:t>386</w:t>
      </w:r>
      <w:r w:rsidR="003A78C2">
        <w:fldChar w:fldCharType="end"/>
      </w:r>
    </w:p>
    <w:p w14:paraId="43DCDF05" w14:textId="77777777" w:rsidR="00075EAD" w:rsidRDefault="00F14AA6" w:rsidP="00075EAD">
      <w:pPr>
        <w:pStyle w:val="Heading5"/>
      </w:pPr>
      <w:bookmarkStart w:id="914" w:name="_Ref435800080"/>
      <w:r>
        <w:t>The Gospel from Saint John</w:t>
      </w:r>
      <w:r w:rsidR="009407CD">
        <w:t xml:space="preserve"> 14:26—</w:t>
      </w:r>
      <w:r w:rsidR="00075EAD">
        <w:t>15:3</w:t>
      </w:r>
      <w:bookmarkEnd w:id="91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4A5279F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6EDDCF3E"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15" w:name="_Toc410196191"/>
      <w:bookmarkStart w:id="916" w:name="_Toc410196433"/>
      <w:bookmarkStart w:id="917" w:name="_Toc410196935"/>
      <w:bookmarkStart w:id="918" w:name="_Toc448130620"/>
      <w:r>
        <w:lastRenderedPageBreak/>
        <w:t>Noon (The Sixth Hour)</w:t>
      </w:r>
      <w:bookmarkEnd w:id="915"/>
      <w:bookmarkEnd w:id="916"/>
      <w:bookmarkEnd w:id="917"/>
      <w:bookmarkEnd w:id="918"/>
    </w:p>
    <w:p w14:paraId="7BA25D87" w14:textId="77777777" w:rsidR="00495F1A" w:rsidRDefault="00495F1A" w:rsidP="00495F1A">
      <w:pPr>
        <w:pStyle w:val="Heading3"/>
      </w:pPr>
      <w:bookmarkStart w:id="919" w:name="_Toc410196192"/>
      <w:bookmarkStart w:id="920" w:name="_Toc410196434"/>
      <w:bookmarkStart w:id="921" w:name="_Toc410196936"/>
      <w:bookmarkStart w:id="922" w:name="_Ref435434365"/>
      <w:bookmarkStart w:id="923" w:name="_Ref435434371"/>
      <w:r>
        <w:t>The Psalms of the Sixth Hour</w:t>
      </w:r>
      <w:bookmarkEnd w:id="919"/>
      <w:bookmarkEnd w:id="920"/>
      <w:bookmarkEnd w:id="921"/>
      <w:bookmarkEnd w:id="922"/>
      <w:bookmarkEnd w:id="92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0697F21B"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4B899AA0" w14:textId="572517C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78FDBE9E" w14:textId="18AEEA5F"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24" w:name="_Ref434576249"/>
      <w:r>
        <w:rPr>
          <w:lang w:val="en-GB"/>
        </w:rPr>
        <w:t>The Psalms</w:t>
      </w:r>
      <w:r w:rsidR="00F14AA6">
        <w:rPr>
          <w:lang w:val="en-GB"/>
        </w:rPr>
        <w:t xml:space="preserve"> of Noon (The Sixth Hour)</w:t>
      </w:r>
      <w:bookmarkEnd w:id="924"/>
    </w:p>
    <w:p w14:paraId="4B6FC1A8" w14:textId="1BB416C3"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315A4">
        <w:t>Psalm</w:t>
      </w:r>
      <w:r w:rsidR="00E315A4" w:rsidRPr="00AB1781">
        <w:t xml:space="preserve"> 53</w:t>
      </w:r>
      <w:r w:rsidR="00E315A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315A4">
        <w:rPr>
          <w:noProof/>
        </w:rPr>
        <w:t>395</w:t>
      </w:r>
      <w:r w:rsidR="003A78C2">
        <w:fldChar w:fldCharType="end"/>
      </w:r>
    </w:p>
    <w:p w14:paraId="196531E2" w14:textId="60B69A8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315A4">
        <w:t>Psalm</w:t>
      </w:r>
      <w:r w:rsidR="00E315A4" w:rsidRPr="00AB1781">
        <w:t xml:space="preserve"> 56</w:t>
      </w:r>
      <w:r w:rsidR="00E315A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315A4">
        <w:rPr>
          <w:noProof/>
        </w:rPr>
        <w:t>400</w:t>
      </w:r>
      <w:r w:rsidR="003A78C2">
        <w:fldChar w:fldCharType="end"/>
      </w:r>
    </w:p>
    <w:p w14:paraId="5A377B80" w14:textId="56FC3772"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315A4">
        <w:t>Psalm</w:t>
      </w:r>
      <w:r w:rsidR="00E315A4" w:rsidRPr="00AB1781">
        <w:t xml:space="preserve"> 60</w:t>
      </w:r>
      <w:r w:rsidR="00E315A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315A4">
        <w:rPr>
          <w:noProof/>
        </w:rPr>
        <w:t>405</w:t>
      </w:r>
      <w:r w:rsidR="003A78C2">
        <w:fldChar w:fldCharType="end"/>
      </w:r>
    </w:p>
    <w:p w14:paraId="1D89B385" w14:textId="1F80E19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315A4">
        <w:t>Psalm</w:t>
      </w:r>
      <w:r w:rsidR="00E315A4" w:rsidRPr="00AB1781">
        <w:t xml:space="preserve"> 62</w:t>
      </w:r>
      <w:r w:rsidR="00E315A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315A4">
        <w:rPr>
          <w:noProof/>
        </w:rPr>
        <w:t>407</w:t>
      </w:r>
      <w:r w:rsidR="003A78C2">
        <w:fldChar w:fldCharType="end"/>
      </w:r>
    </w:p>
    <w:p w14:paraId="46B8BCDF" w14:textId="718AC0E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15A4">
        <w:t>Psalm</w:t>
      </w:r>
      <w:r w:rsidR="00E315A4" w:rsidRPr="00AB1781">
        <w:t xml:space="preserve"> 66</w:t>
      </w:r>
      <w:r w:rsidR="00E315A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15A4">
        <w:rPr>
          <w:noProof/>
        </w:rPr>
        <w:t>412</w:t>
      </w:r>
      <w:r w:rsidR="003A78C2">
        <w:fldChar w:fldCharType="end"/>
      </w:r>
    </w:p>
    <w:p w14:paraId="3832A2C2" w14:textId="20A900EA"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15A4">
        <w:t>Psalm</w:t>
      </w:r>
      <w:r w:rsidR="00E315A4" w:rsidRPr="00AB1781">
        <w:t xml:space="preserve"> 66</w:t>
      </w:r>
      <w:r w:rsidR="00E315A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15A4">
        <w:rPr>
          <w:noProof/>
        </w:rPr>
        <w:t>412</w:t>
      </w:r>
      <w:r w:rsidR="003A78C2">
        <w:fldChar w:fldCharType="end"/>
      </w:r>
    </w:p>
    <w:p w14:paraId="099ACDF6" w14:textId="5F6CBC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315A4">
        <w:t>Psalm</w:t>
      </w:r>
      <w:r w:rsidR="00E315A4" w:rsidRPr="00AB1781">
        <w:t xml:space="preserve"> 83</w:t>
      </w:r>
      <w:r w:rsidR="00E315A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315A4">
        <w:rPr>
          <w:noProof/>
        </w:rPr>
        <w:t>444</w:t>
      </w:r>
      <w:r w:rsidR="003A78C2">
        <w:fldChar w:fldCharType="end"/>
      </w:r>
    </w:p>
    <w:p w14:paraId="12DC15E9" w14:textId="5442FCEF"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315A4">
        <w:t>Psalm</w:t>
      </w:r>
      <w:r w:rsidR="00E315A4" w:rsidRPr="00AB1781">
        <w:t xml:space="preserve"> 84</w:t>
      </w:r>
      <w:r w:rsidR="00E315A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315A4">
        <w:rPr>
          <w:noProof/>
        </w:rPr>
        <w:t>445</w:t>
      </w:r>
      <w:r w:rsidR="003A78C2">
        <w:fldChar w:fldCharType="end"/>
      </w:r>
    </w:p>
    <w:p w14:paraId="20414052" w14:textId="538FDCA5"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315A4">
        <w:t>Psalm</w:t>
      </w:r>
      <w:r w:rsidR="00E315A4" w:rsidRPr="00AB1781">
        <w:t xml:space="preserve"> 85</w:t>
      </w:r>
      <w:r w:rsidR="00E315A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315A4">
        <w:rPr>
          <w:noProof/>
        </w:rPr>
        <w:t>446</w:t>
      </w:r>
      <w:r w:rsidR="003A78C2">
        <w:fldChar w:fldCharType="end"/>
      </w:r>
    </w:p>
    <w:p w14:paraId="024D57DE" w14:textId="78D1E4E8"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315A4">
        <w:t>Psalm</w:t>
      </w:r>
      <w:r w:rsidR="00E315A4" w:rsidRPr="00AB1781">
        <w:t xml:space="preserve"> 86</w:t>
      </w:r>
      <w:r w:rsidR="00E315A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315A4">
        <w:rPr>
          <w:noProof/>
        </w:rPr>
        <w:t>448</w:t>
      </w:r>
      <w:r w:rsidR="003A78C2">
        <w:fldChar w:fldCharType="end"/>
      </w:r>
    </w:p>
    <w:p w14:paraId="6C309D76" w14:textId="439D4161"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315A4">
        <w:t>Psalm</w:t>
      </w:r>
      <w:r w:rsidR="00E315A4" w:rsidRPr="00AB1781">
        <w:t xml:space="preserve"> 90</w:t>
      </w:r>
      <w:r w:rsidR="00E315A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315A4">
        <w:rPr>
          <w:noProof/>
        </w:rPr>
        <w:t>456</w:t>
      </w:r>
      <w:r w:rsidR="003A78C2">
        <w:fldChar w:fldCharType="end"/>
      </w:r>
    </w:p>
    <w:p w14:paraId="2015B274" w14:textId="74C27FFC"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315A4">
        <w:t>Psalm</w:t>
      </w:r>
      <w:r w:rsidR="00E315A4" w:rsidRPr="00AB1781">
        <w:t xml:space="preserve"> 92</w:t>
      </w:r>
      <w:r w:rsidR="00E315A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315A4">
        <w:rPr>
          <w:noProof/>
        </w:rPr>
        <w:t>459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A362ED0"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25"/>
      <w:r>
        <w:t>Life Giver</w:t>
      </w:r>
      <w:r w:rsidR="00075EAD">
        <w:t>,</w:t>
      </w:r>
      <w:commentRangeEnd w:id="925"/>
      <w:r>
        <w:rPr>
          <w:rStyle w:val="CommentReference"/>
          <w:lang w:val="en-CA"/>
        </w:rPr>
        <w:commentReference w:id="925"/>
      </w:r>
      <w:r w:rsidR="00075EAD">
        <w:t xml:space="preserve"> now, and ever, and unto the ages of ages</w:t>
      </w:r>
      <w:r w:rsidR="00984EE6">
        <w:t>.</w:t>
      </w:r>
    </w:p>
    <w:p w14:paraId="402E0ACF" w14:textId="77777777" w:rsidR="00984EE6" w:rsidRDefault="00984EE6" w:rsidP="00984EE6">
      <w:pPr>
        <w:pStyle w:val="Rubric"/>
      </w:pPr>
      <w:commentRangeStart w:id="92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26"/>
      <w:r w:rsidR="00180AE1">
        <w:rPr>
          <w:rStyle w:val="CommentReference"/>
          <w:i w:val="0"/>
        </w:rPr>
        <w:commentReference w:id="926"/>
      </w:r>
    </w:p>
    <w:p w14:paraId="416185FC" w14:textId="530B98A4"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7" w:name="_Toc410196193"/>
      <w:bookmarkStart w:id="928" w:name="_Toc410196435"/>
      <w:bookmarkStart w:id="929" w:name="_Toc410196937"/>
      <w:bookmarkStart w:id="930" w:name="_Toc448130621"/>
      <w:r>
        <w:lastRenderedPageBreak/>
        <w:t>Afternoon (The Ninth Hour)</w:t>
      </w:r>
      <w:bookmarkEnd w:id="927"/>
      <w:bookmarkEnd w:id="928"/>
      <w:bookmarkEnd w:id="929"/>
      <w:bookmarkEnd w:id="930"/>
    </w:p>
    <w:p w14:paraId="76CF3E2D" w14:textId="77777777" w:rsidR="00495F1A" w:rsidRDefault="00495F1A" w:rsidP="00495F1A">
      <w:pPr>
        <w:pStyle w:val="Heading3"/>
      </w:pPr>
      <w:bookmarkStart w:id="931" w:name="_Toc410196194"/>
      <w:bookmarkStart w:id="932" w:name="_Toc410196436"/>
      <w:bookmarkStart w:id="933" w:name="_Toc410196938"/>
      <w:bookmarkStart w:id="934" w:name="_Ref435434381"/>
      <w:bookmarkStart w:id="935" w:name="_Ref435434387"/>
      <w:r>
        <w:t>The Psalms of the Ninth Hour</w:t>
      </w:r>
      <w:bookmarkEnd w:id="931"/>
      <w:bookmarkEnd w:id="932"/>
      <w:bookmarkEnd w:id="933"/>
      <w:bookmarkEnd w:id="934"/>
      <w:bookmarkEnd w:id="93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038CB44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04BF2C4A" w14:textId="2B76C360"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15A4">
        <w:rPr>
          <w:noProof/>
          <w:lang w:val="en-US"/>
        </w:rPr>
        <w:t>6</w:t>
      </w:r>
      <w:r w:rsidR="003A78C2">
        <w:rPr>
          <w:lang w:val="en-US"/>
        </w:rPr>
        <w:fldChar w:fldCharType="end"/>
      </w:r>
    </w:p>
    <w:p w14:paraId="3512D80B" w14:textId="35B8A5C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15A4">
        <w:rPr>
          <w:noProof/>
          <w:lang w:val="en-US"/>
        </w:rPr>
        <w:t>392</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36" w:name="_Ref434576482"/>
      <w:r>
        <w:rPr>
          <w:lang w:val="en-GB"/>
        </w:rPr>
        <w:t>The Psalms</w:t>
      </w:r>
      <w:r w:rsidR="00F14AA6">
        <w:rPr>
          <w:lang w:val="en-GB"/>
        </w:rPr>
        <w:t xml:space="preserve"> of the Afternoon (Ninth hour)</w:t>
      </w:r>
      <w:bookmarkEnd w:id="936"/>
    </w:p>
    <w:p w14:paraId="3636D619" w14:textId="49293B4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315A4">
        <w:t>Psalm</w:t>
      </w:r>
      <w:r w:rsidR="00E315A4" w:rsidRPr="00AB1781">
        <w:t xml:space="preserve"> 95</w:t>
      </w:r>
      <w:r w:rsidR="00E315A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315A4">
        <w:rPr>
          <w:noProof/>
        </w:rPr>
        <w:t>462</w:t>
      </w:r>
      <w:r w:rsidR="003A78C2">
        <w:fldChar w:fldCharType="end"/>
      </w:r>
    </w:p>
    <w:p w14:paraId="70C04BAE" w14:textId="7883C50C"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315A4">
        <w:t>Psalm</w:t>
      </w:r>
      <w:r w:rsidR="00E315A4" w:rsidRPr="00AB1781">
        <w:t xml:space="preserve"> 96</w:t>
      </w:r>
      <w:r w:rsidR="00E315A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315A4">
        <w:rPr>
          <w:noProof/>
        </w:rPr>
        <w:t>464</w:t>
      </w:r>
      <w:r w:rsidR="003A78C2">
        <w:fldChar w:fldCharType="end"/>
      </w:r>
    </w:p>
    <w:p w14:paraId="1C2440CF" w14:textId="3FA1AF52"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315A4">
        <w:t>Psalm</w:t>
      </w:r>
      <w:r w:rsidR="00E315A4" w:rsidRPr="00AB1781">
        <w:t xml:space="preserve"> 97</w:t>
      </w:r>
      <w:r w:rsidR="00E315A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315A4">
        <w:rPr>
          <w:noProof/>
        </w:rPr>
        <w:t>465</w:t>
      </w:r>
      <w:r w:rsidR="003A78C2">
        <w:fldChar w:fldCharType="end"/>
      </w:r>
    </w:p>
    <w:p w14:paraId="35D6FC92" w14:textId="4C866C6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315A4">
        <w:t>Psalm</w:t>
      </w:r>
      <w:r w:rsidR="00E315A4" w:rsidRPr="00AB1781">
        <w:t xml:space="preserve"> 98</w:t>
      </w:r>
      <w:r w:rsidR="00E315A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315A4">
        <w:rPr>
          <w:noProof/>
        </w:rPr>
        <w:t>466</w:t>
      </w:r>
      <w:r w:rsidR="003A78C2">
        <w:fldChar w:fldCharType="end"/>
      </w:r>
    </w:p>
    <w:p w14:paraId="13A44FCC" w14:textId="3CF2FBF1"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315A4">
        <w:t>Psalm</w:t>
      </w:r>
      <w:r w:rsidR="00E315A4" w:rsidRPr="00AB1781">
        <w:t xml:space="preserve"> 99</w:t>
      </w:r>
      <w:r w:rsidR="00E315A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315A4">
        <w:rPr>
          <w:noProof/>
        </w:rPr>
        <w:t>467</w:t>
      </w:r>
      <w:r w:rsidR="003A78C2">
        <w:fldChar w:fldCharType="end"/>
      </w:r>
    </w:p>
    <w:p w14:paraId="21960806" w14:textId="3F3469C5"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315A4">
        <w:t>Psalm</w:t>
      </w:r>
      <w:r w:rsidR="00E315A4" w:rsidRPr="00AB1781">
        <w:t xml:space="preserve"> 100</w:t>
      </w:r>
      <w:r w:rsidR="00E315A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315A4">
        <w:rPr>
          <w:noProof/>
        </w:rPr>
        <w:t>468</w:t>
      </w:r>
      <w:r w:rsidR="003A78C2">
        <w:fldChar w:fldCharType="end"/>
      </w:r>
    </w:p>
    <w:p w14:paraId="13BE8987" w14:textId="109ED310"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315A4">
        <w:t>Psalm</w:t>
      </w:r>
      <w:r w:rsidR="00E315A4" w:rsidRPr="00AB1781">
        <w:t xml:space="preserve"> 109</w:t>
      </w:r>
      <w:r w:rsidR="00E315A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315A4">
        <w:rPr>
          <w:noProof/>
        </w:rPr>
        <w:t>490</w:t>
      </w:r>
      <w:r w:rsidR="003A78C2">
        <w:fldChar w:fldCharType="end"/>
      </w:r>
    </w:p>
    <w:commentRangeStart w:id="937"/>
    <w:p w14:paraId="0FAEAE21" w14:textId="430F0E24"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315A4">
        <w:t>Psalm</w:t>
      </w:r>
      <w:r w:rsidR="00E315A4" w:rsidRPr="00AB1781">
        <w:t xml:space="preserve"> 110</w:t>
      </w:r>
      <w:r w:rsidR="00E315A4">
        <w:t>: “I will confess You, O Lord, with my whole heart”</w:t>
      </w:r>
      <w:r>
        <w:fldChar w:fldCharType="end"/>
      </w:r>
      <w:commentRangeEnd w:id="937"/>
      <w:r w:rsidR="00984EE6">
        <w:rPr>
          <w:rStyle w:val="CommentReference"/>
          <w:rFonts w:eastAsiaTheme="minorHAnsi" w:cstheme="minorBidi"/>
          <w:color w:val="auto"/>
          <w:lang w:val="en-CA"/>
        </w:rPr>
        <w:commentReference w:id="937"/>
      </w:r>
      <w:r w:rsidR="00075EAD">
        <w:tab/>
      </w:r>
      <w:r>
        <w:fldChar w:fldCharType="begin"/>
      </w:r>
      <w:r w:rsidR="00075EAD">
        <w:instrText xml:space="preserve"> PAGEREF _Ref412111792 \h </w:instrText>
      </w:r>
      <w:r>
        <w:fldChar w:fldCharType="separate"/>
      </w:r>
      <w:r w:rsidR="00E315A4">
        <w:rPr>
          <w:noProof/>
        </w:rPr>
        <w:t>491</w:t>
      </w:r>
      <w:r>
        <w:fldChar w:fldCharType="end"/>
      </w:r>
    </w:p>
    <w:p w14:paraId="3B5AD04D" w14:textId="76A18A05"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315A4">
        <w:t>Psalm</w:t>
      </w:r>
      <w:r w:rsidR="00E315A4" w:rsidRPr="00AB1781">
        <w:t xml:space="preserve"> 111</w:t>
      </w:r>
      <w:r w:rsidR="00E315A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315A4">
        <w:rPr>
          <w:noProof/>
        </w:rPr>
        <w:t>492</w:t>
      </w:r>
      <w:r w:rsidR="003A78C2">
        <w:fldChar w:fldCharType="end"/>
      </w:r>
    </w:p>
    <w:p w14:paraId="25F5E92C" w14:textId="6CF2319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315A4">
        <w:t>Psalm</w:t>
      </w:r>
      <w:r w:rsidR="00E315A4" w:rsidRPr="00AB1781">
        <w:t xml:space="preserve"> 112</w:t>
      </w:r>
      <w:r w:rsidR="00E315A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315A4">
        <w:rPr>
          <w:noProof/>
        </w:rPr>
        <w:t>493</w:t>
      </w:r>
      <w:r w:rsidR="003A78C2">
        <w:fldChar w:fldCharType="end"/>
      </w:r>
    </w:p>
    <w:p w14:paraId="65FF1699" w14:textId="50819C1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315A4">
        <w:t>Psalm</w:t>
      </w:r>
      <w:r w:rsidR="00E315A4" w:rsidRPr="00AB1781">
        <w:t xml:space="preserve"> 114</w:t>
      </w:r>
      <w:r w:rsidR="00E315A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315A4">
        <w:rPr>
          <w:noProof/>
        </w:rPr>
        <w:t>496</w:t>
      </w:r>
      <w:r w:rsidR="003A78C2">
        <w:fldChar w:fldCharType="end"/>
      </w:r>
    </w:p>
    <w:p w14:paraId="0612CEB7" w14:textId="4FDCF58F"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315A4">
        <w:t>Psalm</w:t>
      </w:r>
      <w:r w:rsidR="00E315A4" w:rsidRPr="00AB1781">
        <w:t xml:space="preserve"> 115</w:t>
      </w:r>
      <w:r w:rsidR="00E315A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315A4">
        <w:rPr>
          <w:noProof/>
        </w:rPr>
        <w:t>497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2DCE1BD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15A4">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55DA2C7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15A4">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8" w:name="_Toc448130622"/>
      <w:r>
        <w:rPr>
          <w:lang w:val="en-GB"/>
        </w:rPr>
        <w:lastRenderedPageBreak/>
        <w:t>Reader’s Service</w:t>
      </w:r>
      <w:bookmarkEnd w:id="93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E123086" w14:textId="77777777" w:rsidR="00E315A4"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315A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315A4">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700857828"/>
        <w:docPartObj>
          <w:docPartGallery w:val="Table of Contents"/>
          <w:docPartUnique/>
        </w:docPartObj>
      </w:sdtPr>
      <w:sdtEndPr>
        <w:rPr>
          <w:b/>
          <w:bCs/>
        </w:rPr>
      </w:sdtEndPr>
      <w:sdtContent>
        <w:p w14:paraId="60C4A7C3" w14:textId="0A385499"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Vespers Praise</w:t>
          </w:r>
          <w:r>
            <w:rPr>
              <w:noProof/>
              <w:webHidden/>
            </w:rPr>
            <w:tab/>
            <w:t>5</w:t>
          </w:r>
        </w:p>
        <w:p w14:paraId="7364DE58" w14:textId="77777777"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The Psalms of the Eleventh Hour (Little Vespers)</w:t>
          </w:r>
          <w:r>
            <w:rPr>
              <w:noProof/>
              <w:webHidden/>
            </w:rPr>
            <w:tab/>
            <w:t>6</w:t>
          </w:r>
        </w:p>
        <w:p w14:paraId="7FB2D57E" w14:textId="77777777"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The Raising of Evening (or Morning) Incense</w:t>
          </w:r>
          <w:r>
            <w:rPr>
              <w:noProof/>
              <w:webHidden/>
            </w:rPr>
            <w:tab/>
            <w:t>12</w:t>
          </w:r>
        </w:p>
        <w:p w14:paraId="0AB548F9" w14:textId="77777777" w:rsidR="00E315A4" w:rsidRDefault="00E315A4" w:rsidP="009800DB"/>
      </w:sdtContent>
    </w:sdt>
    <w:p w14:paraId="67BD3838" w14:textId="77777777" w:rsidR="00E315A4" w:rsidRPr="00E315A4" w:rsidRDefault="00E315A4" w:rsidP="00AB3348">
      <w:pPr>
        <w:rPr>
          <w:rStyle w:val="Hyperlink"/>
        </w:rPr>
      </w:pPr>
      <w:r w:rsidRPr="00E315A4">
        <w:rPr>
          <w:rStyle w:val="Hyperlink"/>
        </w:rPr>
        <w:br w:type="page"/>
      </w:r>
    </w:p>
    <w:p w14:paraId="57446870" w14:textId="21749BEB" w:rsidR="00865FD4" w:rsidRDefault="00E315A4" w:rsidP="00865FD4">
      <w:pPr>
        <w:pStyle w:val="Rubric"/>
        <w:rPr>
          <w:lang w:val="en-US"/>
        </w:rPr>
      </w:pPr>
      <w:r w:rsidRPr="00E315A4">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1B3D89BE"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E315A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315A4">
        <w:rPr>
          <w:noProof/>
          <w:lang w:val="en-US"/>
        </w:rPr>
        <w:t>6</w:t>
      </w:r>
      <w:r>
        <w:rPr>
          <w:lang w:val="en-US"/>
        </w:rPr>
        <w:fldChar w:fldCharType="end"/>
      </w:r>
      <w:r>
        <w:rPr>
          <w:lang w:val="en-US"/>
        </w:rPr>
        <w:t>.</w:t>
      </w:r>
    </w:p>
    <w:p w14:paraId="2AD856DC" w14:textId="5B82DA1E"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E315A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315A4">
        <w:rPr>
          <w:noProof/>
          <w:lang w:val="en-US"/>
        </w:rPr>
        <w:t>6</w:t>
      </w:r>
      <w:r>
        <w:rPr>
          <w:lang w:val="en-US"/>
        </w:rPr>
        <w:fldChar w:fldCharType="end"/>
      </w:r>
      <w:r>
        <w:rPr>
          <w:lang w:val="en-US"/>
        </w:rPr>
        <w:t>.</w:t>
      </w:r>
    </w:p>
    <w:p w14:paraId="32E953A7" w14:textId="77777777" w:rsidR="00E315A4" w:rsidRDefault="00865FD4" w:rsidP="00837F89">
      <w:pPr>
        <w:pStyle w:val="Body"/>
      </w:pPr>
      <w:r>
        <w:t xml:space="preserve">In the morning, recite </w:t>
      </w:r>
      <w:r>
        <w:fldChar w:fldCharType="begin"/>
      </w:r>
      <w:r>
        <w:instrText xml:space="preserve"> REF _Ref412098903 \h </w:instrText>
      </w:r>
      <w:r>
        <w:fldChar w:fldCharType="separate"/>
      </w:r>
      <w:r w:rsidR="00E315A4">
        <w:br w:type="page"/>
      </w:r>
    </w:p>
    <w:p w14:paraId="4889099E" w14:textId="74085251" w:rsidR="00865FD4" w:rsidRDefault="00E315A4"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48EDAE47" w:rsidR="00865FD4" w:rsidRDefault="00865FD4" w:rsidP="00865FD4">
      <w:pPr>
        <w:pStyle w:val="Rubric"/>
      </w:pPr>
      <w:r>
        <w:t xml:space="preserve">Recite </w:t>
      </w:r>
      <w:r>
        <w:fldChar w:fldCharType="begin"/>
      </w:r>
      <w:r>
        <w:instrText xml:space="preserve"> REF _Ref435789344 \h </w:instrText>
      </w:r>
      <w:r>
        <w:fldChar w:fldCharType="separate"/>
      </w:r>
      <w:r w:rsidR="00E315A4">
        <w:t>The Verses of the Cymbals</w:t>
      </w:r>
      <w:r>
        <w:fldChar w:fldCharType="end"/>
      </w:r>
      <w:r>
        <w:t xml:space="preserve">, page </w:t>
      </w:r>
      <w:r>
        <w:fldChar w:fldCharType="begin"/>
      </w:r>
      <w:r>
        <w:instrText xml:space="preserve"> PAGEREF _Ref435789344 \h </w:instrText>
      </w:r>
      <w:r>
        <w:fldChar w:fldCharType="separate"/>
      </w:r>
      <w:r w:rsidR="00E315A4">
        <w:rPr>
          <w:noProof/>
        </w:rPr>
        <w:t>15</w:t>
      </w:r>
      <w:r>
        <w:fldChar w:fldCharType="end"/>
      </w:r>
      <w:r>
        <w:t>.</w:t>
      </w:r>
    </w:p>
    <w:p w14:paraId="7E7D5FFD" w14:textId="2C7DA3A4"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315A4">
        <w:rPr>
          <w:noProof/>
          <w:lang w:val="en-US"/>
        </w:rPr>
        <w:t>392</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385706A6" w14:textId="77777777" w:rsidR="00E315A4"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77322313"/>
        <w:docPartObj>
          <w:docPartGallery w:val="Table of Contents"/>
          <w:docPartUnique/>
        </w:docPartObj>
      </w:sdtPr>
      <w:sdtEndPr>
        <w:rPr>
          <w:b/>
          <w:bCs/>
          <w:noProof/>
        </w:rPr>
      </w:sdtEndPr>
      <w:sdtContent>
        <w:p w14:paraId="2675F41F" w14:textId="6830EF3E"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The Psalms of Prime</w:t>
          </w:r>
          <w:r>
            <w:rPr>
              <w:noProof/>
              <w:webHidden/>
            </w:rPr>
            <w:tab/>
            <w:t>250</w:t>
          </w:r>
        </w:p>
        <w:p w14:paraId="16231BC3" w14:textId="77777777"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The Doxology of Prime</w:t>
          </w:r>
          <w:r>
            <w:rPr>
              <w:noProof/>
              <w:webHidden/>
            </w:rPr>
            <w:tab/>
            <w:t>256</w:t>
          </w:r>
        </w:p>
        <w:p w14:paraId="5BECBACA" w14:textId="77777777" w:rsidR="00E315A4" w:rsidRDefault="00E315A4">
          <w:pPr>
            <w:pStyle w:val="TOC3"/>
            <w:tabs>
              <w:tab w:val="right" w:leader="dot" w:pos="8846"/>
            </w:tabs>
            <w:rPr>
              <w:rFonts w:asciiTheme="minorHAnsi" w:eastAsiaTheme="minorEastAsia" w:hAnsiTheme="minorHAnsi"/>
              <w:noProof/>
              <w:sz w:val="22"/>
              <w:lang w:val="en-US"/>
            </w:rPr>
          </w:pPr>
          <w:r w:rsidRPr="00E315A4">
            <w:rPr>
              <w:rStyle w:val="Hyperlink"/>
            </w:rPr>
            <w:t>The Raising of Morning Incense</w:t>
          </w:r>
          <w:r>
            <w:rPr>
              <w:noProof/>
              <w:webHidden/>
            </w:rPr>
            <w:tab/>
            <w:t>267</w:t>
          </w:r>
        </w:p>
        <w:p w14:paraId="23C6C501" w14:textId="77777777" w:rsidR="00E315A4" w:rsidRDefault="00E315A4" w:rsidP="009800DB"/>
      </w:sdtContent>
    </w:sdt>
    <w:p w14:paraId="1B80873D" w14:textId="77777777" w:rsidR="00E315A4" w:rsidRDefault="00E315A4" w:rsidP="00AB3348">
      <w:r>
        <w:br w:type="page"/>
      </w:r>
    </w:p>
    <w:p w14:paraId="05E975F6" w14:textId="3D6F063A" w:rsidR="00AB78C6" w:rsidRPr="007E0213" w:rsidRDefault="00E315A4"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01C56760" w14:textId="77777777" w:rsidR="00E315A4"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315A4">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315A4">
        <w:br w:type="page"/>
      </w:r>
    </w:p>
    <w:p w14:paraId="74ABA23F" w14:textId="7B61E019" w:rsidR="00865FD4" w:rsidRDefault="00E315A4"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759C186" w14:textId="77777777" w:rsidR="00E315A4" w:rsidRDefault="00AB78C6" w:rsidP="00952359">
      <w:pPr>
        <w:pStyle w:val="Body"/>
        <w:rPr>
          <w:lang w:val="en-GB"/>
        </w:rPr>
      </w:pPr>
      <w:r>
        <w:t xml:space="preserve">Recite </w:t>
      </w:r>
      <w:r>
        <w:fldChar w:fldCharType="begin"/>
      </w:r>
      <w:r>
        <w:instrText xml:space="preserve"> REF _Ref435789927 \h </w:instrText>
      </w:r>
      <w:r>
        <w:fldChar w:fldCharType="separate"/>
      </w:r>
      <w:r w:rsidR="00E315A4">
        <w:rPr>
          <w:lang w:val="en-GB"/>
        </w:rPr>
        <w:t>Graciously accord, O Lord, to keep us this night without sin. You are blessed, O Lord, God of our fathers, and Your Holy Name is greatly blessed and full of glory forever. Amen.</w:t>
      </w:r>
    </w:p>
    <w:p w14:paraId="49622EF6" w14:textId="77777777" w:rsidR="00E315A4" w:rsidRDefault="00E315A4" w:rsidP="00952359">
      <w:pPr>
        <w:pStyle w:val="Body"/>
        <w:rPr>
          <w:lang w:val="en-GB"/>
        </w:rPr>
      </w:pPr>
      <w:r>
        <w:rPr>
          <w:lang w:val="en-GB"/>
        </w:rPr>
        <w:t>Let Your mercy be upon us, O Lord, even as we have set our hope in You. For the eyes of everyone wait upon You, for You give them their food in due season.</w:t>
      </w:r>
    </w:p>
    <w:p w14:paraId="56B061D1" w14:textId="77777777" w:rsidR="00E315A4" w:rsidRDefault="00E315A4"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A56F95" w14:textId="77777777" w:rsidR="00E315A4" w:rsidRDefault="00E315A4"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0B68D1C" w14:textId="77777777" w:rsidR="00E315A4" w:rsidRDefault="00E315A4" w:rsidP="00952359">
      <w:pPr>
        <w:pStyle w:val="Body"/>
        <w:rPr>
          <w:lang w:val="en-GB"/>
        </w:rPr>
      </w:pPr>
      <w:r>
        <w:rPr>
          <w:lang w:val="en-GB"/>
        </w:rPr>
        <w:t>Your mercy, O Lord, endures forever. O despise not the works of Your hands.</w:t>
      </w:r>
    </w:p>
    <w:p w14:paraId="665026D0" w14:textId="77777777" w:rsidR="00E315A4" w:rsidRDefault="00E315A4" w:rsidP="00952359">
      <w:pPr>
        <w:pStyle w:val="Body"/>
        <w:rPr>
          <w:lang w:val="en-GB"/>
        </w:rPr>
      </w:pPr>
      <w:r>
        <w:rPr>
          <w:lang w:val="en-GB"/>
        </w:rPr>
        <w:t>Lord, You have been our refuge in all generations. I said, “Be merciful to me, heal my soul; for I have sinned against You.”</w:t>
      </w:r>
    </w:p>
    <w:p w14:paraId="2BEDE9E2" w14:textId="77777777" w:rsidR="00E315A4" w:rsidRDefault="00E315A4"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132414A" w14:textId="77777777" w:rsidR="00E315A4" w:rsidRDefault="00E315A4" w:rsidP="00952359">
      <w:pPr>
        <w:pStyle w:val="Body"/>
        <w:rPr>
          <w:lang w:val="en-GB"/>
        </w:rPr>
      </w:pPr>
      <w:r>
        <w:rPr>
          <w:lang w:val="en-GB"/>
        </w:rPr>
        <w:t>Blessing belongs to You, praise belongs to You praise, glory belongs to You, O Father, Son and Holy Spirit, now, and forever and ever. Amen.</w:t>
      </w:r>
    </w:p>
    <w:p w14:paraId="5FFFAAF1" w14:textId="77777777" w:rsidR="00E315A4" w:rsidRPr="008D61EA" w:rsidRDefault="00E315A4" w:rsidP="00952359">
      <w:pPr>
        <w:pStyle w:val="Body"/>
        <w:rPr>
          <w:lang w:val="en-GB"/>
        </w:rPr>
      </w:pPr>
      <w:r>
        <w:rPr>
          <w:lang w:val="en-GB"/>
        </w:rPr>
        <w:t xml:space="preserve">It is a good thing to confess </w:t>
      </w:r>
      <w:commentRangeStart w:id="939"/>
      <w:r>
        <w:rPr>
          <w:lang w:val="en-GB"/>
        </w:rPr>
        <w:t xml:space="preserve">to </w:t>
      </w:r>
      <w:commentRangeEnd w:id="939"/>
      <w:r>
        <w:rPr>
          <w:lang w:val="en-GB"/>
        </w:rPr>
        <w:t>the Lord, and to sing praises unto Your Name, O Most High; to show forth Your loving</w:t>
      </w:r>
      <w:r>
        <w:rPr>
          <w:lang w:val="en-GB"/>
        </w:rPr>
        <w:noBreakHyphen/>
        <w:t>kindness in the morning, and Your faithfulness every night.</w:t>
      </w:r>
    </w:p>
    <w:p w14:paraId="7F9455D4" w14:textId="77777777" w:rsidR="00E315A4" w:rsidRDefault="00E315A4"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8ADA1B8" w14:textId="77777777" w:rsidR="00E315A4" w:rsidRDefault="00E315A4"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8220BDA" w14:textId="77777777" w:rsidR="00E315A4" w:rsidRDefault="00E315A4"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3FE55194" w:rsidR="00AB78C6" w:rsidRDefault="00E315A4"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0B2D0FEC" w:rsidR="00D74F7B" w:rsidRDefault="00D74F7B" w:rsidP="00D74F7B">
      <w:pPr>
        <w:pStyle w:val="Rubric"/>
      </w:pPr>
      <w:r>
        <w:t xml:space="preserve">Read </w:t>
      </w:r>
      <w:r>
        <w:fldChar w:fldCharType="begin"/>
      </w:r>
      <w:r>
        <w:instrText xml:space="preserve"> REF _Ref435800051 \h </w:instrText>
      </w:r>
      <w:r>
        <w:fldChar w:fldCharType="separate"/>
      </w:r>
      <w:r w:rsidR="00E315A4">
        <w:t>The Psalms of the Third Hour</w:t>
      </w:r>
      <w:r>
        <w:fldChar w:fldCharType="end"/>
      </w:r>
      <w:r>
        <w:t xml:space="preserve">, page </w:t>
      </w:r>
      <w:r>
        <w:fldChar w:fldCharType="begin"/>
      </w:r>
      <w:r>
        <w:instrText xml:space="preserve"> PAGEREF _Ref435800057 \h </w:instrText>
      </w:r>
      <w:r>
        <w:fldChar w:fldCharType="separate"/>
      </w:r>
      <w:r w:rsidR="00E315A4">
        <w:rPr>
          <w:noProof/>
        </w:rPr>
        <w:t>269</w:t>
      </w:r>
      <w:r>
        <w:fldChar w:fldCharType="end"/>
      </w:r>
      <w:r>
        <w:t xml:space="preserve">, and continue with </w:t>
      </w:r>
      <w:r>
        <w:fldChar w:fldCharType="begin"/>
      </w:r>
      <w:r>
        <w:instrText xml:space="preserve"> REF _Ref435800080 \h </w:instrText>
      </w:r>
      <w:r>
        <w:fldChar w:fldCharType="separate"/>
      </w:r>
      <w:r w:rsidR="00E315A4">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40" w:name="_Toc410196195"/>
      <w:bookmarkStart w:id="941" w:name="_Toc410196437"/>
      <w:bookmarkStart w:id="94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43" w:name="_Toc448130623"/>
      <w:r>
        <w:lastRenderedPageBreak/>
        <w:t>Prayers for Needs</w:t>
      </w:r>
      <w:bookmarkEnd w:id="943"/>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0C7CB516"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E315A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315A4">
        <w:rPr>
          <w:noProof/>
          <w:lang w:val="en-US"/>
        </w:rPr>
        <w:t>6</w:t>
      </w:r>
      <w:r>
        <w:rPr>
          <w:lang w:val="en-US"/>
        </w:rPr>
        <w:fldChar w:fldCharType="end"/>
      </w:r>
    </w:p>
    <w:p w14:paraId="0E1DB9FF" w14:textId="7F7695F1"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E315A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315A4">
        <w:rPr>
          <w:noProof/>
          <w:lang w:val="en-US"/>
        </w:rPr>
        <w:t>6</w:t>
      </w:r>
      <w:r>
        <w:rPr>
          <w:lang w:val="en-US"/>
        </w:rPr>
        <w:fldChar w:fldCharType="end"/>
      </w:r>
    </w:p>
    <w:p w14:paraId="25751274" w14:textId="5AEA0446"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E315A4">
        <w:t>The Verses of the Cymbals</w:t>
      </w:r>
      <w:r>
        <w:fldChar w:fldCharType="end"/>
      </w:r>
      <w:r>
        <w:t xml:space="preserve">, page </w:t>
      </w:r>
      <w:r>
        <w:fldChar w:fldCharType="begin"/>
      </w:r>
      <w:r>
        <w:instrText xml:space="preserve"> PAGEREF _Ref435789344 \h </w:instrText>
      </w:r>
      <w:r>
        <w:fldChar w:fldCharType="separate"/>
      </w:r>
      <w:r w:rsidR="00E315A4">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E315A4">
        <w:t>The Doxology of Prime</w:t>
      </w:r>
      <w:r>
        <w:fldChar w:fldCharType="end"/>
      </w:r>
      <w:r>
        <w:t xml:space="preserve">, </w:t>
      </w:r>
      <w:r>
        <w:fldChar w:fldCharType="begin"/>
      </w:r>
      <w:r>
        <w:instrText xml:space="preserve"> PAGEREF _Ref442855276 \h </w:instrText>
      </w:r>
      <w:r>
        <w:fldChar w:fldCharType="separate"/>
      </w:r>
      <w:r w:rsidR="00E315A4">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066EEC96"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E315A4">
        <w:t>Psalm</w:t>
      </w:r>
      <w:r w:rsidR="00E315A4" w:rsidRPr="00AB1781">
        <w:t xml:space="preserve"> 50</w:t>
      </w:r>
      <w:r w:rsidR="00E315A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315A4">
        <w:rPr>
          <w:noProof/>
          <w:lang w:val="en-US"/>
        </w:rPr>
        <w:t>392</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65608F56"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E315A4">
        <w:t>Ephesians 4:1 5</w:t>
      </w:r>
      <w:r>
        <w:fldChar w:fldCharType="end"/>
      </w:r>
      <w:r>
        <w:t xml:space="preserve">, page </w:t>
      </w:r>
      <w:r>
        <w:fldChar w:fldCharType="begin"/>
      </w:r>
      <w:r>
        <w:instrText xml:space="preserve"> PAGEREF _Ref442855527 \h </w:instrText>
      </w:r>
      <w:r>
        <w:fldChar w:fldCharType="separate"/>
      </w:r>
      <w:r w:rsidR="00E315A4">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6587BE9A"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E315A4">
        <w:t>The Doxology of Prime</w:t>
      </w:r>
      <w:r>
        <w:fldChar w:fldCharType="end"/>
      </w:r>
      <w:r>
        <w:t xml:space="preserve">, </w:t>
      </w:r>
      <w:r>
        <w:fldChar w:fldCharType="begin"/>
      </w:r>
      <w:r>
        <w:instrText xml:space="preserve"> PAGEREF _Ref442855276 \h </w:instrText>
      </w:r>
      <w:r>
        <w:fldChar w:fldCharType="separate"/>
      </w:r>
      <w:r w:rsidR="00E315A4">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55EFC13C"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315A4">
        <w:rPr>
          <w:lang w:val="en-GB"/>
        </w:rPr>
        <w:t>Graciously Accord</w:t>
      </w:r>
      <w:r>
        <w:fldChar w:fldCharType="end"/>
      </w:r>
      <w:r>
        <w:t xml:space="preserve">, page </w:t>
      </w:r>
      <w:r>
        <w:fldChar w:fldCharType="begin"/>
      </w:r>
      <w:r>
        <w:instrText xml:space="preserve"> PAGEREF _Ref435789903 \h </w:instrText>
      </w:r>
      <w:r>
        <w:fldChar w:fldCharType="separate"/>
      </w:r>
      <w:r w:rsidR="00E315A4">
        <w:rPr>
          <w:noProof/>
        </w:rPr>
        <w:t>25</w:t>
      </w:r>
      <w:r>
        <w:fldChar w:fldCharType="end"/>
      </w:r>
      <w:r>
        <w:t xml:space="preserve">. If integrating with the Morning hour, </w:t>
      </w:r>
      <w:r>
        <w:fldChar w:fldCharType="begin"/>
      </w:r>
      <w:r>
        <w:instrText xml:space="preserve"> REF _Ref442856274 \h </w:instrText>
      </w:r>
      <w:r>
        <w:fldChar w:fldCharType="separate"/>
      </w:r>
      <w:r w:rsidR="00E315A4">
        <w:t>The Gloria</w:t>
      </w:r>
      <w:r>
        <w:fldChar w:fldCharType="end"/>
      </w:r>
      <w:r>
        <w:t xml:space="preserve">, page </w:t>
      </w:r>
      <w:r>
        <w:fldChar w:fldCharType="begin"/>
      </w:r>
      <w:r>
        <w:instrText xml:space="preserve"> PAGEREF _Ref442856274 \h </w:instrText>
      </w:r>
      <w:r>
        <w:fldChar w:fldCharType="separate"/>
      </w:r>
      <w:r w:rsidR="00E315A4">
        <w:rPr>
          <w:noProof/>
        </w:rPr>
        <w:t>26</w:t>
      </w:r>
      <w:r>
        <w:fldChar w:fldCharType="end"/>
      </w:r>
      <w:r>
        <w:t>.</w:t>
      </w:r>
    </w:p>
    <w:p w14:paraId="5FBE1CA2" w14:textId="4DC64946"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E315A4">
        <w:t>The Trisagion</w:t>
      </w:r>
      <w:r>
        <w:fldChar w:fldCharType="end"/>
      </w:r>
      <w:r>
        <w:t xml:space="preserve">, </w:t>
      </w:r>
      <w:r>
        <w:fldChar w:fldCharType="begin"/>
      </w:r>
      <w:r>
        <w:instrText xml:space="preserve"> PAGEREF _Ref442856358 \h </w:instrText>
      </w:r>
      <w:r>
        <w:fldChar w:fldCharType="separate"/>
      </w:r>
      <w:r w:rsidR="00E315A4">
        <w:rPr>
          <w:noProof/>
        </w:rPr>
        <w:t>26</w:t>
      </w:r>
      <w:r>
        <w:fldChar w:fldCharType="end"/>
      </w:r>
      <w:r>
        <w:t xml:space="preserve">, followed by </w:t>
      </w:r>
      <w:r>
        <w:fldChar w:fldCharType="begin"/>
      </w:r>
      <w:r>
        <w:instrText xml:space="preserve"> REF _Ref442856453 \h </w:instrText>
      </w:r>
      <w:r>
        <w:fldChar w:fldCharType="separate"/>
      </w:r>
      <w:r w:rsidR="00E315A4">
        <w:t>Hail to You</w:t>
      </w:r>
      <w:r>
        <w:fldChar w:fldCharType="end"/>
      </w:r>
      <w:r>
        <w:t xml:space="preserve">, page </w:t>
      </w:r>
      <w:r>
        <w:fldChar w:fldCharType="begin"/>
      </w:r>
      <w:r>
        <w:instrText xml:space="preserve"> PAGEREF _Ref442856453 \p \h </w:instrText>
      </w:r>
      <w:r>
        <w:fldChar w:fldCharType="separate"/>
      </w:r>
      <w:r w:rsidR="00E315A4">
        <w:rPr>
          <w:noProof/>
        </w:rPr>
        <w:t>on page 27</w:t>
      </w:r>
      <w:r>
        <w:fldChar w:fldCharType="end"/>
      </w:r>
      <w:r>
        <w:t xml:space="preserve">, </w:t>
      </w:r>
      <w:r>
        <w:fldChar w:fldCharType="begin"/>
      </w:r>
      <w:r>
        <w:instrText xml:space="preserve"> REF _Ref435799700 \h </w:instrText>
      </w:r>
      <w:r>
        <w:fldChar w:fldCharType="separate"/>
      </w:r>
      <w:r w:rsidR="00E315A4">
        <w:t>The Doxologies</w:t>
      </w:r>
      <w:r>
        <w:fldChar w:fldCharType="end"/>
      </w:r>
      <w:r>
        <w:t xml:space="preserve">, </w:t>
      </w:r>
      <w:r>
        <w:fldChar w:fldCharType="begin"/>
      </w:r>
      <w:r>
        <w:instrText xml:space="preserve"> PAGEREF _Ref435799700 \h </w:instrText>
      </w:r>
      <w:r>
        <w:fldChar w:fldCharType="separate"/>
      </w:r>
      <w:r w:rsidR="00E315A4">
        <w:rPr>
          <w:noProof/>
        </w:rPr>
        <w:t>28</w:t>
      </w:r>
      <w:r>
        <w:fldChar w:fldCharType="end"/>
      </w:r>
      <w:r>
        <w:t xml:space="preserve">, </w:t>
      </w:r>
      <w:r>
        <w:fldChar w:fldCharType="begin"/>
      </w:r>
      <w:r>
        <w:instrText xml:space="preserve"> REF _Ref435799710 \h </w:instrText>
      </w:r>
      <w:r>
        <w:fldChar w:fldCharType="separate"/>
      </w:r>
      <w:r w:rsidR="00E315A4">
        <w:t>The Orthodox Creed</w:t>
      </w:r>
      <w:r>
        <w:fldChar w:fldCharType="end"/>
      </w:r>
      <w:r>
        <w:t xml:space="preserve">, </w:t>
      </w:r>
      <w:r>
        <w:fldChar w:fldCharType="begin"/>
      </w:r>
      <w:r>
        <w:instrText xml:space="preserve"> PAGEREF _Ref435799710 \h </w:instrText>
      </w:r>
      <w:r>
        <w:fldChar w:fldCharType="separate"/>
      </w:r>
      <w:r w:rsidR="00E315A4">
        <w:rPr>
          <w:noProof/>
        </w:rPr>
        <w:t>34</w:t>
      </w:r>
      <w:r>
        <w:fldChar w:fldCharType="end"/>
      </w:r>
      <w:r>
        <w:t>.</w:t>
      </w:r>
    </w:p>
    <w:p w14:paraId="1B5D4D71" w14:textId="4F30ACFE"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E315A4">
        <w:t>God Have mercy upon us</w:t>
      </w:r>
      <w:r>
        <w:fldChar w:fldCharType="end"/>
      </w:r>
      <w:r>
        <w:t xml:space="preserve">, page </w:t>
      </w:r>
      <w:r>
        <w:fldChar w:fldCharType="begin"/>
      </w:r>
      <w:r>
        <w:instrText xml:space="preserve"> PAGEREF _Ref442856751 \h </w:instrText>
      </w:r>
      <w:r>
        <w:fldChar w:fldCharType="separate"/>
      </w:r>
      <w:r w:rsidR="00E315A4">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315A4">
        <w:t>The Prayer for the Gospel</w:t>
      </w:r>
      <w:r>
        <w:fldChar w:fldCharType="end"/>
      </w:r>
      <w:r>
        <w:t xml:space="preserve">, page </w:t>
      </w:r>
      <w:r>
        <w:fldChar w:fldCharType="begin"/>
      </w:r>
      <w:r>
        <w:instrText xml:space="preserve"> PAGEREF _Ref442856856 \h </w:instrText>
      </w:r>
      <w:r>
        <w:fldChar w:fldCharType="separate"/>
      </w:r>
      <w:r w:rsidR="00E315A4">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BB01601"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E315A4">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6AFB35C3"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E315A4">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44"/>
            <w:r w:rsidRPr="007425E1">
              <w:t xml:space="preserve">May </w:t>
            </w:r>
            <w:commentRangeEnd w:id="944"/>
            <w:r>
              <w:rPr>
                <w:rStyle w:val="CommentReference"/>
                <w:rFonts w:eastAsiaTheme="minorHAnsi" w:cstheme="minorBidi"/>
                <w:color w:val="auto"/>
                <w:lang w:val="en-CA"/>
              </w:rPr>
              <w:commentReference w:id="94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E392BF6"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315A4">
        <w:t>The Prayer of the Hours</w:t>
      </w:r>
      <w:r>
        <w:fldChar w:fldCharType="end"/>
      </w:r>
      <w:r>
        <w:t xml:space="preserve">, page </w:t>
      </w:r>
      <w:r>
        <w:fldChar w:fldCharType="begin"/>
      </w:r>
      <w:r>
        <w:instrText xml:space="preserve"> PAGEREF _Ref411969145 \h </w:instrText>
      </w:r>
      <w:r>
        <w:fldChar w:fldCharType="separate"/>
      </w:r>
      <w:r w:rsidR="00E315A4">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45" w:name="_Toc448130624"/>
      <w:r>
        <w:t>The Book of the Psalter</w:t>
      </w:r>
      <w:bookmarkEnd w:id="940"/>
      <w:bookmarkEnd w:id="941"/>
      <w:bookmarkEnd w:id="942"/>
      <w:bookmarkEnd w:id="945"/>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10D31DE7" w:rsidR="00CB700D" w:rsidRDefault="00D44900" w:rsidP="00336170">
            <w:r>
              <w:fldChar w:fldCharType="begin"/>
            </w:r>
            <w:r>
              <w:instrText xml:space="preserve"> REF _Ref439535283 \h </w:instrText>
            </w:r>
            <w:r>
              <w:fldChar w:fldCharType="separate"/>
            </w:r>
            <w:r w:rsidR="00E315A4">
              <w:t>Kathisma 1</w:t>
            </w:r>
            <w:r>
              <w:fldChar w:fldCharType="end"/>
            </w:r>
          </w:p>
        </w:tc>
        <w:tc>
          <w:tcPr>
            <w:tcW w:w="3024" w:type="dxa"/>
          </w:tcPr>
          <w:p w14:paraId="3E7DF9CE" w14:textId="61770A44"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315A4" w:rsidRPr="00AB1781">
              <w:t>K</w:t>
            </w:r>
            <w:r w:rsidR="00E315A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315A4" w:rsidRPr="00AB1781">
              <w:t>K</w:t>
            </w:r>
            <w:r w:rsidR="00E315A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315A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CE834E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315A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315A4" w:rsidRPr="00AB1781">
              <w:t>K</w:t>
            </w:r>
            <w:r w:rsidR="00E315A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8E1D3CE" w:rsidR="00CB700D" w:rsidRDefault="00CB700D" w:rsidP="0044639B">
            <w:r>
              <w:fldChar w:fldCharType="begin"/>
            </w:r>
            <w:r>
              <w:instrText xml:space="preserve"> REF _Ref435438548 \h </w:instrText>
            </w:r>
            <w:r w:rsidR="00336170">
              <w:instrText xml:space="preserve"> \* MERGEFORMAT </w:instrText>
            </w:r>
            <w:r>
              <w:fldChar w:fldCharType="separate"/>
            </w:r>
            <w:r w:rsidR="00E315A4" w:rsidRPr="00AB1781">
              <w:t>K</w:t>
            </w:r>
            <w:r w:rsidR="00E315A4">
              <w:t>athisma 6</w:t>
            </w:r>
            <w:r>
              <w:fldChar w:fldCharType="end"/>
            </w:r>
          </w:p>
        </w:tc>
        <w:tc>
          <w:tcPr>
            <w:tcW w:w="3024" w:type="dxa"/>
          </w:tcPr>
          <w:p w14:paraId="082B149A" w14:textId="5AF60EE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315A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315A4" w:rsidRPr="00AB1781">
              <w:t>K</w:t>
            </w:r>
            <w:r w:rsidR="00E315A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5AE34F48" w:rsidR="00CB700D" w:rsidRDefault="00CB700D" w:rsidP="0044639B">
            <w:r>
              <w:fldChar w:fldCharType="begin"/>
            </w:r>
            <w:r>
              <w:instrText xml:space="preserve"> REF _Ref435438574 \h </w:instrText>
            </w:r>
            <w:r w:rsidR="00336170">
              <w:instrText xml:space="preserve"> \* MERGEFORMAT </w:instrText>
            </w:r>
            <w:r>
              <w:fldChar w:fldCharType="separate"/>
            </w:r>
            <w:r w:rsidR="00E315A4" w:rsidRPr="00AB1781">
              <w:t>K</w:t>
            </w:r>
            <w:r w:rsidR="00E315A4">
              <w:t>athisma 9</w:t>
            </w:r>
            <w:r>
              <w:fldChar w:fldCharType="end"/>
            </w:r>
          </w:p>
        </w:tc>
        <w:tc>
          <w:tcPr>
            <w:tcW w:w="3024" w:type="dxa"/>
          </w:tcPr>
          <w:p w14:paraId="223BE2C2" w14:textId="418455A2"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315A4" w:rsidRPr="00AB1781">
              <w:t>K</w:t>
            </w:r>
            <w:r w:rsidR="00E315A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440880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315A4">
              <w:t>Kathisma 12</w:t>
            </w:r>
            <w:r w:rsidRPr="00926985">
              <w:fldChar w:fldCharType="end"/>
            </w:r>
          </w:p>
        </w:tc>
        <w:tc>
          <w:tcPr>
            <w:tcW w:w="3024" w:type="dxa"/>
          </w:tcPr>
          <w:p w14:paraId="353A9FDD" w14:textId="0FB695B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7E96BBE1" w:rsidR="00CB700D" w:rsidRDefault="00CB700D" w:rsidP="0044639B">
            <w:r>
              <w:fldChar w:fldCharType="begin"/>
            </w:r>
            <w:r>
              <w:instrText xml:space="preserve"> REF _Ref435438622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5</w:t>
            </w:r>
            <w:r>
              <w:fldChar w:fldCharType="end"/>
            </w:r>
          </w:p>
        </w:tc>
        <w:tc>
          <w:tcPr>
            <w:tcW w:w="3024" w:type="dxa"/>
          </w:tcPr>
          <w:p w14:paraId="6DD26E94" w14:textId="7F50C3B2"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315A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315A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878B0E6" w:rsidR="00CB700D" w:rsidRDefault="00D016DC" w:rsidP="0044639B">
            <w:r>
              <w:fldChar w:fldCharType="begin"/>
            </w:r>
            <w:r>
              <w:instrText xml:space="preserve"> REF _Ref435990063 \h </w:instrText>
            </w:r>
            <w:r w:rsidR="00336170">
              <w:instrText xml:space="preserve"> \* MERGEFORMAT </w:instrText>
            </w:r>
            <w:r>
              <w:fldChar w:fldCharType="separate"/>
            </w:r>
            <w:r w:rsidR="00E315A4">
              <w:t>Kathisma 18</w:t>
            </w:r>
            <w:r>
              <w:fldChar w:fldCharType="end"/>
            </w:r>
          </w:p>
        </w:tc>
        <w:tc>
          <w:tcPr>
            <w:tcW w:w="3024" w:type="dxa"/>
          </w:tcPr>
          <w:p w14:paraId="0F5729C0" w14:textId="0CE15A5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315A4" w:rsidRPr="00AB1781">
              <w:t>K</w:t>
            </w:r>
            <w:r w:rsidR="00E315A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2DD180F" w:rsidR="000B1D6D" w:rsidRDefault="00D44900" w:rsidP="00AB3348">
            <w:r>
              <w:fldChar w:fldCharType="begin"/>
            </w:r>
            <w:r>
              <w:instrText xml:space="preserve"> REF _Ref439535283 \h </w:instrText>
            </w:r>
            <w:r>
              <w:fldChar w:fldCharType="separate"/>
            </w:r>
            <w:r w:rsidR="00E315A4">
              <w:t>Kathisma 1</w:t>
            </w:r>
            <w:r>
              <w:fldChar w:fldCharType="end"/>
            </w:r>
          </w:p>
        </w:tc>
        <w:tc>
          <w:tcPr>
            <w:tcW w:w="3024" w:type="dxa"/>
          </w:tcPr>
          <w:p w14:paraId="1C0C5D94" w14:textId="6022253D"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315A4" w:rsidRPr="00AB1781">
              <w:t>K</w:t>
            </w:r>
            <w:r w:rsidR="00E315A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315A4" w:rsidRPr="00AB1781">
              <w:t>K</w:t>
            </w:r>
            <w:r w:rsidR="00E315A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B9177AD"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315A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315A4" w:rsidRPr="00AB1781">
              <w:t>K</w:t>
            </w:r>
            <w:r w:rsidR="00E315A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315A4" w:rsidRPr="00AB1781">
              <w:t>K</w:t>
            </w:r>
            <w:r w:rsidR="00E315A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7AD84595" w:rsidR="000B1D6D" w:rsidRDefault="002F2287" w:rsidP="000B1D6D">
            <w:r>
              <w:fldChar w:fldCharType="begin"/>
            </w:r>
            <w:r>
              <w:instrText xml:space="preserve"> REF _Ref435990063 \h </w:instrText>
            </w:r>
            <w:r w:rsidR="00AB3348">
              <w:instrText xml:space="preserve"> \* MERGEFORMAT </w:instrText>
            </w:r>
            <w:r>
              <w:fldChar w:fldCharType="separate"/>
            </w:r>
            <w:r w:rsidR="00E315A4">
              <w:t>Kathisma 18</w:t>
            </w:r>
            <w:r>
              <w:fldChar w:fldCharType="end"/>
            </w:r>
          </w:p>
        </w:tc>
        <w:tc>
          <w:tcPr>
            <w:tcW w:w="3024" w:type="dxa"/>
          </w:tcPr>
          <w:p w14:paraId="14E6A0F7" w14:textId="5F82986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315A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315A4" w:rsidRPr="00AB1781">
              <w:t>K</w:t>
            </w:r>
            <w:r w:rsidR="00E315A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315A4" w:rsidRPr="00AB1781">
              <w:t>K</w:t>
            </w:r>
            <w:r w:rsidR="00E315A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FB7DE4F" w:rsidR="000B1D6D" w:rsidRDefault="002F2287" w:rsidP="000B1D6D">
            <w:r>
              <w:fldChar w:fldCharType="begin"/>
            </w:r>
            <w:r>
              <w:instrText xml:space="preserve"> REF _Ref435990063 \h </w:instrText>
            </w:r>
            <w:r w:rsidR="00AB3348">
              <w:instrText xml:space="preserve"> \* MERGEFORMAT </w:instrText>
            </w:r>
            <w:r>
              <w:fldChar w:fldCharType="separate"/>
            </w:r>
            <w:r w:rsidR="00E315A4">
              <w:t>Kathisma 18</w:t>
            </w:r>
            <w:r>
              <w:fldChar w:fldCharType="end"/>
            </w:r>
          </w:p>
        </w:tc>
        <w:tc>
          <w:tcPr>
            <w:tcW w:w="3024" w:type="dxa"/>
          </w:tcPr>
          <w:p w14:paraId="0EAD97E5" w14:textId="294DF921"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315A4" w:rsidRPr="00AB1781">
              <w:t>K</w:t>
            </w:r>
            <w:r w:rsidR="00E315A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315A4" w:rsidRPr="00AB1781">
              <w:t>K</w:t>
            </w:r>
            <w:r w:rsidR="00E315A4">
              <w:t>athisma</w:t>
            </w:r>
            <w:r w:rsidR="00E315A4" w:rsidRPr="00AB1781">
              <w:t xml:space="preserve"> 1</w:t>
            </w:r>
            <w:r w:rsidR="00E315A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315A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5EDC185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315A4">
              <w:t>Kathisma 18</w:t>
            </w:r>
            <w:r>
              <w:fldChar w:fldCharType="end"/>
            </w:r>
          </w:p>
        </w:tc>
        <w:tc>
          <w:tcPr>
            <w:tcW w:w="3024" w:type="dxa"/>
          </w:tcPr>
          <w:p w14:paraId="14C76F95" w14:textId="3C798AF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315A4" w:rsidRPr="00AB1781">
              <w:t>K</w:t>
            </w:r>
            <w:r w:rsidR="00E315A4">
              <w:t>athisma</w:t>
            </w:r>
            <w:r w:rsidR="00E315A4" w:rsidRPr="00AB1781">
              <w:t xml:space="preserve"> 1</w:t>
            </w:r>
            <w:r w:rsidR="00E315A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315A4" w:rsidRPr="00AB1781">
              <w:t>K</w:t>
            </w:r>
            <w:r w:rsidR="00E315A4">
              <w:t>athisma</w:t>
            </w:r>
            <w:r w:rsidR="00E315A4" w:rsidRPr="00AB1781">
              <w:t xml:space="preserve"> 1</w:t>
            </w:r>
            <w:r w:rsidR="00E315A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315A4" w:rsidRPr="00AB1781">
              <w:t>K</w:t>
            </w:r>
            <w:r w:rsidR="00E315A4">
              <w:t>athisma</w:t>
            </w:r>
            <w:r w:rsidR="00E315A4" w:rsidRPr="00AB1781">
              <w:t xml:space="preserve"> 1</w:t>
            </w:r>
            <w:r w:rsidR="00E315A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70E916FA" w:rsidR="000B1D6D" w:rsidRDefault="002F2287" w:rsidP="000B1D6D">
            <w:r>
              <w:fldChar w:fldCharType="begin"/>
            </w:r>
            <w:r>
              <w:instrText xml:space="preserve"> REF _Ref435990063 \h </w:instrText>
            </w:r>
            <w:r w:rsidR="00AB3348">
              <w:instrText xml:space="preserve"> \* MERGEFORMAT </w:instrText>
            </w:r>
            <w:r>
              <w:fldChar w:fldCharType="separate"/>
            </w:r>
            <w:r w:rsidR="00E315A4">
              <w:t>Kathisma 18</w:t>
            </w:r>
            <w:r>
              <w:fldChar w:fldCharType="end"/>
            </w:r>
          </w:p>
        </w:tc>
        <w:tc>
          <w:tcPr>
            <w:tcW w:w="3024" w:type="dxa"/>
          </w:tcPr>
          <w:p w14:paraId="23EDA40F" w14:textId="1E780249"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315A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315A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D837F39" w:rsidR="000B1D6D" w:rsidRDefault="000B1D6D" w:rsidP="000B1D6D">
            <w:r>
              <w:fldChar w:fldCharType="begin"/>
            </w:r>
            <w:r>
              <w:instrText xml:space="preserve"> REF _Ref435990063 \h </w:instrText>
            </w:r>
            <w:r w:rsidR="00AB3348">
              <w:instrText xml:space="preserve"> \* MERGEFORMAT </w:instrText>
            </w:r>
            <w:r>
              <w:fldChar w:fldCharType="separate"/>
            </w:r>
            <w:r w:rsidR="00E315A4">
              <w:t>Kathisma 18</w:t>
            </w:r>
            <w:r>
              <w:fldChar w:fldCharType="end"/>
            </w:r>
          </w:p>
        </w:tc>
        <w:tc>
          <w:tcPr>
            <w:tcW w:w="3024" w:type="dxa"/>
          </w:tcPr>
          <w:p w14:paraId="0484B885" w14:textId="27F9B7D7" w:rsidR="000B1D6D" w:rsidRDefault="000B1D6D" w:rsidP="00336170">
            <w:r>
              <w:fldChar w:fldCharType="begin"/>
            </w:r>
            <w:r>
              <w:instrText xml:space="preserve"> REF _Ref435438658 \h </w:instrText>
            </w:r>
            <w:r w:rsidR="00AB3348">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315A4" w:rsidRPr="00AB1781">
              <w:t>K</w:t>
            </w:r>
            <w:r w:rsidR="00E315A4">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A5D7B79" w:rsidR="0023608C" w:rsidRDefault="0023608C" w:rsidP="00D016DC">
            <w:pPr>
              <w:jc w:val="left"/>
            </w:pPr>
            <w:r>
              <w:fldChar w:fldCharType="begin"/>
            </w:r>
            <w:r>
              <w:instrText xml:space="preserve"> REF _Ref435438475 \h  \* MERGEFORMAT </w:instrText>
            </w:r>
            <w:r>
              <w:fldChar w:fldCharType="separate"/>
            </w:r>
            <w:r w:rsidR="00E315A4" w:rsidRPr="00AB1781">
              <w:t>K</w:t>
            </w:r>
            <w:r w:rsidR="00E315A4">
              <w:t>athisma 2</w:t>
            </w:r>
            <w:r>
              <w:fldChar w:fldCharType="end"/>
            </w:r>
            <w:r>
              <w:t xml:space="preserve">, </w:t>
            </w:r>
            <w:r>
              <w:fldChar w:fldCharType="begin"/>
            </w:r>
            <w:r>
              <w:instrText xml:space="preserve"> REF _Ref435438484 \h  \* MERGEFORMAT </w:instrText>
            </w:r>
            <w:r>
              <w:fldChar w:fldCharType="separate"/>
            </w:r>
            <w:r w:rsidR="00E315A4" w:rsidRPr="00AB1781">
              <w:t>K</w:t>
            </w:r>
            <w:r w:rsidR="00E315A4">
              <w:t>athisma 3</w:t>
            </w:r>
            <w:r>
              <w:fldChar w:fldCharType="end"/>
            </w:r>
            <w:r>
              <w:t xml:space="preserve">, </w:t>
            </w:r>
            <w:r w:rsidR="00D016DC">
              <w:fldChar w:fldCharType="begin"/>
            </w:r>
            <w:r w:rsidR="00D016DC">
              <w:instrText xml:space="preserve"> REF _Ref435990049 \h </w:instrText>
            </w:r>
            <w:r w:rsidR="00D016DC">
              <w:fldChar w:fldCharType="separate"/>
            </w:r>
            <w:r w:rsidR="00E315A4">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A77171B" w:rsidR="0023608C" w:rsidRDefault="00D016DC" w:rsidP="00860FCB">
            <w:pPr>
              <w:jc w:val="left"/>
            </w:pPr>
            <w:r>
              <w:fldChar w:fldCharType="begin"/>
            </w:r>
            <w:r>
              <w:instrText xml:space="preserve"> REF _Ref435989991 \h </w:instrText>
            </w:r>
            <w:r>
              <w:fldChar w:fldCharType="separate"/>
            </w:r>
            <w:r w:rsidR="00E315A4">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315A4" w:rsidRPr="00AB1781">
              <w:t>K</w:t>
            </w:r>
            <w:r w:rsidR="00E315A4">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315A4" w:rsidRPr="00AB1781">
              <w:t>K</w:t>
            </w:r>
            <w:r w:rsidR="00E315A4">
              <w:t>athisma 6</w:t>
            </w:r>
            <w:r w:rsidR="0023608C">
              <w:fldChar w:fldCharType="end"/>
            </w:r>
          </w:p>
        </w:tc>
        <w:tc>
          <w:tcPr>
            <w:tcW w:w="1210" w:type="dxa"/>
          </w:tcPr>
          <w:p w14:paraId="4AF0757E" w14:textId="50AA3C58" w:rsidR="0023608C" w:rsidRDefault="0023608C" w:rsidP="0044639B"/>
        </w:tc>
        <w:tc>
          <w:tcPr>
            <w:tcW w:w="1357" w:type="dxa"/>
          </w:tcPr>
          <w:p w14:paraId="05D831AD" w14:textId="66B14710" w:rsidR="0023608C" w:rsidRDefault="00D016DC" w:rsidP="0044639B">
            <w:r>
              <w:fldChar w:fldCharType="begin"/>
            </w:r>
            <w:r>
              <w:instrText xml:space="preserve"> REF _Ref435990010 \h </w:instrText>
            </w:r>
            <w:r>
              <w:fldChar w:fldCharType="separate"/>
            </w:r>
            <w:r w:rsidR="00E315A4">
              <w:t>Kathisma 7</w:t>
            </w:r>
            <w:r>
              <w:fldChar w:fldCharType="end"/>
            </w:r>
          </w:p>
        </w:tc>
        <w:tc>
          <w:tcPr>
            <w:tcW w:w="1357" w:type="dxa"/>
          </w:tcPr>
          <w:p w14:paraId="51F67796" w14:textId="75D1963E" w:rsidR="0023608C" w:rsidRDefault="0023608C" w:rsidP="0044639B">
            <w:r>
              <w:fldChar w:fldCharType="begin"/>
            </w:r>
            <w:r>
              <w:instrText xml:space="preserve"> REF _Ref435438564 \h  \* MERGEFORMAT </w:instrText>
            </w:r>
            <w:r>
              <w:fldChar w:fldCharType="separate"/>
            </w:r>
            <w:r w:rsidR="00E315A4" w:rsidRPr="00AB1781">
              <w:t>K</w:t>
            </w:r>
            <w:r w:rsidR="00E315A4">
              <w:t>athisma 8</w:t>
            </w:r>
            <w:r>
              <w:fldChar w:fldCharType="end"/>
            </w:r>
          </w:p>
        </w:tc>
        <w:tc>
          <w:tcPr>
            <w:tcW w:w="1296" w:type="dxa"/>
          </w:tcPr>
          <w:p w14:paraId="7756A91A" w14:textId="7A0B94EB" w:rsidR="0023608C" w:rsidRDefault="0023608C" w:rsidP="0044639B">
            <w:r>
              <w:fldChar w:fldCharType="begin"/>
            </w:r>
            <w:r>
              <w:instrText xml:space="preserve"> REF _Ref435438574 \h  \* MERGEFORMAT </w:instrText>
            </w:r>
            <w:r>
              <w:fldChar w:fldCharType="separate"/>
            </w:r>
            <w:r w:rsidR="00E315A4" w:rsidRPr="00AB1781">
              <w:t>K</w:t>
            </w:r>
            <w:r w:rsidR="00E315A4">
              <w:t>athisma 9</w:t>
            </w:r>
            <w:r>
              <w:fldChar w:fldCharType="end"/>
            </w:r>
          </w:p>
        </w:tc>
        <w:tc>
          <w:tcPr>
            <w:tcW w:w="1224" w:type="dxa"/>
          </w:tcPr>
          <w:p w14:paraId="2F051557" w14:textId="1C7B5D84" w:rsidR="0023608C" w:rsidRDefault="00D016DC" w:rsidP="0044639B">
            <w:r>
              <w:fldChar w:fldCharType="begin"/>
            </w:r>
            <w:r>
              <w:instrText xml:space="preserve"> REF _Ref435990063 \h </w:instrText>
            </w:r>
            <w:r>
              <w:fldChar w:fldCharType="separate"/>
            </w:r>
            <w:r w:rsidR="00E315A4">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31A6E5F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315A4" w:rsidRPr="00AB1781">
              <w:t>K</w:t>
            </w:r>
            <w:r w:rsidR="00E315A4">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315A4">
              <w:t>Kathisma 12</w:t>
            </w:r>
            <w:r w:rsidR="00D016DC">
              <w:fldChar w:fldCharType="end"/>
            </w:r>
            <w:r>
              <w:t xml:space="preserve"> </w:t>
            </w:r>
          </w:p>
        </w:tc>
        <w:tc>
          <w:tcPr>
            <w:tcW w:w="1210" w:type="dxa"/>
          </w:tcPr>
          <w:p w14:paraId="58733603" w14:textId="619322AB" w:rsidR="0023608C" w:rsidRDefault="0023608C" w:rsidP="0044639B">
            <w:r>
              <w:fldChar w:fldCharType="begin"/>
            </w:r>
            <w:r>
              <w:instrText xml:space="preserve"> REF _Ref435438606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3</w:t>
            </w:r>
            <w:r>
              <w:fldChar w:fldCharType="end"/>
            </w:r>
          </w:p>
        </w:tc>
        <w:tc>
          <w:tcPr>
            <w:tcW w:w="1357" w:type="dxa"/>
          </w:tcPr>
          <w:p w14:paraId="56EBED07" w14:textId="75C96D60" w:rsidR="0023608C" w:rsidRDefault="0023608C" w:rsidP="0044639B">
            <w:r>
              <w:fldChar w:fldCharType="begin"/>
            </w:r>
            <w:r>
              <w:instrText xml:space="preserve"> REF _Ref435438613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4</w:t>
            </w:r>
            <w:r>
              <w:fldChar w:fldCharType="end"/>
            </w:r>
          </w:p>
        </w:tc>
        <w:tc>
          <w:tcPr>
            <w:tcW w:w="1357" w:type="dxa"/>
          </w:tcPr>
          <w:p w14:paraId="33F0FA83" w14:textId="2F35C3A7" w:rsidR="0023608C" w:rsidRDefault="0023608C" w:rsidP="0044639B">
            <w:r>
              <w:fldChar w:fldCharType="begin"/>
            </w:r>
            <w:r>
              <w:instrText xml:space="preserve"> REF _Ref435438622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5</w:t>
            </w:r>
            <w:r>
              <w:fldChar w:fldCharType="end"/>
            </w:r>
          </w:p>
        </w:tc>
        <w:tc>
          <w:tcPr>
            <w:tcW w:w="1296" w:type="dxa"/>
          </w:tcPr>
          <w:p w14:paraId="3EC74CAE" w14:textId="55D314EF" w:rsidR="0023608C" w:rsidRDefault="00D016DC" w:rsidP="0044639B">
            <w:r>
              <w:fldChar w:fldCharType="begin"/>
            </w:r>
            <w:r>
              <w:instrText xml:space="preserve"> REF _Ref435990049 \h </w:instrText>
            </w:r>
            <w:r>
              <w:fldChar w:fldCharType="separate"/>
            </w:r>
            <w:r w:rsidR="00E315A4">
              <w:t>Kathisma 17</w:t>
            </w:r>
            <w:r>
              <w:fldChar w:fldCharType="end"/>
            </w:r>
          </w:p>
        </w:tc>
        <w:tc>
          <w:tcPr>
            <w:tcW w:w="1224" w:type="dxa"/>
          </w:tcPr>
          <w:p w14:paraId="2242B4C0" w14:textId="445217D5" w:rsidR="0023608C" w:rsidRDefault="00D016DC" w:rsidP="0044639B">
            <w:r>
              <w:fldChar w:fldCharType="begin"/>
            </w:r>
            <w:r>
              <w:instrText xml:space="preserve"> REF _Ref435990063 \h </w:instrText>
            </w:r>
            <w:r>
              <w:fldChar w:fldCharType="separate"/>
            </w:r>
            <w:r w:rsidR="00E315A4">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46" w:name="_Ref436249450"/>
        <w:tc>
          <w:tcPr>
            <w:tcW w:w="1440" w:type="dxa"/>
          </w:tcPr>
          <w:p w14:paraId="7309AC0B" w14:textId="6065CB70" w:rsidR="0023608C" w:rsidRDefault="0023608C" w:rsidP="00336170">
            <w:r>
              <w:fldChar w:fldCharType="begin"/>
            </w:r>
            <w:r>
              <w:instrText xml:space="preserve"> REF _Ref435438658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315A4" w:rsidRPr="00AB1781">
              <w:t>K</w:t>
            </w:r>
            <w:r w:rsidR="00E315A4">
              <w:t>athisma 20</w:t>
            </w:r>
            <w:r>
              <w:fldChar w:fldCharType="end"/>
            </w:r>
            <w:r>
              <w:t>,</w:t>
            </w:r>
            <w:bookmarkEnd w:id="946"/>
            <w:r>
              <w:t xml:space="preserve"> </w:t>
            </w:r>
            <w:r w:rsidR="00D44900">
              <w:fldChar w:fldCharType="begin"/>
            </w:r>
            <w:r w:rsidR="00D44900">
              <w:instrText xml:space="preserve"> REF _Ref439535283 \h </w:instrText>
            </w:r>
            <w:r w:rsidR="00D44900">
              <w:fldChar w:fldCharType="separate"/>
            </w:r>
            <w:r w:rsidR="00E315A4">
              <w:t>Kathisma 1</w:t>
            </w:r>
            <w:r w:rsidR="00D44900">
              <w:fldChar w:fldCharType="end"/>
            </w:r>
          </w:p>
        </w:tc>
        <w:tc>
          <w:tcPr>
            <w:tcW w:w="1210" w:type="dxa"/>
          </w:tcPr>
          <w:p w14:paraId="1D3E8CCC" w14:textId="60ECFBA9" w:rsidR="0023608C" w:rsidRDefault="0023608C" w:rsidP="0044639B">
            <w:r>
              <w:fldChar w:fldCharType="begin"/>
            </w:r>
            <w:r>
              <w:instrText xml:space="preserve"> REF _Ref435438475 \h </w:instrText>
            </w:r>
            <w:r w:rsidR="00860FCB">
              <w:instrText xml:space="preserve"> \* MERGEFORMAT </w:instrText>
            </w:r>
            <w:r>
              <w:fldChar w:fldCharType="separate"/>
            </w:r>
            <w:r w:rsidR="00E315A4" w:rsidRPr="00AB1781">
              <w:t>K</w:t>
            </w:r>
            <w:r w:rsidR="00E315A4">
              <w:t>athisma 2</w:t>
            </w:r>
            <w:r>
              <w:fldChar w:fldCharType="end"/>
            </w:r>
          </w:p>
        </w:tc>
        <w:tc>
          <w:tcPr>
            <w:tcW w:w="1357" w:type="dxa"/>
          </w:tcPr>
          <w:p w14:paraId="03AC3DB0" w14:textId="714B6D32" w:rsidR="0023608C" w:rsidRDefault="0023608C" w:rsidP="0044639B">
            <w:r>
              <w:fldChar w:fldCharType="begin"/>
            </w:r>
            <w:r>
              <w:instrText xml:space="preserve"> REF _Ref435438484 \h </w:instrText>
            </w:r>
            <w:r w:rsidR="00860FCB">
              <w:instrText xml:space="preserve"> \* MERGEFORMAT </w:instrText>
            </w:r>
            <w:r>
              <w:fldChar w:fldCharType="separate"/>
            </w:r>
            <w:r w:rsidR="00E315A4" w:rsidRPr="00AB1781">
              <w:t>K</w:t>
            </w:r>
            <w:r w:rsidR="00E315A4">
              <w:t>athisma 3</w:t>
            </w:r>
            <w:r>
              <w:fldChar w:fldCharType="end"/>
            </w:r>
          </w:p>
        </w:tc>
        <w:tc>
          <w:tcPr>
            <w:tcW w:w="1357" w:type="dxa"/>
          </w:tcPr>
          <w:p w14:paraId="01C738AC" w14:textId="0A9F4991" w:rsidR="0023608C" w:rsidRDefault="00D016DC" w:rsidP="0044639B">
            <w:r>
              <w:fldChar w:fldCharType="begin"/>
            </w:r>
            <w:r>
              <w:instrText xml:space="preserve"> REF _Ref435989991 \h </w:instrText>
            </w:r>
            <w:r>
              <w:fldChar w:fldCharType="separate"/>
            </w:r>
            <w:r w:rsidR="00E315A4">
              <w:t>Kathisma 4</w:t>
            </w:r>
            <w:r>
              <w:fldChar w:fldCharType="end"/>
            </w:r>
          </w:p>
        </w:tc>
        <w:tc>
          <w:tcPr>
            <w:tcW w:w="1296" w:type="dxa"/>
          </w:tcPr>
          <w:p w14:paraId="52D5C6A5" w14:textId="74837DEC" w:rsidR="0023608C" w:rsidRDefault="0023608C" w:rsidP="0044639B">
            <w:r>
              <w:fldChar w:fldCharType="begin"/>
            </w:r>
            <w:r>
              <w:instrText xml:space="preserve"> REF _Ref435438533 \h </w:instrText>
            </w:r>
            <w:r w:rsidR="00860FCB">
              <w:instrText xml:space="preserve"> \* MERGEFORMAT </w:instrText>
            </w:r>
            <w:r>
              <w:fldChar w:fldCharType="separate"/>
            </w:r>
            <w:r w:rsidR="00E315A4" w:rsidRPr="00AB1781">
              <w:t>K</w:t>
            </w:r>
            <w:r w:rsidR="00E315A4">
              <w:t>athisma 5</w:t>
            </w:r>
            <w:r>
              <w:fldChar w:fldCharType="end"/>
            </w:r>
          </w:p>
        </w:tc>
        <w:tc>
          <w:tcPr>
            <w:tcW w:w="1224" w:type="dxa"/>
          </w:tcPr>
          <w:p w14:paraId="168D1BA3" w14:textId="409B5942" w:rsidR="0023608C" w:rsidRDefault="00D016DC" w:rsidP="0044639B">
            <w:r>
              <w:fldChar w:fldCharType="begin"/>
            </w:r>
            <w:r>
              <w:instrText xml:space="preserve"> REF _Ref435990063 \h </w:instrText>
            </w:r>
            <w:r>
              <w:fldChar w:fldCharType="separate"/>
            </w:r>
            <w:r w:rsidR="00E315A4">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106C76F2"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315A4" w:rsidRPr="00AB1781">
              <w:t>K</w:t>
            </w:r>
            <w:r w:rsidR="00E315A4">
              <w:t>athisma 6</w:t>
            </w:r>
            <w:r>
              <w:fldChar w:fldCharType="end"/>
            </w:r>
            <w:r>
              <w:t xml:space="preserve">, </w:t>
            </w:r>
            <w:r w:rsidR="00D016DC">
              <w:fldChar w:fldCharType="begin"/>
            </w:r>
            <w:r w:rsidR="00D016DC">
              <w:instrText xml:space="preserve"> REF _Ref435990010 \h </w:instrText>
            </w:r>
            <w:r w:rsidR="00D016DC">
              <w:fldChar w:fldCharType="separate"/>
            </w:r>
            <w:r w:rsidR="00E315A4">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315A4" w:rsidRPr="00AB1781">
              <w:t>K</w:t>
            </w:r>
            <w:r w:rsidR="00E315A4">
              <w:t>athisma 8</w:t>
            </w:r>
            <w:r>
              <w:fldChar w:fldCharType="end"/>
            </w:r>
          </w:p>
        </w:tc>
        <w:tc>
          <w:tcPr>
            <w:tcW w:w="1210" w:type="dxa"/>
          </w:tcPr>
          <w:p w14:paraId="2793AF29" w14:textId="019A16BE" w:rsidR="0023608C" w:rsidRDefault="0023608C" w:rsidP="0044639B">
            <w:r>
              <w:fldChar w:fldCharType="begin"/>
            </w:r>
            <w:r>
              <w:instrText xml:space="preserve"> REF _Ref435438574 \h </w:instrText>
            </w:r>
            <w:r w:rsidR="00860FCB">
              <w:instrText xml:space="preserve"> \* MERGEFORMAT </w:instrText>
            </w:r>
            <w:r>
              <w:fldChar w:fldCharType="separate"/>
            </w:r>
            <w:r w:rsidR="00E315A4" w:rsidRPr="00AB1781">
              <w:t>K</w:t>
            </w:r>
            <w:r w:rsidR="00E315A4">
              <w:t>athisma 9</w:t>
            </w:r>
            <w:r>
              <w:fldChar w:fldCharType="end"/>
            </w:r>
          </w:p>
        </w:tc>
        <w:tc>
          <w:tcPr>
            <w:tcW w:w="1357" w:type="dxa"/>
          </w:tcPr>
          <w:p w14:paraId="67B3861E" w14:textId="680516C1" w:rsidR="0023608C" w:rsidRDefault="0023608C" w:rsidP="0044639B">
            <w:r>
              <w:fldChar w:fldCharType="begin"/>
            </w:r>
            <w:r>
              <w:instrText xml:space="preserve"> REF _Ref435438582 \h </w:instrText>
            </w:r>
            <w:r w:rsidR="00860FCB">
              <w:instrText xml:space="preserve"> \* MERGEFORMAT </w:instrText>
            </w:r>
            <w:r>
              <w:fldChar w:fldCharType="separate"/>
            </w:r>
            <w:r w:rsidR="00E315A4" w:rsidRPr="00AB1781">
              <w:t>K</w:t>
            </w:r>
            <w:r w:rsidR="00E315A4">
              <w:t>athisma 10</w:t>
            </w:r>
            <w:r>
              <w:fldChar w:fldCharType="end"/>
            </w:r>
          </w:p>
        </w:tc>
        <w:tc>
          <w:tcPr>
            <w:tcW w:w="1357" w:type="dxa"/>
          </w:tcPr>
          <w:p w14:paraId="6D2D1F03" w14:textId="45B8A780" w:rsidR="0023608C" w:rsidRDefault="0023608C" w:rsidP="0044639B">
            <w:r>
              <w:fldChar w:fldCharType="begin"/>
            </w:r>
            <w:r>
              <w:instrText xml:space="preserve"> REF _Ref435438587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1</w:t>
            </w:r>
            <w:r>
              <w:fldChar w:fldCharType="end"/>
            </w:r>
          </w:p>
        </w:tc>
        <w:tc>
          <w:tcPr>
            <w:tcW w:w="1296" w:type="dxa"/>
          </w:tcPr>
          <w:p w14:paraId="770BA86D" w14:textId="0EB26684" w:rsidR="0023608C" w:rsidRDefault="00D016DC" w:rsidP="0044639B">
            <w:r>
              <w:fldChar w:fldCharType="begin"/>
            </w:r>
            <w:r>
              <w:instrText xml:space="preserve"> REF _Ref435990025 \h </w:instrText>
            </w:r>
            <w:r>
              <w:fldChar w:fldCharType="separate"/>
            </w:r>
            <w:r w:rsidR="00E315A4">
              <w:t>Kathisma 12</w:t>
            </w:r>
            <w:r>
              <w:fldChar w:fldCharType="end"/>
            </w:r>
          </w:p>
        </w:tc>
        <w:tc>
          <w:tcPr>
            <w:tcW w:w="1224" w:type="dxa"/>
          </w:tcPr>
          <w:p w14:paraId="0145692B" w14:textId="55888D83" w:rsidR="0023608C" w:rsidRDefault="00D016DC" w:rsidP="00336170">
            <w:r>
              <w:fldChar w:fldCharType="begin"/>
            </w:r>
            <w:r>
              <w:instrText xml:space="preserve"> REF _Ref435990063 \h </w:instrText>
            </w:r>
            <w:r>
              <w:fldChar w:fldCharType="separate"/>
            </w:r>
            <w:r w:rsidR="00E315A4">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185AFFDB"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5</w:t>
            </w:r>
            <w:r>
              <w:fldChar w:fldCharType="end"/>
            </w:r>
          </w:p>
        </w:tc>
        <w:tc>
          <w:tcPr>
            <w:tcW w:w="1210" w:type="dxa"/>
          </w:tcPr>
          <w:p w14:paraId="31804D6D" w14:textId="3E542D50" w:rsidR="0023608C" w:rsidRDefault="0023608C" w:rsidP="0044639B"/>
        </w:tc>
        <w:tc>
          <w:tcPr>
            <w:tcW w:w="1357" w:type="dxa"/>
          </w:tcPr>
          <w:p w14:paraId="2227158F" w14:textId="0C0EC624" w:rsidR="0023608C" w:rsidRDefault="0023608C" w:rsidP="0044639B">
            <w:r>
              <w:fldChar w:fldCharType="begin"/>
            </w:r>
            <w:r>
              <w:instrText xml:space="preserve"> REF _Ref435438658 \h </w:instrText>
            </w:r>
            <w:r w:rsidR="00860FCB">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p>
        </w:tc>
        <w:tc>
          <w:tcPr>
            <w:tcW w:w="1357" w:type="dxa"/>
          </w:tcPr>
          <w:p w14:paraId="5072C2F3" w14:textId="7A2AAD8D" w:rsidR="0023608C" w:rsidRDefault="0023608C" w:rsidP="0044639B">
            <w:r>
              <w:fldChar w:fldCharType="begin"/>
            </w:r>
            <w:r>
              <w:instrText xml:space="preserve"> REF _Ref435438665 \h </w:instrText>
            </w:r>
            <w:r w:rsidR="00860FCB">
              <w:instrText xml:space="preserve"> \* MERGEFORMAT </w:instrText>
            </w:r>
            <w:r>
              <w:fldChar w:fldCharType="separate"/>
            </w:r>
            <w:r w:rsidR="00E315A4" w:rsidRPr="00AB1781">
              <w:t>K</w:t>
            </w:r>
            <w:r w:rsidR="00E315A4">
              <w:t>athisma 20</w:t>
            </w:r>
            <w:r>
              <w:fldChar w:fldCharType="end"/>
            </w:r>
          </w:p>
        </w:tc>
        <w:tc>
          <w:tcPr>
            <w:tcW w:w="1296" w:type="dxa"/>
          </w:tcPr>
          <w:p w14:paraId="5DADC05D" w14:textId="77777777" w:rsidR="0023608C" w:rsidRDefault="0023608C" w:rsidP="0044639B"/>
        </w:tc>
        <w:tc>
          <w:tcPr>
            <w:tcW w:w="1224" w:type="dxa"/>
          </w:tcPr>
          <w:p w14:paraId="5A9094E5" w14:textId="6C5246A1" w:rsidR="0023608C" w:rsidRDefault="00D016DC" w:rsidP="0044639B">
            <w:r>
              <w:fldChar w:fldCharType="begin"/>
            </w:r>
            <w:r>
              <w:instrText xml:space="preserve"> REF _Ref435990063 \h </w:instrText>
            </w:r>
            <w:r>
              <w:fldChar w:fldCharType="separate"/>
            </w:r>
            <w:r w:rsidR="00E315A4">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32E0FC97" w:rsidR="0023608C" w:rsidRDefault="00926985" w:rsidP="00860FCB">
            <w:pPr>
              <w:jc w:val="left"/>
            </w:pPr>
            <w:r>
              <w:fldChar w:fldCharType="begin"/>
            </w:r>
            <w:r>
              <w:instrText xml:space="preserve"> REF _Ref435990041 \h </w:instrText>
            </w:r>
            <w:r>
              <w:fldChar w:fldCharType="separate"/>
            </w:r>
            <w:r w:rsidR="00E315A4">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315A4">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33854737" w:rsidR="0023608C" w:rsidRDefault="00D44900" w:rsidP="00336170">
            <w:r>
              <w:fldChar w:fldCharType="begin"/>
            </w:r>
            <w:r>
              <w:instrText xml:space="preserve"> REF _Ref439535283 \h </w:instrText>
            </w:r>
            <w:r>
              <w:fldChar w:fldCharType="separate"/>
            </w:r>
            <w:r w:rsidR="00E315A4">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5CDED97" w:rsidR="00860FCB" w:rsidRDefault="00860FCB" w:rsidP="00926985">
            <w:r>
              <w:fldChar w:fldCharType="begin"/>
            </w:r>
            <w:r>
              <w:instrText xml:space="preserve"> REF _Ref435438475 \h  \* MERGEFORMAT </w:instrText>
            </w:r>
            <w:r>
              <w:fldChar w:fldCharType="separate"/>
            </w:r>
            <w:r w:rsidR="00E315A4" w:rsidRPr="00AB1781">
              <w:t>K</w:t>
            </w:r>
            <w:r w:rsidR="00E315A4">
              <w:t>athisma 2</w:t>
            </w:r>
            <w:r>
              <w:fldChar w:fldCharType="end"/>
            </w:r>
            <w:r>
              <w:t xml:space="preserve">, </w:t>
            </w:r>
            <w:r>
              <w:fldChar w:fldCharType="begin"/>
            </w:r>
            <w:r>
              <w:instrText xml:space="preserve"> REF _Ref435438484 \h  \* MERGEFORMAT </w:instrText>
            </w:r>
            <w:r>
              <w:fldChar w:fldCharType="separate"/>
            </w:r>
            <w:r w:rsidR="00E315A4" w:rsidRPr="00AB1781">
              <w:t>K</w:t>
            </w:r>
            <w:r w:rsidR="00E315A4">
              <w:t>athisma 3</w:t>
            </w:r>
            <w:r>
              <w:fldChar w:fldCharType="end"/>
            </w:r>
            <w:r>
              <w:t xml:space="preserve">, </w:t>
            </w:r>
            <w:r w:rsidR="00926985">
              <w:fldChar w:fldCharType="begin"/>
            </w:r>
            <w:r w:rsidR="00926985">
              <w:instrText xml:space="preserve"> REF _Ref435990049 \h </w:instrText>
            </w:r>
            <w:r w:rsidR="00926985">
              <w:fldChar w:fldCharType="separate"/>
            </w:r>
            <w:r w:rsidR="00E315A4">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540C27E0" w:rsidR="00860FCB" w:rsidRDefault="00926985" w:rsidP="00860FCB">
            <w:pPr>
              <w:jc w:val="left"/>
            </w:pPr>
            <w:r>
              <w:fldChar w:fldCharType="begin"/>
            </w:r>
            <w:r>
              <w:instrText xml:space="preserve"> REF _Ref435989991 \h </w:instrText>
            </w:r>
            <w:r>
              <w:fldChar w:fldCharType="separate"/>
            </w:r>
            <w:r w:rsidR="00E315A4">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315A4" w:rsidRPr="00AB1781">
              <w:t>K</w:t>
            </w:r>
            <w:r w:rsidR="00E315A4">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315A4" w:rsidRPr="00AB1781">
              <w:t>K</w:t>
            </w:r>
            <w:r w:rsidR="00E315A4">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37BD473" w:rsidR="00860FCB" w:rsidRDefault="00926985" w:rsidP="00CB700D">
            <w:r>
              <w:fldChar w:fldCharType="begin"/>
            </w:r>
            <w:r>
              <w:instrText xml:space="preserve"> REF _Ref435990010 \h </w:instrText>
            </w:r>
            <w:r>
              <w:fldChar w:fldCharType="separate"/>
            </w:r>
            <w:r w:rsidR="00E315A4">
              <w:t>Kathisma 7</w:t>
            </w:r>
            <w:r>
              <w:fldChar w:fldCharType="end"/>
            </w:r>
            <w:r>
              <w:t>,</w:t>
            </w:r>
          </w:p>
        </w:tc>
        <w:tc>
          <w:tcPr>
            <w:tcW w:w="1349" w:type="dxa"/>
          </w:tcPr>
          <w:p w14:paraId="42B6E93B" w14:textId="7075A780" w:rsidR="00860FCB" w:rsidRDefault="00860FCB" w:rsidP="00CB700D">
            <w:r>
              <w:fldChar w:fldCharType="begin"/>
            </w:r>
            <w:r>
              <w:instrText xml:space="preserve"> REF _Ref435438564 \h </w:instrText>
            </w:r>
            <w:r>
              <w:fldChar w:fldCharType="separate"/>
            </w:r>
            <w:r w:rsidR="00E315A4" w:rsidRPr="00AB1781">
              <w:t>K</w:t>
            </w:r>
            <w:r w:rsidR="00E315A4">
              <w:t>athisma 8</w:t>
            </w:r>
            <w:r>
              <w:fldChar w:fldCharType="end"/>
            </w:r>
          </w:p>
        </w:tc>
        <w:tc>
          <w:tcPr>
            <w:tcW w:w="1397" w:type="dxa"/>
          </w:tcPr>
          <w:p w14:paraId="7E1E5811" w14:textId="434DB028" w:rsidR="00860FCB" w:rsidRDefault="00860FCB" w:rsidP="00CB700D">
            <w:r>
              <w:fldChar w:fldCharType="begin"/>
            </w:r>
            <w:r>
              <w:instrText xml:space="preserve"> REF _Ref435438574 \h </w:instrText>
            </w:r>
            <w:r>
              <w:fldChar w:fldCharType="separate"/>
            </w:r>
            <w:r w:rsidR="00E315A4" w:rsidRPr="00AB1781">
              <w:t>K</w:t>
            </w:r>
            <w:r w:rsidR="00E315A4">
              <w:t>athisma 9</w:t>
            </w:r>
            <w:r>
              <w:fldChar w:fldCharType="end"/>
            </w:r>
          </w:p>
        </w:tc>
        <w:tc>
          <w:tcPr>
            <w:tcW w:w="1053" w:type="dxa"/>
          </w:tcPr>
          <w:p w14:paraId="72F99562" w14:textId="4803B8FA" w:rsidR="00860FCB" w:rsidRDefault="00860FCB" w:rsidP="00CB700D">
            <w:r>
              <w:fldChar w:fldCharType="begin"/>
            </w:r>
            <w:r>
              <w:instrText xml:space="preserve"> REF _Ref435438582 \h  \* MERGEFORMAT </w:instrText>
            </w:r>
            <w:r>
              <w:fldChar w:fldCharType="separate"/>
            </w:r>
            <w:r w:rsidR="00E315A4" w:rsidRPr="00AB1781">
              <w:t>K</w:t>
            </w:r>
            <w:r w:rsidR="00E315A4">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DFDE3B" w:rsidR="00860FCB" w:rsidRDefault="00860FCB" w:rsidP="00926985">
            <w:r>
              <w:fldChar w:fldCharType="begin"/>
            </w:r>
            <w:r>
              <w:instrText xml:space="preserve"> REF _Ref435438587 \h  \* MERGEFORMAT </w:instrText>
            </w:r>
            <w:r>
              <w:fldChar w:fldCharType="separate"/>
            </w:r>
            <w:r w:rsidR="00E315A4" w:rsidRPr="00AB1781">
              <w:t>K</w:t>
            </w:r>
            <w:r w:rsidR="00E315A4">
              <w:t>athisma</w:t>
            </w:r>
            <w:r w:rsidR="00E315A4" w:rsidRPr="00AB1781">
              <w:t xml:space="preserve"> 1</w:t>
            </w:r>
            <w:r w:rsidR="00E315A4">
              <w:t>1</w:t>
            </w:r>
            <w:r>
              <w:fldChar w:fldCharType="end"/>
            </w:r>
            <w:r w:rsidR="00926985">
              <w:t xml:space="preserve">, </w:t>
            </w:r>
            <w:r w:rsidR="00926985">
              <w:fldChar w:fldCharType="begin"/>
            </w:r>
            <w:r w:rsidR="00926985">
              <w:instrText xml:space="preserve"> REF _Ref435990025 \h </w:instrText>
            </w:r>
            <w:r w:rsidR="00926985">
              <w:fldChar w:fldCharType="separate"/>
            </w:r>
            <w:r w:rsidR="00E315A4">
              <w:t>Kathisma 12</w:t>
            </w:r>
            <w:r w:rsidR="00926985">
              <w:fldChar w:fldCharType="end"/>
            </w:r>
            <w:r>
              <w:t xml:space="preserve">, </w:t>
            </w:r>
            <w:r>
              <w:fldChar w:fldCharType="begin"/>
            </w:r>
            <w:r>
              <w:instrText xml:space="preserve"> REF _Ref435438606 \h  \* MERGEFORMAT </w:instrText>
            </w:r>
            <w:r>
              <w:fldChar w:fldCharType="separate"/>
            </w:r>
            <w:r w:rsidR="00E315A4" w:rsidRPr="00AB1781">
              <w:t>K</w:t>
            </w:r>
            <w:r w:rsidR="00E315A4">
              <w:t>athisma</w:t>
            </w:r>
            <w:r w:rsidR="00E315A4" w:rsidRPr="00AB1781">
              <w:t xml:space="preserve"> 1</w:t>
            </w:r>
            <w:r w:rsidR="00E315A4">
              <w:t>3</w:t>
            </w:r>
            <w:r>
              <w:fldChar w:fldCharType="end"/>
            </w:r>
          </w:p>
        </w:tc>
        <w:tc>
          <w:tcPr>
            <w:tcW w:w="1349" w:type="dxa"/>
          </w:tcPr>
          <w:p w14:paraId="33051FE9" w14:textId="459E0BB6" w:rsidR="00860FCB" w:rsidRDefault="00860FCB" w:rsidP="00CB700D">
            <w:r>
              <w:fldChar w:fldCharType="begin"/>
            </w:r>
            <w:r>
              <w:instrText xml:space="preserve"> REF _Ref435438613 \h </w:instrText>
            </w:r>
            <w:r>
              <w:fldChar w:fldCharType="separate"/>
            </w:r>
            <w:r w:rsidR="00E315A4" w:rsidRPr="00AB1781">
              <w:t>K</w:t>
            </w:r>
            <w:r w:rsidR="00E315A4">
              <w:t>athisma</w:t>
            </w:r>
            <w:r w:rsidR="00E315A4" w:rsidRPr="00AB1781">
              <w:t xml:space="preserve"> 1</w:t>
            </w:r>
            <w:r w:rsidR="00E315A4">
              <w:t>4</w:t>
            </w:r>
            <w:r>
              <w:fldChar w:fldCharType="end"/>
            </w:r>
          </w:p>
        </w:tc>
        <w:tc>
          <w:tcPr>
            <w:tcW w:w="1349" w:type="dxa"/>
          </w:tcPr>
          <w:p w14:paraId="66A5F892" w14:textId="703DC0C3" w:rsidR="00860FCB" w:rsidRDefault="00860FCB" w:rsidP="00CB700D">
            <w:r>
              <w:fldChar w:fldCharType="begin"/>
            </w:r>
            <w:r>
              <w:instrText xml:space="preserve"> REF _Ref435438622 \h </w:instrText>
            </w:r>
            <w:r>
              <w:fldChar w:fldCharType="separate"/>
            </w:r>
            <w:r w:rsidR="00E315A4" w:rsidRPr="00AB1781">
              <w:t>K</w:t>
            </w:r>
            <w:r w:rsidR="00E315A4">
              <w:t>athisma</w:t>
            </w:r>
            <w:r w:rsidR="00E315A4" w:rsidRPr="00AB1781">
              <w:t xml:space="preserve"> 1</w:t>
            </w:r>
            <w:r w:rsidR="00E315A4">
              <w:t>5</w:t>
            </w:r>
            <w:r>
              <w:fldChar w:fldCharType="end"/>
            </w:r>
          </w:p>
        </w:tc>
        <w:tc>
          <w:tcPr>
            <w:tcW w:w="1349" w:type="dxa"/>
          </w:tcPr>
          <w:p w14:paraId="083DEB75" w14:textId="060A2A97" w:rsidR="00860FCB" w:rsidRDefault="00926985" w:rsidP="00CB700D">
            <w:r>
              <w:fldChar w:fldCharType="begin"/>
            </w:r>
            <w:r>
              <w:instrText xml:space="preserve"> REF _Ref435990041 \h </w:instrText>
            </w:r>
            <w:r>
              <w:fldChar w:fldCharType="separate"/>
            </w:r>
            <w:r w:rsidR="00E315A4">
              <w:t>Kathisma 16</w:t>
            </w:r>
            <w:r>
              <w:fldChar w:fldCharType="end"/>
            </w:r>
          </w:p>
        </w:tc>
        <w:tc>
          <w:tcPr>
            <w:tcW w:w="1397" w:type="dxa"/>
          </w:tcPr>
          <w:p w14:paraId="4A7EA8FE" w14:textId="4626F3AF" w:rsidR="00860FCB" w:rsidRDefault="00926985" w:rsidP="00CB700D">
            <w:r>
              <w:fldChar w:fldCharType="begin"/>
            </w:r>
            <w:r>
              <w:instrText xml:space="preserve"> REF _Ref435990063 \h </w:instrText>
            </w:r>
            <w:r>
              <w:fldChar w:fldCharType="separate"/>
            </w:r>
            <w:r w:rsidR="00E315A4">
              <w:t>Kathisma 18</w:t>
            </w:r>
            <w:r>
              <w:fldChar w:fldCharType="end"/>
            </w:r>
          </w:p>
        </w:tc>
        <w:tc>
          <w:tcPr>
            <w:tcW w:w="1053" w:type="dxa"/>
          </w:tcPr>
          <w:p w14:paraId="44703D7B" w14:textId="7C267426" w:rsidR="00860FCB" w:rsidRDefault="00860FCB" w:rsidP="00926985">
            <w:r>
              <w:fldChar w:fldCharType="begin"/>
            </w:r>
            <w:r>
              <w:instrText xml:space="preserve"> REF _Ref435438658 \h </w:instrText>
            </w:r>
            <w:r>
              <w:fldChar w:fldCharType="separate"/>
            </w:r>
            <w:r w:rsidR="00E315A4" w:rsidRPr="00AB1781">
              <w:t>K</w:t>
            </w:r>
            <w:r w:rsidR="00E315A4">
              <w:t>athisma</w:t>
            </w:r>
            <w:r w:rsidR="00E315A4" w:rsidRPr="00AB1781">
              <w:t xml:space="preserve"> 1</w:t>
            </w:r>
            <w:r w:rsidR="00E315A4">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6914D5D0" w:rsidR="00860FCB" w:rsidRDefault="00860FCB" w:rsidP="00926985">
            <w:r>
              <w:fldChar w:fldCharType="begin"/>
            </w:r>
            <w:r>
              <w:instrText xml:space="preserve"> REF _Ref435438665 \h  \* MERGEFORMAT </w:instrText>
            </w:r>
            <w:r>
              <w:fldChar w:fldCharType="separate"/>
            </w:r>
            <w:r w:rsidR="00E315A4" w:rsidRPr="00AB1781">
              <w:t>K</w:t>
            </w:r>
            <w:r w:rsidR="00E315A4">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315A4">
              <w:t>Kathisma 1</w:t>
            </w:r>
            <w:r w:rsidR="00D44900">
              <w:fldChar w:fldCharType="end"/>
            </w:r>
            <w:r>
              <w:t xml:space="preserve">, </w:t>
            </w:r>
            <w:r>
              <w:fldChar w:fldCharType="begin"/>
            </w:r>
            <w:r>
              <w:instrText xml:space="preserve"> REF _Ref435438475 \h  \* MERGEFORMAT </w:instrText>
            </w:r>
            <w:r>
              <w:fldChar w:fldCharType="separate"/>
            </w:r>
            <w:r w:rsidR="00E315A4" w:rsidRPr="00AB1781">
              <w:t>K</w:t>
            </w:r>
            <w:r w:rsidR="00E315A4">
              <w:t>athisma 2</w:t>
            </w:r>
            <w:r>
              <w:fldChar w:fldCharType="end"/>
            </w:r>
          </w:p>
        </w:tc>
        <w:tc>
          <w:tcPr>
            <w:tcW w:w="1349" w:type="dxa"/>
          </w:tcPr>
          <w:p w14:paraId="1D59F06C" w14:textId="63F6F2E9" w:rsidR="00860FCB" w:rsidRDefault="00860FCB" w:rsidP="00CB700D">
            <w:r>
              <w:fldChar w:fldCharType="begin"/>
            </w:r>
            <w:r>
              <w:instrText xml:space="preserve"> REF _Ref435438484 \h </w:instrText>
            </w:r>
            <w:r>
              <w:fldChar w:fldCharType="separate"/>
            </w:r>
            <w:r w:rsidR="00E315A4" w:rsidRPr="00AB1781">
              <w:t>K</w:t>
            </w:r>
            <w:r w:rsidR="00E315A4">
              <w:t>athisma 3</w:t>
            </w:r>
            <w:r>
              <w:fldChar w:fldCharType="end"/>
            </w:r>
          </w:p>
        </w:tc>
        <w:tc>
          <w:tcPr>
            <w:tcW w:w="1349" w:type="dxa"/>
          </w:tcPr>
          <w:p w14:paraId="1E69249F" w14:textId="6250D6C9" w:rsidR="00860FCB" w:rsidRDefault="00926985" w:rsidP="00CB700D">
            <w:r>
              <w:fldChar w:fldCharType="begin"/>
            </w:r>
            <w:r>
              <w:instrText xml:space="preserve"> REF _Ref435989991 \h </w:instrText>
            </w:r>
            <w:r>
              <w:fldChar w:fldCharType="separate"/>
            </w:r>
            <w:r w:rsidR="00E315A4">
              <w:t>Kathisma 4</w:t>
            </w:r>
            <w:r>
              <w:fldChar w:fldCharType="end"/>
            </w:r>
          </w:p>
        </w:tc>
        <w:tc>
          <w:tcPr>
            <w:tcW w:w="1349" w:type="dxa"/>
          </w:tcPr>
          <w:p w14:paraId="42AEA2E1" w14:textId="2037C7ED" w:rsidR="00860FCB" w:rsidRDefault="00860FCB" w:rsidP="00CB700D">
            <w:r>
              <w:fldChar w:fldCharType="begin"/>
            </w:r>
            <w:r>
              <w:instrText xml:space="preserve"> REF _Ref435438533 \h </w:instrText>
            </w:r>
            <w:r>
              <w:fldChar w:fldCharType="separate"/>
            </w:r>
            <w:r w:rsidR="00E315A4" w:rsidRPr="00AB1781">
              <w:t>K</w:t>
            </w:r>
            <w:r w:rsidR="00E315A4">
              <w:t>athisma 5</w:t>
            </w:r>
            <w:r>
              <w:fldChar w:fldCharType="end"/>
            </w:r>
          </w:p>
        </w:tc>
        <w:tc>
          <w:tcPr>
            <w:tcW w:w="1397" w:type="dxa"/>
          </w:tcPr>
          <w:p w14:paraId="40AB77A4" w14:textId="1FD8FB50" w:rsidR="00860FCB" w:rsidRDefault="00860FCB" w:rsidP="00CB700D">
            <w:r>
              <w:fldChar w:fldCharType="begin"/>
            </w:r>
            <w:r>
              <w:instrText xml:space="preserve"> REF _Ref435438548 \h </w:instrText>
            </w:r>
            <w:r>
              <w:fldChar w:fldCharType="separate"/>
            </w:r>
            <w:r w:rsidR="00E315A4" w:rsidRPr="00AB1781">
              <w:t>K</w:t>
            </w:r>
            <w:r w:rsidR="00E315A4">
              <w:t>athisma 6</w:t>
            </w:r>
            <w:r>
              <w:fldChar w:fldCharType="end"/>
            </w:r>
          </w:p>
        </w:tc>
        <w:tc>
          <w:tcPr>
            <w:tcW w:w="1053" w:type="dxa"/>
          </w:tcPr>
          <w:p w14:paraId="34010E41" w14:textId="27F5DE04" w:rsidR="00860FCB" w:rsidRDefault="00926985" w:rsidP="00CB700D">
            <w:r>
              <w:fldChar w:fldCharType="begin"/>
            </w:r>
            <w:r>
              <w:instrText xml:space="preserve"> REF _Ref435990010 \h </w:instrText>
            </w:r>
            <w:r>
              <w:fldChar w:fldCharType="separate"/>
            </w:r>
            <w:r w:rsidR="00E315A4">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2A9AB9CF" w:rsidR="00860FCB" w:rsidRDefault="00860FCB" w:rsidP="00CB700D">
            <w:r>
              <w:fldChar w:fldCharType="begin"/>
            </w:r>
            <w:r>
              <w:instrText xml:space="preserve"> REF _Ref435438564 \h  \* MERGEFORMAT </w:instrText>
            </w:r>
            <w:r>
              <w:fldChar w:fldCharType="separate"/>
            </w:r>
            <w:r w:rsidR="00E315A4" w:rsidRPr="00AB1781">
              <w:t>K</w:t>
            </w:r>
            <w:r w:rsidR="00E315A4">
              <w:t>athisma 8</w:t>
            </w:r>
            <w:r>
              <w:fldChar w:fldCharType="end"/>
            </w:r>
          </w:p>
        </w:tc>
        <w:tc>
          <w:tcPr>
            <w:tcW w:w="1349" w:type="dxa"/>
          </w:tcPr>
          <w:p w14:paraId="338C6623" w14:textId="7F3336BF" w:rsidR="00860FCB" w:rsidRDefault="00860FCB" w:rsidP="00CB700D"/>
        </w:tc>
        <w:tc>
          <w:tcPr>
            <w:tcW w:w="1349" w:type="dxa"/>
          </w:tcPr>
          <w:p w14:paraId="2C3720F0" w14:textId="7B572E27" w:rsidR="00860FCB" w:rsidRDefault="00860FCB" w:rsidP="00CB700D">
            <w:r>
              <w:fldChar w:fldCharType="begin"/>
            </w:r>
            <w:r>
              <w:instrText xml:space="preserve"> REF _Ref435438574 \h </w:instrText>
            </w:r>
            <w:r>
              <w:fldChar w:fldCharType="separate"/>
            </w:r>
            <w:r w:rsidR="00E315A4" w:rsidRPr="00AB1781">
              <w:t>K</w:t>
            </w:r>
            <w:r w:rsidR="00E315A4">
              <w:t>athisma 9</w:t>
            </w:r>
            <w:r>
              <w:fldChar w:fldCharType="end"/>
            </w:r>
          </w:p>
        </w:tc>
        <w:tc>
          <w:tcPr>
            <w:tcW w:w="1349" w:type="dxa"/>
          </w:tcPr>
          <w:p w14:paraId="59F750F5" w14:textId="637023EA" w:rsidR="00860FCB" w:rsidRDefault="00860FCB" w:rsidP="00CB700D">
            <w:r>
              <w:fldChar w:fldCharType="begin"/>
            </w:r>
            <w:r>
              <w:instrText xml:space="preserve"> REF _Ref435438582 \h </w:instrText>
            </w:r>
            <w:r>
              <w:fldChar w:fldCharType="separate"/>
            </w:r>
            <w:r w:rsidR="00E315A4" w:rsidRPr="00AB1781">
              <w:t>K</w:t>
            </w:r>
            <w:r w:rsidR="00E315A4">
              <w:t>athisma 10</w:t>
            </w:r>
            <w:r>
              <w:fldChar w:fldCharType="end"/>
            </w:r>
          </w:p>
        </w:tc>
        <w:tc>
          <w:tcPr>
            <w:tcW w:w="1397" w:type="dxa"/>
          </w:tcPr>
          <w:p w14:paraId="7FE9A290" w14:textId="3B747432" w:rsidR="00860FCB" w:rsidRDefault="00860FCB" w:rsidP="00CB700D">
            <w:r>
              <w:fldChar w:fldCharType="begin"/>
            </w:r>
            <w:r>
              <w:instrText xml:space="preserve"> REF _Ref435438587 \h </w:instrText>
            </w:r>
            <w:r>
              <w:fldChar w:fldCharType="separate"/>
            </w:r>
            <w:r w:rsidR="00E315A4" w:rsidRPr="00AB1781">
              <w:t>K</w:t>
            </w:r>
            <w:r w:rsidR="00E315A4">
              <w:t>athisma</w:t>
            </w:r>
            <w:r w:rsidR="00E315A4" w:rsidRPr="00AB1781">
              <w:t xml:space="preserve"> 1</w:t>
            </w:r>
            <w:r w:rsidR="00E315A4">
              <w:t>1</w:t>
            </w:r>
            <w:r>
              <w:fldChar w:fldCharType="end"/>
            </w:r>
          </w:p>
        </w:tc>
        <w:tc>
          <w:tcPr>
            <w:tcW w:w="1053" w:type="dxa"/>
          </w:tcPr>
          <w:p w14:paraId="570FF90A" w14:textId="28138F64" w:rsidR="00860FCB" w:rsidRDefault="00926985" w:rsidP="00CB700D">
            <w:r>
              <w:fldChar w:fldCharType="begin"/>
            </w:r>
            <w:r>
              <w:instrText xml:space="preserve"> REF _Ref435990025 \h </w:instrText>
            </w:r>
            <w:r>
              <w:fldChar w:fldCharType="separate"/>
            </w:r>
            <w:r w:rsidR="00E315A4">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173483AD" w:rsidR="00860FCB" w:rsidRDefault="00860FCB" w:rsidP="00CB700D">
            <w:r>
              <w:fldChar w:fldCharType="begin"/>
            </w:r>
            <w:r>
              <w:instrText xml:space="preserve"> REF _Ref435438606 \h  \* MERGEFORMAT </w:instrText>
            </w:r>
            <w:r>
              <w:fldChar w:fldCharType="separate"/>
            </w:r>
            <w:r w:rsidR="00E315A4" w:rsidRPr="00AB1781">
              <w:t>K</w:t>
            </w:r>
            <w:r w:rsidR="00E315A4">
              <w:t>athisma</w:t>
            </w:r>
            <w:r w:rsidR="00E315A4" w:rsidRPr="00AB1781">
              <w:t xml:space="preserve"> 1</w:t>
            </w:r>
            <w:r w:rsidR="00E315A4">
              <w:t>3</w:t>
            </w:r>
            <w:r>
              <w:fldChar w:fldCharType="end"/>
            </w:r>
            <w:r>
              <w:t xml:space="preserve">, </w:t>
            </w:r>
            <w:r>
              <w:fldChar w:fldCharType="begin"/>
            </w:r>
            <w:r>
              <w:instrText xml:space="preserve"> REF _Ref435438613 \h  \* MERGEFORMAT </w:instrText>
            </w:r>
            <w:r>
              <w:fldChar w:fldCharType="separate"/>
            </w:r>
            <w:r w:rsidR="00E315A4" w:rsidRPr="00AB1781">
              <w:t>K</w:t>
            </w:r>
            <w:r w:rsidR="00E315A4">
              <w:t>athisma</w:t>
            </w:r>
            <w:r w:rsidR="00E315A4" w:rsidRPr="00AB1781">
              <w:t xml:space="preserve"> 1</w:t>
            </w:r>
            <w:r w:rsidR="00E315A4">
              <w:t>4</w:t>
            </w:r>
            <w:r>
              <w:fldChar w:fldCharType="end"/>
            </w:r>
            <w:r>
              <w:t xml:space="preserve">, </w:t>
            </w:r>
            <w:r>
              <w:fldChar w:fldCharType="begin"/>
            </w:r>
            <w:r>
              <w:instrText xml:space="preserve"> REF _Ref435438622 \h  \* MERGEFORMAT </w:instrText>
            </w:r>
            <w:r>
              <w:fldChar w:fldCharType="separate"/>
            </w:r>
            <w:r w:rsidR="00E315A4" w:rsidRPr="00AB1781">
              <w:t>K</w:t>
            </w:r>
            <w:r w:rsidR="00E315A4">
              <w:t>athisma</w:t>
            </w:r>
            <w:r w:rsidR="00E315A4" w:rsidRPr="00AB1781">
              <w:t xml:space="preserve"> 1</w:t>
            </w:r>
            <w:r w:rsidR="00E315A4">
              <w:t>5</w:t>
            </w:r>
            <w:r>
              <w:fldChar w:fldCharType="end"/>
            </w:r>
          </w:p>
        </w:tc>
        <w:tc>
          <w:tcPr>
            <w:tcW w:w="1349" w:type="dxa"/>
          </w:tcPr>
          <w:p w14:paraId="594C345A" w14:textId="1D93CB2E" w:rsidR="00860FCB" w:rsidRDefault="00860FCB" w:rsidP="00CB700D"/>
        </w:tc>
        <w:tc>
          <w:tcPr>
            <w:tcW w:w="1349" w:type="dxa"/>
          </w:tcPr>
          <w:p w14:paraId="5B814A6B" w14:textId="2A739A74" w:rsidR="00860FCB" w:rsidRDefault="00860FCB" w:rsidP="00CB700D">
            <w:r>
              <w:fldChar w:fldCharType="begin"/>
            </w:r>
            <w:r>
              <w:instrText xml:space="preserve"> REF _Ref435438658 \h </w:instrText>
            </w:r>
            <w:r>
              <w:fldChar w:fldCharType="separate"/>
            </w:r>
            <w:r w:rsidR="00E315A4" w:rsidRPr="00AB1781">
              <w:t>K</w:t>
            </w:r>
            <w:r w:rsidR="00E315A4">
              <w:t>athisma</w:t>
            </w:r>
            <w:r w:rsidR="00E315A4" w:rsidRPr="00AB1781">
              <w:t xml:space="preserve"> 1</w:t>
            </w:r>
            <w:r w:rsidR="00E315A4">
              <w:t>9</w:t>
            </w:r>
            <w:r>
              <w:fldChar w:fldCharType="end"/>
            </w:r>
          </w:p>
        </w:tc>
        <w:tc>
          <w:tcPr>
            <w:tcW w:w="1349" w:type="dxa"/>
          </w:tcPr>
          <w:p w14:paraId="0A10D007" w14:textId="1F4FC260" w:rsidR="00860FCB" w:rsidRDefault="00860FCB" w:rsidP="00CB700D">
            <w:r>
              <w:fldChar w:fldCharType="begin"/>
            </w:r>
            <w:r>
              <w:instrText xml:space="preserve"> REF _Ref435438665 \h </w:instrText>
            </w:r>
            <w:r>
              <w:fldChar w:fldCharType="separate"/>
            </w:r>
            <w:r w:rsidR="00E315A4" w:rsidRPr="00AB1781">
              <w:t>K</w:t>
            </w:r>
            <w:r w:rsidR="00E315A4">
              <w:t>athisma 20</w:t>
            </w:r>
            <w:r>
              <w:fldChar w:fldCharType="end"/>
            </w:r>
          </w:p>
        </w:tc>
        <w:tc>
          <w:tcPr>
            <w:tcW w:w="1397" w:type="dxa"/>
          </w:tcPr>
          <w:p w14:paraId="42095843" w14:textId="77777777" w:rsidR="00860FCB" w:rsidRDefault="00860FCB" w:rsidP="00CB700D"/>
        </w:tc>
        <w:tc>
          <w:tcPr>
            <w:tcW w:w="1053" w:type="dxa"/>
          </w:tcPr>
          <w:p w14:paraId="02181986" w14:textId="7A24EB3B" w:rsidR="00860FCB" w:rsidRDefault="00926985" w:rsidP="00CB700D">
            <w:r>
              <w:fldChar w:fldCharType="begin"/>
            </w:r>
            <w:r>
              <w:instrText xml:space="preserve"> REF _Ref435990063 \h </w:instrText>
            </w:r>
            <w:r>
              <w:fldChar w:fldCharType="separate"/>
            </w:r>
            <w:r w:rsidR="00E315A4">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6652DE4A" w:rsidR="00860FCB" w:rsidRDefault="00926985" w:rsidP="00926985">
            <w:r>
              <w:fldChar w:fldCharType="begin"/>
            </w:r>
            <w:r>
              <w:instrText xml:space="preserve"> REF _Ref435990041 \h </w:instrText>
            </w:r>
            <w:r>
              <w:fldChar w:fldCharType="separate"/>
            </w:r>
            <w:r w:rsidR="00E315A4">
              <w:t>Kathisma 16</w:t>
            </w:r>
            <w:r>
              <w:fldChar w:fldCharType="end"/>
            </w:r>
            <w:r>
              <w:t xml:space="preserve">, </w:t>
            </w:r>
            <w:r>
              <w:fldChar w:fldCharType="begin"/>
            </w:r>
            <w:r>
              <w:instrText xml:space="preserve"> REF _Ref435990049 \h </w:instrText>
            </w:r>
            <w:r>
              <w:fldChar w:fldCharType="separate"/>
            </w:r>
            <w:r w:rsidR="00E315A4">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8E7B60B" w:rsidR="00860FCB" w:rsidRDefault="00D44900" w:rsidP="00336170">
            <w:r>
              <w:fldChar w:fldCharType="begin"/>
            </w:r>
            <w:r>
              <w:instrText xml:space="preserve"> REF _Ref439535283 \h </w:instrText>
            </w:r>
            <w:r>
              <w:fldChar w:fldCharType="separate"/>
            </w:r>
            <w:r w:rsidR="00E315A4">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2D3EAFD2" w:rsidR="000B1D6D" w:rsidRDefault="000B1D6D" w:rsidP="000B1D6D">
            <w:r>
              <w:fldChar w:fldCharType="begin"/>
            </w:r>
            <w:r>
              <w:instrText xml:space="preserve"> REF _Ref435438475 \h  \* MERGEFORMAT </w:instrText>
            </w:r>
            <w:r>
              <w:fldChar w:fldCharType="separate"/>
            </w:r>
            <w:r w:rsidR="00E315A4" w:rsidRPr="00AB1781">
              <w:t>K</w:t>
            </w:r>
            <w:r w:rsidR="00E315A4">
              <w:t>athisma 2</w:t>
            </w:r>
            <w:r>
              <w:fldChar w:fldCharType="end"/>
            </w:r>
            <w:r>
              <w:t xml:space="preserve">, </w:t>
            </w:r>
            <w:r>
              <w:fldChar w:fldCharType="begin"/>
            </w:r>
            <w:r>
              <w:instrText xml:space="preserve"> REF _Ref435438484 \h  \* MERGEFORMAT </w:instrText>
            </w:r>
            <w:r>
              <w:fldChar w:fldCharType="separate"/>
            </w:r>
            <w:r w:rsidR="00E315A4" w:rsidRPr="00AB1781">
              <w:t>K</w:t>
            </w:r>
            <w:r w:rsidR="00E315A4">
              <w:t>athisma 3</w:t>
            </w:r>
            <w:r>
              <w:fldChar w:fldCharType="end"/>
            </w:r>
            <w:r>
              <w:t xml:space="preserve">, </w:t>
            </w:r>
            <w:r>
              <w:fldChar w:fldCharType="begin"/>
            </w:r>
            <w:r>
              <w:instrText xml:space="preserve"> REF _Ref435990049 \h </w:instrText>
            </w:r>
            <w:r>
              <w:fldChar w:fldCharType="separate"/>
            </w:r>
            <w:r w:rsidR="00E315A4">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F25D3E" w:rsidR="000B1D6D" w:rsidRDefault="000B1D6D" w:rsidP="000B1D6D">
            <w:pPr>
              <w:jc w:val="left"/>
            </w:pPr>
            <w:r>
              <w:fldChar w:fldCharType="begin"/>
            </w:r>
            <w:r>
              <w:instrText xml:space="preserve"> REF _Ref435989991 \h </w:instrText>
            </w:r>
            <w:r>
              <w:fldChar w:fldCharType="separate"/>
            </w:r>
            <w:r w:rsidR="00E315A4">
              <w:t>Kathisma 4</w:t>
            </w:r>
            <w:r>
              <w:fldChar w:fldCharType="end"/>
            </w:r>
            <w:r>
              <w:t xml:space="preserve">, </w:t>
            </w:r>
            <w:r>
              <w:fldChar w:fldCharType="begin"/>
            </w:r>
            <w:r>
              <w:instrText xml:space="preserve"> REF _Ref435438533 \h  \* MERGEFORMAT </w:instrText>
            </w:r>
            <w:r>
              <w:fldChar w:fldCharType="separate"/>
            </w:r>
            <w:r w:rsidR="00E315A4" w:rsidRPr="00AB1781">
              <w:t>K</w:t>
            </w:r>
            <w:r w:rsidR="00E315A4">
              <w:t>athisma 5</w:t>
            </w:r>
            <w:r>
              <w:fldChar w:fldCharType="end"/>
            </w:r>
            <w:r>
              <w:t xml:space="preserve">, </w:t>
            </w:r>
            <w:r>
              <w:fldChar w:fldCharType="begin"/>
            </w:r>
            <w:r>
              <w:instrText xml:space="preserve"> REF _Ref435438548 \h  \* MERGEFORMAT </w:instrText>
            </w:r>
            <w:r>
              <w:fldChar w:fldCharType="separate"/>
            </w:r>
            <w:r w:rsidR="00E315A4" w:rsidRPr="00AB1781">
              <w:t>K</w:t>
            </w:r>
            <w:r w:rsidR="00E315A4">
              <w:t>athisma 6</w:t>
            </w:r>
            <w:r>
              <w:fldChar w:fldCharType="end"/>
            </w:r>
          </w:p>
          <w:p w14:paraId="26164726" w14:textId="77777777" w:rsidR="000B1D6D" w:rsidRDefault="000B1D6D" w:rsidP="000B1D6D"/>
        </w:tc>
        <w:tc>
          <w:tcPr>
            <w:tcW w:w="1349" w:type="dxa"/>
          </w:tcPr>
          <w:p w14:paraId="3FB43F31" w14:textId="062937AF" w:rsidR="000B1D6D" w:rsidRDefault="000B1D6D" w:rsidP="000B1D6D">
            <w:r>
              <w:fldChar w:fldCharType="begin"/>
            </w:r>
            <w:r>
              <w:instrText xml:space="preserve"> REF _Ref435990010 \h </w:instrText>
            </w:r>
            <w:r>
              <w:fldChar w:fldCharType="separate"/>
            </w:r>
            <w:r w:rsidR="00E315A4">
              <w:t>Kathisma 7</w:t>
            </w:r>
            <w:r>
              <w:fldChar w:fldCharType="end"/>
            </w:r>
          </w:p>
        </w:tc>
        <w:tc>
          <w:tcPr>
            <w:tcW w:w="1349" w:type="dxa"/>
          </w:tcPr>
          <w:p w14:paraId="00E91219" w14:textId="6F03BDFD" w:rsidR="000B1D6D" w:rsidRDefault="000B1D6D" w:rsidP="000B1D6D">
            <w:r>
              <w:fldChar w:fldCharType="begin"/>
            </w:r>
            <w:r>
              <w:instrText xml:space="preserve"> REF _Ref435438564 \h </w:instrText>
            </w:r>
            <w:r>
              <w:fldChar w:fldCharType="separate"/>
            </w:r>
            <w:r w:rsidR="00E315A4" w:rsidRPr="00AB1781">
              <w:t>K</w:t>
            </w:r>
            <w:r w:rsidR="00E315A4">
              <w:t>athisma 8</w:t>
            </w:r>
            <w:r>
              <w:fldChar w:fldCharType="end"/>
            </w:r>
          </w:p>
        </w:tc>
        <w:tc>
          <w:tcPr>
            <w:tcW w:w="1349" w:type="dxa"/>
          </w:tcPr>
          <w:p w14:paraId="0867EDA7" w14:textId="42BD8EA0" w:rsidR="000B1D6D" w:rsidRDefault="000B1D6D" w:rsidP="000B1D6D">
            <w:r>
              <w:fldChar w:fldCharType="begin"/>
            </w:r>
            <w:r>
              <w:instrText xml:space="preserve"> REF _Ref435438574 \h </w:instrText>
            </w:r>
            <w:r>
              <w:fldChar w:fldCharType="separate"/>
            </w:r>
            <w:r w:rsidR="00E315A4" w:rsidRPr="00AB1781">
              <w:t>K</w:t>
            </w:r>
            <w:r w:rsidR="00E315A4">
              <w:t>athisma 9</w:t>
            </w:r>
            <w:r>
              <w:fldChar w:fldCharType="end"/>
            </w:r>
          </w:p>
        </w:tc>
        <w:tc>
          <w:tcPr>
            <w:tcW w:w="1397" w:type="dxa"/>
          </w:tcPr>
          <w:p w14:paraId="1614C55C" w14:textId="4F4A5378" w:rsidR="000B1D6D" w:rsidRDefault="000B1D6D" w:rsidP="000B1D6D">
            <w:r>
              <w:fldChar w:fldCharType="begin"/>
            </w:r>
            <w:r>
              <w:instrText xml:space="preserve"> REF _Ref435438582 \h  \* MERGEFORMAT </w:instrText>
            </w:r>
            <w:r>
              <w:fldChar w:fldCharType="separate"/>
            </w:r>
            <w:r w:rsidR="00E315A4" w:rsidRPr="00AB1781">
              <w:t>K</w:t>
            </w:r>
            <w:r w:rsidR="00E315A4">
              <w:t>athisma 10</w:t>
            </w:r>
            <w:r>
              <w:fldChar w:fldCharType="end"/>
            </w:r>
          </w:p>
        </w:tc>
        <w:tc>
          <w:tcPr>
            <w:tcW w:w="1053" w:type="dxa"/>
          </w:tcPr>
          <w:p w14:paraId="35E42769" w14:textId="67C40601" w:rsidR="000B1D6D" w:rsidRDefault="000B1D6D" w:rsidP="000B1D6D">
            <w:r>
              <w:fldChar w:fldCharType="begin"/>
            </w:r>
            <w:r>
              <w:instrText xml:space="preserve"> REF _Ref435438587 \h  \* MERGEFORMAT </w:instrText>
            </w:r>
            <w:r>
              <w:fldChar w:fldCharType="separate"/>
            </w:r>
            <w:r w:rsidR="00E315A4" w:rsidRPr="00AB1781">
              <w:t>K</w:t>
            </w:r>
            <w:r w:rsidR="00E315A4">
              <w:t>athisma</w:t>
            </w:r>
            <w:r w:rsidR="00E315A4" w:rsidRPr="00AB1781">
              <w:t xml:space="preserve"> 1</w:t>
            </w:r>
            <w:r w:rsidR="00E315A4">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5C6D3F7B" w:rsidR="000B1D6D" w:rsidRDefault="000B1D6D" w:rsidP="000B1D6D">
            <w:r>
              <w:fldChar w:fldCharType="begin"/>
            </w:r>
            <w:r>
              <w:instrText xml:space="preserve"> REF _Ref435990025 \h </w:instrText>
            </w:r>
            <w:r>
              <w:fldChar w:fldCharType="separate"/>
            </w:r>
            <w:r w:rsidR="00E315A4">
              <w:t>Kathisma 12</w:t>
            </w:r>
            <w:r>
              <w:fldChar w:fldCharType="end"/>
            </w:r>
          </w:p>
        </w:tc>
        <w:tc>
          <w:tcPr>
            <w:tcW w:w="1349" w:type="dxa"/>
          </w:tcPr>
          <w:p w14:paraId="28ECDB90" w14:textId="3F0AB39C" w:rsidR="000B1D6D" w:rsidRDefault="000B1D6D" w:rsidP="000B1D6D"/>
        </w:tc>
        <w:tc>
          <w:tcPr>
            <w:tcW w:w="1349" w:type="dxa"/>
          </w:tcPr>
          <w:p w14:paraId="21AFE0AE" w14:textId="0A746275" w:rsidR="000B1D6D" w:rsidRDefault="000B1D6D" w:rsidP="000B1D6D">
            <w:r>
              <w:fldChar w:fldCharType="begin"/>
            </w:r>
            <w:r>
              <w:instrText xml:space="preserve"> REF _Ref435438606 \h  \* MERGEFORMAT </w:instrText>
            </w:r>
            <w:r>
              <w:fldChar w:fldCharType="separate"/>
            </w:r>
            <w:r w:rsidR="00E315A4" w:rsidRPr="00AB1781">
              <w:t>K</w:t>
            </w:r>
            <w:r w:rsidR="00E315A4">
              <w:t>athisma</w:t>
            </w:r>
            <w:r w:rsidR="00E315A4" w:rsidRPr="00AB1781">
              <w:t xml:space="preserve"> 1</w:t>
            </w:r>
            <w:r w:rsidR="00E315A4">
              <w:t>3</w:t>
            </w:r>
            <w:r>
              <w:fldChar w:fldCharType="end"/>
            </w:r>
          </w:p>
        </w:tc>
        <w:tc>
          <w:tcPr>
            <w:tcW w:w="1349" w:type="dxa"/>
          </w:tcPr>
          <w:p w14:paraId="734B43FB" w14:textId="353D182D" w:rsidR="000B1D6D" w:rsidRDefault="000B1D6D" w:rsidP="000B1D6D">
            <w:r>
              <w:fldChar w:fldCharType="begin"/>
            </w:r>
            <w:r>
              <w:instrText xml:space="preserve"> REF _Ref435438613 \h </w:instrText>
            </w:r>
            <w:r>
              <w:fldChar w:fldCharType="separate"/>
            </w:r>
            <w:r w:rsidR="00E315A4" w:rsidRPr="00AB1781">
              <w:t>K</w:t>
            </w:r>
            <w:r w:rsidR="00E315A4">
              <w:t>athisma</w:t>
            </w:r>
            <w:r w:rsidR="00E315A4" w:rsidRPr="00AB1781">
              <w:t xml:space="preserve"> 1</w:t>
            </w:r>
            <w:r w:rsidR="00E315A4">
              <w:t>4</w:t>
            </w:r>
            <w:r>
              <w:fldChar w:fldCharType="end"/>
            </w:r>
          </w:p>
        </w:tc>
        <w:tc>
          <w:tcPr>
            <w:tcW w:w="1397" w:type="dxa"/>
          </w:tcPr>
          <w:p w14:paraId="297BED0B" w14:textId="737E1D88" w:rsidR="000B1D6D" w:rsidRDefault="000B1D6D" w:rsidP="000B1D6D">
            <w:r>
              <w:fldChar w:fldCharType="begin"/>
            </w:r>
            <w:r>
              <w:instrText xml:space="preserve"> REF _Ref435438622 \h </w:instrText>
            </w:r>
            <w:r>
              <w:fldChar w:fldCharType="separate"/>
            </w:r>
            <w:r w:rsidR="00E315A4" w:rsidRPr="00AB1781">
              <w:t>K</w:t>
            </w:r>
            <w:r w:rsidR="00E315A4">
              <w:t>athisma</w:t>
            </w:r>
            <w:r w:rsidR="00E315A4" w:rsidRPr="00AB1781">
              <w:t xml:space="preserve"> 1</w:t>
            </w:r>
            <w:r w:rsidR="00E315A4">
              <w:t>5</w:t>
            </w:r>
            <w:r>
              <w:fldChar w:fldCharType="end"/>
            </w:r>
          </w:p>
        </w:tc>
        <w:tc>
          <w:tcPr>
            <w:tcW w:w="1053" w:type="dxa"/>
          </w:tcPr>
          <w:p w14:paraId="12419863" w14:textId="01ECFEEE" w:rsidR="000B1D6D" w:rsidRDefault="000B1D6D" w:rsidP="000B1D6D">
            <w:r>
              <w:fldChar w:fldCharType="begin"/>
            </w:r>
            <w:r>
              <w:instrText xml:space="preserve"> REF _Ref435990041 \h </w:instrText>
            </w:r>
            <w:r>
              <w:fldChar w:fldCharType="separate"/>
            </w:r>
            <w:r w:rsidR="00E315A4">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51B3144" w:rsidR="000B1D6D" w:rsidRDefault="000B1D6D" w:rsidP="00336170">
            <w:r>
              <w:fldChar w:fldCharType="begin"/>
            </w:r>
            <w:r>
              <w:instrText xml:space="preserve"> REF _Ref435438658 \h </w:instrText>
            </w:r>
            <w:r w:rsidR="00336170">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r>
              <w:t>,</w:t>
            </w:r>
          </w:p>
          <w:p w14:paraId="761F72EF" w14:textId="6ECC4206" w:rsidR="00D44900" w:rsidRDefault="000B1D6D" w:rsidP="00D44900">
            <w:r>
              <w:fldChar w:fldCharType="begin"/>
            </w:r>
            <w:r>
              <w:instrText xml:space="preserve"> REF _Ref435438665 \h  \* MERGEFORMAT </w:instrText>
            </w:r>
            <w:r>
              <w:fldChar w:fldCharType="separate"/>
            </w:r>
            <w:r w:rsidR="00E315A4" w:rsidRPr="00AB1781">
              <w:t>K</w:t>
            </w:r>
            <w:r w:rsidR="00E315A4">
              <w:t>athisma 20</w:t>
            </w:r>
            <w:r>
              <w:fldChar w:fldCharType="end"/>
            </w:r>
            <w:r>
              <w:t xml:space="preserve">, </w:t>
            </w:r>
            <w:r w:rsidR="00D44900">
              <w:fldChar w:fldCharType="begin"/>
            </w:r>
            <w:r w:rsidR="00D44900">
              <w:instrText xml:space="preserve"> REF _Ref439535283 \h </w:instrText>
            </w:r>
            <w:r w:rsidR="00D44900">
              <w:fldChar w:fldCharType="separate"/>
            </w:r>
            <w:r w:rsidR="00E315A4">
              <w:t>Kathisma 1</w:t>
            </w:r>
            <w:r w:rsidR="00D44900">
              <w:fldChar w:fldCharType="end"/>
            </w:r>
          </w:p>
          <w:p w14:paraId="5D7486A3" w14:textId="6375D308" w:rsidR="000B1D6D" w:rsidRDefault="000B1D6D" w:rsidP="00336170"/>
        </w:tc>
        <w:tc>
          <w:tcPr>
            <w:tcW w:w="1349" w:type="dxa"/>
          </w:tcPr>
          <w:p w14:paraId="5A5E0310" w14:textId="5A768586" w:rsidR="000B1D6D" w:rsidRDefault="000B1D6D" w:rsidP="000B1D6D">
            <w:r>
              <w:fldChar w:fldCharType="begin"/>
            </w:r>
            <w:r>
              <w:instrText xml:space="preserve"> REF _Ref435438475 \h </w:instrText>
            </w:r>
            <w:r>
              <w:fldChar w:fldCharType="separate"/>
            </w:r>
            <w:r w:rsidR="00E315A4" w:rsidRPr="00AB1781">
              <w:t>K</w:t>
            </w:r>
            <w:r w:rsidR="00E315A4">
              <w:t>athisma 2</w:t>
            </w:r>
            <w:r>
              <w:fldChar w:fldCharType="end"/>
            </w:r>
          </w:p>
        </w:tc>
        <w:tc>
          <w:tcPr>
            <w:tcW w:w="1349" w:type="dxa"/>
          </w:tcPr>
          <w:p w14:paraId="63A87392" w14:textId="11566885" w:rsidR="000B1D6D" w:rsidRDefault="000B1D6D" w:rsidP="000B1D6D">
            <w:r>
              <w:fldChar w:fldCharType="begin"/>
            </w:r>
            <w:r>
              <w:instrText xml:space="preserve"> REF _Ref435438484 \h </w:instrText>
            </w:r>
            <w:r>
              <w:fldChar w:fldCharType="separate"/>
            </w:r>
            <w:r w:rsidR="00E315A4" w:rsidRPr="00AB1781">
              <w:t>K</w:t>
            </w:r>
            <w:r w:rsidR="00E315A4">
              <w:t>athisma 3</w:t>
            </w:r>
            <w:r>
              <w:fldChar w:fldCharType="end"/>
            </w:r>
          </w:p>
        </w:tc>
        <w:tc>
          <w:tcPr>
            <w:tcW w:w="1349" w:type="dxa"/>
          </w:tcPr>
          <w:p w14:paraId="5066A46B" w14:textId="268B1C7A" w:rsidR="000B1D6D" w:rsidRDefault="000B1D6D" w:rsidP="000B1D6D">
            <w:r>
              <w:fldChar w:fldCharType="begin"/>
            </w:r>
            <w:r>
              <w:instrText xml:space="preserve"> REF _Ref435989991 \h </w:instrText>
            </w:r>
            <w:r>
              <w:fldChar w:fldCharType="separate"/>
            </w:r>
            <w:r w:rsidR="00E315A4">
              <w:t>Kathisma 4</w:t>
            </w:r>
            <w:r>
              <w:fldChar w:fldCharType="end"/>
            </w:r>
          </w:p>
        </w:tc>
        <w:tc>
          <w:tcPr>
            <w:tcW w:w="1397" w:type="dxa"/>
          </w:tcPr>
          <w:p w14:paraId="0CBE8ACB" w14:textId="7485D80E" w:rsidR="000B1D6D" w:rsidRDefault="000B1D6D" w:rsidP="000B1D6D">
            <w:r>
              <w:fldChar w:fldCharType="begin"/>
            </w:r>
            <w:r>
              <w:instrText xml:space="preserve"> REF _Ref435438533 \h </w:instrText>
            </w:r>
            <w:r>
              <w:fldChar w:fldCharType="separate"/>
            </w:r>
            <w:r w:rsidR="00E315A4" w:rsidRPr="00AB1781">
              <w:t>K</w:t>
            </w:r>
            <w:r w:rsidR="00E315A4">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6A855C28" w:rsidR="000B1D6D" w:rsidRDefault="000B1D6D" w:rsidP="000B1D6D">
            <w:r>
              <w:fldChar w:fldCharType="begin"/>
            </w:r>
            <w:r>
              <w:instrText xml:space="preserve"> REF _Ref435438548 \h </w:instrText>
            </w:r>
            <w:r>
              <w:fldChar w:fldCharType="separate"/>
            </w:r>
            <w:r w:rsidR="00E315A4" w:rsidRPr="00AB1781">
              <w:t>K</w:t>
            </w:r>
            <w:r w:rsidR="00E315A4">
              <w:t>athisma 6</w:t>
            </w:r>
            <w:r>
              <w:fldChar w:fldCharType="end"/>
            </w:r>
            <w:r>
              <w:t>,</w:t>
            </w:r>
          </w:p>
          <w:p w14:paraId="4FDC4FF4" w14:textId="7862B8A0" w:rsidR="000B1D6D" w:rsidRDefault="000B1D6D" w:rsidP="000B1D6D">
            <w:r>
              <w:fldChar w:fldCharType="begin"/>
            </w:r>
            <w:r>
              <w:instrText xml:space="preserve"> REF _Ref435990010 \h </w:instrText>
            </w:r>
            <w:r>
              <w:fldChar w:fldCharType="separate"/>
            </w:r>
            <w:r w:rsidR="00E315A4">
              <w:t>Kathisma 7</w:t>
            </w:r>
            <w:r>
              <w:fldChar w:fldCharType="end"/>
            </w:r>
            <w:r>
              <w:t>,</w:t>
            </w:r>
          </w:p>
          <w:p w14:paraId="5BB7EA2C" w14:textId="0F6FD5D4" w:rsidR="000B1D6D" w:rsidRDefault="000B1D6D" w:rsidP="000B1D6D">
            <w:r>
              <w:fldChar w:fldCharType="begin"/>
            </w:r>
            <w:r>
              <w:instrText xml:space="preserve"> REF _Ref435438564 \h  \* MERGEFORMAT </w:instrText>
            </w:r>
            <w:r>
              <w:fldChar w:fldCharType="separate"/>
            </w:r>
            <w:r w:rsidR="00E315A4" w:rsidRPr="00AB1781">
              <w:t>K</w:t>
            </w:r>
            <w:r w:rsidR="00E315A4">
              <w:t>athisma 8</w:t>
            </w:r>
            <w:r>
              <w:fldChar w:fldCharType="end"/>
            </w:r>
          </w:p>
        </w:tc>
        <w:tc>
          <w:tcPr>
            <w:tcW w:w="1349" w:type="dxa"/>
          </w:tcPr>
          <w:p w14:paraId="399F8E6C" w14:textId="7E963A6E" w:rsidR="000B1D6D" w:rsidRDefault="000B1D6D" w:rsidP="000B1D6D">
            <w:r>
              <w:fldChar w:fldCharType="begin"/>
            </w:r>
            <w:r>
              <w:instrText xml:space="preserve"> REF _Ref435438574 \h </w:instrText>
            </w:r>
            <w:r>
              <w:fldChar w:fldCharType="separate"/>
            </w:r>
            <w:r w:rsidR="00E315A4" w:rsidRPr="00AB1781">
              <w:t>K</w:t>
            </w:r>
            <w:r w:rsidR="00E315A4">
              <w:t>athisma 9</w:t>
            </w:r>
            <w:r>
              <w:fldChar w:fldCharType="end"/>
            </w:r>
          </w:p>
        </w:tc>
        <w:tc>
          <w:tcPr>
            <w:tcW w:w="1349" w:type="dxa"/>
          </w:tcPr>
          <w:p w14:paraId="3927A96A" w14:textId="3C12ECF0" w:rsidR="000B1D6D" w:rsidRDefault="000B1D6D" w:rsidP="000B1D6D">
            <w:r>
              <w:fldChar w:fldCharType="begin"/>
            </w:r>
            <w:r>
              <w:instrText xml:space="preserve"> REF _Ref435438582 \h </w:instrText>
            </w:r>
            <w:r>
              <w:fldChar w:fldCharType="separate"/>
            </w:r>
            <w:r w:rsidR="00E315A4" w:rsidRPr="00AB1781">
              <w:t>K</w:t>
            </w:r>
            <w:r w:rsidR="00E315A4">
              <w:t>athisma 10</w:t>
            </w:r>
            <w:r>
              <w:fldChar w:fldCharType="end"/>
            </w:r>
          </w:p>
        </w:tc>
        <w:tc>
          <w:tcPr>
            <w:tcW w:w="1349" w:type="dxa"/>
          </w:tcPr>
          <w:p w14:paraId="419B1BBA" w14:textId="0930F0B4" w:rsidR="000B1D6D" w:rsidRDefault="000B1D6D" w:rsidP="000B1D6D">
            <w:r>
              <w:fldChar w:fldCharType="begin"/>
            </w:r>
            <w:r>
              <w:instrText xml:space="preserve"> REF _Ref435438587 \h </w:instrText>
            </w:r>
            <w:r>
              <w:fldChar w:fldCharType="separate"/>
            </w:r>
            <w:r w:rsidR="00E315A4" w:rsidRPr="00AB1781">
              <w:t>K</w:t>
            </w:r>
            <w:r w:rsidR="00E315A4">
              <w:t>athisma</w:t>
            </w:r>
            <w:r w:rsidR="00E315A4" w:rsidRPr="00AB1781">
              <w:t xml:space="preserve"> 1</w:t>
            </w:r>
            <w:r w:rsidR="00E315A4">
              <w:t>1</w:t>
            </w:r>
            <w:r>
              <w:fldChar w:fldCharType="end"/>
            </w:r>
          </w:p>
        </w:tc>
        <w:tc>
          <w:tcPr>
            <w:tcW w:w="1397" w:type="dxa"/>
          </w:tcPr>
          <w:p w14:paraId="76838EB3" w14:textId="5F95C271" w:rsidR="000B1D6D" w:rsidRDefault="000B1D6D" w:rsidP="000B1D6D">
            <w:r>
              <w:fldChar w:fldCharType="begin"/>
            </w:r>
            <w:r>
              <w:instrText xml:space="preserve"> REF _Ref435990025 \h </w:instrText>
            </w:r>
            <w:r>
              <w:fldChar w:fldCharType="separate"/>
            </w:r>
            <w:r w:rsidR="00E315A4">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2811B240" w:rsidR="000B1D6D" w:rsidRDefault="000B1D6D" w:rsidP="000B1D6D">
            <w:r>
              <w:fldChar w:fldCharType="begin"/>
            </w:r>
            <w:r>
              <w:instrText xml:space="preserve"> REF _Ref435438606 \h  \* MERGEFORMAT </w:instrText>
            </w:r>
            <w:r>
              <w:fldChar w:fldCharType="separate"/>
            </w:r>
            <w:r w:rsidR="00E315A4" w:rsidRPr="00AB1781">
              <w:t>K</w:t>
            </w:r>
            <w:r w:rsidR="00E315A4">
              <w:t>athisma</w:t>
            </w:r>
            <w:r w:rsidR="00E315A4" w:rsidRPr="00AB1781">
              <w:t xml:space="preserve"> 1</w:t>
            </w:r>
            <w:r w:rsidR="00E315A4">
              <w:t>3</w:t>
            </w:r>
            <w:r>
              <w:fldChar w:fldCharType="end"/>
            </w:r>
            <w:r>
              <w:t xml:space="preserve">, </w:t>
            </w:r>
            <w:r>
              <w:fldChar w:fldCharType="begin"/>
            </w:r>
            <w:r>
              <w:instrText xml:space="preserve"> REF _Ref435438613 \h  \* MERGEFORMAT </w:instrText>
            </w:r>
            <w:r>
              <w:fldChar w:fldCharType="separate"/>
            </w:r>
            <w:r w:rsidR="00E315A4" w:rsidRPr="00AB1781">
              <w:t>K</w:t>
            </w:r>
            <w:r w:rsidR="00E315A4">
              <w:t>athisma</w:t>
            </w:r>
            <w:r w:rsidR="00E315A4" w:rsidRPr="00AB1781">
              <w:t xml:space="preserve"> 1</w:t>
            </w:r>
            <w:r w:rsidR="00E315A4">
              <w:t>4</w:t>
            </w:r>
            <w:r>
              <w:fldChar w:fldCharType="end"/>
            </w:r>
            <w:r>
              <w:t xml:space="preserve">, </w:t>
            </w:r>
            <w:r>
              <w:fldChar w:fldCharType="begin"/>
            </w:r>
            <w:r>
              <w:instrText xml:space="preserve"> REF _Ref435438622 \h  \* MERGEFORMAT </w:instrText>
            </w:r>
            <w:r>
              <w:fldChar w:fldCharType="separate"/>
            </w:r>
            <w:r w:rsidR="00E315A4" w:rsidRPr="00AB1781">
              <w:t>K</w:t>
            </w:r>
            <w:r w:rsidR="00E315A4">
              <w:t>athisma</w:t>
            </w:r>
            <w:r w:rsidR="00E315A4" w:rsidRPr="00AB1781">
              <w:t xml:space="preserve"> 1</w:t>
            </w:r>
            <w:r w:rsidR="00E315A4">
              <w:t>5</w:t>
            </w:r>
            <w:r>
              <w:fldChar w:fldCharType="end"/>
            </w:r>
          </w:p>
        </w:tc>
        <w:tc>
          <w:tcPr>
            <w:tcW w:w="1349" w:type="dxa"/>
          </w:tcPr>
          <w:p w14:paraId="4F3A59D1" w14:textId="77777777" w:rsidR="000B1D6D" w:rsidRDefault="000B1D6D" w:rsidP="000B1D6D"/>
        </w:tc>
        <w:tc>
          <w:tcPr>
            <w:tcW w:w="1349" w:type="dxa"/>
          </w:tcPr>
          <w:p w14:paraId="0C9483B1" w14:textId="68FA66B2" w:rsidR="000B1D6D" w:rsidRDefault="000B1D6D" w:rsidP="000B1D6D">
            <w:r>
              <w:fldChar w:fldCharType="begin"/>
            </w:r>
            <w:r>
              <w:instrText xml:space="preserve"> REF _Ref435438658 \h </w:instrText>
            </w:r>
            <w:r>
              <w:fldChar w:fldCharType="separate"/>
            </w:r>
            <w:r w:rsidR="00E315A4" w:rsidRPr="00AB1781">
              <w:t>K</w:t>
            </w:r>
            <w:r w:rsidR="00E315A4">
              <w:t>athisma</w:t>
            </w:r>
            <w:r w:rsidR="00E315A4" w:rsidRPr="00AB1781">
              <w:t xml:space="preserve"> 1</w:t>
            </w:r>
            <w:r w:rsidR="00E315A4">
              <w:t>9</w:t>
            </w:r>
            <w:r>
              <w:fldChar w:fldCharType="end"/>
            </w:r>
          </w:p>
        </w:tc>
        <w:tc>
          <w:tcPr>
            <w:tcW w:w="1349" w:type="dxa"/>
          </w:tcPr>
          <w:p w14:paraId="388CCBD5" w14:textId="44057F48" w:rsidR="000B1D6D" w:rsidRDefault="000B1D6D" w:rsidP="000B1D6D">
            <w:r>
              <w:fldChar w:fldCharType="begin"/>
            </w:r>
            <w:r>
              <w:instrText xml:space="preserve"> REF _Ref435438665 \h </w:instrText>
            </w:r>
            <w:r>
              <w:fldChar w:fldCharType="separate"/>
            </w:r>
            <w:r w:rsidR="00E315A4" w:rsidRPr="00AB1781">
              <w:t>K</w:t>
            </w:r>
            <w:r w:rsidR="00E315A4">
              <w:t>athisma 20</w:t>
            </w:r>
            <w:r>
              <w:fldChar w:fldCharType="end"/>
            </w:r>
          </w:p>
        </w:tc>
        <w:tc>
          <w:tcPr>
            <w:tcW w:w="1397" w:type="dxa"/>
          </w:tcPr>
          <w:p w14:paraId="0C747C81" w14:textId="77777777" w:rsidR="000B1D6D" w:rsidRDefault="000B1D6D" w:rsidP="000B1D6D"/>
        </w:tc>
        <w:tc>
          <w:tcPr>
            <w:tcW w:w="1053" w:type="dxa"/>
          </w:tcPr>
          <w:p w14:paraId="6BD91755" w14:textId="1771DEB2" w:rsidR="000B1D6D" w:rsidRDefault="000B1D6D" w:rsidP="000B1D6D">
            <w:r>
              <w:fldChar w:fldCharType="begin"/>
            </w:r>
            <w:r>
              <w:instrText xml:space="preserve"> REF _Ref435990063 \h </w:instrText>
            </w:r>
            <w:r>
              <w:fldChar w:fldCharType="separate"/>
            </w:r>
            <w:r w:rsidR="00E315A4">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F2E3BAF" w:rsidR="000B1D6D" w:rsidRDefault="000B1D6D" w:rsidP="000B1D6D">
            <w:r>
              <w:fldChar w:fldCharType="begin"/>
            </w:r>
            <w:r>
              <w:instrText xml:space="preserve"> REF _Ref435990041 \h </w:instrText>
            </w:r>
            <w:r>
              <w:fldChar w:fldCharType="separate"/>
            </w:r>
            <w:r w:rsidR="00E315A4">
              <w:t>Kathisma 16</w:t>
            </w:r>
            <w:r>
              <w:fldChar w:fldCharType="end"/>
            </w:r>
            <w:r>
              <w:t xml:space="preserve">, </w:t>
            </w:r>
            <w:r>
              <w:fldChar w:fldCharType="begin"/>
            </w:r>
            <w:r>
              <w:instrText xml:space="preserve"> REF _Ref435990049 \h </w:instrText>
            </w:r>
            <w:r>
              <w:fldChar w:fldCharType="separate"/>
            </w:r>
            <w:r w:rsidR="00E315A4">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E51377C" w:rsidR="000B1D6D" w:rsidRDefault="00D44900" w:rsidP="00336170">
            <w:r>
              <w:fldChar w:fldCharType="begin"/>
            </w:r>
            <w:r>
              <w:instrText xml:space="preserve"> REF _Ref439535283 \h </w:instrText>
            </w:r>
            <w:r>
              <w:fldChar w:fldCharType="separate"/>
            </w:r>
            <w:r w:rsidR="00E315A4">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355B4C4" w:rsidR="00860FCB" w:rsidRDefault="00860FCB" w:rsidP="000B1D6D">
            <w:pPr>
              <w:jc w:val="left"/>
            </w:pPr>
            <w:r>
              <w:fldChar w:fldCharType="begin"/>
            </w:r>
            <w:r>
              <w:instrText xml:space="preserve"> REF _Ref435438475 \h  \* MERGEFORMAT </w:instrText>
            </w:r>
            <w:r>
              <w:fldChar w:fldCharType="separate"/>
            </w:r>
            <w:r w:rsidR="00E315A4" w:rsidRPr="00AB1781">
              <w:t>K</w:t>
            </w:r>
            <w:r w:rsidR="00E315A4">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315A4" w:rsidRPr="00AB1781">
              <w:t>K</w:t>
            </w:r>
            <w:r w:rsidR="00E315A4">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3371D699"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315A4">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315A4" w:rsidRPr="00AB1781">
              <w:t>K</w:t>
            </w:r>
            <w:r w:rsidR="00E315A4">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315A4" w:rsidRPr="00AB1781">
              <w:t>K</w:t>
            </w:r>
            <w:r w:rsidR="00E315A4">
              <w:t>athisma 6</w:t>
            </w:r>
            <w:r w:rsidR="00860FCB">
              <w:fldChar w:fldCharType="end"/>
            </w:r>
          </w:p>
        </w:tc>
        <w:tc>
          <w:tcPr>
            <w:tcW w:w="1897" w:type="dxa"/>
          </w:tcPr>
          <w:p w14:paraId="7DB9D2A0" w14:textId="017F39F5" w:rsidR="00860FCB" w:rsidRDefault="00926985" w:rsidP="0044639B">
            <w:r>
              <w:fldChar w:fldCharType="begin"/>
            </w:r>
            <w:r>
              <w:instrText xml:space="preserve"> REF _Ref435990010 \h </w:instrText>
            </w:r>
            <w:r w:rsidR="000B1D6D">
              <w:instrText xml:space="preserve"> \* MERGEFORMAT </w:instrText>
            </w:r>
            <w:r>
              <w:fldChar w:fldCharType="separate"/>
            </w:r>
            <w:r w:rsidR="00E315A4">
              <w:t>Kathisma 7</w:t>
            </w:r>
            <w:r>
              <w:fldChar w:fldCharType="end"/>
            </w:r>
          </w:p>
        </w:tc>
        <w:tc>
          <w:tcPr>
            <w:tcW w:w="1897" w:type="dxa"/>
          </w:tcPr>
          <w:p w14:paraId="5CD23E42" w14:textId="20457E4C" w:rsidR="00860FCB" w:rsidRDefault="00860FCB" w:rsidP="0044639B">
            <w:r>
              <w:fldChar w:fldCharType="begin"/>
            </w:r>
            <w:r>
              <w:instrText xml:space="preserve"> REF _Ref435438564 \h </w:instrText>
            </w:r>
            <w:r w:rsidR="000B1D6D">
              <w:instrText xml:space="preserve"> \* MERGEFORMAT </w:instrText>
            </w:r>
            <w:r>
              <w:fldChar w:fldCharType="separate"/>
            </w:r>
            <w:r w:rsidR="00E315A4" w:rsidRPr="00AB1781">
              <w:t>K</w:t>
            </w:r>
            <w:r w:rsidR="00E315A4">
              <w:t>athisma 8</w:t>
            </w:r>
            <w:r>
              <w:fldChar w:fldCharType="end"/>
            </w:r>
          </w:p>
        </w:tc>
        <w:tc>
          <w:tcPr>
            <w:tcW w:w="1626" w:type="dxa"/>
          </w:tcPr>
          <w:p w14:paraId="19B7455E" w14:textId="73DBD63A" w:rsidR="00860FCB" w:rsidRDefault="00926985" w:rsidP="0044639B">
            <w:r>
              <w:fldChar w:fldCharType="begin"/>
            </w:r>
            <w:r>
              <w:instrText xml:space="preserve"> REF _Ref435990063 \h </w:instrText>
            </w:r>
            <w:r w:rsidR="000B1D6D">
              <w:instrText xml:space="preserve"> \* MERGEFORMAT </w:instrText>
            </w:r>
            <w:r>
              <w:fldChar w:fldCharType="separate"/>
            </w:r>
            <w:r w:rsidR="00E315A4">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47737D0"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315A4" w:rsidRPr="00AB1781">
              <w:t>K</w:t>
            </w:r>
            <w:r w:rsidR="00E315A4">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315A4" w:rsidRPr="00AB1781">
              <w:t>K</w:t>
            </w:r>
            <w:r w:rsidR="00E315A4">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315A4" w:rsidRPr="00AB1781">
              <w:t>K</w:t>
            </w:r>
            <w:r w:rsidR="00E315A4">
              <w:t>athisma</w:t>
            </w:r>
            <w:r w:rsidR="00E315A4" w:rsidRPr="00AB1781">
              <w:t xml:space="preserve"> 1</w:t>
            </w:r>
            <w:r w:rsidR="00E315A4">
              <w:t>1</w:t>
            </w:r>
            <w:r>
              <w:fldChar w:fldCharType="end"/>
            </w:r>
          </w:p>
        </w:tc>
        <w:tc>
          <w:tcPr>
            <w:tcW w:w="1897" w:type="dxa"/>
          </w:tcPr>
          <w:p w14:paraId="21C0D0D2" w14:textId="2290FF6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315A4">
              <w:t>Kathisma 12</w:t>
            </w:r>
            <w:r w:rsidRPr="00926985">
              <w:fldChar w:fldCharType="end"/>
            </w:r>
          </w:p>
        </w:tc>
        <w:tc>
          <w:tcPr>
            <w:tcW w:w="1897" w:type="dxa"/>
          </w:tcPr>
          <w:p w14:paraId="7D17BE62" w14:textId="618C81F0" w:rsidR="00860FCB" w:rsidRDefault="00860FCB" w:rsidP="0044639B">
            <w:r>
              <w:fldChar w:fldCharType="begin"/>
            </w:r>
            <w:r>
              <w:instrText xml:space="preserve"> REF _Ref435438606 \h </w:instrText>
            </w:r>
            <w:r w:rsidR="000B1D6D">
              <w:instrText xml:space="preserve"> \* MERGEFORMAT </w:instrText>
            </w:r>
            <w:r>
              <w:fldChar w:fldCharType="separate"/>
            </w:r>
            <w:r w:rsidR="00E315A4" w:rsidRPr="00AB1781">
              <w:t>K</w:t>
            </w:r>
            <w:r w:rsidR="00E315A4">
              <w:t>athisma</w:t>
            </w:r>
            <w:r w:rsidR="00E315A4" w:rsidRPr="00AB1781">
              <w:t xml:space="preserve"> 1</w:t>
            </w:r>
            <w:r w:rsidR="00E315A4">
              <w:t>3</w:t>
            </w:r>
            <w:r>
              <w:fldChar w:fldCharType="end"/>
            </w:r>
          </w:p>
        </w:tc>
        <w:tc>
          <w:tcPr>
            <w:tcW w:w="1626" w:type="dxa"/>
          </w:tcPr>
          <w:p w14:paraId="699A0621" w14:textId="469DDEA9" w:rsidR="00860FCB" w:rsidRDefault="00926985" w:rsidP="0044639B">
            <w:r>
              <w:fldChar w:fldCharType="begin"/>
            </w:r>
            <w:r>
              <w:instrText xml:space="preserve"> REF _Ref435990063 \h </w:instrText>
            </w:r>
            <w:r w:rsidR="000B1D6D">
              <w:instrText xml:space="preserve"> \* MERGEFORMAT </w:instrText>
            </w:r>
            <w:r>
              <w:fldChar w:fldCharType="separate"/>
            </w:r>
            <w:r w:rsidR="00E315A4">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5E8F3845" w:rsidR="00860FCB" w:rsidRDefault="00860FCB" w:rsidP="000B1D6D">
            <w:pPr>
              <w:jc w:val="left"/>
            </w:pPr>
            <w:r>
              <w:fldChar w:fldCharType="begin"/>
            </w:r>
            <w:r>
              <w:instrText xml:space="preserve"> REF _Ref435438613 \h  \* MERGEFORMAT </w:instrText>
            </w:r>
            <w:r>
              <w:fldChar w:fldCharType="separate"/>
            </w:r>
            <w:r w:rsidR="00E315A4" w:rsidRPr="00AB1781">
              <w:t>K</w:t>
            </w:r>
            <w:r w:rsidR="00E315A4">
              <w:t>athisma</w:t>
            </w:r>
            <w:r w:rsidR="00E315A4" w:rsidRPr="00AB1781">
              <w:t xml:space="preserve"> 1</w:t>
            </w:r>
            <w:r w:rsidR="00E315A4">
              <w:t>4</w:t>
            </w:r>
            <w:r>
              <w:fldChar w:fldCharType="end"/>
            </w:r>
            <w:r>
              <w:t xml:space="preserve">, </w:t>
            </w:r>
            <w:r>
              <w:fldChar w:fldCharType="begin"/>
            </w:r>
            <w:r>
              <w:instrText xml:space="preserve"> REF _Ref435438622 \h  \* MERGEFORMAT </w:instrText>
            </w:r>
            <w:r>
              <w:fldChar w:fldCharType="separate"/>
            </w:r>
            <w:r w:rsidR="00E315A4" w:rsidRPr="00AB1781">
              <w:t>K</w:t>
            </w:r>
            <w:r w:rsidR="00E315A4">
              <w:t>athisma</w:t>
            </w:r>
            <w:r w:rsidR="00E315A4" w:rsidRPr="00AB1781">
              <w:t xml:space="preserve"> 1</w:t>
            </w:r>
            <w:r w:rsidR="00E315A4">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315A4">
              <w:t>Kathisma 16</w:t>
            </w:r>
            <w:r w:rsidR="00926985">
              <w:fldChar w:fldCharType="end"/>
            </w:r>
          </w:p>
        </w:tc>
        <w:tc>
          <w:tcPr>
            <w:tcW w:w="1897" w:type="dxa"/>
          </w:tcPr>
          <w:p w14:paraId="3852DD66" w14:textId="2F9C1315" w:rsidR="00860FCB" w:rsidRDefault="00860FCB" w:rsidP="0044639B">
            <w:r>
              <w:fldChar w:fldCharType="begin"/>
            </w:r>
            <w:r>
              <w:instrText xml:space="preserve"> REF _Ref435438658 \h </w:instrText>
            </w:r>
            <w:r w:rsidR="000B1D6D">
              <w:instrText xml:space="preserve"> \* MERGEFORMAT </w:instrText>
            </w:r>
            <w:r>
              <w:fldChar w:fldCharType="separate"/>
            </w:r>
            <w:r w:rsidR="00E315A4" w:rsidRPr="00AB1781">
              <w:t>K</w:t>
            </w:r>
            <w:r w:rsidR="00E315A4">
              <w:t>athisma</w:t>
            </w:r>
            <w:r w:rsidR="00E315A4" w:rsidRPr="00AB1781">
              <w:t xml:space="preserve"> 1</w:t>
            </w:r>
            <w:r w:rsidR="00E315A4">
              <w:t>9</w:t>
            </w:r>
            <w:r>
              <w:fldChar w:fldCharType="end"/>
            </w:r>
          </w:p>
        </w:tc>
        <w:tc>
          <w:tcPr>
            <w:tcW w:w="1897" w:type="dxa"/>
          </w:tcPr>
          <w:p w14:paraId="5E045184" w14:textId="738F7A48" w:rsidR="00860FCB" w:rsidRDefault="00860FCB" w:rsidP="0044639B">
            <w:r>
              <w:fldChar w:fldCharType="begin"/>
            </w:r>
            <w:r>
              <w:instrText xml:space="preserve"> REF _Ref435438665 \h </w:instrText>
            </w:r>
            <w:r w:rsidR="000B1D6D">
              <w:instrText xml:space="preserve"> \* MERGEFORMAT </w:instrText>
            </w:r>
            <w:r>
              <w:fldChar w:fldCharType="separate"/>
            </w:r>
            <w:r w:rsidR="00E315A4" w:rsidRPr="00AB1781">
              <w:t>K</w:t>
            </w:r>
            <w:r w:rsidR="00E315A4">
              <w:t>athisma 20</w:t>
            </w:r>
            <w:r>
              <w:fldChar w:fldCharType="end"/>
            </w:r>
          </w:p>
        </w:tc>
        <w:tc>
          <w:tcPr>
            <w:tcW w:w="1626" w:type="dxa"/>
          </w:tcPr>
          <w:p w14:paraId="3107D5D5" w14:textId="746265E7" w:rsidR="00860FCB" w:rsidRDefault="00926985" w:rsidP="0044639B">
            <w:r>
              <w:fldChar w:fldCharType="begin"/>
            </w:r>
            <w:r>
              <w:instrText xml:space="preserve"> REF _Ref435990063 \h </w:instrText>
            </w:r>
            <w:r w:rsidR="000B1D6D">
              <w:instrText xml:space="preserve"> \* MERGEFORMAT </w:instrText>
            </w:r>
            <w:r>
              <w:fldChar w:fldCharType="separate"/>
            </w:r>
            <w:r w:rsidR="00E315A4">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0D21AA3A"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315A4">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47" w:name="_Ref436249665"/>
      <w:bookmarkStart w:id="948" w:name="_Ref435989970"/>
      <w:r w:rsidR="002F2287">
        <w:br w:type="page"/>
      </w:r>
      <w:bookmarkEnd w:id="947"/>
    </w:p>
    <w:p w14:paraId="2F3CFB28" w14:textId="23DA9205" w:rsidR="00D44900" w:rsidRDefault="00D44900" w:rsidP="00D44900">
      <w:pPr>
        <w:pStyle w:val="Heading2"/>
      </w:pPr>
      <w:bookmarkStart w:id="949" w:name="_Toc448130625"/>
      <w:r>
        <w:lastRenderedPageBreak/>
        <w:t>The Psalms</w:t>
      </w:r>
      <w:bookmarkEnd w:id="949"/>
    </w:p>
    <w:p w14:paraId="5D1E6FC7" w14:textId="06BF4D7B" w:rsidR="003A7286" w:rsidRDefault="003A7286" w:rsidP="003A7286">
      <w:pPr>
        <w:pStyle w:val="Heading3"/>
      </w:pPr>
      <w:bookmarkStart w:id="950" w:name="_Ref439535283"/>
      <w:r>
        <w:t>Kathisma 1</w:t>
      </w:r>
      <w:bookmarkEnd w:id="948"/>
      <w:bookmarkEnd w:id="950"/>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951" w:name="_Ref412098127"/>
      <w:r>
        <w:t xml:space="preserve">Psalm 1: </w:t>
      </w:r>
      <w:r w:rsidR="005A728E">
        <w:t>“</w:t>
      </w:r>
      <w:r>
        <w:t>Blessed is the ma</w:t>
      </w:r>
      <w:r w:rsidR="00F017CA">
        <w:t>n”</w:t>
      </w:r>
      <w:bookmarkEnd w:id="951"/>
    </w:p>
    <w:p w14:paraId="15BC72C9" w14:textId="77777777" w:rsidR="00980D99" w:rsidRDefault="00980D99" w:rsidP="00E54261">
      <w:pPr>
        <w:jc w:val="center"/>
        <w:rPr>
          <w:b/>
        </w:rPr>
      </w:pPr>
      <w:r w:rsidRPr="00E54261">
        <w:rPr>
          <w:b/>
        </w:rPr>
        <w:t>The Two Ways: Tree or Dust</w:t>
      </w:r>
    </w:p>
    <w:p w14:paraId="798C55E5" w14:textId="3210496D" w:rsidR="00091E79" w:rsidRPr="00E54261" w:rsidRDefault="00F14AA6" w:rsidP="00091E79">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C44FAB9"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_Ref412098168 \h </w:instrText>
      </w:r>
      <w:r>
        <w:fldChar w:fldCharType="separate"/>
      </w:r>
      <w:r w:rsidR="00E315A4">
        <w:t>Psalm</w:t>
      </w:r>
      <w:r w:rsidR="00E315A4" w:rsidRPr="00AB1781">
        <w:t xml:space="preserve"> 2</w:t>
      </w:r>
      <w:r w:rsidR="00E315A4">
        <w:t>: “Why do the nations rage”</w:t>
      </w:r>
      <w:r>
        <w:fldChar w:fldCharType="end"/>
      </w:r>
      <w:r>
        <w:t xml:space="preserve">, on page </w:t>
      </w:r>
      <w:r>
        <w:fldChar w:fldCharType="begin"/>
      </w:r>
      <w:r>
        <w:instrText xml:space="preserve"> PAGEREF _Ref412098168 \h </w:instrText>
      </w:r>
      <w:r>
        <w:fldChar w:fldCharType="separate"/>
      </w:r>
      <w:r w:rsidR="00E315A4">
        <w:rPr>
          <w:noProof/>
        </w:rPr>
        <w:t>318</w:t>
      </w:r>
      <w:r>
        <w:fldChar w:fldCharType="end"/>
      </w:r>
      <w:r>
        <w:t>.</w:t>
      </w:r>
    </w:p>
    <w:p w14:paraId="5D0E6F55" w14:textId="63E886AD" w:rsidR="00E54261" w:rsidRPr="009C1C97" w:rsidRDefault="009C1C97" w:rsidP="00BF0205">
      <w:pPr>
        <w:pStyle w:val="Heading4"/>
      </w:pPr>
      <w:bookmarkStart w:id="952" w:name="_Ref412098168"/>
      <w:r>
        <w:t>Psalm</w:t>
      </w:r>
      <w:r w:rsidR="00E54261" w:rsidRPr="00AB1781">
        <w:t xml:space="preserve"> 2</w:t>
      </w:r>
      <w:r>
        <w:t xml:space="preserve">: </w:t>
      </w:r>
      <w:r w:rsidR="005A728E">
        <w:t>“</w:t>
      </w:r>
      <w:r>
        <w:t>Why do the nations rag</w:t>
      </w:r>
      <w:r w:rsidR="00F017CA">
        <w:t>e”</w:t>
      </w:r>
      <w:bookmarkEnd w:id="952"/>
    </w:p>
    <w:p w14:paraId="0DD205F8" w14:textId="77777777" w:rsidR="00E54261" w:rsidRDefault="00E54261" w:rsidP="007A1A59">
      <w:pPr>
        <w:jc w:val="center"/>
        <w:rPr>
          <w:b/>
        </w:rPr>
      </w:pPr>
      <w:r w:rsidRPr="007A1A59">
        <w:rPr>
          <w:b/>
        </w:rPr>
        <w:t>The Messianic Drama: Warnings to Rulers and Nations</w:t>
      </w:r>
    </w:p>
    <w:p w14:paraId="4D3BB8C2" w14:textId="56A2F67D" w:rsidR="00F14AA6" w:rsidRPr="007A1A59" w:rsidRDefault="00F14AA6" w:rsidP="00F14AA6">
      <w:pPr>
        <w:pStyle w:val="Rubric"/>
        <w:rPr>
          <w:b/>
        </w:rPr>
      </w:pPr>
      <w:r>
        <w:fldChar w:fldCharType="begin"/>
      </w:r>
      <w:r>
        <w:instrText xml:space="preserve"> REF _Ref434575533 \h  \* MERGEFORMAT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27571D1B" w:rsidR="00F35AEA"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_Ref448061339 \h </w:instrText>
      </w:r>
      <w:r>
        <w:fldChar w:fldCharType="separate"/>
      </w:r>
      <w:r w:rsidR="00E315A4">
        <w:t>Psalm</w:t>
      </w:r>
      <w:r w:rsidR="00E315A4" w:rsidRPr="00AB1781">
        <w:t xml:space="preserve"> 3</w:t>
      </w:r>
      <w:r w:rsidR="00E315A4">
        <w:t>: “Lord, why have those that afflict me increased”</w:t>
      </w:r>
      <w:r>
        <w:fldChar w:fldCharType="end"/>
      </w:r>
      <w:r>
        <w:t xml:space="preserve">, on page </w:t>
      </w:r>
      <w:r>
        <w:fldChar w:fldCharType="begin"/>
      </w:r>
      <w:r>
        <w:instrText xml:space="preserve"> PAGEREF _Ref448061339 \h </w:instrText>
      </w:r>
      <w:r>
        <w:fldChar w:fldCharType="separate"/>
      </w:r>
      <w:r w:rsidR="00E315A4">
        <w:rPr>
          <w:noProof/>
        </w:rPr>
        <w:t>320</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953" w:name="_Ref412026989"/>
      <w:bookmarkStart w:id="954"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953"/>
      <w:bookmarkEnd w:id="954"/>
    </w:p>
    <w:p w14:paraId="0B7C065B" w14:textId="77777777" w:rsidR="00E54261" w:rsidRPr="007A1A59" w:rsidRDefault="00E54261" w:rsidP="007A1A59">
      <w:pPr>
        <w:jc w:val="center"/>
        <w:rPr>
          <w:b/>
        </w:rPr>
      </w:pPr>
      <w:r w:rsidRPr="007A1A59">
        <w:rPr>
          <w:b/>
        </w:rPr>
        <w:t>A Morning Prayer for Protection and Salvation</w:t>
      </w:r>
    </w:p>
    <w:p w14:paraId="300C7A0C" w14:textId="62D9976E" w:rsid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0AFA27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_Ref412025808 \h </w:instrText>
      </w:r>
      <w:r>
        <w:fldChar w:fldCharType="separate"/>
      </w:r>
      <w:r w:rsidR="00E315A4">
        <w:t>Psalm</w:t>
      </w:r>
      <w:r w:rsidR="00E315A4" w:rsidRPr="00AB1781">
        <w:t xml:space="preserve"> 4</w:t>
      </w:r>
      <w:r w:rsidR="00E315A4">
        <w:t>: “You heard me when I called”</w:t>
      </w:r>
      <w:r>
        <w:fldChar w:fldCharType="end"/>
      </w:r>
      <w:r>
        <w:t xml:space="preserve">, page </w:t>
      </w:r>
      <w:r>
        <w:fldChar w:fldCharType="begin"/>
      </w:r>
      <w:r>
        <w:instrText xml:space="preserve"> PAGEREF _Ref412025808 \h </w:instrText>
      </w:r>
      <w:r>
        <w:fldChar w:fldCharType="separate"/>
      </w:r>
      <w:r w:rsidR="00E315A4">
        <w:rPr>
          <w:noProof/>
        </w:rPr>
        <w:t>321</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315A4">
        <w:t>Psalm</w:t>
      </w:r>
      <w:r w:rsidR="00E315A4" w:rsidRPr="00AB1781">
        <w:t xml:space="preserve"> 6</w:t>
      </w:r>
      <w:r w:rsidR="00E315A4">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315A4">
        <w:rPr>
          <w:noProof/>
        </w:rPr>
        <w:t>323</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955"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95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104B0BF0" w:rsid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48"/>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30E2736C" w14:textId="1DC01AD7"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_Ref412098238 \h </w:instrText>
      </w:r>
      <w:r>
        <w:fldChar w:fldCharType="separate"/>
      </w:r>
      <w:r w:rsidR="00E315A4">
        <w:t>Psalm</w:t>
      </w:r>
      <w:r w:rsidR="00E315A4" w:rsidRPr="00AB1781">
        <w:t xml:space="preserve"> 5</w:t>
      </w:r>
      <w:r w:rsidR="00E315A4">
        <w:t>: “Give ear to my words, O Lord”</w:t>
      </w:r>
      <w:r>
        <w:fldChar w:fldCharType="end"/>
      </w:r>
      <w:r>
        <w:t xml:space="preserve">, page </w:t>
      </w:r>
      <w:r>
        <w:fldChar w:fldCharType="begin"/>
      </w:r>
      <w:r>
        <w:instrText xml:space="preserve"> PAGEREF _Ref412098238 \h </w:instrText>
      </w:r>
      <w:r>
        <w:fldChar w:fldCharType="separate"/>
      </w:r>
      <w:r w:rsidR="00E315A4">
        <w:rPr>
          <w:noProof/>
        </w:rPr>
        <w:t>322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315A4">
        <w:t>Psalm</w:t>
      </w:r>
      <w:r w:rsidR="00E315A4" w:rsidRPr="00AB1781">
        <w:t xml:space="preserve"> 6</w:t>
      </w:r>
      <w:r w:rsidR="00E315A4">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315A4">
        <w:rPr>
          <w:noProof/>
        </w:rPr>
        <w:t>323</w:t>
      </w:r>
      <w:r w:rsidR="00B35B25">
        <w:fldChar w:fldCharType="end"/>
      </w:r>
      <w:r w:rsidR="00B35B25">
        <w:t>.</w:t>
      </w:r>
    </w:p>
    <w:p w14:paraId="20A6142B" w14:textId="54175D5B" w:rsidR="00E54261" w:rsidRPr="009C1C97" w:rsidRDefault="009C1C97" w:rsidP="00BF0205">
      <w:pPr>
        <w:pStyle w:val="Heading4"/>
      </w:pPr>
      <w:bookmarkStart w:id="956" w:name="_Ref412098238"/>
      <w:r>
        <w:t>Psalm</w:t>
      </w:r>
      <w:r w:rsidR="00E54261" w:rsidRPr="00AB1781">
        <w:t xml:space="preserve"> 5</w:t>
      </w:r>
      <w:r>
        <w:t xml:space="preserve">: </w:t>
      </w:r>
      <w:r w:rsidR="005A728E">
        <w:t>“</w:t>
      </w:r>
      <w:r w:rsidR="00F017CA">
        <w:t>Give ear to my words, O Lord”</w:t>
      </w:r>
      <w:bookmarkEnd w:id="95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02FFFC2" w:rsid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9CF873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_Ref412025822 \h </w:instrText>
      </w:r>
      <w:r>
        <w:fldChar w:fldCharType="separate"/>
      </w:r>
      <w:r w:rsidR="00E315A4">
        <w:t>Psalm</w:t>
      </w:r>
      <w:r w:rsidR="00E315A4" w:rsidRPr="00AB1781">
        <w:t xml:space="preserve"> 6</w:t>
      </w:r>
      <w:r w:rsidR="00E315A4">
        <w:t>: “O Lord, rebuke me, but not in Your anger”</w:t>
      </w:r>
      <w:r>
        <w:fldChar w:fldCharType="end"/>
      </w:r>
      <w:r>
        <w:t xml:space="preserve">, page </w:t>
      </w:r>
      <w:r>
        <w:fldChar w:fldCharType="begin"/>
      </w:r>
      <w:r>
        <w:instrText xml:space="preserve"> PAGEREF _Ref412025822 \h </w:instrText>
      </w:r>
      <w:r>
        <w:fldChar w:fldCharType="separate"/>
      </w:r>
      <w:r w:rsidR="00E315A4">
        <w:rPr>
          <w:noProof/>
        </w:rPr>
        <w:t>323</w:t>
      </w:r>
      <w:r>
        <w:fldChar w:fldCharType="end"/>
      </w:r>
      <w:r>
        <w:t>.</w:t>
      </w:r>
    </w:p>
    <w:p w14:paraId="3514BA70" w14:textId="3F9FE953" w:rsidR="00E54261" w:rsidRPr="009C1C97" w:rsidRDefault="009C1C97" w:rsidP="00BF0205">
      <w:pPr>
        <w:pStyle w:val="Heading4"/>
      </w:pPr>
      <w:bookmarkStart w:id="957"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95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E053DF0" w:rsid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E24F0F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_Ref412098295 \h </w:instrText>
      </w:r>
      <w:r>
        <w:fldChar w:fldCharType="separate"/>
      </w:r>
      <w:r w:rsidR="00E315A4">
        <w:t>Psalm</w:t>
      </w:r>
      <w:r w:rsidR="00E315A4" w:rsidRPr="00AB1781">
        <w:t xml:space="preserve"> 8</w:t>
      </w:r>
      <w:r w:rsidR="00E315A4">
        <w:t>: “O Lord, our Lord, how wonderful is Your Name”</w:t>
      </w:r>
      <w:r>
        <w:fldChar w:fldCharType="end"/>
      </w:r>
      <w:r>
        <w:t xml:space="preserve">, page </w:t>
      </w:r>
      <w:r>
        <w:fldChar w:fldCharType="begin"/>
      </w:r>
      <w:r>
        <w:instrText xml:space="preserve"> PAGEREF _Ref412098295 \h </w:instrText>
      </w:r>
      <w:r>
        <w:fldChar w:fldCharType="separate"/>
      </w:r>
      <w:r w:rsidR="00E315A4">
        <w:rPr>
          <w:noProof/>
        </w:rPr>
        <w:t>326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315A4">
        <w:t>Psalm</w:t>
      </w:r>
      <w:r w:rsidR="00E315A4" w:rsidRPr="00AB1781">
        <w:t xml:space="preserve"> 12</w:t>
      </w:r>
      <w:r w:rsidR="00E315A4">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315A4">
        <w:rPr>
          <w:noProof/>
        </w:rPr>
        <w:t>332</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lastRenderedPageBreak/>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958"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95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3AEA73A2" w:rsid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DA31709" w:rsidR="00F35AEA"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_Ref412098310 \h </w:instrText>
      </w:r>
      <w:r>
        <w:fldChar w:fldCharType="separate"/>
      </w:r>
      <w:r w:rsidR="00E315A4">
        <w:t>Psalm</w:t>
      </w:r>
      <w:r w:rsidR="00E315A4" w:rsidRPr="00AB1781">
        <w:t xml:space="preserve"> 11</w:t>
      </w:r>
      <w:r w:rsidR="00E315A4">
        <w:t>: “Save me, O Lord, for there is no saint left”</w:t>
      </w:r>
      <w:r>
        <w:fldChar w:fldCharType="end"/>
      </w:r>
      <w:r>
        <w:t xml:space="preserve">, page </w:t>
      </w:r>
      <w:r>
        <w:fldChar w:fldCharType="begin"/>
      </w:r>
      <w:r>
        <w:instrText xml:space="preserve"> PAGEREF _Ref412098310 \h </w:instrText>
      </w:r>
      <w:r>
        <w:fldChar w:fldCharType="separate"/>
      </w:r>
      <w:r w:rsidR="00E315A4">
        <w:rPr>
          <w:noProof/>
        </w:rPr>
        <w:t>331</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9" w:name="_Ref435438475"/>
      <w:r w:rsidRPr="00AB1781">
        <w:t>K</w:t>
      </w:r>
      <w:r>
        <w:t>athisma 2</w:t>
      </w:r>
      <w:bookmarkEnd w:id="959"/>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lastRenderedPageBreak/>
        <w:t>Glory…</w:t>
      </w:r>
    </w:p>
    <w:p w14:paraId="754E037B" w14:textId="4A67810C" w:rsidR="00435BD3" w:rsidRPr="00435BD3" w:rsidRDefault="00435BD3" w:rsidP="00BF0205">
      <w:pPr>
        <w:pStyle w:val="Heading4"/>
      </w:pPr>
      <w:bookmarkStart w:id="960" w:name="_Ref412098310"/>
      <w:r>
        <w:t>Psalm</w:t>
      </w:r>
      <w:r w:rsidRPr="00AB1781">
        <w:t xml:space="preserve"> 11</w:t>
      </w:r>
      <w:r>
        <w:t xml:space="preserve">: </w:t>
      </w:r>
      <w:r w:rsidR="005A728E">
        <w:t>“</w:t>
      </w:r>
      <w:r>
        <w:t>Save me, O Lord, for there is no saint lef</w:t>
      </w:r>
      <w:r w:rsidR="005453DF">
        <w:t>t”</w:t>
      </w:r>
      <w:bookmarkEnd w:id="96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1F12870" w:rsidR="00F14AA6" w:rsidRDefault="00F14AA6" w:rsidP="00435BD3">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B1A346A"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_Ref412025965 \h </w:instrText>
      </w:r>
      <w:r>
        <w:fldChar w:fldCharType="separate"/>
      </w:r>
      <w:r w:rsidR="00E315A4">
        <w:t>Psalm</w:t>
      </w:r>
      <w:r w:rsidR="00E315A4" w:rsidRPr="00AB1781">
        <w:t xml:space="preserve"> 12</w:t>
      </w:r>
      <w:r w:rsidR="00E315A4">
        <w:t>: “How long, O Lord, will You forget me”</w:t>
      </w:r>
      <w:r>
        <w:fldChar w:fldCharType="end"/>
      </w:r>
      <w:r>
        <w:t xml:space="preserve">, page </w:t>
      </w:r>
      <w:r>
        <w:fldChar w:fldCharType="begin"/>
      </w:r>
      <w:r>
        <w:instrText xml:space="preserve"> PAGEREF _Ref412025965 \h </w:instrText>
      </w:r>
      <w:r>
        <w:fldChar w:fldCharType="separate"/>
      </w:r>
      <w:r w:rsidR="00E315A4">
        <w:rPr>
          <w:noProof/>
        </w:rPr>
        <w:t>332</w:t>
      </w:r>
      <w:r>
        <w:fldChar w:fldCharType="end"/>
      </w:r>
      <w:r>
        <w:t>.</w:t>
      </w:r>
    </w:p>
    <w:p w14:paraId="14C73BB1" w14:textId="7218C759" w:rsidR="00435BD3" w:rsidRPr="00435BD3" w:rsidRDefault="00435BD3" w:rsidP="00BF0205">
      <w:pPr>
        <w:pStyle w:val="Heading4"/>
      </w:pPr>
      <w:bookmarkStart w:id="961"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96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18CFDF70" w:rsidR="00F14AA6" w:rsidRDefault="00F14AA6" w:rsidP="00435BD3">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1F27EB3"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_Ref412098343 \h </w:instrText>
      </w:r>
      <w:r>
        <w:fldChar w:fldCharType="separate"/>
      </w:r>
      <w:r w:rsidR="00E315A4">
        <w:t>Psalm</w:t>
      </w:r>
      <w:r w:rsidR="00E315A4" w:rsidRPr="00AB1781">
        <w:t xml:space="preserve"> 14</w:t>
      </w:r>
      <w:r w:rsidR="00E315A4">
        <w:t>: “Lord, who can dwell in Your tabernacle”</w:t>
      </w:r>
      <w:r>
        <w:fldChar w:fldCharType="end"/>
      </w:r>
      <w:r>
        <w:t xml:space="preserve">, page </w:t>
      </w:r>
      <w:r>
        <w:fldChar w:fldCharType="begin"/>
      </w:r>
      <w:r>
        <w:instrText xml:space="preserve"> PAGEREF _Ref412098343 \h </w:instrText>
      </w:r>
      <w:r>
        <w:fldChar w:fldCharType="separate"/>
      </w:r>
      <w:r w:rsidR="00E315A4">
        <w:rPr>
          <w:noProof/>
        </w:rPr>
        <w:t>333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315A4">
        <w:t>Psalm</w:t>
      </w:r>
      <w:r w:rsidR="00E315A4" w:rsidRPr="00AB1781">
        <w:t xml:space="preserve"> 15</w:t>
      </w:r>
      <w:r w:rsidR="00E315A4">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315A4">
        <w:rPr>
          <w:noProof/>
        </w:rPr>
        <w:t>334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315A4">
        <w:t>Psalm</w:t>
      </w:r>
      <w:r w:rsidR="00E315A4" w:rsidRPr="00AB1781">
        <w:t xml:space="preserve"> 69</w:t>
      </w:r>
      <w:r w:rsidR="00E315A4">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315A4">
        <w:rPr>
          <w:noProof/>
        </w:rPr>
        <w:t>419</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lastRenderedPageBreak/>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962" w:name="_Ref412098343"/>
      <w:r>
        <w:t>Psalm</w:t>
      </w:r>
      <w:r w:rsidRPr="00AB1781">
        <w:t xml:space="preserve"> 14</w:t>
      </w:r>
      <w:r>
        <w:t xml:space="preserve">: </w:t>
      </w:r>
      <w:r w:rsidR="005A728E">
        <w:t>“</w:t>
      </w:r>
      <w:r>
        <w:t xml:space="preserve">Lord, who can dwell in </w:t>
      </w:r>
      <w:r w:rsidR="00E570CB">
        <w:t>You</w:t>
      </w:r>
      <w:r w:rsidR="005453DF">
        <w:t>r tabernacle”</w:t>
      </w:r>
      <w:bookmarkEnd w:id="96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D355A89" w:rsidR="00F14AA6" w:rsidRDefault="00F14AA6" w:rsidP="00435BD3">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lastRenderedPageBreak/>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7062CFA"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_Ref412025981 \h </w:instrText>
      </w:r>
      <w:r>
        <w:fldChar w:fldCharType="separate"/>
      </w:r>
      <w:r w:rsidR="00E315A4">
        <w:t>Psalm</w:t>
      </w:r>
      <w:r w:rsidR="00E315A4" w:rsidRPr="00AB1781">
        <w:t xml:space="preserve"> 15</w:t>
      </w:r>
      <w:r w:rsidR="00E315A4">
        <w:t>: “Keep me, O Lord, I hope in You”</w:t>
      </w:r>
      <w:r>
        <w:fldChar w:fldCharType="end"/>
      </w:r>
      <w:r>
        <w:t xml:space="preserve">, page </w:t>
      </w:r>
      <w:r>
        <w:fldChar w:fldCharType="begin"/>
      </w:r>
      <w:r>
        <w:instrText xml:space="preserve"> PAGEREF _Ref412025981 \h </w:instrText>
      </w:r>
      <w:r>
        <w:fldChar w:fldCharType="separate"/>
      </w:r>
      <w:r w:rsidR="00E315A4">
        <w:rPr>
          <w:noProof/>
        </w:rPr>
        <w:t>334</w:t>
      </w:r>
      <w:r>
        <w:fldChar w:fldCharType="end"/>
      </w:r>
      <w:r>
        <w:t>.</w:t>
      </w:r>
    </w:p>
    <w:p w14:paraId="7999CE77" w14:textId="36DDA5D9" w:rsidR="00435BD3" w:rsidRPr="00435BD3" w:rsidRDefault="00520302" w:rsidP="00BF0205">
      <w:pPr>
        <w:pStyle w:val="Heading4"/>
      </w:pPr>
      <w:bookmarkStart w:id="963" w:name="_Ref412025981"/>
      <w:r>
        <w:t>Psalm</w:t>
      </w:r>
      <w:r w:rsidR="00435BD3" w:rsidRPr="00AB1781">
        <w:t xml:space="preserve"> 15</w:t>
      </w:r>
      <w:r>
        <w:t xml:space="preserve">: </w:t>
      </w:r>
      <w:r w:rsidR="005A728E">
        <w:t>“</w:t>
      </w:r>
      <w:r>
        <w:t>Keep me, O Lord</w:t>
      </w:r>
      <w:r w:rsidR="00F017CA">
        <w:t>, I hope in You”</w:t>
      </w:r>
      <w:bookmarkEnd w:id="96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36C35B5" w:rsidR="00F14AA6" w:rsidRDefault="00F14AA6" w:rsidP="00435BD3">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lastRenderedPageBreak/>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0A2D3621" w14:textId="1477BFF5"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_Ref412098373 \h </w:instrText>
      </w:r>
      <w:r>
        <w:fldChar w:fldCharType="separate"/>
      </w:r>
      <w:r w:rsidR="00E315A4">
        <w:t>Psalm</w:t>
      </w:r>
      <w:r w:rsidR="00E315A4" w:rsidRPr="00AB1781">
        <w:t xml:space="preserve"> 18</w:t>
      </w:r>
      <w:r w:rsidR="00E315A4">
        <w:t>: “The heavens declare the glory of God”</w:t>
      </w:r>
      <w:r>
        <w:fldChar w:fldCharType="end"/>
      </w:r>
      <w:r>
        <w:t xml:space="preserve">, page </w:t>
      </w:r>
      <w:r>
        <w:fldChar w:fldCharType="begin"/>
      </w:r>
      <w:r>
        <w:instrText xml:space="preserve"> PAGEREF _Ref412098373 \h </w:instrText>
      </w:r>
      <w:r>
        <w:fldChar w:fldCharType="separate"/>
      </w:r>
      <w:r w:rsidR="00E315A4">
        <w:rPr>
          <w:noProof/>
        </w:rPr>
        <w:t>341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315A4">
        <w:t>Psalm</w:t>
      </w:r>
      <w:r w:rsidR="00E315A4" w:rsidRPr="00AB1781">
        <w:t xml:space="preserve"> 24</w:t>
      </w:r>
      <w:r w:rsidR="00E315A4">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315A4">
        <w:rPr>
          <w:noProof/>
        </w:rPr>
        <w:t>349</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lastRenderedPageBreak/>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64" w:name="_Ref435438484"/>
      <w:r w:rsidRPr="00AB1781">
        <w:t>K</w:t>
      </w:r>
      <w:r>
        <w:t>athisma 3</w:t>
      </w:r>
      <w:bookmarkEnd w:id="964"/>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lastRenderedPageBreak/>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lastRenderedPageBreak/>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6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65"/>
      <w:r w:rsidR="007F516C">
        <w:rPr>
          <w:rStyle w:val="CommentReference"/>
          <w:rFonts w:eastAsiaTheme="minorHAnsi" w:cstheme="minorBidi"/>
          <w:color w:val="auto"/>
          <w:lang w:val="en-CA"/>
        </w:rPr>
        <w:commentReference w:id="96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lastRenderedPageBreak/>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966" w:name="_Ref412098373"/>
      <w:r>
        <w:lastRenderedPageBreak/>
        <w:t>Psalm</w:t>
      </w:r>
      <w:r w:rsidR="00CF35A1" w:rsidRPr="00AB1781">
        <w:t xml:space="preserve"> 18</w:t>
      </w:r>
      <w:r>
        <w:t xml:space="preserve">: </w:t>
      </w:r>
      <w:r w:rsidR="005A728E">
        <w:t>“</w:t>
      </w:r>
      <w:r>
        <w:t>The heavens declare the glory of Go</w:t>
      </w:r>
      <w:r w:rsidR="005453DF">
        <w:t>d”</w:t>
      </w:r>
      <w:bookmarkEnd w:id="96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2112A949" w:rsidR="00F14AA6" w:rsidRDefault="00F14AA6" w:rsidP="00CF35A1">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5A86077"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315A4">
        <w:t>Psalm</w:t>
      </w:r>
      <w:r w:rsidR="00E315A4" w:rsidRPr="00AB1781">
        <w:t xml:space="preserve"> 24</w:t>
      </w:r>
      <w:r w:rsidR="00E315A4">
        <w:t>: “To You, O Lord, I lift up my soul”</w:t>
      </w:r>
      <w:r>
        <w:fldChar w:fldCharType="end"/>
      </w:r>
      <w:r>
        <w:t xml:space="preserve">, page </w:t>
      </w:r>
      <w:r>
        <w:fldChar w:fldCharType="begin"/>
      </w:r>
      <w:r>
        <w:instrText xml:space="preserve"> PAGEREF _Ref412026003 \h </w:instrText>
      </w:r>
      <w:r>
        <w:fldChar w:fldCharType="separate"/>
      </w:r>
      <w:r w:rsidR="00E315A4">
        <w:rPr>
          <w:noProof/>
        </w:rPr>
        <w:t>349</w:t>
      </w:r>
      <w:r>
        <w:fldChar w:fldCharType="end"/>
      </w:r>
      <w:r>
        <w:t>.</w:t>
      </w:r>
    </w:p>
    <w:p w14:paraId="2E6C9A8C" w14:textId="5A97DDA6" w:rsidR="00CF35A1" w:rsidRPr="00CF35A1" w:rsidRDefault="002D71F0" w:rsidP="00BF0205">
      <w:pPr>
        <w:pStyle w:val="Heading4"/>
      </w:pPr>
      <w:bookmarkStart w:id="967" w:name="_Ref412110716"/>
      <w:r>
        <w:t>Psalm</w:t>
      </w:r>
      <w:r w:rsidR="00CF35A1" w:rsidRPr="00AB1781">
        <w:t xml:space="preserve"> 19</w:t>
      </w:r>
      <w:r>
        <w:t xml:space="preserve">: </w:t>
      </w:r>
      <w:r w:rsidR="005A728E">
        <w:t>“</w:t>
      </w:r>
      <w:r>
        <w:t>May the Lord hear you in the day o</w:t>
      </w:r>
      <w:r w:rsidR="005453DF">
        <w:t>f affliction”</w:t>
      </w:r>
      <w:bookmarkEnd w:id="96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91F662A" w:rsidR="00F14AA6" w:rsidRDefault="00F14AA6" w:rsidP="00CF35A1">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lastRenderedPageBreak/>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06C8D39C"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_Ref412026111 \h </w:instrText>
      </w:r>
      <w:r>
        <w:fldChar w:fldCharType="separate"/>
      </w:r>
      <w:r w:rsidR="00E315A4">
        <w:t>Psalm</w:t>
      </w:r>
      <w:r w:rsidR="00E315A4" w:rsidRPr="00AB1781">
        <w:t xml:space="preserve"> 22</w:t>
      </w:r>
      <w:r w:rsidR="00E315A4">
        <w:t>: “The Lord is my Shepherd, and I will lack nothing”</w:t>
      </w:r>
      <w:r>
        <w:fldChar w:fldCharType="end"/>
      </w:r>
      <w:r>
        <w:t xml:space="preserve">, page </w:t>
      </w:r>
      <w:r>
        <w:fldChar w:fldCharType="begin"/>
      </w:r>
      <w:r>
        <w:instrText xml:space="preserve"> PAGEREF _Ref412026111 \h </w:instrText>
      </w:r>
      <w:r>
        <w:fldChar w:fldCharType="separate"/>
      </w:r>
      <w:r w:rsidR="00E315A4">
        <w:rPr>
          <w:noProof/>
        </w:rPr>
        <w:t>347</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lastRenderedPageBreak/>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3FDB7992" w:rsidR="00CF35A1" w:rsidRPr="00CF35A1" w:rsidRDefault="002D71F0" w:rsidP="00BF0205">
      <w:pPr>
        <w:pStyle w:val="Heading4"/>
      </w:pPr>
      <w:bookmarkStart w:id="968" w:name="_Ref412026111"/>
      <w:r>
        <w:t>Psalm</w:t>
      </w:r>
      <w:r w:rsidR="00CF35A1" w:rsidRPr="00AB1781">
        <w:t xml:space="preserve"> 22</w:t>
      </w:r>
      <w:r>
        <w:t xml:space="preserve">: </w:t>
      </w:r>
      <w:r w:rsidR="009216DA">
        <w:t>“</w:t>
      </w:r>
      <w:r>
        <w:t>The Lord is my Shepherd, an</w:t>
      </w:r>
      <w:r w:rsidR="00F017CA">
        <w:t>d I will lack nothing”</w:t>
      </w:r>
      <w:bookmarkEnd w:id="96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82CD82F" w:rsidR="00F14AA6" w:rsidRDefault="00F14AA6" w:rsidP="00CF35A1">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lastRenderedPageBreak/>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8"/>
      </w:r>
    </w:p>
    <w:p w14:paraId="26A7A53B" w14:textId="4F39BFC4"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_Ref412110755 \h </w:instrText>
      </w:r>
      <w:r>
        <w:fldChar w:fldCharType="separate"/>
      </w:r>
      <w:r w:rsidR="00E315A4">
        <w:t>Psalm</w:t>
      </w:r>
      <w:r w:rsidR="00E315A4" w:rsidRPr="00AB1781">
        <w:t xml:space="preserve"> 23</w:t>
      </w:r>
      <w:r w:rsidR="00E315A4">
        <w:t>: “The earth is the Lord's and all that is in it”</w:t>
      </w:r>
      <w:r>
        <w:fldChar w:fldCharType="end"/>
      </w:r>
      <w:r>
        <w:t xml:space="preserve">, page </w:t>
      </w:r>
      <w:r>
        <w:fldChar w:fldCharType="begin"/>
      </w:r>
      <w:r>
        <w:instrText xml:space="preserve"> PAGEREF _Ref412110755 \h </w:instrText>
      </w:r>
      <w:r>
        <w:fldChar w:fldCharType="separate"/>
      </w:r>
      <w:r w:rsidR="00E315A4">
        <w:rPr>
          <w:noProof/>
        </w:rPr>
        <w:t>348</w:t>
      </w:r>
      <w:r>
        <w:fldChar w:fldCharType="end"/>
      </w:r>
      <w:r>
        <w:t xml:space="preserve">. </w:t>
      </w:r>
      <w:r>
        <w:fldChar w:fldCharType="begin"/>
      </w:r>
      <w:r>
        <w:instrText xml:space="preserve"> REF _Ref434578449 \h </w:instrText>
      </w:r>
      <w:r>
        <w:fldChar w:fldCharType="separate"/>
      </w:r>
      <w:r w:rsidR="00E315A4">
        <w:rPr>
          <w:lang w:val="en-GB"/>
        </w:rPr>
        <w:t>The Psalms of the Veil</w:t>
      </w:r>
      <w:r>
        <w:fldChar w:fldCharType="end"/>
      </w:r>
      <w:r>
        <w:t xml:space="preserve"> continue with </w:t>
      </w:r>
      <w:r>
        <w:fldChar w:fldCharType="begin"/>
      </w:r>
      <w:r>
        <w:instrText xml:space="preserve"> REF _Ref412026124 \h </w:instrText>
      </w:r>
      <w:r>
        <w:fldChar w:fldCharType="separate"/>
      </w:r>
      <w:r w:rsidR="00E315A4">
        <w:t>Psalm</w:t>
      </w:r>
      <w:r w:rsidR="00E315A4" w:rsidRPr="00AB1781">
        <w:t xml:space="preserve"> 29</w:t>
      </w:r>
      <w:r w:rsidR="00E315A4">
        <w:t>: “I will exalt You, O Lord”</w:t>
      </w:r>
      <w:r>
        <w:fldChar w:fldCharType="end"/>
      </w:r>
      <w:r>
        <w:t xml:space="preserve">, page </w:t>
      </w:r>
      <w:r>
        <w:fldChar w:fldCharType="begin"/>
      </w:r>
      <w:r>
        <w:instrText xml:space="preserve"> PAGEREF _Ref412026124 \h </w:instrText>
      </w:r>
      <w:r>
        <w:fldChar w:fldCharType="separate"/>
      </w:r>
      <w:r w:rsidR="00E315A4">
        <w:rPr>
          <w:noProof/>
        </w:rPr>
        <w:t>356</w:t>
      </w:r>
      <w:r>
        <w:fldChar w:fldCharType="end"/>
      </w:r>
      <w:r>
        <w:t>.</w:t>
      </w:r>
    </w:p>
    <w:p w14:paraId="3DFD110A" w14:textId="645B1EB9" w:rsidR="00CF35A1" w:rsidRPr="00CF35A1" w:rsidRDefault="002D71F0" w:rsidP="00BF0205">
      <w:pPr>
        <w:pStyle w:val="Heading4"/>
      </w:pPr>
      <w:bookmarkStart w:id="969" w:name="_Ref412110755"/>
      <w:r>
        <w:t>Psalm</w:t>
      </w:r>
      <w:r w:rsidR="00CF35A1" w:rsidRPr="00AB1781">
        <w:t xml:space="preserve"> 23</w:t>
      </w:r>
      <w:r>
        <w:t xml:space="preserve">: </w:t>
      </w:r>
      <w:r w:rsidR="009216DA">
        <w:t>“</w:t>
      </w:r>
      <w:r>
        <w:t>The earth is the Lord's and all that is in i</w:t>
      </w:r>
      <w:r w:rsidR="005453DF">
        <w:t>t”</w:t>
      </w:r>
      <w:bookmarkEnd w:id="96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3402B6BB" w:rsidR="00F14AA6" w:rsidRDefault="00F14AA6" w:rsidP="00CF35A1">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1577B80D" w:rsidR="00B35B25"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_Ref412110770 \h </w:instrText>
      </w:r>
      <w:r>
        <w:fldChar w:fldCharType="separate"/>
      </w:r>
      <w:r w:rsidR="00E315A4">
        <w:t>Psalm</w:t>
      </w:r>
      <w:r w:rsidR="00E315A4" w:rsidRPr="00AB1781">
        <w:t xml:space="preserve"> 25</w:t>
      </w:r>
      <w:r w:rsidR="00E315A4">
        <w:t>: “Judge me, O Lord, for I have walked in my innocence”</w:t>
      </w:r>
      <w:r>
        <w:fldChar w:fldCharType="end"/>
      </w:r>
      <w:r>
        <w:t xml:space="preserve">, page </w:t>
      </w:r>
      <w:r>
        <w:fldChar w:fldCharType="begin"/>
      </w:r>
      <w:r>
        <w:instrText xml:space="preserve"> PAGEREF _Ref412110770 \h </w:instrText>
      </w:r>
      <w:r>
        <w:fldChar w:fldCharType="separate"/>
      </w:r>
      <w:r w:rsidR="00E315A4">
        <w:rPr>
          <w:noProof/>
        </w:rPr>
        <w:t>351</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70" w:name="_Ref435989991"/>
      <w:r>
        <w:t>Kathisma 4</w:t>
      </w:r>
      <w:bookmarkEnd w:id="970"/>
    </w:p>
    <w:p w14:paraId="125C09B3" w14:textId="71EB341A" w:rsidR="002D71F0" w:rsidRPr="00AB1781" w:rsidRDefault="002D71F0" w:rsidP="00BF0205">
      <w:pPr>
        <w:pStyle w:val="Heading4"/>
      </w:pPr>
      <w:bookmarkStart w:id="971" w:name="_Ref412026003"/>
      <w:r>
        <w:t>Psalm</w:t>
      </w:r>
      <w:r w:rsidRPr="00AB1781">
        <w:t xml:space="preserve"> 24</w:t>
      </w:r>
      <w:r>
        <w:t xml:space="preserve">: </w:t>
      </w:r>
      <w:r w:rsidR="009216DA">
        <w:t>“</w:t>
      </w:r>
      <w:r>
        <w:t xml:space="preserve">To </w:t>
      </w:r>
      <w:r w:rsidR="001040C8">
        <w:t>You</w:t>
      </w:r>
      <w:r>
        <w:t>, O Lord, I lift up my sou</w:t>
      </w:r>
      <w:r w:rsidR="005453DF">
        <w:t>l”</w:t>
      </w:r>
      <w:bookmarkEnd w:id="97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14F8F8" w:rsidR="002D71F0" w:rsidRPr="00F14AA6" w:rsidRDefault="00F14AA6" w:rsidP="00F14AA6">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lastRenderedPageBreak/>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0F47A3F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315A4">
        <w:t>Psalm</w:t>
      </w:r>
      <w:r w:rsidR="00E315A4" w:rsidRPr="00AB1781">
        <w:t xml:space="preserve"> 26</w:t>
      </w:r>
      <w:r w:rsidR="00E315A4">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315A4">
        <w:rPr>
          <w:noProof/>
        </w:rPr>
        <w:t>352</w:t>
      </w:r>
      <w:r>
        <w:fldChar w:fldCharType="end"/>
      </w:r>
      <w:r>
        <w:t>.</w:t>
      </w:r>
    </w:p>
    <w:p w14:paraId="4F2251F9" w14:textId="2E14AC17" w:rsidR="002D71F0" w:rsidRPr="00906079" w:rsidRDefault="00906079" w:rsidP="00BF0205">
      <w:pPr>
        <w:pStyle w:val="Heading4"/>
      </w:pPr>
      <w:bookmarkStart w:id="972" w:name="_Ref412110770"/>
      <w:r>
        <w:t>Psalm</w:t>
      </w:r>
      <w:r w:rsidR="002D71F0" w:rsidRPr="00AB1781">
        <w:t xml:space="preserve"> 25</w:t>
      </w:r>
      <w:r>
        <w:t xml:space="preserve">: </w:t>
      </w:r>
      <w:r w:rsidR="009216DA">
        <w:t>“</w:t>
      </w:r>
      <w:r>
        <w:t>Judge me, O Lord, for I have walked in my innocenc</w:t>
      </w:r>
      <w:r w:rsidR="005453DF">
        <w:t>e”</w:t>
      </w:r>
      <w:bookmarkEnd w:id="97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19DFCAD" w:rsidR="00F14AA6" w:rsidRDefault="00F14AA6" w:rsidP="00906079">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lastRenderedPageBreak/>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7BB9F7DC" w14:textId="2F437041"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_Ref412110790 \h </w:instrText>
      </w:r>
      <w:r>
        <w:fldChar w:fldCharType="separate"/>
      </w:r>
      <w:r w:rsidR="00E315A4">
        <w:t>Psalm</w:t>
      </w:r>
      <w:r w:rsidR="00E315A4" w:rsidRPr="00AB1781">
        <w:t xml:space="preserve"> 28</w:t>
      </w:r>
      <w:r w:rsidR="00E315A4">
        <w:t>: “Bring to the Lord, O sons of God”</w:t>
      </w:r>
      <w:r>
        <w:fldChar w:fldCharType="end"/>
      </w:r>
      <w:r>
        <w:t xml:space="preserve">, page </w:t>
      </w:r>
      <w:r>
        <w:fldChar w:fldCharType="begin"/>
      </w:r>
      <w:r>
        <w:instrText xml:space="preserve"> PAGEREF _Ref412110790 \h </w:instrText>
      </w:r>
      <w:r>
        <w:fldChar w:fldCharType="separate"/>
      </w:r>
      <w:r w:rsidR="00E315A4">
        <w:rPr>
          <w:noProof/>
        </w:rPr>
        <w:t>355</w:t>
      </w:r>
      <w:r>
        <w:fldChar w:fldCharType="end"/>
      </w:r>
      <w:r>
        <w:t>.</w:t>
      </w:r>
    </w:p>
    <w:p w14:paraId="4B35662F" w14:textId="12BA05FF" w:rsidR="002D71F0" w:rsidRPr="00906079" w:rsidRDefault="00906079" w:rsidP="00BF0205">
      <w:pPr>
        <w:pStyle w:val="Heading4"/>
      </w:pPr>
      <w:bookmarkStart w:id="973" w:name="_Ref412026021"/>
      <w:r>
        <w:t>Psalm</w:t>
      </w:r>
      <w:r w:rsidR="002D71F0" w:rsidRPr="00AB1781">
        <w:t xml:space="preserve"> 26</w:t>
      </w:r>
      <w:r>
        <w:t xml:space="preserve"> </w:t>
      </w:r>
      <w:r w:rsidR="009216DA">
        <w:t>“</w:t>
      </w:r>
      <w:r>
        <w:t>The Lord is my light and my Saviour; whom shall I fea</w:t>
      </w:r>
      <w:r w:rsidR="005453DF">
        <w:t>r”</w:t>
      </w:r>
      <w:bookmarkEnd w:id="97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1BAD9E1" w:rsidR="00F14AA6" w:rsidRDefault="00F14AA6" w:rsidP="00906079">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lastRenderedPageBreak/>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lastRenderedPageBreak/>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D7A0FF1"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_Ref412098429 \h </w:instrText>
      </w:r>
      <w:r>
        <w:fldChar w:fldCharType="separate"/>
      </w:r>
      <w:r w:rsidR="00E315A4">
        <w:t>Psalm</w:t>
      </w:r>
      <w:r w:rsidR="00E315A4" w:rsidRPr="00AB1781">
        <w:t xml:space="preserve"> 62</w:t>
      </w:r>
      <w:r w:rsidR="00E315A4">
        <w:t>: “O God, my God, I rise early to be with You”</w:t>
      </w:r>
      <w:r>
        <w:fldChar w:fldCharType="end"/>
      </w:r>
      <w:r>
        <w:t xml:space="preserve">, page </w:t>
      </w:r>
      <w:r>
        <w:fldChar w:fldCharType="begin"/>
      </w:r>
      <w:r>
        <w:instrText xml:space="preserve"> PAGEREF _Ref412098429 \h </w:instrText>
      </w:r>
      <w:r>
        <w:fldChar w:fldCharType="separate"/>
      </w:r>
      <w:r w:rsidR="00E315A4">
        <w:rPr>
          <w:noProof/>
        </w:rPr>
        <w:t>407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315A4">
        <w:t>Psalm</w:t>
      </w:r>
      <w:r w:rsidR="00E315A4" w:rsidRPr="00AB1781">
        <w:t xml:space="preserve"> 66</w:t>
      </w:r>
      <w:r w:rsidR="00E315A4">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315A4">
        <w:rPr>
          <w:noProof/>
        </w:rPr>
        <w:t>412</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lastRenderedPageBreak/>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1BE439E9" w:rsidR="002D71F0" w:rsidRPr="00906079" w:rsidRDefault="00906079" w:rsidP="00BF0205">
      <w:pPr>
        <w:pStyle w:val="Heading4"/>
      </w:pPr>
      <w:bookmarkStart w:id="974" w:name="_Ref412110790"/>
      <w:r>
        <w:t>Psalm</w:t>
      </w:r>
      <w:r w:rsidR="002D71F0" w:rsidRPr="00AB1781">
        <w:t xml:space="preserve"> 28</w:t>
      </w:r>
      <w:r>
        <w:t xml:space="preserve">: </w:t>
      </w:r>
      <w:r w:rsidR="009216DA">
        <w:t>“</w:t>
      </w:r>
      <w:r>
        <w:t>Bring to the Lord, O sons of Go</w:t>
      </w:r>
      <w:r w:rsidR="005453DF">
        <w:t>d”</w:t>
      </w:r>
      <w:bookmarkEnd w:id="97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FE67716" w:rsidR="00F14AA6" w:rsidRDefault="00F14AA6" w:rsidP="00906079">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lastRenderedPageBreak/>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209A4BD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15A4">
        <w:t>The Psalms of the Third Hour</w:t>
      </w:r>
      <w:r>
        <w:fldChar w:fldCharType="end"/>
      </w:r>
      <w:r>
        <w:t xml:space="preserve"> continue with </w:t>
      </w:r>
      <w:r>
        <w:fldChar w:fldCharType="begin"/>
      </w:r>
      <w:r>
        <w:instrText xml:space="preserve"> REF _Ref412026124 \h </w:instrText>
      </w:r>
      <w:r>
        <w:fldChar w:fldCharType="separate"/>
      </w:r>
      <w:r w:rsidR="00E315A4">
        <w:t>Psalm</w:t>
      </w:r>
      <w:r w:rsidR="00E315A4" w:rsidRPr="00AB1781">
        <w:t xml:space="preserve"> 29</w:t>
      </w:r>
      <w:r w:rsidR="00E315A4">
        <w:t>: “I will exalt You, O Lord”</w:t>
      </w:r>
      <w:r>
        <w:fldChar w:fldCharType="end"/>
      </w:r>
      <w:r>
        <w:t xml:space="preserve">, page </w:t>
      </w:r>
      <w:r>
        <w:fldChar w:fldCharType="begin"/>
      </w:r>
      <w:r>
        <w:instrText xml:space="preserve"> PAGEREF _Ref412026124 \h </w:instrText>
      </w:r>
      <w:r>
        <w:fldChar w:fldCharType="separate"/>
      </w:r>
      <w:r w:rsidR="00E315A4">
        <w:rPr>
          <w:noProof/>
        </w:rPr>
        <w:t>356</w:t>
      </w:r>
      <w:r>
        <w:fldChar w:fldCharType="end"/>
      </w:r>
      <w:r>
        <w:t>.</w:t>
      </w:r>
    </w:p>
    <w:p w14:paraId="511CF4D8" w14:textId="0112890B" w:rsidR="002D71F0" w:rsidRPr="00906079" w:rsidRDefault="00906079" w:rsidP="00BF0205">
      <w:pPr>
        <w:pStyle w:val="Heading4"/>
      </w:pPr>
      <w:bookmarkStart w:id="975"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97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37CE9CBE" w:rsidR="00F14AA6" w:rsidRDefault="00F14AA6" w:rsidP="00906079">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lastRenderedPageBreak/>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54C34EF" w14:textId="637EC692"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315A4">
        <w:t>The Psalms of the Third Hour</w:t>
      </w:r>
      <w:r>
        <w:fldChar w:fldCharType="end"/>
      </w:r>
      <w:r>
        <w:t xml:space="preserve"> continue with </w:t>
      </w:r>
      <w:r>
        <w:fldChar w:fldCharType="begin"/>
      </w:r>
      <w:r>
        <w:instrText xml:space="preserve"> REF _Ref412110815 \h </w:instrText>
      </w:r>
      <w:r>
        <w:fldChar w:fldCharType="separate"/>
      </w:r>
      <w:r w:rsidR="00E315A4">
        <w:t>Psalm</w:t>
      </w:r>
      <w:r w:rsidR="00E315A4" w:rsidRPr="00AB1781">
        <w:t xml:space="preserve"> 33</w:t>
      </w:r>
      <w:r w:rsidR="00E315A4">
        <w:t>: “I will bless the Lord at all times”</w:t>
      </w:r>
      <w:r>
        <w:fldChar w:fldCharType="end"/>
      </w:r>
      <w:r>
        <w:t xml:space="preserve">, page </w:t>
      </w:r>
      <w:r>
        <w:fldChar w:fldCharType="begin"/>
      </w:r>
      <w:r>
        <w:instrText xml:space="preserve"> PAGEREF _Ref412110815 \h </w:instrText>
      </w:r>
      <w:r>
        <w:fldChar w:fldCharType="separate"/>
      </w:r>
      <w:r w:rsidR="00E315A4">
        <w:rPr>
          <w:noProof/>
        </w:rPr>
        <w:t>363</w:t>
      </w:r>
      <w:r>
        <w:fldChar w:fldCharType="end"/>
      </w:r>
      <w:r>
        <w:t xml:space="preserve">. </w:t>
      </w:r>
      <w:r>
        <w:fldChar w:fldCharType="begin"/>
      </w:r>
      <w:r>
        <w:instrText xml:space="preserve"> REF _Ref434578449 \h </w:instrText>
      </w:r>
      <w:r>
        <w:fldChar w:fldCharType="separate"/>
      </w:r>
      <w:r w:rsidR="00E315A4">
        <w:rPr>
          <w:lang w:val="en-GB"/>
        </w:rPr>
        <w:t>The Psalms of the Veil</w:t>
      </w:r>
      <w:r>
        <w:fldChar w:fldCharType="end"/>
      </w:r>
      <w:r>
        <w:t xml:space="preserve"> continue with </w:t>
      </w:r>
      <w:r>
        <w:fldChar w:fldCharType="begin"/>
      </w:r>
      <w:r>
        <w:instrText xml:space="preserve"> REF _Ref412026139 \h </w:instrText>
      </w:r>
      <w:r>
        <w:fldChar w:fldCharType="separate"/>
      </w:r>
      <w:r w:rsidR="00E315A4">
        <w:t>Psalm</w:t>
      </w:r>
      <w:r w:rsidR="00E315A4" w:rsidRPr="00AB1781">
        <w:t xml:space="preserve"> 42</w:t>
      </w:r>
      <w:r w:rsidR="00E315A4">
        <w:t>: “Judge me, O God, and defend my cause”</w:t>
      </w:r>
      <w:r>
        <w:fldChar w:fldCharType="end"/>
      </w:r>
      <w:r>
        <w:t xml:space="preserve">, page </w:t>
      </w:r>
      <w:r>
        <w:fldChar w:fldCharType="begin"/>
      </w:r>
      <w:r>
        <w:instrText xml:space="preserve"> PAGEREF _Ref412026139 \h </w:instrText>
      </w:r>
      <w:r>
        <w:fldChar w:fldCharType="separate"/>
      </w:r>
      <w:r w:rsidR="00E315A4">
        <w:rPr>
          <w:noProof/>
        </w:rPr>
        <w:t>380</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lastRenderedPageBreak/>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lastRenderedPageBreak/>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76" w:name="_Ref435438533"/>
      <w:r w:rsidRPr="00AB1781">
        <w:t>K</w:t>
      </w:r>
      <w:r>
        <w:t>athisma 5</w:t>
      </w:r>
      <w:bookmarkEnd w:id="976"/>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lastRenderedPageBreak/>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977" w:name="_Ref412110815"/>
      <w:r>
        <w:t>Psalm</w:t>
      </w:r>
      <w:r w:rsidRPr="00AB1781">
        <w:t xml:space="preserve"> 33</w:t>
      </w:r>
      <w:r>
        <w:t xml:space="preserve">: </w:t>
      </w:r>
      <w:r w:rsidR="009216DA">
        <w:t>“</w:t>
      </w:r>
      <w:r>
        <w:t>I will bless the Lord at all time</w:t>
      </w:r>
      <w:r w:rsidR="005453DF">
        <w:t>s”</w:t>
      </w:r>
      <w:bookmarkEnd w:id="97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4CA7F4B4" w:rsidR="00F14AA6" w:rsidRDefault="00F14AA6" w:rsidP="00950468">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3633F574"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_Ref412110829 \h </w:instrText>
      </w:r>
      <w:r>
        <w:fldChar w:fldCharType="separate"/>
      </w:r>
      <w:r w:rsidR="00E315A4">
        <w:t>Psalm</w:t>
      </w:r>
      <w:r w:rsidR="00E315A4" w:rsidRPr="00AB1781">
        <w:t xml:space="preserve"> 40</w:t>
      </w:r>
      <w:r w:rsidR="00E315A4">
        <w:t>: “Blessed is he who considers the poor and needy”</w:t>
      </w:r>
      <w:r>
        <w:fldChar w:fldCharType="end"/>
      </w:r>
      <w:r>
        <w:t xml:space="preserve">, page </w:t>
      </w:r>
      <w:r>
        <w:fldChar w:fldCharType="begin"/>
      </w:r>
      <w:r>
        <w:instrText xml:space="preserve"> PAGEREF _Ref412110829 \h </w:instrText>
      </w:r>
      <w:r>
        <w:fldChar w:fldCharType="separate"/>
      </w:r>
      <w:r w:rsidR="00E315A4">
        <w:rPr>
          <w:noProof/>
        </w:rPr>
        <w:t>377</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lastRenderedPageBreak/>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lastRenderedPageBreak/>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lastRenderedPageBreak/>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lastRenderedPageBreak/>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lastRenderedPageBreak/>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78" w:name="_Ref435438548"/>
      <w:r w:rsidRPr="00AB1781">
        <w:t>K</w:t>
      </w:r>
      <w:r>
        <w:t>athisma 6</w:t>
      </w:r>
      <w:bookmarkEnd w:id="978"/>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lastRenderedPageBreak/>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lastRenderedPageBreak/>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979" w:name="_Ref412110829"/>
      <w:r>
        <w:t>Psalm</w:t>
      </w:r>
      <w:r w:rsidR="00950468" w:rsidRPr="00AB1781">
        <w:t xml:space="preserve"> 40</w:t>
      </w:r>
      <w:r>
        <w:t xml:space="preserve">: </w:t>
      </w:r>
      <w:r w:rsidR="009216DA">
        <w:t>“</w:t>
      </w:r>
      <w:r>
        <w:t>Blessed is he who considers the poor and need</w:t>
      </w:r>
      <w:r w:rsidR="005453DF">
        <w:t>y”</w:t>
      </w:r>
      <w:bookmarkEnd w:id="97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94A948E" w:rsidR="00F14AA6" w:rsidRDefault="00F14AA6" w:rsidP="004E0D33">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lastRenderedPageBreak/>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6"/>
      </w:r>
    </w:p>
    <w:p w14:paraId="3B07415D" w14:textId="0D07D62A" w:rsidR="00B35B25" w:rsidRDefault="00B35B25" w:rsidP="00B35B25">
      <w:pPr>
        <w:pStyle w:val="Rubric"/>
      </w:pPr>
      <w:r>
        <w:t xml:space="preserve">Alleluia. </w:t>
      </w:r>
      <w:r>
        <w:fldChar w:fldCharType="begin"/>
      </w:r>
      <w:r>
        <w:instrText xml:space="preserve"> REF _Ref448124439 \h  \* MERGEFORMAT </w:instrText>
      </w:r>
      <w:r>
        <w:fldChar w:fldCharType="separate"/>
      </w:r>
      <w:r w:rsidR="00E315A4">
        <w:t>The Psalms of the Third Hour</w:t>
      </w:r>
      <w:r>
        <w:fldChar w:fldCharType="end"/>
      </w:r>
      <w:r>
        <w:t xml:space="preserve"> continue with </w:t>
      </w:r>
      <w:r>
        <w:fldChar w:fldCharType="begin"/>
      </w:r>
      <w:r>
        <w:instrText xml:space="preserve"> REF _Ref412026139 \h </w:instrText>
      </w:r>
      <w:r>
        <w:fldChar w:fldCharType="separate"/>
      </w:r>
      <w:r w:rsidR="00E315A4">
        <w:t>Psalm</w:t>
      </w:r>
      <w:r w:rsidR="00E315A4" w:rsidRPr="00AB1781">
        <w:t xml:space="preserve"> 42</w:t>
      </w:r>
      <w:r w:rsidR="00E315A4">
        <w:t>: “Judge me, O God, and defend my cause”</w:t>
      </w:r>
      <w:r>
        <w:fldChar w:fldCharType="end"/>
      </w:r>
      <w:r>
        <w:t xml:space="preserve">, page </w:t>
      </w:r>
      <w:r>
        <w:fldChar w:fldCharType="begin"/>
      </w:r>
      <w:r>
        <w:instrText xml:space="preserve"> PAGEREF _Ref412026139 \h </w:instrText>
      </w:r>
      <w:r>
        <w:fldChar w:fldCharType="separate"/>
      </w:r>
      <w:r w:rsidR="00E315A4">
        <w:rPr>
          <w:noProof/>
        </w:rPr>
        <w:t>380</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lastRenderedPageBreak/>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980" w:name="_Ref412026139"/>
      <w:r>
        <w:lastRenderedPageBreak/>
        <w:t>Psalm</w:t>
      </w:r>
      <w:r w:rsidR="00950468" w:rsidRPr="00AB1781">
        <w:t xml:space="preserve"> 42</w:t>
      </w:r>
      <w:r>
        <w:t xml:space="preserve">: </w:t>
      </w:r>
      <w:r w:rsidR="009216DA">
        <w:t>“</w:t>
      </w:r>
      <w:r>
        <w:t>Judge me, O God, and defend my caus</w:t>
      </w:r>
      <w:r w:rsidR="00F017CA">
        <w:t>e”</w:t>
      </w:r>
      <w:bookmarkEnd w:id="98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24625DD2" w:rsidR="00F14AA6" w:rsidRDefault="00F14AA6" w:rsidP="004E0D33">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152B93"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_Ref412110857 \h </w:instrText>
      </w:r>
      <w:r>
        <w:fldChar w:fldCharType="separate"/>
      </w:r>
      <w:r w:rsidR="00E315A4">
        <w:t>Psalm</w:t>
      </w:r>
      <w:r w:rsidR="00E315A4" w:rsidRPr="00AB1781">
        <w:t xml:space="preserve"> 44</w:t>
      </w:r>
      <w:r w:rsidR="00E315A4">
        <w:t>: “My heart erupted with a good word”</w:t>
      </w:r>
      <w:r>
        <w:fldChar w:fldCharType="end"/>
      </w:r>
      <w:r>
        <w:t xml:space="preserve">, page </w:t>
      </w:r>
      <w:r>
        <w:fldChar w:fldCharType="begin"/>
      </w:r>
      <w:r>
        <w:instrText xml:space="preserve"> PAGEREF _Ref412110857 \h </w:instrText>
      </w:r>
      <w:r>
        <w:fldChar w:fldCharType="separate"/>
      </w:r>
      <w:r w:rsidR="00E315A4">
        <w:rPr>
          <w:noProof/>
        </w:rPr>
        <w:t>383</w:t>
      </w:r>
      <w:r>
        <w:fldChar w:fldCharType="end"/>
      </w:r>
      <w:r>
        <w:t xml:space="preserve">. </w:t>
      </w:r>
      <w:r>
        <w:fldChar w:fldCharType="begin"/>
      </w:r>
      <w:r>
        <w:instrText xml:space="preserve"> REF _Ref434578449 \h </w:instrText>
      </w:r>
      <w:r>
        <w:fldChar w:fldCharType="separate"/>
      </w:r>
      <w:r w:rsidR="00E315A4">
        <w:rPr>
          <w:lang w:val="en-GB"/>
        </w:rPr>
        <w:t>The Psalms of the Veil</w:t>
      </w:r>
      <w:r>
        <w:fldChar w:fldCharType="end"/>
      </w:r>
      <w:r>
        <w:t xml:space="preserve"> continue with </w:t>
      </w:r>
      <w:r>
        <w:fldChar w:fldCharType="begin"/>
      </w:r>
      <w:r>
        <w:instrText xml:space="preserve"> REF _Ref412026190 \h </w:instrText>
      </w:r>
      <w:r>
        <w:fldChar w:fldCharType="separate"/>
      </w:r>
      <w:r w:rsidR="00E315A4">
        <w:t>Psalm</w:t>
      </w:r>
      <w:r w:rsidR="00E315A4" w:rsidRPr="00AB1781">
        <w:t xml:space="preserve"> 56</w:t>
      </w:r>
      <w:r w:rsidR="00E315A4">
        <w:t>: “Have mercy on me, O God, have mercy on me”</w:t>
      </w:r>
      <w:r>
        <w:fldChar w:fldCharType="end"/>
      </w:r>
      <w:r>
        <w:t xml:space="preserve">, page </w:t>
      </w:r>
      <w:r>
        <w:fldChar w:fldCharType="begin"/>
      </w:r>
      <w:r>
        <w:instrText xml:space="preserve"> PAGEREF _Ref412026190 \h </w:instrText>
      </w:r>
      <w:r>
        <w:fldChar w:fldCharType="separate"/>
      </w:r>
      <w:r w:rsidR="00E315A4">
        <w:rPr>
          <w:noProof/>
        </w:rPr>
        <w:t>400</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lastRenderedPageBreak/>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lastRenderedPageBreak/>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981"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98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3FCB175E" w:rsidR="00F14AA6" w:rsidRDefault="00F14AA6" w:rsidP="004E0D33">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lastRenderedPageBreak/>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EE6546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_Ref412110915 \h </w:instrText>
      </w:r>
      <w:r>
        <w:fldChar w:fldCharType="separate"/>
      </w:r>
      <w:r w:rsidR="00E315A4">
        <w:t>Psalm</w:t>
      </w:r>
      <w:r w:rsidR="00E315A4" w:rsidRPr="00AB1781">
        <w:t xml:space="preserve"> 45</w:t>
      </w:r>
      <w:r w:rsidR="00E315A4">
        <w:t>: “God is our refuge and strength”</w:t>
      </w:r>
      <w:r>
        <w:fldChar w:fldCharType="end"/>
      </w:r>
      <w:r>
        <w:t xml:space="preserve">, page </w:t>
      </w:r>
      <w:r>
        <w:fldChar w:fldCharType="begin"/>
      </w:r>
      <w:r>
        <w:instrText xml:space="preserve"> PAGEREF _Ref412110915 \h </w:instrText>
      </w:r>
      <w:r>
        <w:fldChar w:fldCharType="separate"/>
      </w:r>
      <w:r w:rsidR="00E315A4">
        <w:rPr>
          <w:noProof/>
        </w:rPr>
        <w:t>384</w:t>
      </w:r>
      <w:r>
        <w:fldChar w:fldCharType="end"/>
      </w:r>
      <w:r>
        <w:t>.</w:t>
      </w:r>
    </w:p>
    <w:p w14:paraId="5C84228E" w14:textId="1E068D83" w:rsidR="00950468" w:rsidRPr="008242AB" w:rsidRDefault="008242AB" w:rsidP="00BF0205">
      <w:pPr>
        <w:pStyle w:val="Heading4"/>
      </w:pPr>
      <w:bookmarkStart w:id="982" w:name="_Ref412110915"/>
      <w:r>
        <w:t>Psalm</w:t>
      </w:r>
      <w:r w:rsidR="00950468" w:rsidRPr="00AB1781">
        <w:t xml:space="preserve"> 45</w:t>
      </w:r>
      <w:r>
        <w:t xml:space="preserve">: </w:t>
      </w:r>
      <w:r w:rsidR="009216DA">
        <w:t>“</w:t>
      </w:r>
      <w:r>
        <w:t>God is our refuge and strengt</w:t>
      </w:r>
      <w:r w:rsidR="005453DF">
        <w:t>h”</w:t>
      </w:r>
      <w:bookmarkEnd w:id="98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5BF3EE09" w:rsidR="00F14AA6" w:rsidRDefault="00F14AA6" w:rsidP="008242AB">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lastRenderedPageBreak/>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63B601BD" w:rsidR="00B35B25" w:rsidRDefault="00B35B25" w:rsidP="00B35B25">
      <w:pPr>
        <w:pStyle w:val="Rubric"/>
      </w:pPr>
      <w:r>
        <w:t xml:space="preserve">Alleluia. </w:t>
      </w:r>
      <w:r>
        <w:fldChar w:fldCharType="begin"/>
      </w:r>
      <w:r>
        <w:instrText xml:space="preserve"> REF _Ref448124439 \h </w:instrText>
      </w:r>
      <w:r>
        <w:fldChar w:fldCharType="separate"/>
      </w:r>
      <w:r w:rsidR="00E315A4">
        <w:t>The Psalms of the Third Hour</w:t>
      </w:r>
      <w:r>
        <w:fldChar w:fldCharType="end"/>
      </w:r>
      <w:r>
        <w:t xml:space="preserve"> continue with </w:t>
      </w:r>
      <w:r>
        <w:fldChar w:fldCharType="begin"/>
      </w:r>
      <w:r>
        <w:instrText xml:space="preserve"> REF _Ref412110929 \h </w:instrText>
      </w:r>
      <w:r>
        <w:fldChar w:fldCharType="separate"/>
      </w:r>
      <w:r w:rsidR="00E315A4">
        <w:t>Psalm</w:t>
      </w:r>
      <w:r w:rsidR="00E315A4" w:rsidRPr="00AB1781">
        <w:t xml:space="preserve"> 46</w:t>
      </w:r>
      <w:r w:rsidR="00E315A4">
        <w:t>: “Clap your hands, all you nations”</w:t>
      </w:r>
      <w:r>
        <w:fldChar w:fldCharType="end"/>
      </w:r>
      <w:r>
        <w:t xml:space="preserve">, page </w:t>
      </w:r>
      <w:r>
        <w:fldChar w:fldCharType="begin"/>
      </w:r>
      <w:r>
        <w:instrText xml:space="preserve"> PAGEREF _Ref412110929 \h </w:instrText>
      </w:r>
      <w:r>
        <w:fldChar w:fldCharType="separate"/>
      </w:r>
      <w:r w:rsidR="00E315A4">
        <w:rPr>
          <w:noProof/>
        </w:rPr>
        <w:t>386</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83" w:name="_Ref435990010"/>
      <w:r>
        <w:lastRenderedPageBreak/>
        <w:t>Kathisma 7</w:t>
      </w:r>
      <w:bookmarkEnd w:id="983"/>
    </w:p>
    <w:p w14:paraId="3F629085" w14:textId="3F034B79" w:rsidR="00A6346F" w:rsidRPr="00A6346F" w:rsidRDefault="00A6346F" w:rsidP="00BF0205">
      <w:pPr>
        <w:pStyle w:val="Heading4"/>
      </w:pPr>
      <w:bookmarkStart w:id="984" w:name="_Ref412110929"/>
      <w:r>
        <w:t>Psalm</w:t>
      </w:r>
      <w:r w:rsidRPr="00AB1781">
        <w:t xml:space="preserve"> 46</w:t>
      </w:r>
      <w:r>
        <w:t xml:space="preserve">: </w:t>
      </w:r>
      <w:r w:rsidR="009216DA">
        <w:t>“C</w:t>
      </w:r>
      <w:r>
        <w:t>lap your hand</w:t>
      </w:r>
      <w:r w:rsidR="005453DF">
        <w:t>s, all you nations”</w:t>
      </w:r>
      <w:bookmarkEnd w:id="98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25A5008" w:rsidR="00F14AA6" w:rsidRDefault="00F14AA6" w:rsidP="00A6346F">
      <w:pPr>
        <w:pStyle w:val="Rubric"/>
      </w:pPr>
      <w:r>
        <w:fldChar w:fldCharType="begin"/>
      </w:r>
      <w:r>
        <w:instrText xml:space="preserve"> REF _Ref434576019 \h </w:instrText>
      </w:r>
      <w:r>
        <w:fldChar w:fldCharType="separate"/>
      </w:r>
      <w:r w:rsidR="00E315A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15A4">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2FE9E521"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315A4">
        <w:t>The Psalms of the Third Hour</w:t>
      </w:r>
      <w:r>
        <w:fldChar w:fldCharType="end"/>
      </w:r>
      <w:r>
        <w:t xml:space="preserve"> are completed.</w:t>
      </w:r>
    </w:p>
    <w:p w14:paraId="71E52EE1" w14:textId="1435EB3D" w:rsidR="00A6346F" w:rsidRPr="00A6346F" w:rsidRDefault="00A6346F" w:rsidP="00BF0205">
      <w:pPr>
        <w:pStyle w:val="Heading4"/>
      </w:pPr>
      <w:r>
        <w:lastRenderedPageBreak/>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2A87385A" w:rsidR="00A6346F" w:rsidRPr="00A6346F" w:rsidRDefault="00A6346F" w:rsidP="00BF0205">
      <w:pPr>
        <w:pStyle w:val="Heading4"/>
      </w:pPr>
      <w:bookmarkStart w:id="985" w:name="_Ref411967565"/>
      <w:r>
        <w:t>Psalm</w:t>
      </w:r>
      <w:r w:rsidRPr="00AB1781">
        <w:t xml:space="preserve"> 50</w:t>
      </w:r>
      <w:r>
        <w:t xml:space="preserve">: </w:t>
      </w:r>
      <w:r w:rsidR="009216DA">
        <w:t>“</w:t>
      </w:r>
      <w:r>
        <w:t xml:space="preserve">Have mercy on me, O God, in </w:t>
      </w:r>
      <w:r w:rsidR="00E570CB">
        <w:t>Your</w:t>
      </w:r>
      <w:r>
        <w:t xml:space="preserve"> great mercy</w:t>
      </w:r>
      <w:bookmarkEnd w:id="985"/>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8E5115F" w:rsidR="00C06875" w:rsidRDefault="00C06875" w:rsidP="00336170">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315A4">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315A4">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315A4">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315A4">
        <w:rPr>
          <w:noProof/>
        </w:rPr>
        <w:t>249</w:t>
      </w:r>
      <w:r>
        <w:fldChar w:fldCharType="end"/>
      </w:r>
      <w:r>
        <w:t xml:space="preserve">; </w:t>
      </w:r>
      <w:r>
        <w:fldChar w:fldCharType="begin"/>
      </w:r>
      <w:r>
        <w:instrText xml:space="preserve"> REF _Ref435434353 \h </w:instrText>
      </w:r>
      <w:r>
        <w:fldChar w:fldCharType="separate"/>
      </w:r>
      <w:r w:rsidR="00E315A4">
        <w:t>The Psalms of the Third Hour</w:t>
      </w:r>
      <w:r>
        <w:fldChar w:fldCharType="end"/>
      </w:r>
      <w:r>
        <w:t xml:space="preserve">, page </w:t>
      </w:r>
      <w:r>
        <w:fldChar w:fldCharType="begin"/>
      </w:r>
      <w:r>
        <w:instrText xml:space="preserve"> PAGEREF _Ref435434358 \h </w:instrText>
      </w:r>
      <w:r>
        <w:fldChar w:fldCharType="separate"/>
      </w:r>
      <w:r w:rsidR="00E315A4">
        <w:rPr>
          <w:noProof/>
        </w:rPr>
        <w:t>269</w:t>
      </w:r>
      <w:r>
        <w:fldChar w:fldCharType="end"/>
      </w:r>
      <w:r>
        <w:t xml:space="preserve">; </w:t>
      </w:r>
      <w:r>
        <w:fldChar w:fldCharType="begin"/>
      </w:r>
      <w:r>
        <w:instrText xml:space="preserve"> REF _Ref435434365 \h </w:instrText>
      </w:r>
      <w:r>
        <w:fldChar w:fldCharType="separate"/>
      </w:r>
      <w:r w:rsidR="00E315A4">
        <w:t>The Psalms of the Sixth Hour</w:t>
      </w:r>
      <w:r>
        <w:fldChar w:fldCharType="end"/>
      </w:r>
      <w:r>
        <w:t xml:space="preserve">, page </w:t>
      </w:r>
      <w:r>
        <w:fldChar w:fldCharType="begin"/>
      </w:r>
      <w:r>
        <w:instrText xml:space="preserve"> PAGEREF _Ref435434371 \p \h </w:instrText>
      </w:r>
      <w:r>
        <w:fldChar w:fldCharType="separate"/>
      </w:r>
      <w:r w:rsidR="00E315A4">
        <w:rPr>
          <w:noProof/>
        </w:rPr>
        <w:t>on page 272</w:t>
      </w:r>
      <w:r>
        <w:fldChar w:fldCharType="end"/>
      </w:r>
      <w:r>
        <w:t xml:space="preserve">; </w:t>
      </w:r>
      <w:r>
        <w:fldChar w:fldCharType="begin"/>
      </w:r>
      <w:r>
        <w:instrText xml:space="preserve"> REF _Ref435434381 \h </w:instrText>
      </w:r>
      <w:r>
        <w:fldChar w:fldCharType="separate"/>
      </w:r>
      <w:r w:rsidR="00E315A4">
        <w:t>The Psalms of the Ninth Hour</w:t>
      </w:r>
      <w:r>
        <w:fldChar w:fldCharType="end"/>
      </w:r>
      <w:r>
        <w:t xml:space="preserve">, page </w:t>
      </w:r>
      <w:r>
        <w:fldChar w:fldCharType="begin"/>
      </w:r>
      <w:r>
        <w:instrText xml:space="preserve"> PAGEREF _Ref435434387 \h </w:instrText>
      </w:r>
      <w:r>
        <w:fldChar w:fldCharType="separate"/>
      </w:r>
      <w:r w:rsidR="00E315A4">
        <w:rPr>
          <w:noProof/>
        </w:rPr>
        <w:t>276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986"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98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476F81A8" w:rsidR="00F14AA6" w:rsidRDefault="00F14AA6" w:rsidP="00FD3FDA">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10CABE06"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315A4">
        <w:t>Psalm</w:t>
      </w:r>
      <w:r w:rsidR="00E315A4" w:rsidRPr="00AB1781">
        <w:t xml:space="preserve"> 56</w:t>
      </w:r>
      <w:r w:rsidR="00E315A4">
        <w:t>: “Have mercy on me, O God, have mercy on me”</w:t>
      </w:r>
      <w:r>
        <w:fldChar w:fldCharType="end"/>
      </w:r>
      <w:r>
        <w:t xml:space="preserve">, page </w:t>
      </w:r>
      <w:r>
        <w:fldChar w:fldCharType="begin"/>
      </w:r>
      <w:r>
        <w:instrText xml:space="preserve"> PAGEREF _Ref412026190 \h </w:instrText>
      </w:r>
      <w:r>
        <w:fldChar w:fldCharType="separate"/>
      </w:r>
      <w:r w:rsidR="00E315A4">
        <w:rPr>
          <w:noProof/>
        </w:rPr>
        <w:t>400</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lastRenderedPageBreak/>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87" w:name="_Ref435438564"/>
      <w:r w:rsidRPr="00AB1781">
        <w:t>K</w:t>
      </w:r>
      <w:r>
        <w:t>athisma</w:t>
      </w:r>
      <w:r w:rsidR="0044639B">
        <w:t xml:space="preserve"> 8</w:t>
      </w:r>
      <w:bookmarkEnd w:id="987"/>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lastRenderedPageBreak/>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988" w:name="_Ref412026190"/>
      <w:r>
        <w:lastRenderedPageBreak/>
        <w:t>Psalm</w:t>
      </w:r>
      <w:r w:rsidRPr="00AB1781">
        <w:t xml:space="preserve"> 56</w:t>
      </w:r>
      <w:r>
        <w:t xml:space="preserve">: </w:t>
      </w:r>
      <w:r w:rsidR="009216DA">
        <w:t>“</w:t>
      </w:r>
      <w:r>
        <w:t>Have mercy on me, O God, have mercy on m</w:t>
      </w:r>
      <w:r w:rsidR="00F017CA">
        <w:t>e”</w:t>
      </w:r>
      <w:bookmarkEnd w:id="98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5BD1F1E0" w:rsidR="00F14AA6" w:rsidRDefault="00F14AA6" w:rsidP="009E7111">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lastRenderedPageBreak/>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0687368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315A4">
        <w:t>Psalm</w:t>
      </w:r>
      <w:r w:rsidR="00E315A4" w:rsidRPr="00AB1781">
        <w:t xml:space="preserve"> 60</w:t>
      </w:r>
      <w:r w:rsidR="00E315A4">
        <w:t>: “Hear my supplication, O God”</w:t>
      </w:r>
      <w:r>
        <w:fldChar w:fldCharType="end"/>
      </w:r>
      <w:r>
        <w:t xml:space="preserve">, page </w:t>
      </w:r>
      <w:r>
        <w:fldChar w:fldCharType="begin"/>
      </w:r>
      <w:r>
        <w:instrText xml:space="preserve"> PAGEREF _Ref412111219 \h </w:instrText>
      </w:r>
      <w:r>
        <w:fldChar w:fldCharType="separate"/>
      </w:r>
      <w:r w:rsidR="00E315A4">
        <w:rPr>
          <w:noProof/>
        </w:rPr>
        <w:t>405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15A4">
        <w:t>Psalm</w:t>
      </w:r>
      <w:r w:rsidR="00E315A4" w:rsidRPr="00AB1781">
        <w:t xml:space="preserve"> 85</w:t>
      </w:r>
      <w:r w:rsidR="00E315A4">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315A4">
        <w:rPr>
          <w:noProof/>
        </w:rPr>
        <w:t>446</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lastRenderedPageBreak/>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lastRenderedPageBreak/>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989" w:name="_Ref412111219"/>
      <w:r>
        <w:lastRenderedPageBreak/>
        <w:t>Psalm</w:t>
      </w:r>
      <w:r w:rsidR="009E7111" w:rsidRPr="00AB1781">
        <w:t xml:space="preserve"> 60</w:t>
      </w:r>
      <w:r>
        <w:t xml:space="preserve">: </w:t>
      </w:r>
      <w:r w:rsidR="009216DA">
        <w:t>“Hear</w:t>
      </w:r>
      <w:r>
        <w:t xml:space="preserve"> my supplicatio</w:t>
      </w:r>
      <w:r w:rsidR="005453DF">
        <w:t>n, O God”</w:t>
      </w:r>
      <w:bookmarkEnd w:id="98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7B3FFFD" w:rsidR="00F14AA6" w:rsidRDefault="00F14AA6" w:rsidP="00035647">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817682C"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315A4">
        <w:t>Psalm</w:t>
      </w:r>
      <w:r w:rsidR="00E315A4" w:rsidRPr="00AB1781">
        <w:t xml:space="preserve"> 62</w:t>
      </w:r>
      <w:r w:rsidR="00E315A4">
        <w:t>: “O God, my God, I rise early to be with You”</w:t>
      </w:r>
      <w:r>
        <w:fldChar w:fldCharType="end"/>
      </w:r>
      <w:r>
        <w:t xml:space="preserve">, page </w:t>
      </w:r>
      <w:r>
        <w:fldChar w:fldCharType="begin"/>
      </w:r>
      <w:r>
        <w:instrText xml:space="preserve"> PAGEREF _Ref412098429 \h </w:instrText>
      </w:r>
      <w:r>
        <w:fldChar w:fldCharType="separate"/>
      </w:r>
      <w:r w:rsidR="00E315A4">
        <w:rPr>
          <w:noProof/>
        </w:rPr>
        <w:t>407</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lastRenderedPageBreak/>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lastRenderedPageBreak/>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990"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99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FE253EA" w:rsidR="00F14AA6" w:rsidRDefault="00F14AA6" w:rsidP="00035647">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 </w:t>
      </w: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lastRenderedPageBreak/>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9F93D9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315A4">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315A4">
        <w:t>Psalm</w:t>
      </w:r>
      <w:r w:rsidR="00E315A4" w:rsidRPr="00AB1781">
        <w:t xml:space="preserve"> 66</w:t>
      </w:r>
      <w:r w:rsidR="00E315A4">
        <w:t>: “May God have compassion on us and bless us”</w:t>
      </w:r>
      <w:r>
        <w:fldChar w:fldCharType="end"/>
      </w:r>
      <w:r>
        <w:t xml:space="preserve">, page </w:t>
      </w:r>
      <w:r>
        <w:fldChar w:fldCharType="begin"/>
      </w:r>
      <w:r>
        <w:instrText xml:space="preserve"> PAGEREF _Ref412026041 \h </w:instrText>
      </w:r>
      <w:r>
        <w:fldChar w:fldCharType="separate"/>
      </w:r>
      <w:r w:rsidR="00E315A4">
        <w:rPr>
          <w:noProof/>
        </w:rPr>
        <w:t>412</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lastRenderedPageBreak/>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91" w:name="_Ref435438574"/>
      <w:r w:rsidRPr="00AB1781">
        <w:t>K</w:t>
      </w:r>
      <w:r>
        <w:t>athisma 9</w:t>
      </w:r>
      <w:bookmarkEnd w:id="991"/>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lastRenderedPageBreak/>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lastRenderedPageBreak/>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992" w:name="_Ref412026041"/>
      <w:r>
        <w:t>Psalm</w:t>
      </w:r>
      <w:r w:rsidRPr="00AB1781">
        <w:t xml:space="preserve"> 66</w:t>
      </w:r>
      <w:r>
        <w:t xml:space="preserve">: </w:t>
      </w:r>
      <w:r w:rsidR="007D2678">
        <w:t>“</w:t>
      </w:r>
      <w:r>
        <w:t>M</w:t>
      </w:r>
      <w:r w:rsidR="007D2678">
        <w:t>a</w:t>
      </w:r>
      <w:r>
        <w:t>y God have compassion on us and bless u</w:t>
      </w:r>
      <w:r w:rsidR="005453DF">
        <w:t>s”</w:t>
      </w:r>
      <w:bookmarkEnd w:id="99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3E08B20C" w:rsidR="00F14AA6" w:rsidRDefault="00F14AA6" w:rsidP="00C879D4">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 </w:t>
      </w: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7B85394"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315A4">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315A4">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315A4">
        <w:t>Psalm</w:t>
      </w:r>
      <w:r w:rsidR="00E315A4" w:rsidRPr="00AB1781">
        <w:t xml:space="preserve"> 69</w:t>
      </w:r>
      <w:r w:rsidR="00E315A4">
        <w:t>: “O Lord, make haste to help me”</w:t>
      </w:r>
      <w:r>
        <w:fldChar w:fldCharType="end"/>
      </w:r>
      <w:r>
        <w:t xml:space="preserve">, page </w:t>
      </w:r>
      <w:r>
        <w:fldChar w:fldCharType="begin"/>
      </w:r>
      <w:r>
        <w:instrText xml:space="preserve"> PAGEREF _Ref412026055 \h </w:instrText>
      </w:r>
      <w:r>
        <w:fldChar w:fldCharType="separate"/>
      </w:r>
      <w:r w:rsidR="00E315A4">
        <w:rPr>
          <w:noProof/>
        </w:rPr>
        <w:t>419</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lastRenderedPageBreak/>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lastRenderedPageBreak/>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lastRenderedPageBreak/>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lastRenderedPageBreak/>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lastRenderedPageBreak/>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993" w:name="_Ref412026055"/>
      <w:r>
        <w:t>Psalm</w:t>
      </w:r>
      <w:r w:rsidR="00C879D4" w:rsidRPr="00AB1781">
        <w:t xml:space="preserve"> 69</w:t>
      </w:r>
      <w:r>
        <w:t xml:space="preserve">: </w:t>
      </w:r>
      <w:r w:rsidR="007D2678">
        <w:t>“O Lord</w:t>
      </w:r>
      <w:r>
        <w:t xml:space="preserve">, </w:t>
      </w:r>
      <w:r w:rsidR="007D2678">
        <w:t>make haste to help m</w:t>
      </w:r>
      <w:r w:rsidR="00F017CA">
        <w:t>e”</w:t>
      </w:r>
      <w:bookmarkEnd w:id="99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20746CB5" w:rsidR="00F14AA6" w:rsidRDefault="00F14AA6" w:rsidP="00B139A8">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 </w:t>
      </w: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lastRenderedPageBreak/>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0148D26F" w:rsidR="00F35AEA" w:rsidRDefault="00F35AEA" w:rsidP="00E611C7">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_Ref412098484 \h </w:instrText>
      </w:r>
      <w:r>
        <w:fldChar w:fldCharType="separate"/>
      </w:r>
      <w:r w:rsidR="00E315A4">
        <w:t>Psalm</w:t>
      </w:r>
      <w:r w:rsidR="00E315A4" w:rsidRPr="00AB1781">
        <w:t xml:space="preserve"> 112</w:t>
      </w:r>
      <w:r w:rsidR="00E315A4">
        <w:t>: “Praise the Lord, you children”</w:t>
      </w:r>
      <w:r>
        <w:fldChar w:fldCharType="end"/>
      </w:r>
      <w:r>
        <w:t xml:space="preserve">, page </w:t>
      </w:r>
      <w:r>
        <w:fldChar w:fldCharType="begin"/>
      </w:r>
      <w:r>
        <w:instrText xml:space="preserve"> PAGEREF _Ref412098484 \h </w:instrText>
      </w:r>
      <w:r>
        <w:fldChar w:fldCharType="separate"/>
      </w:r>
      <w:r w:rsidR="00E315A4">
        <w:rPr>
          <w:noProof/>
        </w:rPr>
        <w:t>493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15A4">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315A4">
        <w:t>Psalm</w:t>
      </w:r>
      <w:r w:rsidR="00E315A4" w:rsidRPr="00AB1781">
        <w:t xml:space="preserve"> 83</w:t>
      </w:r>
      <w:r w:rsidR="00E315A4">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315A4">
        <w:rPr>
          <w:noProof/>
        </w:rPr>
        <w:t>444</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315A4">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315A4">
        <w:t>Psalm</w:t>
      </w:r>
      <w:r w:rsidR="00E315A4" w:rsidRPr="00AB1781">
        <w:t xml:space="preserve"> 22</w:t>
      </w:r>
      <w:r w:rsidR="00E315A4">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315A4">
        <w:rPr>
          <w:noProof/>
        </w:rPr>
        <w:t>347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15A4">
        <w:t>Psalm</w:t>
      </w:r>
      <w:r w:rsidR="00E315A4" w:rsidRPr="00AB1781">
        <w:t xml:space="preserve"> 85</w:t>
      </w:r>
      <w:r w:rsidR="00E315A4">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315A4">
        <w:rPr>
          <w:noProof/>
        </w:rPr>
        <w:t>446</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94" w:name="_Ref435438582"/>
      <w:r w:rsidRPr="00AB1781">
        <w:t>K</w:t>
      </w:r>
      <w:r>
        <w:t>athisma 10</w:t>
      </w:r>
      <w:bookmarkEnd w:id="994"/>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lastRenderedPageBreak/>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lastRenderedPageBreak/>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lastRenderedPageBreak/>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lastRenderedPageBreak/>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lastRenderedPageBreak/>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lastRenderedPageBreak/>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lastRenderedPageBreak/>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lastRenderedPageBreak/>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lastRenderedPageBreak/>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lastRenderedPageBreak/>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95" w:name="_Ref435438587"/>
      <w:r w:rsidRPr="00AB1781">
        <w:t>K</w:t>
      </w:r>
      <w:r>
        <w:t>athisma</w:t>
      </w:r>
      <w:r w:rsidRPr="00AB1781">
        <w:t xml:space="preserve"> 1</w:t>
      </w:r>
      <w:r>
        <w:t>1</w:t>
      </w:r>
      <w:bookmarkEnd w:id="995"/>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lastRenderedPageBreak/>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lastRenderedPageBreak/>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lastRenderedPageBreak/>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lastRenderedPageBreak/>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lastRenderedPageBreak/>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lastRenderedPageBreak/>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lastRenderedPageBreak/>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lastRenderedPageBreak/>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lastRenderedPageBreak/>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lastRenderedPageBreak/>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lastRenderedPageBreak/>
        <w:t>The second group of the Psalms of the Sons of Korah (Psalms 83 – 87, excluding 85) begins here.</w:t>
      </w:r>
    </w:p>
    <w:p w14:paraId="4EBD06B9" w14:textId="7F45FE3B" w:rsidR="004A51E7" w:rsidRPr="00AB1781" w:rsidRDefault="00A93CE8" w:rsidP="00BF0205">
      <w:pPr>
        <w:pStyle w:val="Heading4"/>
      </w:pPr>
      <w:bookmarkStart w:id="996"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99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52BE4D1C" w:rsidR="00F14AA6" w:rsidRDefault="00F14AA6" w:rsidP="00A93CE8">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lastRenderedPageBreak/>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B18C857"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315A4">
        <w:t>Psalm</w:t>
      </w:r>
      <w:r w:rsidR="00E315A4" w:rsidRPr="00AB1781">
        <w:t xml:space="preserve"> 84</w:t>
      </w:r>
      <w:r w:rsidR="00E315A4">
        <w:t>:” O Lord, You were pleased with Your land”</w:t>
      </w:r>
      <w:r>
        <w:fldChar w:fldCharType="end"/>
      </w:r>
      <w:r>
        <w:t xml:space="preserve">, page </w:t>
      </w:r>
      <w:r>
        <w:fldChar w:fldCharType="begin"/>
      </w:r>
      <w:r>
        <w:instrText xml:space="preserve"> PAGEREF _Ref412111302 \h </w:instrText>
      </w:r>
      <w:r>
        <w:fldChar w:fldCharType="separate"/>
      </w:r>
      <w:r w:rsidR="00E315A4">
        <w:rPr>
          <w:noProof/>
        </w:rPr>
        <w:t>445</w:t>
      </w:r>
      <w:r>
        <w:fldChar w:fldCharType="end"/>
      </w:r>
      <w:r>
        <w:t>.</w:t>
      </w:r>
    </w:p>
    <w:p w14:paraId="2EFF1703" w14:textId="35323D47" w:rsidR="004A51E7" w:rsidRPr="00AB1781" w:rsidRDefault="00A93CE8" w:rsidP="00BF0205">
      <w:pPr>
        <w:pStyle w:val="Heading4"/>
      </w:pPr>
      <w:bookmarkStart w:id="997"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99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0861AB5" w:rsidR="00F14AA6" w:rsidRDefault="00F14AA6" w:rsidP="00A93CE8">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lastRenderedPageBreak/>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3F18D956" w:rsidR="00B35B25"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315A4">
        <w:t>Psalm</w:t>
      </w:r>
      <w:r w:rsidR="00E315A4" w:rsidRPr="00AB1781">
        <w:t xml:space="preserve"> 85</w:t>
      </w:r>
      <w:r w:rsidR="00E315A4">
        <w:t>: “Incline Your ear, O Lord, and hear me”</w:t>
      </w:r>
      <w:r>
        <w:fldChar w:fldCharType="end"/>
      </w:r>
      <w:r>
        <w:t xml:space="preserve">, page </w:t>
      </w:r>
      <w:r>
        <w:fldChar w:fldCharType="begin"/>
      </w:r>
      <w:r>
        <w:instrText xml:space="preserve"> PAGEREF _Ref412026212 \h </w:instrText>
      </w:r>
      <w:r>
        <w:fldChar w:fldCharType="separate"/>
      </w:r>
      <w:r w:rsidR="00E315A4">
        <w:rPr>
          <w:noProof/>
        </w:rPr>
        <w:t>446</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98" w:name="_Ref435990025"/>
      <w:r>
        <w:t>Kathisma 12</w:t>
      </w:r>
      <w:bookmarkEnd w:id="998"/>
    </w:p>
    <w:p w14:paraId="3C923651" w14:textId="0BCFC39C" w:rsidR="00935D4B" w:rsidRPr="00AB1781" w:rsidRDefault="00935D4B" w:rsidP="00BF0205">
      <w:pPr>
        <w:pStyle w:val="Heading4"/>
      </w:pPr>
      <w:bookmarkStart w:id="999"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99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004E006" w:rsidR="00F14AA6" w:rsidRDefault="00F14AA6" w:rsidP="00935D4B">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lastRenderedPageBreak/>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lastRenderedPageBreak/>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6C325A3" w:rsidR="00B35B25" w:rsidRPr="00935D4B" w:rsidRDefault="00B35B25" w:rsidP="00E611C7">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w:t>
      </w:r>
      <w:r>
        <w:fldChar w:fldCharType="begin"/>
      </w:r>
      <w:r>
        <w:instrText xml:space="preserve"> REF _Ref412111328 \h </w:instrText>
      </w:r>
      <w:r>
        <w:fldChar w:fldCharType="separate"/>
      </w:r>
      <w:r w:rsidR="00E315A4">
        <w:t>Psalm</w:t>
      </w:r>
      <w:r w:rsidR="00E315A4" w:rsidRPr="00AB1781">
        <w:t xml:space="preserve"> 86</w:t>
      </w:r>
      <w:r w:rsidR="00E315A4">
        <w:t>: “His foundations are on the holy mountains”</w:t>
      </w:r>
      <w:r>
        <w:fldChar w:fldCharType="end"/>
      </w:r>
      <w:r>
        <w:t xml:space="preserve">, page </w:t>
      </w:r>
      <w:r>
        <w:fldChar w:fldCharType="begin"/>
      </w:r>
      <w:r>
        <w:instrText xml:space="preserve"> PAGEREF _Ref412111328 \h </w:instrText>
      </w:r>
      <w:r>
        <w:fldChar w:fldCharType="separate"/>
      </w:r>
      <w:r w:rsidR="00E315A4">
        <w:rPr>
          <w:noProof/>
        </w:rPr>
        <w:t>448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315A4">
        <w:t>Psalm</w:t>
      </w:r>
      <w:r w:rsidR="00E315A4" w:rsidRPr="00AB1781">
        <w:t xml:space="preserve"> 90</w:t>
      </w:r>
      <w:r w:rsidR="00E315A4">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315A4">
        <w:rPr>
          <w:noProof/>
        </w:rPr>
        <w:t>456</w:t>
      </w:r>
      <w:r w:rsidR="00E611C7">
        <w:fldChar w:fldCharType="end"/>
      </w:r>
      <w:r w:rsidR="00E611C7">
        <w:t>.</w:t>
      </w:r>
    </w:p>
    <w:p w14:paraId="45920DE7" w14:textId="6372A487" w:rsidR="00935D4B" w:rsidRPr="00AB1781" w:rsidRDefault="00935D4B" w:rsidP="00BF0205">
      <w:pPr>
        <w:pStyle w:val="Heading4"/>
      </w:pPr>
      <w:bookmarkStart w:id="1000" w:name="_Ref412111328"/>
      <w:r>
        <w:t>Psalm</w:t>
      </w:r>
      <w:r w:rsidRPr="00AB1781">
        <w:t xml:space="preserve"> 86</w:t>
      </w:r>
      <w:r>
        <w:t xml:space="preserve">: </w:t>
      </w:r>
      <w:r w:rsidR="007D2678">
        <w:t>“</w:t>
      </w:r>
      <w:r>
        <w:t>His foundations are on the holy mountain</w:t>
      </w:r>
      <w:r w:rsidR="005453DF">
        <w:t>s”</w:t>
      </w:r>
      <w:bookmarkEnd w:id="100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5922F6D" w:rsidR="00F14AA6" w:rsidRDefault="00F14AA6" w:rsidP="00935D4B">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32ABB781" w:rsidR="00B35B25" w:rsidRPr="00935D4B" w:rsidRDefault="00B35B25" w:rsidP="00B35B25">
      <w:pPr>
        <w:pStyle w:val="EnglishHangEndNoCoptic"/>
      </w:pPr>
      <w:r>
        <w:lastRenderedPageBreak/>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315A4">
        <w:t>Psalm</w:t>
      </w:r>
      <w:r w:rsidR="00E315A4" w:rsidRPr="00AB1781">
        <w:t xml:space="preserve"> 90</w:t>
      </w:r>
      <w:r w:rsidR="00E315A4">
        <w:t>: “He who dwells in the help of the Most High”</w:t>
      </w:r>
      <w:r>
        <w:fldChar w:fldCharType="end"/>
      </w:r>
      <w:r>
        <w:t xml:space="preserve">, page </w:t>
      </w:r>
      <w:r>
        <w:fldChar w:fldCharType="begin"/>
      </w:r>
      <w:r>
        <w:instrText xml:space="preserve"> PAGEREF _Ref412026283 \h </w:instrText>
      </w:r>
      <w:r>
        <w:fldChar w:fldCharType="separate"/>
      </w:r>
      <w:r w:rsidR="00E315A4">
        <w:rPr>
          <w:noProof/>
        </w:rPr>
        <w:t>456</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lastRenderedPageBreak/>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lastRenderedPageBreak/>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lastRenderedPageBreak/>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lastRenderedPageBreak/>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1001" w:name="_Ref412026283"/>
      <w:r>
        <w:t>Psalm</w:t>
      </w:r>
      <w:r w:rsidRPr="00AB1781">
        <w:t xml:space="preserve"> 90</w:t>
      </w:r>
      <w:r>
        <w:t xml:space="preserve">: </w:t>
      </w:r>
      <w:r w:rsidR="007D2678">
        <w:t>“</w:t>
      </w:r>
      <w:r>
        <w:t>He who dwells in the help of the Most Hig</w:t>
      </w:r>
      <w:r w:rsidR="00F017CA">
        <w:t>h”</w:t>
      </w:r>
      <w:bookmarkEnd w:id="100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54E342F5" w:rsidR="00F14AA6" w:rsidRDefault="00F14AA6" w:rsidP="00935D4B">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15A4">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15A4">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67301D5E" w:rsidR="00B35B25" w:rsidRDefault="00B35B25" w:rsidP="00E611C7">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315A4">
        <w:t>Psalm</w:t>
      </w:r>
      <w:r w:rsidR="00E315A4" w:rsidRPr="00AB1781">
        <w:t xml:space="preserve"> 92</w:t>
      </w:r>
      <w:r w:rsidR="00E315A4">
        <w:t>: “The Lord is reigns, He is robed in majesty”</w:t>
      </w:r>
      <w:r>
        <w:fldChar w:fldCharType="end"/>
      </w:r>
      <w:r>
        <w:t xml:space="preserve">, page </w:t>
      </w:r>
      <w:r>
        <w:fldChar w:fldCharType="begin"/>
      </w:r>
      <w:r>
        <w:instrText xml:space="preserve"> PAGEREF _Ref412111374 \h </w:instrText>
      </w:r>
      <w:r>
        <w:fldChar w:fldCharType="separate"/>
      </w:r>
      <w:r w:rsidR="00E315A4">
        <w:rPr>
          <w:noProof/>
        </w:rPr>
        <w:t>459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315A4">
        <w:t>Psalm</w:t>
      </w:r>
      <w:r w:rsidR="00E315A4" w:rsidRPr="00AB1781">
        <w:t xml:space="preserve"> 96</w:t>
      </w:r>
      <w:r w:rsidR="00E315A4">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315A4">
        <w:rPr>
          <w:noProof/>
        </w:rPr>
        <w:t>464</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315A4">
        <w:t>Psalm</w:t>
      </w:r>
      <w:r w:rsidR="00E315A4" w:rsidRPr="00AB1781">
        <w:t xml:space="preserve"> 116</w:t>
      </w:r>
      <w:r w:rsidR="00E315A4">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315A4">
        <w:rPr>
          <w:noProof/>
        </w:rPr>
        <w:t>498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1002" w:name="_Ref435438606"/>
      <w:r w:rsidRPr="00AB1781">
        <w:t>K</w:t>
      </w:r>
      <w:r>
        <w:t>athisma</w:t>
      </w:r>
      <w:r w:rsidRPr="00AB1781">
        <w:t xml:space="preserve"> 1</w:t>
      </w:r>
      <w:r>
        <w:t>3</w:t>
      </w:r>
      <w:bookmarkEnd w:id="1002"/>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lastRenderedPageBreak/>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1003" w:name="_Ref412111374"/>
      <w:r>
        <w:t>Psalm</w:t>
      </w:r>
      <w:r w:rsidRPr="00AB1781">
        <w:t xml:space="preserve"> 92</w:t>
      </w:r>
      <w:r>
        <w:t xml:space="preserve">: </w:t>
      </w:r>
      <w:r w:rsidR="007D2678">
        <w:t>“The Lord is reigns</w:t>
      </w:r>
      <w:r>
        <w:t xml:space="preserve">, He is robed in </w:t>
      </w:r>
      <w:r w:rsidR="007D2678">
        <w:t>majesty”</w:t>
      </w:r>
      <w:bookmarkEnd w:id="100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1A9F825F" w:rsidR="00F14AA6" w:rsidRDefault="00F14AA6" w:rsidP="008016CF">
      <w:pPr>
        <w:pStyle w:val="Rubric"/>
      </w:pPr>
      <w:r>
        <w:fldChar w:fldCharType="begin"/>
      </w:r>
      <w:r>
        <w:instrText xml:space="preserve"> REF _Ref434576249 \h </w:instrText>
      </w:r>
      <w:r>
        <w:fldChar w:fldCharType="separate"/>
      </w:r>
      <w:r w:rsidR="00E315A4">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15A4">
        <w:rPr>
          <w:noProof/>
        </w:rPr>
        <w:t>272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4C593705" w14:textId="15C6EA01"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lastRenderedPageBreak/>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54B1C97" w:rsidR="008016CF" w:rsidRPr="00AB1781" w:rsidRDefault="008016CF" w:rsidP="00BF0205">
      <w:pPr>
        <w:pStyle w:val="Heading4"/>
      </w:pPr>
      <w:bookmarkStart w:id="1004"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100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1095D269" w:rsidR="00F14AA6" w:rsidRDefault="00F14AA6" w:rsidP="008016C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12D17C4"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315A4">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315A4">
        <w:t>Psalm</w:t>
      </w:r>
      <w:r w:rsidR="00E315A4" w:rsidRPr="00AB1781">
        <w:t xml:space="preserve"> 96</w:t>
      </w:r>
      <w:r w:rsidR="00E315A4">
        <w:t>: “The Lord reigns, let the earth rejoice”</w:t>
      </w:r>
      <w:r>
        <w:fldChar w:fldCharType="end"/>
      </w:r>
      <w:r>
        <w:t xml:space="preserve">, page </w:t>
      </w:r>
      <w:r>
        <w:fldChar w:fldCharType="begin"/>
      </w:r>
      <w:r>
        <w:instrText xml:space="preserve"> PAGEREF _Ref412026313 \h </w:instrText>
      </w:r>
      <w:r>
        <w:fldChar w:fldCharType="separate"/>
      </w:r>
      <w:r w:rsidR="00E315A4">
        <w:rPr>
          <w:noProof/>
        </w:rPr>
        <w:t>464</w:t>
      </w:r>
      <w:r>
        <w:fldChar w:fldCharType="end"/>
      </w:r>
      <w:r>
        <w:t>.</w:t>
      </w:r>
    </w:p>
    <w:p w14:paraId="27826D3E" w14:textId="51F45D77" w:rsidR="008016CF" w:rsidRPr="00AB1781" w:rsidRDefault="00A0015F" w:rsidP="00BF0205">
      <w:pPr>
        <w:pStyle w:val="Heading4"/>
      </w:pPr>
      <w:bookmarkStart w:id="1005"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100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D0D0193" w:rsidR="00F14AA6" w:rsidRDefault="00F14AA6" w:rsidP="00A0015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087C431E" w14:textId="25E356F4" w:rsidR="00B35B25" w:rsidRDefault="00B35B25" w:rsidP="00E611C7">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315A4">
        <w:t>Psalm</w:t>
      </w:r>
      <w:r w:rsidR="00E315A4" w:rsidRPr="00AB1781">
        <w:t xml:space="preserve"> 97</w:t>
      </w:r>
      <w:r w:rsidR="00E315A4">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315A4">
        <w:rPr>
          <w:noProof/>
        </w:rPr>
        <w:t>465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315A4">
        <w:t>Psalm</w:t>
      </w:r>
      <w:r w:rsidR="00E315A4" w:rsidRPr="00AB1781">
        <w:t xml:space="preserve"> 109</w:t>
      </w:r>
      <w:r w:rsidR="00E315A4">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315A4">
        <w:rPr>
          <w:noProof/>
        </w:rPr>
        <w:t>490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1006"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100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E69F164" w:rsidR="00F14AA6" w:rsidRDefault="00F14AA6" w:rsidP="00A0015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lastRenderedPageBreak/>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DB36BB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315A4">
        <w:t>Psalm</w:t>
      </w:r>
      <w:r w:rsidR="00E315A4" w:rsidRPr="00AB1781">
        <w:t xml:space="preserve"> 98</w:t>
      </w:r>
      <w:r w:rsidR="00E315A4">
        <w:t>: “The Lord reigns, let the peoples rage”</w:t>
      </w:r>
      <w:r>
        <w:fldChar w:fldCharType="end"/>
      </w:r>
      <w:r>
        <w:t xml:space="preserve">, page </w:t>
      </w:r>
      <w:r>
        <w:fldChar w:fldCharType="begin"/>
      </w:r>
      <w:r>
        <w:instrText xml:space="preserve"> PAGEREF _Ref412111731 \h </w:instrText>
      </w:r>
      <w:r>
        <w:fldChar w:fldCharType="separate"/>
      </w:r>
      <w:r w:rsidR="00E315A4">
        <w:rPr>
          <w:noProof/>
        </w:rPr>
        <w:t>466</w:t>
      </w:r>
      <w:r>
        <w:fldChar w:fldCharType="end"/>
      </w:r>
      <w:r>
        <w:t>.</w:t>
      </w:r>
    </w:p>
    <w:p w14:paraId="45190D05" w14:textId="5690E2E2" w:rsidR="008016CF" w:rsidRPr="00A0015F" w:rsidRDefault="00A0015F" w:rsidP="00BF0205">
      <w:pPr>
        <w:pStyle w:val="Heading4"/>
      </w:pPr>
      <w:bookmarkStart w:id="1007" w:name="_Ref412111731"/>
      <w:r>
        <w:t>Psalm</w:t>
      </w:r>
      <w:r w:rsidR="008016CF" w:rsidRPr="00AB1781">
        <w:t xml:space="preserve"> 98</w:t>
      </w:r>
      <w:r>
        <w:t xml:space="preserve">: </w:t>
      </w:r>
      <w:r w:rsidR="007D2678">
        <w:t>“The Lord reigns</w:t>
      </w:r>
      <w:r>
        <w:t>, let the peoples rag</w:t>
      </w:r>
      <w:r w:rsidR="007D2678">
        <w:t>e”</w:t>
      </w:r>
      <w:bookmarkEnd w:id="100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59AB34F" w:rsidR="00F14AA6" w:rsidRDefault="00F14AA6" w:rsidP="00A0015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lastRenderedPageBreak/>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61A9DB8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315A4">
        <w:t>Psalm</w:t>
      </w:r>
      <w:r w:rsidR="00E315A4" w:rsidRPr="00AB1781">
        <w:t xml:space="preserve"> 99</w:t>
      </w:r>
      <w:r w:rsidR="00E315A4">
        <w:t>: “Shout for joy to the Lord, all the earth”</w:t>
      </w:r>
      <w:r>
        <w:fldChar w:fldCharType="end"/>
      </w:r>
      <w:r>
        <w:t xml:space="preserve">, page </w:t>
      </w:r>
      <w:r>
        <w:fldChar w:fldCharType="begin"/>
      </w:r>
      <w:r>
        <w:instrText xml:space="preserve"> PAGEREF _Ref412111741 \h </w:instrText>
      </w:r>
      <w:r>
        <w:fldChar w:fldCharType="separate"/>
      </w:r>
      <w:r w:rsidR="00E315A4">
        <w:rPr>
          <w:noProof/>
        </w:rPr>
        <w:t>467</w:t>
      </w:r>
      <w:r>
        <w:fldChar w:fldCharType="end"/>
      </w:r>
      <w:r>
        <w:t>.</w:t>
      </w:r>
    </w:p>
    <w:p w14:paraId="03F16376" w14:textId="0C4C7F9B" w:rsidR="008016CF" w:rsidRPr="00A0015F" w:rsidRDefault="00A0015F" w:rsidP="00BF0205">
      <w:pPr>
        <w:pStyle w:val="Heading4"/>
      </w:pPr>
      <w:bookmarkStart w:id="1008" w:name="_Ref412111741"/>
      <w:r>
        <w:t>Psalm</w:t>
      </w:r>
      <w:r w:rsidR="008016CF" w:rsidRPr="00AB1781">
        <w:t xml:space="preserve"> 99</w:t>
      </w:r>
      <w:r>
        <w:t xml:space="preserve">: </w:t>
      </w:r>
      <w:r w:rsidR="007D2678">
        <w:t>“</w:t>
      </w:r>
      <w:r>
        <w:t>Shout for joy to the Lord, all the eart</w:t>
      </w:r>
      <w:r w:rsidR="007D2678">
        <w:t>h”</w:t>
      </w:r>
      <w:bookmarkEnd w:id="100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B1ED32C" w:rsidR="00F14AA6" w:rsidRDefault="00F14AA6" w:rsidP="00A0015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lastRenderedPageBreak/>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244475E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315A4">
        <w:t>Psalm</w:t>
      </w:r>
      <w:r w:rsidR="00E315A4" w:rsidRPr="00AB1781">
        <w:t xml:space="preserve"> 100</w:t>
      </w:r>
      <w:r w:rsidR="00E315A4">
        <w:t>: “I will sing to You of mercy and judgment, O Lord”</w:t>
      </w:r>
      <w:r>
        <w:fldChar w:fldCharType="end"/>
      </w:r>
      <w:r>
        <w:t xml:space="preserve">, page </w:t>
      </w:r>
      <w:r>
        <w:fldChar w:fldCharType="begin"/>
      </w:r>
      <w:r>
        <w:instrText xml:space="preserve"> PAGEREF _Ref412111752 \h </w:instrText>
      </w:r>
      <w:r>
        <w:fldChar w:fldCharType="separate"/>
      </w:r>
      <w:r w:rsidR="00E315A4">
        <w:rPr>
          <w:noProof/>
        </w:rPr>
        <w:t>468</w:t>
      </w:r>
      <w:r>
        <w:fldChar w:fldCharType="end"/>
      </w:r>
      <w:r>
        <w:t>.</w:t>
      </w:r>
    </w:p>
    <w:p w14:paraId="1FF767BE" w14:textId="1FAD1E5E" w:rsidR="008016CF" w:rsidRPr="00A0015F" w:rsidRDefault="00A0015F" w:rsidP="00BF0205">
      <w:pPr>
        <w:pStyle w:val="Heading4"/>
      </w:pPr>
      <w:bookmarkStart w:id="1009"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100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375F6678" w:rsidR="00F14AA6" w:rsidRDefault="00F14AA6" w:rsidP="00A0015F">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5C6D1CA"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315A4">
        <w:t>Psalm</w:t>
      </w:r>
      <w:r w:rsidR="00E315A4" w:rsidRPr="00AB1781">
        <w:t xml:space="preserve"> 109</w:t>
      </w:r>
      <w:r w:rsidR="00E315A4">
        <w:t>: “The Lord said to my Lord, “Sit at My right hand’”</w:t>
      </w:r>
      <w:r>
        <w:fldChar w:fldCharType="end"/>
      </w:r>
      <w:r>
        <w:t xml:space="preserve">, page </w:t>
      </w:r>
      <w:r>
        <w:fldChar w:fldCharType="begin"/>
      </w:r>
      <w:r>
        <w:instrText xml:space="preserve"> PAGEREF _Ref412026343 \h </w:instrText>
      </w:r>
      <w:r>
        <w:fldChar w:fldCharType="separate"/>
      </w:r>
      <w:r w:rsidR="00E315A4">
        <w:rPr>
          <w:noProof/>
        </w:rPr>
        <w:t>490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10" w:name="_Ref435438613"/>
      <w:r w:rsidRPr="00AB1781">
        <w:t>K</w:t>
      </w:r>
      <w:r>
        <w:t>athisma</w:t>
      </w:r>
      <w:r w:rsidRPr="00AB1781">
        <w:t xml:space="preserve"> 1</w:t>
      </w:r>
      <w:r>
        <w:t>4</w:t>
      </w:r>
      <w:bookmarkEnd w:id="1010"/>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lastRenderedPageBreak/>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lastRenderedPageBreak/>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lastRenderedPageBreak/>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lastRenderedPageBreak/>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lastRenderedPageBreak/>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lastRenderedPageBreak/>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lastRenderedPageBreak/>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lastRenderedPageBreak/>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lastRenderedPageBreak/>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lastRenderedPageBreak/>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11" w:name="_Ref435438622"/>
      <w:r w:rsidRPr="00AB1781">
        <w:t>K</w:t>
      </w:r>
      <w:r>
        <w:t>athisma</w:t>
      </w:r>
      <w:r w:rsidRPr="00AB1781">
        <w:t xml:space="preserve"> 1</w:t>
      </w:r>
      <w:r>
        <w:t>5</w:t>
      </w:r>
      <w:bookmarkEnd w:id="1011"/>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lastRenderedPageBreak/>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lastRenderedPageBreak/>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lastRenderedPageBreak/>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12" w:name="_Ref435990041"/>
      <w:r>
        <w:lastRenderedPageBreak/>
        <w:t>Kathisma 16</w:t>
      </w:r>
      <w:bookmarkEnd w:id="1012"/>
    </w:p>
    <w:p w14:paraId="10F0C415" w14:textId="0AB078EF" w:rsidR="00510795" w:rsidRPr="00267F42" w:rsidRDefault="00267F42" w:rsidP="00BF0205">
      <w:pPr>
        <w:pStyle w:val="Heading4"/>
      </w:pPr>
      <w:bookmarkStart w:id="1013" w:name="_Ref412026343"/>
      <w:r>
        <w:t>Psalm</w:t>
      </w:r>
      <w:r w:rsidR="00510795" w:rsidRPr="00AB1781">
        <w:t xml:space="preserve"> 109</w:t>
      </w:r>
      <w:r>
        <w:t xml:space="preserve">: </w:t>
      </w:r>
      <w:r w:rsidR="00E67F94">
        <w:t>“The Lord said to my Lord, “</w:t>
      </w:r>
      <w:r>
        <w:t>Sit at My right han</w:t>
      </w:r>
      <w:r w:rsidR="00E67F94">
        <w:t>d’”</w:t>
      </w:r>
      <w:bookmarkEnd w:id="101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29CA1ED7" w:rsidR="00F14AA6" w:rsidRDefault="00F14AA6" w:rsidP="00267F42">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3ABB1A49" w14:textId="5ABD3317"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315A4">
        <w:t>Psalm</w:t>
      </w:r>
      <w:r w:rsidR="00E315A4" w:rsidRPr="00AB1781">
        <w:t xml:space="preserve"> 110</w:t>
      </w:r>
      <w:r w:rsidR="00E315A4">
        <w:t>: “I will confess You, O Lord, with my whole heart”</w:t>
      </w:r>
      <w:r>
        <w:fldChar w:fldCharType="end"/>
      </w:r>
      <w:r>
        <w:t xml:space="preserve">, page </w:t>
      </w:r>
      <w:r>
        <w:fldChar w:fldCharType="begin"/>
      </w:r>
      <w:r>
        <w:instrText xml:space="preserve"> PAGEREF _Ref412111792 \h </w:instrText>
      </w:r>
      <w:r>
        <w:fldChar w:fldCharType="separate"/>
      </w:r>
      <w:r w:rsidR="00E315A4">
        <w:rPr>
          <w:noProof/>
        </w:rPr>
        <w:t>491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315A4">
        <w:t>Psalm</w:t>
      </w:r>
      <w:r w:rsidR="00E315A4" w:rsidRPr="00AB1781">
        <w:t xml:space="preserve"> 114</w:t>
      </w:r>
      <w:r w:rsidR="00E315A4">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315A4">
        <w:rPr>
          <w:noProof/>
        </w:rPr>
        <w:t>496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1014"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101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2AB6EC8B" w:rsidR="00F14AA6" w:rsidRDefault="00F14AA6" w:rsidP="00267F42">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3BC0AE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315A4">
        <w:t>Psalm</w:t>
      </w:r>
      <w:r w:rsidR="00E315A4" w:rsidRPr="00AB1781">
        <w:t xml:space="preserve"> 111</w:t>
      </w:r>
      <w:r w:rsidR="00E315A4">
        <w:t>: “Blessed is the man who fears the Lord”</w:t>
      </w:r>
      <w:r>
        <w:fldChar w:fldCharType="end"/>
      </w:r>
      <w:r>
        <w:t xml:space="preserve">, page </w:t>
      </w:r>
      <w:r>
        <w:fldChar w:fldCharType="begin"/>
      </w:r>
      <w:r>
        <w:instrText xml:space="preserve"> PAGEREF _Ref412111806 \h </w:instrText>
      </w:r>
      <w:r>
        <w:fldChar w:fldCharType="separate"/>
      </w:r>
      <w:r w:rsidR="00E315A4">
        <w:rPr>
          <w:noProof/>
        </w:rPr>
        <w:t>492</w:t>
      </w:r>
      <w:r>
        <w:fldChar w:fldCharType="end"/>
      </w:r>
      <w:r>
        <w:t>.</w:t>
      </w:r>
    </w:p>
    <w:p w14:paraId="15C2806A" w14:textId="7A8D6D1E" w:rsidR="00510795" w:rsidRPr="00267F42" w:rsidRDefault="00267F42" w:rsidP="00BF0205">
      <w:pPr>
        <w:pStyle w:val="Heading4"/>
      </w:pPr>
      <w:bookmarkStart w:id="1015" w:name="_Ref412111806"/>
      <w:r>
        <w:t>Psalm</w:t>
      </w:r>
      <w:r w:rsidR="00510795" w:rsidRPr="00AB1781">
        <w:t xml:space="preserve"> 111</w:t>
      </w:r>
      <w:r>
        <w:t xml:space="preserve">: </w:t>
      </w:r>
      <w:r w:rsidR="00E67F94">
        <w:t>“</w:t>
      </w:r>
      <w:r>
        <w:t>Blessed is the man who fears the Lor</w:t>
      </w:r>
      <w:r w:rsidR="00E67F94">
        <w:t>d”</w:t>
      </w:r>
      <w:bookmarkEnd w:id="101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A9C78D9" w:rsidR="00F14AA6" w:rsidRDefault="00F14AA6" w:rsidP="00267F42">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6BACCBFA" w14:textId="1512DE61" w:rsidR="00B35B25" w:rsidRDefault="00B35B25" w:rsidP="00B35B25">
      <w:pPr>
        <w:pStyle w:val="Rubric"/>
      </w:pPr>
      <w:r>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315A4">
        <w:t>Psalm</w:t>
      </w:r>
      <w:r w:rsidR="00E315A4" w:rsidRPr="00AB1781">
        <w:t xml:space="preserve"> 112</w:t>
      </w:r>
      <w:r w:rsidR="00E315A4">
        <w:t>: “Praise the Lord, you children”</w:t>
      </w:r>
      <w:r>
        <w:fldChar w:fldCharType="end"/>
      </w:r>
      <w:r>
        <w:t xml:space="preserve">, page </w:t>
      </w:r>
      <w:r>
        <w:fldChar w:fldCharType="begin"/>
      </w:r>
      <w:r>
        <w:instrText xml:space="preserve"> PAGEREF _Ref412098484 \h </w:instrText>
      </w:r>
      <w:r>
        <w:fldChar w:fldCharType="separate"/>
      </w:r>
      <w:r w:rsidR="00E315A4">
        <w:rPr>
          <w:noProof/>
        </w:rPr>
        <w:t>493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101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xml:space="preserve">: </w:t>
      </w:r>
      <w:r w:rsidR="00E67F94">
        <w:t>“</w:t>
      </w:r>
      <w:r w:rsidR="00267F42">
        <w:t>Praise the Lord, you childre</w:t>
      </w:r>
      <w:r w:rsidR="00E67F94">
        <w:t>n”</w:t>
      </w:r>
      <w:bookmarkEnd w:id="101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46BCB2D9" w:rsidR="00F14AA6" w:rsidRDefault="00F14AA6" w:rsidP="00267F42">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 </w:t>
      </w: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lastRenderedPageBreak/>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42E6EC23"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continue with </w:t>
      </w:r>
      <w:r>
        <w:fldChar w:fldCharType="begin"/>
      </w:r>
      <w:r>
        <w:instrText xml:space="preserve"> REF _Ref412098508 \h </w:instrText>
      </w:r>
      <w:r>
        <w:fldChar w:fldCharType="separate"/>
      </w:r>
      <w:r w:rsidR="00E315A4">
        <w:t>Psalm</w:t>
      </w:r>
      <w:r w:rsidR="00E315A4" w:rsidRPr="00AB1781">
        <w:t xml:space="preserve"> 142</w:t>
      </w:r>
      <w:r w:rsidR="00E315A4">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315A4">
        <w:rPr>
          <w:noProof/>
        </w:rPr>
        <w:t>542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15A4">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315A4">
        <w:t>Psalm</w:t>
      </w:r>
      <w:r w:rsidR="00E315A4" w:rsidRPr="00AB1781">
        <w:t xml:space="preserve"> 114</w:t>
      </w:r>
      <w:r w:rsidR="00E315A4">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315A4">
        <w:rPr>
          <w:noProof/>
        </w:rPr>
        <w:t>496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5AE80C9" w:rsidR="00510795" w:rsidRPr="00267F42" w:rsidRDefault="00267F42" w:rsidP="00BF0205">
      <w:pPr>
        <w:pStyle w:val="Heading4"/>
      </w:pPr>
      <w:bookmarkStart w:id="1017"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101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440F486E" w:rsidR="00F14AA6" w:rsidRDefault="00F14AA6" w:rsidP="00267F42">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11F59766" w:rsidR="00510795" w:rsidRDefault="00510795" w:rsidP="00267F42">
      <w:pPr>
        <w:pStyle w:val="EnglishHangEndNoCoptic"/>
      </w:pPr>
      <w:r w:rsidRPr="00AB1781">
        <w:tab/>
        <w:t>in the land of the living.</w:t>
      </w:r>
    </w:p>
    <w:p w14:paraId="15BDDE6D" w14:textId="1EE99ED4" w:rsidR="00B35B25" w:rsidRDefault="00B35B25" w:rsidP="00B35B25">
      <w:pPr>
        <w:pStyle w:val="Rubric"/>
      </w:pPr>
      <w:r>
        <w:t xml:space="preserve">Alleluia. </w:t>
      </w:r>
      <w:r>
        <w:fldChar w:fldCharType="begin"/>
      </w:r>
      <w:r>
        <w:instrText xml:space="preserve"> REF _Ref434576249 \h  \* MERGEFORMAT </w:instrText>
      </w:r>
      <w:r>
        <w:fldChar w:fldCharType="separate"/>
      </w:r>
      <w:r w:rsidR="00E315A4">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315A4">
        <w:t>Psalm</w:t>
      </w:r>
      <w:r w:rsidR="00E315A4" w:rsidRPr="00AB1781">
        <w:t xml:space="preserve"> 115</w:t>
      </w:r>
      <w:r w:rsidR="00E315A4">
        <w:t>: “I believed; therefore I spoke; but I was greatly humbled”</w:t>
      </w:r>
      <w:r>
        <w:fldChar w:fldCharType="end"/>
      </w:r>
      <w:r>
        <w:t xml:space="preserve">, page </w:t>
      </w:r>
      <w:r>
        <w:fldChar w:fldCharType="begin"/>
      </w:r>
      <w:r>
        <w:instrText xml:space="preserve"> PAGEREF _Ref412026376 \h </w:instrText>
      </w:r>
      <w:r>
        <w:fldChar w:fldCharType="separate"/>
      </w:r>
      <w:r w:rsidR="00E315A4">
        <w:rPr>
          <w:noProof/>
        </w:rPr>
        <w:t>497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1018"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101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F190C90" w:rsidR="00F14AA6" w:rsidRDefault="00F14AA6" w:rsidP="00267F42">
      <w:pPr>
        <w:pStyle w:val="Rubric"/>
      </w:pPr>
      <w:r>
        <w:fldChar w:fldCharType="begin"/>
      </w:r>
      <w:r>
        <w:instrText xml:space="preserve"> REF _Ref434576482 \h </w:instrText>
      </w:r>
      <w:r>
        <w:fldChar w:fldCharType="separate"/>
      </w:r>
      <w:r w:rsidR="00E315A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15A4">
        <w:rPr>
          <w:noProof/>
        </w:rPr>
        <w:t>276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28C3AB3D"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315A4">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315A4">
        <w:t>Psalm</w:t>
      </w:r>
      <w:r w:rsidR="00E315A4" w:rsidRPr="00AB1781">
        <w:t xml:space="preserve"> 120</w:t>
      </w:r>
      <w:r w:rsidR="00E315A4">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315A4">
        <w:rPr>
          <w:noProof/>
        </w:rPr>
        <w:t>518</w:t>
      </w:r>
      <w:r w:rsidR="00E611C7">
        <w:fldChar w:fldCharType="end"/>
      </w:r>
      <w:r w:rsidR="00E611C7">
        <w:t>.</w:t>
      </w:r>
    </w:p>
    <w:p w14:paraId="2E64A8D8" w14:textId="4F0384A6" w:rsidR="00510795" w:rsidRPr="00267F42" w:rsidRDefault="00267F42" w:rsidP="00BF0205">
      <w:pPr>
        <w:pStyle w:val="Heading4"/>
      </w:pPr>
      <w:bookmarkStart w:id="1019" w:name="_Ref411967180"/>
      <w:r>
        <w:t>Psalm</w:t>
      </w:r>
      <w:r w:rsidR="00510795" w:rsidRPr="00AB1781">
        <w:t xml:space="preserve"> 116</w:t>
      </w:r>
      <w:r>
        <w:t xml:space="preserve">: </w:t>
      </w:r>
      <w:r w:rsidR="00E67F94">
        <w:t xml:space="preserve">“Praise the Lord, all </w:t>
      </w:r>
      <w:r>
        <w:t>you nations</w:t>
      </w:r>
      <w:r w:rsidR="00E67F94">
        <w:t>”</w:t>
      </w:r>
      <w:bookmarkEnd w:id="101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881AEB2" w:rsidR="00F14AA6" w:rsidRDefault="00F14AA6" w:rsidP="00267F42">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15A4">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15A4">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1BBD73C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315A4">
        <w:t>Psalm</w:t>
      </w:r>
      <w:r w:rsidR="00E315A4" w:rsidRPr="00AB1781">
        <w:t xml:space="preserve"> 117</w:t>
      </w:r>
      <w:r w:rsidR="00E315A4">
        <w:t>: “Confess the Lord, He is good”</w:t>
      </w:r>
      <w:r>
        <w:fldChar w:fldCharType="end"/>
      </w:r>
      <w:r>
        <w:t xml:space="preserve">, page </w:t>
      </w:r>
      <w:r>
        <w:fldChar w:fldCharType="begin"/>
      </w:r>
      <w:r>
        <w:instrText xml:space="preserve"> PAGEREF _Ref411967211 \h </w:instrText>
      </w:r>
      <w:r>
        <w:fldChar w:fldCharType="separate"/>
      </w:r>
      <w:r w:rsidR="00E315A4">
        <w:rPr>
          <w:noProof/>
        </w:rPr>
        <w:t>499</w:t>
      </w:r>
      <w:r>
        <w:fldChar w:fldCharType="end"/>
      </w:r>
      <w:r>
        <w:t>.</w:t>
      </w:r>
    </w:p>
    <w:p w14:paraId="0CBD83A7" w14:textId="74CB9E6B" w:rsidR="00510795" w:rsidRPr="00267F42" w:rsidRDefault="00267F42" w:rsidP="00BF0205">
      <w:pPr>
        <w:pStyle w:val="Heading4"/>
      </w:pPr>
      <w:bookmarkStart w:id="1020" w:name="_Ref411967211"/>
      <w:r>
        <w:t>Psalm</w:t>
      </w:r>
      <w:r w:rsidR="00510795" w:rsidRPr="00AB1781">
        <w:t xml:space="preserve"> 117</w:t>
      </w:r>
      <w:r>
        <w:t xml:space="preserve">: </w:t>
      </w:r>
      <w:r w:rsidR="00E67F94">
        <w:t>“Confess</w:t>
      </w:r>
      <w:r>
        <w:t xml:space="preserve"> the Lord, He is goo</w:t>
      </w:r>
      <w:r w:rsidR="00E67F94">
        <w:t>d”</w:t>
      </w:r>
      <w:bookmarkEnd w:id="102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6502562D" w:rsidR="00F14AA6" w:rsidRDefault="00F14AA6" w:rsidP="00267F42">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15A4">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15A4">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F6A4720" w:rsidR="00550889" w:rsidRDefault="00550889" w:rsidP="00E611C7">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t xml:space="preserve"> continue with </w:t>
      </w:r>
      <w:r>
        <w:fldChar w:fldCharType="begin"/>
      </w:r>
      <w:r>
        <w:instrText xml:space="preserve"> REF _Ref411967235 \h </w:instrText>
      </w:r>
      <w:r>
        <w:fldChar w:fldCharType="separate"/>
      </w:r>
      <w:r w:rsidR="00E315A4">
        <w:t>Psalm</w:t>
      </w:r>
      <w:r w:rsidR="00E315A4" w:rsidRPr="00AB1781">
        <w:t xml:space="preserve"> 119</w:t>
      </w:r>
      <w:r w:rsidR="00E315A4">
        <w:t>: “When I was afflicted, I cried out to the Lord”</w:t>
      </w:r>
      <w:r>
        <w:fldChar w:fldCharType="end"/>
      </w:r>
      <w:r>
        <w:t xml:space="preserve">, page </w:t>
      </w:r>
      <w:r>
        <w:fldChar w:fldCharType="begin"/>
      </w:r>
      <w:r>
        <w:instrText xml:space="preserve"> PAGEREF _Ref411967235 \h </w:instrText>
      </w:r>
      <w:r>
        <w:fldChar w:fldCharType="separate"/>
      </w:r>
      <w:r w:rsidR="00E315A4">
        <w:rPr>
          <w:noProof/>
        </w:rPr>
        <w:t>517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15A4">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315A4">
        <w:t>Psalm</w:t>
      </w:r>
      <w:r w:rsidR="00E315A4" w:rsidRPr="00AB1781">
        <w:t xml:space="preserve"> 118</w:t>
      </w:r>
      <w:r w:rsidR="00E315A4">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315A4">
        <w:rPr>
          <w:noProof/>
        </w:rPr>
        <w:t>502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21" w:name="_Ref435990049"/>
      <w:r>
        <w:lastRenderedPageBreak/>
        <w:t>Kathisma 17</w:t>
      </w:r>
      <w:bookmarkEnd w:id="1021"/>
    </w:p>
    <w:p w14:paraId="5D7D7323" w14:textId="4F44AF1E" w:rsidR="00385CB8" w:rsidRPr="00385CB8" w:rsidRDefault="00385CB8" w:rsidP="00BF0205">
      <w:pPr>
        <w:pStyle w:val="Heading4"/>
      </w:pPr>
      <w:bookmarkStart w:id="1022"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102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F1BCF2E" w:rsidR="00EE2E1D" w:rsidRDefault="00EE2E1D" w:rsidP="00385CB8">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4DD0B5A5" w:rsidR="006D2FE5" w:rsidRPr="006D2FE5" w:rsidRDefault="00EE2E1D" w:rsidP="006D2FE5">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60FCFD77"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B8E6111"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78A4F5E5"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lastRenderedPageBreak/>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02CB566"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8809B44"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lastRenderedPageBreak/>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6A9CA20"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F55A39B"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15AC554"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lastRenderedPageBreak/>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9999367"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lastRenderedPageBreak/>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2E5FC4A"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AC3C9C9"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28F40ADA"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lastRenderedPageBreak/>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4CE71193"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1174C8E4"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lastRenderedPageBreak/>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3B8678F"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lastRenderedPageBreak/>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1DA962C1"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lastRenderedPageBreak/>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DFD4C34"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12C7CA65" w:rsidR="00EE2E1D" w:rsidRDefault="00EE2E1D" w:rsidP="00EE2E1D">
      <w:pPr>
        <w:pStyle w:val="Rubric"/>
      </w:pPr>
      <w:r>
        <w:fldChar w:fldCharType="begin"/>
      </w:r>
      <w:r>
        <w:instrText xml:space="preserve"> REF _Ref434579602 \h </w:instrText>
      </w:r>
      <w:r>
        <w:fldChar w:fldCharType="separate"/>
      </w:r>
      <w:r w:rsidR="00E315A4">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15A4">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1023"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1023"/>
    </w:p>
    <w:p w14:paraId="1B546F80" w14:textId="18147FFF" w:rsidR="006D2FE5" w:rsidRDefault="006D2FE5" w:rsidP="006D2FE5">
      <w:pPr>
        <w:pStyle w:val="Rubric"/>
      </w:pPr>
      <w:r>
        <w:fldChar w:fldCharType="begin"/>
      </w:r>
      <w:r>
        <w:instrText xml:space="preserve"> REF _Ref434578449 \h </w:instrText>
      </w:r>
      <w:r>
        <w:fldChar w:fldCharType="separate"/>
      </w:r>
      <w:r w:rsidR="00E315A4">
        <w:rPr>
          <w:lang w:val="en-GB"/>
        </w:rPr>
        <w:t>The Psalms of the Veil</w:t>
      </w:r>
      <w:r>
        <w:fldChar w:fldCharType="end"/>
      </w:r>
      <w:r>
        <w:t xml:space="preserve">, page </w:t>
      </w:r>
      <w:r>
        <w:fldChar w:fldCharType="begin"/>
      </w:r>
      <w:r>
        <w:instrText xml:space="preserve"> PAGEREF _Ref434578449 \h </w:instrText>
      </w:r>
      <w:r>
        <w:fldChar w:fldCharType="separate"/>
      </w:r>
      <w:r w:rsidR="00E315A4">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315A4">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15A4">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60299A2" w:rsidR="00E611C7" w:rsidRDefault="00E611C7" w:rsidP="00E611C7">
      <w:pPr>
        <w:pStyle w:val="Rubric"/>
      </w:pPr>
      <w:r>
        <w:lastRenderedPageBreak/>
        <w:t xml:space="preserve">Glory to You, O Love of mankind. </w:t>
      </w:r>
      <w:r>
        <w:fldChar w:fldCharType="begin"/>
      </w:r>
      <w:r>
        <w:instrText xml:space="preserve"> REF _Ref434578449 \h </w:instrText>
      </w:r>
      <w:r>
        <w:fldChar w:fldCharType="separate"/>
      </w:r>
      <w:r w:rsidR="00E315A4">
        <w:rPr>
          <w:lang w:val="en-GB"/>
        </w:rPr>
        <w:t>The Psalms of the Veil</w:t>
      </w:r>
      <w:r>
        <w:fldChar w:fldCharType="end"/>
      </w:r>
      <w:r>
        <w:t xml:space="preserve"> continue with </w:t>
      </w:r>
      <w:r>
        <w:fldChar w:fldCharType="begin"/>
      </w:r>
      <w:r>
        <w:instrText xml:space="preserve"> REF _Ref434579051 \h </w:instrText>
      </w:r>
      <w:r>
        <w:fldChar w:fldCharType="separate"/>
      </w:r>
      <w:r w:rsidR="00E315A4">
        <w:t>Psalm 118 Part 21 (</w:t>
      </w:r>
      <w:r w:rsidR="00E315A4" w:rsidRPr="0082523C">
        <w:rPr>
          <w:rFonts w:ascii="Tahoma" w:eastAsia="Tahoma" w:hAnsi="Tahoma" w:cs="Tahoma"/>
        </w:rPr>
        <w:t>ש</w:t>
      </w:r>
      <w:r w:rsidR="00E315A4">
        <w:t>): “Rulers persecute me without cause”</w:t>
      </w:r>
      <w:r>
        <w:fldChar w:fldCharType="end"/>
      </w:r>
      <w:r>
        <w:t>.</w:t>
      </w:r>
    </w:p>
    <w:p w14:paraId="4DDA1B57" w14:textId="1B122AC3" w:rsidR="00494693" w:rsidRPr="00494693" w:rsidRDefault="00494693" w:rsidP="00BF0205">
      <w:pPr>
        <w:pStyle w:val="Heading5"/>
      </w:pPr>
      <w:bookmarkStart w:id="1024"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1024"/>
    </w:p>
    <w:p w14:paraId="4357BBBC" w14:textId="7C06F9BB" w:rsidR="006D2FE5" w:rsidRDefault="006D2FE5" w:rsidP="006D2FE5">
      <w:pPr>
        <w:pStyle w:val="Rubric"/>
      </w:pPr>
      <w:r>
        <w:fldChar w:fldCharType="begin"/>
      </w:r>
      <w:r>
        <w:instrText xml:space="preserve"> REF _Ref434578449 \h </w:instrText>
      </w:r>
      <w:r>
        <w:fldChar w:fldCharType="separate"/>
      </w:r>
      <w:r w:rsidR="00E315A4">
        <w:rPr>
          <w:lang w:val="en-GB"/>
        </w:rPr>
        <w:t>The Psalms of the Veil</w:t>
      </w:r>
      <w:r>
        <w:fldChar w:fldCharType="end"/>
      </w:r>
      <w:r>
        <w:t xml:space="preserve">, page </w:t>
      </w:r>
      <w:r>
        <w:fldChar w:fldCharType="begin"/>
      </w:r>
      <w:r>
        <w:instrText xml:space="preserve"> PAGEREF _Ref434578449 \h </w:instrText>
      </w:r>
      <w:r>
        <w:fldChar w:fldCharType="separate"/>
      </w:r>
      <w:r w:rsidR="00E315A4">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15A4">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15A4">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56A0146F"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15A4">
        <w:rPr>
          <w:lang w:val="en-GB"/>
        </w:rPr>
        <w:t>The Psalms of the Veil</w:t>
      </w:r>
      <w:r>
        <w:fldChar w:fldCharType="end"/>
      </w:r>
      <w:r>
        <w:t xml:space="preserve"> continue with </w:t>
      </w:r>
      <w:r>
        <w:fldChar w:fldCharType="begin"/>
      </w:r>
      <w:r>
        <w:instrText xml:space="preserve"> REF _Ref434579065 \h </w:instrText>
      </w:r>
      <w:r>
        <w:fldChar w:fldCharType="separate"/>
      </w:r>
      <w:r w:rsidR="00E315A4">
        <w:t>Psalm 118 Part 22 (</w:t>
      </w:r>
      <w:r w:rsidR="00E315A4" w:rsidRPr="0082523C">
        <w:rPr>
          <w:rFonts w:ascii="Tahoma" w:eastAsia="Tahoma" w:hAnsi="Tahoma" w:cs="Tahoma"/>
        </w:rPr>
        <w:t>ת</w:t>
      </w:r>
      <w:r w:rsidR="00E315A4">
        <w:t>): “Let my supplication come before You, O Lord”</w:t>
      </w:r>
      <w:r>
        <w:fldChar w:fldCharType="end"/>
      </w:r>
      <w:r>
        <w:t>.</w:t>
      </w:r>
    </w:p>
    <w:p w14:paraId="473F235B" w14:textId="730800CE" w:rsidR="00494693" w:rsidRPr="00AB1781" w:rsidRDefault="00494693" w:rsidP="00BF0205">
      <w:pPr>
        <w:pStyle w:val="Heading5"/>
      </w:pPr>
      <w:bookmarkStart w:id="1025"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1025"/>
    </w:p>
    <w:p w14:paraId="5C3C407C" w14:textId="417B1DDA" w:rsidR="006D2FE5" w:rsidRDefault="006D2FE5" w:rsidP="006D2FE5">
      <w:pPr>
        <w:pStyle w:val="Rubric"/>
      </w:pPr>
      <w:r>
        <w:fldChar w:fldCharType="begin"/>
      </w:r>
      <w:r>
        <w:instrText xml:space="preserve"> REF _Ref434578449 \h </w:instrText>
      </w:r>
      <w:r>
        <w:fldChar w:fldCharType="separate"/>
      </w:r>
      <w:r w:rsidR="00E315A4">
        <w:rPr>
          <w:lang w:val="en-GB"/>
        </w:rPr>
        <w:t>The Psalms of the Veil</w:t>
      </w:r>
      <w:r>
        <w:fldChar w:fldCharType="end"/>
      </w:r>
      <w:r>
        <w:t xml:space="preserve">, page </w:t>
      </w:r>
      <w:r>
        <w:fldChar w:fldCharType="begin"/>
      </w:r>
      <w:r>
        <w:instrText xml:space="preserve"> PAGEREF _Ref434578449 \h </w:instrText>
      </w:r>
      <w:r>
        <w:fldChar w:fldCharType="separate"/>
      </w:r>
      <w:r w:rsidR="00E315A4">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15A4">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15A4">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lastRenderedPageBreak/>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9E099EA" w:rsidR="00E611C7" w:rsidRDefault="00E611C7" w:rsidP="00E611C7">
      <w:pPr>
        <w:pStyle w:val="Rubric"/>
      </w:pPr>
      <w:r>
        <w:t xml:space="preserve">Alleluia. </w:t>
      </w:r>
      <w:r>
        <w:fldChar w:fldCharType="begin"/>
      </w:r>
      <w:r>
        <w:instrText xml:space="preserve"> REF _Ref434578449 \h </w:instrText>
      </w:r>
      <w:r>
        <w:fldChar w:fldCharType="separate"/>
      </w:r>
      <w:r w:rsidR="00E315A4">
        <w:rPr>
          <w:lang w:val="en-GB"/>
        </w:rPr>
        <w:t>The Psalms of the Veil</w:t>
      </w:r>
      <w:r>
        <w:fldChar w:fldCharType="end"/>
      </w:r>
      <w:r>
        <w:t xml:space="preserve"> and </w:t>
      </w:r>
      <w:r>
        <w:fldChar w:fldCharType="begin"/>
      </w:r>
      <w:r>
        <w:instrText xml:space="preserve"> REF _Ref448127130 \h </w:instrText>
      </w:r>
      <w:r>
        <w:fldChar w:fldCharType="separate"/>
      </w:r>
      <w:r w:rsidR="00E315A4">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26" w:name="_Ref435990063"/>
      <w:r>
        <w:t>Kathisma 18</w:t>
      </w:r>
      <w:bookmarkEnd w:id="1026"/>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1027" w:name="_Ref411967235"/>
      <w:r>
        <w:t>Psalm</w:t>
      </w:r>
      <w:r w:rsidRPr="00AB1781">
        <w:t xml:space="preserve"> 119</w:t>
      </w:r>
      <w:r>
        <w:t xml:space="preserve">: </w:t>
      </w:r>
      <w:r w:rsidR="00E67F94">
        <w:t>“When I was afflicted, I cried out to the Lord”</w:t>
      </w:r>
      <w:bookmarkEnd w:id="102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5818AD4"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lastRenderedPageBreak/>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54AD85E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315A4">
        <w:t>Psalm</w:t>
      </w:r>
      <w:r w:rsidR="00E315A4" w:rsidRPr="00AB1781">
        <w:t xml:space="preserve"> 120</w:t>
      </w:r>
      <w:r w:rsidR="00E315A4">
        <w:t>: “I lifted up my eyes to the mountains”</w:t>
      </w:r>
      <w:r>
        <w:fldChar w:fldCharType="end"/>
      </w:r>
      <w:r>
        <w:t xml:space="preserve">, page </w:t>
      </w:r>
      <w:r>
        <w:fldChar w:fldCharType="begin"/>
      </w:r>
      <w:r>
        <w:instrText xml:space="preserve"> PAGEREF _Ref411967252 \h </w:instrText>
      </w:r>
      <w:r>
        <w:fldChar w:fldCharType="separate"/>
      </w:r>
      <w:r w:rsidR="00E315A4">
        <w:rPr>
          <w:noProof/>
        </w:rPr>
        <w:t>518</w:t>
      </w:r>
      <w:r>
        <w:fldChar w:fldCharType="end"/>
      </w:r>
      <w:r>
        <w:t>.</w:t>
      </w:r>
      <w:r w:rsidR="00C61C1A">
        <w:t xml:space="preserve"> </w:t>
      </w:r>
    </w:p>
    <w:p w14:paraId="75788234" w14:textId="63941554" w:rsidR="00FD25B7" w:rsidRPr="00FD25B7" w:rsidRDefault="00FD25B7" w:rsidP="00BF0205">
      <w:pPr>
        <w:pStyle w:val="Heading4"/>
      </w:pPr>
      <w:bookmarkStart w:id="1028"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102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6E9D42E0" w:rsidR="00F14AA6" w:rsidRDefault="00F14AA6" w:rsidP="00FD25B7">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lastRenderedPageBreak/>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712C23CA"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315A4">
        <w:t>Psalm</w:t>
      </w:r>
      <w:r w:rsidR="00E315A4" w:rsidRPr="00AB1781">
        <w:t xml:space="preserve"> 121</w:t>
      </w:r>
      <w:r w:rsidR="00E315A4">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315A4">
        <w:rPr>
          <w:noProof/>
        </w:rPr>
        <w:t>519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315A4">
        <w:t>Psalm</w:t>
      </w:r>
      <w:r w:rsidR="00E315A4" w:rsidRPr="00AB1781">
        <w:t xml:space="preserve"> 128</w:t>
      </w:r>
      <w:r w:rsidR="00E315A4">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315A4">
        <w:rPr>
          <w:noProof/>
        </w:rPr>
        <w:t>525</w:t>
      </w:r>
      <w:r w:rsidR="00E611C7">
        <w:fldChar w:fldCharType="end"/>
      </w:r>
      <w:r w:rsidR="00E611C7">
        <w:t>.</w:t>
      </w:r>
    </w:p>
    <w:p w14:paraId="7438C3A4" w14:textId="55B00F2C" w:rsidR="00FD25B7" w:rsidRPr="00FD25B7" w:rsidRDefault="00FD25B7" w:rsidP="00BF0205">
      <w:pPr>
        <w:pStyle w:val="Heading4"/>
      </w:pPr>
      <w:bookmarkStart w:id="1029" w:name="_Ref411967283"/>
      <w:r>
        <w:t>Psalm</w:t>
      </w:r>
      <w:r w:rsidRPr="00AB1781">
        <w:t xml:space="preserve"> 121</w:t>
      </w:r>
      <w:r>
        <w:t xml:space="preserve">: </w:t>
      </w:r>
      <w:r w:rsidR="00E67F94">
        <w:t>“I was glad when they said to me, ‘we will</w:t>
      </w:r>
      <w:r>
        <w:t xml:space="preserve"> go to the house of the Lord</w:t>
      </w:r>
      <w:r w:rsidR="00E67F94">
        <w:t>’”</w:t>
      </w:r>
      <w:bookmarkEnd w:id="102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6D0E69CC" w:rsidR="00F14AA6" w:rsidRDefault="00F14AA6" w:rsidP="00FD25B7">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lastRenderedPageBreak/>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0A23359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315A4">
        <w:t>Psalm</w:t>
      </w:r>
      <w:r w:rsidR="00E315A4" w:rsidRPr="00AB1781">
        <w:t xml:space="preserve"> 122</w:t>
      </w:r>
      <w:r w:rsidR="00E315A4">
        <w:t>: “I lift up my eyes to You, Who dwells in heaven”</w:t>
      </w:r>
      <w:r>
        <w:fldChar w:fldCharType="end"/>
      </w:r>
      <w:r>
        <w:t xml:space="preserve">, page </w:t>
      </w:r>
      <w:r>
        <w:fldChar w:fldCharType="begin"/>
      </w:r>
      <w:r>
        <w:instrText xml:space="preserve"> PAGEREF _Ref411967299 \h </w:instrText>
      </w:r>
      <w:r>
        <w:fldChar w:fldCharType="separate"/>
      </w:r>
      <w:r w:rsidR="00E315A4">
        <w:rPr>
          <w:noProof/>
        </w:rPr>
        <w:t>520</w:t>
      </w:r>
      <w:r>
        <w:fldChar w:fldCharType="end"/>
      </w:r>
      <w:r>
        <w:t>.</w:t>
      </w:r>
    </w:p>
    <w:p w14:paraId="3D506578" w14:textId="0E4C1AE7" w:rsidR="00FD25B7" w:rsidRPr="00FD25B7" w:rsidRDefault="00FD25B7" w:rsidP="00BF0205">
      <w:pPr>
        <w:pStyle w:val="Heading4"/>
      </w:pPr>
      <w:bookmarkStart w:id="1030"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103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BE8A8D2"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911A93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315A4">
        <w:t>Psalm</w:t>
      </w:r>
      <w:r w:rsidR="00E315A4" w:rsidRPr="00AB1781">
        <w:t xml:space="preserve"> 123</w:t>
      </w:r>
      <w:r w:rsidR="00E315A4">
        <w:t>: “‘if the Lord had not been among us,”—let Israel now say”</w:t>
      </w:r>
      <w:r>
        <w:fldChar w:fldCharType="end"/>
      </w:r>
      <w:r>
        <w:t xml:space="preserve">, page </w:t>
      </w:r>
      <w:r>
        <w:fldChar w:fldCharType="begin"/>
      </w:r>
      <w:r>
        <w:instrText xml:space="preserve"> PAGEREF _Ref411967321 \h </w:instrText>
      </w:r>
      <w:r>
        <w:fldChar w:fldCharType="separate"/>
      </w:r>
      <w:r w:rsidR="00E315A4">
        <w:rPr>
          <w:noProof/>
        </w:rPr>
        <w:t>521</w:t>
      </w:r>
      <w:r>
        <w:fldChar w:fldCharType="end"/>
      </w:r>
      <w:r>
        <w:t>.</w:t>
      </w:r>
    </w:p>
    <w:p w14:paraId="0C3917C8" w14:textId="7B98D177" w:rsidR="00FD25B7" w:rsidRPr="00FD25B7" w:rsidRDefault="00FD25B7" w:rsidP="00BF0205">
      <w:pPr>
        <w:pStyle w:val="Heading4"/>
      </w:pPr>
      <w:bookmarkStart w:id="1031" w:name="_Ref411967321"/>
      <w:r>
        <w:lastRenderedPageBreak/>
        <w:t>Psalm</w:t>
      </w:r>
      <w:r w:rsidRPr="00AB1781">
        <w:t xml:space="preserve"> 123</w:t>
      </w:r>
      <w:r w:rsidR="00E67F94">
        <w:t>: “‘if</w:t>
      </w:r>
      <w:r>
        <w:t xml:space="preserve"> the Lord had</w:t>
      </w:r>
      <w:r w:rsidR="00E67F94">
        <w:t xml:space="preserve"> not been among us,”—</w:t>
      </w:r>
      <w:r>
        <w:t>let Israel now sa</w:t>
      </w:r>
      <w:r w:rsidR="00E67F94">
        <w:t>y”</w:t>
      </w:r>
      <w:bookmarkEnd w:id="103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159B78B9" w:rsidR="00FD25B7" w:rsidRP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71F93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315A4">
        <w:t>Psalm</w:t>
      </w:r>
      <w:r w:rsidR="00E315A4" w:rsidRPr="00AB1781">
        <w:t xml:space="preserve"> 124</w:t>
      </w:r>
      <w:r w:rsidR="00E315A4">
        <w:t>: “Those who trust in the Lord are like Mount Zion”</w:t>
      </w:r>
      <w:r>
        <w:fldChar w:fldCharType="end"/>
      </w:r>
      <w:r>
        <w:t xml:space="preserve">, page </w:t>
      </w:r>
      <w:r>
        <w:fldChar w:fldCharType="begin"/>
      </w:r>
      <w:r>
        <w:instrText xml:space="preserve"> PAGEREF _Ref411967338 \h </w:instrText>
      </w:r>
      <w:r>
        <w:fldChar w:fldCharType="separate"/>
      </w:r>
      <w:r w:rsidR="00E315A4">
        <w:rPr>
          <w:noProof/>
        </w:rPr>
        <w:t>521</w:t>
      </w:r>
      <w:r>
        <w:fldChar w:fldCharType="end"/>
      </w:r>
      <w:r>
        <w:t>.</w:t>
      </w:r>
    </w:p>
    <w:p w14:paraId="5C7DBE57" w14:textId="3EE91A95" w:rsidR="00FD25B7" w:rsidRPr="00FD25B7" w:rsidRDefault="003A7286" w:rsidP="00BF0205">
      <w:pPr>
        <w:pStyle w:val="Heading4"/>
      </w:pPr>
      <w:bookmarkStart w:id="1032"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103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Conditions of Safety and Security</w:t>
      </w:r>
    </w:p>
    <w:p w14:paraId="6E792D99" w14:textId="1662A195"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C48FBF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315A4">
        <w:t>Psalm</w:t>
      </w:r>
      <w:r w:rsidR="00E315A4" w:rsidRPr="00AB1781">
        <w:t xml:space="preserve"> 125</w:t>
      </w:r>
      <w:r w:rsidR="00E315A4">
        <w:t>: “When the Lord brought back the captivy of Zion”</w:t>
      </w:r>
      <w:r>
        <w:fldChar w:fldCharType="end"/>
      </w:r>
      <w:r>
        <w:t xml:space="preserve">, page </w:t>
      </w:r>
      <w:r>
        <w:fldChar w:fldCharType="begin"/>
      </w:r>
      <w:r>
        <w:instrText xml:space="preserve"> PAGEREF _Ref411967353 \h </w:instrText>
      </w:r>
      <w:r>
        <w:fldChar w:fldCharType="separate"/>
      </w:r>
      <w:r w:rsidR="00E315A4">
        <w:rPr>
          <w:noProof/>
        </w:rPr>
        <w:t>522</w:t>
      </w:r>
      <w:r>
        <w:fldChar w:fldCharType="end"/>
      </w:r>
      <w:r>
        <w:t>.</w:t>
      </w:r>
    </w:p>
    <w:p w14:paraId="29D5D02A" w14:textId="734D2AA5" w:rsidR="00FD25B7" w:rsidRPr="00FD25B7" w:rsidRDefault="00FD25B7" w:rsidP="00BF0205">
      <w:pPr>
        <w:pStyle w:val="Heading4"/>
      </w:pPr>
      <w:bookmarkStart w:id="1033"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103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79926F9"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lastRenderedPageBreak/>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4BE382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315A4">
        <w:t>Psalm</w:t>
      </w:r>
      <w:r w:rsidR="00E315A4" w:rsidRPr="00AB1781">
        <w:t xml:space="preserve"> 126</w:t>
      </w:r>
      <w:r w:rsidR="00E315A4">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315A4">
        <w:rPr>
          <w:noProof/>
        </w:rPr>
        <w:t>523</w:t>
      </w:r>
      <w:r>
        <w:fldChar w:fldCharType="end"/>
      </w:r>
      <w:r>
        <w:t>.</w:t>
      </w:r>
    </w:p>
    <w:p w14:paraId="7ABE7E2A" w14:textId="57E0B25A" w:rsidR="00FD25B7" w:rsidRPr="00FD25B7" w:rsidRDefault="00FD25B7" w:rsidP="00BF0205">
      <w:pPr>
        <w:pStyle w:val="Heading4"/>
      </w:pPr>
      <w:bookmarkStart w:id="1034"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103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F010DF0"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lastRenderedPageBreak/>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2545630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315A4">
        <w:t>Psalm</w:t>
      </w:r>
      <w:r w:rsidR="00E315A4" w:rsidRPr="00AB1781">
        <w:t xml:space="preserve"> 127</w:t>
      </w:r>
      <w:r w:rsidR="00E315A4">
        <w:t>: “Blessed are all who fear the Lord, who walk in His ways”</w:t>
      </w:r>
      <w:r>
        <w:fldChar w:fldCharType="end"/>
      </w:r>
      <w:r>
        <w:t xml:space="preserve">, page </w:t>
      </w:r>
      <w:r>
        <w:fldChar w:fldCharType="begin"/>
      </w:r>
      <w:r>
        <w:instrText xml:space="preserve"> PAGEREF _Ref411967385 \h </w:instrText>
      </w:r>
      <w:r>
        <w:fldChar w:fldCharType="separate"/>
      </w:r>
      <w:r w:rsidR="00E315A4">
        <w:rPr>
          <w:noProof/>
        </w:rPr>
        <w:t>524</w:t>
      </w:r>
      <w:r>
        <w:fldChar w:fldCharType="end"/>
      </w:r>
      <w:r>
        <w:t>.</w:t>
      </w:r>
    </w:p>
    <w:p w14:paraId="3AAB1DE2" w14:textId="063F50A4" w:rsidR="00FD25B7" w:rsidRPr="00FD25B7" w:rsidRDefault="00FD25B7" w:rsidP="00BF0205">
      <w:pPr>
        <w:pStyle w:val="Heading4"/>
      </w:pPr>
      <w:bookmarkStart w:id="1035"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103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0DF9E3AA"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275A54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315A4">
        <w:t>Psalm</w:t>
      </w:r>
      <w:r w:rsidR="00E315A4" w:rsidRPr="00AB1781">
        <w:t xml:space="preserve"> 128</w:t>
      </w:r>
      <w:r w:rsidR="00E315A4">
        <w:t>: “Many times have they warred against me from my youth”</w:t>
      </w:r>
      <w:r>
        <w:fldChar w:fldCharType="end"/>
      </w:r>
      <w:r>
        <w:t xml:space="preserve">, page </w:t>
      </w:r>
      <w:r>
        <w:fldChar w:fldCharType="begin"/>
      </w:r>
      <w:r>
        <w:instrText xml:space="preserve"> PAGEREF _Ref411967400 \h </w:instrText>
      </w:r>
      <w:r>
        <w:fldChar w:fldCharType="separate"/>
      </w:r>
      <w:r w:rsidR="00E315A4">
        <w:rPr>
          <w:noProof/>
        </w:rPr>
        <w:t>525</w:t>
      </w:r>
      <w:r>
        <w:fldChar w:fldCharType="end"/>
      </w:r>
      <w:r>
        <w:t>.</w:t>
      </w:r>
    </w:p>
    <w:p w14:paraId="63084F0D" w14:textId="6A0EE63A" w:rsidR="00FD25B7" w:rsidRPr="00AB1781" w:rsidRDefault="00FD25B7" w:rsidP="00BF0205">
      <w:pPr>
        <w:pStyle w:val="Heading4"/>
      </w:pPr>
      <w:bookmarkStart w:id="1036" w:name="_Ref411967400"/>
      <w:r>
        <w:lastRenderedPageBreak/>
        <w:t>Psalm</w:t>
      </w:r>
      <w:r w:rsidRPr="00AB1781">
        <w:t xml:space="preserve"> 128</w:t>
      </w:r>
      <w:r>
        <w:t xml:space="preserve">: </w:t>
      </w:r>
      <w:r w:rsidR="00BB3B58">
        <w:t xml:space="preserve">“Many times have </w:t>
      </w:r>
      <w:r>
        <w:t>they warred against me from my yout</w:t>
      </w:r>
      <w:r w:rsidR="00BB3B58">
        <w:t>h”</w:t>
      </w:r>
      <w:bookmarkEnd w:id="103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59346A3" w:rsidR="00F14AA6" w:rsidRDefault="00F14AA6" w:rsidP="00550889">
      <w:pPr>
        <w:pStyle w:val="Rubric"/>
      </w:pPr>
      <w:r>
        <w:fldChar w:fldCharType="begin"/>
      </w:r>
      <w:r>
        <w:instrText xml:space="preserve"> REF _Ref434576694 \h </w:instrText>
      </w:r>
      <w:r>
        <w:fldChar w:fldCharType="separate"/>
      </w:r>
      <w:r w:rsidR="00E315A4">
        <w:rPr>
          <w:lang w:val="en-GB"/>
        </w:rPr>
        <w:t>The Psalms of Sunset (Vespers)</w:t>
      </w:r>
      <w:r>
        <w:fldChar w:fldCharType="end"/>
      </w:r>
      <w:r>
        <w:t xml:space="preserve">, page </w:t>
      </w:r>
      <w:r>
        <w:fldChar w:fldCharType="begin"/>
      </w:r>
      <w:r>
        <w:instrText xml:space="preserve"> PAGEREF _Ref434576694 \h </w:instrText>
      </w:r>
      <w:r>
        <w:fldChar w:fldCharType="separate"/>
      </w:r>
      <w:r w:rsidR="00E315A4">
        <w:rPr>
          <w:noProof/>
        </w:rPr>
        <w:t>7</w:t>
      </w:r>
      <w:r>
        <w:fldChar w:fldCharType="end"/>
      </w:r>
      <w:r>
        <w:t xml:space="preserve">. </w:t>
      </w:r>
      <w:r w:rsidR="00500D86">
        <w:fldChar w:fldCharType="begin"/>
      </w:r>
      <w:r w:rsidR="00500D86">
        <w:instrText xml:space="preserve"> REF _Ref434580361 \h </w:instrText>
      </w:r>
      <w:r w:rsidR="00500D86">
        <w:fldChar w:fldCharType="separate"/>
      </w:r>
      <w:r w:rsidR="00E315A4">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15A4">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144EE6" w:rsidR="00550889" w:rsidRDefault="00550889" w:rsidP="00E611C7">
      <w:pPr>
        <w:pStyle w:val="Rubric"/>
      </w:pPr>
      <w:r>
        <w:t xml:space="preserve">Alleluia. </w:t>
      </w:r>
      <w:r>
        <w:fldChar w:fldCharType="begin"/>
      </w:r>
      <w:r>
        <w:instrText xml:space="preserve"> REF _Ref445106453 \h </w:instrText>
      </w:r>
      <w:r>
        <w:fldChar w:fldCharType="separate"/>
      </w:r>
      <w:r w:rsidR="00E315A4">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15A4">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315A4">
        <w:t>Psalm</w:t>
      </w:r>
      <w:r w:rsidR="00E315A4" w:rsidRPr="00AB1781">
        <w:t xml:space="preserve"> 129</w:t>
      </w:r>
      <w:r w:rsidR="00E315A4">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315A4">
        <w:rPr>
          <w:noProof/>
        </w:rPr>
        <w:t>526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1037" w:name="_Ref411968046"/>
      <w:r>
        <w:lastRenderedPageBreak/>
        <w:t>Psalm</w:t>
      </w:r>
      <w:r w:rsidRPr="00AB1781">
        <w:t xml:space="preserve"> 129</w:t>
      </w:r>
      <w:r>
        <w:t xml:space="preserve">: </w:t>
      </w:r>
      <w:r w:rsidR="00BB3B58">
        <w:t>“I cried to You, O Lord, out of the depths”</w:t>
      </w:r>
      <w:bookmarkEnd w:id="103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F313620" w:rsidR="00F14AA6" w:rsidRDefault="00F14AA6" w:rsidP="00FD25B7">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5C12BE11"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315A4">
        <w:t>Psalm</w:t>
      </w:r>
      <w:r w:rsidR="00E315A4" w:rsidRPr="00AB1781">
        <w:t xml:space="preserve"> 130</w:t>
      </w:r>
      <w:r w:rsidR="00E315A4">
        <w:t>: “O Lord, my heart is not exalted, nor my eyes raised up”</w:t>
      </w:r>
      <w:r>
        <w:fldChar w:fldCharType="end"/>
      </w:r>
      <w:r>
        <w:t xml:space="preserve">, page </w:t>
      </w:r>
      <w:r>
        <w:fldChar w:fldCharType="begin"/>
      </w:r>
      <w:r>
        <w:instrText xml:space="preserve"> PAGEREF _Ref411968066 \h </w:instrText>
      </w:r>
      <w:r>
        <w:fldChar w:fldCharType="separate"/>
      </w:r>
      <w:r w:rsidR="00E315A4">
        <w:rPr>
          <w:noProof/>
        </w:rPr>
        <w:t>527</w:t>
      </w:r>
      <w:r>
        <w:fldChar w:fldCharType="end"/>
      </w:r>
      <w:r>
        <w:t>.</w:t>
      </w:r>
      <w:r w:rsidR="00E611C7">
        <w:t xml:space="preserve"> </w:t>
      </w:r>
    </w:p>
    <w:p w14:paraId="0B5F9423" w14:textId="010EE6E6" w:rsidR="00FD25B7" w:rsidRPr="00FD25B7" w:rsidRDefault="00FD25B7" w:rsidP="00BF0205">
      <w:pPr>
        <w:pStyle w:val="Heading4"/>
      </w:pPr>
      <w:bookmarkStart w:id="1038" w:name="_Ref411968066"/>
      <w:r>
        <w:lastRenderedPageBreak/>
        <w:t>Psalm</w:t>
      </w:r>
      <w:r w:rsidRPr="00AB1781">
        <w:t xml:space="preserve"> 130</w:t>
      </w:r>
      <w:r>
        <w:t xml:space="preserve">: </w:t>
      </w:r>
      <w:r w:rsidR="00BB3B58">
        <w:t>“</w:t>
      </w:r>
      <w:r>
        <w:t xml:space="preserve">O Lord, my heart is not </w:t>
      </w:r>
      <w:r w:rsidR="00BB3B58">
        <w:t>exalted</w:t>
      </w:r>
      <w:r>
        <w:t>, nor my eye</w:t>
      </w:r>
      <w:r w:rsidR="005453DF">
        <w:t>s raised up”</w:t>
      </w:r>
      <w:bookmarkEnd w:id="103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54DDCB6" w:rsidR="00F14AA6" w:rsidRDefault="00F14AA6" w:rsidP="00FD25B7">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52A3CF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315A4">
        <w:t>Psalm</w:t>
      </w:r>
      <w:r w:rsidR="00E315A4" w:rsidRPr="00AB1781">
        <w:t xml:space="preserve"> 131</w:t>
      </w:r>
      <w:r w:rsidR="00E315A4">
        <w:t>: “O Lord, remember David and all his meekness”</w:t>
      </w:r>
      <w:r>
        <w:fldChar w:fldCharType="end"/>
      </w:r>
      <w:r>
        <w:t xml:space="preserve">, page </w:t>
      </w:r>
      <w:r>
        <w:fldChar w:fldCharType="begin"/>
      </w:r>
      <w:r>
        <w:instrText xml:space="preserve"> PAGEREF _Ref411968081 \h </w:instrText>
      </w:r>
      <w:r>
        <w:fldChar w:fldCharType="separate"/>
      </w:r>
      <w:r w:rsidR="00E315A4">
        <w:rPr>
          <w:noProof/>
        </w:rPr>
        <w:t>527</w:t>
      </w:r>
      <w:r>
        <w:fldChar w:fldCharType="end"/>
      </w:r>
      <w:r>
        <w:t>.</w:t>
      </w:r>
    </w:p>
    <w:p w14:paraId="43A0FD26" w14:textId="359FA4AA" w:rsidR="00FD25B7" w:rsidRPr="00F431B1" w:rsidRDefault="00F431B1" w:rsidP="00BF0205">
      <w:pPr>
        <w:pStyle w:val="Heading4"/>
      </w:pPr>
      <w:bookmarkStart w:id="1039" w:name="_Ref411968081"/>
      <w:r>
        <w:t>Psalm</w:t>
      </w:r>
      <w:r w:rsidR="00FD25B7" w:rsidRPr="00AB1781">
        <w:t xml:space="preserve"> 131</w:t>
      </w:r>
      <w:r>
        <w:t xml:space="preserve">: </w:t>
      </w:r>
      <w:r w:rsidR="00BB3B58">
        <w:t>“</w:t>
      </w:r>
      <w:r>
        <w:t>O Lord, remember David and all his meeknes</w:t>
      </w:r>
      <w:r w:rsidR="00BB3B58">
        <w:t>s”</w:t>
      </w:r>
      <w:bookmarkEnd w:id="103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2207A4FC" w:rsidR="00F14AA6" w:rsidRDefault="00F14AA6" w:rsidP="00F431B1">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B4CA39A"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315A4">
        <w:t>Psalm</w:t>
      </w:r>
      <w:r w:rsidR="00E315A4" w:rsidRPr="00AB1781">
        <w:t xml:space="preserve"> 132</w:t>
      </w:r>
      <w:r w:rsidR="00E315A4">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315A4">
        <w:rPr>
          <w:noProof/>
        </w:rPr>
        <w:t>529</w:t>
      </w:r>
      <w:r>
        <w:fldChar w:fldCharType="end"/>
      </w:r>
      <w:r>
        <w:t>.</w:t>
      </w:r>
    </w:p>
    <w:p w14:paraId="359E6A39" w14:textId="3D6C3CDC" w:rsidR="00FD25B7" w:rsidRPr="00F431B1" w:rsidRDefault="00F431B1" w:rsidP="00BF0205">
      <w:pPr>
        <w:pStyle w:val="Heading4"/>
      </w:pPr>
      <w:bookmarkStart w:id="1040"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104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A2311F9" w:rsidR="00F14AA6" w:rsidRDefault="00F14AA6" w:rsidP="00F431B1">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lastRenderedPageBreak/>
        <w:tab/>
      </w:r>
      <w:r w:rsidR="00593877">
        <w:t>and life forevermore</w:t>
      </w:r>
      <w:r w:rsidRPr="00AB1781">
        <w:t>.</w:t>
      </w:r>
    </w:p>
    <w:p w14:paraId="18E6CC54" w14:textId="4AD78F4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315A4">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315A4">
        <w:t>Psalm</w:t>
      </w:r>
      <w:r w:rsidR="00E315A4" w:rsidRPr="00AB1781">
        <w:t xml:space="preserve"> 133</w:t>
      </w:r>
      <w:r w:rsidR="00E315A4">
        <w:t>: “Behold now, bless the Lord, all you servants of the Lord”</w:t>
      </w:r>
      <w:r>
        <w:fldChar w:fldCharType="end"/>
      </w:r>
      <w:r>
        <w:t xml:space="preserve">, page </w:t>
      </w:r>
      <w:r>
        <w:fldChar w:fldCharType="begin"/>
      </w:r>
      <w:r>
        <w:instrText xml:space="preserve"> PAGEREF _Ref411968119 \h </w:instrText>
      </w:r>
      <w:r>
        <w:fldChar w:fldCharType="separate"/>
      </w:r>
      <w:r w:rsidR="00E315A4">
        <w:rPr>
          <w:noProof/>
        </w:rPr>
        <w:t>530</w:t>
      </w:r>
      <w:r>
        <w:fldChar w:fldCharType="end"/>
      </w:r>
      <w:r>
        <w:t>.</w:t>
      </w:r>
    </w:p>
    <w:p w14:paraId="2852ED99" w14:textId="4294FF84" w:rsidR="00FD25B7" w:rsidRPr="00AB1781" w:rsidRDefault="00FD25B7" w:rsidP="00BF0205">
      <w:pPr>
        <w:pStyle w:val="Heading4"/>
      </w:pPr>
      <w:bookmarkStart w:id="1041"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104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997C915" w:rsidR="00F14AA6" w:rsidRDefault="00F14AA6" w:rsidP="00FD25B7">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CCDBCC5" w:rsidR="003E6DC3" w:rsidRDefault="003E6DC3" w:rsidP="003E6DC3">
      <w:pPr>
        <w:pStyle w:val="Rubric"/>
      </w:pPr>
      <w:r>
        <w:t xml:space="preserve">Alleluia. </w:t>
      </w:r>
      <w:r>
        <w:fldChar w:fldCharType="begin"/>
      </w:r>
      <w:r>
        <w:instrText xml:space="preserve"> REF _Ref434576945 \h  \* MERGEFORMAT </w:instrText>
      </w:r>
      <w:r>
        <w:fldChar w:fldCharType="separate"/>
      </w:r>
      <w:r w:rsidR="00E315A4">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315A4">
        <w:t>Psalm</w:t>
      </w:r>
      <w:r w:rsidR="00E315A4" w:rsidRPr="00AB1781">
        <w:t xml:space="preserve"> 136</w:t>
      </w:r>
      <w:r w:rsidR="00E315A4">
        <w:t>: “By the rivers of Babylon—we sat down, and wept”</w:t>
      </w:r>
      <w:r>
        <w:fldChar w:fldCharType="end"/>
      </w:r>
      <w:r>
        <w:t xml:space="preserve">, page </w:t>
      </w:r>
      <w:r>
        <w:fldChar w:fldCharType="begin"/>
      </w:r>
      <w:r>
        <w:instrText xml:space="preserve"> PAGEREF _Ref411968136 \h </w:instrText>
      </w:r>
      <w:r>
        <w:fldChar w:fldCharType="separate"/>
      </w:r>
      <w:r w:rsidR="00E315A4">
        <w:rPr>
          <w:noProof/>
        </w:rPr>
        <w:t>534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42" w:name="_Ref435438658"/>
      <w:r w:rsidRPr="00AB1781">
        <w:t>K</w:t>
      </w:r>
      <w:r>
        <w:t>athisma</w:t>
      </w:r>
      <w:r w:rsidRPr="00AB1781">
        <w:t xml:space="preserve"> 1</w:t>
      </w:r>
      <w:r>
        <w:t>9</w:t>
      </w:r>
      <w:bookmarkEnd w:id="1042"/>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lastRenderedPageBreak/>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lastRenderedPageBreak/>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2A394958" w:rsidR="00086B05" w:rsidRDefault="00086B05" w:rsidP="00E276C1">
      <w:pPr>
        <w:pStyle w:val="Rubric"/>
      </w:pPr>
      <w:r>
        <w:fldChar w:fldCharType="begin"/>
      </w:r>
      <w:r>
        <w:instrText xml:space="preserve"> REF _Ref434580757 \h </w:instrText>
      </w:r>
      <w:r>
        <w:fldChar w:fldCharType="separate"/>
      </w:r>
      <w:r w:rsidR="00E315A4">
        <w:t>The Second Canticle: Psalm 135</w:t>
      </w:r>
      <w:r>
        <w:fldChar w:fldCharType="end"/>
      </w:r>
      <w:r>
        <w:t xml:space="preserve">, page </w:t>
      </w:r>
      <w:r>
        <w:fldChar w:fldCharType="begin"/>
      </w:r>
      <w:r>
        <w:instrText xml:space="preserve"> PAGEREF _Ref434580763 \h </w:instrText>
      </w:r>
      <w:r>
        <w:fldChar w:fldCharType="separate"/>
      </w:r>
      <w:r w:rsidR="00E315A4">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4"/>
      </w:r>
      <w:r w:rsidR="009F1DA0">
        <w:rPr>
          <w:i/>
        </w:rPr>
        <w:t xml:space="preserve"> </w:t>
      </w:r>
      <w:r w:rsidR="001D5562">
        <w:t xml:space="preserve">for </w:t>
      </w:r>
      <w:r w:rsidRPr="00AB1781">
        <w:t>His mercy</w:t>
      </w:r>
      <w:r w:rsidRPr="00AB1781">
        <w:rPr>
          <w:rStyle w:val="FootnoteReference"/>
        </w:rPr>
        <w:footnoteReference w:id="77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lastRenderedPageBreak/>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9"/>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1043"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104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E697A30" w:rsidR="00F14AA6" w:rsidRDefault="00F14AA6" w:rsidP="00F14AA6">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2"/>
      </w:r>
    </w:p>
    <w:p w14:paraId="0078B0CE" w14:textId="6AFBFD99" w:rsidR="003E6DC3" w:rsidRDefault="003E6DC3" w:rsidP="00E611C7">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315A4">
        <w:t>Psalm</w:t>
      </w:r>
      <w:r w:rsidR="00E315A4" w:rsidRPr="00AB1781">
        <w:t xml:space="preserve"> 137</w:t>
      </w:r>
      <w:r w:rsidR="00E315A4">
        <w:t>: “I will confess You, O Lord, with all my heart”</w:t>
      </w:r>
      <w:r>
        <w:fldChar w:fldCharType="end"/>
      </w:r>
      <w:r>
        <w:t xml:space="preserve">, page </w:t>
      </w:r>
      <w:r>
        <w:fldChar w:fldCharType="begin"/>
      </w:r>
      <w:r>
        <w:instrText xml:space="preserve"> PAGEREF _Ref411968152 \h </w:instrText>
      </w:r>
      <w:r>
        <w:fldChar w:fldCharType="separate"/>
      </w:r>
      <w:r w:rsidR="00E315A4">
        <w:rPr>
          <w:noProof/>
        </w:rPr>
        <w:t>536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315A4">
        <w:t>Psalm</w:t>
      </w:r>
      <w:r w:rsidR="00E315A4" w:rsidRPr="00AB1781">
        <w:t xml:space="preserve"> 140</w:t>
      </w:r>
      <w:r w:rsidR="00E315A4">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315A4">
        <w:rPr>
          <w:noProof/>
        </w:rPr>
        <w:t>540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1044" w:name="_Ref411968152"/>
      <w:r>
        <w:lastRenderedPageBreak/>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104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EBCE4C4" w:rsidR="00F14AA6" w:rsidRDefault="00F14AA6" w:rsidP="00E276C1">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06BD317"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315A4">
        <w:t>Psalm</w:t>
      </w:r>
      <w:r w:rsidR="00E315A4" w:rsidRPr="00AB1781">
        <w:t xml:space="preserve"> 140</w:t>
      </w:r>
      <w:r w:rsidR="00E315A4">
        <w:t>: “O Lord, I have cried to You, hear me”</w:t>
      </w:r>
      <w:r>
        <w:fldChar w:fldCharType="end"/>
      </w:r>
      <w:r>
        <w:t xml:space="preserve">, page </w:t>
      </w:r>
      <w:r>
        <w:fldChar w:fldCharType="begin"/>
      </w:r>
      <w:r>
        <w:instrText xml:space="preserve"> PAGEREF _Ref411968172 \h </w:instrText>
      </w:r>
      <w:r>
        <w:fldChar w:fldCharType="separate"/>
      </w:r>
      <w:r w:rsidR="00E315A4">
        <w:rPr>
          <w:noProof/>
        </w:rPr>
        <w:t>540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2"/>
      </w:r>
      <w:r w:rsidRPr="00AB1781">
        <w:t xml:space="preserve"> my heart,</w:t>
      </w:r>
      <w:r w:rsidRPr="00AB1781">
        <w:rPr>
          <w:rStyle w:val="FootnoteReference"/>
        </w:rPr>
        <w:footnoteReference w:id="79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9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lastRenderedPageBreak/>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1045"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104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077DF23" w:rsidR="00F14AA6" w:rsidRDefault="00F14AA6" w:rsidP="00E276C1">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lastRenderedPageBreak/>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1"/>
      </w:r>
    </w:p>
    <w:p w14:paraId="7853C3F1" w14:textId="22829AED"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315A4">
        <w:t>Psalm</w:t>
      </w:r>
      <w:r w:rsidR="00E315A4" w:rsidRPr="00AB1781">
        <w:t xml:space="preserve"> 141</w:t>
      </w:r>
      <w:r w:rsidR="00E315A4">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315A4">
        <w:rPr>
          <w:noProof/>
        </w:rPr>
        <w:t>541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315A4">
        <w:t>Psalm</w:t>
      </w:r>
      <w:r w:rsidR="00E315A4" w:rsidRPr="00AB1781">
        <w:t xml:space="preserve"> 145</w:t>
      </w:r>
      <w:r w:rsidR="00E315A4">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315A4">
        <w:rPr>
          <w:noProof/>
        </w:rPr>
        <w:t>547</w:t>
      </w:r>
      <w:r w:rsidR="00E611C7">
        <w:fldChar w:fldCharType="end"/>
      </w:r>
      <w:r w:rsidR="00E611C7">
        <w:t>.</w:t>
      </w:r>
    </w:p>
    <w:p w14:paraId="51E1BFBF" w14:textId="48E35753" w:rsidR="00E276C1" w:rsidRPr="00E276C1" w:rsidRDefault="00E276C1" w:rsidP="00BF0205">
      <w:pPr>
        <w:pStyle w:val="Heading4"/>
      </w:pPr>
      <w:bookmarkStart w:id="1046"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104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2D0FD28" w:rsidR="00F14AA6" w:rsidRDefault="00F14AA6" w:rsidP="00E276C1">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lastRenderedPageBreak/>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64D6CC88"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315A4">
        <w:t>Psalm</w:t>
      </w:r>
      <w:r w:rsidR="00E315A4" w:rsidRPr="00AB1781">
        <w:t xml:space="preserve"> 145</w:t>
      </w:r>
      <w:r w:rsidR="00E315A4">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315A4">
        <w:rPr>
          <w:noProof/>
        </w:rPr>
        <w:t>547</w:t>
      </w:r>
      <w:r>
        <w:fldChar w:fldCharType="end"/>
      </w:r>
      <w:r>
        <w:t>.</w:t>
      </w:r>
    </w:p>
    <w:p w14:paraId="1BBA4A8E" w14:textId="3A53A20E" w:rsidR="00E276C1" w:rsidRPr="00E276C1" w:rsidRDefault="00E276C1" w:rsidP="00BF0205">
      <w:pPr>
        <w:pStyle w:val="Heading4"/>
      </w:pPr>
      <w:bookmarkStart w:id="1047"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104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9CB6055" w:rsidR="00F14AA6" w:rsidRDefault="00F14AA6" w:rsidP="00E276C1">
      <w:pPr>
        <w:pStyle w:val="Rubric"/>
      </w:pPr>
      <w:r>
        <w:fldChar w:fldCharType="begin"/>
      </w:r>
      <w:r>
        <w:instrText xml:space="preserve"> REF _Ref434575533 \h </w:instrText>
      </w:r>
      <w:r>
        <w:fldChar w:fldCharType="separate"/>
      </w:r>
      <w:r w:rsidR="00E315A4">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15A4">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lastRenderedPageBreak/>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71DB8106" w:rsidR="00F35AEA" w:rsidRDefault="00F35AEA" w:rsidP="00F35AEA">
      <w:pPr>
        <w:pStyle w:val="Rubric"/>
      </w:pPr>
      <w:r>
        <w:t xml:space="preserve">Alleluia. </w:t>
      </w:r>
      <w:r>
        <w:fldChar w:fldCharType="begin"/>
      </w:r>
      <w:r>
        <w:instrText xml:space="preserve"> REF _Ref448061221 \h </w:instrText>
      </w:r>
      <w:r>
        <w:fldChar w:fldCharType="separate"/>
      </w:r>
      <w:r w:rsidR="00E315A4">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48" w:name="_Ref435438665"/>
      <w:r w:rsidRPr="00AB1781">
        <w:t>K</w:t>
      </w:r>
      <w:r>
        <w:t>athisma 20</w:t>
      </w:r>
      <w:bookmarkEnd w:id="1048"/>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lastRenderedPageBreak/>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1049"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104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E18A656" w:rsidR="00F14AA6" w:rsidRDefault="00F14AA6" w:rsidP="002A0A20">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15A4">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15A4">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571214B4"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315A4">
        <w:t>Psalm</w:t>
      </w:r>
      <w:r w:rsidR="00E315A4" w:rsidRPr="00AB1781">
        <w:t xml:space="preserve"> 146</w:t>
      </w:r>
      <w:r w:rsidR="00E315A4">
        <w:t>: “Praise the Lord, for psalmody a is good thing”</w:t>
      </w:r>
      <w:r>
        <w:fldChar w:fldCharType="end"/>
      </w:r>
      <w:r>
        <w:t xml:space="preserve">, page </w:t>
      </w:r>
      <w:r>
        <w:fldChar w:fldCharType="begin"/>
      </w:r>
      <w:r>
        <w:instrText xml:space="preserve"> PAGEREF _Ref411968226 \h </w:instrText>
      </w:r>
      <w:r>
        <w:fldChar w:fldCharType="separate"/>
      </w:r>
      <w:r w:rsidR="00E315A4">
        <w:rPr>
          <w:noProof/>
        </w:rPr>
        <w:t>548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15A4">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315A4">
        <w:t>Psalm 118 Part 20 (</w:t>
      </w:r>
      <w:r w:rsidR="00E315A4" w:rsidRPr="0082523C">
        <w:rPr>
          <w:rFonts w:ascii="Tahoma" w:eastAsia="Tahoma" w:hAnsi="Tahoma" w:cs="Tahoma"/>
        </w:rPr>
        <w:t>ר</w:t>
      </w:r>
      <w:r w:rsidR="00E315A4">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315A4">
        <w:rPr>
          <w:noProof/>
        </w:rPr>
        <w:t>515</w:t>
      </w:r>
      <w:r w:rsidR="00E611C7">
        <w:fldChar w:fldCharType="end"/>
      </w:r>
      <w:r w:rsidR="00E611C7">
        <w:t>.</w:t>
      </w:r>
    </w:p>
    <w:p w14:paraId="16732583" w14:textId="68D0A344" w:rsidR="00E276C1" w:rsidRPr="002A0A20" w:rsidRDefault="002A0A20" w:rsidP="00BF0205">
      <w:pPr>
        <w:pStyle w:val="Heading4"/>
      </w:pPr>
      <w:bookmarkStart w:id="1050"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105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20DE332" w:rsidR="00F14AA6" w:rsidRDefault="00F14AA6" w:rsidP="002A0A20">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lastRenderedPageBreak/>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0F40D5E"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315A4">
        <w:t>Psalm</w:t>
      </w:r>
      <w:r w:rsidR="00E315A4" w:rsidRPr="00AB1781">
        <w:t xml:space="preserve"> 147</w:t>
      </w:r>
      <w:r w:rsidR="00E315A4">
        <w:t>: “Praise the Lord, O Jerusalem! Praise your God, O Zion”</w:t>
      </w:r>
      <w:r>
        <w:fldChar w:fldCharType="end"/>
      </w:r>
      <w:r>
        <w:t xml:space="preserve"> Page </w:t>
      </w:r>
      <w:r>
        <w:fldChar w:fldCharType="begin"/>
      </w:r>
      <w:r>
        <w:instrText xml:space="preserve"> PAGEREF _Ref411968245 \h </w:instrText>
      </w:r>
      <w:r>
        <w:fldChar w:fldCharType="separate"/>
      </w:r>
      <w:r w:rsidR="00E315A4">
        <w:rPr>
          <w:noProof/>
        </w:rPr>
        <w:t>549</w:t>
      </w:r>
      <w:r>
        <w:fldChar w:fldCharType="end"/>
      </w:r>
      <w:r>
        <w:t>.</w:t>
      </w:r>
    </w:p>
    <w:p w14:paraId="1D6C58E5" w14:textId="2704929F" w:rsidR="00E276C1" w:rsidRPr="002A0A20" w:rsidRDefault="002A0A20" w:rsidP="00BF0205">
      <w:pPr>
        <w:pStyle w:val="Heading4"/>
      </w:pPr>
      <w:bookmarkStart w:id="1051" w:name="_Ref411968245"/>
      <w:r>
        <w:t>Psalm</w:t>
      </w:r>
      <w:r w:rsidR="00E276C1" w:rsidRPr="00AB1781">
        <w:t xml:space="preserve"> 147</w:t>
      </w:r>
      <w:r>
        <w:t xml:space="preserve">: </w:t>
      </w:r>
      <w:r w:rsidR="00BB3B58">
        <w:t>“</w:t>
      </w:r>
      <w:r>
        <w:t>Praise the Lord, O Jerusalem! Praise your God, O Zion</w:t>
      </w:r>
      <w:r w:rsidR="00BB3B58">
        <w:t>”</w:t>
      </w:r>
      <w:bookmarkEnd w:id="105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35C72DE8" w:rsidR="00F14AA6" w:rsidRDefault="00F14AA6" w:rsidP="002A0A20">
      <w:pPr>
        <w:pStyle w:val="Rubric"/>
      </w:pP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15A4">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15A4">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15A4">
        <w:rPr>
          <w:noProof/>
        </w:rPr>
        <w:t>67</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lastRenderedPageBreak/>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0CFB3C4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15A4">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15A4">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100936B" w:rsidR="00086B05" w:rsidRDefault="00086B05" w:rsidP="002A0A20">
      <w:pPr>
        <w:pStyle w:val="Rubric"/>
      </w:pPr>
      <w:r>
        <w:fldChar w:fldCharType="begin"/>
      </w:r>
      <w:r>
        <w:instrText xml:space="preserve"> REF _Ref434580708 \h </w:instrText>
      </w:r>
      <w:r>
        <w:fldChar w:fldCharType="separate"/>
      </w:r>
      <w:r w:rsidR="00E315A4">
        <w:t>The Fourth Canticle</w:t>
      </w:r>
      <w:r>
        <w:fldChar w:fldCharType="end"/>
      </w:r>
      <w:r>
        <w:t xml:space="preserve">, page </w:t>
      </w:r>
      <w:r>
        <w:fldChar w:fldCharType="begin"/>
      </w:r>
      <w:r>
        <w:instrText xml:space="preserve"> PAGEREF _Ref434580714 \h </w:instrText>
      </w:r>
      <w:r>
        <w:fldChar w:fldCharType="separate"/>
      </w:r>
      <w:r w:rsidR="00E315A4">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6"/>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2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CAFF22" w:rsidR="00086B05" w:rsidRPr="00AB1781" w:rsidRDefault="00086B05" w:rsidP="00086B05">
      <w:pPr>
        <w:pStyle w:val="Rubric"/>
      </w:pPr>
      <w:r>
        <w:fldChar w:fldCharType="begin"/>
      </w:r>
      <w:r>
        <w:instrText xml:space="preserve"> REF _Ref434580708 \h </w:instrText>
      </w:r>
      <w:r>
        <w:fldChar w:fldCharType="separate"/>
      </w:r>
      <w:r w:rsidR="00E315A4">
        <w:t>The Fourth Canticle</w:t>
      </w:r>
      <w:r>
        <w:fldChar w:fldCharType="end"/>
      </w:r>
      <w:r>
        <w:t xml:space="preserve">, page </w:t>
      </w:r>
      <w:r>
        <w:fldChar w:fldCharType="begin"/>
      </w:r>
      <w:r>
        <w:instrText xml:space="preserve"> PAGEREF _Ref434580714 \h </w:instrText>
      </w:r>
      <w:r>
        <w:fldChar w:fldCharType="separate"/>
      </w:r>
      <w:r w:rsidR="00E315A4">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lastRenderedPageBreak/>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0E05FE48" w:rsidR="00086B05" w:rsidRDefault="00086B05" w:rsidP="002A0A20">
      <w:pPr>
        <w:pStyle w:val="Rubric"/>
      </w:pPr>
      <w:r>
        <w:fldChar w:fldCharType="begin"/>
      </w:r>
      <w:r>
        <w:instrText xml:space="preserve"> REF _Ref434580708 \h </w:instrText>
      </w:r>
      <w:r>
        <w:fldChar w:fldCharType="separate"/>
      </w:r>
      <w:r w:rsidR="00E315A4">
        <w:t>The Fourth Canticle</w:t>
      </w:r>
      <w:r>
        <w:fldChar w:fldCharType="end"/>
      </w:r>
      <w:r>
        <w:t xml:space="preserve">, page </w:t>
      </w:r>
      <w:r>
        <w:fldChar w:fldCharType="begin"/>
      </w:r>
      <w:r>
        <w:instrText xml:space="preserve"> PAGEREF _Ref434580714 \h </w:instrText>
      </w:r>
      <w:r>
        <w:fldChar w:fldCharType="separate"/>
      </w:r>
      <w:r w:rsidR="00E315A4">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3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and anointed me with th</w:t>
      </w:r>
      <w:bookmarkStart w:id="1052" w:name="_GoBack"/>
      <w:bookmarkEnd w:id="1052"/>
      <w:r w:rsidRPr="00AB1781">
        <w:t xml:space="preserve">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53" w:name="_Toc410196196"/>
      <w:bookmarkStart w:id="1054" w:name="_Toc410196438"/>
      <w:bookmarkStart w:id="105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56" w:name="_Toc448130626"/>
      <w:r>
        <w:t>The Book of Psalis and Doxologies</w:t>
      </w:r>
      <w:bookmarkEnd w:id="1053"/>
      <w:bookmarkEnd w:id="1054"/>
      <w:bookmarkEnd w:id="1055"/>
      <w:bookmarkEnd w:id="105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57" w:name="_Toc448130627"/>
      <w:bookmarkStart w:id="1058" w:name="_Toc410196197"/>
      <w:bookmarkStart w:id="1059" w:name="_Toc410196439"/>
      <w:bookmarkStart w:id="1060" w:name="_Toc410196941"/>
      <w:r>
        <w:lastRenderedPageBreak/>
        <w:t>General and Common Doxologies</w:t>
      </w:r>
      <w:bookmarkEnd w:id="1057"/>
    </w:p>
    <w:p w14:paraId="1B082926" w14:textId="77777777" w:rsidR="009C13E9" w:rsidRDefault="009C13E9" w:rsidP="009C13E9">
      <w:pPr>
        <w:pStyle w:val="Heading3"/>
      </w:pPr>
      <w:bookmarkStart w:id="1061" w:name="_Ref434488390"/>
      <w:r>
        <w:t>The Doxology of the Heavenly</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62"/>
            <w:r>
              <w:t>The great and holy luminaries,</w:t>
            </w:r>
            <w:commentRangeEnd w:id="1062"/>
            <w:r>
              <w:rPr>
                <w:rStyle w:val="CommentReference"/>
                <w:rFonts w:ascii="Times New Roman" w:hAnsi="Times New Roman"/>
              </w:rPr>
              <w:commentReference w:id="106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6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63"/>
            <w:r>
              <w:rPr>
                <w:rStyle w:val="CommentReference"/>
                <w:rFonts w:ascii="Times New Roman" w:hAnsi="Times New Roman"/>
              </w:rPr>
              <w:commentReference w:id="106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64"/>
            <w:r w:rsidRPr="00602B0F">
              <w:t xml:space="preserve">O Lord, </w:t>
            </w:r>
            <w:commentRangeEnd w:id="1064"/>
            <w:r>
              <w:rPr>
                <w:rStyle w:val="CommentReference"/>
                <w:rFonts w:ascii="Times New Roman" w:hAnsi="Times New Roman"/>
              </w:rPr>
              <w:commentReference w:id="106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65" w:name="_Ref434488524"/>
      <w:r>
        <w:t>The Doxology of St. John the Baptist</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66" w:name="_Ref434488546"/>
      <w:r>
        <w:t>Another Doxology of St. John the Baptist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67" w:name="_Ref434488644"/>
      <w:r>
        <w:lastRenderedPageBreak/>
        <w:t>A Doxology for the Apostles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68"/>
            <w:r>
              <w:t xml:space="preserve">called </w:t>
            </w:r>
            <w:commentRangeEnd w:id="1068"/>
            <w:r>
              <w:rPr>
                <w:rStyle w:val="CommentReference"/>
                <w:rFonts w:ascii="Times New Roman" w:eastAsiaTheme="minorHAnsi" w:hAnsi="Times New Roman" w:cstheme="minorBidi"/>
                <w:color w:val="auto"/>
              </w:rPr>
              <w:commentReference w:id="106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69"/>
            <w:r>
              <w:t>Who loved him greatly.</w:t>
            </w:r>
            <w:commentRangeEnd w:id="1069"/>
            <w:r>
              <w:rPr>
                <w:rStyle w:val="CommentReference"/>
                <w:rFonts w:ascii="Times New Roman" w:eastAsiaTheme="minorHAnsi" w:hAnsi="Times New Roman" w:cstheme="minorBidi"/>
                <w:color w:val="auto"/>
              </w:rPr>
              <w:commentReference w:id="106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70" w:name="_Ref434488657"/>
      <w:r>
        <w:t>Another Doxology for the Apostles</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71"/>
            <w:r>
              <w:t xml:space="preserve">Our </w:t>
            </w:r>
            <w:commentRangeEnd w:id="1071"/>
            <w:r>
              <w:rPr>
                <w:rStyle w:val="CommentReference"/>
                <w:rFonts w:ascii="Times New Roman" w:eastAsiaTheme="minorHAnsi" w:hAnsi="Times New Roman" w:cstheme="minorBidi"/>
                <w:color w:val="auto"/>
              </w:rPr>
              <w:commentReference w:id="107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72"/>
            <w:r>
              <w:t xml:space="preserve">And </w:t>
            </w:r>
            <w:commentRangeEnd w:id="1072"/>
            <w:r>
              <w:rPr>
                <w:rStyle w:val="CommentReference"/>
                <w:rFonts w:ascii="Times New Roman" w:eastAsiaTheme="minorHAnsi" w:hAnsi="Times New Roman" w:cstheme="minorBidi"/>
                <w:color w:val="auto"/>
              </w:rPr>
              <w:commentReference w:id="107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73"/>
            <w:r>
              <w:t>And was numbered with</w:t>
            </w:r>
          </w:p>
          <w:p w14:paraId="5527B3A6" w14:textId="77777777" w:rsidR="004C7F73" w:rsidRDefault="004C7F73" w:rsidP="004C7F73">
            <w:pPr>
              <w:pStyle w:val="EngHangEnd"/>
            </w:pPr>
            <w:r>
              <w:t>The rest of the Apostles.</w:t>
            </w:r>
            <w:commentRangeEnd w:id="1073"/>
            <w:r>
              <w:rPr>
                <w:rStyle w:val="CommentReference"/>
                <w:rFonts w:ascii="Times New Roman" w:eastAsiaTheme="minorHAnsi" w:hAnsi="Times New Roman" w:cstheme="minorBidi"/>
                <w:color w:val="auto"/>
              </w:rPr>
              <w:commentReference w:id="107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74"/>
            <w:r>
              <w:t xml:space="preserve">sound </w:t>
            </w:r>
            <w:commentRangeEnd w:id="1074"/>
            <w:r>
              <w:rPr>
                <w:rStyle w:val="CommentReference"/>
                <w:rFonts w:ascii="Times New Roman" w:eastAsiaTheme="minorHAnsi" w:hAnsi="Times New Roman" w:cstheme="minorBidi"/>
                <w:color w:val="auto"/>
              </w:rPr>
              <w:commentReference w:id="107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75" w:name="_Ref434488814"/>
      <w:r>
        <w:t>The Doxology of St. Mark</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76"/>
            <w:r>
              <w:t>Beholder of God</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77" w:name="_Ref434488992"/>
      <w:r>
        <w:t>The Doxology of Any Apostle</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7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78"/>
            <w:r>
              <w:rPr>
                <w:rStyle w:val="CommentReference"/>
                <w:rFonts w:ascii="Times New Roman" w:eastAsiaTheme="minorHAnsi" w:hAnsi="Times New Roman" w:cstheme="minorBidi"/>
                <w:color w:val="auto"/>
              </w:rPr>
              <w:commentReference w:id="107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79"/>
            <w:r>
              <w:t>compatriots</w:t>
            </w:r>
            <w:commentRangeEnd w:id="1079"/>
            <w:r>
              <w:rPr>
                <w:rStyle w:val="CommentReference"/>
                <w:rFonts w:ascii="Times New Roman" w:eastAsiaTheme="minorHAnsi" w:hAnsi="Times New Roman" w:cstheme="minorBidi"/>
                <w:color w:val="auto"/>
              </w:rPr>
              <w:commentReference w:id="107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80" w:name="_Ref434489014"/>
      <w:r>
        <w:t>The Doxology of St. Stephen</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81" w:name="_Ref434489170"/>
      <w:r>
        <w:t>The Doxology of St. George</w:t>
      </w:r>
      <w:bookmarkEnd w:id="1081"/>
    </w:p>
    <w:p w14:paraId="066A4290" w14:textId="3CF6272C"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315A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315A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315A4">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82" w:name="_Ref434490082"/>
      <w:r>
        <w:t>The Doxology of St. Demiana</w:t>
      </w:r>
      <w:bookmarkEnd w:id="1082"/>
    </w:p>
    <w:p w14:paraId="10DFBB59" w14:textId="68BEBDB3"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315A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315A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315A4">
        <w:rPr>
          <w:noProof/>
        </w:rPr>
        <w:t>756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83" w:name="_Ref434489950"/>
      <w:r>
        <w:t>The Doxology of the Martyrs</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84"/>
            <w:r>
              <w:t>Akrash</w:t>
            </w:r>
            <w:commentRangeEnd w:id="1084"/>
            <w:r>
              <w:rPr>
                <w:rStyle w:val="CommentReference"/>
              </w:rPr>
              <w:commentReference w:id="108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85" w:name="_Ref434490311"/>
      <w:r>
        <w:t>The Doxology of St. Anthony and St. Paul</w:t>
      </w:r>
      <w:bookmarkEnd w:id="1085"/>
    </w:p>
    <w:p w14:paraId="716265E5" w14:textId="0722D57C"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315A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315A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315A4">
        <w:rPr>
          <w:noProof/>
        </w:rPr>
        <w:t>759</w:t>
      </w:r>
      <w:r w:rsidR="00191A26">
        <w:fldChar w:fldCharType="end"/>
      </w:r>
      <w:r>
        <w:t xml:space="preserve">, and </w:t>
      </w:r>
      <w:r w:rsidR="00191A26">
        <w:fldChar w:fldCharType="begin"/>
      </w:r>
      <w:r w:rsidR="00191A26">
        <w:instrText xml:space="preserve"> REF _Ref434490368 \h </w:instrText>
      </w:r>
      <w:r w:rsidR="00191A26">
        <w:fldChar w:fldCharType="separate"/>
      </w:r>
      <w:r w:rsidR="00E315A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315A4">
        <w:rPr>
          <w:noProof/>
        </w:rPr>
        <w:t>762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86"/>
            <w:r w:rsidRPr="004764BD">
              <w:t>give light to</w:t>
            </w:r>
            <w:commentRangeEnd w:id="1086"/>
            <w:r>
              <w:rPr>
                <w:rStyle w:val="CommentReference"/>
                <w:rFonts w:ascii="Times New Roman" w:eastAsiaTheme="minorHAnsi" w:hAnsi="Times New Roman" w:cstheme="minorBidi"/>
                <w:color w:val="auto"/>
              </w:rPr>
              <w:commentReference w:id="108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87" w:name="_Ref434490826"/>
      <w:r>
        <w:lastRenderedPageBreak/>
        <w:t>The Doxology of St. Pishoy and St. Paul of Tammah</w:t>
      </w:r>
      <w:bookmarkEnd w:id="1087"/>
    </w:p>
    <w:p w14:paraId="204E33B1" w14:textId="3C210B8D"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315A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315A4">
        <w:rPr>
          <w:lang w:val="en-US"/>
        </w:rPr>
        <w:t>July 2 / Epip 8: St. Pishoy</w:t>
      </w:r>
      <w:r>
        <w:fldChar w:fldCharType="end"/>
      </w:r>
      <w:r>
        <w:t xml:space="preserve">, page </w:t>
      </w:r>
      <w:r>
        <w:fldChar w:fldCharType="begin"/>
      </w:r>
      <w:r>
        <w:instrText xml:space="preserve"> PAGEREF _Ref434490783 \h </w:instrText>
      </w:r>
      <w:r>
        <w:fldChar w:fldCharType="separate"/>
      </w:r>
      <w:r w:rsidR="00E315A4">
        <w:rPr>
          <w:noProof/>
        </w:rPr>
        <w:t>845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88" w:name="_Ref434492161"/>
      <w:r>
        <w:lastRenderedPageBreak/>
        <w:t>The Doxology of St. Athanasius the Apostolic</w:t>
      </w:r>
      <w:bookmarkEnd w:id="1088"/>
      <w:r w:rsidR="00B52F78">
        <w:rPr>
          <w:rStyle w:val="FootnoteReference"/>
        </w:rPr>
        <w:footnoteReference w:id="839"/>
      </w:r>
    </w:p>
    <w:p w14:paraId="1BC7DA79" w14:textId="53AD3FD3"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315A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315A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315A4">
        <w:rPr>
          <w:noProof/>
        </w:rPr>
        <w:t>793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315A4">
        <w:rPr>
          <w:noProof/>
        </w:rPr>
        <w:t>795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89" w:name="_Ref434492536"/>
      <w:r>
        <w:t xml:space="preserve">The Doxology of </w:t>
      </w:r>
      <w:r w:rsidR="00231798">
        <w:t>the</w:t>
      </w:r>
      <w:r>
        <w:t xml:space="preserve"> Cross Bearers</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90" w:name="_Ref434492645"/>
      <w:r>
        <w:t>The Doxology for a Hierarch Who is Present</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0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00"/>
            <w:r>
              <w:rPr>
                <w:rStyle w:val="CommentReference"/>
                <w:rFonts w:ascii="Times New Roman" w:eastAsiaTheme="minorHAnsi" w:hAnsi="Times New Roman" w:cstheme="minorBidi"/>
                <w:color w:val="auto"/>
              </w:rPr>
              <w:commentReference w:id="110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04" w:name="_Toc448130628"/>
      <w:bookmarkStart w:id="1105" w:name="September"/>
      <w:r>
        <w:lastRenderedPageBreak/>
        <w:t>September</w:t>
      </w:r>
      <w:bookmarkEnd w:id="1058"/>
      <w:bookmarkEnd w:id="1059"/>
      <w:bookmarkEnd w:id="106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04"/>
    </w:p>
    <w:sdt>
      <w:sdtPr>
        <w:id w:val="861411790"/>
        <w:docPartObj>
          <w:docPartGallery w:val="Table of Contents"/>
          <w:docPartUnique/>
        </w:docPartObj>
      </w:sdtPr>
      <w:sdtEndPr>
        <w:rPr>
          <w:b/>
          <w:bCs/>
          <w:noProof/>
        </w:rPr>
      </w:sdtEndPr>
      <w:sdtContent>
        <w:p w14:paraId="21B7865F" w14:textId="2F39471A" w:rsidR="00BB3B58"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130657" w:history="1">
            <w:r w:rsidR="00BB3B58" w:rsidRPr="009853F7">
              <w:rPr>
                <w:rStyle w:val="Hyperlink"/>
                <w:noProof/>
              </w:rPr>
              <w:t>August 29 (30) / Tho-out 1: Ecclesiastical New Year: Nairouz</w:t>
            </w:r>
            <w:r w:rsidR="00BB3B58">
              <w:rPr>
                <w:noProof/>
                <w:webHidden/>
              </w:rPr>
              <w:tab/>
            </w:r>
            <w:r w:rsidR="00BB3B58">
              <w:rPr>
                <w:noProof/>
                <w:webHidden/>
              </w:rPr>
              <w:fldChar w:fldCharType="begin"/>
            </w:r>
            <w:r w:rsidR="00BB3B58">
              <w:rPr>
                <w:noProof/>
                <w:webHidden/>
              </w:rPr>
              <w:instrText xml:space="preserve"> PAGEREF _Toc448130657 \h </w:instrText>
            </w:r>
            <w:r w:rsidR="00BB3B58">
              <w:rPr>
                <w:noProof/>
                <w:webHidden/>
              </w:rPr>
            </w:r>
            <w:r w:rsidR="00BB3B58">
              <w:rPr>
                <w:noProof/>
                <w:webHidden/>
              </w:rPr>
              <w:fldChar w:fldCharType="separate"/>
            </w:r>
            <w:r w:rsidR="00E315A4">
              <w:rPr>
                <w:noProof/>
                <w:webHidden/>
              </w:rPr>
              <w:t>578</w:t>
            </w:r>
            <w:r w:rsidR="00BB3B58">
              <w:rPr>
                <w:noProof/>
                <w:webHidden/>
              </w:rPr>
              <w:fldChar w:fldCharType="end"/>
            </w:r>
          </w:hyperlink>
        </w:p>
        <w:p w14:paraId="18AAB751" w14:textId="42162DC3" w:rsidR="00BB3B58" w:rsidRDefault="00F017CA">
          <w:pPr>
            <w:pStyle w:val="TOC3"/>
            <w:tabs>
              <w:tab w:val="right" w:leader="dot" w:pos="8846"/>
            </w:tabs>
            <w:rPr>
              <w:rFonts w:asciiTheme="minorHAnsi" w:eastAsiaTheme="minorEastAsia" w:hAnsiTheme="minorHAnsi"/>
              <w:noProof/>
              <w:sz w:val="22"/>
              <w:lang w:val="en-US"/>
            </w:rPr>
          </w:pPr>
          <w:hyperlink w:anchor="_Toc448130658" w:history="1">
            <w:r w:rsidR="00BB3B58" w:rsidRPr="009853F7">
              <w:rPr>
                <w:rStyle w:val="Hyperlink"/>
                <w:noProof/>
              </w:rPr>
              <w:t>August 29 (30) / Tho-out 1: Also the Martyrdom of St. Bartholomew the Apostle</w:t>
            </w:r>
            <w:r w:rsidR="00BB3B58">
              <w:rPr>
                <w:noProof/>
                <w:webHidden/>
              </w:rPr>
              <w:tab/>
            </w:r>
            <w:r w:rsidR="00BB3B58">
              <w:rPr>
                <w:noProof/>
                <w:webHidden/>
              </w:rPr>
              <w:fldChar w:fldCharType="begin"/>
            </w:r>
            <w:r w:rsidR="00BB3B58">
              <w:rPr>
                <w:noProof/>
                <w:webHidden/>
              </w:rPr>
              <w:instrText xml:space="preserve"> PAGEREF _Toc448130658 \h </w:instrText>
            </w:r>
            <w:r w:rsidR="00BB3B58">
              <w:rPr>
                <w:noProof/>
                <w:webHidden/>
              </w:rPr>
            </w:r>
            <w:r w:rsidR="00BB3B58">
              <w:rPr>
                <w:noProof/>
                <w:webHidden/>
              </w:rPr>
              <w:fldChar w:fldCharType="separate"/>
            </w:r>
            <w:r w:rsidR="00E315A4">
              <w:rPr>
                <w:noProof/>
                <w:webHidden/>
              </w:rPr>
              <w:t>589</w:t>
            </w:r>
            <w:r w:rsidR="00BB3B58">
              <w:rPr>
                <w:noProof/>
                <w:webHidden/>
              </w:rPr>
              <w:fldChar w:fldCharType="end"/>
            </w:r>
          </w:hyperlink>
        </w:p>
        <w:p w14:paraId="684758DE" w14:textId="0D61C806" w:rsidR="00BB3B58" w:rsidRDefault="00F017CA">
          <w:pPr>
            <w:pStyle w:val="TOC3"/>
            <w:tabs>
              <w:tab w:val="right" w:leader="dot" w:pos="8846"/>
            </w:tabs>
            <w:rPr>
              <w:rFonts w:asciiTheme="minorHAnsi" w:eastAsiaTheme="minorEastAsia" w:hAnsiTheme="minorHAnsi"/>
              <w:noProof/>
              <w:sz w:val="22"/>
              <w:lang w:val="en-US"/>
            </w:rPr>
          </w:pPr>
          <w:hyperlink w:anchor="_Toc448130659" w:history="1">
            <w:r w:rsidR="00BB3B58" w:rsidRPr="009853F7">
              <w:rPr>
                <w:rStyle w:val="Hyperlink"/>
                <w:noProof/>
              </w:rPr>
              <w:t>August 30 (31) / Tho-out 2: Martyrdom of St. John the Baptist</w:t>
            </w:r>
            <w:r w:rsidR="00BB3B58">
              <w:rPr>
                <w:noProof/>
                <w:webHidden/>
              </w:rPr>
              <w:tab/>
            </w:r>
            <w:r w:rsidR="00BB3B58">
              <w:rPr>
                <w:noProof/>
                <w:webHidden/>
              </w:rPr>
              <w:fldChar w:fldCharType="begin"/>
            </w:r>
            <w:r w:rsidR="00BB3B58">
              <w:rPr>
                <w:noProof/>
                <w:webHidden/>
              </w:rPr>
              <w:instrText xml:space="preserve"> PAGEREF _Toc448130659 \h </w:instrText>
            </w:r>
            <w:r w:rsidR="00BB3B58">
              <w:rPr>
                <w:noProof/>
                <w:webHidden/>
              </w:rPr>
            </w:r>
            <w:r w:rsidR="00BB3B58">
              <w:rPr>
                <w:noProof/>
                <w:webHidden/>
              </w:rPr>
              <w:fldChar w:fldCharType="separate"/>
            </w:r>
            <w:r w:rsidR="00E315A4">
              <w:rPr>
                <w:noProof/>
                <w:webHidden/>
              </w:rPr>
              <w:t>589</w:t>
            </w:r>
            <w:r w:rsidR="00BB3B58">
              <w:rPr>
                <w:noProof/>
                <w:webHidden/>
              </w:rPr>
              <w:fldChar w:fldCharType="end"/>
            </w:r>
          </w:hyperlink>
        </w:p>
        <w:p w14:paraId="14293091" w14:textId="60AD3F82" w:rsidR="00BB3B58" w:rsidRDefault="00F017CA">
          <w:pPr>
            <w:pStyle w:val="TOC3"/>
            <w:tabs>
              <w:tab w:val="right" w:leader="dot" w:pos="8846"/>
            </w:tabs>
            <w:rPr>
              <w:rFonts w:asciiTheme="minorHAnsi" w:eastAsiaTheme="minorEastAsia" w:hAnsiTheme="minorHAnsi"/>
              <w:noProof/>
              <w:sz w:val="22"/>
              <w:lang w:val="en-US"/>
            </w:rPr>
          </w:pPr>
          <w:hyperlink w:anchor="_Toc448130660" w:history="1">
            <w:r w:rsidR="00BB3B58" w:rsidRPr="009853F7">
              <w:rPr>
                <w:rStyle w:val="Hyperlink"/>
                <w:noProof/>
              </w:rPr>
              <w:t>September 1 (2) / Tho-out 4: St. Verena</w:t>
            </w:r>
            <w:r w:rsidR="00BB3B58">
              <w:rPr>
                <w:noProof/>
                <w:webHidden/>
              </w:rPr>
              <w:tab/>
            </w:r>
            <w:r w:rsidR="00BB3B58">
              <w:rPr>
                <w:noProof/>
                <w:webHidden/>
              </w:rPr>
              <w:fldChar w:fldCharType="begin"/>
            </w:r>
            <w:r w:rsidR="00BB3B58">
              <w:rPr>
                <w:noProof/>
                <w:webHidden/>
              </w:rPr>
              <w:instrText xml:space="preserve"> PAGEREF _Toc448130660 \h </w:instrText>
            </w:r>
            <w:r w:rsidR="00BB3B58">
              <w:rPr>
                <w:noProof/>
                <w:webHidden/>
              </w:rPr>
            </w:r>
            <w:r w:rsidR="00BB3B58">
              <w:rPr>
                <w:noProof/>
                <w:webHidden/>
              </w:rPr>
              <w:fldChar w:fldCharType="separate"/>
            </w:r>
            <w:r w:rsidR="00E315A4">
              <w:rPr>
                <w:noProof/>
                <w:webHidden/>
              </w:rPr>
              <w:t>589</w:t>
            </w:r>
            <w:r w:rsidR="00BB3B58">
              <w:rPr>
                <w:noProof/>
                <w:webHidden/>
              </w:rPr>
              <w:fldChar w:fldCharType="end"/>
            </w:r>
          </w:hyperlink>
        </w:p>
        <w:p w14:paraId="0B38DE15" w14:textId="163D1016" w:rsidR="00BB3B58" w:rsidRDefault="00F017CA">
          <w:pPr>
            <w:pStyle w:val="TOC3"/>
            <w:tabs>
              <w:tab w:val="right" w:leader="dot" w:pos="8846"/>
            </w:tabs>
            <w:rPr>
              <w:rFonts w:asciiTheme="minorHAnsi" w:eastAsiaTheme="minorEastAsia" w:hAnsiTheme="minorHAnsi"/>
              <w:noProof/>
              <w:sz w:val="22"/>
              <w:lang w:val="en-US"/>
            </w:rPr>
          </w:pPr>
          <w:hyperlink w:anchor="_Toc448130661" w:history="1">
            <w:r w:rsidR="00BB3B58" w:rsidRPr="009853F7">
              <w:rPr>
                <w:rStyle w:val="Hyperlink"/>
                <w:noProof/>
              </w:rPr>
              <w:t>September 3 (4) / Tho-out 6: St. Phoebe the Protodeaconess</w:t>
            </w:r>
            <w:r w:rsidR="00BB3B58">
              <w:rPr>
                <w:noProof/>
                <w:webHidden/>
              </w:rPr>
              <w:tab/>
            </w:r>
            <w:r w:rsidR="00BB3B58">
              <w:rPr>
                <w:noProof/>
                <w:webHidden/>
              </w:rPr>
              <w:fldChar w:fldCharType="begin"/>
            </w:r>
            <w:r w:rsidR="00BB3B58">
              <w:rPr>
                <w:noProof/>
                <w:webHidden/>
              </w:rPr>
              <w:instrText xml:space="preserve"> PAGEREF _Toc448130661 \h </w:instrText>
            </w:r>
            <w:r w:rsidR="00BB3B58">
              <w:rPr>
                <w:noProof/>
                <w:webHidden/>
              </w:rPr>
            </w:r>
            <w:r w:rsidR="00BB3B58">
              <w:rPr>
                <w:noProof/>
                <w:webHidden/>
              </w:rPr>
              <w:fldChar w:fldCharType="separate"/>
            </w:r>
            <w:r w:rsidR="00E315A4">
              <w:rPr>
                <w:noProof/>
                <w:webHidden/>
              </w:rPr>
              <w:t>591</w:t>
            </w:r>
            <w:r w:rsidR="00BB3B58">
              <w:rPr>
                <w:noProof/>
                <w:webHidden/>
              </w:rPr>
              <w:fldChar w:fldCharType="end"/>
            </w:r>
          </w:hyperlink>
        </w:p>
        <w:p w14:paraId="1FAC6FF9" w14:textId="4E21D6E1" w:rsidR="00BB3B58" w:rsidRDefault="00F017CA">
          <w:pPr>
            <w:pStyle w:val="TOC3"/>
            <w:tabs>
              <w:tab w:val="right" w:leader="dot" w:pos="8846"/>
            </w:tabs>
            <w:rPr>
              <w:rFonts w:asciiTheme="minorHAnsi" w:eastAsiaTheme="minorEastAsia" w:hAnsiTheme="minorHAnsi"/>
              <w:noProof/>
              <w:sz w:val="22"/>
              <w:lang w:val="en-US"/>
            </w:rPr>
          </w:pPr>
          <w:hyperlink w:anchor="_Toc448130662" w:history="1">
            <w:r w:rsidR="00BB3B58" w:rsidRPr="009853F7">
              <w:rPr>
                <w:rStyle w:val="Hyperlink"/>
                <w:noProof/>
              </w:rPr>
              <w:t>September 4 (5) / Tho-out 7: St. Dioscorus</w:t>
            </w:r>
            <w:r w:rsidR="00BB3B58">
              <w:rPr>
                <w:noProof/>
                <w:webHidden/>
              </w:rPr>
              <w:tab/>
            </w:r>
            <w:r w:rsidR="00BB3B58">
              <w:rPr>
                <w:noProof/>
                <w:webHidden/>
              </w:rPr>
              <w:fldChar w:fldCharType="begin"/>
            </w:r>
            <w:r w:rsidR="00BB3B58">
              <w:rPr>
                <w:noProof/>
                <w:webHidden/>
              </w:rPr>
              <w:instrText xml:space="preserve"> PAGEREF _Toc448130662 \h </w:instrText>
            </w:r>
            <w:r w:rsidR="00BB3B58">
              <w:rPr>
                <w:noProof/>
                <w:webHidden/>
              </w:rPr>
            </w:r>
            <w:r w:rsidR="00BB3B58">
              <w:rPr>
                <w:noProof/>
                <w:webHidden/>
              </w:rPr>
              <w:fldChar w:fldCharType="separate"/>
            </w:r>
            <w:r w:rsidR="00E315A4">
              <w:rPr>
                <w:noProof/>
                <w:webHidden/>
              </w:rPr>
              <w:t>591</w:t>
            </w:r>
            <w:r w:rsidR="00BB3B58">
              <w:rPr>
                <w:noProof/>
                <w:webHidden/>
              </w:rPr>
              <w:fldChar w:fldCharType="end"/>
            </w:r>
          </w:hyperlink>
        </w:p>
        <w:p w14:paraId="35505A9B" w14:textId="65A949D4" w:rsidR="00BB3B58" w:rsidRDefault="00F017CA">
          <w:pPr>
            <w:pStyle w:val="TOC3"/>
            <w:tabs>
              <w:tab w:val="right" w:leader="dot" w:pos="8846"/>
            </w:tabs>
            <w:rPr>
              <w:rFonts w:asciiTheme="minorHAnsi" w:eastAsiaTheme="minorEastAsia" w:hAnsiTheme="minorHAnsi"/>
              <w:noProof/>
              <w:sz w:val="22"/>
              <w:lang w:val="en-US"/>
            </w:rPr>
          </w:pPr>
          <w:hyperlink w:anchor="_Toc448130663" w:history="1">
            <w:r w:rsidR="00BB3B58" w:rsidRPr="009853F7">
              <w:rPr>
                <w:rStyle w:val="Hyperlink"/>
                <w:noProof/>
              </w:rPr>
              <w:t>September 4 (5) / Tho-out 7: Also St. Rebecca and her Children</w:t>
            </w:r>
            <w:r w:rsidR="00BB3B58">
              <w:rPr>
                <w:noProof/>
                <w:webHidden/>
              </w:rPr>
              <w:tab/>
            </w:r>
            <w:r w:rsidR="00BB3B58">
              <w:rPr>
                <w:noProof/>
                <w:webHidden/>
              </w:rPr>
              <w:fldChar w:fldCharType="begin"/>
            </w:r>
            <w:r w:rsidR="00BB3B58">
              <w:rPr>
                <w:noProof/>
                <w:webHidden/>
              </w:rPr>
              <w:instrText xml:space="preserve"> PAGEREF _Toc448130663 \h </w:instrText>
            </w:r>
            <w:r w:rsidR="00BB3B58">
              <w:rPr>
                <w:noProof/>
                <w:webHidden/>
              </w:rPr>
            </w:r>
            <w:r w:rsidR="00BB3B58">
              <w:rPr>
                <w:noProof/>
                <w:webHidden/>
              </w:rPr>
              <w:fldChar w:fldCharType="separate"/>
            </w:r>
            <w:r w:rsidR="00E315A4">
              <w:rPr>
                <w:noProof/>
                <w:webHidden/>
              </w:rPr>
              <w:t>591</w:t>
            </w:r>
            <w:r w:rsidR="00BB3B58">
              <w:rPr>
                <w:noProof/>
                <w:webHidden/>
              </w:rPr>
              <w:fldChar w:fldCharType="end"/>
            </w:r>
          </w:hyperlink>
        </w:p>
        <w:p w14:paraId="66B0BA28" w14:textId="5F21E029" w:rsidR="00BB3B58" w:rsidRDefault="00F017CA">
          <w:pPr>
            <w:pStyle w:val="TOC3"/>
            <w:tabs>
              <w:tab w:val="right" w:leader="dot" w:pos="8846"/>
            </w:tabs>
            <w:rPr>
              <w:rFonts w:asciiTheme="minorHAnsi" w:eastAsiaTheme="minorEastAsia" w:hAnsiTheme="minorHAnsi"/>
              <w:noProof/>
              <w:sz w:val="22"/>
              <w:lang w:val="en-US"/>
            </w:rPr>
          </w:pPr>
          <w:hyperlink w:anchor="_Toc448130664" w:history="1">
            <w:r w:rsidR="00BB3B58" w:rsidRPr="009853F7">
              <w:rPr>
                <w:rStyle w:val="Hyperlink"/>
                <w:noProof/>
              </w:rPr>
              <w:t>September 9 (10) / Tho-out 12: Commemoration of Archangel Michael</w:t>
            </w:r>
            <w:r w:rsidR="00BB3B58">
              <w:rPr>
                <w:noProof/>
                <w:webHidden/>
              </w:rPr>
              <w:tab/>
            </w:r>
            <w:r w:rsidR="00BB3B58">
              <w:rPr>
                <w:noProof/>
                <w:webHidden/>
              </w:rPr>
              <w:fldChar w:fldCharType="begin"/>
            </w:r>
            <w:r w:rsidR="00BB3B58">
              <w:rPr>
                <w:noProof/>
                <w:webHidden/>
              </w:rPr>
              <w:instrText xml:space="preserve"> PAGEREF _Toc448130664 \h </w:instrText>
            </w:r>
            <w:r w:rsidR="00BB3B58">
              <w:rPr>
                <w:noProof/>
                <w:webHidden/>
              </w:rPr>
            </w:r>
            <w:r w:rsidR="00BB3B58">
              <w:rPr>
                <w:noProof/>
                <w:webHidden/>
              </w:rPr>
              <w:fldChar w:fldCharType="separate"/>
            </w:r>
            <w:r w:rsidR="00E315A4">
              <w:rPr>
                <w:noProof/>
                <w:webHidden/>
              </w:rPr>
              <w:t>592</w:t>
            </w:r>
            <w:r w:rsidR="00BB3B58">
              <w:rPr>
                <w:noProof/>
                <w:webHidden/>
              </w:rPr>
              <w:fldChar w:fldCharType="end"/>
            </w:r>
          </w:hyperlink>
        </w:p>
        <w:p w14:paraId="24E2862C" w14:textId="1A065E14" w:rsidR="00BB3B58" w:rsidRDefault="00F017CA">
          <w:pPr>
            <w:pStyle w:val="TOC3"/>
            <w:tabs>
              <w:tab w:val="right" w:leader="dot" w:pos="8846"/>
            </w:tabs>
            <w:rPr>
              <w:rFonts w:asciiTheme="minorHAnsi" w:eastAsiaTheme="minorEastAsia" w:hAnsiTheme="minorHAnsi"/>
              <w:noProof/>
              <w:sz w:val="22"/>
              <w:lang w:val="en-US"/>
            </w:rPr>
          </w:pPr>
          <w:hyperlink w:anchor="_Toc448130665" w:history="1">
            <w:r w:rsidR="00BB3B58" w:rsidRPr="009853F7">
              <w:rPr>
                <w:rStyle w:val="Hyperlink"/>
                <w:noProof/>
              </w:rPr>
              <w:t>September 12 (13) / Tho-out 15: Translocation of the Relics of St. Stephen</w:t>
            </w:r>
            <w:r w:rsidR="00BB3B58">
              <w:rPr>
                <w:noProof/>
                <w:webHidden/>
              </w:rPr>
              <w:tab/>
            </w:r>
            <w:r w:rsidR="00BB3B58">
              <w:rPr>
                <w:noProof/>
                <w:webHidden/>
              </w:rPr>
              <w:fldChar w:fldCharType="begin"/>
            </w:r>
            <w:r w:rsidR="00BB3B58">
              <w:rPr>
                <w:noProof/>
                <w:webHidden/>
              </w:rPr>
              <w:instrText xml:space="preserve"> PAGEREF _Toc448130665 \h </w:instrText>
            </w:r>
            <w:r w:rsidR="00BB3B58">
              <w:rPr>
                <w:noProof/>
                <w:webHidden/>
              </w:rPr>
            </w:r>
            <w:r w:rsidR="00BB3B58">
              <w:rPr>
                <w:noProof/>
                <w:webHidden/>
              </w:rPr>
              <w:fldChar w:fldCharType="separate"/>
            </w:r>
            <w:r w:rsidR="00E315A4">
              <w:rPr>
                <w:noProof/>
                <w:webHidden/>
              </w:rPr>
              <w:t>592</w:t>
            </w:r>
            <w:r w:rsidR="00BB3B58">
              <w:rPr>
                <w:noProof/>
                <w:webHidden/>
              </w:rPr>
              <w:fldChar w:fldCharType="end"/>
            </w:r>
          </w:hyperlink>
        </w:p>
        <w:p w14:paraId="21420035" w14:textId="0BA2C0B0" w:rsidR="00BB3B58" w:rsidRDefault="00F017CA">
          <w:pPr>
            <w:pStyle w:val="TOC3"/>
            <w:tabs>
              <w:tab w:val="right" w:leader="dot" w:pos="8846"/>
            </w:tabs>
            <w:rPr>
              <w:rFonts w:asciiTheme="minorHAnsi" w:eastAsiaTheme="minorEastAsia" w:hAnsiTheme="minorHAnsi"/>
              <w:noProof/>
              <w:sz w:val="22"/>
              <w:lang w:val="en-US"/>
            </w:rPr>
          </w:pPr>
          <w:hyperlink w:anchor="_Toc448130666" w:history="1">
            <w:r w:rsidR="00BB3B58" w:rsidRPr="009853F7">
              <w:rPr>
                <w:rStyle w:val="Hyperlink"/>
                <w:noProof/>
              </w:rPr>
              <w:t>September 14 (15) / Tho-out 17: The Dedication of the Church of the Holy Cross</w:t>
            </w:r>
            <w:r w:rsidR="00BB3B58">
              <w:rPr>
                <w:noProof/>
                <w:webHidden/>
              </w:rPr>
              <w:tab/>
            </w:r>
            <w:r w:rsidR="00BB3B58">
              <w:rPr>
                <w:noProof/>
                <w:webHidden/>
              </w:rPr>
              <w:fldChar w:fldCharType="begin"/>
            </w:r>
            <w:r w:rsidR="00BB3B58">
              <w:rPr>
                <w:noProof/>
                <w:webHidden/>
              </w:rPr>
              <w:instrText xml:space="preserve"> PAGEREF _Toc448130666 \h </w:instrText>
            </w:r>
            <w:r w:rsidR="00BB3B58">
              <w:rPr>
                <w:noProof/>
                <w:webHidden/>
              </w:rPr>
            </w:r>
            <w:r w:rsidR="00BB3B58">
              <w:rPr>
                <w:noProof/>
                <w:webHidden/>
              </w:rPr>
              <w:fldChar w:fldCharType="separate"/>
            </w:r>
            <w:r w:rsidR="00E315A4">
              <w:rPr>
                <w:noProof/>
                <w:webHidden/>
              </w:rPr>
              <w:t>592</w:t>
            </w:r>
            <w:r w:rsidR="00BB3B58">
              <w:rPr>
                <w:noProof/>
                <w:webHidden/>
              </w:rPr>
              <w:fldChar w:fldCharType="end"/>
            </w:r>
          </w:hyperlink>
        </w:p>
        <w:p w14:paraId="7C0EA9E5" w14:textId="4E255824" w:rsidR="00BB3B58" w:rsidRDefault="00F017CA">
          <w:pPr>
            <w:pStyle w:val="TOC3"/>
            <w:tabs>
              <w:tab w:val="right" w:leader="dot" w:pos="8846"/>
            </w:tabs>
            <w:rPr>
              <w:rFonts w:asciiTheme="minorHAnsi" w:eastAsiaTheme="minorEastAsia" w:hAnsiTheme="minorHAnsi"/>
              <w:noProof/>
              <w:sz w:val="22"/>
              <w:lang w:val="en-US"/>
            </w:rPr>
          </w:pPr>
          <w:hyperlink w:anchor="_Toc448130667" w:history="1">
            <w:r w:rsidR="00BB3B58" w:rsidRPr="009853F7">
              <w:rPr>
                <w:rStyle w:val="Hyperlink"/>
                <w:noProof/>
              </w:rPr>
              <w:t>September 18 (19) / Tho-out 21: Commemoration of the Theotokos</w:t>
            </w:r>
            <w:r w:rsidR="00BB3B58">
              <w:rPr>
                <w:noProof/>
                <w:webHidden/>
              </w:rPr>
              <w:tab/>
            </w:r>
            <w:r w:rsidR="00BB3B58">
              <w:rPr>
                <w:noProof/>
                <w:webHidden/>
              </w:rPr>
              <w:fldChar w:fldCharType="begin"/>
            </w:r>
            <w:r w:rsidR="00BB3B58">
              <w:rPr>
                <w:noProof/>
                <w:webHidden/>
              </w:rPr>
              <w:instrText xml:space="preserve"> PAGEREF _Toc448130667 \h </w:instrText>
            </w:r>
            <w:r w:rsidR="00BB3B58">
              <w:rPr>
                <w:noProof/>
                <w:webHidden/>
              </w:rPr>
            </w:r>
            <w:r w:rsidR="00BB3B58">
              <w:rPr>
                <w:noProof/>
                <w:webHidden/>
              </w:rPr>
              <w:fldChar w:fldCharType="separate"/>
            </w:r>
            <w:r w:rsidR="00E315A4">
              <w:rPr>
                <w:noProof/>
                <w:webHidden/>
              </w:rPr>
              <w:t>603</w:t>
            </w:r>
            <w:r w:rsidR="00BB3B58">
              <w:rPr>
                <w:noProof/>
                <w:webHidden/>
              </w:rPr>
              <w:fldChar w:fldCharType="end"/>
            </w:r>
          </w:hyperlink>
        </w:p>
        <w:p w14:paraId="5998C2AE" w14:textId="3A96AF52" w:rsidR="00BB3B58" w:rsidRDefault="00F017CA">
          <w:pPr>
            <w:pStyle w:val="TOC3"/>
            <w:tabs>
              <w:tab w:val="right" w:leader="dot" w:pos="8846"/>
            </w:tabs>
            <w:rPr>
              <w:rFonts w:asciiTheme="minorHAnsi" w:eastAsiaTheme="minorEastAsia" w:hAnsiTheme="minorHAnsi"/>
              <w:noProof/>
              <w:sz w:val="22"/>
              <w:lang w:val="en-US"/>
            </w:rPr>
          </w:pPr>
          <w:hyperlink w:anchor="_Toc448130668" w:history="1">
            <w:r w:rsidR="00BB3B58" w:rsidRPr="009853F7">
              <w:rPr>
                <w:rStyle w:val="Hyperlink"/>
                <w:noProof/>
              </w:rPr>
              <w:t>September 21 (22) / Tho-out 24: Martyrdom of St. Quandratus, One of the Seventy Two</w:t>
            </w:r>
            <w:r w:rsidR="00BB3B58">
              <w:rPr>
                <w:noProof/>
                <w:webHidden/>
              </w:rPr>
              <w:tab/>
            </w:r>
            <w:r w:rsidR="00BB3B58">
              <w:rPr>
                <w:noProof/>
                <w:webHidden/>
              </w:rPr>
              <w:fldChar w:fldCharType="begin"/>
            </w:r>
            <w:r w:rsidR="00BB3B58">
              <w:rPr>
                <w:noProof/>
                <w:webHidden/>
              </w:rPr>
              <w:instrText xml:space="preserve"> PAGEREF _Toc448130668 \h </w:instrText>
            </w:r>
            <w:r w:rsidR="00BB3B58">
              <w:rPr>
                <w:noProof/>
                <w:webHidden/>
              </w:rPr>
            </w:r>
            <w:r w:rsidR="00BB3B58">
              <w:rPr>
                <w:noProof/>
                <w:webHidden/>
              </w:rPr>
              <w:fldChar w:fldCharType="separate"/>
            </w:r>
            <w:r w:rsidR="00E315A4">
              <w:rPr>
                <w:noProof/>
                <w:webHidden/>
              </w:rPr>
              <w:t>603</w:t>
            </w:r>
            <w:r w:rsidR="00BB3B58">
              <w:rPr>
                <w:noProof/>
                <w:webHidden/>
              </w:rPr>
              <w:fldChar w:fldCharType="end"/>
            </w:r>
          </w:hyperlink>
        </w:p>
        <w:p w14:paraId="54717D3A" w14:textId="7E31D936" w:rsidR="00BB3B58" w:rsidRDefault="00F017CA">
          <w:pPr>
            <w:pStyle w:val="TOC3"/>
            <w:tabs>
              <w:tab w:val="right" w:leader="dot" w:pos="8846"/>
            </w:tabs>
            <w:rPr>
              <w:rFonts w:asciiTheme="minorHAnsi" w:eastAsiaTheme="minorEastAsia" w:hAnsiTheme="minorHAnsi"/>
              <w:noProof/>
              <w:sz w:val="22"/>
              <w:lang w:val="en-US"/>
            </w:rPr>
          </w:pPr>
          <w:hyperlink w:anchor="_Toc448130669" w:history="1">
            <w:r w:rsidR="00BB3B58" w:rsidRPr="009853F7">
              <w:rPr>
                <w:rStyle w:val="Hyperlink"/>
                <w:noProof/>
              </w:rPr>
              <w:t>September 22 (23) / Tho-out 24: St. Maurice and the Theban Legion</w:t>
            </w:r>
            <w:r w:rsidR="00BB3B58">
              <w:rPr>
                <w:noProof/>
                <w:webHidden/>
              </w:rPr>
              <w:tab/>
            </w:r>
            <w:r w:rsidR="00BB3B58">
              <w:rPr>
                <w:noProof/>
                <w:webHidden/>
              </w:rPr>
              <w:fldChar w:fldCharType="begin"/>
            </w:r>
            <w:r w:rsidR="00BB3B58">
              <w:rPr>
                <w:noProof/>
                <w:webHidden/>
              </w:rPr>
              <w:instrText xml:space="preserve"> PAGEREF _Toc448130669 \h </w:instrText>
            </w:r>
            <w:r w:rsidR="00BB3B58">
              <w:rPr>
                <w:noProof/>
                <w:webHidden/>
              </w:rPr>
            </w:r>
            <w:r w:rsidR="00BB3B58">
              <w:rPr>
                <w:noProof/>
                <w:webHidden/>
              </w:rPr>
              <w:fldChar w:fldCharType="separate"/>
            </w:r>
            <w:r w:rsidR="00E315A4">
              <w:rPr>
                <w:noProof/>
                <w:webHidden/>
              </w:rPr>
              <w:t>603</w:t>
            </w:r>
            <w:r w:rsidR="00BB3B58">
              <w:rPr>
                <w:noProof/>
                <w:webHidden/>
              </w:rPr>
              <w:fldChar w:fldCharType="end"/>
            </w:r>
          </w:hyperlink>
        </w:p>
        <w:p w14:paraId="20DE091E" w14:textId="59C3A6A0" w:rsidR="00BB3B58" w:rsidRDefault="00F017CA">
          <w:pPr>
            <w:pStyle w:val="TOC3"/>
            <w:tabs>
              <w:tab w:val="right" w:leader="dot" w:pos="8846"/>
            </w:tabs>
            <w:rPr>
              <w:rFonts w:asciiTheme="minorHAnsi" w:eastAsiaTheme="minorEastAsia" w:hAnsiTheme="minorHAnsi"/>
              <w:noProof/>
              <w:sz w:val="22"/>
              <w:lang w:val="en-US"/>
            </w:rPr>
          </w:pPr>
          <w:hyperlink w:anchor="_Toc448130670" w:history="1">
            <w:r w:rsidR="00BB3B58" w:rsidRPr="009853F7">
              <w:rPr>
                <w:rStyle w:val="Hyperlink"/>
                <w:noProof/>
              </w:rPr>
              <w:t>September 23 (24) / Tho-out 26: Annunciation of St. John the Baptist to Zacharias</w:t>
            </w:r>
            <w:r w:rsidR="00BB3B58">
              <w:rPr>
                <w:noProof/>
                <w:webHidden/>
              </w:rPr>
              <w:tab/>
            </w:r>
            <w:r w:rsidR="00BB3B58">
              <w:rPr>
                <w:noProof/>
                <w:webHidden/>
              </w:rPr>
              <w:fldChar w:fldCharType="begin"/>
            </w:r>
            <w:r w:rsidR="00BB3B58">
              <w:rPr>
                <w:noProof/>
                <w:webHidden/>
              </w:rPr>
              <w:instrText xml:space="preserve"> PAGEREF _Toc448130670 \h </w:instrText>
            </w:r>
            <w:r w:rsidR="00BB3B58">
              <w:rPr>
                <w:noProof/>
                <w:webHidden/>
              </w:rPr>
            </w:r>
            <w:r w:rsidR="00BB3B58">
              <w:rPr>
                <w:noProof/>
                <w:webHidden/>
              </w:rPr>
              <w:fldChar w:fldCharType="separate"/>
            </w:r>
            <w:r w:rsidR="00E315A4">
              <w:rPr>
                <w:noProof/>
                <w:webHidden/>
              </w:rPr>
              <w:t>606</w:t>
            </w:r>
            <w:r w:rsidR="00BB3B58">
              <w:rPr>
                <w:noProof/>
                <w:webHidden/>
              </w:rPr>
              <w:fldChar w:fldCharType="end"/>
            </w:r>
          </w:hyperlink>
        </w:p>
        <w:p w14:paraId="01107EB9" w14:textId="3671627F" w:rsidR="00BB3B58" w:rsidRDefault="00F017CA">
          <w:pPr>
            <w:pStyle w:val="TOC3"/>
            <w:tabs>
              <w:tab w:val="right" w:leader="dot" w:pos="8846"/>
            </w:tabs>
            <w:rPr>
              <w:rFonts w:asciiTheme="minorHAnsi" w:eastAsiaTheme="minorEastAsia" w:hAnsiTheme="minorHAnsi"/>
              <w:noProof/>
              <w:sz w:val="22"/>
              <w:lang w:val="en-US"/>
            </w:rPr>
          </w:pPr>
          <w:hyperlink w:anchor="_Toc448130671" w:history="1">
            <w:r w:rsidR="00BB3B58" w:rsidRPr="009853F7">
              <w:rPr>
                <w:rStyle w:val="Hyperlink"/>
                <w:noProof/>
              </w:rPr>
              <w:t>September 26 (27) / Tho-out 29: Commemoration of the Annunciation, Nativity, and Resurrection on the 29</w:t>
            </w:r>
            <w:r w:rsidR="00BB3B58" w:rsidRPr="009853F7">
              <w:rPr>
                <w:rStyle w:val="Hyperlink"/>
                <w:noProof/>
                <w:vertAlign w:val="superscript"/>
              </w:rPr>
              <w:t>th</w:t>
            </w:r>
            <w:r w:rsidR="00BB3B58" w:rsidRPr="009853F7">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_Toc448130671 \h </w:instrText>
            </w:r>
            <w:r w:rsidR="00BB3B58">
              <w:rPr>
                <w:noProof/>
                <w:webHidden/>
              </w:rPr>
            </w:r>
            <w:r w:rsidR="00BB3B58">
              <w:rPr>
                <w:noProof/>
                <w:webHidden/>
              </w:rPr>
              <w:fldChar w:fldCharType="separate"/>
            </w:r>
            <w:r w:rsidR="00E315A4">
              <w:rPr>
                <w:noProof/>
                <w:webHidden/>
              </w:rPr>
              <w:t>606</w:t>
            </w:r>
            <w:r w:rsidR="00BB3B58">
              <w:rPr>
                <w:noProof/>
                <w:webHidden/>
              </w:rPr>
              <w:fldChar w:fldCharType="end"/>
            </w:r>
          </w:hyperlink>
        </w:p>
        <w:p w14:paraId="70DA22DF" w14:textId="4242665D" w:rsidR="00BB3B58" w:rsidRDefault="00F017CA">
          <w:pPr>
            <w:pStyle w:val="TOC3"/>
            <w:tabs>
              <w:tab w:val="right" w:leader="dot" w:pos="8846"/>
            </w:tabs>
            <w:rPr>
              <w:rFonts w:asciiTheme="minorHAnsi" w:eastAsiaTheme="minorEastAsia" w:hAnsiTheme="minorHAnsi"/>
              <w:noProof/>
              <w:sz w:val="22"/>
              <w:lang w:val="en-US"/>
            </w:rPr>
          </w:pPr>
          <w:hyperlink w:anchor="_Toc448130672" w:history="1">
            <w:r w:rsidR="00BB3B58" w:rsidRPr="009853F7">
              <w:rPr>
                <w:rStyle w:val="Hyperlink"/>
                <w:noProof/>
              </w:rPr>
              <w:t>September 27 (28) / Tho-out 30: Miracle performed by St. Athanasius the Apostolic</w:t>
            </w:r>
            <w:r w:rsidR="00BB3B58">
              <w:rPr>
                <w:noProof/>
                <w:webHidden/>
              </w:rPr>
              <w:tab/>
            </w:r>
            <w:r w:rsidR="00BB3B58">
              <w:rPr>
                <w:noProof/>
                <w:webHidden/>
              </w:rPr>
              <w:fldChar w:fldCharType="begin"/>
            </w:r>
            <w:r w:rsidR="00BB3B58">
              <w:rPr>
                <w:noProof/>
                <w:webHidden/>
              </w:rPr>
              <w:instrText xml:space="preserve"> PAGEREF _Toc448130672 \h </w:instrText>
            </w:r>
            <w:r w:rsidR="00BB3B58">
              <w:rPr>
                <w:noProof/>
                <w:webHidden/>
              </w:rPr>
            </w:r>
            <w:r w:rsidR="00BB3B58">
              <w:rPr>
                <w:noProof/>
                <w:webHidden/>
              </w:rPr>
              <w:fldChar w:fldCharType="separate"/>
            </w:r>
            <w:r w:rsidR="00E315A4">
              <w:rPr>
                <w:noProof/>
                <w:webHidden/>
              </w:rPr>
              <w:t>615</w:t>
            </w:r>
            <w:r w:rsidR="00BB3B58">
              <w:rPr>
                <w:noProof/>
                <w:webHidden/>
              </w:rPr>
              <w:fldChar w:fldCharType="end"/>
            </w:r>
          </w:hyperlink>
        </w:p>
        <w:p w14:paraId="7B78B088" w14:textId="151CF02B" w:rsidR="00BB3B58" w:rsidRDefault="00F017CA">
          <w:pPr>
            <w:pStyle w:val="TOC3"/>
            <w:tabs>
              <w:tab w:val="right" w:leader="dot" w:pos="8846"/>
            </w:tabs>
            <w:rPr>
              <w:rFonts w:asciiTheme="minorHAnsi" w:eastAsiaTheme="minorEastAsia" w:hAnsiTheme="minorHAnsi"/>
              <w:noProof/>
              <w:sz w:val="22"/>
              <w:lang w:val="en-US"/>
            </w:rPr>
          </w:pPr>
          <w:hyperlink w:anchor="_Toc448130673" w:history="1">
            <w:r w:rsidR="00BB3B58" w:rsidRPr="009853F7">
              <w:rPr>
                <w:rStyle w:val="Hyperlink"/>
                <w:noProof/>
              </w:rPr>
              <w:t>September 29 (30) / Paopi 2: The Coming of St. Severus to Egypt</w:t>
            </w:r>
            <w:r w:rsidR="00BB3B58">
              <w:rPr>
                <w:noProof/>
                <w:webHidden/>
              </w:rPr>
              <w:tab/>
            </w:r>
            <w:r w:rsidR="00BB3B58">
              <w:rPr>
                <w:noProof/>
                <w:webHidden/>
              </w:rPr>
              <w:fldChar w:fldCharType="begin"/>
            </w:r>
            <w:r w:rsidR="00BB3B58">
              <w:rPr>
                <w:noProof/>
                <w:webHidden/>
              </w:rPr>
              <w:instrText xml:space="preserve"> PAGEREF _Toc448130673 \h </w:instrText>
            </w:r>
            <w:r w:rsidR="00BB3B58">
              <w:rPr>
                <w:noProof/>
                <w:webHidden/>
              </w:rPr>
            </w:r>
            <w:r w:rsidR="00BB3B58">
              <w:rPr>
                <w:noProof/>
                <w:webHidden/>
              </w:rPr>
              <w:fldChar w:fldCharType="separate"/>
            </w:r>
            <w:r w:rsidR="00E315A4">
              <w:rPr>
                <w:noProof/>
                <w:webHidden/>
              </w:rPr>
              <w:t>615</w:t>
            </w:r>
            <w:r w:rsidR="00BB3B58">
              <w:rPr>
                <w:noProof/>
                <w:webHidden/>
              </w:rPr>
              <w:fldChar w:fldCharType="end"/>
            </w:r>
          </w:hyperlink>
        </w:p>
        <w:p w14:paraId="734BF558" w14:textId="062A597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06" w:name="_Toc410196198"/>
      <w:bookmarkStart w:id="1107" w:name="_Toc410196440"/>
      <w:bookmarkStart w:id="1108" w:name="_Toc410196942"/>
      <w:r>
        <w:br w:type="page"/>
      </w:r>
    </w:p>
    <w:p w14:paraId="3B77A2B2" w14:textId="6F99453D" w:rsidR="00495F1A" w:rsidRDefault="0092592B" w:rsidP="00495F1A">
      <w:pPr>
        <w:pStyle w:val="Heading3"/>
      </w:pPr>
      <w:bookmarkStart w:id="1109" w:name="_Toc448130657"/>
      <w:r>
        <w:lastRenderedPageBreak/>
        <w:t xml:space="preserve">August 29 (30) / Tho-out 1: </w:t>
      </w:r>
      <w:r w:rsidR="00495F1A">
        <w:t>Ecclesiastical New Year: Nairouz</w:t>
      </w:r>
      <w:bookmarkEnd w:id="1106"/>
      <w:bookmarkEnd w:id="1107"/>
      <w:bookmarkEnd w:id="1108"/>
      <w:bookmarkEnd w:id="110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10" w:name="_Ref434477358"/>
      <w:r>
        <w:t>The Doxolog</w:t>
      </w:r>
      <w:r w:rsidR="00E21EA3">
        <w:t>y for Ecclesiastical New Year</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11"/>
            <w:r>
              <w:t xml:space="preserve">wiles </w:t>
            </w:r>
            <w:commentRangeEnd w:id="1111"/>
            <w:r>
              <w:rPr>
                <w:rStyle w:val="CommentReference"/>
                <w:rFonts w:ascii="Times New Roman" w:eastAsiaTheme="minorHAnsi" w:hAnsi="Times New Roman" w:cstheme="minorBidi"/>
                <w:color w:val="auto"/>
              </w:rPr>
              <w:commentReference w:id="111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12" w:name="_Ref434473482"/>
      <w:r>
        <w:t>The Psali Adam</w:t>
      </w:r>
      <w:r w:rsidR="00B411C9">
        <w:t xml:space="preserve"> for the Ecclesiastical New Year</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13"/>
            <w:r>
              <w:t xml:space="preserve">Ϯⲛⲁⲟⲩⲱϣⲧ </w:t>
            </w:r>
            <w:commentRangeEnd w:id="1113"/>
            <w:r>
              <w:rPr>
                <w:rStyle w:val="CommentReference"/>
                <w:rFonts w:ascii="Times New Roman" w:hAnsi="Times New Roman"/>
              </w:rPr>
              <w:commentReference w:id="111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14"/>
            <w:r>
              <w:t>reign</w:t>
            </w:r>
            <w:commentRangeEnd w:id="1114"/>
            <w:r>
              <w:rPr>
                <w:rStyle w:val="CommentReference"/>
              </w:rPr>
              <w:commentReference w:id="111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15" w:name="_Ref434473530"/>
      <w:r>
        <w:t xml:space="preserve">The Psali </w:t>
      </w:r>
      <w:r w:rsidR="004E71A7">
        <w:t>Batos for the Ecclesiastical New Year</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16"/>
            <w:r>
              <w:t xml:space="preserve">be </w:t>
            </w:r>
            <w:commentRangeEnd w:id="1116"/>
            <w:r>
              <w:rPr>
                <w:rStyle w:val="CommentReference"/>
              </w:rPr>
              <w:commentReference w:id="111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17"/>
            <w:r>
              <w:t xml:space="preserve">Ⲁⲙⲱⲛⲓ </w:t>
            </w:r>
            <w:commentRangeEnd w:id="1117"/>
            <w:r>
              <w:rPr>
                <w:rStyle w:val="CommentReference"/>
                <w:rFonts w:ascii="Times New Roman" w:hAnsi="Times New Roman"/>
              </w:rPr>
              <w:commentReference w:id="111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18"/>
            <w:r>
              <w:t xml:space="preserve">the </w:t>
            </w:r>
            <w:commentRangeEnd w:id="1118"/>
            <w:r>
              <w:rPr>
                <w:rStyle w:val="CommentReference"/>
              </w:rPr>
              <w:commentReference w:id="111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19"/>
            <w:r>
              <w:t xml:space="preserve">entreat </w:t>
            </w:r>
            <w:commentRangeEnd w:id="1119"/>
            <w:r>
              <w:rPr>
                <w:rStyle w:val="CommentReference"/>
              </w:rPr>
              <w:commentReference w:id="111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20" w:name="_Toc448130658"/>
      <w:r>
        <w:t xml:space="preserve">August 29 (30) / Tho-out 1: </w:t>
      </w:r>
      <w:r w:rsidRPr="00646349">
        <w:t xml:space="preserve">Also </w:t>
      </w:r>
      <w:r>
        <w:t>the Martyrdom of St. Bartholomew the Apostle</w:t>
      </w:r>
      <w:bookmarkEnd w:id="1120"/>
    </w:p>
    <w:p w14:paraId="18F26E46" w14:textId="6A2A7A47"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277D452E" w14:textId="77777777" w:rsidR="0092592B" w:rsidRDefault="0092592B" w:rsidP="0092592B">
      <w:pPr>
        <w:pStyle w:val="Heading3"/>
      </w:pPr>
      <w:bookmarkStart w:id="1121" w:name="_Toc448130659"/>
      <w:r>
        <w:t xml:space="preserve">August 30 (31) / Tho-out 2: </w:t>
      </w:r>
      <w:r w:rsidR="005242D1">
        <w:t xml:space="preserve">Martyrdom of </w:t>
      </w:r>
      <w:r>
        <w:t>St. John the Baptist</w:t>
      </w:r>
      <w:bookmarkEnd w:id="1121"/>
    </w:p>
    <w:p w14:paraId="0BD3AFB5" w14:textId="411579EE"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15A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315A4">
        <w:rPr>
          <w:noProof/>
        </w:rPr>
        <w:t>557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15A4">
        <w:rPr>
          <w:noProof/>
        </w:rPr>
        <w:t>558</w:t>
      </w:r>
      <w:r w:rsidR="00191A26">
        <w:fldChar w:fldCharType="end"/>
      </w:r>
      <w:r>
        <w:t>.</w:t>
      </w:r>
    </w:p>
    <w:p w14:paraId="53087CDB" w14:textId="77777777" w:rsidR="00C46B09" w:rsidRDefault="00C46B09" w:rsidP="0039635A">
      <w:pPr>
        <w:pStyle w:val="Heading3"/>
      </w:pPr>
      <w:bookmarkStart w:id="1122" w:name="_Toc448130660"/>
      <w:r>
        <w:t>September 1 (2) / Tho-out 4: St. Verena</w:t>
      </w:r>
      <w:bookmarkEnd w:id="1122"/>
    </w:p>
    <w:p w14:paraId="07AAD00E" w14:textId="77777777" w:rsidR="00C46B09" w:rsidRDefault="00C46B09" w:rsidP="00C46B09">
      <w:pPr>
        <w:pStyle w:val="Heading4"/>
      </w:pPr>
      <w:bookmarkStart w:id="1123" w:name="_Ref434490285"/>
      <w:r>
        <w:t>The Doxology</w:t>
      </w:r>
      <w:r w:rsidR="00B46E6E">
        <w:t xml:space="preserve"> for St. Verena</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24" w:name="_Toc448130661"/>
      <w:r>
        <w:lastRenderedPageBreak/>
        <w:t>September 3 (4) / Tho-out 6: St. Phoebe the Protodeaconess</w:t>
      </w:r>
      <w:r w:rsidR="008C4D26">
        <w:rPr>
          <w:rStyle w:val="FootnoteReference"/>
        </w:rPr>
        <w:footnoteReference w:id="844"/>
      </w:r>
      <w:bookmarkEnd w:id="1124"/>
    </w:p>
    <w:p w14:paraId="47E3028B" w14:textId="77777777" w:rsidR="0039635A" w:rsidRDefault="0039635A" w:rsidP="0039635A">
      <w:pPr>
        <w:pStyle w:val="Heading3"/>
      </w:pPr>
      <w:bookmarkStart w:id="1125" w:name="_Toc448130662"/>
      <w:r>
        <w:t>September 4 (5) / Tho-out 7: St. Dioscorus</w:t>
      </w:r>
      <w:bookmarkEnd w:id="1125"/>
    </w:p>
    <w:p w14:paraId="6AE56346" w14:textId="70A8F951" w:rsidR="0039635A" w:rsidRDefault="00191A26" w:rsidP="0039635A">
      <w:pPr>
        <w:pStyle w:val="Rubric"/>
      </w:pPr>
      <w:r>
        <w:fldChar w:fldCharType="begin"/>
      </w:r>
      <w:r>
        <w:instrText xml:space="preserve"> REF _Ref434492249 \h </w:instrText>
      </w:r>
      <w:r>
        <w:fldChar w:fldCharType="separate"/>
      </w:r>
      <w:r w:rsidR="00E315A4">
        <w:t>The Doxology for St. Severus</w:t>
      </w:r>
      <w:r>
        <w:fldChar w:fldCharType="end"/>
      </w:r>
      <w:r>
        <w:t xml:space="preserve">, </w:t>
      </w:r>
      <w:r>
        <w:fldChar w:fldCharType="begin"/>
      </w:r>
      <w:r>
        <w:instrText xml:space="preserve"> REF _Ref434561058 \h </w:instrText>
      </w:r>
      <w:r>
        <w:fldChar w:fldCharType="separate"/>
      </w:r>
      <w:r w:rsidR="00E315A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315A4">
        <w:rPr>
          <w:noProof/>
        </w:rPr>
        <w:t>615</w:t>
      </w:r>
      <w:r>
        <w:fldChar w:fldCharType="end"/>
      </w:r>
      <w:r w:rsidR="0039635A">
        <w:t xml:space="preserve"> can be adapted.</w:t>
      </w:r>
    </w:p>
    <w:p w14:paraId="7D1E759A" w14:textId="77777777" w:rsidR="0046481B" w:rsidRDefault="0046481B" w:rsidP="0046481B">
      <w:pPr>
        <w:pStyle w:val="Heading3"/>
      </w:pPr>
      <w:bookmarkStart w:id="1126" w:name="_Toc448130663"/>
      <w:r>
        <w:t>September 4 (5) / Tho-out 7: Also St. Rebecca and her Children</w:t>
      </w:r>
      <w:bookmarkEnd w:id="1126"/>
    </w:p>
    <w:p w14:paraId="14929AD8" w14:textId="77777777" w:rsidR="0046481B" w:rsidRDefault="0046481B" w:rsidP="0046481B">
      <w:pPr>
        <w:pStyle w:val="Heading4"/>
      </w:pPr>
      <w:bookmarkStart w:id="1127" w:name="_Ref434490258"/>
      <w:r>
        <w:t>The Doxology</w:t>
      </w:r>
      <w:r w:rsidR="00B46E6E">
        <w:t xml:space="preserve"> for St. Rebecca and her Children</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28" w:name="_Toc448130664"/>
      <w:r>
        <w:t>September 9 (10) / Tho-out 12: Commemoration of Archangel Michael</w:t>
      </w:r>
      <w:bookmarkEnd w:id="1128"/>
    </w:p>
    <w:p w14:paraId="3D3E8225" w14:textId="4570EA96"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315A4">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315A4">
        <w:rPr>
          <w:noProof/>
        </w:rPr>
        <w:t>627</w:t>
      </w:r>
      <w:r w:rsidR="00191A26">
        <w:fldChar w:fldCharType="end"/>
      </w:r>
      <w:r w:rsidR="00191A26">
        <w:t>.</w:t>
      </w:r>
    </w:p>
    <w:p w14:paraId="221393BE" w14:textId="77777777" w:rsidR="0092592B" w:rsidRDefault="006E370D" w:rsidP="006E370D">
      <w:pPr>
        <w:pStyle w:val="Heading3"/>
      </w:pPr>
      <w:bookmarkStart w:id="1129" w:name="_Toc448130665"/>
      <w:r>
        <w:t xml:space="preserve">September 12 (13) / Tho-out 15: </w:t>
      </w:r>
      <w:r w:rsidR="00191A26">
        <w:t xml:space="preserve">Translocation of the Relics of </w:t>
      </w:r>
      <w:r>
        <w:t>St. Stephen</w:t>
      </w:r>
      <w:bookmarkEnd w:id="1129"/>
    </w:p>
    <w:p w14:paraId="6417B2BE" w14:textId="08AD0AB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315A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315A4">
        <w:rPr>
          <w:noProof/>
        </w:rPr>
        <w:t>700</w:t>
      </w:r>
      <w:r w:rsidR="00191A26">
        <w:fldChar w:fldCharType="end"/>
      </w:r>
      <w:r>
        <w:t>.</w:t>
      </w:r>
    </w:p>
    <w:p w14:paraId="7C31113D" w14:textId="77777777" w:rsidR="00495F1A" w:rsidRDefault="0092592B" w:rsidP="00495F1A">
      <w:pPr>
        <w:pStyle w:val="Heading3"/>
      </w:pPr>
      <w:bookmarkStart w:id="1130" w:name="_Toc410196199"/>
      <w:bookmarkStart w:id="1131" w:name="_Toc410196441"/>
      <w:bookmarkStart w:id="1132" w:name="_Toc410196943"/>
      <w:bookmarkStart w:id="1133" w:name="_Ref434563524"/>
      <w:bookmarkStart w:id="1134" w:name="_Ref434563530"/>
      <w:bookmarkStart w:id="1135" w:name="_Toc448130666"/>
      <w:r>
        <w:t xml:space="preserve">September 14 (15) / Tho-out 17: </w:t>
      </w:r>
      <w:r w:rsidR="00495F1A">
        <w:t>The Dedication of the Church of the Holy Cross</w:t>
      </w:r>
      <w:bookmarkEnd w:id="1130"/>
      <w:bookmarkEnd w:id="1131"/>
      <w:bookmarkEnd w:id="1132"/>
      <w:bookmarkEnd w:id="1133"/>
      <w:bookmarkEnd w:id="1134"/>
      <w:bookmarkEnd w:id="113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36" w:name="_Ref434477443"/>
      <w:r>
        <w:lastRenderedPageBreak/>
        <w:t>The Doxology</w:t>
      </w:r>
      <w:r w:rsidR="00E21EA3">
        <w:t xml:space="preserve"> for the Feast of the Cross</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37" w:name="_Ref434474964"/>
      <w:r>
        <w:lastRenderedPageBreak/>
        <w:t>The Psali Ada</w:t>
      </w:r>
      <w:r w:rsidR="006C1B94">
        <w:t>m for the Feast of the Cross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3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38"/>
            <w:r>
              <w:rPr>
                <w:rStyle w:val="CommentReference"/>
              </w:rPr>
              <w:commentReference w:id="113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39" w:name="_Ref434474992"/>
      <w:r>
        <w:t>The Psali Bato</w:t>
      </w:r>
      <w:r w:rsidR="006C1B94">
        <w:t>s for the Feast of the Cross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40" w:name="_Toc448130667"/>
      <w:r>
        <w:t>September 18 (19) / Tho-out 21: Commemoration of the Theotokos</w:t>
      </w:r>
      <w:bookmarkEnd w:id="1140"/>
    </w:p>
    <w:p w14:paraId="5E6BB9BD" w14:textId="7CA0E9A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65C17FB1" w14:textId="77777777" w:rsidR="00160DE3" w:rsidRDefault="00160DE3" w:rsidP="00160DE3">
      <w:pPr>
        <w:pStyle w:val="Heading3"/>
      </w:pPr>
      <w:bookmarkStart w:id="1141" w:name="_Toc448130668"/>
      <w:r>
        <w:t>September 21 (22) / Tho-out 24: Martyrdom of St. Quandratus, One of the Seventy Two</w:t>
      </w:r>
      <w:bookmarkEnd w:id="1141"/>
    </w:p>
    <w:p w14:paraId="4B4CA90E" w14:textId="2392809E"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315A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315A4">
        <w:rPr>
          <w:noProof/>
        </w:rPr>
        <w:t>559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315A4">
        <w:rPr>
          <w:noProof/>
        </w:rPr>
        <w:t>559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315A4">
        <w:rPr>
          <w:noProof/>
        </w:rPr>
        <w:t>561</w:t>
      </w:r>
      <w:r w:rsidR="00191A26">
        <w:fldChar w:fldCharType="end"/>
      </w:r>
      <w:r>
        <w:t>.</w:t>
      </w:r>
    </w:p>
    <w:p w14:paraId="56FE4C4F" w14:textId="77777777" w:rsidR="00D54A29" w:rsidRDefault="00D54A29" w:rsidP="00D54A29">
      <w:pPr>
        <w:pStyle w:val="Heading3"/>
      </w:pPr>
      <w:bookmarkStart w:id="1142" w:name="_Toc448130669"/>
      <w:r>
        <w:t xml:space="preserve">September 22 (23) / </w:t>
      </w:r>
      <w:commentRangeStart w:id="1143"/>
      <w:r>
        <w:t>Tho-out 24</w:t>
      </w:r>
      <w:commentRangeEnd w:id="1143"/>
      <w:r w:rsidR="00C46B09">
        <w:rPr>
          <w:rStyle w:val="CommentReference"/>
          <w:rFonts w:eastAsiaTheme="minorHAnsi" w:cstheme="minorBidi"/>
          <w:b w:val="0"/>
          <w:bCs w:val="0"/>
        </w:rPr>
        <w:commentReference w:id="1143"/>
      </w:r>
      <w:r>
        <w:t>: St. Maurice and the Theban Legion</w:t>
      </w:r>
      <w:bookmarkEnd w:id="1142"/>
    </w:p>
    <w:p w14:paraId="74C264D0" w14:textId="77777777" w:rsidR="00D54A29" w:rsidRDefault="00B46E6E" w:rsidP="00D54A29">
      <w:pPr>
        <w:pStyle w:val="Heading4"/>
      </w:pPr>
      <w:bookmarkStart w:id="1144" w:name="_Ref434489859"/>
      <w:r>
        <w:t>The Doxology for</w:t>
      </w:r>
      <w:r w:rsidR="00D54A29">
        <w:t xml:space="preserve"> St. Maurice and the Theban Legion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45" w:name="_Ref434489873"/>
      <w:r>
        <w:lastRenderedPageBreak/>
        <w:t>Another Doxology of St. Maurice</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46" w:name="_Toc448130670"/>
      <w:r>
        <w:t>September 23 (24) / Tho-out 26: Annunciation of St. John the Baptist to Zacharias</w:t>
      </w:r>
      <w:bookmarkEnd w:id="1146"/>
    </w:p>
    <w:p w14:paraId="2D6418E3" w14:textId="1F8004B2"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15A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315A4">
        <w:rPr>
          <w:noProof/>
        </w:rPr>
        <w:t>557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15A4">
        <w:rPr>
          <w:noProof/>
        </w:rPr>
        <w:t>558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47" w:name="_Ref435003974"/>
      <w:bookmarkStart w:id="1148" w:name="_Toc448130671"/>
      <w:r>
        <w:t>September 26 (27) / Tho-out 29: Commemoration of the Annunciation, Nativity, and Resurrection on the 29</w:t>
      </w:r>
      <w:r w:rsidRPr="00C0205C">
        <w:rPr>
          <w:vertAlign w:val="superscript"/>
        </w:rPr>
        <w:t>th</w:t>
      </w:r>
      <w:r>
        <w:t xml:space="preserve"> of Every Month</w:t>
      </w:r>
      <w:bookmarkEnd w:id="1147"/>
      <w:bookmarkEnd w:id="1148"/>
    </w:p>
    <w:p w14:paraId="0A0A7EC3" w14:textId="77777777" w:rsidR="00C0205C" w:rsidRDefault="00C0205C" w:rsidP="00C0205C">
      <w:pPr>
        <w:pStyle w:val="Heading4"/>
      </w:pPr>
      <w:bookmarkStart w:id="1149" w:name="_Ref435003845"/>
      <w:r>
        <w:t>The Psali Adam for the 29</w:t>
      </w:r>
      <w:r w:rsidRPr="00C0205C">
        <w:rPr>
          <w:vertAlign w:val="superscript"/>
        </w:rPr>
        <w:t>th</w:t>
      </w:r>
      <w:r>
        <w:t xml:space="preserve"> of Every Month</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50"/>
            <w:r>
              <w:t>At the end of times.</w:t>
            </w:r>
            <w:commentRangeEnd w:id="1150"/>
            <w:r>
              <w:rPr>
                <w:rStyle w:val="CommentReference"/>
                <w:rFonts w:ascii="Times New Roman" w:eastAsiaTheme="minorHAnsi" w:hAnsi="Times New Roman" w:cstheme="minorBidi"/>
                <w:color w:val="auto"/>
              </w:rPr>
              <w:commentReference w:id="115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51" w:name="_Ref435003860"/>
      <w:r>
        <w:t>The Psali Batos for the 29</w:t>
      </w:r>
      <w:r w:rsidRPr="00C0205C">
        <w:rPr>
          <w:vertAlign w:val="superscript"/>
        </w:rPr>
        <w:t>th</w:t>
      </w:r>
      <w:r>
        <w:t xml:space="preserve"> of Every Month</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5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52"/>
            <w:r>
              <w:rPr>
                <w:rStyle w:val="CommentReference"/>
                <w:rFonts w:ascii="Times New Roman" w:eastAsiaTheme="minorHAnsi" w:hAnsi="Times New Roman" w:cstheme="minorBidi"/>
                <w:color w:val="auto"/>
              </w:rPr>
              <w:commentReference w:id="115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53"/>
            <w:r>
              <w:t xml:space="preserve"> Lord God</w:t>
            </w:r>
            <w:commentRangeEnd w:id="1153"/>
            <w:r>
              <w:rPr>
                <w:rStyle w:val="CommentReference"/>
                <w:rFonts w:ascii="Times New Roman" w:eastAsiaTheme="minorHAnsi" w:hAnsi="Times New Roman" w:cstheme="minorBidi"/>
                <w:color w:val="auto"/>
              </w:rPr>
              <w:commentReference w:id="115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54" w:name="_Toc448130672"/>
      <w:r>
        <w:t>September 27 (28) / Tho-out 30: Miracle performed by St. Athanasius the Apostolic</w:t>
      </w:r>
      <w:bookmarkEnd w:id="115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55" w:name="_Ref434561058"/>
      <w:bookmarkStart w:id="1156" w:name="_Toc448130673"/>
      <w:r>
        <w:t xml:space="preserve">September 29 (30) / Paopi 2: </w:t>
      </w:r>
      <w:r w:rsidR="000274A5">
        <w:t xml:space="preserve">The Coming of </w:t>
      </w:r>
      <w:r>
        <w:t>St. Severus</w:t>
      </w:r>
      <w:r w:rsidR="000274A5">
        <w:t xml:space="preserve"> to Egypt</w:t>
      </w:r>
      <w:bookmarkEnd w:id="1155"/>
      <w:bookmarkEnd w:id="1156"/>
    </w:p>
    <w:p w14:paraId="1B16436A" w14:textId="77777777" w:rsidR="0039635A" w:rsidRDefault="0039635A" w:rsidP="0039635A">
      <w:pPr>
        <w:pStyle w:val="Heading4"/>
      </w:pPr>
      <w:bookmarkStart w:id="1157" w:name="_Ref434492249"/>
      <w:r>
        <w:t>The Doxology</w:t>
      </w:r>
      <w:r w:rsidR="00B82753">
        <w:t xml:space="preserve"> for St. Severus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58"/>
            <w:r w:rsidRPr="004764BD">
              <w:t xml:space="preserve">confirmed </w:t>
            </w:r>
            <w:commentRangeEnd w:id="1158"/>
            <w:r>
              <w:rPr>
                <w:rStyle w:val="CommentReference"/>
                <w:rFonts w:ascii="Times New Roman" w:eastAsiaTheme="minorHAnsi" w:hAnsi="Times New Roman" w:cstheme="minorBidi"/>
                <w:color w:val="auto"/>
              </w:rPr>
              <w:commentReference w:id="115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59" w:name="_Toc410196200"/>
      <w:bookmarkStart w:id="1160" w:name="_Toc410196442"/>
      <w:bookmarkStart w:id="1161" w:name="_Toc410196944"/>
      <w:bookmarkStart w:id="1162" w:name="_Toc448130629"/>
      <w:bookmarkStart w:id="1163" w:name="October"/>
      <w:bookmarkEnd w:id="1105"/>
      <w:r>
        <w:lastRenderedPageBreak/>
        <w:t>October</w:t>
      </w:r>
      <w:bookmarkEnd w:id="1159"/>
      <w:bookmarkEnd w:id="1160"/>
      <w:bookmarkEnd w:id="1161"/>
      <w:r w:rsidR="006E370D">
        <w:t xml:space="preserve"> or </w:t>
      </w:r>
      <w:r w:rsidR="006E370D">
        <w:rPr>
          <w:rFonts w:ascii="FreeSerifAvvaShenouda" w:hAnsi="FreeSerifAvvaShenouda" w:cs="FreeSerifAvvaShenouda"/>
        </w:rPr>
        <w:t>Ⲡⲁⲱⲡⲉ</w:t>
      </w:r>
      <w:bookmarkEnd w:id="1162"/>
    </w:p>
    <w:bookmarkStart w:id="1164" w:name="_Ref434561633" w:displacedByCustomXml="next"/>
    <w:sdt>
      <w:sdtPr>
        <w:id w:val="960613025"/>
        <w:docPartObj>
          <w:docPartGallery w:val="Table of Contents"/>
          <w:docPartUnique/>
        </w:docPartObj>
      </w:sdtPr>
      <w:sdtEndPr>
        <w:rPr>
          <w:b/>
          <w:bCs/>
          <w:noProof/>
        </w:rPr>
      </w:sdtEndPr>
      <w:sdtContent>
        <w:p w14:paraId="0BAF1A95" w14:textId="0CC9473A"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130674" w:history="1">
            <w:r w:rsidR="00BB3B58" w:rsidRPr="007F0F44">
              <w:rPr>
                <w:rStyle w:val="Hyperlink"/>
                <w:noProof/>
              </w:rPr>
              <w:t>October 1 (2) / Paopi 4: St. Bacchus</w:t>
            </w:r>
            <w:r w:rsidR="00BB3B58">
              <w:rPr>
                <w:noProof/>
                <w:webHidden/>
              </w:rPr>
              <w:tab/>
            </w:r>
            <w:r w:rsidR="00BB3B58">
              <w:rPr>
                <w:noProof/>
                <w:webHidden/>
              </w:rPr>
              <w:fldChar w:fldCharType="begin"/>
            </w:r>
            <w:r w:rsidR="00BB3B58">
              <w:rPr>
                <w:noProof/>
                <w:webHidden/>
              </w:rPr>
              <w:instrText xml:space="preserve"> PAGEREF _Toc448130674 \h </w:instrText>
            </w:r>
            <w:r w:rsidR="00BB3B58">
              <w:rPr>
                <w:noProof/>
                <w:webHidden/>
              </w:rPr>
            </w:r>
            <w:r w:rsidR="00BB3B58">
              <w:rPr>
                <w:noProof/>
                <w:webHidden/>
              </w:rPr>
              <w:fldChar w:fldCharType="separate"/>
            </w:r>
            <w:r w:rsidR="00E315A4">
              <w:rPr>
                <w:noProof/>
                <w:webHidden/>
              </w:rPr>
              <w:t>618</w:t>
            </w:r>
            <w:r w:rsidR="00BB3B58">
              <w:rPr>
                <w:noProof/>
                <w:webHidden/>
              </w:rPr>
              <w:fldChar w:fldCharType="end"/>
            </w:r>
          </w:hyperlink>
        </w:p>
        <w:p w14:paraId="579B70FD" w14:textId="39DCCEEC" w:rsidR="00BB3B58" w:rsidRDefault="00F017CA">
          <w:pPr>
            <w:pStyle w:val="TOC3"/>
            <w:tabs>
              <w:tab w:val="right" w:leader="dot" w:pos="8846"/>
            </w:tabs>
            <w:rPr>
              <w:rFonts w:asciiTheme="minorHAnsi" w:eastAsiaTheme="minorEastAsia" w:hAnsiTheme="minorHAnsi"/>
              <w:noProof/>
              <w:sz w:val="22"/>
              <w:lang w:val="en-US"/>
            </w:rPr>
          </w:pPr>
          <w:hyperlink w:anchor="_Toc448130675" w:history="1">
            <w:r w:rsidR="00BB3B58" w:rsidRPr="007F0F44">
              <w:rPr>
                <w:rStyle w:val="Hyperlink"/>
                <w:noProof/>
              </w:rPr>
              <w:t>October 4 (5) / Paopi 7: St. Paul of Tammoh</w:t>
            </w:r>
            <w:r w:rsidR="00BB3B58">
              <w:rPr>
                <w:noProof/>
                <w:webHidden/>
              </w:rPr>
              <w:tab/>
            </w:r>
            <w:r w:rsidR="00BB3B58">
              <w:rPr>
                <w:noProof/>
                <w:webHidden/>
              </w:rPr>
              <w:fldChar w:fldCharType="begin"/>
            </w:r>
            <w:r w:rsidR="00BB3B58">
              <w:rPr>
                <w:noProof/>
                <w:webHidden/>
              </w:rPr>
              <w:instrText xml:space="preserve"> PAGEREF _Toc448130675 \h </w:instrText>
            </w:r>
            <w:r w:rsidR="00BB3B58">
              <w:rPr>
                <w:noProof/>
                <w:webHidden/>
              </w:rPr>
            </w:r>
            <w:r w:rsidR="00BB3B58">
              <w:rPr>
                <w:noProof/>
                <w:webHidden/>
              </w:rPr>
              <w:fldChar w:fldCharType="separate"/>
            </w:r>
            <w:r w:rsidR="00E315A4">
              <w:rPr>
                <w:noProof/>
                <w:webHidden/>
              </w:rPr>
              <w:t>619</w:t>
            </w:r>
            <w:r w:rsidR="00BB3B58">
              <w:rPr>
                <w:noProof/>
                <w:webHidden/>
              </w:rPr>
              <w:fldChar w:fldCharType="end"/>
            </w:r>
          </w:hyperlink>
        </w:p>
        <w:p w14:paraId="014A6FDB" w14:textId="46F44135" w:rsidR="00BB3B58" w:rsidRDefault="00F017CA">
          <w:pPr>
            <w:pStyle w:val="TOC3"/>
            <w:tabs>
              <w:tab w:val="right" w:leader="dot" w:pos="8846"/>
            </w:tabs>
            <w:rPr>
              <w:rFonts w:asciiTheme="minorHAnsi" w:eastAsiaTheme="minorEastAsia" w:hAnsiTheme="minorHAnsi"/>
              <w:noProof/>
              <w:sz w:val="22"/>
              <w:lang w:val="en-US"/>
            </w:rPr>
          </w:pPr>
          <w:hyperlink w:anchor="_Toc448130676" w:history="1">
            <w:r w:rsidR="00BB3B58" w:rsidRPr="007F0F44">
              <w:rPr>
                <w:rStyle w:val="Hyperlink"/>
                <w:noProof/>
              </w:rPr>
              <w:t>October 7 (8) / Paopi 10: St. Sergius</w:t>
            </w:r>
            <w:r w:rsidR="00BB3B58">
              <w:rPr>
                <w:noProof/>
                <w:webHidden/>
              </w:rPr>
              <w:tab/>
            </w:r>
            <w:r w:rsidR="00BB3B58">
              <w:rPr>
                <w:noProof/>
                <w:webHidden/>
              </w:rPr>
              <w:fldChar w:fldCharType="begin"/>
            </w:r>
            <w:r w:rsidR="00BB3B58">
              <w:rPr>
                <w:noProof/>
                <w:webHidden/>
              </w:rPr>
              <w:instrText xml:space="preserve"> PAGEREF _Toc448130676 \h </w:instrText>
            </w:r>
            <w:r w:rsidR="00BB3B58">
              <w:rPr>
                <w:noProof/>
                <w:webHidden/>
              </w:rPr>
            </w:r>
            <w:r w:rsidR="00BB3B58">
              <w:rPr>
                <w:noProof/>
                <w:webHidden/>
              </w:rPr>
              <w:fldChar w:fldCharType="separate"/>
            </w:r>
            <w:r w:rsidR="00E315A4">
              <w:rPr>
                <w:noProof/>
                <w:webHidden/>
              </w:rPr>
              <w:t>619</w:t>
            </w:r>
            <w:r w:rsidR="00BB3B58">
              <w:rPr>
                <w:noProof/>
                <w:webHidden/>
              </w:rPr>
              <w:fldChar w:fldCharType="end"/>
            </w:r>
          </w:hyperlink>
        </w:p>
        <w:p w14:paraId="1FB1E526" w14:textId="0DF7AFC0" w:rsidR="00BB3B58" w:rsidRDefault="00F017CA">
          <w:pPr>
            <w:pStyle w:val="TOC3"/>
            <w:tabs>
              <w:tab w:val="right" w:leader="dot" w:pos="8846"/>
            </w:tabs>
            <w:rPr>
              <w:rFonts w:asciiTheme="minorHAnsi" w:eastAsiaTheme="minorEastAsia" w:hAnsiTheme="minorHAnsi"/>
              <w:noProof/>
              <w:sz w:val="22"/>
              <w:lang w:val="en-US"/>
            </w:rPr>
          </w:pPr>
          <w:hyperlink w:anchor="_Toc448130677" w:history="1">
            <w:r w:rsidR="00BB3B58" w:rsidRPr="007F0F44">
              <w:rPr>
                <w:rStyle w:val="Hyperlink"/>
                <w:noProof/>
              </w:rPr>
              <w:t>October 9 (10) / Paopi 12: Commemoration of Archangel Michael</w:t>
            </w:r>
            <w:r w:rsidR="00BB3B58">
              <w:rPr>
                <w:noProof/>
                <w:webHidden/>
              </w:rPr>
              <w:tab/>
            </w:r>
            <w:r w:rsidR="00BB3B58">
              <w:rPr>
                <w:noProof/>
                <w:webHidden/>
              </w:rPr>
              <w:fldChar w:fldCharType="begin"/>
            </w:r>
            <w:r w:rsidR="00BB3B58">
              <w:rPr>
                <w:noProof/>
                <w:webHidden/>
              </w:rPr>
              <w:instrText xml:space="preserve"> PAGEREF _Toc448130677 \h </w:instrText>
            </w:r>
            <w:r w:rsidR="00BB3B58">
              <w:rPr>
                <w:noProof/>
                <w:webHidden/>
              </w:rPr>
            </w:r>
            <w:r w:rsidR="00BB3B58">
              <w:rPr>
                <w:noProof/>
                <w:webHidden/>
              </w:rPr>
              <w:fldChar w:fldCharType="separate"/>
            </w:r>
            <w:r w:rsidR="00E315A4">
              <w:rPr>
                <w:noProof/>
                <w:webHidden/>
              </w:rPr>
              <w:t>619</w:t>
            </w:r>
            <w:r w:rsidR="00BB3B58">
              <w:rPr>
                <w:noProof/>
                <w:webHidden/>
              </w:rPr>
              <w:fldChar w:fldCharType="end"/>
            </w:r>
          </w:hyperlink>
        </w:p>
        <w:p w14:paraId="06B0AC50" w14:textId="07ECE60B" w:rsidR="00BB3B58" w:rsidRDefault="00F017CA">
          <w:pPr>
            <w:pStyle w:val="TOC3"/>
            <w:tabs>
              <w:tab w:val="right" w:leader="dot" w:pos="8846"/>
            </w:tabs>
            <w:rPr>
              <w:rFonts w:asciiTheme="minorHAnsi" w:eastAsiaTheme="minorEastAsia" w:hAnsiTheme="minorHAnsi"/>
              <w:noProof/>
              <w:sz w:val="22"/>
              <w:lang w:val="en-US"/>
            </w:rPr>
          </w:pPr>
          <w:hyperlink w:anchor="_Toc448130678" w:history="1">
            <w:r w:rsidR="00BB3B58" w:rsidRPr="007F0F44">
              <w:rPr>
                <w:rStyle w:val="Hyperlink"/>
                <w:noProof/>
              </w:rPr>
              <w:t>October 17 (18) Paopi 20: St. John the Short</w:t>
            </w:r>
            <w:r w:rsidR="00BB3B58">
              <w:rPr>
                <w:noProof/>
                <w:webHidden/>
              </w:rPr>
              <w:tab/>
            </w:r>
            <w:r w:rsidR="00BB3B58">
              <w:rPr>
                <w:noProof/>
                <w:webHidden/>
              </w:rPr>
              <w:fldChar w:fldCharType="begin"/>
            </w:r>
            <w:r w:rsidR="00BB3B58">
              <w:rPr>
                <w:noProof/>
                <w:webHidden/>
              </w:rPr>
              <w:instrText xml:space="preserve"> PAGEREF _Toc448130678 \h </w:instrText>
            </w:r>
            <w:r w:rsidR="00BB3B58">
              <w:rPr>
                <w:noProof/>
                <w:webHidden/>
              </w:rPr>
            </w:r>
            <w:r w:rsidR="00BB3B58">
              <w:rPr>
                <w:noProof/>
                <w:webHidden/>
              </w:rPr>
              <w:fldChar w:fldCharType="separate"/>
            </w:r>
            <w:r w:rsidR="00E315A4">
              <w:rPr>
                <w:noProof/>
                <w:webHidden/>
              </w:rPr>
              <w:t>619</w:t>
            </w:r>
            <w:r w:rsidR="00BB3B58">
              <w:rPr>
                <w:noProof/>
                <w:webHidden/>
              </w:rPr>
              <w:fldChar w:fldCharType="end"/>
            </w:r>
          </w:hyperlink>
        </w:p>
        <w:p w14:paraId="42CF3F4F" w14:textId="4C117F55" w:rsidR="00BB3B58" w:rsidRDefault="00F017CA">
          <w:pPr>
            <w:pStyle w:val="TOC3"/>
            <w:tabs>
              <w:tab w:val="right" w:leader="dot" w:pos="8846"/>
            </w:tabs>
            <w:rPr>
              <w:rFonts w:asciiTheme="minorHAnsi" w:eastAsiaTheme="minorEastAsia" w:hAnsiTheme="minorHAnsi"/>
              <w:noProof/>
              <w:sz w:val="22"/>
              <w:lang w:val="en-US"/>
            </w:rPr>
          </w:pPr>
          <w:hyperlink w:anchor="_Toc448130679" w:history="1">
            <w:r w:rsidR="00BB3B58" w:rsidRPr="007F0F44">
              <w:rPr>
                <w:rStyle w:val="Hyperlink"/>
                <w:noProof/>
              </w:rPr>
              <w:t>October 18 (19) / Paopi 21: Commemoration of the Theotokos</w:t>
            </w:r>
            <w:r w:rsidR="00BB3B58">
              <w:rPr>
                <w:noProof/>
                <w:webHidden/>
              </w:rPr>
              <w:tab/>
            </w:r>
            <w:r w:rsidR="00BB3B58">
              <w:rPr>
                <w:noProof/>
                <w:webHidden/>
              </w:rPr>
              <w:fldChar w:fldCharType="begin"/>
            </w:r>
            <w:r w:rsidR="00BB3B58">
              <w:rPr>
                <w:noProof/>
                <w:webHidden/>
              </w:rPr>
              <w:instrText xml:space="preserve"> PAGEREF _Toc448130679 \h </w:instrText>
            </w:r>
            <w:r w:rsidR="00BB3B58">
              <w:rPr>
                <w:noProof/>
                <w:webHidden/>
              </w:rPr>
            </w:r>
            <w:r w:rsidR="00BB3B58">
              <w:rPr>
                <w:noProof/>
                <w:webHidden/>
              </w:rPr>
              <w:fldChar w:fldCharType="separate"/>
            </w:r>
            <w:r w:rsidR="00E315A4">
              <w:rPr>
                <w:noProof/>
                <w:webHidden/>
              </w:rPr>
              <w:t>620</w:t>
            </w:r>
            <w:r w:rsidR="00BB3B58">
              <w:rPr>
                <w:noProof/>
                <w:webHidden/>
              </w:rPr>
              <w:fldChar w:fldCharType="end"/>
            </w:r>
          </w:hyperlink>
        </w:p>
        <w:p w14:paraId="23BC8B69" w14:textId="252C1A09" w:rsidR="00BB3B58" w:rsidRDefault="00F017CA">
          <w:pPr>
            <w:pStyle w:val="TOC3"/>
            <w:tabs>
              <w:tab w:val="right" w:leader="dot" w:pos="8846"/>
            </w:tabs>
            <w:rPr>
              <w:rFonts w:asciiTheme="minorHAnsi" w:eastAsiaTheme="minorEastAsia" w:hAnsiTheme="minorHAnsi"/>
              <w:noProof/>
              <w:sz w:val="22"/>
              <w:lang w:val="en-US"/>
            </w:rPr>
          </w:pPr>
          <w:hyperlink w:anchor="_Toc448130680" w:history="1">
            <w:r w:rsidR="00BB3B58" w:rsidRPr="007F0F44">
              <w:rPr>
                <w:rStyle w:val="Hyperlink"/>
                <w:noProof/>
              </w:rPr>
              <w:t>October 18 (19) / Paopi 21: Also St. Teji (Reweiss)</w:t>
            </w:r>
            <w:r w:rsidR="00BB3B58">
              <w:rPr>
                <w:noProof/>
                <w:webHidden/>
              </w:rPr>
              <w:tab/>
            </w:r>
            <w:r w:rsidR="00BB3B58">
              <w:rPr>
                <w:noProof/>
                <w:webHidden/>
              </w:rPr>
              <w:fldChar w:fldCharType="begin"/>
            </w:r>
            <w:r w:rsidR="00BB3B58">
              <w:rPr>
                <w:noProof/>
                <w:webHidden/>
              </w:rPr>
              <w:instrText xml:space="preserve"> PAGEREF _Toc448130680 \h </w:instrText>
            </w:r>
            <w:r w:rsidR="00BB3B58">
              <w:rPr>
                <w:noProof/>
                <w:webHidden/>
              </w:rPr>
            </w:r>
            <w:r w:rsidR="00BB3B58">
              <w:rPr>
                <w:noProof/>
                <w:webHidden/>
              </w:rPr>
              <w:fldChar w:fldCharType="separate"/>
            </w:r>
            <w:r w:rsidR="00E315A4">
              <w:rPr>
                <w:noProof/>
                <w:webHidden/>
              </w:rPr>
              <w:t>621</w:t>
            </w:r>
            <w:r w:rsidR="00BB3B58">
              <w:rPr>
                <w:noProof/>
                <w:webHidden/>
              </w:rPr>
              <w:fldChar w:fldCharType="end"/>
            </w:r>
          </w:hyperlink>
        </w:p>
        <w:p w14:paraId="133D04E1" w14:textId="2C455B62" w:rsidR="00BB3B58" w:rsidRDefault="00F017CA">
          <w:pPr>
            <w:pStyle w:val="TOC3"/>
            <w:tabs>
              <w:tab w:val="right" w:leader="dot" w:pos="8846"/>
            </w:tabs>
            <w:rPr>
              <w:rFonts w:asciiTheme="minorHAnsi" w:eastAsiaTheme="minorEastAsia" w:hAnsiTheme="minorHAnsi"/>
              <w:noProof/>
              <w:sz w:val="22"/>
              <w:lang w:val="en-US"/>
            </w:rPr>
          </w:pPr>
          <w:hyperlink w:anchor="_Toc448130681" w:history="1">
            <w:r w:rsidR="00BB3B58" w:rsidRPr="007F0F44">
              <w:rPr>
                <w:rStyle w:val="Hyperlink"/>
                <w:noProof/>
              </w:rPr>
              <w:t>October 23 (24) / Paopi 26: St. Apip the Friend of St. Apollo</w:t>
            </w:r>
            <w:r w:rsidR="00BB3B58">
              <w:rPr>
                <w:noProof/>
                <w:webHidden/>
              </w:rPr>
              <w:tab/>
            </w:r>
            <w:r w:rsidR="00BB3B58">
              <w:rPr>
                <w:noProof/>
                <w:webHidden/>
              </w:rPr>
              <w:fldChar w:fldCharType="begin"/>
            </w:r>
            <w:r w:rsidR="00BB3B58">
              <w:rPr>
                <w:noProof/>
                <w:webHidden/>
              </w:rPr>
              <w:instrText xml:space="preserve"> PAGEREF _Toc448130681 \h </w:instrText>
            </w:r>
            <w:r w:rsidR="00BB3B58">
              <w:rPr>
                <w:noProof/>
                <w:webHidden/>
              </w:rPr>
            </w:r>
            <w:r w:rsidR="00BB3B58">
              <w:rPr>
                <w:noProof/>
                <w:webHidden/>
              </w:rPr>
              <w:fldChar w:fldCharType="separate"/>
            </w:r>
            <w:r w:rsidR="00E315A4">
              <w:rPr>
                <w:noProof/>
                <w:webHidden/>
              </w:rPr>
              <w:t>622</w:t>
            </w:r>
            <w:r w:rsidR="00BB3B58">
              <w:rPr>
                <w:noProof/>
                <w:webHidden/>
              </w:rPr>
              <w:fldChar w:fldCharType="end"/>
            </w:r>
          </w:hyperlink>
        </w:p>
        <w:p w14:paraId="26F0D507" w14:textId="6617F8B8" w:rsidR="00BB3B58" w:rsidRDefault="00F017CA">
          <w:pPr>
            <w:pStyle w:val="TOC3"/>
            <w:tabs>
              <w:tab w:val="right" w:leader="dot" w:pos="8846"/>
            </w:tabs>
            <w:rPr>
              <w:rFonts w:asciiTheme="minorHAnsi" w:eastAsiaTheme="minorEastAsia" w:hAnsiTheme="minorHAnsi"/>
              <w:noProof/>
              <w:sz w:val="22"/>
              <w:lang w:val="en-US"/>
            </w:rPr>
          </w:pPr>
          <w:hyperlink w:anchor="_Toc448130682" w:history="1">
            <w:r w:rsidR="00BB3B58" w:rsidRPr="007F0F44">
              <w:rPr>
                <w:rStyle w:val="Hyperlink"/>
                <w:noProof/>
              </w:rPr>
              <w:t>October 23 (24) / Paopi 26: The Martyrdom of St. Timothy the Apostle</w:t>
            </w:r>
            <w:r w:rsidR="00BB3B58">
              <w:rPr>
                <w:noProof/>
                <w:webHidden/>
              </w:rPr>
              <w:tab/>
            </w:r>
            <w:r w:rsidR="00BB3B58">
              <w:rPr>
                <w:noProof/>
                <w:webHidden/>
              </w:rPr>
              <w:fldChar w:fldCharType="begin"/>
            </w:r>
            <w:r w:rsidR="00BB3B58">
              <w:rPr>
                <w:noProof/>
                <w:webHidden/>
              </w:rPr>
              <w:instrText xml:space="preserve"> PAGEREF _Toc448130682 \h </w:instrText>
            </w:r>
            <w:r w:rsidR="00BB3B58">
              <w:rPr>
                <w:noProof/>
                <w:webHidden/>
              </w:rPr>
            </w:r>
            <w:r w:rsidR="00BB3B58">
              <w:rPr>
                <w:noProof/>
                <w:webHidden/>
              </w:rPr>
              <w:fldChar w:fldCharType="separate"/>
            </w:r>
            <w:r w:rsidR="00E315A4">
              <w:rPr>
                <w:noProof/>
                <w:webHidden/>
              </w:rPr>
              <w:t>623</w:t>
            </w:r>
            <w:r w:rsidR="00BB3B58">
              <w:rPr>
                <w:noProof/>
                <w:webHidden/>
              </w:rPr>
              <w:fldChar w:fldCharType="end"/>
            </w:r>
          </w:hyperlink>
        </w:p>
        <w:p w14:paraId="0029243F" w14:textId="617C3D8C" w:rsidR="00BB3B58" w:rsidRDefault="00F017CA">
          <w:pPr>
            <w:pStyle w:val="TOC3"/>
            <w:tabs>
              <w:tab w:val="right" w:leader="dot" w:pos="8846"/>
            </w:tabs>
            <w:rPr>
              <w:rFonts w:asciiTheme="minorHAnsi" w:eastAsiaTheme="minorEastAsia" w:hAnsiTheme="minorHAnsi"/>
              <w:noProof/>
              <w:sz w:val="22"/>
              <w:lang w:val="en-US"/>
            </w:rPr>
          </w:pPr>
          <w:hyperlink w:anchor="_Toc448130683" w:history="1">
            <w:r w:rsidR="00BB3B58" w:rsidRPr="007F0F44">
              <w:rPr>
                <w:rStyle w:val="Hyperlink"/>
                <w:noProof/>
              </w:rPr>
              <w:t>October 24 (25) / Paopi 27: St. Macarius the Bishop of Edkow</w:t>
            </w:r>
            <w:r w:rsidR="00BB3B58">
              <w:rPr>
                <w:noProof/>
                <w:webHidden/>
              </w:rPr>
              <w:tab/>
            </w:r>
            <w:r w:rsidR="00BB3B58">
              <w:rPr>
                <w:noProof/>
                <w:webHidden/>
              </w:rPr>
              <w:fldChar w:fldCharType="begin"/>
            </w:r>
            <w:r w:rsidR="00BB3B58">
              <w:rPr>
                <w:noProof/>
                <w:webHidden/>
              </w:rPr>
              <w:instrText xml:space="preserve"> PAGEREF _Toc448130683 \h </w:instrText>
            </w:r>
            <w:r w:rsidR="00BB3B58">
              <w:rPr>
                <w:noProof/>
                <w:webHidden/>
              </w:rPr>
            </w:r>
            <w:r w:rsidR="00BB3B58">
              <w:rPr>
                <w:noProof/>
                <w:webHidden/>
              </w:rPr>
              <w:fldChar w:fldCharType="separate"/>
            </w:r>
            <w:r w:rsidR="00E315A4">
              <w:rPr>
                <w:noProof/>
                <w:webHidden/>
              </w:rPr>
              <w:t>623</w:t>
            </w:r>
            <w:r w:rsidR="00BB3B58">
              <w:rPr>
                <w:noProof/>
                <w:webHidden/>
              </w:rPr>
              <w:fldChar w:fldCharType="end"/>
            </w:r>
          </w:hyperlink>
        </w:p>
        <w:p w14:paraId="456028ED" w14:textId="44E5B206" w:rsidR="00BB3B58" w:rsidRDefault="00F017CA">
          <w:pPr>
            <w:pStyle w:val="TOC3"/>
            <w:tabs>
              <w:tab w:val="right" w:leader="dot" w:pos="8846"/>
            </w:tabs>
            <w:rPr>
              <w:rFonts w:asciiTheme="minorHAnsi" w:eastAsiaTheme="minorEastAsia" w:hAnsiTheme="minorHAnsi"/>
              <w:noProof/>
              <w:sz w:val="22"/>
              <w:lang w:val="en-US"/>
            </w:rPr>
          </w:pPr>
          <w:hyperlink w:anchor="_Toc448130684" w:history="1">
            <w:r w:rsidR="00BB3B58" w:rsidRPr="007F0F44">
              <w:rPr>
                <w:rStyle w:val="Hyperlink"/>
                <w:noProof/>
              </w:rPr>
              <w:t>October 26 (27) / Paopi 29: Commemoration of the Annunciation, Nativity, and Resurrection on the 29</w:t>
            </w:r>
            <w:r w:rsidR="00BB3B58" w:rsidRPr="007F0F44">
              <w:rPr>
                <w:rStyle w:val="Hyperlink"/>
                <w:noProof/>
                <w:vertAlign w:val="superscript"/>
              </w:rPr>
              <w:t>th</w:t>
            </w:r>
            <w:r w:rsidR="00BB3B58" w:rsidRPr="007F0F44">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_Toc448130684 \h </w:instrText>
            </w:r>
            <w:r w:rsidR="00BB3B58">
              <w:rPr>
                <w:noProof/>
                <w:webHidden/>
              </w:rPr>
            </w:r>
            <w:r w:rsidR="00BB3B58">
              <w:rPr>
                <w:noProof/>
                <w:webHidden/>
              </w:rPr>
              <w:fldChar w:fldCharType="separate"/>
            </w:r>
            <w:r w:rsidR="00E315A4">
              <w:rPr>
                <w:noProof/>
                <w:webHidden/>
              </w:rPr>
              <w:t>624</w:t>
            </w:r>
            <w:r w:rsidR="00BB3B58">
              <w:rPr>
                <w:noProof/>
                <w:webHidden/>
              </w:rPr>
              <w:fldChar w:fldCharType="end"/>
            </w:r>
          </w:hyperlink>
        </w:p>
        <w:p w14:paraId="150EF41A" w14:textId="744F137C" w:rsidR="00BB3B58" w:rsidRDefault="00F017CA">
          <w:pPr>
            <w:pStyle w:val="TOC3"/>
            <w:tabs>
              <w:tab w:val="right" w:leader="dot" w:pos="8846"/>
            </w:tabs>
            <w:rPr>
              <w:rFonts w:asciiTheme="minorHAnsi" w:eastAsiaTheme="minorEastAsia" w:hAnsiTheme="minorHAnsi"/>
              <w:noProof/>
              <w:sz w:val="22"/>
              <w:lang w:val="en-US"/>
            </w:rPr>
          </w:pPr>
          <w:hyperlink w:anchor="_Toc448130685" w:history="1">
            <w:r w:rsidR="00BB3B58" w:rsidRPr="007F0F44">
              <w:rPr>
                <w:rStyle w:val="Hyperlink"/>
                <w:noProof/>
              </w:rPr>
              <w:t>October 27 (28) / Paopi 30: St. Mark (Consecration and Appearance of Head)</w:t>
            </w:r>
            <w:r w:rsidR="00BB3B58">
              <w:rPr>
                <w:noProof/>
                <w:webHidden/>
              </w:rPr>
              <w:tab/>
            </w:r>
            <w:r w:rsidR="00BB3B58">
              <w:rPr>
                <w:noProof/>
                <w:webHidden/>
              </w:rPr>
              <w:fldChar w:fldCharType="begin"/>
            </w:r>
            <w:r w:rsidR="00BB3B58">
              <w:rPr>
                <w:noProof/>
                <w:webHidden/>
              </w:rPr>
              <w:instrText xml:space="preserve"> PAGEREF _Toc448130685 \h </w:instrText>
            </w:r>
            <w:r w:rsidR="00BB3B58">
              <w:rPr>
                <w:noProof/>
                <w:webHidden/>
              </w:rPr>
            </w:r>
            <w:r w:rsidR="00BB3B58">
              <w:rPr>
                <w:noProof/>
                <w:webHidden/>
              </w:rPr>
              <w:fldChar w:fldCharType="separate"/>
            </w:r>
            <w:r w:rsidR="00E315A4">
              <w:rPr>
                <w:noProof/>
                <w:webHidden/>
              </w:rPr>
              <w:t>624</w:t>
            </w:r>
            <w:r w:rsidR="00BB3B58">
              <w:rPr>
                <w:noProof/>
                <w:webHidden/>
              </w:rPr>
              <w:fldChar w:fldCharType="end"/>
            </w:r>
          </w:hyperlink>
        </w:p>
        <w:p w14:paraId="79B74FCD" w14:textId="05B935C7" w:rsidR="00BB3B58" w:rsidRDefault="00F017CA">
          <w:pPr>
            <w:pStyle w:val="TOC3"/>
            <w:tabs>
              <w:tab w:val="right" w:leader="dot" w:pos="8846"/>
            </w:tabs>
            <w:rPr>
              <w:rFonts w:asciiTheme="minorHAnsi" w:eastAsiaTheme="minorEastAsia" w:hAnsiTheme="minorHAnsi"/>
              <w:noProof/>
              <w:sz w:val="22"/>
              <w:lang w:val="en-US"/>
            </w:rPr>
          </w:pPr>
          <w:hyperlink w:anchor="_Toc448130686" w:history="1">
            <w:r w:rsidR="00BB3B58" w:rsidRPr="007F0F44">
              <w:rPr>
                <w:rStyle w:val="Hyperlink"/>
                <w:noProof/>
              </w:rPr>
              <w:t>October 28 (29) / Athor 1: St. Cleopas and His Companion, Two of the Seventy Two Apostles</w:t>
            </w:r>
            <w:r w:rsidR="00BB3B58">
              <w:rPr>
                <w:noProof/>
                <w:webHidden/>
              </w:rPr>
              <w:tab/>
            </w:r>
            <w:r w:rsidR="00BB3B58">
              <w:rPr>
                <w:noProof/>
                <w:webHidden/>
              </w:rPr>
              <w:fldChar w:fldCharType="begin"/>
            </w:r>
            <w:r w:rsidR="00BB3B58">
              <w:rPr>
                <w:noProof/>
                <w:webHidden/>
              </w:rPr>
              <w:instrText xml:space="preserve"> PAGEREF _Toc448130686 \h </w:instrText>
            </w:r>
            <w:r w:rsidR="00BB3B58">
              <w:rPr>
                <w:noProof/>
                <w:webHidden/>
              </w:rPr>
            </w:r>
            <w:r w:rsidR="00BB3B58">
              <w:rPr>
                <w:noProof/>
                <w:webHidden/>
              </w:rPr>
              <w:fldChar w:fldCharType="separate"/>
            </w:r>
            <w:r w:rsidR="00E315A4">
              <w:rPr>
                <w:noProof/>
                <w:webHidden/>
              </w:rPr>
              <w:t>624</w:t>
            </w:r>
            <w:r w:rsidR="00BB3B58">
              <w:rPr>
                <w:noProof/>
                <w:webHidden/>
              </w:rPr>
              <w:fldChar w:fldCharType="end"/>
            </w:r>
          </w:hyperlink>
        </w:p>
        <w:p w14:paraId="47A3128E" w14:textId="374C784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65" w:name="_Ref436250096"/>
      <w:bookmarkStart w:id="1166" w:name="_Ref436250168"/>
      <w:bookmarkStart w:id="1167" w:name="_Toc448130674"/>
      <w:r>
        <w:lastRenderedPageBreak/>
        <w:t>October 1 (2) / Paopi 4: St. Bacchus</w:t>
      </w:r>
      <w:bookmarkEnd w:id="1164"/>
      <w:bookmarkEnd w:id="1165"/>
      <w:bookmarkEnd w:id="1166"/>
      <w:bookmarkEnd w:id="1167"/>
    </w:p>
    <w:p w14:paraId="7EAFB97D" w14:textId="77777777" w:rsidR="0081710C" w:rsidRDefault="0081710C" w:rsidP="0081710C">
      <w:pPr>
        <w:pStyle w:val="Heading4"/>
      </w:pPr>
      <w:bookmarkStart w:id="1168" w:name="_Ref434489638"/>
      <w:r>
        <w:t>The Doxology</w:t>
      </w:r>
      <w:r w:rsidR="00B46E6E">
        <w:t xml:space="preserve"> for Sts. Sergius and Bacchus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69"/>
            <w:r>
              <w:t>heroes</w:t>
            </w:r>
            <w:commentRangeEnd w:id="1169"/>
            <w:r>
              <w:rPr>
                <w:rStyle w:val="CommentReference"/>
                <w:rFonts w:ascii="Times New Roman" w:eastAsiaTheme="minorHAnsi" w:hAnsi="Times New Roman" w:cstheme="minorBidi"/>
                <w:color w:val="auto"/>
              </w:rPr>
              <w:commentReference w:id="116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70" w:name="_Toc448130675"/>
      <w:r>
        <w:t>October 4 (5) / Paopi 7: St. Paul of Tammoh</w:t>
      </w:r>
      <w:bookmarkEnd w:id="1170"/>
    </w:p>
    <w:p w14:paraId="307B5F3B" w14:textId="77777777" w:rsidR="0039635A" w:rsidRDefault="0039635A" w:rsidP="0039635A">
      <w:pPr>
        <w:pStyle w:val="Heading4"/>
      </w:pPr>
      <w:r>
        <w:t>The Doxology</w:t>
      </w:r>
    </w:p>
    <w:p w14:paraId="08012657" w14:textId="640FD145" w:rsidR="00FB36D8" w:rsidRPr="00FB36D8" w:rsidRDefault="00191A26" w:rsidP="00FB36D8">
      <w:pPr>
        <w:pStyle w:val="Rubric"/>
      </w:pPr>
      <w:r>
        <w:t xml:space="preserve">See </w:t>
      </w:r>
      <w:r>
        <w:fldChar w:fldCharType="begin"/>
      </w:r>
      <w:r>
        <w:instrText xml:space="preserve"> REF _Ref434490826 \h </w:instrText>
      </w:r>
      <w:r>
        <w:fldChar w:fldCharType="separate"/>
      </w:r>
      <w:r w:rsidR="00E315A4">
        <w:t>The Doxology of St. Pishoy and St. Paul of Tammah</w:t>
      </w:r>
      <w:r>
        <w:fldChar w:fldCharType="end"/>
      </w:r>
      <w:r>
        <w:t xml:space="preserve">, page </w:t>
      </w:r>
      <w:r>
        <w:fldChar w:fldCharType="begin"/>
      </w:r>
      <w:r>
        <w:instrText xml:space="preserve"> PAGEREF _Ref434490826 \h </w:instrText>
      </w:r>
      <w:r>
        <w:fldChar w:fldCharType="separate"/>
      </w:r>
      <w:r w:rsidR="00E315A4">
        <w:rPr>
          <w:noProof/>
        </w:rPr>
        <w:t>573</w:t>
      </w:r>
      <w:r>
        <w:fldChar w:fldCharType="end"/>
      </w:r>
      <w:r w:rsidR="00FB36D8">
        <w:t>.</w:t>
      </w:r>
    </w:p>
    <w:p w14:paraId="2F2896A9" w14:textId="77777777" w:rsidR="0081710C" w:rsidRDefault="0081710C" w:rsidP="0081710C">
      <w:pPr>
        <w:pStyle w:val="Heading3"/>
      </w:pPr>
      <w:bookmarkStart w:id="1171" w:name="_Toc448130676"/>
      <w:r>
        <w:t>October 7 (8) / Paopi 10: St. Sergius</w:t>
      </w:r>
      <w:bookmarkEnd w:id="1171"/>
    </w:p>
    <w:p w14:paraId="43289252" w14:textId="3B3CFB39"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315A4">
        <w:t>October 1 (2) / Paopi 4: St. Bacchus</w:t>
      </w:r>
      <w:r w:rsidR="00336170">
        <w:fldChar w:fldCharType="end"/>
      </w:r>
      <w:r>
        <w:t xml:space="preserve">, page </w:t>
      </w:r>
      <w:r>
        <w:fldChar w:fldCharType="begin"/>
      </w:r>
      <w:r>
        <w:instrText xml:space="preserve"> PAGEREF _Ref434561633 \h </w:instrText>
      </w:r>
      <w:r>
        <w:fldChar w:fldCharType="separate"/>
      </w:r>
      <w:r w:rsidR="00E315A4">
        <w:rPr>
          <w:noProof/>
        </w:rPr>
        <w:t>617</w:t>
      </w:r>
      <w:r>
        <w:fldChar w:fldCharType="end"/>
      </w:r>
      <w:r w:rsidR="0081710C">
        <w:t>.</w:t>
      </w:r>
    </w:p>
    <w:p w14:paraId="06822979" w14:textId="77777777" w:rsidR="00B637D8" w:rsidRDefault="00B637D8" w:rsidP="00B637D8">
      <w:pPr>
        <w:pStyle w:val="Heading3"/>
      </w:pPr>
      <w:bookmarkStart w:id="1172" w:name="_Toc448130677"/>
      <w:r>
        <w:t>October 9 (10) / Paopi 12: Commemoration of Archangel Michael</w:t>
      </w:r>
      <w:bookmarkEnd w:id="1172"/>
    </w:p>
    <w:p w14:paraId="4A7DC24D" w14:textId="18501818"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5593D86A" w14:textId="77777777" w:rsidR="0039635A" w:rsidRDefault="0039635A" w:rsidP="0039635A">
      <w:pPr>
        <w:pStyle w:val="Heading3"/>
      </w:pPr>
      <w:bookmarkStart w:id="1173" w:name="_Ref434564830"/>
      <w:bookmarkStart w:id="1174" w:name="_Toc448130678"/>
      <w:r>
        <w:t>October 17 (18) Paopi 20: St. John the Short</w:t>
      </w:r>
      <w:bookmarkEnd w:id="1173"/>
      <w:bookmarkEnd w:id="1174"/>
    </w:p>
    <w:p w14:paraId="23E24F8C" w14:textId="77777777" w:rsidR="0039635A" w:rsidRDefault="0039635A" w:rsidP="0039635A">
      <w:pPr>
        <w:pStyle w:val="Heading4"/>
      </w:pPr>
      <w:bookmarkStart w:id="1175" w:name="_Ref434490715"/>
      <w:r>
        <w:t>The Doxology</w:t>
      </w:r>
      <w:r w:rsidR="00B46E6E">
        <w:t xml:space="preserve"> for St. John the Short</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76" w:name="_Toc448130679"/>
      <w:r>
        <w:t>October 18 (19) / Paopi</w:t>
      </w:r>
      <w:r w:rsidR="00FE0AE4">
        <w:t xml:space="preserve"> </w:t>
      </w:r>
      <w:r>
        <w:t>21: Commemoration of the Theotokos</w:t>
      </w:r>
      <w:bookmarkEnd w:id="1176"/>
    </w:p>
    <w:p w14:paraId="60A7D882" w14:textId="3B3280D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2229EA11" w14:textId="77777777" w:rsidR="00BF2674" w:rsidRDefault="00BF2674" w:rsidP="00BF2674">
      <w:pPr>
        <w:pStyle w:val="Heading3"/>
      </w:pPr>
      <w:bookmarkStart w:id="1177" w:name="_Toc448130680"/>
      <w:r>
        <w:lastRenderedPageBreak/>
        <w:t>October 18 (19) / Paopi</w:t>
      </w:r>
      <w:r w:rsidR="00FE0AE4">
        <w:t xml:space="preserve"> </w:t>
      </w:r>
      <w:r>
        <w:t>21: Also St. Teji (Reweiss)</w:t>
      </w:r>
      <w:bookmarkEnd w:id="1177"/>
    </w:p>
    <w:p w14:paraId="3D0544CD" w14:textId="77777777" w:rsidR="00BF2674" w:rsidRPr="00137929" w:rsidRDefault="00BF2674" w:rsidP="00BF2674">
      <w:pPr>
        <w:pStyle w:val="Heading4"/>
      </w:pPr>
      <w:bookmarkStart w:id="1178" w:name="_Ref434491337"/>
      <w:r>
        <w:t>The Doxology</w:t>
      </w:r>
      <w:r w:rsidR="00810F04">
        <w:t xml:space="preserve"> for St. Teji (Reweiss)</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79" w:name="_Ref434563347"/>
      <w:bookmarkStart w:id="1180" w:name="_Toc448130681"/>
      <w:r>
        <w:t>October 23 (24) / Paopi</w:t>
      </w:r>
      <w:r w:rsidR="00FE0AE4">
        <w:t xml:space="preserve"> </w:t>
      </w:r>
      <w:r>
        <w:t>26: St. Apip the Friend of St. Apollo</w:t>
      </w:r>
      <w:bookmarkEnd w:id="1179"/>
      <w:bookmarkEnd w:id="1180"/>
    </w:p>
    <w:p w14:paraId="69CDA95A" w14:textId="77777777" w:rsidR="00E30E2D" w:rsidRPr="00137929" w:rsidRDefault="00E30E2D" w:rsidP="00E30E2D">
      <w:pPr>
        <w:pStyle w:val="Heading4"/>
      </w:pPr>
      <w:bookmarkStart w:id="1181" w:name="_Ref434492837"/>
      <w:r>
        <w:t>The Doxology</w:t>
      </w:r>
      <w:r w:rsidR="00B82753">
        <w:t xml:space="preserve"> for Sts. Apollo and Apip</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82" w:name="_Toc448130682"/>
      <w:r>
        <w:t>October 23 (24) / Paopi</w:t>
      </w:r>
      <w:r w:rsidR="00FE0AE4">
        <w:t xml:space="preserve"> </w:t>
      </w:r>
      <w:r>
        <w:t>26: The Martyrdom of St. Timothy the Apostle</w:t>
      </w:r>
      <w:bookmarkEnd w:id="1182"/>
    </w:p>
    <w:p w14:paraId="4D4E33D6" w14:textId="6FD20D82" w:rsidR="00013EB0"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4C276672" w14:textId="77777777" w:rsidR="00137929" w:rsidRDefault="00137929" w:rsidP="00137929">
      <w:pPr>
        <w:pStyle w:val="Heading3"/>
      </w:pPr>
      <w:bookmarkStart w:id="1183" w:name="_Toc448130683"/>
      <w:r>
        <w:t>October 24 (25) / Paopi</w:t>
      </w:r>
      <w:r w:rsidR="00FE0AE4">
        <w:t xml:space="preserve"> </w:t>
      </w:r>
      <w:r>
        <w:t>27: St. Macarius the Bishop of Edkow</w:t>
      </w:r>
      <w:bookmarkEnd w:id="1183"/>
    </w:p>
    <w:p w14:paraId="1E91FBC2" w14:textId="77777777" w:rsidR="00137929" w:rsidRPr="00137929" w:rsidRDefault="00137929" w:rsidP="00137929">
      <w:pPr>
        <w:pStyle w:val="Heading4"/>
      </w:pPr>
      <w:bookmarkStart w:id="1184" w:name="_Ref434490474"/>
      <w:r>
        <w:t>The Doxology</w:t>
      </w:r>
      <w:r w:rsidR="00B46E6E">
        <w:t xml:space="preserve"> for St. Macarius the Bishop of Edkow</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85" w:name="_Toc448130684"/>
      <w:r>
        <w:t>October 26 (27) / Paopi 29: Commemoration of the Annunciation, Nativity, and Resurrection on the 29</w:t>
      </w:r>
      <w:r w:rsidRPr="00C0205C">
        <w:rPr>
          <w:vertAlign w:val="superscript"/>
        </w:rPr>
        <w:t>th</w:t>
      </w:r>
      <w:r>
        <w:t xml:space="preserve"> of Every Month</w:t>
      </w:r>
      <w:bookmarkEnd w:id="1185"/>
    </w:p>
    <w:p w14:paraId="7511E0D5" w14:textId="7DAF2A88" w:rsidR="00B52D77" w:rsidRP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49EB3135" w14:textId="77777777" w:rsidR="00205EA4" w:rsidRDefault="00205EA4" w:rsidP="00205EA4">
      <w:pPr>
        <w:pStyle w:val="Heading3"/>
      </w:pPr>
      <w:bookmarkStart w:id="1186" w:name="_Toc448130685"/>
      <w:r>
        <w:t>October 27 (28) / Paopi 30: St. Mark</w:t>
      </w:r>
      <w:r w:rsidR="00F20BBD">
        <w:t xml:space="preserve"> (Consecration and Appearance of Head)</w:t>
      </w:r>
      <w:bookmarkEnd w:id="1186"/>
    </w:p>
    <w:p w14:paraId="5ECB9266" w14:textId="587A2281"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315A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315A4">
        <w:rPr>
          <w:noProof/>
        </w:rPr>
        <w:t>790</w:t>
      </w:r>
      <w:r w:rsidR="00191A26">
        <w:fldChar w:fldCharType="end"/>
      </w:r>
      <w:r>
        <w:t>.</w:t>
      </w:r>
    </w:p>
    <w:p w14:paraId="42BC2C38" w14:textId="77777777" w:rsidR="006E370D" w:rsidRPr="007F571C" w:rsidRDefault="007F571C" w:rsidP="007F571C">
      <w:pPr>
        <w:pStyle w:val="Heading3"/>
      </w:pPr>
      <w:bookmarkStart w:id="1187" w:name="_Toc448130686"/>
      <w:r>
        <w:t>October 28 (29) / Athor 1: St. Cleopas and His Companion, Two of the Seventy Two Apostles</w:t>
      </w:r>
      <w:bookmarkEnd w:id="1187"/>
    </w:p>
    <w:p w14:paraId="47F94007" w14:textId="11B96D9F" w:rsidR="006E370D" w:rsidRPr="006E370D"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88" w:name="_Toc410196201"/>
      <w:bookmarkStart w:id="1189" w:name="_Toc410196443"/>
      <w:bookmarkStart w:id="1190" w:name="_Toc410196945"/>
      <w:bookmarkStart w:id="1191" w:name="_Toc448130630"/>
      <w:bookmarkStart w:id="1192" w:name="November"/>
      <w:bookmarkEnd w:id="1163"/>
      <w:r>
        <w:lastRenderedPageBreak/>
        <w:t>November</w:t>
      </w:r>
      <w:r w:rsidR="00495F1A">
        <w:t xml:space="preserve"> or </w:t>
      </w:r>
      <w:bookmarkEnd w:id="1188"/>
      <w:bookmarkEnd w:id="1189"/>
      <w:bookmarkEnd w:id="1190"/>
      <w:r w:rsidRPr="00FB5E62">
        <w:rPr>
          <w:rFonts w:ascii="FreeSerifAvvaShenouda" w:eastAsia="Arial Unicode MS" w:hAnsi="FreeSerifAvvaShenouda" w:cs="FreeSerifAvvaShenouda"/>
        </w:rPr>
        <w:t>Ⲁⲑⲟⲣ</w:t>
      </w:r>
      <w:bookmarkEnd w:id="1191"/>
    </w:p>
    <w:sdt>
      <w:sdtPr>
        <w:id w:val="254490828"/>
        <w:docPartObj>
          <w:docPartGallery w:val="Table of Contents"/>
          <w:docPartUnique/>
        </w:docPartObj>
      </w:sdtPr>
      <w:sdtEndPr>
        <w:rPr>
          <w:b/>
          <w:bCs/>
          <w:noProof/>
        </w:rPr>
      </w:sdtEndPr>
      <w:sdtContent>
        <w:p w14:paraId="47887634" w14:textId="077D09F0"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130687" w:history="1">
            <w:r w:rsidR="00BB3B58" w:rsidRPr="004767D3">
              <w:rPr>
                <w:rStyle w:val="Hyperlink"/>
                <w:noProof/>
              </w:rPr>
              <w:t>November 3 (4) / Athor 7: St. George</w:t>
            </w:r>
            <w:r w:rsidR="00BB3B58">
              <w:rPr>
                <w:noProof/>
                <w:webHidden/>
              </w:rPr>
              <w:tab/>
            </w:r>
            <w:r w:rsidR="00BB3B58">
              <w:rPr>
                <w:noProof/>
                <w:webHidden/>
              </w:rPr>
              <w:fldChar w:fldCharType="begin"/>
            </w:r>
            <w:r w:rsidR="00BB3B58">
              <w:rPr>
                <w:noProof/>
                <w:webHidden/>
              </w:rPr>
              <w:instrText xml:space="preserve"> PAGEREF _Toc448130687 \h </w:instrText>
            </w:r>
            <w:r w:rsidR="00BB3B58">
              <w:rPr>
                <w:noProof/>
                <w:webHidden/>
              </w:rPr>
            </w:r>
            <w:r w:rsidR="00BB3B58">
              <w:rPr>
                <w:noProof/>
                <w:webHidden/>
              </w:rPr>
              <w:fldChar w:fldCharType="separate"/>
            </w:r>
            <w:r w:rsidR="00E315A4">
              <w:rPr>
                <w:noProof/>
                <w:webHidden/>
              </w:rPr>
              <w:t>626</w:t>
            </w:r>
            <w:r w:rsidR="00BB3B58">
              <w:rPr>
                <w:noProof/>
                <w:webHidden/>
              </w:rPr>
              <w:fldChar w:fldCharType="end"/>
            </w:r>
          </w:hyperlink>
        </w:p>
        <w:p w14:paraId="592B7564" w14:textId="1D7C5773" w:rsidR="00BB3B58" w:rsidRDefault="00F017CA">
          <w:pPr>
            <w:pStyle w:val="TOC3"/>
            <w:tabs>
              <w:tab w:val="right" w:leader="dot" w:pos="8846"/>
            </w:tabs>
            <w:rPr>
              <w:rFonts w:asciiTheme="minorHAnsi" w:eastAsiaTheme="minorEastAsia" w:hAnsiTheme="minorHAnsi"/>
              <w:noProof/>
              <w:sz w:val="22"/>
              <w:lang w:val="en-US"/>
            </w:rPr>
          </w:pPr>
          <w:hyperlink w:anchor="_Toc448130688" w:history="1">
            <w:r w:rsidR="00BB3B58" w:rsidRPr="004767D3">
              <w:rPr>
                <w:rStyle w:val="Hyperlink"/>
                <w:noProof/>
              </w:rPr>
              <w:t>November 4 (5) / Athor 8: The Four Incorporeal Beasts</w:t>
            </w:r>
            <w:r w:rsidR="00BB3B58">
              <w:rPr>
                <w:noProof/>
                <w:webHidden/>
              </w:rPr>
              <w:tab/>
            </w:r>
            <w:r w:rsidR="00BB3B58">
              <w:rPr>
                <w:noProof/>
                <w:webHidden/>
              </w:rPr>
              <w:fldChar w:fldCharType="begin"/>
            </w:r>
            <w:r w:rsidR="00BB3B58">
              <w:rPr>
                <w:noProof/>
                <w:webHidden/>
              </w:rPr>
              <w:instrText xml:space="preserve"> PAGEREF _Toc448130688 \h </w:instrText>
            </w:r>
            <w:r w:rsidR="00BB3B58">
              <w:rPr>
                <w:noProof/>
                <w:webHidden/>
              </w:rPr>
            </w:r>
            <w:r w:rsidR="00BB3B58">
              <w:rPr>
                <w:noProof/>
                <w:webHidden/>
              </w:rPr>
              <w:fldChar w:fldCharType="separate"/>
            </w:r>
            <w:r w:rsidR="00E315A4">
              <w:rPr>
                <w:noProof/>
                <w:webHidden/>
              </w:rPr>
              <w:t>626</w:t>
            </w:r>
            <w:r w:rsidR="00BB3B58">
              <w:rPr>
                <w:noProof/>
                <w:webHidden/>
              </w:rPr>
              <w:fldChar w:fldCharType="end"/>
            </w:r>
          </w:hyperlink>
        </w:p>
        <w:p w14:paraId="7343689F" w14:textId="435FA4DF" w:rsidR="00BB3B58" w:rsidRDefault="00F017CA">
          <w:pPr>
            <w:pStyle w:val="TOC3"/>
            <w:tabs>
              <w:tab w:val="right" w:leader="dot" w:pos="8846"/>
            </w:tabs>
            <w:rPr>
              <w:rFonts w:asciiTheme="minorHAnsi" w:eastAsiaTheme="minorEastAsia" w:hAnsiTheme="minorHAnsi"/>
              <w:noProof/>
              <w:sz w:val="22"/>
              <w:lang w:val="en-US"/>
            </w:rPr>
          </w:pPr>
          <w:hyperlink w:anchor="_Toc448130689" w:history="1">
            <w:r w:rsidR="00BB3B58" w:rsidRPr="004767D3">
              <w:rPr>
                <w:rStyle w:val="Hyperlink"/>
                <w:noProof/>
              </w:rPr>
              <w:t>November 8 (9) / Athor 12: Archangel Michael</w:t>
            </w:r>
            <w:r w:rsidR="00BB3B58">
              <w:rPr>
                <w:noProof/>
                <w:webHidden/>
              </w:rPr>
              <w:tab/>
            </w:r>
            <w:r w:rsidR="00BB3B58">
              <w:rPr>
                <w:noProof/>
                <w:webHidden/>
              </w:rPr>
              <w:fldChar w:fldCharType="begin"/>
            </w:r>
            <w:r w:rsidR="00BB3B58">
              <w:rPr>
                <w:noProof/>
                <w:webHidden/>
              </w:rPr>
              <w:instrText xml:space="preserve"> PAGEREF _Toc448130689 \h </w:instrText>
            </w:r>
            <w:r w:rsidR="00BB3B58">
              <w:rPr>
                <w:noProof/>
                <w:webHidden/>
              </w:rPr>
            </w:r>
            <w:r w:rsidR="00BB3B58">
              <w:rPr>
                <w:noProof/>
                <w:webHidden/>
              </w:rPr>
              <w:fldChar w:fldCharType="separate"/>
            </w:r>
            <w:r w:rsidR="00E315A4">
              <w:rPr>
                <w:noProof/>
                <w:webHidden/>
              </w:rPr>
              <w:t>627</w:t>
            </w:r>
            <w:r w:rsidR="00BB3B58">
              <w:rPr>
                <w:noProof/>
                <w:webHidden/>
              </w:rPr>
              <w:fldChar w:fldCharType="end"/>
            </w:r>
          </w:hyperlink>
        </w:p>
        <w:p w14:paraId="7C11A028" w14:textId="3562CA56" w:rsidR="00BB3B58" w:rsidRDefault="00F017CA">
          <w:pPr>
            <w:pStyle w:val="TOC3"/>
            <w:tabs>
              <w:tab w:val="right" w:leader="dot" w:pos="8846"/>
            </w:tabs>
            <w:rPr>
              <w:rFonts w:asciiTheme="minorHAnsi" w:eastAsiaTheme="minorEastAsia" w:hAnsiTheme="minorHAnsi"/>
              <w:noProof/>
              <w:sz w:val="22"/>
              <w:lang w:val="en-US"/>
            </w:rPr>
          </w:pPr>
          <w:hyperlink w:anchor="_Toc448130690" w:history="1">
            <w:r w:rsidR="00BB3B58" w:rsidRPr="004767D3">
              <w:rPr>
                <w:rStyle w:val="Hyperlink"/>
                <w:noProof/>
              </w:rPr>
              <w:t>November 10 (11) / Athor 14: St. Martin of Tours</w:t>
            </w:r>
            <w:r w:rsidR="00BB3B58">
              <w:rPr>
                <w:noProof/>
                <w:webHidden/>
              </w:rPr>
              <w:tab/>
            </w:r>
            <w:r w:rsidR="00BB3B58">
              <w:rPr>
                <w:noProof/>
                <w:webHidden/>
              </w:rPr>
              <w:fldChar w:fldCharType="begin"/>
            </w:r>
            <w:r w:rsidR="00BB3B58">
              <w:rPr>
                <w:noProof/>
                <w:webHidden/>
              </w:rPr>
              <w:instrText xml:space="preserve"> PAGEREF _Toc448130690 \h </w:instrText>
            </w:r>
            <w:r w:rsidR="00BB3B58">
              <w:rPr>
                <w:noProof/>
                <w:webHidden/>
              </w:rPr>
            </w:r>
            <w:r w:rsidR="00BB3B58">
              <w:rPr>
                <w:noProof/>
                <w:webHidden/>
              </w:rPr>
              <w:fldChar w:fldCharType="separate"/>
            </w:r>
            <w:r w:rsidR="00E315A4">
              <w:rPr>
                <w:noProof/>
                <w:webHidden/>
              </w:rPr>
              <w:t>629</w:t>
            </w:r>
            <w:r w:rsidR="00BB3B58">
              <w:rPr>
                <w:noProof/>
                <w:webHidden/>
              </w:rPr>
              <w:fldChar w:fldCharType="end"/>
            </w:r>
          </w:hyperlink>
        </w:p>
        <w:p w14:paraId="4B3A1D3C" w14:textId="5421C633" w:rsidR="00BB3B58" w:rsidRDefault="00F017CA">
          <w:pPr>
            <w:pStyle w:val="TOC3"/>
            <w:tabs>
              <w:tab w:val="right" w:leader="dot" w:pos="8846"/>
            </w:tabs>
            <w:rPr>
              <w:rFonts w:asciiTheme="minorHAnsi" w:eastAsiaTheme="minorEastAsia" w:hAnsiTheme="minorHAnsi"/>
              <w:noProof/>
              <w:sz w:val="22"/>
              <w:lang w:val="en-US"/>
            </w:rPr>
          </w:pPr>
          <w:hyperlink w:anchor="_Toc448130691" w:history="1">
            <w:r w:rsidR="00BB3B58" w:rsidRPr="004767D3">
              <w:rPr>
                <w:rStyle w:val="Hyperlink"/>
                <w:noProof/>
              </w:rPr>
              <w:t>November 11 (12) / Athor 15: St. Mena the Martyr</w:t>
            </w:r>
            <w:r w:rsidR="00BB3B58">
              <w:rPr>
                <w:noProof/>
                <w:webHidden/>
              </w:rPr>
              <w:tab/>
            </w:r>
            <w:r w:rsidR="00BB3B58">
              <w:rPr>
                <w:noProof/>
                <w:webHidden/>
              </w:rPr>
              <w:fldChar w:fldCharType="begin"/>
            </w:r>
            <w:r w:rsidR="00BB3B58">
              <w:rPr>
                <w:noProof/>
                <w:webHidden/>
              </w:rPr>
              <w:instrText xml:space="preserve"> PAGEREF _Toc448130691 \h </w:instrText>
            </w:r>
            <w:r w:rsidR="00BB3B58">
              <w:rPr>
                <w:noProof/>
                <w:webHidden/>
              </w:rPr>
            </w:r>
            <w:r w:rsidR="00BB3B58">
              <w:rPr>
                <w:noProof/>
                <w:webHidden/>
              </w:rPr>
              <w:fldChar w:fldCharType="separate"/>
            </w:r>
            <w:r w:rsidR="00E315A4">
              <w:rPr>
                <w:noProof/>
                <w:webHidden/>
              </w:rPr>
              <w:t>631</w:t>
            </w:r>
            <w:r w:rsidR="00BB3B58">
              <w:rPr>
                <w:noProof/>
                <w:webHidden/>
              </w:rPr>
              <w:fldChar w:fldCharType="end"/>
            </w:r>
          </w:hyperlink>
        </w:p>
        <w:p w14:paraId="0F8066A2" w14:textId="33356C5B" w:rsidR="00BB3B58" w:rsidRDefault="00F017CA">
          <w:pPr>
            <w:pStyle w:val="TOC3"/>
            <w:tabs>
              <w:tab w:val="right" w:leader="dot" w:pos="8846"/>
            </w:tabs>
            <w:rPr>
              <w:rFonts w:asciiTheme="minorHAnsi" w:eastAsiaTheme="minorEastAsia" w:hAnsiTheme="minorHAnsi"/>
              <w:noProof/>
              <w:sz w:val="22"/>
              <w:lang w:val="en-US"/>
            </w:rPr>
          </w:pPr>
          <w:hyperlink w:anchor="_Toc448130692" w:history="1">
            <w:r w:rsidR="00BB3B58" w:rsidRPr="004767D3">
              <w:rPr>
                <w:rStyle w:val="Hyperlink"/>
                <w:noProof/>
              </w:rPr>
              <w:t>November 14 (15) / Athor 18: St. Philip the Apostle</w:t>
            </w:r>
            <w:r w:rsidR="00BB3B58">
              <w:rPr>
                <w:noProof/>
                <w:webHidden/>
              </w:rPr>
              <w:tab/>
            </w:r>
            <w:r w:rsidR="00BB3B58">
              <w:rPr>
                <w:noProof/>
                <w:webHidden/>
              </w:rPr>
              <w:fldChar w:fldCharType="begin"/>
            </w:r>
            <w:r w:rsidR="00BB3B58">
              <w:rPr>
                <w:noProof/>
                <w:webHidden/>
              </w:rPr>
              <w:instrText xml:space="preserve"> PAGEREF _Toc448130692 \h </w:instrText>
            </w:r>
            <w:r w:rsidR="00BB3B58">
              <w:rPr>
                <w:noProof/>
                <w:webHidden/>
              </w:rPr>
            </w:r>
            <w:r w:rsidR="00BB3B58">
              <w:rPr>
                <w:noProof/>
                <w:webHidden/>
              </w:rPr>
              <w:fldChar w:fldCharType="separate"/>
            </w:r>
            <w:r w:rsidR="00E315A4">
              <w:rPr>
                <w:noProof/>
                <w:webHidden/>
              </w:rPr>
              <w:t>632</w:t>
            </w:r>
            <w:r w:rsidR="00BB3B58">
              <w:rPr>
                <w:noProof/>
                <w:webHidden/>
              </w:rPr>
              <w:fldChar w:fldCharType="end"/>
            </w:r>
          </w:hyperlink>
        </w:p>
        <w:p w14:paraId="4BEE148A" w14:textId="1C571C0E" w:rsidR="00BB3B58" w:rsidRDefault="00F017CA">
          <w:pPr>
            <w:pStyle w:val="TOC3"/>
            <w:tabs>
              <w:tab w:val="right" w:leader="dot" w:pos="8846"/>
            </w:tabs>
            <w:rPr>
              <w:rFonts w:asciiTheme="minorHAnsi" w:eastAsiaTheme="minorEastAsia" w:hAnsiTheme="minorHAnsi"/>
              <w:noProof/>
              <w:sz w:val="22"/>
              <w:lang w:val="en-US"/>
            </w:rPr>
          </w:pPr>
          <w:hyperlink w:anchor="_Toc448130693" w:history="1">
            <w:r w:rsidR="00BB3B58" w:rsidRPr="004767D3">
              <w:rPr>
                <w:rStyle w:val="Hyperlink"/>
                <w:noProof/>
              </w:rPr>
              <w:t>November 15 (16) / Athor 19: The Preaching of St. Bartholomew</w:t>
            </w:r>
            <w:r w:rsidR="00BB3B58">
              <w:rPr>
                <w:noProof/>
                <w:webHidden/>
              </w:rPr>
              <w:tab/>
            </w:r>
            <w:r w:rsidR="00BB3B58">
              <w:rPr>
                <w:noProof/>
                <w:webHidden/>
              </w:rPr>
              <w:fldChar w:fldCharType="begin"/>
            </w:r>
            <w:r w:rsidR="00BB3B58">
              <w:rPr>
                <w:noProof/>
                <w:webHidden/>
              </w:rPr>
              <w:instrText xml:space="preserve"> PAGEREF _Toc448130693 \h </w:instrText>
            </w:r>
            <w:r w:rsidR="00BB3B58">
              <w:rPr>
                <w:noProof/>
                <w:webHidden/>
              </w:rPr>
            </w:r>
            <w:r w:rsidR="00BB3B58">
              <w:rPr>
                <w:noProof/>
                <w:webHidden/>
              </w:rPr>
              <w:fldChar w:fldCharType="separate"/>
            </w:r>
            <w:r w:rsidR="00E315A4">
              <w:rPr>
                <w:noProof/>
                <w:webHidden/>
              </w:rPr>
              <w:t>632</w:t>
            </w:r>
            <w:r w:rsidR="00BB3B58">
              <w:rPr>
                <w:noProof/>
                <w:webHidden/>
              </w:rPr>
              <w:fldChar w:fldCharType="end"/>
            </w:r>
          </w:hyperlink>
        </w:p>
        <w:p w14:paraId="0796DB1C" w14:textId="19D51035" w:rsidR="00BB3B58" w:rsidRDefault="00F017CA">
          <w:pPr>
            <w:pStyle w:val="TOC3"/>
            <w:tabs>
              <w:tab w:val="right" w:leader="dot" w:pos="8846"/>
            </w:tabs>
            <w:rPr>
              <w:rFonts w:asciiTheme="minorHAnsi" w:eastAsiaTheme="minorEastAsia" w:hAnsiTheme="minorHAnsi"/>
              <w:noProof/>
              <w:sz w:val="22"/>
              <w:lang w:val="en-US"/>
            </w:rPr>
          </w:pPr>
          <w:hyperlink w:anchor="_Toc448130694" w:history="1">
            <w:r w:rsidR="00BB3B58" w:rsidRPr="004767D3">
              <w:rPr>
                <w:rStyle w:val="Hyperlink"/>
                <w:noProof/>
              </w:rPr>
              <w:t>November 15 (16) / Athor 19: Also the Consecration of the Church of Sts. Sergius and Bacchus.</w:t>
            </w:r>
            <w:r w:rsidR="00BB3B58">
              <w:rPr>
                <w:noProof/>
                <w:webHidden/>
              </w:rPr>
              <w:tab/>
            </w:r>
            <w:r w:rsidR="00BB3B58">
              <w:rPr>
                <w:noProof/>
                <w:webHidden/>
              </w:rPr>
              <w:fldChar w:fldCharType="begin"/>
            </w:r>
            <w:r w:rsidR="00BB3B58">
              <w:rPr>
                <w:noProof/>
                <w:webHidden/>
              </w:rPr>
              <w:instrText xml:space="preserve"> PAGEREF _Toc448130694 \h </w:instrText>
            </w:r>
            <w:r w:rsidR="00BB3B58">
              <w:rPr>
                <w:noProof/>
                <w:webHidden/>
              </w:rPr>
            </w:r>
            <w:r w:rsidR="00BB3B58">
              <w:rPr>
                <w:noProof/>
                <w:webHidden/>
              </w:rPr>
              <w:fldChar w:fldCharType="separate"/>
            </w:r>
            <w:r w:rsidR="00E315A4">
              <w:rPr>
                <w:noProof/>
                <w:webHidden/>
              </w:rPr>
              <w:t>632</w:t>
            </w:r>
            <w:r w:rsidR="00BB3B58">
              <w:rPr>
                <w:noProof/>
                <w:webHidden/>
              </w:rPr>
              <w:fldChar w:fldCharType="end"/>
            </w:r>
          </w:hyperlink>
        </w:p>
        <w:p w14:paraId="41608701" w14:textId="06E07E32" w:rsidR="00BB3B58" w:rsidRDefault="00F017CA">
          <w:pPr>
            <w:pStyle w:val="TOC3"/>
            <w:tabs>
              <w:tab w:val="right" w:leader="dot" w:pos="8846"/>
            </w:tabs>
            <w:rPr>
              <w:rFonts w:asciiTheme="minorHAnsi" w:eastAsiaTheme="minorEastAsia" w:hAnsiTheme="minorHAnsi"/>
              <w:noProof/>
              <w:sz w:val="22"/>
              <w:lang w:val="en-US"/>
            </w:rPr>
          </w:pPr>
          <w:hyperlink w:anchor="_Toc448130695" w:history="1">
            <w:r w:rsidR="00BB3B58" w:rsidRPr="004767D3">
              <w:rPr>
                <w:rStyle w:val="Hyperlink"/>
                <w:noProof/>
              </w:rPr>
              <w:t>November 16 (17) / Athor 20: Consecration of Sts. Theodore and Theodore</w:t>
            </w:r>
            <w:r w:rsidR="00BB3B58">
              <w:rPr>
                <w:noProof/>
                <w:webHidden/>
              </w:rPr>
              <w:tab/>
            </w:r>
            <w:r w:rsidR="00BB3B58">
              <w:rPr>
                <w:noProof/>
                <w:webHidden/>
              </w:rPr>
              <w:fldChar w:fldCharType="begin"/>
            </w:r>
            <w:r w:rsidR="00BB3B58">
              <w:rPr>
                <w:noProof/>
                <w:webHidden/>
              </w:rPr>
              <w:instrText xml:space="preserve"> PAGEREF _Toc448130695 \h </w:instrText>
            </w:r>
            <w:r w:rsidR="00BB3B58">
              <w:rPr>
                <w:noProof/>
                <w:webHidden/>
              </w:rPr>
            </w:r>
            <w:r w:rsidR="00BB3B58">
              <w:rPr>
                <w:noProof/>
                <w:webHidden/>
              </w:rPr>
              <w:fldChar w:fldCharType="separate"/>
            </w:r>
            <w:r w:rsidR="00E315A4">
              <w:rPr>
                <w:noProof/>
                <w:webHidden/>
              </w:rPr>
              <w:t>632</w:t>
            </w:r>
            <w:r w:rsidR="00BB3B58">
              <w:rPr>
                <w:noProof/>
                <w:webHidden/>
              </w:rPr>
              <w:fldChar w:fldCharType="end"/>
            </w:r>
          </w:hyperlink>
        </w:p>
        <w:p w14:paraId="2F28164B" w14:textId="16D35733" w:rsidR="00BB3B58" w:rsidRDefault="00F017CA">
          <w:pPr>
            <w:pStyle w:val="TOC3"/>
            <w:tabs>
              <w:tab w:val="right" w:leader="dot" w:pos="8846"/>
            </w:tabs>
            <w:rPr>
              <w:rFonts w:asciiTheme="minorHAnsi" w:eastAsiaTheme="minorEastAsia" w:hAnsiTheme="minorHAnsi"/>
              <w:noProof/>
              <w:sz w:val="22"/>
              <w:lang w:val="en-US"/>
            </w:rPr>
          </w:pPr>
          <w:hyperlink w:anchor="_Toc448130696" w:history="1">
            <w:r w:rsidR="00BB3B58" w:rsidRPr="004767D3">
              <w:rPr>
                <w:rStyle w:val="Hyperlink"/>
                <w:noProof/>
              </w:rPr>
              <w:t>November 17 (18) / Athor 21: Commemoration of the Theotokos</w:t>
            </w:r>
            <w:r w:rsidR="00BB3B58">
              <w:rPr>
                <w:noProof/>
                <w:webHidden/>
              </w:rPr>
              <w:tab/>
            </w:r>
            <w:r w:rsidR="00BB3B58">
              <w:rPr>
                <w:noProof/>
                <w:webHidden/>
              </w:rPr>
              <w:fldChar w:fldCharType="begin"/>
            </w:r>
            <w:r w:rsidR="00BB3B58">
              <w:rPr>
                <w:noProof/>
                <w:webHidden/>
              </w:rPr>
              <w:instrText xml:space="preserve"> PAGEREF _Toc448130696 \h </w:instrText>
            </w:r>
            <w:r w:rsidR="00BB3B58">
              <w:rPr>
                <w:noProof/>
                <w:webHidden/>
              </w:rPr>
            </w:r>
            <w:r w:rsidR="00BB3B58">
              <w:rPr>
                <w:noProof/>
                <w:webHidden/>
              </w:rPr>
              <w:fldChar w:fldCharType="separate"/>
            </w:r>
            <w:r w:rsidR="00E315A4">
              <w:rPr>
                <w:noProof/>
                <w:webHidden/>
              </w:rPr>
              <w:t>632</w:t>
            </w:r>
            <w:r w:rsidR="00BB3B58">
              <w:rPr>
                <w:noProof/>
                <w:webHidden/>
              </w:rPr>
              <w:fldChar w:fldCharType="end"/>
            </w:r>
          </w:hyperlink>
        </w:p>
        <w:p w14:paraId="2FEC086C" w14:textId="555D1FFF" w:rsidR="00BB3B58" w:rsidRDefault="00F017CA">
          <w:pPr>
            <w:pStyle w:val="TOC3"/>
            <w:tabs>
              <w:tab w:val="right" w:leader="dot" w:pos="8846"/>
            </w:tabs>
            <w:rPr>
              <w:rFonts w:asciiTheme="minorHAnsi" w:eastAsiaTheme="minorEastAsia" w:hAnsiTheme="minorHAnsi"/>
              <w:noProof/>
              <w:sz w:val="22"/>
              <w:lang w:val="en-US"/>
            </w:rPr>
          </w:pPr>
          <w:hyperlink w:anchor="_Toc448130697" w:history="1">
            <w:r w:rsidR="00BB3B58" w:rsidRPr="004767D3">
              <w:rPr>
                <w:rStyle w:val="Hyperlink"/>
                <w:noProof/>
              </w:rPr>
              <w:t>November 18 (19) / Athor 22: Martyrdom of Sts. Cosmas, Damian, and their Brothers</w:t>
            </w:r>
            <w:r w:rsidR="00BB3B58">
              <w:rPr>
                <w:noProof/>
                <w:webHidden/>
              </w:rPr>
              <w:tab/>
            </w:r>
            <w:r w:rsidR="00BB3B58">
              <w:rPr>
                <w:noProof/>
                <w:webHidden/>
              </w:rPr>
              <w:fldChar w:fldCharType="begin"/>
            </w:r>
            <w:r w:rsidR="00BB3B58">
              <w:rPr>
                <w:noProof/>
                <w:webHidden/>
              </w:rPr>
              <w:instrText xml:space="preserve"> PAGEREF _Toc448130697 \h </w:instrText>
            </w:r>
            <w:r w:rsidR="00BB3B58">
              <w:rPr>
                <w:noProof/>
                <w:webHidden/>
              </w:rPr>
            </w:r>
            <w:r w:rsidR="00BB3B58">
              <w:rPr>
                <w:noProof/>
                <w:webHidden/>
              </w:rPr>
              <w:fldChar w:fldCharType="separate"/>
            </w:r>
            <w:r w:rsidR="00E315A4">
              <w:rPr>
                <w:noProof/>
                <w:webHidden/>
              </w:rPr>
              <w:t>633</w:t>
            </w:r>
            <w:r w:rsidR="00BB3B58">
              <w:rPr>
                <w:noProof/>
                <w:webHidden/>
              </w:rPr>
              <w:fldChar w:fldCharType="end"/>
            </w:r>
          </w:hyperlink>
        </w:p>
        <w:p w14:paraId="0D0BF486" w14:textId="793CF348" w:rsidR="00BB3B58" w:rsidRDefault="00F017CA">
          <w:pPr>
            <w:pStyle w:val="TOC3"/>
            <w:tabs>
              <w:tab w:val="right" w:leader="dot" w:pos="8846"/>
            </w:tabs>
            <w:rPr>
              <w:rFonts w:asciiTheme="minorHAnsi" w:eastAsiaTheme="minorEastAsia" w:hAnsiTheme="minorHAnsi"/>
              <w:noProof/>
              <w:sz w:val="22"/>
              <w:lang w:val="en-US"/>
            </w:rPr>
          </w:pPr>
          <w:hyperlink w:anchor="_Toc448130698" w:history="1">
            <w:r w:rsidR="00BB3B58" w:rsidRPr="004767D3">
              <w:rPr>
                <w:rStyle w:val="Hyperlink"/>
                <w:noProof/>
              </w:rPr>
              <w:t>November 19 (20) / Athor 23: Consecration of the Church of St. Marina</w:t>
            </w:r>
            <w:r w:rsidR="00BB3B58">
              <w:rPr>
                <w:noProof/>
                <w:webHidden/>
              </w:rPr>
              <w:tab/>
            </w:r>
            <w:r w:rsidR="00BB3B58">
              <w:rPr>
                <w:noProof/>
                <w:webHidden/>
              </w:rPr>
              <w:fldChar w:fldCharType="begin"/>
            </w:r>
            <w:r w:rsidR="00BB3B58">
              <w:rPr>
                <w:noProof/>
                <w:webHidden/>
              </w:rPr>
              <w:instrText xml:space="preserve"> PAGEREF _Toc448130698 \h </w:instrText>
            </w:r>
            <w:r w:rsidR="00BB3B58">
              <w:rPr>
                <w:noProof/>
                <w:webHidden/>
              </w:rPr>
            </w:r>
            <w:r w:rsidR="00BB3B58">
              <w:rPr>
                <w:noProof/>
                <w:webHidden/>
              </w:rPr>
              <w:fldChar w:fldCharType="separate"/>
            </w:r>
            <w:r w:rsidR="00E315A4">
              <w:rPr>
                <w:noProof/>
                <w:webHidden/>
              </w:rPr>
              <w:t>634</w:t>
            </w:r>
            <w:r w:rsidR="00BB3B58">
              <w:rPr>
                <w:noProof/>
                <w:webHidden/>
              </w:rPr>
              <w:fldChar w:fldCharType="end"/>
            </w:r>
          </w:hyperlink>
        </w:p>
        <w:p w14:paraId="1EB071A1" w14:textId="75B2628C" w:rsidR="00BB3B58" w:rsidRDefault="00F017CA">
          <w:pPr>
            <w:pStyle w:val="TOC3"/>
            <w:tabs>
              <w:tab w:val="right" w:leader="dot" w:pos="8846"/>
            </w:tabs>
            <w:rPr>
              <w:rFonts w:asciiTheme="minorHAnsi" w:eastAsiaTheme="minorEastAsia" w:hAnsiTheme="minorHAnsi"/>
              <w:noProof/>
              <w:sz w:val="22"/>
              <w:lang w:val="en-US"/>
            </w:rPr>
          </w:pPr>
          <w:hyperlink w:anchor="_Toc448130699" w:history="1">
            <w:r w:rsidR="00BB3B58" w:rsidRPr="004767D3">
              <w:rPr>
                <w:rStyle w:val="Hyperlink"/>
                <w:noProof/>
              </w:rPr>
              <w:t>November 20 (21) / Athor 24: The Twenty Four Presbyters</w:t>
            </w:r>
            <w:r w:rsidR="00BB3B58">
              <w:rPr>
                <w:noProof/>
                <w:webHidden/>
              </w:rPr>
              <w:tab/>
            </w:r>
            <w:r w:rsidR="00BB3B58">
              <w:rPr>
                <w:noProof/>
                <w:webHidden/>
              </w:rPr>
              <w:fldChar w:fldCharType="begin"/>
            </w:r>
            <w:r w:rsidR="00BB3B58">
              <w:rPr>
                <w:noProof/>
                <w:webHidden/>
              </w:rPr>
              <w:instrText xml:space="preserve"> PAGEREF _Toc448130699 \h </w:instrText>
            </w:r>
            <w:r w:rsidR="00BB3B58">
              <w:rPr>
                <w:noProof/>
                <w:webHidden/>
              </w:rPr>
            </w:r>
            <w:r w:rsidR="00BB3B58">
              <w:rPr>
                <w:noProof/>
                <w:webHidden/>
              </w:rPr>
              <w:fldChar w:fldCharType="separate"/>
            </w:r>
            <w:r w:rsidR="00E315A4">
              <w:rPr>
                <w:noProof/>
                <w:webHidden/>
              </w:rPr>
              <w:t>634</w:t>
            </w:r>
            <w:r w:rsidR="00BB3B58">
              <w:rPr>
                <w:noProof/>
                <w:webHidden/>
              </w:rPr>
              <w:fldChar w:fldCharType="end"/>
            </w:r>
          </w:hyperlink>
        </w:p>
        <w:p w14:paraId="7203E2C2" w14:textId="3B8DF313" w:rsidR="00BB3B58" w:rsidRDefault="00F017CA">
          <w:pPr>
            <w:pStyle w:val="TOC3"/>
            <w:tabs>
              <w:tab w:val="right" w:leader="dot" w:pos="8846"/>
            </w:tabs>
            <w:rPr>
              <w:rFonts w:asciiTheme="minorHAnsi" w:eastAsiaTheme="minorEastAsia" w:hAnsiTheme="minorHAnsi"/>
              <w:noProof/>
              <w:sz w:val="22"/>
              <w:lang w:val="en-US"/>
            </w:rPr>
          </w:pPr>
          <w:hyperlink w:anchor="_Toc448130700" w:history="1">
            <w:r w:rsidR="00BB3B58" w:rsidRPr="004767D3">
              <w:rPr>
                <w:rStyle w:val="Hyperlink"/>
                <w:noProof/>
              </w:rPr>
              <w:t>November 21 (22) / Athor 25: St. Philopater Mercurius</w:t>
            </w:r>
            <w:r w:rsidR="00BB3B58">
              <w:rPr>
                <w:noProof/>
                <w:webHidden/>
              </w:rPr>
              <w:tab/>
            </w:r>
            <w:r w:rsidR="00BB3B58">
              <w:rPr>
                <w:noProof/>
                <w:webHidden/>
              </w:rPr>
              <w:fldChar w:fldCharType="begin"/>
            </w:r>
            <w:r w:rsidR="00BB3B58">
              <w:rPr>
                <w:noProof/>
                <w:webHidden/>
              </w:rPr>
              <w:instrText xml:space="preserve"> PAGEREF _Toc448130700 \h </w:instrText>
            </w:r>
            <w:r w:rsidR="00BB3B58">
              <w:rPr>
                <w:noProof/>
                <w:webHidden/>
              </w:rPr>
            </w:r>
            <w:r w:rsidR="00BB3B58">
              <w:rPr>
                <w:noProof/>
                <w:webHidden/>
              </w:rPr>
              <w:fldChar w:fldCharType="separate"/>
            </w:r>
            <w:r w:rsidR="00E315A4">
              <w:rPr>
                <w:noProof/>
                <w:webHidden/>
              </w:rPr>
              <w:t>635</w:t>
            </w:r>
            <w:r w:rsidR="00BB3B58">
              <w:rPr>
                <w:noProof/>
                <w:webHidden/>
              </w:rPr>
              <w:fldChar w:fldCharType="end"/>
            </w:r>
          </w:hyperlink>
        </w:p>
        <w:p w14:paraId="1A1F324D" w14:textId="1E99F16A" w:rsidR="00BB3B58" w:rsidRDefault="00F017CA">
          <w:pPr>
            <w:pStyle w:val="TOC3"/>
            <w:tabs>
              <w:tab w:val="right" w:leader="dot" w:pos="8846"/>
            </w:tabs>
            <w:rPr>
              <w:rFonts w:asciiTheme="minorHAnsi" w:eastAsiaTheme="minorEastAsia" w:hAnsiTheme="minorHAnsi"/>
              <w:noProof/>
              <w:sz w:val="22"/>
              <w:lang w:val="en-US"/>
            </w:rPr>
          </w:pPr>
          <w:hyperlink w:anchor="_Toc448130701" w:history="1">
            <w:r w:rsidR="00BB3B58" w:rsidRPr="004767D3">
              <w:rPr>
                <w:rStyle w:val="Hyperlink"/>
                <w:noProof/>
              </w:rPr>
              <w:t>November 24 (25) / Athor 28: Martyrdom of St. Serapamon, the bishop of Nikiou</w:t>
            </w:r>
            <w:r w:rsidR="00BB3B58">
              <w:rPr>
                <w:noProof/>
                <w:webHidden/>
              </w:rPr>
              <w:tab/>
            </w:r>
            <w:r w:rsidR="00BB3B58">
              <w:rPr>
                <w:noProof/>
                <w:webHidden/>
              </w:rPr>
              <w:fldChar w:fldCharType="begin"/>
            </w:r>
            <w:r w:rsidR="00BB3B58">
              <w:rPr>
                <w:noProof/>
                <w:webHidden/>
              </w:rPr>
              <w:instrText xml:space="preserve"> PAGEREF _Toc448130701 \h </w:instrText>
            </w:r>
            <w:r w:rsidR="00BB3B58">
              <w:rPr>
                <w:noProof/>
                <w:webHidden/>
              </w:rPr>
            </w:r>
            <w:r w:rsidR="00BB3B58">
              <w:rPr>
                <w:noProof/>
                <w:webHidden/>
              </w:rPr>
              <w:fldChar w:fldCharType="separate"/>
            </w:r>
            <w:r w:rsidR="00E315A4">
              <w:rPr>
                <w:noProof/>
                <w:webHidden/>
              </w:rPr>
              <w:t>637</w:t>
            </w:r>
            <w:r w:rsidR="00BB3B58">
              <w:rPr>
                <w:noProof/>
                <w:webHidden/>
              </w:rPr>
              <w:fldChar w:fldCharType="end"/>
            </w:r>
          </w:hyperlink>
        </w:p>
        <w:p w14:paraId="39D97755" w14:textId="338BA088" w:rsidR="00BB3B58" w:rsidRDefault="00F017CA">
          <w:pPr>
            <w:pStyle w:val="TOC3"/>
            <w:tabs>
              <w:tab w:val="right" w:leader="dot" w:pos="8846"/>
            </w:tabs>
            <w:rPr>
              <w:rFonts w:asciiTheme="minorHAnsi" w:eastAsiaTheme="minorEastAsia" w:hAnsiTheme="minorHAnsi"/>
              <w:noProof/>
              <w:sz w:val="22"/>
              <w:lang w:val="en-US"/>
            </w:rPr>
          </w:pPr>
          <w:hyperlink w:anchor="_Toc448130702" w:history="1">
            <w:r w:rsidR="00BB3B58" w:rsidRPr="004767D3">
              <w:rPr>
                <w:rStyle w:val="Hyperlink"/>
                <w:noProof/>
              </w:rPr>
              <w:t>November 25 (26) / Athor 29: Commemoration of the Annunciation, Nativity, and Resurrection on the 29</w:t>
            </w:r>
            <w:r w:rsidR="00BB3B58" w:rsidRPr="004767D3">
              <w:rPr>
                <w:rStyle w:val="Hyperlink"/>
                <w:noProof/>
                <w:vertAlign w:val="superscript"/>
              </w:rPr>
              <w:t>th</w:t>
            </w:r>
            <w:r w:rsidR="00BB3B58" w:rsidRPr="004767D3">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_Toc448130702 \h </w:instrText>
            </w:r>
            <w:r w:rsidR="00BB3B58">
              <w:rPr>
                <w:noProof/>
                <w:webHidden/>
              </w:rPr>
            </w:r>
            <w:r w:rsidR="00BB3B58">
              <w:rPr>
                <w:noProof/>
                <w:webHidden/>
              </w:rPr>
              <w:fldChar w:fldCharType="separate"/>
            </w:r>
            <w:r w:rsidR="00E315A4">
              <w:rPr>
                <w:noProof/>
                <w:webHidden/>
              </w:rPr>
              <w:t>638</w:t>
            </w:r>
            <w:r w:rsidR="00BB3B58">
              <w:rPr>
                <w:noProof/>
                <w:webHidden/>
              </w:rPr>
              <w:fldChar w:fldCharType="end"/>
            </w:r>
          </w:hyperlink>
        </w:p>
        <w:p w14:paraId="66C3DD08" w14:textId="53DEE3B8" w:rsidR="00BB3B58" w:rsidRDefault="00F017CA">
          <w:pPr>
            <w:pStyle w:val="TOC3"/>
            <w:tabs>
              <w:tab w:val="right" w:leader="dot" w:pos="8846"/>
            </w:tabs>
            <w:rPr>
              <w:rFonts w:asciiTheme="minorHAnsi" w:eastAsiaTheme="minorEastAsia" w:hAnsiTheme="minorHAnsi"/>
              <w:noProof/>
              <w:sz w:val="22"/>
              <w:lang w:val="en-US"/>
            </w:rPr>
          </w:pPr>
          <w:hyperlink w:anchor="_Toc448130703" w:history="1">
            <w:r w:rsidR="00BB3B58" w:rsidRPr="004767D3">
              <w:rPr>
                <w:rStyle w:val="Hyperlink"/>
                <w:noProof/>
              </w:rPr>
              <w:t>November 26 (27) / Athor 30: Consecration of a Church of St. Cosmas and Damian, Their Brothers and Their Mother</w:t>
            </w:r>
            <w:r w:rsidR="00BB3B58">
              <w:rPr>
                <w:noProof/>
                <w:webHidden/>
              </w:rPr>
              <w:tab/>
            </w:r>
            <w:r w:rsidR="00BB3B58">
              <w:rPr>
                <w:noProof/>
                <w:webHidden/>
              </w:rPr>
              <w:fldChar w:fldCharType="begin"/>
            </w:r>
            <w:r w:rsidR="00BB3B58">
              <w:rPr>
                <w:noProof/>
                <w:webHidden/>
              </w:rPr>
              <w:instrText xml:space="preserve"> PAGEREF _Toc448130703 \h </w:instrText>
            </w:r>
            <w:r w:rsidR="00BB3B58">
              <w:rPr>
                <w:noProof/>
                <w:webHidden/>
              </w:rPr>
            </w:r>
            <w:r w:rsidR="00BB3B58">
              <w:rPr>
                <w:noProof/>
                <w:webHidden/>
              </w:rPr>
              <w:fldChar w:fldCharType="separate"/>
            </w:r>
            <w:r w:rsidR="00E315A4">
              <w:rPr>
                <w:noProof/>
                <w:webHidden/>
              </w:rPr>
              <w:t>638</w:t>
            </w:r>
            <w:r w:rsidR="00BB3B58">
              <w:rPr>
                <w:noProof/>
                <w:webHidden/>
              </w:rPr>
              <w:fldChar w:fldCharType="end"/>
            </w:r>
          </w:hyperlink>
        </w:p>
        <w:p w14:paraId="03035DFE" w14:textId="404CC187" w:rsidR="00BB3B58" w:rsidRDefault="00F017CA">
          <w:pPr>
            <w:pStyle w:val="TOC3"/>
            <w:tabs>
              <w:tab w:val="right" w:leader="dot" w:pos="8846"/>
            </w:tabs>
            <w:rPr>
              <w:rFonts w:asciiTheme="minorHAnsi" w:eastAsiaTheme="minorEastAsia" w:hAnsiTheme="minorHAnsi"/>
              <w:noProof/>
              <w:sz w:val="22"/>
              <w:lang w:val="en-US"/>
            </w:rPr>
          </w:pPr>
          <w:hyperlink w:anchor="_Toc448130704" w:history="1">
            <w:r w:rsidR="00BB3B58" w:rsidRPr="004767D3">
              <w:rPr>
                <w:rStyle w:val="Hyperlink"/>
                <w:noProof/>
              </w:rPr>
              <w:t>November 27 (28) / Koiak 1: Consecration of the Church of St. Shenoute</w:t>
            </w:r>
            <w:r w:rsidR="00BB3B58">
              <w:rPr>
                <w:noProof/>
                <w:webHidden/>
              </w:rPr>
              <w:tab/>
            </w:r>
            <w:r w:rsidR="00BB3B58">
              <w:rPr>
                <w:noProof/>
                <w:webHidden/>
              </w:rPr>
              <w:fldChar w:fldCharType="begin"/>
            </w:r>
            <w:r w:rsidR="00BB3B58">
              <w:rPr>
                <w:noProof/>
                <w:webHidden/>
              </w:rPr>
              <w:instrText xml:space="preserve"> PAGEREF _Toc448130704 \h </w:instrText>
            </w:r>
            <w:r w:rsidR="00BB3B58">
              <w:rPr>
                <w:noProof/>
                <w:webHidden/>
              </w:rPr>
            </w:r>
            <w:r w:rsidR="00BB3B58">
              <w:rPr>
                <w:noProof/>
                <w:webHidden/>
              </w:rPr>
              <w:fldChar w:fldCharType="separate"/>
            </w:r>
            <w:r w:rsidR="00E315A4">
              <w:rPr>
                <w:noProof/>
                <w:webHidden/>
              </w:rPr>
              <w:t>638</w:t>
            </w:r>
            <w:r w:rsidR="00BB3B58">
              <w:rPr>
                <w:noProof/>
                <w:webHidden/>
              </w:rPr>
              <w:fldChar w:fldCharType="end"/>
            </w:r>
          </w:hyperlink>
        </w:p>
        <w:p w14:paraId="333983D5" w14:textId="03D4A952" w:rsidR="00BB3B58" w:rsidRDefault="00F017CA">
          <w:pPr>
            <w:pStyle w:val="TOC3"/>
            <w:tabs>
              <w:tab w:val="right" w:leader="dot" w:pos="8846"/>
            </w:tabs>
            <w:rPr>
              <w:rFonts w:asciiTheme="minorHAnsi" w:eastAsiaTheme="minorEastAsia" w:hAnsiTheme="minorHAnsi"/>
              <w:noProof/>
              <w:sz w:val="22"/>
              <w:lang w:val="en-US"/>
            </w:rPr>
          </w:pPr>
          <w:hyperlink w:anchor="_Toc448130705" w:history="1">
            <w:r w:rsidR="00BB3B58" w:rsidRPr="004767D3">
              <w:rPr>
                <w:rStyle w:val="Hyperlink"/>
                <w:noProof/>
              </w:rPr>
              <w:t>November 30 (December 1) / Koiak 4: Martyrdom of St. Andrew the Apostle</w:t>
            </w:r>
            <w:r w:rsidR="00BB3B58">
              <w:rPr>
                <w:noProof/>
                <w:webHidden/>
              </w:rPr>
              <w:tab/>
            </w:r>
            <w:r w:rsidR="00BB3B58">
              <w:rPr>
                <w:noProof/>
                <w:webHidden/>
              </w:rPr>
              <w:fldChar w:fldCharType="begin"/>
            </w:r>
            <w:r w:rsidR="00BB3B58">
              <w:rPr>
                <w:noProof/>
                <w:webHidden/>
              </w:rPr>
              <w:instrText xml:space="preserve"> PAGEREF _Toc448130705 \h </w:instrText>
            </w:r>
            <w:r w:rsidR="00BB3B58">
              <w:rPr>
                <w:noProof/>
                <w:webHidden/>
              </w:rPr>
            </w:r>
            <w:r w:rsidR="00BB3B58">
              <w:rPr>
                <w:noProof/>
                <w:webHidden/>
              </w:rPr>
              <w:fldChar w:fldCharType="separate"/>
            </w:r>
            <w:r w:rsidR="00E315A4">
              <w:rPr>
                <w:noProof/>
                <w:webHidden/>
              </w:rPr>
              <w:t>639</w:t>
            </w:r>
            <w:r w:rsidR="00BB3B58">
              <w:rPr>
                <w:noProof/>
                <w:webHidden/>
              </w:rPr>
              <w:fldChar w:fldCharType="end"/>
            </w:r>
          </w:hyperlink>
        </w:p>
        <w:p w14:paraId="6F515AC0" w14:textId="62B7FD97" w:rsidR="009E261C" w:rsidRDefault="009E261C" w:rsidP="009E261C">
          <w:r>
            <w:rPr>
              <w:b/>
              <w:bCs/>
              <w:noProof/>
            </w:rPr>
            <w:fldChar w:fldCharType="end"/>
          </w:r>
        </w:p>
      </w:sdtContent>
    </w:sdt>
    <w:p w14:paraId="45FD323F" w14:textId="77777777" w:rsidR="00205EA4" w:rsidRDefault="004750F8" w:rsidP="00205EA4">
      <w:pPr>
        <w:pStyle w:val="Heading3"/>
      </w:pPr>
      <w:bookmarkStart w:id="1193" w:name="_Toc448130687"/>
      <w:r>
        <w:lastRenderedPageBreak/>
        <w:t>November 3 (4) / Athor 7</w:t>
      </w:r>
      <w:r w:rsidR="00205EA4">
        <w:t>: St. George</w:t>
      </w:r>
      <w:bookmarkEnd w:id="119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94" w:name="_Toc448130688"/>
      <w:r>
        <w:t>November 4 (5) / Athor 8</w:t>
      </w:r>
      <w:r w:rsidR="00205EA4">
        <w:t>: The Four Incorporeal Beasts</w:t>
      </w:r>
      <w:bookmarkEnd w:id="1194"/>
    </w:p>
    <w:p w14:paraId="0FEBB939" w14:textId="77777777" w:rsidR="00205EA4" w:rsidRDefault="00205EA4" w:rsidP="00205EA4">
      <w:pPr>
        <w:pStyle w:val="Heading4"/>
      </w:pPr>
      <w:bookmarkStart w:id="1195" w:name="_Ref434488301"/>
      <w:r>
        <w:t>The Doxology</w:t>
      </w:r>
      <w:r w:rsidR="00B46E6E">
        <w:t xml:space="preserve"> for the Four Incorporeal Beasts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96"/>
            <w:r>
              <w:t>Bea</w:t>
            </w:r>
            <w:r w:rsidR="001D2DF6">
              <w:t>s</w:t>
            </w:r>
            <w:r>
              <w:t>ts</w:t>
            </w:r>
            <w:commentRangeEnd w:id="1196"/>
            <w:r>
              <w:rPr>
                <w:rStyle w:val="CommentReference"/>
                <w:rFonts w:ascii="Times New Roman" w:eastAsiaTheme="minorHAnsi" w:hAnsi="Times New Roman" w:cstheme="minorBidi"/>
                <w:color w:val="auto"/>
              </w:rPr>
              <w:commentReference w:id="119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97"/>
            <w:r>
              <w:t xml:space="preserve">incessant </w:t>
            </w:r>
            <w:commentRangeEnd w:id="1197"/>
            <w:r>
              <w:rPr>
                <w:rStyle w:val="CommentReference"/>
                <w:rFonts w:ascii="Times New Roman" w:eastAsiaTheme="minorHAnsi" w:hAnsi="Times New Roman" w:cstheme="minorBidi"/>
                <w:color w:val="auto"/>
              </w:rPr>
              <w:commentReference w:id="119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98"/>
            <w:r>
              <w:t>The ministering flames of fire,</w:t>
            </w:r>
            <w:commentRangeEnd w:id="1198"/>
            <w:r>
              <w:rPr>
                <w:rStyle w:val="CommentReference"/>
                <w:rFonts w:ascii="Times New Roman" w:eastAsiaTheme="minorHAnsi" w:hAnsi="Times New Roman" w:cstheme="minorBidi"/>
                <w:color w:val="auto"/>
              </w:rPr>
              <w:commentReference w:id="119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99" w:name="_Ref434561114"/>
      <w:bookmarkStart w:id="1200" w:name="_Toc448130689"/>
      <w:r>
        <w:t>November 8 (9) / Athor 12: Archangel Michael</w:t>
      </w:r>
      <w:bookmarkEnd w:id="1199"/>
      <w:bookmarkEnd w:id="1200"/>
    </w:p>
    <w:p w14:paraId="7E078728" w14:textId="77777777" w:rsidR="004750F8" w:rsidRDefault="004750F8" w:rsidP="004750F8">
      <w:pPr>
        <w:pStyle w:val="Heading4"/>
      </w:pPr>
      <w:bookmarkStart w:id="1201" w:name="_Ref434487967"/>
      <w:r>
        <w:t>The Doxology</w:t>
      </w:r>
      <w:r w:rsidR="009D0B24">
        <w:t xml:space="preserve"> for Archangel Michael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02"/>
            <w:r w:rsidRPr="004764BD">
              <w:t xml:space="preserve">before </w:t>
            </w:r>
            <w:commentRangeEnd w:id="1202"/>
            <w:r>
              <w:rPr>
                <w:rStyle w:val="CommentReference"/>
                <w:rFonts w:ascii="Times New Roman" w:eastAsiaTheme="minorHAnsi" w:hAnsi="Times New Roman" w:cstheme="minorBidi"/>
                <w:color w:val="auto"/>
              </w:rPr>
              <w:commentReference w:id="120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11" w:name="_Ref434487984"/>
      <w:r>
        <w:t>The Doxology for Michael and Gabriel</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12" w:name="_Toc448130690"/>
      <w:r>
        <w:t>November 10 (11) / Athor 14: St. Martin of Tours</w:t>
      </w:r>
      <w:bookmarkEnd w:id="1212"/>
    </w:p>
    <w:p w14:paraId="098FEB00" w14:textId="77777777" w:rsidR="00056020" w:rsidRDefault="00056020" w:rsidP="00056020">
      <w:pPr>
        <w:pStyle w:val="Heading4"/>
      </w:pPr>
      <w:bookmarkStart w:id="1213" w:name="_Ref439518461"/>
      <w:r>
        <w:t>The Doxology for St. Martin of Tours</w:t>
      </w:r>
      <w:r>
        <w:rPr>
          <w:rStyle w:val="FootnoteReference"/>
        </w:rPr>
        <w:footnoteReference w:id="855"/>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14" w:name="_Toc448130691"/>
      <w:r>
        <w:t>November 11 (12) / Athor 15: St</w:t>
      </w:r>
      <w:r w:rsidR="004750F8">
        <w:t>. Me</w:t>
      </w:r>
      <w:r>
        <w:t>na the Martyr</w:t>
      </w:r>
      <w:bookmarkEnd w:id="1214"/>
    </w:p>
    <w:p w14:paraId="5E17B349" w14:textId="77777777" w:rsidR="00205EA4" w:rsidRDefault="00205EA4" w:rsidP="00205EA4">
      <w:pPr>
        <w:pStyle w:val="Heading4"/>
      </w:pPr>
      <w:bookmarkStart w:id="1215" w:name="_Ref434489493"/>
      <w:r>
        <w:t>The Doxology</w:t>
      </w:r>
      <w:r w:rsidR="00B46E6E">
        <w:t xml:space="preserve"> for St. Mena</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16"/>
            <w:r w:rsidRPr="004764BD">
              <w:t>Voice Divine</w:t>
            </w:r>
            <w:commentRangeEnd w:id="1216"/>
            <w:r>
              <w:rPr>
                <w:rStyle w:val="CommentReference"/>
                <w:rFonts w:ascii="Times New Roman" w:eastAsiaTheme="minorHAnsi" w:hAnsi="Times New Roman" w:cstheme="minorBidi"/>
                <w:color w:val="auto"/>
              </w:rPr>
              <w:commentReference w:id="121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17"/>
            <w:r w:rsidRPr="004764BD">
              <w:t xml:space="preserve">received </w:t>
            </w:r>
            <w:commentRangeEnd w:id="1217"/>
            <w:r>
              <w:rPr>
                <w:rStyle w:val="CommentReference"/>
                <w:rFonts w:ascii="Times New Roman" w:eastAsiaTheme="minorHAnsi" w:hAnsi="Times New Roman" w:cstheme="minorBidi"/>
                <w:color w:val="auto"/>
              </w:rPr>
              <w:commentReference w:id="121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18" w:name="_Toc448130692"/>
      <w:r>
        <w:t>November 14 (15) / Athor 18: St. Philip the Apostle</w:t>
      </w:r>
      <w:bookmarkEnd w:id="1218"/>
    </w:p>
    <w:p w14:paraId="0DF27E19" w14:textId="4900EF71"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2ADC4A64" w14:textId="77777777" w:rsidR="007F571C" w:rsidRDefault="007F571C" w:rsidP="007F571C">
      <w:pPr>
        <w:pStyle w:val="Heading3"/>
      </w:pPr>
      <w:bookmarkStart w:id="1219" w:name="_Toc448130693"/>
      <w:r>
        <w:t>November 15 (16) / Athor 19: The Preaching of St. Bartholomew</w:t>
      </w:r>
      <w:bookmarkEnd w:id="1219"/>
    </w:p>
    <w:p w14:paraId="601EB8D7" w14:textId="72760F73"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15A5FA22" w14:textId="77777777" w:rsidR="009F6E07" w:rsidRDefault="009F6E07" w:rsidP="009F6E07">
      <w:pPr>
        <w:pStyle w:val="Heading3"/>
      </w:pPr>
      <w:bookmarkStart w:id="1220" w:name="_Toc448130694"/>
      <w:r>
        <w:t>November 15 (16) / Athor 19: Also the Consecration of the Church of Sts. Sergius and Bacchus.</w:t>
      </w:r>
      <w:bookmarkEnd w:id="1220"/>
    </w:p>
    <w:p w14:paraId="1B799EA7" w14:textId="3DA61C4E"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315A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315A4">
        <w:rPr>
          <w:noProof/>
        </w:rPr>
        <w:t>617</w:t>
      </w:r>
      <w:r w:rsidR="00191A26">
        <w:fldChar w:fldCharType="end"/>
      </w:r>
      <w:r>
        <w:t>.</w:t>
      </w:r>
    </w:p>
    <w:p w14:paraId="23C83E44" w14:textId="77777777" w:rsidR="002F1988" w:rsidRDefault="002F1988" w:rsidP="002F1988">
      <w:pPr>
        <w:pStyle w:val="Heading3"/>
      </w:pPr>
      <w:bookmarkStart w:id="1221" w:name="_Toc448130695"/>
      <w:r>
        <w:t>November 16 (17) / Athor 20: Consecration of Sts. Theodore and Theodore</w:t>
      </w:r>
      <w:bookmarkEnd w:id="1221"/>
    </w:p>
    <w:p w14:paraId="54098920" w14:textId="01C4D6CF"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315A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315A4">
        <w:rPr>
          <w:noProof/>
        </w:rPr>
        <w:t>847</w:t>
      </w:r>
      <w:r w:rsidR="00191A26">
        <w:fldChar w:fldCharType="end"/>
      </w:r>
      <w:r>
        <w:t xml:space="preserve">, and </w:t>
      </w:r>
      <w:commentRangeStart w:id="1222"/>
      <w:r w:rsidR="00191A26">
        <w:fldChar w:fldCharType="begin"/>
      </w:r>
      <w:r w:rsidR="00191A26">
        <w:instrText xml:space="preserve"> REF _Ref434562461 \h </w:instrText>
      </w:r>
      <w:r w:rsidR="00191A26">
        <w:fldChar w:fldCharType="separate"/>
      </w:r>
      <w:r w:rsidR="00E315A4">
        <w:t xml:space="preserve">January 7 (8) / Tobi 12: </w:t>
      </w:r>
      <w:commentRangeStart w:id="1223"/>
      <w:r w:rsidR="00E315A4">
        <w:t>Also St. Theodore Anatoly</w:t>
      </w:r>
      <w:commentRangeEnd w:id="1223"/>
      <w:r w:rsidR="00191A26">
        <w:fldChar w:fldCharType="end"/>
      </w:r>
      <w:r w:rsidR="00191A26">
        <w:t>,</w:t>
      </w:r>
      <w:commentRangeEnd w:id="1222"/>
      <w:r w:rsidR="00191A26">
        <w:rPr>
          <w:rStyle w:val="CommentReference"/>
          <w:i w:val="0"/>
        </w:rPr>
        <w:commentReference w:id="1222"/>
      </w:r>
      <w:r w:rsidR="00191A26">
        <w:t xml:space="preserve"> page </w:t>
      </w:r>
      <w:r w:rsidR="00191A26">
        <w:fldChar w:fldCharType="begin"/>
      </w:r>
      <w:r w:rsidR="00191A26">
        <w:instrText xml:space="preserve"> PAGEREF _Ref434562461 \h </w:instrText>
      </w:r>
      <w:r w:rsidR="00191A26">
        <w:fldChar w:fldCharType="separate"/>
      </w:r>
      <w:r w:rsidR="00E315A4">
        <w:rPr>
          <w:noProof/>
        </w:rPr>
        <w:t>746</w:t>
      </w:r>
      <w:r w:rsidR="00191A26">
        <w:fldChar w:fldCharType="end"/>
      </w:r>
      <w:r>
        <w:t>.</w:t>
      </w:r>
    </w:p>
    <w:p w14:paraId="0CDE62FA" w14:textId="77777777" w:rsidR="005329C1" w:rsidRDefault="005329C1" w:rsidP="005329C1">
      <w:pPr>
        <w:pStyle w:val="Heading3"/>
      </w:pPr>
      <w:bookmarkStart w:id="1224" w:name="_Toc448130696"/>
      <w:r>
        <w:t>November 17 (18) / Athor 21: Commemoration of the Theotokos</w:t>
      </w:r>
      <w:bookmarkEnd w:id="1224"/>
    </w:p>
    <w:p w14:paraId="4A87B5D6" w14:textId="4D00456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5357A23E" w14:textId="77777777" w:rsidR="0059166B" w:rsidRDefault="0059166B" w:rsidP="0059166B">
      <w:pPr>
        <w:pStyle w:val="Heading3"/>
      </w:pPr>
      <w:bookmarkStart w:id="1225" w:name="_Ref434562715"/>
      <w:bookmarkStart w:id="1226" w:name="_Toc448130697"/>
      <w:r>
        <w:lastRenderedPageBreak/>
        <w:t>November 18 (19) / Athor 22: Martyrdom of Sts. Cosmas, Damian, and their Brothers</w:t>
      </w:r>
      <w:bookmarkEnd w:id="1225"/>
      <w:bookmarkEnd w:id="1226"/>
    </w:p>
    <w:p w14:paraId="63F7F3A5" w14:textId="77777777" w:rsidR="0059166B" w:rsidRDefault="0059166B" w:rsidP="0059166B">
      <w:pPr>
        <w:pStyle w:val="Heading4"/>
      </w:pPr>
      <w:bookmarkStart w:id="1227" w:name="_Ref434489688"/>
      <w:r>
        <w:t>The Doxology</w:t>
      </w:r>
      <w:r w:rsidR="00B46E6E">
        <w:t xml:space="preserve"> for Sts. Cosmas, Damian, their Brothers and their Mother</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28"/>
            <w:r>
              <w:t>Prabioc</w:t>
            </w:r>
            <w:commentRangeEnd w:id="1228"/>
            <w:r>
              <w:rPr>
                <w:rStyle w:val="CommentReference"/>
                <w:rFonts w:ascii="Times New Roman" w:eastAsiaTheme="minorHAnsi" w:hAnsi="Times New Roman" w:cstheme="minorBidi"/>
                <w:color w:val="auto"/>
              </w:rPr>
              <w:commentReference w:id="122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29"/>
            <w:r>
              <w:t xml:space="preserve">confirming </w:t>
            </w:r>
            <w:commentRangeEnd w:id="1229"/>
            <w:r>
              <w:rPr>
                <w:rStyle w:val="CommentReference"/>
                <w:rFonts w:ascii="Times New Roman" w:eastAsiaTheme="minorHAnsi" w:hAnsi="Times New Roman" w:cstheme="minorBidi"/>
                <w:color w:val="auto"/>
              </w:rPr>
              <w:commentReference w:id="122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30" w:name="_Toc448130698"/>
      <w:r>
        <w:t>November 19 (20) / Athor 23: Consecration of the Church of St. Marina</w:t>
      </w:r>
      <w:bookmarkEnd w:id="1230"/>
    </w:p>
    <w:p w14:paraId="793F580E" w14:textId="2F0EA799"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315A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315A4">
        <w:rPr>
          <w:noProof/>
        </w:rPr>
        <w:t>849</w:t>
      </w:r>
      <w:r w:rsidR="00191A26">
        <w:fldChar w:fldCharType="end"/>
      </w:r>
      <w:r>
        <w:t>.</w:t>
      </w:r>
    </w:p>
    <w:p w14:paraId="0E22041B" w14:textId="77777777" w:rsidR="00205EA4" w:rsidRDefault="00205EA4" w:rsidP="00205EA4">
      <w:pPr>
        <w:pStyle w:val="Heading3"/>
      </w:pPr>
      <w:bookmarkStart w:id="1231" w:name="_Toc448130699"/>
      <w:r>
        <w:t>November 20 (21) / Athor 24: The Twenty Four Presbyters</w:t>
      </w:r>
      <w:bookmarkEnd w:id="1231"/>
    </w:p>
    <w:p w14:paraId="4A042C64" w14:textId="77777777" w:rsidR="00205EA4" w:rsidRDefault="00205EA4" w:rsidP="00205EA4">
      <w:pPr>
        <w:pStyle w:val="Heading4"/>
      </w:pPr>
      <w:bookmarkStart w:id="1232" w:name="_Ref434488339"/>
      <w:r>
        <w:t>The Doxology</w:t>
      </w:r>
      <w:r w:rsidR="00B46E6E">
        <w:t xml:space="preserve"> for the Twenty Four Presbyters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33" w:name="_Toc448130700"/>
      <w:r>
        <w:t>November 21 (22) / Athor 25: St. Philopater Mercurius</w:t>
      </w:r>
      <w:bookmarkEnd w:id="1233"/>
    </w:p>
    <w:p w14:paraId="1868DD24" w14:textId="77777777" w:rsidR="00205EA4" w:rsidRDefault="00205EA4" w:rsidP="00205EA4">
      <w:pPr>
        <w:pStyle w:val="Heading4"/>
      </w:pPr>
      <w:bookmarkStart w:id="1234" w:name="_Ref434489457"/>
      <w:r>
        <w:t>The Doxology</w:t>
      </w:r>
      <w:r w:rsidR="00B46E6E">
        <w:t xml:space="preserve"> for St. Philopater Mercurius</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39"/>
            <w:r>
              <w:t>Placed</w:t>
            </w:r>
            <w:commentRangeEnd w:id="1239"/>
            <w:r>
              <w:rPr>
                <w:rStyle w:val="CommentReference"/>
                <w:rFonts w:ascii="Times New Roman" w:eastAsiaTheme="minorHAnsi" w:hAnsi="Times New Roman" w:cstheme="minorBidi"/>
                <w:color w:val="auto"/>
              </w:rPr>
              <w:commentReference w:id="123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40"/>
            <w:r>
              <w:t>emperate</w:t>
            </w:r>
            <w:r w:rsidRPr="004764BD">
              <w:t xml:space="preserve"> </w:t>
            </w:r>
            <w:r>
              <w:t>with</w:t>
            </w:r>
            <w:commentRangeEnd w:id="1240"/>
            <w:r>
              <w:rPr>
                <w:rStyle w:val="CommentReference"/>
                <w:rFonts w:ascii="Times New Roman" w:eastAsiaTheme="minorHAnsi" w:hAnsi="Times New Roman" w:cstheme="minorBidi"/>
                <w:color w:val="auto"/>
              </w:rPr>
              <w:commentReference w:id="124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44" w:name="_Toc448130701"/>
      <w:r>
        <w:t>November 24 (25) / Athor 28: Martyrdom of St. Serapamon, the bishop of Nikiou</w:t>
      </w:r>
      <w:bookmarkEnd w:id="1244"/>
    </w:p>
    <w:p w14:paraId="764EF4A2" w14:textId="77777777" w:rsidR="00DF43CA" w:rsidRDefault="00DF43CA" w:rsidP="00DF43CA">
      <w:pPr>
        <w:pStyle w:val="Heading4"/>
      </w:pPr>
      <w:bookmarkStart w:id="1245" w:name="_Ref434489794"/>
      <w:r>
        <w:t>The Doxology</w:t>
      </w:r>
      <w:r w:rsidR="00B46E6E">
        <w:t xml:space="preserve"> for St. Serapamon</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46"/>
            <w:r>
              <w:t>sprang forth</w:t>
            </w:r>
            <w:commentRangeEnd w:id="1246"/>
            <w:r>
              <w:rPr>
                <w:rStyle w:val="CommentReference"/>
                <w:rFonts w:ascii="Times New Roman" w:eastAsiaTheme="minorHAnsi" w:hAnsi="Times New Roman" w:cstheme="minorBidi"/>
                <w:color w:val="auto"/>
              </w:rPr>
              <w:commentReference w:id="124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47" w:name="_Toc448130702"/>
      <w:r>
        <w:t>November 25 (26) / Athor 29: Commemoration of the Annunciation, Nativity, and Resurrection on the 29</w:t>
      </w:r>
      <w:r w:rsidRPr="00C0205C">
        <w:rPr>
          <w:vertAlign w:val="superscript"/>
        </w:rPr>
        <w:t>th</w:t>
      </w:r>
      <w:r>
        <w:t xml:space="preserve"> of Every Month</w:t>
      </w:r>
      <w:bookmarkEnd w:id="1247"/>
    </w:p>
    <w:p w14:paraId="38FF89F6" w14:textId="5040284C" w:rsidR="00B52D77" w:rsidRP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3E5C7085" w14:textId="77777777" w:rsidR="00027E5B" w:rsidRDefault="00027E5B" w:rsidP="00027E5B">
      <w:pPr>
        <w:pStyle w:val="Heading3"/>
      </w:pPr>
      <w:bookmarkStart w:id="1248" w:name="_Toc448130703"/>
      <w:r>
        <w:t>November 26 (27) / Athor 30: Consecration of a Church of St. Cosmas and Damian, Their Brothers and Their Mother</w:t>
      </w:r>
      <w:bookmarkEnd w:id="1248"/>
    </w:p>
    <w:p w14:paraId="7B556319" w14:textId="1D1C8C0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315A4">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315A4">
        <w:rPr>
          <w:noProof/>
        </w:rPr>
        <w:t>633</w:t>
      </w:r>
      <w:r w:rsidR="00191A26">
        <w:fldChar w:fldCharType="end"/>
      </w:r>
      <w:r>
        <w:t>.</w:t>
      </w:r>
    </w:p>
    <w:p w14:paraId="15C7AC8C" w14:textId="77777777" w:rsidR="00F67B89" w:rsidRDefault="00F67B89" w:rsidP="00F67B89">
      <w:pPr>
        <w:pStyle w:val="Heading3"/>
      </w:pPr>
      <w:bookmarkStart w:id="1249" w:name="_Toc448130704"/>
      <w:r>
        <w:t>November 27 (28) / Koiak 1: Consecration of the Church of St. Shenoute</w:t>
      </w:r>
      <w:bookmarkEnd w:id="1249"/>
    </w:p>
    <w:p w14:paraId="28333115" w14:textId="1A9C7E68"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315A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315A4">
        <w:rPr>
          <w:noProof/>
        </w:rPr>
        <w:t>842</w:t>
      </w:r>
      <w:r w:rsidR="00191A26">
        <w:fldChar w:fldCharType="end"/>
      </w:r>
      <w:r>
        <w:t>.</w:t>
      </w:r>
    </w:p>
    <w:p w14:paraId="4EEEAB46" w14:textId="77777777" w:rsidR="007F571C" w:rsidRDefault="007F571C" w:rsidP="007F571C">
      <w:pPr>
        <w:pStyle w:val="Heading3"/>
      </w:pPr>
      <w:bookmarkStart w:id="1250" w:name="_Toc448130705"/>
      <w:r>
        <w:lastRenderedPageBreak/>
        <w:t>November 30 (December 1) / Koiak 4: Martyrdom of St. Andrew the Apostle</w:t>
      </w:r>
      <w:bookmarkEnd w:id="1250"/>
    </w:p>
    <w:p w14:paraId="352D828F" w14:textId="11AFE2C0" w:rsidR="00205EA4" w:rsidRPr="00205EA4"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bookmarkEnd w:id="1192"/>
      <w:r>
        <w:t>.</w:t>
      </w:r>
    </w:p>
    <w:p w14:paraId="2DF67188" w14:textId="77777777" w:rsidR="00495F1A" w:rsidRDefault="00495F1A" w:rsidP="00495F1A">
      <w:pPr>
        <w:pStyle w:val="Heading2"/>
        <w:rPr>
          <w:rFonts w:ascii="FreeSerifAvvaShenouda" w:hAnsi="FreeSerifAvvaShenouda" w:cs="FreeSerifAvvaShenouda"/>
        </w:rPr>
      </w:pPr>
      <w:bookmarkStart w:id="1251" w:name="_Toc410196202"/>
      <w:bookmarkStart w:id="1252" w:name="_Toc410196444"/>
      <w:bookmarkStart w:id="1253" w:name="_Toc410196946"/>
      <w:bookmarkStart w:id="1254" w:name="_Toc448130631"/>
      <w:bookmarkStart w:id="1255" w:name="_Toc448130706"/>
      <w:bookmarkStart w:id="1256" w:name="December"/>
      <w:r>
        <w:lastRenderedPageBreak/>
        <w:t>December</w:t>
      </w:r>
      <w:bookmarkEnd w:id="1251"/>
      <w:bookmarkEnd w:id="1252"/>
      <w:bookmarkEnd w:id="1253"/>
      <w:r w:rsidR="00205EA4">
        <w:t xml:space="preserve"> or </w:t>
      </w:r>
      <w:r w:rsidR="00205EA4">
        <w:rPr>
          <w:rFonts w:ascii="FreeSerifAvvaShenouda" w:hAnsi="FreeSerifAvvaShenouda" w:cs="FreeSerifAvvaShenouda"/>
        </w:rPr>
        <w:t>Ⲕⲟⲓⲁϩⲕ</w:t>
      </w:r>
      <w:bookmarkEnd w:id="1254"/>
      <w:bookmarkEnd w:id="1255"/>
    </w:p>
    <w:sdt>
      <w:sdtPr>
        <w:id w:val="1691259792"/>
        <w:docPartObj>
          <w:docPartGallery w:val="Table of Contents"/>
          <w:docPartUnique/>
        </w:docPartObj>
      </w:sdtPr>
      <w:sdtEndPr>
        <w:rPr>
          <w:b/>
          <w:bCs/>
          <w:noProof/>
        </w:rPr>
      </w:sdtEndPr>
      <w:sdtContent>
        <w:p w14:paraId="6662BC6E" w14:textId="7F8721C7" w:rsidR="00BB3B58"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130706" w:history="1">
            <w:r w:rsidR="00BB3B58" w:rsidRPr="00E565A5">
              <w:rPr>
                <w:rStyle w:val="Hyperlink"/>
                <w:noProof/>
              </w:rPr>
              <w:t xml:space="preserve">December or </w:t>
            </w:r>
            <w:r w:rsidR="00BB3B58" w:rsidRPr="00E565A5">
              <w:rPr>
                <w:rStyle w:val="Hyperlink"/>
                <w:rFonts w:ascii="FreeSerifAvvaShenouda" w:hAnsi="FreeSerifAvvaShenouda" w:cs="FreeSerifAvvaShenouda"/>
                <w:noProof/>
              </w:rPr>
              <w:t>Ⲕⲟⲓⲁϩⲕ</w:t>
            </w:r>
            <w:r w:rsidR="00BB3B58">
              <w:rPr>
                <w:noProof/>
                <w:webHidden/>
              </w:rPr>
              <w:tab/>
            </w:r>
            <w:r w:rsidR="00BB3B58">
              <w:rPr>
                <w:noProof/>
                <w:webHidden/>
              </w:rPr>
              <w:fldChar w:fldCharType="begin"/>
            </w:r>
            <w:r w:rsidR="00BB3B58">
              <w:rPr>
                <w:noProof/>
                <w:webHidden/>
              </w:rPr>
              <w:instrText xml:space="preserve"> PAGEREF _Toc448130706 \h </w:instrText>
            </w:r>
            <w:r w:rsidR="00BB3B58">
              <w:rPr>
                <w:noProof/>
                <w:webHidden/>
              </w:rPr>
            </w:r>
            <w:r w:rsidR="00BB3B58">
              <w:rPr>
                <w:noProof/>
                <w:webHidden/>
              </w:rPr>
              <w:fldChar w:fldCharType="separate"/>
            </w:r>
            <w:r w:rsidR="00E315A4">
              <w:rPr>
                <w:noProof/>
                <w:webHidden/>
              </w:rPr>
              <w:t>640</w:t>
            </w:r>
            <w:r w:rsidR="00BB3B58">
              <w:rPr>
                <w:noProof/>
                <w:webHidden/>
              </w:rPr>
              <w:fldChar w:fldCharType="end"/>
            </w:r>
          </w:hyperlink>
        </w:p>
        <w:p w14:paraId="74E3BB93" w14:textId="57223A89" w:rsidR="00BB3B58" w:rsidRDefault="00F017CA">
          <w:pPr>
            <w:pStyle w:val="TOC3"/>
            <w:tabs>
              <w:tab w:val="right" w:leader="dot" w:pos="8846"/>
            </w:tabs>
            <w:rPr>
              <w:rFonts w:asciiTheme="minorHAnsi" w:eastAsiaTheme="minorEastAsia" w:hAnsiTheme="minorHAnsi"/>
              <w:noProof/>
              <w:sz w:val="22"/>
              <w:lang w:val="en-US"/>
            </w:rPr>
          </w:pPr>
          <w:hyperlink w:anchor="_Toc448130707" w:history="1">
            <w:r w:rsidR="00BB3B58" w:rsidRPr="00E565A5">
              <w:rPr>
                <w:rStyle w:val="Hyperlink"/>
                <w:noProof/>
              </w:rPr>
              <w:t>December 1 (2) / Koiak 5: Martyrdom of St. Victor</w:t>
            </w:r>
            <w:r w:rsidR="00BB3B58">
              <w:rPr>
                <w:noProof/>
                <w:webHidden/>
              </w:rPr>
              <w:tab/>
            </w:r>
            <w:r w:rsidR="00BB3B58">
              <w:rPr>
                <w:noProof/>
                <w:webHidden/>
              </w:rPr>
              <w:fldChar w:fldCharType="begin"/>
            </w:r>
            <w:r w:rsidR="00BB3B58">
              <w:rPr>
                <w:noProof/>
                <w:webHidden/>
              </w:rPr>
              <w:instrText xml:space="preserve"> PAGEREF _Toc448130707 \h </w:instrText>
            </w:r>
            <w:r w:rsidR="00BB3B58">
              <w:rPr>
                <w:noProof/>
                <w:webHidden/>
              </w:rPr>
            </w:r>
            <w:r w:rsidR="00BB3B58">
              <w:rPr>
                <w:noProof/>
                <w:webHidden/>
              </w:rPr>
              <w:fldChar w:fldCharType="separate"/>
            </w:r>
            <w:r w:rsidR="00E315A4">
              <w:rPr>
                <w:noProof/>
                <w:webHidden/>
              </w:rPr>
              <w:t>656</w:t>
            </w:r>
            <w:r w:rsidR="00BB3B58">
              <w:rPr>
                <w:noProof/>
                <w:webHidden/>
              </w:rPr>
              <w:fldChar w:fldCharType="end"/>
            </w:r>
          </w:hyperlink>
        </w:p>
        <w:p w14:paraId="5F9FDAA8" w14:textId="62FF4F71" w:rsidR="00BB3B58" w:rsidRDefault="00F017CA">
          <w:pPr>
            <w:pStyle w:val="TOC3"/>
            <w:tabs>
              <w:tab w:val="right" w:leader="dot" w:pos="8846"/>
            </w:tabs>
            <w:rPr>
              <w:rFonts w:asciiTheme="minorHAnsi" w:eastAsiaTheme="minorEastAsia" w:hAnsiTheme="minorHAnsi"/>
              <w:noProof/>
              <w:sz w:val="22"/>
              <w:lang w:val="en-US"/>
            </w:rPr>
          </w:pPr>
          <w:hyperlink w:anchor="_Toc448130708" w:history="1">
            <w:r w:rsidR="00BB3B58" w:rsidRPr="00E565A5">
              <w:rPr>
                <w:rStyle w:val="Hyperlink"/>
                <w:noProof/>
              </w:rPr>
              <w:t>December 2 (3) / Koiak 6: Pope Abraam the Syrian</w:t>
            </w:r>
            <w:r w:rsidR="00BB3B58">
              <w:rPr>
                <w:noProof/>
                <w:webHidden/>
              </w:rPr>
              <w:tab/>
            </w:r>
            <w:r w:rsidR="00BB3B58">
              <w:rPr>
                <w:noProof/>
                <w:webHidden/>
              </w:rPr>
              <w:fldChar w:fldCharType="begin"/>
            </w:r>
            <w:r w:rsidR="00BB3B58">
              <w:rPr>
                <w:noProof/>
                <w:webHidden/>
              </w:rPr>
              <w:instrText xml:space="preserve"> PAGEREF _Toc448130708 \h </w:instrText>
            </w:r>
            <w:r w:rsidR="00BB3B58">
              <w:rPr>
                <w:noProof/>
                <w:webHidden/>
              </w:rPr>
            </w:r>
            <w:r w:rsidR="00BB3B58">
              <w:rPr>
                <w:noProof/>
                <w:webHidden/>
              </w:rPr>
              <w:fldChar w:fldCharType="separate"/>
            </w:r>
            <w:r w:rsidR="00E315A4">
              <w:rPr>
                <w:noProof/>
                <w:webHidden/>
              </w:rPr>
              <w:t>657</w:t>
            </w:r>
            <w:r w:rsidR="00BB3B58">
              <w:rPr>
                <w:noProof/>
                <w:webHidden/>
              </w:rPr>
              <w:fldChar w:fldCharType="end"/>
            </w:r>
          </w:hyperlink>
        </w:p>
        <w:p w14:paraId="12943A5F" w14:textId="0A86DF59" w:rsidR="00BB3B58" w:rsidRDefault="00F017CA">
          <w:pPr>
            <w:pStyle w:val="TOC3"/>
            <w:tabs>
              <w:tab w:val="right" w:leader="dot" w:pos="8846"/>
            </w:tabs>
            <w:rPr>
              <w:rFonts w:asciiTheme="minorHAnsi" w:eastAsiaTheme="minorEastAsia" w:hAnsiTheme="minorHAnsi"/>
              <w:noProof/>
              <w:sz w:val="22"/>
              <w:lang w:val="en-US"/>
            </w:rPr>
          </w:pPr>
          <w:hyperlink w:anchor="_Toc448130709" w:history="1">
            <w:r w:rsidR="00BB3B58" w:rsidRPr="00E565A5">
              <w:rPr>
                <w:rStyle w:val="Hyperlink"/>
                <w:noProof/>
              </w:rPr>
              <w:t>December 4 (5) / Koiak 8: The Martyrdom of Sts. Barbara and Juliana</w:t>
            </w:r>
            <w:r w:rsidR="00BB3B58">
              <w:rPr>
                <w:noProof/>
                <w:webHidden/>
              </w:rPr>
              <w:tab/>
            </w:r>
            <w:r w:rsidR="00BB3B58">
              <w:rPr>
                <w:noProof/>
                <w:webHidden/>
              </w:rPr>
              <w:fldChar w:fldCharType="begin"/>
            </w:r>
            <w:r w:rsidR="00BB3B58">
              <w:rPr>
                <w:noProof/>
                <w:webHidden/>
              </w:rPr>
              <w:instrText xml:space="preserve"> PAGEREF _Toc448130709 \h </w:instrText>
            </w:r>
            <w:r w:rsidR="00BB3B58">
              <w:rPr>
                <w:noProof/>
                <w:webHidden/>
              </w:rPr>
            </w:r>
            <w:r w:rsidR="00BB3B58">
              <w:rPr>
                <w:noProof/>
                <w:webHidden/>
              </w:rPr>
              <w:fldChar w:fldCharType="separate"/>
            </w:r>
            <w:r w:rsidR="00E315A4">
              <w:rPr>
                <w:noProof/>
                <w:webHidden/>
              </w:rPr>
              <w:t>658</w:t>
            </w:r>
            <w:r w:rsidR="00BB3B58">
              <w:rPr>
                <w:noProof/>
                <w:webHidden/>
              </w:rPr>
              <w:fldChar w:fldCharType="end"/>
            </w:r>
          </w:hyperlink>
        </w:p>
        <w:p w14:paraId="5B901218" w14:textId="07DE3A1E" w:rsidR="00BB3B58" w:rsidRDefault="00F017CA">
          <w:pPr>
            <w:pStyle w:val="TOC3"/>
            <w:tabs>
              <w:tab w:val="right" w:leader="dot" w:pos="8846"/>
            </w:tabs>
            <w:rPr>
              <w:rFonts w:asciiTheme="minorHAnsi" w:eastAsiaTheme="minorEastAsia" w:hAnsiTheme="minorHAnsi"/>
              <w:noProof/>
              <w:sz w:val="22"/>
              <w:lang w:val="en-US"/>
            </w:rPr>
          </w:pPr>
          <w:hyperlink w:anchor="_Toc448130710" w:history="1">
            <w:r w:rsidR="00BB3B58" w:rsidRPr="00E565A5">
              <w:rPr>
                <w:rStyle w:val="Hyperlink"/>
                <w:noProof/>
              </w:rPr>
              <w:t>December 4 (5) / Koiak 8: Also St. Samuel the Confessor</w:t>
            </w:r>
            <w:r w:rsidR="00BB3B58">
              <w:rPr>
                <w:noProof/>
                <w:webHidden/>
              </w:rPr>
              <w:tab/>
            </w:r>
            <w:r w:rsidR="00BB3B58">
              <w:rPr>
                <w:noProof/>
                <w:webHidden/>
              </w:rPr>
              <w:fldChar w:fldCharType="begin"/>
            </w:r>
            <w:r w:rsidR="00BB3B58">
              <w:rPr>
                <w:noProof/>
                <w:webHidden/>
              </w:rPr>
              <w:instrText xml:space="preserve"> PAGEREF _Toc448130710 \h </w:instrText>
            </w:r>
            <w:r w:rsidR="00BB3B58">
              <w:rPr>
                <w:noProof/>
                <w:webHidden/>
              </w:rPr>
            </w:r>
            <w:r w:rsidR="00BB3B58">
              <w:rPr>
                <w:noProof/>
                <w:webHidden/>
              </w:rPr>
              <w:fldChar w:fldCharType="separate"/>
            </w:r>
            <w:r w:rsidR="00E315A4">
              <w:rPr>
                <w:noProof/>
                <w:webHidden/>
              </w:rPr>
              <w:t>659</w:t>
            </w:r>
            <w:r w:rsidR="00BB3B58">
              <w:rPr>
                <w:noProof/>
                <w:webHidden/>
              </w:rPr>
              <w:fldChar w:fldCharType="end"/>
            </w:r>
          </w:hyperlink>
        </w:p>
        <w:p w14:paraId="41131CC7" w14:textId="021F6809" w:rsidR="00BB3B58" w:rsidRDefault="00F017CA">
          <w:pPr>
            <w:pStyle w:val="TOC3"/>
            <w:tabs>
              <w:tab w:val="right" w:leader="dot" w:pos="8846"/>
            </w:tabs>
            <w:rPr>
              <w:rFonts w:asciiTheme="minorHAnsi" w:eastAsiaTheme="minorEastAsia" w:hAnsiTheme="minorHAnsi"/>
              <w:noProof/>
              <w:sz w:val="22"/>
              <w:lang w:val="en-US"/>
            </w:rPr>
          </w:pPr>
          <w:hyperlink w:anchor="_Toc448130711" w:history="1">
            <w:r w:rsidR="00BB3B58" w:rsidRPr="00E565A5">
              <w:rPr>
                <w:rStyle w:val="Hyperlink"/>
                <w:noProof/>
              </w:rPr>
              <w:t>December 6 (7) / Koiak 10: Relocation of St. Severus’ Relics</w:t>
            </w:r>
            <w:r w:rsidR="00BB3B58">
              <w:rPr>
                <w:noProof/>
                <w:webHidden/>
              </w:rPr>
              <w:tab/>
            </w:r>
            <w:r w:rsidR="00BB3B58">
              <w:rPr>
                <w:noProof/>
                <w:webHidden/>
              </w:rPr>
              <w:fldChar w:fldCharType="begin"/>
            </w:r>
            <w:r w:rsidR="00BB3B58">
              <w:rPr>
                <w:noProof/>
                <w:webHidden/>
              </w:rPr>
              <w:instrText xml:space="preserve"> PAGEREF _Toc448130711 \h </w:instrText>
            </w:r>
            <w:r w:rsidR="00BB3B58">
              <w:rPr>
                <w:noProof/>
                <w:webHidden/>
              </w:rPr>
            </w:r>
            <w:r w:rsidR="00BB3B58">
              <w:rPr>
                <w:noProof/>
                <w:webHidden/>
              </w:rPr>
              <w:fldChar w:fldCharType="separate"/>
            </w:r>
            <w:r w:rsidR="00E315A4">
              <w:rPr>
                <w:noProof/>
                <w:webHidden/>
              </w:rPr>
              <w:t>660</w:t>
            </w:r>
            <w:r w:rsidR="00BB3B58">
              <w:rPr>
                <w:noProof/>
                <w:webHidden/>
              </w:rPr>
              <w:fldChar w:fldCharType="end"/>
            </w:r>
          </w:hyperlink>
        </w:p>
        <w:p w14:paraId="1543D404" w14:textId="74F89207" w:rsidR="00BB3B58" w:rsidRDefault="00F017CA">
          <w:pPr>
            <w:pStyle w:val="TOC3"/>
            <w:tabs>
              <w:tab w:val="right" w:leader="dot" w:pos="8846"/>
            </w:tabs>
            <w:rPr>
              <w:rFonts w:asciiTheme="minorHAnsi" w:eastAsiaTheme="minorEastAsia" w:hAnsiTheme="minorHAnsi"/>
              <w:noProof/>
              <w:sz w:val="22"/>
              <w:lang w:val="en-US"/>
            </w:rPr>
          </w:pPr>
          <w:hyperlink w:anchor="_Toc448130712" w:history="1">
            <w:r w:rsidR="00BB3B58" w:rsidRPr="00E565A5">
              <w:rPr>
                <w:rStyle w:val="Hyperlink"/>
                <w:noProof/>
              </w:rPr>
              <w:t>December 8 (9) / Koiak 12: Commemoration of Archangel Michael</w:t>
            </w:r>
            <w:r w:rsidR="00BB3B58">
              <w:rPr>
                <w:noProof/>
                <w:webHidden/>
              </w:rPr>
              <w:tab/>
            </w:r>
            <w:r w:rsidR="00BB3B58">
              <w:rPr>
                <w:noProof/>
                <w:webHidden/>
              </w:rPr>
              <w:fldChar w:fldCharType="begin"/>
            </w:r>
            <w:r w:rsidR="00BB3B58">
              <w:rPr>
                <w:noProof/>
                <w:webHidden/>
              </w:rPr>
              <w:instrText xml:space="preserve"> PAGEREF _Toc448130712 \h </w:instrText>
            </w:r>
            <w:r w:rsidR="00BB3B58">
              <w:rPr>
                <w:noProof/>
                <w:webHidden/>
              </w:rPr>
            </w:r>
            <w:r w:rsidR="00BB3B58">
              <w:rPr>
                <w:noProof/>
                <w:webHidden/>
              </w:rPr>
              <w:fldChar w:fldCharType="separate"/>
            </w:r>
            <w:r w:rsidR="00E315A4">
              <w:rPr>
                <w:noProof/>
                <w:webHidden/>
              </w:rPr>
              <w:t>660</w:t>
            </w:r>
            <w:r w:rsidR="00BB3B58">
              <w:rPr>
                <w:noProof/>
                <w:webHidden/>
              </w:rPr>
              <w:fldChar w:fldCharType="end"/>
            </w:r>
          </w:hyperlink>
        </w:p>
        <w:p w14:paraId="66294922" w14:textId="4BFD8A58" w:rsidR="00BB3B58" w:rsidRDefault="00F017CA">
          <w:pPr>
            <w:pStyle w:val="TOC3"/>
            <w:tabs>
              <w:tab w:val="right" w:leader="dot" w:pos="8846"/>
            </w:tabs>
            <w:rPr>
              <w:rFonts w:asciiTheme="minorHAnsi" w:eastAsiaTheme="minorEastAsia" w:hAnsiTheme="minorHAnsi"/>
              <w:noProof/>
              <w:sz w:val="22"/>
              <w:lang w:val="en-US"/>
            </w:rPr>
          </w:pPr>
          <w:hyperlink w:anchor="_Toc448130713" w:history="1">
            <w:r w:rsidR="00BB3B58" w:rsidRPr="00E565A5">
              <w:rPr>
                <w:rStyle w:val="Hyperlink"/>
                <w:noProof/>
              </w:rPr>
              <w:t>December 12 (13) / Koiak 16: Saint Spyridon</w:t>
            </w:r>
            <w:r w:rsidR="00BB3B58">
              <w:rPr>
                <w:noProof/>
                <w:webHidden/>
              </w:rPr>
              <w:tab/>
            </w:r>
            <w:r w:rsidR="00BB3B58">
              <w:rPr>
                <w:noProof/>
                <w:webHidden/>
              </w:rPr>
              <w:fldChar w:fldCharType="begin"/>
            </w:r>
            <w:r w:rsidR="00BB3B58">
              <w:rPr>
                <w:noProof/>
                <w:webHidden/>
              </w:rPr>
              <w:instrText xml:space="preserve"> PAGEREF _Toc448130713 \h </w:instrText>
            </w:r>
            <w:r w:rsidR="00BB3B58">
              <w:rPr>
                <w:noProof/>
                <w:webHidden/>
              </w:rPr>
            </w:r>
            <w:r w:rsidR="00BB3B58">
              <w:rPr>
                <w:noProof/>
                <w:webHidden/>
              </w:rPr>
              <w:fldChar w:fldCharType="separate"/>
            </w:r>
            <w:r w:rsidR="00E315A4">
              <w:rPr>
                <w:noProof/>
                <w:webHidden/>
              </w:rPr>
              <w:t>660</w:t>
            </w:r>
            <w:r w:rsidR="00BB3B58">
              <w:rPr>
                <w:noProof/>
                <w:webHidden/>
              </w:rPr>
              <w:fldChar w:fldCharType="end"/>
            </w:r>
          </w:hyperlink>
        </w:p>
        <w:p w14:paraId="58E79995" w14:textId="22F292F5" w:rsidR="00BB3B58" w:rsidRDefault="00F017CA">
          <w:pPr>
            <w:pStyle w:val="TOC3"/>
            <w:tabs>
              <w:tab w:val="right" w:leader="dot" w:pos="8846"/>
            </w:tabs>
            <w:rPr>
              <w:rFonts w:asciiTheme="minorHAnsi" w:eastAsiaTheme="minorEastAsia" w:hAnsiTheme="minorHAnsi"/>
              <w:noProof/>
              <w:sz w:val="22"/>
              <w:lang w:val="en-US"/>
            </w:rPr>
          </w:pPr>
          <w:hyperlink w:anchor="_Toc448130714" w:history="1">
            <w:r w:rsidR="00BB3B58" w:rsidRPr="00E565A5">
              <w:rPr>
                <w:rStyle w:val="Hyperlink"/>
                <w:noProof/>
              </w:rPr>
              <w:t>December 17 (18) / Koiak 21: Commemoration of the Theotokos</w:t>
            </w:r>
            <w:r w:rsidR="00BB3B58">
              <w:rPr>
                <w:noProof/>
                <w:webHidden/>
              </w:rPr>
              <w:tab/>
            </w:r>
            <w:r w:rsidR="00BB3B58">
              <w:rPr>
                <w:noProof/>
                <w:webHidden/>
              </w:rPr>
              <w:fldChar w:fldCharType="begin"/>
            </w:r>
            <w:r w:rsidR="00BB3B58">
              <w:rPr>
                <w:noProof/>
                <w:webHidden/>
              </w:rPr>
              <w:instrText xml:space="preserve"> PAGEREF _Toc448130714 \h </w:instrText>
            </w:r>
            <w:r w:rsidR="00BB3B58">
              <w:rPr>
                <w:noProof/>
                <w:webHidden/>
              </w:rPr>
            </w:r>
            <w:r w:rsidR="00BB3B58">
              <w:rPr>
                <w:noProof/>
                <w:webHidden/>
              </w:rPr>
              <w:fldChar w:fldCharType="separate"/>
            </w:r>
            <w:r w:rsidR="00E315A4">
              <w:rPr>
                <w:noProof/>
                <w:webHidden/>
              </w:rPr>
              <w:t>660</w:t>
            </w:r>
            <w:r w:rsidR="00BB3B58">
              <w:rPr>
                <w:noProof/>
                <w:webHidden/>
              </w:rPr>
              <w:fldChar w:fldCharType="end"/>
            </w:r>
          </w:hyperlink>
        </w:p>
        <w:p w14:paraId="47FBC91D" w14:textId="45F66564" w:rsidR="00BB3B58" w:rsidRDefault="00F017CA">
          <w:pPr>
            <w:pStyle w:val="TOC3"/>
            <w:tabs>
              <w:tab w:val="right" w:leader="dot" w:pos="8846"/>
            </w:tabs>
            <w:rPr>
              <w:rFonts w:asciiTheme="minorHAnsi" w:eastAsiaTheme="minorEastAsia" w:hAnsiTheme="minorHAnsi"/>
              <w:noProof/>
              <w:sz w:val="22"/>
              <w:lang w:val="en-US"/>
            </w:rPr>
          </w:pPr>
          <w:hyperlink w:anchor="_Toc448130715" w:history="1">
            <w:r w:rsidR="00BB3B58" w:rsidRPr="00E565A5">
              <w:rPr>
                <w:rStyle w:val="Hyperlink"/>
                <w:noProof/>
              </w:rPr>
              <w:t>December 17 (18) / Koiak 21: Also the Martyrdom of St. Barnabas, one of the Seventy Two</w:t>
            </w:r>
            <w:r w:rsidR="00BB3B58">
              <w:rPr>
                <w:noProof/>
                <w:webHidden/>
              </w:rPr>
              <w:tab/>
            </w:r>
            <w:r w:rsidR="00BB3B58">
              <w:rPr>
                <w:noProof/>
                <w:webHidden/>
              </w:rPr>
              <w:fldChar w:fldCharType="begin"/>
            </w:r>
            <w:r w:rsidR="00BB3B58">
              <w:rPr>
                <w:noProof/>
                <w:webHidden/>
              </w:rPr>
              <w:instrText xml:space="preserve"> PAGEREF _Toc448130715 \h </w:instrText>
            </w:r>
            <w:r w:rsidR="00BB3B58">
              <w:rPr>
                <w:noProof/>
                <w:webHidden/>
              </w:rPr>
            </w:r>
            <w:r w:rsidR="00BB3B58">
              <w:rPr>
                <w:noProof/>
                <w:webHidden/>
              </w:rPr>
              <w:fldChar w:fldCharType="separate"/>
            </w:r>
            <w:r w:rsidR="00E315A4">
              <w:rPr>
                <w:noProof/>
                <w:webHidden/>
              </w:rPr>
              <w:t>661</w:t>
            </w:r>
            <w:r w:rsidR="00BB3B58">
              <w:rPr>
                <w:noProof/>
                <w:webHidden/>
              </w:rPr>
              <w:fldChar w:fldCharType="end"/>
            </w:r>
          </w:hyperlink>
        </w:p>
        <w:p w14:paraId="215F2B2A" w14:textId="471A1861" w:rsidR="00BB3B58" w:rsidRDefault="00F017CA">
          <w:pPr>
            <w:pStyle w:val="TOC3"/>
            <w:tabs>
              <w:tab w:val="right" w:leader="dot" w:pos="8846"/>
            </w:tabs>
            <w:rPr>
              <w:rFonts w:asciiTheme="minorHAnsi" w:eastAsiaTheme="minorEastAsia" w:hAnsiTheme="minorHAnsi"/>
              <w:noProof/>
              <w:sz w:val="22"/>
              <w:lang w:val="en-US"/>
            </w:rPr>
          </w:pPr>
          <w:hyperlink w:anchor="_Toc448130716" w:history="1">
            <w:r w:rsidR="00BB3B58" w:rsidRPr="00E565A5">
              <w:rPr>
                <w:rStyle w:val="Hyperlink"/>
                <w:noProof/>
              </w:rPr>
              <w:t>December 18 (19) / Koiak 22: Archangel Gabriel (Consecration)</w:t>
            </w:r>
            <w:r w:rsidR="00BB3B58">
              <w:rPr>
                <w:noProof/>
                <w:webHidden/>
              </w:rPr>
              <w:tab/>
            </w:r>
            <w:r w:rsidR="00BB3B58">
              <w:rPr>
                <w:noProof/>
                <w:webHidden/>
              </w:rPr>
              <w:fldChar w:fldCharType="begin"/>
            </w:r>
            <w:r w:rsidR="00BB3B58">
              <w:rPr>
                <w:noProof/>
                <w:webHidden/>
              </w:rPr>
              <w:instrText xml:space="preserve"> PAGEREF _Toc448130716 \h </w:instrText>
            </w:r>
            <w:r w:rsidR="00BB3B58">
              <w:rPr>
                <w:noProof/>
                <w:webHidden/>
              </w:rPr>
            </w:r>
            <w:r w:rsidR="00BB3B58">
              <w:rPr>
                <w:noProof/>
                <w:webHidden/>
              </w:rPr>
              <w:fldChar w:fldCharType="separate"/>
            </w:r>
            <w:r w:rsidR="00E315A4">
              <w:rPr>
                <w:noProof/>
                <w:webHidden/>
              </w:rPr>
              <w:t>661</w:t>
            </w:r>
            <w:r w:rsidR="00BB3B58">
              <w:rPr>
                <w:noProof/>
                <w:webHidden/>
              </w:rPr>
              <w:fldChar w:fldCharType="end"/>
            </w:r>
          </w:hyperlink>
        </w:p>
        <w:p w14:paraId="5B07A4A0" w14:textId="060607A1" w:rsidR="00BB3B58" w:rsidRDefault="00F017CA">
          <w:pPr>
            <w:pStyle w:val="TOC3"/>
            <w:tabs>
              <w:tab w:val="right" w:leader="dot" w:pos="8846"/>
            </w:tabs>
            <w:rPr>
              <w:rFonts w:asciiTheme="minorHAnsi" w:eastAsiaTheme="minorEastAsia" w:hAnsiTheme="minorHAnsi"/>
              <w:noProof/>
              <w:sz w:val="22"/>
              <w:lang w:val="en-US"/>
            </w:rPr>
          </w:pPr>
          <w:hyperlink w:anchor="_Toc448130717" w:history="1">
            <w:r w:rsidR="00BB3B58" w:rsidRPr="00E565A5">
              <w:rPr>
                <w:rStyle w:val="Hyperlink"/>
                <w:noProof/>
              </w:rPr>
              <w:t>December 20 (21) / Koiak 24: The Birth of St. Takle Haymanot</w:t>
            </w:r>
            <w:r w:rsidR="00BB3B58">
              <w:rPr>
                <w:noProof/>
                <w:webHidden/>
              </w:rPr>
              <w:tab/>
            </w:r>
            <w:r w:rsidR="00BB3B58">
              <w:rPr>
                <w:noProof/>
                <w:webHidden/>
              </w:rPr>
              <w:fldChar w:fldCharType="begin"/>
            </w:r>
            <w:r w:rsidR="00BB3B58">
              <w:rPr>
                <w:noProof/>
                <w:webHidden/>
              </w:rPr>
              <w:instrText xml:space="preserve"> PAGEREF _Toc448130717 \h </w:instrText>
            </w:r>
            <w:r w:rsidR="00BB3B58">
              <w:rPr>
                <w:noProof/>
                <w:webHidden/>
              </w:rPr>
            </w:r>
            <w:r w:rsidR="00BB3B58">
              <w:rPr>
                <w:noProof/>
                <w:webHidden/>
              </w:rPr>
              <w:fldChar w:fldCharType="separate"/>
            </w:r>
            <w:r w:rsidR="00E315A4">
              <w:rPr>
                <w:noProof/>
                <w:webHidden/>
              </w:rPr>
              <w:t>661</w:t>
            </w:r>
            <w:r w:rsidR="00BB3B58">
              <w:rPr>
                <w:noProof/>
                <w:webHidden/>
              </w:rPr>
              <w:fldChar w:fldCharType="end"/>
            </w:r>
          </w:hyperlink>
        </w:p>
        <w:p w14:paraId="4F437B12" w14:textId="549A491C" w:rsidR="00BB3B58" w:rsidRDefault="00F017CA">
          <w:pPr>
            <w:pStyle w:val="TOC3"/>
            <w:tabs>
              <w:tab w:val="right" w:leader="dot" w:pos="8846"/>
            </w:tabs>
            <w:rPr>
              <w:rFonts w:asciiTheme="minorHAnsi" w:eastAsiaTheme="minorEastAsia" w:hAnsiTheme="minorHAnsi"/>
              <w:noProof/>
              <w:sz w:val="22"/>
              <w:lang w:val="en-US"/>
            </w:rPr>
          </w:pPr>
          <w:hyperlink w:anchor="_Toc448130718" w:history="1">
            <w:r w:rsidR="00BB3B58" w:rsidRPr="00E565A5">
              <w:rPr>
                <w:rStyle w:val="Hyperlink"/>
                <w:noProof/>
              </w:rPr>
              <w:t>December 21 (22) / Koiak 25: St. John Kami</w:t>
            </w:r>
            <w:r w:rsidR="00BB3B58">
              <w:rPr>
                <w:noProof/>
                <w:webHidden/>
              </w:rPr>
              <w:tab/>
            </w:r>
            <w:r w:rsidR="00BB3B58">
              <w:rPr>
                <w:noProof/>
                <w:webHidden/>
              </w:rPr>
              <w:fldChar w:fldCharType="begin"/>
            </w:r>
            <w:r w:rsidR="00BB3B58">
              <w:rPr>
                <w:noProof/>
                <w:webHidden/>
              </w:rPr>
              <w:instrText xml:space="preserve"> PAGEREF _Toc448130718 \h </w:instrText>
            </w:r>
            <w:r w:rsidR="00BB3B58">
              <w:rPr>
                <w:noProof/>
                <w:webHidden/>
              </w:rPr>
            </w:r>
            <w:r w:rsidR="00BB3B58">
              <w:rPr>
                <w:noProof/>
                <w:webHidden/>
              </w:rPr>
              <w:fldChar w:fldCharType="separate"/>
            </w:r>
            <w:r w:rsidR="00E315A4">
              <w:rPr>
                <w:noProof/>
                <w:webHidden/>
              </w:rPr>
              <w:t>661</w:t>
            </w:r>
            <w:r w:rsidR="00BB3B58">
              <w:rPr>
                <w:noProof/>
                <w:webHidden/>
              </w:rPr>
              <w:fldChar w:fldCharType="end"/>
            </w:r>
          </w:hyperlink>
        </w:p>
        <w:p w14:paraId="6AD53F6C" w14:textId="4636D8EE" w:rsidR="00BB3B58" w:rsidRDefault="00F017CA">
          <w:pPr>
            <w:pStyle w:val="TOC3"/>
            <w:tabs>
              <w:tab w:val="right" w:leader="dot" w:pos="8846"/>
            </w:tabs>
            <w:rPr>
              <w:rFonts w:asciiTheme="minorHAnsi" w:eastAsiaTheme="minorEastAsia" w:hAnsiTheme="minorHAnsi"/>
              <w:noProof/>
              <w:sz w:val="22"/>
              <w:lang w:val="en-US"/>
            </w:rPr>
          </w:pPr>
          <w:hyperlink w:anchor="_Toc448130719" w:history="1">
            <w:r w:rsidR="00BB3B58" w:rsidRPr="00E565A5">
              <w:rPr>
                <w:rStyle w:val="Hyperlink"/>
                <w:noProof/>
              </w:rPr>
              <w:t>December 24 (25) / Koiak 28: Nativity Preparation Day</w:t>
            </w:r>
            <w:r w:rsidR="00BB3B58">
              <w:rPr>
                <w:noProof/>
                <w:webHidden/>
              </w:rPr>
              <w:tab/>
            </w:r>
            <w:r w:rsidR="00BB3B58">
              <w:rPr>
                <w:noProof/>
                <w:webHidden/>
              </w:rPr>
              <w:fldChar w:fldCharType="begin"/>
            </w:r>
            <w:r w:rsidR="00BB3B58">
              <w:rPr>
                <w:noProof/>
                <w:webHidden/>
              </w:rPr>
              <w:instrText xml:space="preserve"> PAGEREF _Toc448130719 \h </w:instrText>
            </w:r>
            <w:r w:rsidR="00BB3B58">
              <w:rPr>
                <w:noProof/>
                <w:webHidden/>
              </w:rPr>
            </w:r>
            <w:r w:rsidR="00BB3B58">
              <w:rPr>
                <w:noProof/>
                <w:webHidden/>
              </w:rPr>
              <w:fldChar w:fldCharType="separate"/>
            </w:r>
            <w:r w:rsidR="00E315A4">
              <w:rPr>
                <w:noProof/>
                <w:webHidden/>
              </w:rPr>
              <w:t>662</w:t>
            </w:r>
            <w:r w:rsidR="00BB3B58">
              <w:rPr>
                <w:noProof/>
                <w:webHidden/>
              </w:rPr>
              <w:fldChar w:fldCharType="end"/>
            </w:r>
          </w:hyperlink>
        </w:p>
        <w:p w14:paraId="11EF02EE" w14:textId="77EE8F96" w:rsidR="00BB3B58" w:rsidRDefault="00F017CA">
          <w:pPr>
            <w:pStyle w:val="TOC3"/>
            <w:tabs>
              <w:tab w:val="right" w:leader="dot" w:pos="8846"/>
            </w:tabs>
            <w:rPr>
              <w:rFonts w:asciiTheme="minorHAnsi" w:eastAsiaTheme="minorEastAsia" w:hAnsiTheme="minorHAnsi"/>
              <w:noProof/>
              <w:sz w:val="22"/>
              <w:lang w:val="en-US"/>
            </w:rPr>
          </w:pPr>
          <w:hyperlink w:anchor="_Toc448130720" w:history="1">
            <w:r w:rsidR="00BB3B58" w:rsidRPr="00E565A5">
              <w:rPr>
                <w:rStyle w:val="Hyperlink"/>
                <w:noProof/>
              </w:rPr>
              <w:t>December 25 (26) / Koiak 29: The Feast of the Nativity</w:t>
            </w:r>
            <w:r w:rsidR="00BB3B58">
              <w:rPr>
                <w:noProof/>
                <w:webHidden/>
              </w:rPr>
              <w:tab/>
            </w:r>
            <w:r w:rsidR="00BB3B58">
              <w:rPr>
                <w:noProof/>
                <w:webHidden/>
              </w:rPr>
              <w:fldChar w:fldCharType="begin"/>
            </w:r>
            <w:r w:rsidR="00BB3B58">
              <w:rPr>
                <w:noProof/>
                <w:webHidden/>
              </w:rPr>
              <w:instrText xml:space="preserve"> PAGEREF _Toc448130720 \h </w:instrText>
            </w:r>
            <w:r w:rsidR="00BB3B58">
              <w:rPr>
                <w:noProof/>
                <w:webHidden/>
              </w:rPr>
            </w:r>
            <w:r w:rsidR="00BB3B58">
              <w:rPr>
                <w:noProof/>
                <w:webHidden/>
              </w:rPr>
              <w:fldChar w:fldCharType="separate"/>
            </w:r>
            <w:r w:rsidR="00E315A4">
              <w:rPr>
                <w:noProof/>
                <w:webHidden/>
              </w:rPr>
              <w:t>664</w:t>
            </w:r>
            <w:r w:rsidR="00BB3B58">
              <w:rPr>
                <w:noProof/>
                <w:webHidden/>
              </w:rPr>
              <w:fldChar w:fldCharType="end"/>
            </w:r>
          </w:hyperlink>
        </w:p>
        <w:p w14:paraId="19501F22" w14:textId="361396E5" w:rsidR="00BB3B58" w:rsidRDefault="00F017CA">
          <w:pPr>
            <w:pStyle w:val="TOC3"/>
            <w:tabs>
              <w:tab w:val="right" w:leader="dot" w:pos="8846"/>
            </w:tabs>
            <w:rPr>
              <w:rFonts w:asciiTheme="minorHAnsi" w:eastAsiaTheme="minorEastAsia" w:hAnsiTheme="minorHAnsi"/>
              <w:noProof/>
              <w:sz w:val="22"/>
              <w:lang w:val="en-US"/>
            </w:rPr>
          </w:pPr>
          <w:hyperlink w:anchor="_Toc448130721" w:history="1">
            <w:r w:rsidR="00BB3B58" w:rsidRPr="00E565A5">
              <w:rPr>
                <w:rStyle w:val="Hyperlink"/>
                <w:noProof/>
              </w:rPr>
              <w:t>December 26 (27) / Koiak 30: The Second Day of the Feast of the Nativity</w:t>
            </w:r>
            <w:r w:rsidR="00BB3B58">
              <w:rPr>
                <w:noProof/>
                <w:webHidden/>
              </w:rPr>
              <w:tab/>
            </w:r>
            <w:r w:rsidR="00BB3B58">
              <w:rPr>
                <w:noProof/>
                <w:webHidden/>
              </w:rPr>
              <w:fldChar w:fldCharType="begin"/>
            </w:r>
            <w:r w:rsidR="00BB3B58">
              <w:rPr>
                <w:noProof/>
                <w:webHidden/>
              </w:rPr>
              <w:instrText xml:space="preserve"> PAGEREF _Toc448130721 \h </w:instrText>
            </w:r>
            <w:r w:rsidR="00BB3B58">
              <w:rPr>
                <w:noProof/>
                <w:webHidden/>
              </w:rPr>
            </w:r>
            <w:r w:rsidR="00BB3B58">
              <w:rPr>
                <w:noProof/>
                <w:webHidden/>
              </w:rPr>
              <w:fldChar w:fldCharType="separate"/>
            </w:r>
            <w:r w:rsidR="00E315A4">
              <w:rPr>
                <w:noProof/>
                <w:webHidden/>
              </w:rPr>
              <w:t>700</w:t>
            </w:r>
            <w:r w:rsidR="00BB3B58">
              <w:rPr>
                <w:noProof/>
                <w:webHidden/>
              </w:rPr>
              <w:fldChar w:fldCharType="end"/>
            </w:r>
          </w:hyperlink>
        </w:p>
        <w:p w14:paraId="31C71772" w14:textId="4F331AC7" w:rsidR="00BB3B58" w:rsidRDefault="00F017CA">
          <w:pPr>
            <w:pStyle w:val="TOC3"/>
            <w:tabs>
              <w:tab w:val="right" w:leader="dot" w:pos="8846"/>
            </w:tabs>
            <w:rPr>
              <w:rFonts w:asciiTheme="minorHAnsi" w:eastAsiaTheme="minorEastAsia" w:hAnsiTheme="minorHAnsi"/>
              <w:noProof/>
              <w:sz w:val="22"/>
              <w:lang w:val="en-US"/>
            </w:rPr>
          </w:pPr>
          <w:hyperlink w:anchor="_Toc448130722" w:history="1">
            <w:r w:rsidR="00BB3B58" w:rsidRPr="00E565A5">
              <w:rPr>
                <w:rStyle w:val="Hyperlink"/>
                <w:noProof/>
              </w:rPr>
              <w:t>December 27 (28) / Tobi 1: St. Stephen Day</w:t>
            </w:r>
            <w:r w:rsidR="00BB3B58">
              <w:rPr>
                <w:noProof/>
                <w:webHidden/>
              </w:rPr>
              <w:tab/>
            </w:r>
            <w:r w:rsidR="00BB3B58">
              <w:rPr>
                <w:noProof/>
                <w:webHidden/>
              </w:rPr>
              <w:fldChar w:fldCharType="begin"/>
            </w:r>
            <w:r w:rsidR="00BB3B58">
              <w:rPr>
                <w:noProof/>
                <w:webHidden/>
              </w:rPr>
              <w:instrText xml:space="preserve"> PAGEREF _Toc448130722 \h </w:instrText>
            </w:r>
            <w:r w:rsidR="00BB3B58">
              <w:rPr>
                <w:noProof/>
                <w:webHidden/>
              </w:rPr>
            </w:r>
            <w:r w:rsidR="00BB3B58">
              <w:rPr>
                <w:noProof/>
                <w:webHidden/>
              </w:rPr>
              <w:fldChar w:fldCharType="separate"/>
            </w:r>
            <w:r w:rsidR="00E315A4">
              <w:rPr>
                <w:noProof/>
                <w:webHidden/>
              </w:rPr>
              <w:t>700</w:t>
            </w:r>
            <w:r w:rsidR="00BB3B58">
              <w:rPr>
                <w:noProof/>
                <w:webHidden/>
              </w:rPr>
              <w:fldChar w:fldCharType="end"/>
            </w:r>
          </w:hyperlink>
        </w:p>
        <w:p w14:paraId="3DDB3DD1" w14:textId="20011DCA" w:rsidR="00BB3B58" w:rsidRDefault="00F017CA">
          <w:pPr>
            <w:pStyle w:val="TOC3"/>
            <w:tabs>
              <w:tab w:val="right" w:leader="dot" w:pos="8846"/>
            </w:tabs>
            <w:rPr>
              <w:rFonts w:asciiTheme="minorHAnsi" w:eastAsiaTheme="minorEastAsia" w:hAnsiTheme="minorHAnsi"/>
              <w:noProof/>
              <w:sz w:val="22"/>
              <w:lang w:val="en-US"/>
            </w:rPr>
          </w:pPr>
          <w:hyperlink w:anchor="_Toc448130723" w:history="1">
            <w:r w:rsidR="00BB3B58" w:rsidRPr="00E565A5">
              <w:rPr>
                <w:rStyle w:val="Hyperlink"/>
                <w:noProof/>
              </w:rPr>
              <w:t>December 29 (30) / Tobi 3: The One Hundred and Forty Four Thousand</w:t>
            </w:r>
            <w:r w:rsidR="00BB3B58">
              <w:rPr>
                <w:noProof/>
                <w:webHidden/>
              </w:rPr>
              <w:tab/>
            </w:r>
            <w:r w:rsidR="00BB3B58">
              <w:rPr>
                <w:noProof/>
                <w:webHidden/>
              </w:rPr>
              <w:fldChar w:fldCharType="begin"/>
            </w:r>
            <w:r w:rsidR="00BB3B58">
              <w:rPr>
                <w:noProof/>
                <w:webHidden/>
              </w:rPr>
              <w:instrText xml:space="preserve"> PAGEREF _Toc448130723 \h </w:instrText>
            </w:r>
            <w:r w:rsidR="00BB3B58">
              <w:rPr>
                <w:noProof/>
                <w:webHidden/>
              </w:rPr>
            </w:r>
            <w:r w:rsidR="00BB3B58">
              <w:rPr>
                <w:noProof/>
                <w:webHidden/>
              </w:rPr>
              <w:fldChar w:fldCharType="separate"/>
            </w:r>
            <w:r w:rsidR="00E315A4">
              <w:rPr>
                <w:noProof/>
                <w:webHidden/>
              </w:rPr>
              <w:t>700</w:t>
            </w:r>
            <w:r w:rsidR="00BB3B58">
              <w:rPr>
                <w:noProof/>
                <w:webHidden/>
              </w:rPr>
              <w:fldChar w:fldCharType="end"/>
            </w:r>
          </w:hyperlink>
        </w:p>
        <w:p w14:paraId="1EDF46C1" w14:textId="75BC6EB9" w:rsidR="00BB3B58" w:rsidRDefault="00F017CA">
          <w:pPr>
            <w:pStyle w:val="TOC3"/>
            <w:tabs>
              <w:tab w:val="right" w:leader="dot" w:pos="8846"/>
            </w:tabs>
            <w:rPr>
              <w:rFonts w:asciiTheme="minorHAnsi" w:eastAsiaTheme="minorEastAsia" w:hAnsiTheme="minorHAnsi"/>
              <w:noProof/>
              <w:sz w:val="22"/>
              <w:lang w:val="en-US"/>
            </w:rPr>
          </w:pPr>
          <w:hyperlink w:anchor="_Toc448130724" w:history="1">
            <w:r w:rsidR="00BB3B58" w:rsidRPr="00E565A5">
              <w:rPr>
                <w:rStyle w:val="Hyperlink"/>
                <w:noProof/>
              </w:rPr>
              <w:t>December 30 (31) / Tobi 4: St. John the Evangelist</w:t>
            </w:r>
            <w:r w:rsidR="00BB3B58">
              <w:rPr>
                <w:noProof/>
                <w:webHidden/>
              </w:rPr>
              <w:tab/>
            </w:r>
            <w:r w:rsidR="00BB3B58">
              <w:rPr>
                <w:noProof/>
                <w:webHidden/>
              </w:rPr>
              <w:fldChar w:fldCharType="begin"/>
            </w:r>
            <w:r w:rsidR="00BB3B58">
              <w:rPr>
                <w:noProof/>
                <w:webHidden/>
              </w:rPr>
              <w:instrText xml:space="preserve"> PAGEREF _Toc448130724 \h </w:instrText>
            </w:r>
            <w:r w:rsidR="00BB3B58">
              <w:rPr>
                <w:noProof/>
                <w:webHidden/>
              </w:rPr>
            </w:r>
            <w:r w:rsidR="00BB3B58">
              <w:rPr>
                <w:noProof/>
                <w:webHidden/>
              </w:rPr>
              <w:fldChar w:fldCharType="separate"/>
            </w:r>
            <w:r w:rsidR="00E315A4">
              <w:rPr>
                <w:noProof/>
                <w:webHidden/>
              </w:rPr>
              <w:t>701</w:t>
            </w:r>
            <w:r w:rsidR="00BB3B58">
              <w:rPr>
                <w:noProof/>
                <w:webHidden/>
              </w:rPr>
              <w:fldChar w:fldCharType="end"/>
            </w:r>
          </w:hyperlink>
        </w:p>
        <w:p w14:paraId="18168135" w14:textId="12BC8C65"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5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5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58"/>
            <w:r>
              <w:rPr>
                <w:rStyle w:val="CommentReference"/>
                <w:rFonts w:ascii="Times New Roman" w:eastAsiaTheme="minorHAnsi" w:hAnsi="Times New Roman" w:cstheme="minorBidi"/>
                <w:color w:val="auto"/>
              </w:rPr>
              <w:commentReference w:id="125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59"/>
            <w:r>
              <w:t xml:space="preserve">Announced </w:t>
            </w:r>
            <w:commentRangeEnd w:id="1259"/>
            <w:r>
              <w:rPr>
                <w:rStyle w:val="CommentReference"/>
                <w:rFonts w:ascii="Times New Roman" w:eastAsiaTheme="minorHAnsi" w:hAnsi="Times New Roman" w:cstheme="minorBidi"/>
                <w:color w:val="auto"/>
              </w:rPr>
              <w:commentReference w:id="125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6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61" w:name="_Ref434478867"/>
      <w:r>
        <w:t xml:space="preserve">The Third Doxology of December or </w:t>
      </w:r>
      <w:r w:rsidRPr="006C0F49">
        <w:rPr>
          <w:rFonts w:ascii="FreeSerifAvvaShenouda" w:hAnsi="FreeSerifAvvaShenouda" w:cs="FreeSerifAvvaShenouda"/>
        </w:rPr>
        <w:t>Ⲕⲟⲓⲁϩⲕ</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62" w:name="_Ref434478878"/>
      <w:r>
        <w:t xml:space="preserve">The Fourth Doxology of December or </w:t>
      </w:r>
      <w:r w:rsidRPr="006C0F49">
        <w:rPr>
          <w:rFonts w:ascii="FreeSerifAvvaShenouda" w:hAnsi="FreeSerifAvvaShenouda" w:cs="FreeSerifAvvaShenouda"/>
        </w:rPr>
        <w:t>Ⲕⲟⲓⲁϩⲕ</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63"/>
            <w:r>
              <w:t>He raised us with a new invitation.</w:t>
            </w:r>
            <w:commentRangeEnd w:id="1263"/>
            <w:r>
              <w:rPr>
                <w:rStyle w:val="CommentReference"/>
                <w:rFonts w:ascii="Times New Roman" w:eastAsiaTheme="minorHAnsi" w:hAnsi="Times New Roman" w:cstheme="minorBidi"/>
                <w:color w:val="auto"/>
              </w:rPr>
              <w:commentReference w:id="126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64"/>
            <w:r>
              <w:t>Bride</w:t>
            </w:r>
            <w:commentRangeEnd w:id="1264"/>
            <w:r>
              <w:rPr>
                <w:rStyle w:val="CommentReference"/>
                <w:rFonts w:ascii="Times New Roman" w:eastAsiaTheme="minorHAnsi" w:hAnsi="Times New Roman" w:cstheme="minorBidi"/>
                <w:color w:val="auto"/>
              </w:rPr>
              <w:commentReference w:id="126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65" w:name="_Ref434478888"/>
      <w:r>
        <w:t xml:space="preserve">The Fifth Doxology of December or </w:t>
      </w:r>
      <w:r w:rsidRPr="006C0F49">
        <w:rPr>
          <w:rFonts w:ascii="FreeSerifAvvaShenouda" w:hAnsi="FreeSerifAvvaShenouda" w:cs="FreeSerifAvvaShenouda"/>
        </w:rPr>
        <w:t>Ⲕⲟⲓⲁϩⲕ</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66" w:name="_Ref434478907"/>
      <w:r>
        <w:t xml:space="preserve">The Sixth Doxology of December or </w:t>
      </w:r>
      <w:r w:rsidRPr="006C0F49">
        <w:rPr>
          <w:rFonts w:ascii="FreeSerifAvvaShenouda" w:hAnsi="FreeSerifAvvaShenouda" w:cs="FreeSerifAvvaShenouda"/>
        </w:rPr>
        <w:t>Ⲕⲟⲓⲁϩⲕ</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67"/>
            <w:r>
              <w:t xml:space="preserve">return </w:t>
            </w:r>
            <w:commentRangeEnd w:id="1267"/>
            <w:r>
              <w:rPr>
                <w:rStyle w:val="CommentReference"/>
              </w:rPr>
              <w:commentReference w:id="126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68"/>
            <w:r>
              <w:t xml:space="preserve">confirmation </w:t>
            </w:r>
            <w:commentRangeEnd w:id="1268"/>
            <w:r>
              <w:rPr>
                <w:rStyle w:val="CommentReference"/>
              </w:rPr>
              <w:commentReference w:id="126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6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70"/>
            <w:r>
              <w:t>Angel-evangel of Good News</w:t>
            </w:r>
            <w:commentRangeEnd w:id="1270"/>
            <w:r>
              <w:rPr>
                <w:rStyle w:val="CommentReference"/>
                <w:rFonts w:ascii="Times New Roman" w:eastAsiaTheme="minorHAnsi" w:hAnsi="Times New Roman" w:cstheme="minorBidi"/>
                <w:color w:val="auto"/>
              </w:rPr>
              <w:commentReference w:id="127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71"/>
            <w:r>
              <w:t>Hail, O full of grace</w:t>
            </w:r>
            <w:commentRangeEnd w:id="1271"/>
            <w:r>
              <w:rPr>
                <w:rStyle w:val="CommentReference"/>
                <w:rFonts w:ascii="Times New Roman" w:eastAsiaTheme="minorHAnsi" w:hAnsi="Times New Roman" w:cstheme="minorBidi"/>
                <w:color w:val="auto"/>
              </w:rPr>
              <w:commentReference w:id="127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72"/>
            <w:r>
              <w:t>Angel-Evangel</w:t>
            </w:r>
            <w:commentRangeEnd w:id="1272"/>
            <w:r>
              <w:rPr>
                <w:rStyle w:val="CommentReference"/>
                <w:rFonts w:ascii="Times New Roman" w:eastAsiaTheme="minorHAnsi" w:hAnsi="Times New Roman" w:cstheme="minorBidi"/>
                <w:color w:val="auto"/>
              </w:rPr>
              <w:commentReference w:id="127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73" w:name="_Ref434564112"/>
      <w:bookmarkStart w:id="1274" w:name="_Toc448130707"/>
      <w:bookmarkStart w:id="1275" w:name="_Toc410196203"/>
      <w:bookmarkStart w:id="1276" w:name="_Toc410196445"/>
      <w:bookmarkStart w:id="1277" w:name="_Toc410196947"/>
      <w:r>
        <w:lastRenderedPageBreak/>
        <w:t>December 1 (2) / Koiak 5: Martyrdom of St. Victor</w:t>
      </w:r>
      <w:bookmarkEnd w:id="1273"/>
      <w:bookmarkEnd w:id="1274"/>
    </w:p>
    <w:p w14:paraId="5851AA48" w14:textId="77777777" w:rsidR="00253C5F" w:rsidRDefault="00253C5F" w:rsidP="00253C5F">
      <w:pPr>
        <w:pStyle w:val="Heading4"/>
      </w:pPr>
      <w:bookmarkStart w:id="1278" w:name="_Ref434489590"/>
      <w:r>
        <w:t>The Doxology</w:t>
      </w:r>
      <w:r w:rsidR="00B46E6E">
        <w:t xml:space="preserve"> for St. Victor</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79"/>
            <w:r>
              <w:t>saint</w:t>
            </w:r>
            <w:commentRangeEnd w:id="1279"/>
            <w:r>
              <w:rPr>
                <w:rStyle w:val="CommentReference"/>
                <w:rFonts w:ascii="Times New Roman" w:eastAsiaTheme="minorHAnsi" w:hAnsi="Times New Roman" w:cstheme="minorBidi"/>
                <w:color w:val="auto"/>
              </w:rPr>
              <w:commentReference w:id="127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80" w:name="_Toc448130708"/>
      <w:r>
        <w:lastRenderedPageBreak/>
        <w:t>December 2 (3) / Koiak 6: Pope Abraam the Syrian</w:t>
      </w:r>
      <w:bookmarkEnd w:id="1280"/>
    </w:p>
    <w:p w14:paraId="705AECE8" w14:textId="77777777" w:rsidR="00F416C6" w:rsidRDefault="00F416C6" w:rsidP="00F416C6">
      <w:pPr>
        <w:pStyle w:val="Heading4"/>
      </w:pPr>
      <w:bookmarkStart w:id="1281" w:name="_Ref434492343"/>
      <w:r>
        <w:t>The Doxology of St. Simon the Tanner</w:t>
      </w:r>
      <w:r>
        <w:rPr>
          <w:rStyle w:val="FootnoteReference"/>
        </w:rPr>
        <w:footnoteReference w:id="863"/>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82" w:name="_Toc448130709"/>
      <w:r>
        <w:t xml:space="preserve">December 4 (5) / Koiak 8: </w:t>
      </w:r>
      <w:r w:rsidR="00743CE8">
        <w:t xml:space="preserve">The Martyrdom of </w:t>
      </w:r>
      <w:r>
        <w:t>Sts. Barbara and Juliana</w:t>
      </w:r>
      <w:bookmarkEnd w:id="1282"/>
    </w:p>
    <w:p w14:paraId="1D4A5115" w14:textId="77777777" w:rsidR="00FF5FF3" w:rsidRDefault="00FF5FF3" w:rsidP="00FF5FF3">
      <w:pPr>
        <w:pStyle w:val="Heading4"/>
      </w:pPr>
      <w:bookmarkStart w:id="1283" w:name="_Ref434490169"/>
      <w:r>
        <w:t>The Doxology</w:t>
      </w:r>
      <w:r w:rsidR="00B46E6E">
        <w:t xml:space="preserve"> for Sts. Barbara and Juliana</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84" w:name="_Toc448130710"/>
      <w:r>
        <w:t>December 4 (5) / Koiak 8: Also St. Samuel the Confessor</w:t>
      </w:r>
      <w:bookmarkEnd w:id="1284"/>
    </w:p>
    <w:p w14:paraId="2EE78AB4" w14:textId="77777777" w:rsidR="00224925" w:rsidRDefault="00224925" w:rsidP="00224925">
      <w:pPr>
        <w:pStyle w:val="Heading4"/>
      </w:pPr>
      <w:bookmarkStart w:id="1285" w:name="_Ref434491260"/>
      <w:r>
        <w:t>The Doxology</w:t>
      </w:r>
      <w:r w:rsidR="00810F04">
        <w:t xml:space="preserve"> for St. Samuel the Confessor</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96" w:name="_Toc448130711"/>
      <w:r>
        <w:t>December 6 (7) / Koiak 10: Relocation of St. Severus’ Relics</w:t>
      </w:r>
      <w:bookmarkEnd w:id="1296"/>
    </w:p>
    <w:p w14:paraId="34367220" w14:textId="58825E9A"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315A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315A4">
        <w:rPr>
          <w:noProof/>
        </w:rPr>
        <w:t>615</w:t>
      </w:r>
      <w:r w:rsidR="00191A26">
        <w:fldChar w:fldCharType="end"/>
      </w:r>
      <w:r w:rsidR="00191A26">
        <w:t>.</w:t>
      </w:r>
    </w:p>
    <w:p w14:paraId="27C4F9E3" w14:textId="77777777" w:rsidR="00B637D8" w:rsidRDefault="00B637D8" w:rsidP="00B637D8">
      <w:pPr>
        <w:pStyle w:val="Heading3"/>
      </w:pPr>
      <w:bookmarkStart w:id="1297" w:name="_Toc448130712"/>
      <w:r>
        <w:t>December 8 (9) / Koiak 12: Commemoration of Archangel Michael</w:t>
      </w:r>
      <w:bookmarkEnd w:id="1297"/>
    </w:p>
    <w:p w14:paraId="4AB33F26" w14:textId="7F5047A2" w:rsidR="00191A26"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4602A440" w14:textId="34697C47" w:rsidR="00B52F78" w:rsidRPr="00B637D8" w:rsidRDefault="00B52F78" w:rsidP="00B52F78">
      <w:pPr>
        <w:pStyle w:val="Heading3"/>
      </w:pPr>
      <w:bookmarkStart w:id="1298" w:name="_Toc448130713"/>
      <w:r>
        <w:t>December 12 (13) / Koiak 16: Saint Spyridon</w:t>
      </w:r>
      <w:r>
        <w:rPr>
          <w:rStyle w:val="FootnoteReference"/>
        </w:rPr>
        <w:footnoteReference w:id="867"/>
      </w:r>
      <w:bookmarkEnd w:id="1298"/>
    </w:p>
    <w:p w14:paraId="598A6BCC" w14:textId="77777777" w:rsidR="005329C1" w:rsidRDefault="005329C1" w:rsidP="005329C1">
      <w:pPr>
        <w:pStyle w:val="Heading3"/>
      </w:pPr>
      <w:bookmarkStart w:id="1299" w:name="_Toc448130714"/>
      <w:r>
        <w:t>December 17 (18) / Koiak 21: Commemoration of the Theotokos</w:t>
      </w:r>
      <w:bookmarkEnd w:id="1299"/>
    </w:p>
    <w:p w14:paraId="2E564687" w14:textId="00EB0E3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3EDC8594" w14:textId="77777777" w:rsidR="007F571C" w:rsidRDefault="007F571C" w:rsidP="007F571C">
      <w:pPr>
        <w:pStyle w:val="Heading3"/>
      </w:pPr>
      <w:bookmarkStart w:id="1300" w:name="_Toc448130715"/>
      <w:r>
        <w:lastRenderedPageBreak/>
        <w:t>December 17 (18) / Koiak 21: Also the Martyrdom of St. Barnabas, on</w:t>
      </w:r>
      <w:r w:rsidR="00743CE8">
        <w:t>e</w:t>
      </w:r>
      <w:r>
        <w:t xml:space="preserve"> of the Seventy Two</w:t>
      </w:r>
      <w:bookmarkEnd w:id="1300"/>
    </w:p>
    <w:p w14:paraId="2CFD651F" w14:textId="0C85203A" w:rsidR="007F571C" w:rsidRPr="007F571C"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101D0E63" w14:textId="77777777" w:rsidR="00CA0AB7" w:rsidRDefault="00CA0AB7" w:rsidP="00CA0AB7">
      <w:pPr>
        <w:pStyle w:val="Heading3"/>
      </w:pPr>
      <w:bookmarkStart w:id="1301" w:name="_Toc448130716"/>
      <w:r>
        <w:t>December 18 (19) / Koiak 22: Archangel Gabriel</w:t>
      </w:r>
      <w:r w:rsidR="00481AE5">
        <w:t xml:space="preserve"> (Consecration)</w:t>
      </w:r>
      <w:bookmarkEnd w:id="1301"/>
    </w:p>
    <w:p w14:paraId="45BDA150" w14:textId="2C688553"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315A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315A4">
        <w:rPr>
          <w:noProof/>
        </w:rPr>
        <w:t>785</w:t>
      </w:r>
      <w:r w:rsidR="002409EF">
        <w:fldChar w:fldCharType="end"/>
      </w:r>
      <w:r>
        <w:t>.</w:t>
      </w:r>
    </w:p>
    <w:p w14:paraId="16E2607E" w14:textId="77777777" w:rsidR="009F60F1" w:rsidRDefault="009F60F1" w:rsidP="009F60F1">
      <w:pPr>
        <w:pStyle w:val="Heading3"/>
      </w:pPr>
      <w:bookmarkStart w:id="1302" w:name="_Toc448130717"/>
      <w:r>
        <w:t>December 20 (21) / Koiak 24: The Birth of St. Takle Haymanot</w:t>
      </w:r>
      <w:bookmarkEnd w:id="1302"/>
    </w:p>
    <w:p w14:paraId="059C80DE" w14:textId="49F512E5"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315A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315A4">
        <w:rPr>
          <w:noProof/>
        </w:rPr>
        <w:t>874</w:t>
      </w:r>
      <w:r w:rsidR="002409EF">
        <w:fldChar w:fldCharType="end"/>
      </w:r>
      <w:r>
        <w:t>.</w:t>
      </w:r>
    </w:p>
    <w:p w14:paraId="600875E0" w14:textId="77777777" w:rsidR="00FF5FF3" w:rsidRDefault="00FF5FF3" w:rsidP="00FF5FF3">
      <w:pPr>
        <w:pStyle w:val="Heading3"/>
      </w:pPr>
      <w:bookmarkStart w:id="1303" w:name="_Toc448130718"/>
      <w:r>
        <w:t>December 21 (22) / Koiak 25: St. John Kami</w:t>
      </w:r>
      <w:bookmarkEnd w:id="1303"/>
    </w:p>
    <w:p w14:paraId="3F9EF92D" w14:textId="77777777" w:rsidR="00810F04" w:rsidRPr="00810F04" w:rsidRDefault="00810F04" w:rsidP="00810F04">
      <w:pPr>
        <w:pStyle w:val="Heading4"/>
      </w:pPr>
      <w:bookmarkStart w:id="1304" w:name="_Ref434491108"/>
      <w:r>
        <w:t>The Doxology for St. John Kami</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05" w:name="_Toc448130719"/>
      <w:r>
        <w:t>December 24 (25) / Koiak 28: Nativity Preparation Day</w:t>
      </w:r>
      <w:bookmarkEnd w:id="13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06" w:name="_Ref434477504"/>
      <w:r>
        <w:t>The Doxology</w:t>
      </w:r>
      <w:r w:rsidR="00E21EA3">
        <w:t xml:space="preserve"> for the Preparation Day of Nativity</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07" w:name="_Toc448130720"/>
      <w:r>
        <w:t>December 25 (26) / Koiak 29: The Feast of the Nativity</w:t>
      </w:r>
      <w:bookmarkEnd w:id="130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08" w:name="_Ref434477532"/>
      <w:r>
        <w:t xml:space="preserve">The </w:t>
      </w:r>
      <w:r w:rsidR="00C33BEB">
        <w:t xml:space="preserve">First </w:t>
      </w:r>
      <w:r>
        <w:t>Doxology</w:t>
      </w:r>
      <w:r w:rsidR="00C33BEB">
        <w:t xml:space="preserve"> for Nativity</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09" w:name="_Ref434477542"/>
      <w:r>
        <w:t>The Second Doxology for Nativity</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10"/>
            <w:r>
              <w:t xml:space="preserve">rescued </w:t>
            </w:r>
            <w:commentRangeEnd w:id="1310"/>
            <w:r>
              <w:rPr>
                <w:rStyle w:val="CommentReference"/>
                <w:rFonts w:ascii="Times New Roman" w:eastAsiaTheme="minorHAnsi" w:hAnsi="Times New Roman" w:cstheme="minorBidi"/>
                <w:color w:val="auto"/>
              </w:rPr>
              <w:commentReference w:id="1310"/>
            </w:r>
            <w:r>
              <w:t>and saved us,</w:t>
            </w:r>
          </w:p>
          <w:p w14:paraId="372D1056" w14:textId="77777777" w:rsidR="00C33BEB" w:rsidRDefault="00C33BEB" w:rsidP="00C33BEB">
            <w:pPr>
              <w:pStyle w:val="EngHangEnd"/>
            </w:pPr>
            <w:commentRangeStart w:id="1311"/>
            <w:r>
              <w:t xml:space="preserve">We </w:t>
            </w:r>
            <w:commentRangeEnd w:id="1311"/>
            <w:r>
              <w:rPr>
                <w:rStyle w:val="CommentReference"/>
                <w:rFonts w:ascii="Times New Roman" w:eastAsiaTheme="minorHAnsi" w:hAnsi="Times New Roman" w:cstheme="minorBidi"/>
                <w:color w:val="auto"/>
              </w:rPr>
              <w:commentReference w:id="131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12" w:name="_Ref434477554"/>
      <w:r>
        <w:lastRenderedPageBreak/>
        <w:t>The Third Doxology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13" w:name="_Ref434475057"/>
      <w:r>
        <w:t>The Sunday Psali Adam</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14" w:name="_Ref434475083"/>
      <w:r>
        <w:lastRenderedPageBreak/>
        <w:t>The Monday Psali Adam</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15" w:name="_Ref434475102"/>
      <w:r>
        <w:lastRenderedPageBreak/>
        <w:t>The Tuesday Psali Adam</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16"/>
            <w:r>
              <w:t xml:space="preserve">Shone </w:t>
            </w:r>
            <w:commentRangeEnd w:id="1316"/>
            <w:r>
              <w:rPr>
                <w:rStyle w:val="CommentReference"/>
              </w:rPr>
              <w:commentReference w:id="131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17"/>
            <w:r>
              <w:t>All</w:t>
            </w:r>
            <w:commentRangeEnd w:id="1317"/>
            <w:r>
              <w:rPr>
                <w:rStyle w:val="CommentReference"/>
              </w:rPr>
              <w:commentReference w:id="131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18"/>
            <w:r>
              <w:t>seals</w:t>
            </w:r>
            <w:commentRangeEnd w:id="1318"/>
            <w:r>
              <w:rPr>
                <w:rStyle w:val="CommentReference"/>
              </w:rPr>
              <w:commentReference w:id="131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19"/>
            <w:r>
              <w:t>Tetra</w:t>
            </w:r>
            <w:commentRangeEnd w:id="1319"/>
            <w:r>
              <w:rPr>
                <w:rStyle w:val="CommentReference"/>
              </w:rPr>
              <w:commentReference w:id="131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20"/>
            <w:r>
              <w:t xml:space="preserve">flaming </w:t>
            </w:r>
            <w:commentRangeEnd w:id="1320"/>
            <w:r>
              <w:rPr>
                <w:rStyle w:val="CommentReference"/>
              </w:rPr>
              <w:commentReference w:id="132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21"/>
            <w:r>
              <w:t>disease</w:t>
            </w:r>
            <w:commentRangeEnd w:id="1321"/>
            <w:r>
              <w:rPr>
                <w:rStyle w:val="CommentReference"/>
              </w:rPr>
              <w:commentReference w:id="132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22" w:name="_Ref434475128"/>
      <w:r>
        <w:lastRenderedPageBreak/>
        <w:t>The Wednesday Psali Batos</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23" w:name="_Ref434475150"/>
      <w:r>
        <w:t>The Thursday Psali Batos</w:t>
      </w:r>
      <w:r w:rsidR="006C1B94">
        <w:t xml:space="preserve"> for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24"/>
            <w:r>
              <w:t xml:space="preserve">Isaiah </w:t>
            </w:r>
            <w:commentRangeEnd w:id="1324"/>
            <w:r>
              <w:rPr>
                <w:rStyle w:val="CommentReference"/>
              </w:rPr>
              <w:commentReference w:id="132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25" w:name="_Ref434475177"/>
      <w:r>
        <w:t>The Friday Psali Batos</w:t>
      </w:r>
      <w:r w:rsidR="006C1B94">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26" w:name="_Ref434475196"/>
      <w:r>
        <w:t>The Saturday Psali Batos</w:t>
      </w:r>
      <w:r w:rsidR="006C1B94">
        <w:t xml:space="preserve">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27"/>
            <w:r>
              <w:t>For I cannot speak.</w:t>
            </w:r>
            <w:commentRangeEnd w:id="1327"/>
            <w:r>
              <w:rPr>
                <w:rStyle w:val="CommentReference"/>
              </w:rPr>
              <w:commentReference w:id="132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28" w:name="_Toc448130721"/>
      <w:r>
        <w:t>December 26 (27) / Koiak 30: The Second Day of the Feast of the Nativity</w:t>
      </w:r>
      <w:bookmarkEnd w:id="132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29" w:name="_Ref434561401"/>
      <w:bookmarkStart w:id="1330" w:name="_Toc448130722"/>
      <w:r>
        <w:t>December 27 (28) / Tobi 1: St. Stephen Day</w:t>
      </w:r>
      <w:bookmarkEnd w:id="1329"/>
      <w:bookmarkEnd w:id="1330"/>
    </w:p>
    <w:p w14:paraId="1250AF95" w14:textId="48E0410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315A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315A4">
        <w:rPr>
          <w:noProof/>
        </w:rPr>
        <w:t>562</w:t>
      </w:r>
      <w:r w:rsidR="002409EF">
        <w:fldChar w:fldCharType="end"/>
      </w:r>
      <w:r w:rsidR="002409EF">
        <w:t>.</w:t>
      </w:r>
    </w:p>
    <w:p w14:paraId="3C6CAB04" w14:textId="77777777" w:rsidR="00073003" w:rsidRDefault="00073003" w:rsidP="00073003">
      <w:pPr>
        <w:pStyle w:val="Heading3"/>
      </w:pPr>
      <w:bookmarkStart w:id="1331" w:name="_Toc448130723"/>
      <w:r>
        <w:t>December 29 (30) / Tobi 3: The One Hundred and Forty Four Thousand</w:t>
      </w:r>
      <w:bookmarkEnd w:id="1331"/>
    </w:p>
    <w:p w14:paraId="2FE981A9" w14:textId="77777777" w:rsidR="00073003" w:rsidRDefault="00073003" w:rsidP="00073003">
      <w:pPr>
        <w:pStyle w:val="Heading4"/>
      </w:pPr>
      <w:bookmarkStart w:id="1332" w:name="_Ref434488616"/>
      <w:r>
        <w:t>The Doxology</w:t>
      </w:r>
      <w:r w:rsidR="00B46E6E">
        <w:t xml:space="preserve"> for the One Hundred and Forty Four Thousand</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33" w:name="_Ref434564016"/>
      <w:bookmarkStart w:id="1334" w:name="_Toc448130724"/>
      <w:r>
        <w:t>December 30 (31) / Tobi 4: St. John the Evangelist</w:t>
      </w:r>
      <w:bookmarkEnd w:id="1333"/>
      <w:bookmarkEnd w:id="1334"/>
    </w:p>
    <w:p w14:paraId="3C0BCC81" w14:textId="77777777" w:rsidR="00FF5FF3" w:rsidRDefault="00FF5FF3" w:rsidP="00FF5FF3">
      <w:pPr>
        <w:pStyle w:val="Heading4"/>
      </w:pPr>
      <w:bookmarkStart w:id="1335" w:name="_Ref434488768"/>
      <w:r>
        <w:t>The Doxology</w:t>
      </w:r>
      <w:r w:rsidR="00B46E6E">
        <w:t xml:space="preserve"> for</w:t>
      </w:r>
      <w:r w:rsidR="00BC160E">
        <w:t xml:space="preserve"> St. John the Evangelist</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36"/>
            <w:r>
              <w:t>Zebulun</w:t>
            </w:r>
            <w:commentRangeEnd w:id="1336"/>
            <w:r>
              <w:rPr>
                <w:rStyle w:val="FootnoteReference"/>
              </w:rPr>
              <w:footnoteReference w:id="871"/>
            </w:r>
            <w:r>
              <w:rPr>
                <w:rStyle w:val="CommentReference"/>
                <w:rFonts w:ascii="Times New Roman" w:eastAsiaTheme="minorHAnsi" w:hAnsi="Times New Roman" w:cstheme="minorBidi"/>
                <w:color w:val="auto"/>
              </w:rPr>
              <w:commentReference w:id="133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37" w:name="_Toc410196204"/>
      <w:bookmarkStart w:id="1338" w:name="_Toc410196446"/>
      <w:bookmarkStart w:id="1339" w:name="_Toc410196948"/>
      <w:bookmarkStart w:id="1340" w:name="_Toc448130632"/>
      <w:bookmarkStart w:id="1341" w:name="January"/>
      <w:bookmarkEnd w:id="1256"/>
      <w:bookmarkEnd w:id="1275"/>
      <w:bookmarkEnd w:id="1276"/>
      <w:bookmarkEnd w:id="1277"/>
      <w:r>
        <w:lastRenderedPageBreak/>
        <w:t>January</w:t>
      </w:r>
      <w:bookmarkEnd w:id="1337"/>
      <w:bookmarkEnd w:id="1338"/>
      <w:bookmarkEnd w:id="1339"/>
      <w:r w:rsidR="00FF5FF3">
        <w:t xml:space="preserve"> or </w:t>
      </w:r>
      <w:r w:rsidR="00FF5FF3">
        <w:rPr>
          <w:rFonts w:ascii="FreeSerifAvvaShenouda" w:hAnsi="FreeSerifAvvaShenouda" w:cs="FreeSerifAvvaShenouda"/>
        </w:rPr>
        <w:t>Ⲧⲱⲃⲓ</w:t>
      </w:r>
      <w:bookmarkEnd w:id="1340"/>
    </w:p>
    <w:bookmarkStart w:id="1342" w:name="_Toc410196949" w:displacedByCustomXml="next"/>
    <w:bookmarkStart w:id="1343" w:name="_Toc410196447" w:displacedByCustomXml="next"/>
    <w:bookmarkStart w:id="1344" w:name="_Toc410196205" w:displacedByCustomXml="next"/>
    <w:sdt>
      <w:sdtPr>
        <w:id w:val="-286434970"/>
        <w:docPartObj>
          <w:docPartGallery w:val="Table of Contents"/>
          <w:docPartUnique/>
        </w:docPartObj>
      </w:sdtPr>
      <w:sdtEndPr>
        <w:rPr>
          <w:b/>
          <w:bCs/>
          <w:noProof/>
        </w:rPr>
      </w:sdtEndPr>
      <w:sdtContent>
        <w:p w14:paraId="051D23BC" w14:textId="70FE8D38"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130725" w:history="1">
            <w:r w:rsidR="00BB3B58" w:rsidRPr="0008495D">
              <w:rPr>
                <w:rStyle w:val="Hyperlink"/>
                <w:noProof/>
                <w:lang w:val="en-US"/>
              </w:rPr>
              <w:t xml:space="preserve">January 1 (2) / Tobi 6: The Feast of the </w:t>
            </w:r>
            <w:r w:rsidR="00BB3B58" w:rsidRPr="0008495D">
              <w:rPr>
                <w:rStyle w:val="Hyperlink"/>
                <w:noProof/>
              </w:rPr>
              <w:t>Circumcision</w:t>
            </w:r>
            <w:r w:rsidR="00BB3B58">
              <w:rPr>
                <w:noProof/>
                <w:webHidden/>
              </w:rPr>
              <w:tab/>
            </w:r>
            <w:r w:rsidR="00BB3B58">
              <w:rPr>
                <w:noProof/>
                <w:webHidden/>
              </w:rPr>
              <w:fldChar w:fldCharType="begin"/>
            </w:r>
            <w:r w:rsidR="00BB3B58">
              <w:rPr>
                <w:noProof/>
                <w:webHidden/>
              </w:rPr>
              <w:instrText xml:space="preserve"> PAGEREF _Toc448130725 \h </w:instrText>
            </w:r>
            <w:r w:rsidR="00BB3B58">
              <w:rPr>
                <w:noProof/>
                <w:webHidden/>
              </w:rPr>
            </w:r>
            <w:r w:rsidR="00BB3B58">
              <w:rPr>
                <w:noProof/>
                <w:webHidden/>
              </w:rPr>
              <w:fldChar w:fldCharType="separate"/>
            </w:r>
            <w:r w:rsidR="00E315A4">
              <w:rPr>
                <w:noProof/>
                <w:webHidden/>
              </w:rPr>
              <w:t>704</w:t>
            </w:r>
            <w:r w:rsidR="00BB3B58">
              <w:rPr>
                <w:noProof/>
                <w:webHidden/>
              </w:rPr>
              <w:fldChar w:fldCharType="end"/>
            </w:r>
          </w:hyperlink>
        </w:p>
        <w:p w14:paraId="49F083BE" w14:textId="7852EE91" w:rsidR="00BB3B58" w:rsidRDefault="00F017CA">
          <w:pPr>
            <w:pStyle w:val="TOC3"/>
            <w:tabs>
              <w:tab w:val="right" w:leader="dot" w:pos="8846"/>
            </w:tabs>
            <w:rPr>
              <w:rFonts w:asciiTheme="minorHAnsi" w:eastAsiaTheme="minorEastAsia" w:hAnsiTheme="minorHAnsi"/>
              <w:noProof/>
              <w:sz w:val="22"/>
              <w:lang w:val="en-US"/>
            </w:rPr>
          </w:pPr>
          <w:hyperlink w:anchor="_Toc448130726" w:history="1">
            <w:r w:rsidR="00BB3B58" w:rsidRPr="0008495D">
              <w:rPr>
                <w:rStyle w:val="Hyperlink"/>
                <w:noProof/>
              </w:rPr>
              <w:t>January 6 (7) / Tobi 11: The Feast of Theophany</w:t>
            </w:r>
            <w:r w:rsidR="00BB3B58">
              <w:rPr>
                <w:noProof/>
                <w:webHidden/>
              </w:rPr>
              <w:tab/>
            </w:r>
            <w:r w:rsidR="00BB3B58">
              <w:rPr>
                <w:noProof/>
                <w:webHidden/>
              </w:rPr>
              <w:fldChar w:fldCharType="begin"/>
            </w:r>
            <w:r w:rsidR="00BB3B58">
              <w:rPr>
                <w:noProof/>
                <w:webHidden/>
              </w:rPr>
              <w:instrText xml:space="preserve"> PAGEREF _Toc448130726 \h </w:instrText>
            </w:r>
            <w:r w:rsidR="00BB3B58">
              <w:rPr>
                <w:noProof/>
                <w:webHidden/>
              </w:rPr>
            </w:r>
            <w:r w:rsidR="00BB3B58">
              <w:rPr>
                <w:noProof/>
                <w:webHidden/>
              </w:rPr>
              <w:fldChar w:fldCharType="separate"/>
            </w:r>
            <w:r w:rsidR="00E315A4">
              <w:rPr>
                <w:noProof/>
                <w:webHidden/>
              </w:rPr>
              <w:t>713</w:t>
            </w:r>
            <w:r w:rsidR="00BB3B58">
              <w:rPr>
                <w:noProof/>
                <w:webHidden/>
              </w:rPr>
              <w:fldChar w:fldCharType="end"/>
            </w:r>
          </w:hyperlink>
        </w:p>
        <w:p w14:paraId="2AFADC74" w14:textId="600A9E36" w:rsidR="00BB3B58" w:rsidRDefault="00F017CA">
          <w:pPr>
            <w:pStyle w:val="TOC3"/>
            <w:tabs>
              <w:tab w:val="right" w:leader="dot" w:pos="8846"/>
            </w:tabs>
            <w:rPr>
              <w:rFonts w:asciiTheme="minorHAnsi" w:eastAsiaTheme="minorEastAsia" w:hAnsiTheme="minorHAnsi"/>
              <w:noProof/>
              <w:sz w:val="22"/>
              <w:lang w:val="en-US"/>
            </w:rPr>
          </w:pPr>
          <w:hyperlink w:anchor="_Toc448130727" w:history="1">
            <w:r w:rsidR="00BB3B58" w:rsidRPr="0008495D">
              <w:rPr>
                <w:rStyle w:val="Hyperlink"/>
                <w:noProof/>
              </w:rPr>
              <w:t>January 7 (8) / Tobi 12: The Second Day of the Feast of Theophany</w:t>
            </w:r>
            <w:r w:rsidR="00BB3B58">
              <w:rPr>
                <w:noProof/>
                <w:webHidden/>
              </w:rPr>
              <w:tab/>
            </w:r>
            <w:r w:rsidR="00BB3B58">
              <w:rPr>
                <w:noProof/>
                <w:webHidden/>
              </w:rPr>
              <w:fldChar w:fldCharType="begin"/>
            </w:r>
            <w:r w:rsidR="00BB3B58">
              <w:rPr>
                <w:noProof/>
                <w:webHidden/>
              </w:rPr>
              <w:instrText xml:space="preserve"> PAGEREF _Toc448130727 \h </w:instrText>
            </w:r>
            <w:r w:rsidR="00BB3B58">
              <w:rPr>
                <w:noProof/>
                <w:webHidden/>
              </w:rPr>
            </w:r>
            <w:r w:rsidR="00BB3B58">
              <w:rPr>
                <w:noProof/>
                <w:webHidden/>
              </w:rPr>
              <w:fldChar w:fldCharType="separate"/>
            </w:r>
            <w:r w:rsidR="00E315A4">
              <w:rPr>
                <w:noProof/>
                <w:webHidden/>
              </w:rPr>
              <w:t>745</w:t>
            </w:r>
            <w:r w:rsidR="00BB3B58">
              <w:rPr>
                <w:noProof/>
                <w:webHidden/>
              </w:rPr>
              <w:fldChar w:fldCharType="end"/>
            </w:r>
          </w:hyperlink>
        </w:p>
        <w:p w14:paraId="74E80C1A" w14:textId="3261684D" w:rsidR="00BB3B58" w:rsidRDefault="00F017CA">
          <w:pPr>
            <w:pStyle w:val="TOC3"/>
            <w:tabs>
              <w:tab w:val="right" w:leader="dot" w:pos="8846"/>
            </w:tabs>
            <w:rPr>
              <w:rFonts w:asciiTheme="minorHAnsi" w:eastAsiaTheme="minorEastAsia" w:hAnsiTheme="minorHAnsi"/>
              <w:noProof/>
              <w:sz w:val="22"/>
              <w:lang w:val="en-US"/>
            </w:rPr>
          </w:pPr>
          <w:hyperlink w:anchor="_Toc448130728" w:history="1">
            <w:r w:rsidR="00BB3B58" w:rsidRPr="0008495D">
              <w:rPr>
                <w:rStyle w:val="Hyperlink"/>
                <w:noProof/>
              </w:rPr>
              <w:t>January 7 (8) / Tobi 12: Also the Commemoration of Archangel Michael</w:t>
            </w:r>
            <w:r w:rsidR="00BB3B58">
              <w:rPr>
                <w:noProof/>
                <w:webHidden/>
              </w:rPr>
              <w:tab/>
            </w:r>
            <w:r w:rsidR="00BB3B58">
              <w:rPr>
                <w:noProof/>
                <w:webHidden/>
              </w:rPr>
              <w:fldChar w:fldCharType="begin"/>
            </w:r>
            <w:r w:rsidR="00BB3B58">
              <w:rPr>
                <w:noProof/>
                <w:webHidden/>
              </w:rPr>
              <w:instrText xml:space="preserve"> PAGEREF _Toc448130728 \h </w:instrText>
            </w:r>
            <w:r w:rsidR="00BB3B58">
              <w:rPr>
                <w:noProof/>
                <w:webHidden/>
              </w:rPr>
            </w:r>
            <w:r w:rsidR="00BB3B58">
              <w:rPr>
                <w:noProof/>
                <w:webHidden/>
              </w:rPr>
              <w:fldChar w:fldCharType="separate"/>
            </w:r>
            <w:r w:rsidR="00E315A4">
              <w:rPr>
                <w:noProof/>
                <w:webHidden/>
              </w:rPr>
              <w:t>746</w:t>
            </w:r>
            <w:r w:rsidR="00BB3B58">
              <w:rPr>
                <w:noProof/>
                <w:webHidden/>
              </w:rPr>
              <w:fldChar w:fldCharType="end"/>
            </w:r>
          </w:hyperlink>
        </w:p>
        <w:p w14:paraId="052549F8" w14:textId="20560F3F" w:rsidR="00BB3B58" w:rsidRDefault="00F017CA">
          <w:pPr>
            <w:pStyle w:val="TOC3"/>
            <w:tabs>
              <w:tab w:val="right" w:leader="dot" w:pos="8846"/>
            </w:tabs>
            <w:rPr>
              <w:rFonts w:asciiTheme="minorHAnsi" w:eastAsiaTheme="minorEastAsia" w:hAnsiTheme="minorHAnsi"/>
              <w:noProof/>
              <w:sz w:val="22"/>
              <w:lang w:val="en-US"/>
            </w:rPr>
          </w:pPr>
          <w:hyperlink w:anchor="_Toc448130729" w:history="1">
            <w:r w:rsidR="00BB3B58" w:rsidRPr="0008495D">
              <w:rPr>
                <w:rStyle w:val="Hyperlink"/>
                <w:noProof/>
              </w:rPr>
              <w:t>January 7 (8) / Tobi 12: Also St. Theodore Anatoly</w:t>
            </w:r>
            <w:r w:rsidR="00BB3B58">
              <w:rPr>
                <w:noProof/>
                <w:webHidden/>
              </w:rPr>
              <w:tab/>
            </w:r>
            <w:r w:rsidR="00BB3B58">
              <w:rPr>
                <w:noProof/>
                <w:webHidden/>
              </w:rPr>
              <w:fldChar w:fldCharType="begin"/>
            </w:r>
            <w:r w:rsidR="00BB3B58">
              <w:rPr>
                <w:noProof/>
                <w:webHidden/>
              </w:rPr>
              <w:instrText xml:space="preserve"> PAGEREF _Toc448130729 \h </w:instrText>
            </w:r>
            <w:r w:rsidR="00BB3B58">
              <w:rPr>
                <w:noProof/>
                <w:webHidden/>
              </w:rPr>
            </w:r>
            <w:r w:rsidR="00BB3B58">
              <w:rPr>
                <w:noProof/>
                <w:webHidden/>
              </w:rPr>
              <w:fldChar w:fldCharType="separate"/>
            </w:r>
            <w:r w:rsidR="00E315A4">
              <w:rPr>
                <w:noProof/>
                <w:webHidden/>
              </w:rPr>
              <w:t>746</w:t>
            </w:r>
            <w:r w:rsidR="00BB3B58">
              <w:rPr>
                <w:noProof/>
                <w:webHidden/>
              </w:rPr>
              <w:fldChar w:fldCharType="end"/>
            </w:r>
          </w:hyperlink>
        </w:p>
        <w:p w14:paraId="029360C6" w14:textId="5D9D88DB" w:rsidR="00BB3B58" w:rsidRDefault="00F017CA">
          <w:pPr>
            <w:pStyle w:val="TOC3"/>
            <w:tabs>
              <w:tab w:val="right" w:leader="dot" w:pos="8846"/>
            </w:tabs>
            <w:rPr>
              <w:rFonts w:asciiTheme="minorHAnsi" w:eastAsiaTheme="minorEastAsia" w:hAnsiTheme="minorHAnsi"/>
              <w:noProof/>
              <w:sz w:val="22"/>
              <w:lang w:val="en-US"/>
            </w:rPr>
          </w:pPr>
          <w:hyperlink w:anchor="_Toc448130730" w:history="1">
            <w:r w:rsidR="00BB3B58" w:rsidRPr="0008495D">
              <w:rPr>
                <w:rStyle w:val="Hyperlink"/>
                <w:noProof/>
              </w:rPr>
              <w:t>January 8 (9) / Tobi 13: The Feast of The Wedding of Cana of Galilee</w:t>
            </w:r>
            <w:r w:rsidR="00BB3B58">
              <w:rPr>
                <w:noProof/>
                <w:webHidden/>
              </w:rPr>
              <w:tab/>
            </w:r>
            <w:r w:rsidR="00BB3B58">
              <w:rPr>
                <w:noProof/>
                <w:webHidden/>
              </w:rPr>
              <w:fldChar w:fldCharType="begin"/>
            </w:r>
            <w:r w:rsidR="00BB3B58">
              <w:rPr>
                <w:noProof/>
                <w:webHidden/>
              </w:rPr>
              <w:instrText xml:space="preserve"> PAGEREF _Toc448130730 \h </w:instrText>
            </w:r>
            <w:r w:rsidR="00BB3B58">
              <w:rPr>
                <w:noProof/>
                <w:webHidden/>
              </w:rPr>
            </w:r>
            <w:r w:rsidR="00BB3B58">
              <w:rPr>
                <w:noProof/>
                <w:webHidden/>
              </w:rPr>
              <w:fldChar w:fldCharType="separate"/>
            </w:r>
            <w:r w:rsidR="00E315A4">
              <w:rPr>
                <w:noProof/>
                <w:webHidden/>
              </w:rPr>
              <w:t>747</w:t>
            </w:r>
            <w:r w:rsidR="00BB3B58">
              <w:rPr>
                <w:noProof/>
                <w:webHidden/>
              </w:rPr>
              <w:fldChar w:fldCharType="end"/>
            </w:r>
          </w:hyperlink>
        </w:p>
        <w:p w14:paraId="6AF44FD0" w14:textId="08E7D953" w:rsidR="00BB3B58" w:rsidRDefault="00F017CA">
          <w:pPr>
            <w:pStyle w:val="TOC3"/>
            <w:tabs>
              <w:tab w:val="right" w:leader="dot" w:pos="8846"/>
            </w:tabs>
            <w:rPr>
              <w:rFonts w:asciiTheme="minorHAnsi" w:eastAsiaTheme="minorEastAsia" w:hAnsiTheme="minorHAnsi"/>
              <w:noProof/>
              <w:sz w:val="22"/>
              <w:lang w:val="en-US"/>
            </w:rPr>
          </w:pPr>
          <w:hyperlink w:anchor="_Toc448130731" w:history="1">
            <w:r w:rsidR="00BB3B58" w:rsidRPr="0008495D">
              <w:rPr>
                <w:rStyle w:val="Hyperlink"/>
                <w:noProof/>
              </w:rPr>
              <w:t>January 8 (9) / Tobi 13: Also the Martyrdom of St. Demiana</w:t>
            </w:r>
            <w:r w:rsidR="00BB3B58">
              <w:rPr>
                <w:noProof/>
                <w:webHidden/>
              </w:rPr>
              <w:tab/>
            </w:r>
            <w:r w:rsidR="00BB3B58">
              <w:rPr>
                <w:noProof/>
                <w:webHidden/>
              </w:rPr>
              <w:fldChar w:fldCharType="begin"/>
            </w:r>
            <w:r w:rsidR="00BB3B58">
              <w:rPr>
                <w:noProof/>
                <w:webHidden/>
              </w:rPr>
              <w:instrText xml:space="preserve"> PAGEREF _Toc448130731 \h </w:instrText>
            </w:r>
            <w:r w:rsidR="00BB3B58">
              <w:rPr>
                <w:noProof/>
                <w:webHidden/>
              </w:rPr>
            </w:r>
            <w:r w:rsidR="00BB3B58">
              <w:rPr>
                <w:noProof/>
                <w:webHidden/>
              </w:rPr>
              <w:fldChar w:fldCharType="separate"/>
            </w:r>
            <w:r w:rsidR="00E315A4">
              <w:rPr>
                <w:noProof/>
                <w:webHidden/>
              </w:rPr>
              <w:t>755</w:t>
            </w:r>
            <w:r w:rsidR="00BB3B58">
              <w:rPr>
                <w:noProof/>
                <w:webHidden/>
              </w:rPr>
              <w:fldChar w:fldCharType="end"/>
            </w:r>
          </w:hyperlink>
        </w:p>
        <w:p w14:paraId="39A6CE22" w14:textId="3EC289A5" w:rsidR="00BB3B58" w:rsidRDefault="00F017CA">
          <w:pPr>
            <w:pStyle w:val="TOC3"/>
            <w:tabs>
              <w:tab w:val="right" w:leader="dot" w:pos="8846"/>
            </w:tabs>
            <w:rPr>
              <w:rFonts w:asciiTheme="minorHAnsi" w:eastAsiaTheme="minorEastAsia" w:hAnsiTheme="minorHAnsi"/>
              <w:noProof/>
              <w:sz w:val="22"/>
              <w:lang w:val="en-US"/>
            </w:rPr>
          </w:pPr>
          <w:hyperlink w:anchor="_Toc448130732" w:history="1">
            <w:r w:rsidR="00BB3B58" w:rsidRPr="0008495D">
              <w:rPr>
                <w:rStyle w:val="Hyperlink"/>
                <w:noProof/>
              </w:rPr>
              <w:t>January 9 (10) / Tobi 14: St. Maximus</w:t>
            </w:r>
            <w:r w:rsidR="00BB3B58">
              <w:rPr>
                <w:noProof/>
                <w:webHidden/>
              </w:rPr>
              <w:tab/>
            </w:r>
            <w:r w:rsidR="00BB3B58">
              <w:rPr>
                <w:noProof/>
                <w:webHidden/>
              </w:rPr>
              <w:fldChar w:fldCharType="begin"/>
            </w:r>
            <w:r w:rsidR="00BB3B58">
              <w:rPr>
                <w:noProof/>
                <w:webHidden/>
              </w:rPr>
              <w:instrText xml:space="preserve"> PAGEREF _Toc448130732 \h </w:instrText>
            </w:r>
            <w:r w:rsidR="00BB3B58">
              <w:rPr>
                <w:noProof/>
                <w:webHidden/>
              </w:rPr>
            </w:r>
            <w:r w:rsidR="00BB3B58">
              <w:rPr>
                <w:noProof/>
                <w:webHidden/>
              </w:rPr>
              <w:fldChar w:fldCharType="separate"/>
            </w:r>
            <w:r w:rsidR="00E315A4">
              <w:rPr>
                <w:noProof/>
                <w:webHidden/>
              </w:rPr>
              <w:t>758</w:t>
            </w:r>
            <w:r w:rsidR="00BB3B58">
              <w:rPr>
                <w:noProof/>
                <w:webHidden/>
              </w:rPr>
              <w:fldChar w:fldCharType="end"/>
            </w:r>
          </w:hyperlink>
        </w:p>
        <w:p w14:paraId="4F3ECA96" w14:textId="25FC1F8F" w:rsidR="00BB3B58" w:rsidRDefault="00F017CA">
          <w:pPr>
            <w:pStyle w:val="TOC3"/>
            <w:tabs>
              <w:tab w:val="right" w:leader="dot" w:pos="8846"/>
            </w:tabs>
            <w:rPr>
              <w:rFonts w:asciiTheme="minorHAnsi" w:eastAsiaTheme="minorEastAsia" w:hAnsiTheme="minorHAnsi"/>
              <w:noProof/>
              <w:sz w:val="22"/>
              <w:lang w:val="en-US"/>
            </w:rPr>
          </w:pPr>
          <w:hyperlink w:anchor="_Toc448130733" w:history="1">
            <w:r w:rsidR="00BB3B58" w:rsidRPr="0008495D">
              <w:rPr>
                <w:rStyle w:val="Hyperlink"/>
                <w:noProof/>
              </w:rPr>
              <w:t>January 12 (13) / Tobi 17: St. Dometius</w:t>
            </w:r>
            <w:r w:rsidR="00BB3B58">
              <w:rPr>
                <w:noProof/>
                <w:webHidden/>
              </w:rPr>
              <w:tab/>
            </w:r>
            <w:r w:rsidR="00BB3B58">
              <w:rPr>
                <w:noProof/>
                <w:webHidden/>
              </w:rPr>
              <w:fldChar w:fldCharType="begin"/>
            </w:r>
            <w:r w:rsidR="00BB3B58">
              <w:rPr>
                <w:noProof/>
                <w:webHidden/>
              </w:rPr>
              <w:instrText xml:space="preserve"> PAGEREF _Toc448130733 \h </w:instrText>
            </w:r>
            <w:r w:rsidR="00BB3B58">
              <w:rPr>
                <w:noProof/>
                <w:webHidden/>
              </w:rPr>
            </w:r>
            <w:r w:rsidR="00BB3B58">
              <w:rPr>
                <w:noProof/>
                <w:webHidden/>
              </w:rPr>
              <w:fldChar w:fldCharType="separate"/>
            </w:r>
            <w:r w:rsidR="00E315A4">
              <w:rPr>
                <w:noProof/>
                <w:webHidden/>
              </w:rPr>
              <w:t>759</w:t>
            </w:r>
            <w:r w:rsidR="00BB3B58">
              <w:rPr>
                <w:noProof/>
                <w:webHidden/>
              </w:rPr>
              <w:fldChar w:fldCharType="end"/>
            </w:r>
          </w:hyperlink>
        </w:p>
        <w:p w14:paraId="36EECD56" w14:textId="1FC769AF" w:rsidR="00BB3B58" w:rsidRDefault="00F017CA">
          <w:pPr>
            <w:pStyle w:val="TOC3"/>
            <w:tabs>
              <w:tab w:val="right" w:leader="dot" w:pos="8846"/>
            </w:tabs>
            <w:rPr>
              <w:rFonts w:asciiTheme="minorHAnsi" w:eastAsiaTheme="minorEastAsia" w:hAnsiTheme="minorHAnsi"/>
              <w:noProof/>
              <w:sz w:val="22"/>
              <w:lang w:val="en-US"/>
            </w:rPr>
          </w:pPr>
          <w:hyperlink w:anchor="_Toc448130734" w:history="1">
            <w:r w:rsidR="00BB3B58" w:rsidRPr="0008495D">
              <w:rPr>
                <w:rStyle w:val="Hyperlink"/>
                <w:noProof/>
              </w:rPr>
              <w:t>January 13 (14) / Tobi 18: St. Hilary of Poitiers</w:t>
            </w:r>
            <w:r w:rsidR="00BB3B58">
              <w:rPr>
                <w:noProof/>
                <w:webHidden/>
              </w:rPr>
              <w:tab/>
            </w:r>
            <w:r w:rsidR="00BB3B58">
              <w:rPr>
                <w:noProof/>
                <w:webHidden/>
              </w:rPr>
              <w:fldChar w:fldCharType="begin"/>
            </w:r>
            <w:r w:rsidR="00BB3B58">
              <w:rPr>
                <w:noProof/>
                <w:webHidden/>
              </w:rPr>
              <w:instrText xml:space="preserve"> PAGEREF _Toc448130734 \h </w:instrText>
            </w:r>
            <w:r w:rsidR="00BB3B58">
              <w:rPr>
                <w:noProof/>
                <w:webHidden/>
              </w:rPr>
            </w:r>
            <w:r w:rsidR="00BB3B58">
              <w:rPr>
                <w:noProof/>
                <w:webHidden/>
              </w:rPr>
              <w:fldChar w:fldCharType="separate"/>
            </w:r>
            <w:r w:rsidR="00E315A4">
              <w:rPr>
                <w:noProof/>
                <w:webHidden/>
              </w:rPr>
              <w:t>759</w:t>
            </w:r>
            <w:r w:rsidR="00BB3B58">
              <w:rPr>
                <w:noProof/>
                <w:webHidden/>
              </w:rPr>
              <w:fldChar w:fldCharType="end"/>
            </w:r>
          </w:hyperlink>
        </w:p>
        <w:p w14:paraId="024824DA" w14:textId="44A4F54E" w:rsidR="00BB3B58" w:rsidRDefault="00F017CA">
          <w:pPr>
            <w:pStyle w:val="TOC3"/>
            <w:tabs>
              <w:tab w:val="right" w:leader="dot" w:pos="8846"/>
            </w:tabs>
            <w:rPr>
              <w:rFonts w:asciiTheme="minorHAnsi" w:eastAsiaTheme="minorEastAsia" w:hAnsiTheme="minorHAnsi"/>
              <w:noProof/>
              <w:sz w:val="22"/>
              <w:lang w:val="en-US"/>
            </w:rPr>
          </w:pPr>
          <w:hyperlink w:anchor="_Toc448130735" w:history="1">
            <w:r w:rsidR="00BB3B58" w:rsidRPr="0008495D">
              <w:rPr>
                <w:rStyle w:val="Hyperlink"/>
                <w:noProof/>
              </w:rPr>
              <w:t>January 15 (16) / Tobi 20: Departure of St. Prochorus the Disciple</w:t>
            </w:r>
            <w:r w:rsidR="00BB3B58">
              <w:rPr>
                <w:noProof/>
                <w:webHidden/>
              </w:rPr>
              <w:tab/>
            </w:r>
            <w:r w:rsidR="00BB3B58">
              <w:rPr>
                <w:noProof/>
                <w:webHidden/>
              </w:rPr>
              <w:fldChar w:fldCharType="begin"/>
            </w:r>
            <w:r w:rsidR="00BB3B58">
              <w:rPr>
                <w:noProof/>
                <w:webHidden/>
              </w:rPr>
              <w:instrText xml:space="preserve"> PAGEREF _Toc448130735 \h </w:instrText>
            </w:r>
            <w:r w:rsidR="00BB3B58">
              <w:rPr>
                <w:noProof/>
                <w:webHidden/>
              </w:rPr>
            </w:r>
            <w:r w:rsidR="00BB3B58">
              <w:rPr>
                <w:noProof/>
                <w:webHidden/>
              </w:rPr>
              <w:fldChar w:fldCharType="separate"/>
            </w:r>
            <w:r w:rsidR="00E315A4">
              <w:rPr>
                <w:noProof/>
                <w:webHidden/>
              </w:rPr>
              <w:t>759</w:t>
            </w:r>
            <w:r w:rsidR="00BB3B58">
              <w:rPr>
                <w:noProof/>
                <w:webHidden/>
              </w:rPr>
              <w:fldChar w:fldCharType="end"/>
            </w:r>
          </w:hyperlink>
        </w:p>
        <w:p w14:paraId="24BA730C" w14:textId="11B98532" w:rsidR="00BB3B58" w:rsidRDefault="00F017CA">
          <w:pPr>
            <w:pStyle w:val="TOC3"/>
            <w:tabs>
              <w:tab w:val="right" w:leader="dot" w:pos="8846"/>
            </w:tabs>
            <w:rPr>
              <w:rFonts w:asciiTheme="minorHAnsi" w:eastAsiaTheme="minorEastAsia" w:hAnsiTheme="minorHAnsi"/>
              <w:noProof/>
              <w:sz w:val="22"/>
              <w:lang w:val="en-US"/>
            </w:rPr>
          </w:pPr>
          <w:hyperlink w:anchor="_Toc448130736" w:history="1">
            <w:r w:rsidR="00BB3B58" w:rsidRPr="0008495D">
              <w:rPr>
                <w:rStyle w:val="Hyperlink"/>
                <w:noProof/>
              </w:rPr>
              <w:t>January 16 (17) / Tobi 21: The Dormition of the Virgin</w:t>
            </w:r>
            <w:r w:rsidR="00BB3B58">
              <w:rPr>
                <w:noProof/>
                <w:webHidden/>
              </w:rPr>
              <w:tab/>
            </w:r>
            <w:r w:rsidR="00BB3B58">
              <w:rPr>
                <w:noProof/>
                <w:webHidden/>
              </w:rPr>
              <w:fldChar w:fldCharType="begin"/>
            </w:r>
            <w:r w:rsidR="00BB3B58">
              <w:rPr>
                <w:noProof/>
                <w:webHidden/>
              </w:rPr>
              <w:instrText xml:space="preserve"> PAGEREF _Toc448130736 \h </w:instrText>
            </w:r>
            <w:r w:rsidR="00BB3B58">
              <w:rPr>
                <w:noProof/>
                <w:webHidden/>
              </w:rPr>
            </w:r>
            <w:r w:rsidR="00BB3B58">
              <w:rPr>
                <w:noProof/>
                <w:webHidden/>
              </w:rPr>
              <w:fldChar w:fldCharType="separate"/>
            </w:r>
            <w:r w:rsidR="00E315A4">
              <w:rPr>
                <w:noProof/>
                <w:webHidden/>
              </w:rPr>
              <w:t>759</w:t>
            </w:r>
            <w:r w:rsidR="00BB3B58">
              <w:rPr>
                <w:noProof/>
                <w:webHidden/>
              </w:rPr>
              <w:fldChar w:fldCharType="end"/>
            </w:r>
          </w:hyperlink>
        </w:p>
        <w:p w14:paraId="1FDC6184" w14:textId="0C98EAE5" w:rsidR="00BB3B58" w:rsidRDefault="00F017CA">
          <w:pPr>
            <w:pStyle w:val="TOC3"/>
            <w:tabs>
              <w:tab w:val="right" w:leader="dot" w:pos="8846"/>
            </w:tabs>
            <w:rPr>
              <w:rFonts w:asciiTheme="minorHAnsi" w:eastAsiaTheme="minorEastAsia" w:hAnsiTheme="minorHAnsi"/>
              <w:noProof/>
              <w:sz w:val="22"/>
              <w:lang w:val="en-US"/>
            </w:rPr>
          </w:pPr>
          <w:hyperlink w:anchor="_Toc448130737" w:history="1">
            <w:r w:rsidR="00BB3B58" w:rsidRPr="0008495D">
              <w:rPr>
                <w:rStyle w:val="Hyperlink"/>
                <w:noProof/>
              </w:rPr>
              <w:t>January 17 (18) / Tobi 22: St. Anthony the Great</w:t>
            </w:r>
            <w:r w:rsidR="00BB3B58">
              <w:rPr>
                <w:noProof/>
                <w:webHidden/>
              </w:rPr>
              <w:tab/>
            </w:r>
            <w:r w:rsidR="00BB3B58">
              <w:rPr>
                <w:noProof/>
                <w:webHidden/>
              </w:rPr>
              <w:fldChar w:fldCharType="begin"/>
            </w:r>
            <w:r w:rsidR="00BB3B58">
              <w:rPr>
                <w:noProof/>
                <w:webHidden/>
              </w:rPr>
              <w:instrText xml:space="preserve"> PAGEREF _Toc448130737 \h </w:instrText>
            </w:r>
            <w:r w:rsidR="00BB3B58">
              <w:rPr>
                <w:noProof/>
                <w:webHidden/>
              </w:rPr>
            </w:r>
            <w:r w:rsidR="00BB3B58">
              <w:rPr>
                <w:noProof/>
                <w:webHidden/>
              </w:rPr>
              <w:fldChar w:fldCharType="separate"/>
            </w:r>
            <w:r w:rsidR="00E315A4">
              <w:rPr>
                <w:noProof/>
                <w:webHidden/>
              </w:rPr>
              <w:t>759</w:t>
            </w:r>
            <w:r w:rsidR="00BB3B58">
              <w:rPr>
                <w:noProof/>
                <w:webHidden/>
              </w:rPr>
              <w:fldChar w:fldCharType="end"/>
            </w:r>
          </w:hyperlink>
        </w:p>
        <w:p w14:paraId="6495BA60" w14:textId="52AAB68E" w:rsidR="00BB3B58" w:rsidRDefault="00F017CA">
          <w:pPr>
            <w:pStyle w:val="TOC3"/>
            <w:tabs>
              <w:tab w:val="right" w:leader="dot" w:pos="8846"/>
            </w:tabs>
            <w:rPr>
              <w:rFonts w:asciiTheme="minorHAnsi" w:eastAsiaTheme="minorEastAsia" w:hAnsiTheme="minorHAnsi"/>
              <w:noProof/>
              <w:sz w:val="22"/>
              <w:lang w:val="en-US"/>
            </w:rPr>
          </w:pPr>
          <w:hyperlink w:anchor="_Toc448130738" w:history="1">
            <w:r w:rsidR="00BB3B58" w:rsidRPr="0008495D">
              <w:rPr>
                <w:rStyle w:val="Hyperlink"/>
                <w:noProof/>
              </w:rPr>
              <w:t>January 18 (19) / Tobi 23: St. Timothy the Apostle</w:t>
            </w:r>
            <w:r w:rsidR="00BB3B58">
              <w:rPr>
                <w:noProof/>
                <w:webHidden/>
              </w:rPr>
              <w:tab/>
            </w:r>
            <w:r w:rsidR="00BB3B58">
              <w:rPr>
                <w:noProof/>
                <w:webHidden/>
              </w:rPr>
              <w:fldChar w:fldCharType="begin"/>
            </w:r>
            <w:r w:rsidR="00BB3B58">
              <w:rPr>
                <w:noProof/>
                <w:webHidden/>
              </w:rPr>
              <w:instrText xml:space="preserve"> PAGEREF _Toc448130738 \h </w:instrText>
            </w:r>
            <w:r w:rsidR="00BB3B58">
              <w:rPr>
                <w:noProof/>
                <w:webHidden/>
              </w:rPr>
            </w:r>
            <w:r w:rsidR="00BB3B58">
              <w:rPr>
                <w:noProof/>
                <w:webHidden/>
              </w:rPr>
              <w:fldChar w:fldCharType="separate"/>
            </w:r>
            <w:r w:rsidR="00E315A4">
              <w:rPr>
                <w:noProof/>
                <w:webHidden/>
              </w:rPr>
              <w:t>761</w:t>
            </w:r>
            <w:r w:rsidR="00BB3B58">
              <w:rPr>
                <w:noProof/>
                <w:webHidden/>
              </w:rPr>
              <w:fldChar w:fldCharType="end"/>
            </w:r>
          </w:hyperlink>
        </w:p>
        <w:p w14:paraId="5F1BE245" w14:textId="4134D141" w:rsidR="00BB3B58" w:rsidRDefault="00F017CA">
          <w:pPr>
            <w:pStyle w:val="TOC3"/>
            <w:tabs>
              <w:tab w:val="right" w:leader="dot" w:pos="8846"/>
            </w:tabs>
            <w:rPr>
              <w:rFonts w:asciiTheme="minorHAnsi" w:eastAsiaTheme="minorEastAsia" w:hAnsiTheme="minorHAnsi"/>
              <w:noProof/>
              <w:sz w:val="22"/>
              <w:lang w:val="en-US"/>
            </w:rPr>
          </w:pPr>
          <w:hyperlink w:anchor="_Toc448130739" w:history="1">
            <w:r w:rsidR="00BB3B58" w:rsidRPr="0008495D">
              <w:rPr>
                <w:rStyle w:val="Hyperlink"/>
                <w:noProof/>
              </w:rPr>
              <w:t>January 22 (23) / Tobi 27: Archangel Suriel</w:t>
            </w:r>
            <w:r w:rsidR="00BB3B58">
              <w:rPr>
                <w:noProof/>
                <w:webHidden/>
              </w:rPr>
              <w:tab/>
            </w:r>
            <w:r w:rsidR="00BB3B58">
              <w:rPr>
                <w:noProof/>
                <w:webHidden/>
              </w:rPr>
              <w:fldChar w:fldCharType="begin"/>
            </w:r>
            <w:r w:rsidR="00BB3B58">
              <w:rPr>
                <w:noProof/>
                <w:webHidden/>
              </w:rPr>
              <w:instrText xml:space="preserve"> PAGEREF _Toc448130739 \h </w:instrText>
            </w:r>
            <w:r w:rsidR="00BB3B58">
              <w:rPr>
                <w:noProof/>
                <w:webHidden/>
              </w:rPr>
            </w:r>
            <w:r w:rsidR="00BB3B58">
              <w:rPr>
                <w:noProof/>
                <w:webHidden/>
              </w:rPr>
              <w:fldChar w:fldCharType="separate"/>
            </w:r>
            <w:r w:rsidR="00E315A4">
              <w:rPr>
                <w:noProof/>
                <w:webHidden/>
              </w:rPr>
              <w:t>761</w:t>
            </w:r>
            <w:r w:rsidR="00BB3B58">
              <w:rPr>
                <w:noProof/>
                <w:webHidden/>
              </w:rPr>
              <w:fldChar w:fldCharType="end"/>
            </w:r>
          </w:hyperlink>
        </w:p>
        <w:p w14:paraId="4BC45266" w14:textId="6B4BB5C7" w:rsidR="00BB3B58" w:rsidRDefault="00F017CA">
          <w:pPr>
            <w:pStyle w:val="TOC3"/>
            <w:tabs>
              <w:tab w:val="right" w:leader="dot" w:pos="8846"/>
            </w:tabs>
            <w:rPr>
              <w:rFonts w:asciiTheme="minorHAnsi" w:eastAsiaTheme="minorEastAsia" w:hAnsiTheme="minorHAnsi"/>
              <w:noProof/>
              <w:sz w:val="22"/>
              <w:lang w:val="en-US"/>
            </w:rPr>
          </w:pPr>
          <w:hyperlink w:anchor="_Toc448130740" w:history="1">
            <w:r w:rsidR="00BB3B58" w:rsidRPr="0008495D">
              <w:rPr>
                <w:rStyle w:val="Hyperlink"/>
                <w:noProof/>
              </w:rPr>
              <w:t>January 22 (23) / Tobi 27: Also Relocation of St. Timothy the Apostle’s Relics</w:t>
            </w:r>
            <w:r w:rsidR="00BB3B58">
              <w:rPr>
                <w:noProof/>
                <w:webHidden/>
              </w:rPr>
              <w:tab/>
            </w:r>
            <w:r w:rsidR="00BB3B58">
              <w:rPr>
                <w:noProof/>
                <w:webHidden/>
              </w:rPr>
              <w:fldChar w:fldCharType="begin"/>
            </w:r>
            <w:r w:rsidR="00BB3B58">
              <w:rPr>
                <w:noProof/>
                <w:webHidden/>
              </w:rPr>
              <w:instrText xml:space="preserve"> PAGEREF _Toc448130740 \h </w:instrText>
            </w:r>
            <w:r w:rsidR="00BB3B58">
              <w:rPr>
                <w:noProof/>
                <w:webHidden/>
              </w:rPr>
            </w:r>
            <w:r w:rsidR="00BB3B58">
              <w:rPr>
                <w:noProof/>
                <w:webHidden/>
              </w:rPr>
              <w:fldChar w:fldCharType="separate"/>
            </w:r>
            <w:r w:rsidR="00E315A4">
              <w:rPr>
                <w:noProof/>
                <w:webHidden/>
              </w:rPr>
              <w:t>761</w:t>
            </w:r>
            <w:r w:rsidR="00BB3B58">
              <w:rPr>
                <w:noProof/>
                <w:webHidden/>
              </w:rPr>
              <w:fldChar w:fldCharType="end"/>
            </w:r>
          </w:hyperlink>
        </w:p>
        <w:p w14:paraId="4599EB05" w14:textId="00909C0C" w:rsidR="00BB3B58" w:rsidRDefault="00F017CA">
          <w:pPr>
            <w:pStyle w:val="TOC3"/>
            <w:tabs>
              <w:tab w:val="right" w:leader="dot" w:pos="8846"/>
            </w:tabs>
            <w:rPr>
              <w:rFonts w:asciiTheme="minorHAnsi" w:eastAsiaTheme="minorEastAsia" w:hAnsiTheme="minorHAnsi"/>
              <w:noProof/>
              <w:sz w:val="22"/>
              <w:lang w:val="en-US"/>
            </w:rPr>
          </w:pPr>
          <w:hyperlink w:anchor="_Toc448130741" w:history="1">
            <w:r w:rsidR="00BB3B58" w:rsidRPr="0008495D">
              <w:rPr>
                <w:rStyle w:val="Hyperlink"/>
                <w:noProof/>
              </w:rPr>
              <w:t>January 24 (25) / Tobi 29: Commemoration of the Annunciation, Nativity, and Resurrection on the 29</w:t>
            </w:r>
            <w:r w:rsidR="00BB3B58" w:rsidRPr="0008495D">
              <w:rPr>
                <w:rStyle w:val="Hyperlink"/>
                <w:noProof/>
                <w:vertAlign w:val="superscript"/>
              </w:rPr>
              <w:t>th</w:t>
            </w:r>
            <w:r w:rsidR="00BB3B58" w:rsidRPr="0008495D">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_Toc448130741 \h </w:instrText>
            </w:r>
            <w:r w:rsidR="00BB3B58">
              <w:rPr>
                <w:noProof/>
                <w:webHidden/>
              </w:rPr>
            </w:r>
            <w:r w:rsidR="00BB3B58">
              <w:rPr>
                <w:noProof/>
                <w:webHidden/>
              </w:rPr>
              <w:fldChar w:fldCharType="separate"/>
            </w:r>
            <w:r w:rsidR="00E315A4">
              <w:rPr>
                <w:noProof/>
                <w:webHidden/>
              </w:rPr>
              <w:t>762</w:t>
            </w:r>
            <w:r w:rsidR="00BB3B58">
              <w:rPr>
                <w:noProof/>
                <w:webHidden/>
              </w:rPr>
              <w:fldChar w:fldCharType="end"/>
            </w:r>
          </w:hyperlink>
        </w:p>
        <w:p w14:paraId="3CDA0219" w14:textId="2D71F465" w:rsidR="00BB3B58" w:rsidRDefault="00F017CA">
          <w:pPr>
            <w:pStyle w:val="TOC3"/>
            <w:tabs>
              <w:tab w:val="right" w:leader="dot" w:pos="8846"/>
            </w:tabs>
            <w:rPr>
              <w:rFonts w:asciiTheme="minorHAnsi" w:eastAsiaTheme="minorEastAsia" w:hAnsiTheme="minorHAnsi"/>
              <w:noProof/>
              <w:sz w:val="22"/>
              <w:lang w:val="en-US"/>
            </w:rPr>
          </w:pPr>
          <w:hyperlink w:anchor="_Toc448130742" w:history="1">
            <w:r w:rsidR="00BB3B58" w:rsidRPr="0008495D">
              <w:rPr>
                <w:rStyle w:val="Hyperlink"/>
                <w:noProof/>
              </w:rPr>
              <w:t>January 27 (28) / Meshir 2: St. Paul the Anchorite</w:t>
            </w:r>
            <w:r w:rsidR="00BB3B58">
              <w:rPr>
                <w:noProof/>
                <w:webHidden/>
              </w:rPr>
              <w:tab/>
            </w:r>
            <w:r w:rsidR="00BB3B58">
              <w:rPr>
                <w:noProof/>
                <w:webHidden/>
              </w:rPr>
              <w:fldChar w:fldCharType="begin"/>
            </w:r>
            <w:r w:rsidR="00BB3B58">
              <w:rPr>
                <w:noProof/>
                <w:webHidden/>
              </w:rPr>
              <w:instrText xml:space="preserve"> PAGEREF _Toc448130742 \h </w:instrText>
            </w:r>
            <w:r w:rsidR="00BB3B58">
              <w:rPr>
                <w:noProof/>
                <w:webHidden/>
              </w:rPr>
            </w:r>
            <w:r w:rsidR="00BB3B58">
              <w:rPr>
                <w:noProof/>
                <w:webHidden/>
              </w:rPr>
              <w:fldChar w:fldCharType="separate"/>
            </w:r>
            <w:r w:rsidR="00E315A4">
              <w:rPr>
                <w:noProof/>
                <w:webHidden/>
              </w:rPr>
              <w:t>762</w:t>
            </w:r>
            <w:r w:rsidR="00BB3B58">
              <w:rPr>
                <w:noProof/>
                <w:webHidden/>
              </w:rPr>
              <w:fldChar w:fldCharType="end"/>
            </w:r>
          </w:hyperlink>
        </w:p>
        <w:p w14:paraId="128F4669" w14:textId="72D286CE" w:rsidR="00BB3B58" w:rsidRDefault="00F017CA">
          <w:pPr>
            <w:pStyle w:val="TOC3"/>
            <w:tabs>
              <w:tab w:val="right" w:leader="dot" w:pos="8846"/>
            </w:tabs>
            <w:rPr>
              <w:rFonts w:asciiTheme="minorHAnsi" w:eastAsiaTheme="minorEastAsia" w:hAnsiTheme="minorHAnsi"/>
              <w:noProof/>
              <w:sz w:val="22"/>
              <w:lang w:val="en-US"/>
            </w:rPr>
          </w:pPr>
          <w:hyperlink w:anchor="_Toc448130743" w:history="1">
            <w:r w:rsidR="00BB3B58" w:rsidRPr="0008495D">
              <w:rPr>
                <w:rStyle w:val="Hyperlink"/>
                <w:noProof/>
              </w:rPr>
              <w:t>January 29 (30) / Meshir 4: Martyrdom of St. Agabus the Disciple</w:t>
            </w:r>
            <w:r w:rsidR="00BB3B58">
              <w:rPr>
                <w:noProof/>
                <w:webHidden/>
              </w:rPr>
              <w:tab/>
            </w:r>
            <w:r w:rsidR="00BB3B58">
              <w:rPr>
                <w:noProof/>
                <w:webHidden/>
              </w:rPr>
              <w:fldChar w:fldCharType="begin"/>
            </w:r>
            <w:r w:rsidR="00BB3B58">
              <w:rPr>
                <w:noProof/>
                <w:webHidden/>
              </w:rPr>
              <w:instrText xml:space="preserve"> PAGEREF _Toc448130743 \h </w:instrText>
            </w:r>
            <w:r w:rsidR="00BB3B58">
              <w:rPr>
                <w:noProof/>
                <w:webHidden/>
              </w:rPr>
            </w:r>
            <w:r w:rsidR="00BB3B58">
              <w:rPr>
                <w:noProof/>
                <w:webHidden/>
              </w:rPr>
              <w:fldChar w:fldCharType="separate"/>
            </w:r>
            <w:r w:rsidR="00E315A4">
              <w:rPr>
                <w:noProof/>
                <w:webHidden/>
              </w:rPr>
              <w:t>763</w:t>
            </w:r>
            <w:r w:rsidR="00BB3B58">
              <w:rPr>
                <w:noProof/>
                <w:webHidden/>
              </w:rPr>
              <w:fldChar w:fldCharType="end"/>
            </w:r>
          </w:hyperlink>
        </w:p>
        <w:p w14:paraId="1D8CEF02" w14:textId="0B124D3A" w:rsidR="00BB3B58" w:rsidRDefault="00F017CA">
          <w:pPr>
            <w:pStyle w:val="TOC3"/>
            <w:tabs>
              <w:tab w:val="right" w:leader="dot" w:pos="8846"/>
            </w:tabs>
            <w:rPr>
              <w:rFonts w:asciiTheme="minorHAnsi" w:eastAsiaTheme="minorEastAsia" w:hAnsiTheme="minorHAnsi"/>
              <w:noProof/>
              <w:sz w:val="22"/>
              <w:lang w:val="en-US"/>
            </w:rPr>
          </w:pPr>
          <w:hyperlink w:anchor="_Toc448130744" w:history="1">
            <w:r w:rsidR="00BB3B58" w:rsidRPr="0008495D">
              <w:rPr>
                <w:rStyle w:val="Hyperlink"/>
                <w:noProof/>
              </w:rPr>
              <w:t>January 21 (31) / Meshir 5: St. Apollo the Friend of St. Apip</w:t>
            </w:r>
            <w:r w:rsidR="00BB3B58">
              <w:rPr>
                <w:noProof/>
                <w:webHidden/>
              </w:rPr>
              <w:tab/>
            </w:r>
            <w:r w:rsidR="00BB3B58">
              <w:rPr>
                <w:noProof/>
                <w:webHidden/>
              </w:rPr>
              <w:fldChar w:fldCharType="begin"/>
            </w:r>
            <w:r w:rsidR="00BB3B58">
              <w:rPr>
                <w:noProof/>
                <w:webHidden/>
              </w:rPr>
              <w:instrText xml:space="preserve"> PAGEREF _Toc448130744 \h </w:instrText>
            </w:r>
            <w:r w:rsidR="00BB3B58">
              <w:rPr>
                <w:noProof/>
                <w:webHidden/>
              </w:rPr>
            </w:r>
            <w:r w:rsidR="00BB3B58">
              <w:rPr>
                <w:noProof/>
                <w:webHidden/>
              </w:rPr>
              <w:fldChar w:fldCharType="separate"/>
            </w:r>
            <w:r w:rsidR="00E315A4">
              <w:rPr>
                <w:noProof/>
                <w:webHidden/>
              </w:rPr>
              <w:t>763</w:t>
            </w:r>
            <w:r w:rsidR="00BB3B58">
              <w:rPr>
                <w:noProof/>
                <w:webHidden/>
              </w:rPr>
              <w:fldChar w:fldCharType="end"/>
            </w:r>
          </w:hyperlink>
        </w:p>
        <w:p w14:paraId="4926FAF9" w14:textId="040313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45" w:name="_Toc448130725"/>
      <w:r>
        <w:rPr>
          <w:lang w:val="en-US"/>
        </w:rPr>
        <w:lastRenderedPageBreak/>
        <w:t>January 1 (2) / Tobi 6</w:t>
      </w:r>
      <w:r w:rsidR="00FF5FF3">
        <w:rPr>
          <w:lang w:val="en-US"/>
        </w:rPr>
        <w:t xml:space="preserve">: The Feast of the </w:t>
      </w:r>
      <w:r w:rsidR="00495F1A">
        <w:t>Circumcision</w:t>
      </w:r>
      <w:bookmarkEnd w:id="1344"/>
      <w:bookmarkEnd w:id="1343"/>
      <w:bookmarkEnd w:id="1342"/>
      <w:bookmarkEnd w:id="1345"/>
    </w:p>
    <w:p w14:paraId="1387E376" w14:textId="77777777" w:rsidR="00FF5FF3" w:rsidRDefault="00FF5FF3" w:rsidP="00FF5FF3">
      <w:pPr>
        <w:pStyle w:val="Heading4"/>
      </w:pPr>
      <w:bookmarkStart w:id="1346" w:name="_Ref434477590"/>
      <w:r>
        <w:t>The Doxology</w:t>
      </w:r>
      <w:r w:rsidR="00E21EA3">
        <w:t xml:space="preserve"> for the Circumcision</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47"/>
            <w:r>
              <w:t xml:space="preserve">Christian </w:t>
            </w:r>
            <w:commentRangeEnd w:id="1347"/>
            <w:r>
              <w:rPr>
                <w:rStyle w:val="CommentReference"/>
                <w:rFonts w:ascii="Times New Roman" w:eastAsiaTheme="minorHAnsi" w:hAnsi="Times New Roman" w:cstheme="minorBidi"/>
                <w:color w:val="auto"/>
              </w:rPr>
              <w:commentReference w:id="134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48" w:name="_Ref434475229"/>
      <w:r>
        <w:t>The Psali Adam</w:t>
      </w:r>
      <w:r w:rsidR="006C1B94">
        <w:t xml:space="preserve"> for the Circumcision</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49"/>
            <w:r>
              <w:t xml:space="preserve">Victorious </w:t>
            </w:r>
            <w:commentRangeEnd w:id="1349"/>
            <w:r>
              <w:rPr>
                <w:rStyle w:val="CommentReference"/>
              </w:rPr>
              <w:commentReference w:id="134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50" w:name="_Ref434475252"/>
      <w:r>
        <w:t>The Psali Batos</w:t>
      </w:r>
      <w:r w:rsidR="006C1B94">
        <w:t xml:space="preserve"> for the Circumcision</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51"/>
            <w:r>
              <w:t>divinity</w:t>
            </w:r>
            <w:commentRangeEnd w:id="1351"/>
            <w:r>
              <w:rPr>
                <w:rStyle w:val="CommentReference"/>
              </w:rPr>
              <w:commentReference w:id="135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52" w:name="_Toc410196206"/>
      <w:bookmarkStart w:id="1353" w:name="_Toc410196448"/>
      <w:bookmarkStart w:id="1354" w:name="_Toc410196950"/>
      <w:bookmarkStart w:id="1355" w:name="_Toc448130726"/>
      <w:r>
        <w:t xml:space="preserve">January 6 (7) / Tobi 11: The Feast of </w:t>
      </w:r>
      <w:r w:rsidR="00495F1A">
        <w:t>Theophany</w:t>
      </w:r>
      <w:bookmarkEnd w:id="1352"/>
      <w:bookmarkEnd w:id="1353"/>
      <w:bookmarkEnd w:id="1354"/>
      <w:bookmarkEnd w:id="1355"/>
    </w:p>
    <w:p w14:paraId="322B4F7B" w14:textId="77777777" w:rsidR="00FF5FF3" w:rsidRDefault="00430630" w:rsidP="00FF5FF3">
      <w:pPr>
        <w:pStyle w:val="Heading4"/>
      </w:pPr>
      <w:bookmarkStart w:id="1356" w:name="_Ref434477630"/>
      <w:r>
        <w:t>An</w:t>
      </w:r>
      <w:r w:rsidR="00FF5FF3">
        <w:t xml:space="preserve"> </w:t>
      </w:r>
      <w:r>
        <w:t xml:space="preserve">Abridged </w:t>
      </w:r>
      <w:r w:rsidR="00FF5FF3">
        <w:t>Doxology</w:t>
      </w:r>
      <w:r w:rsidR="00E21EA3">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57" w:name="_Ref434477641"/>
      <w:r>
        <w:lastRenderedPageBreak/>
        <w:t>The First Doxology for Theophany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58" w:name="_Ref434477660"/>
      <w:r>
        <w:lastRenderedPageBreak/>
        <w:t>The Second Doxology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59" w:name="_Ref434475280"/>
      <w:r>
        <w:t>The Sunday Psali Adam</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60"/>
            <w:r>
              <w:t xml:space="preserve">confirm </w:t>
            </w:r>
            <w:commentRangeEnd w:id="1360"/>
            <w:r>
              <w:rPr>
                <w:rStyle w:val="CommentReference"/>
              </w:rPr>
              <w:commentReference w:id="136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61"/>
            <w:r>
              <w:t>ⲛ̀ϫⲉ</w:t>
            </w:r>
            <w:commentRangeEnd w:id="1361"/>
            <w:r>
              <w:rPr>
                <w:rStyle w:val="CommentReference"/>
                <w:rFonts w:ascii="Times New Roman" w:hAnsi="Times New Roman"/>
              </w:rPr>
              <w:commentReference w:id="136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62"/>
            <w:r>
              <w:t>moved</w:t>
            </w:r>
            <w:commentRangeEnd w:id="1362"/>
            <w:r>
              <w:rPr>
                <w:rStyle w:val="CommentReference"/>
              </w:rPr>
              <w:commentReference w:id="136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63"/>
            <w:r>
              <w:t>thrice holy,</w:t>
            </w:r>
            <w:commentRangeEnd w:id="1363"/>
            <w:r>
              <w:rPr>
                <w:rStyle w:val="CommentReference"/>
              </w:rPr>
              <w:commentReference w:id="136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64" w:name="_Ref434475309"/>
      <w:r>
        <w:lastRenderedPageBreak/>
        <w:t>The Monday Psali Adam</w:t>
      </w:r>
      <w:r w:rsidR="006C1B94">
        <w:t xml:space="preserve"> for Theophany</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65"/>
            <w:r>
              <w:t xml:space="preserve">Ⲓⲱⲁⲛⲛⲟⲩ </w:t>
            </w:r>
            <w:commentRangeEnd w:id="1365"/>
            <w:r>
              <w:rPr>
                <w:rStyle w:val="CommentReference"/>
                <w:rFonts w:ascii="Times New Roman" w:hAnsi="Times New Roman"/>
              </w:rPr>
              <w:commentReference w:id="136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66"/>
            <w:r>
              <w:rPr>
                <w:rFonts w:eastAsia="Arial Unicode MS" w:cs="FreeSerifAvvaShenouda"/>
              </w:rPr>
              <w:t>ⲛⲓϯϩⲟ</w:t>
            </w:r>
            <w:commentRangeEnd w:id="1366"/>
            <w:r>
              <w:rPr>
                <w:rStyle w:val="CommentReference"/>
                <w:rFonts w:ascii="Times New Roman" w:hAnsi="Times New Roman"/>
              </w:rPr>
              <w:commentReference w:id="136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67" w:name="_Ref434475331"/>
      <w:r>
        <w:t>The Tuesday Psali Adam</w:t>
      </w:r>
      <w:r w:rsidR="006C1B94">
        <w:t xml:space="preserve">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68"/>
            <w:r>
              <w:t>ⲫⲏ</w:t>
            </w:r>
            <w:commentRangeEnd w:id="1368"/>
            <w:r>
              <w:rPr>
                <w:rStyle w:val="CommentReference"/>
                <w:rFonts w:ascii="Times New Roman" w:hAnsi="Times New Roman"/>
              </w:rPr>
              <w:commentReference w:id="136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69"/>
            <w:r>
              <w:t>ϯⲥⲩⲛⲧⲉⲗⲓⲁ</w:t>
            </w:r>
            <w:commentRangeEnd w:id="1369"/>
            <w:r>
              <w:rPr>
                <w:rStyle w:val="CommentReference"/>
                <w:rFonts w:ascii="Times New Roman" w:hAnsi="Times New Roman"/>
              </w:rPr>
              <w:commentReference w:id="136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70" w:name="_Ref434475362"/>
      <w:r>
        <w:t>The Wednesday Psali Batos</w:t>
      </w:r>
      <w:r w:rsidR="006C1B94">
        <w:t xml:space="preserve"> for Theophany</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71" w:name="_Ref434475388"/>
      <w:r>
        <w:t>The Thursday Psali Batos</w:t>
      </w:r>
      <w:r w:rsidR="006C1B94">
        <w:t xml:space="preserve"> for Theophany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72" w:name="_Ref434475411"/>
      <w:r>
        <w:t>The Friday Psali Batos</w:t>
      </w:r>
      <w:r w:rsidR="006C1B94">
        <w:t xml:space="preserve"> for Theophany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73" w:name="_Ref434475434"/>
      <w:r>
        <w:t>The Saturday Psali Batos</w:t>
      </w:r>
      <w:r w:rsidR="006C1B94">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74"/>
            <w:r>
              <w:t>liberty</w:t>
            </w:r>
            <w:commentRangeEnd w:id="1374"/>
            <w:r>
              <w:rPr>
                <w:rStyle w:val="CommentReference"/>
              </w:rPr>
              <w:commentReference w:id="137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75"/>
            <w:r>
              <w:t xml:space="preserve">confirm </w:t>
            </w:r>
            <w:commentRangeEnd w:id="1375"/>
            <w:r>
              <w:rPr>
                <w:rStyle w:val="CommentReference"/>
              </w:rPr>
              <w:commentReference w:id="137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76" w:name="_Toc448130727"/>
      <w:r>
        <w:t>January 7 (8) / Tobi 12</w:t>
      </w:r>
      <w:r w:rsidR="001225FA">
        <w:t xml:space="preserve">: </w:t>
      </w:r>
      <w:r>
        <w:t>The Second Day of the Feast of Theophany</w:t>
      </w:r>
      <w:bookmarkEnd w:id="137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77" w:name="_Toc448130728"/>
      <w:r>
        <w:lastRenderedPageBreak/>
        <w:t>January 7 (8) / Tobi 12</w:t>
      </w:r>
      <w:r w:rsidR="001225FA">
        <w:t xml:space="preserve">: </w:t>
      </w:r>
      <w:r>
        <w:t>Also the Commemoration of Archangel Michael</w:t>
      </w:r>
      <w:bookmarkEnd w:id="1377"/>
    </w:p>
    <w:p w14:paraId="322A578A" w14:textId="328FB913" w:rsidR="00191A26" w:rsidRPr="00B637D8" w:rsidRDefault="00191A26" w:rsidP="00191A26">
      <w:pPr>
        <w:pStyle w:val="Rubric"/>
      </w:pPr>
      <w:bookmarkStart w:id="1378" w:name="_Toc410196207"/>
      <w:bookmarkStart w:id="1379" w:name="_Toc410196449"/>
      <w:bookmarkStart w:id="1380" w:name="_Toc410196951"/>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1D6D1BDB" w14:textId="77777777" w:rsidR="006B44CE" w:rsidRDefault="006B44CE" w:rsidP="006B44CE">
      <w:pPr>
        <w:pStyle w:val="Heading3"/>
      </w:pPr>
      <w:bookmarkStart w:id="1381" w:name="_Ref434562461"/>
      <w:bookmarkStart w:id="1382" w:name="_Toc448130729"/>
      <w:r>
        <w:t>January 7 (8) / Tobi 12</w:t>
      </w:r>
      <w:r w:rsidR="001225FA">
        <w:t xml:space="preserve">: </w:t>
      </w:r>
      <w:commentRangeStart w:id="1383"/>
      <w:r>
        <w:t>Also St. Theodore Anatoly</w:t>
      </w:r>
      <w:commentRangeEnd w:id="1383"/>
      <w:r>
        <w:rPr>
          <w:rStyle w:val="CommentReference"/>
          <w:rFonts w:eastAsiaTheme="minorHAnsi" w:cstheme="minorBidi"/>
          <w:b w:val="0"/>
          <w:bCs w:val="0"/>
        </w:rPr>
        <w:commentReference w:id="1383"/>
      </w:r>
      <w:bookmarkEnd w:id="1381"/>
      <w:bookmarkEnd w:id="1382"/>
    </w:p>
    <w:p w14:paraId="7DD26869" w14:textId="77777777" w:rsidR="006B44CE" w:rsidRDefault="006B44CE" w:rsidP="006B44CE">
      <w:pPr>
        <w:pStyle w:val="Heading4"/>
      </w:pPr>
      <w:bookmarkStart w:id="1384" w:name="_Ref434477694"/>
      <w:bookmarkStart w:id="1385" w:name="_Ref434489376"/>
      <w:r>
        <w:t>The Doxology</w:t>
      </w:r>
      <w:bookmarkEnd w:id="1384"/>
      <w:r w:rsidR="00B46E6E">
        <w:t xml:space="preserve"> for St. Theodore Anatoly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86" w:name="_Toc448130730"/>
      <w:r>
        <w:t>January 8 (9) / Tobi 13: The Feast of T</w:t>
      </w:r>
      <w:r w:rsidR="00495F1A">
        <w:t>he Wedding of Cana of Galilee</w:t>
      </w:r>
      <w:bookmarkEnd w:id="1378"/>
      <w:bookmarkEnd w:id="1379"/>
      <w:bookmarkEnd w:id="1380"/>
      <w:bookmarkEnd w:id="1386"/>
    </w:p>
    <w:p w14:paraId="46F7A60E" w14:textId="77777777" w:rsidR="00A37BB6" w:rsidRDefault="00A37BB6" w:rsidP="00A37BB6">
      <w:pPr>
        <w:pStyle w:val="Heading4"/>
      </w:pPr>
      <w:bookmarkStart w:id="1387" w:name="_Ref434477774"/>
      <w:r>
        <w:t>The Doxology</w:t>
      </w:r>
      <w:r w:rsidR="00E21EA3">
        <w:t xml:space="preserve"> for the Wedding of Cana</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88" w:name="_Ref434475472"/>
      <w:r>
        <w:t>The Psali Adam</w:t>
      </w:r>
      <w:r w:rsidR="006C1B94">
        <w:t xml:space="preserve"> for the Wedding of Cana</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89" w:name="_Ref434475500"/>
      <w:r>
        <w:lastRenderedPageBreak/>
        <w:t>The Psali Batos</w:t>
      </w:r>
      <w:r w:rsidR="006C1B94">
        <w:t xml:space="preserve"> for the Wedding of Cana</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90" w:name="_Ref434560112"/>
      <w:bookmarkStart w:id="1391" w:name="_Toc448130731"/>
      <w:r>
        <w:t>January 8 (9) / Tobi 13: Also the Martyrdom of St. Demiana</w:t>
      </w:r>
      <w:bookmarkEnd w:id="1390"/>
      <w:bookmarkEnd w:id="1391"/>
    </w:p>
    <w:p w14:paraId="1CED9AFC" w14:textId="152DF434"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315A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315A4">
        <w:rPr>
          <w:noProof/>
        </w:rPr>
        <w:t>565</w:t>
      </w:r>
      <w:r w:rsidR="002409EF">
        <w:fldChar w:fldCharType="end"/>
      </w:r>
      <w:r>
        <w:t>.</w:t>
      </w:r>
    </w:p>
    <w:p w14:paraId="625F7E74" w14:textId="77777777" w:rsidR="00B53E05" w:rsidRDefault="00B53E05" w:rsidP="00B53E05">
      <w:pPr>
        <w:pStyle w:val="Heading4"/>
      </w:pPr>
      <w:bookmarkStart w:id="1392" w:name="_Ref434490124"/>
      <w:r>
        <w:lastRenderedPageBreak/>
        <w:t>Another Doxology of St. Demiana</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93" w:name="_Ref434563224"/>
      <w:bookmarkStart w:id="1394" w:name="_Toc448130732"/>
      <w:r>
        <w:t>January 9 (10) / Tobi 14: St. Maximus</w:t>
      </w:r>
      <w:bookmarkEnd w:id="1393"/>
      <w:bookmarkEnd w:id="1394"/>
    </w:p>
    <w:p w14:paraId="1847ABB1" w14:textId="77777777" w:rsidR="00662600" w:rsidRDefault="00810F04" w:rsidP="00810F04">
      <w:pPr>
        <w:pStyle w:val="Heading4"/>
      </w:pPr>
      <w:bookmarkStart w:id="1395" w:name="_Ref434490957"/>
      <w:r>
        <w:t>The Doxology for</w:t>
      </w:r>
      <w:r w:rsidR="00662600">
        <w:t xml:space="preserve"> Sts. Maximus and Dometius</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99" w:name="_Toc448130733"/>
      <w:r>
        <w:t>Jan</w:t>
      </w:r>
      <w:r w:rsidR="00662600">
        <w:t>uary 12 (13) / Tobi 17: St. Dome</w:t>
      </w:r>
      <w:r>
        <w:t>tius</w:t>
      </w:r>
      <w:bookmarkEnd w:id="1399"/>
    </w:p>
    <w:p w14:paraId="1995A2EE" w14:textId="16F433D1"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315A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315A4">
        <w:rPr>
          <w:noProof/>
        </w:rPr>
        <w:t>758</w:t>
      </w:r>
      <w:r w:rsidR="002409EF">
        <w:fldChar w:fldCharType="end"/>
      </w:r>
      <w:r>
        <w:t>.</w:t>
      </w:r>
    </w:p>
    <w:p w14:paraId="31A975E9" w14:textId="1B628146" w:rsidR="00740C6C" w:rsidRPr="00FF5FF3" w:rsidRDefault="00740C6C" w:rsidP="00740C6C">
      <w:pPr>
        <w:pStyle w:val="Heading3"/>
      </w:pPr>
      <w:bookmarkStart w:id="1400" w:name="_Toc448130734"/>
      <w:r>
        <w:t>January 13 (14) / Tobi 18: St. Hilary of Poitiers</w:t>
      </w:r>
      <w:bookmarkEnd w:id="1400"/>
    </w:p>
    <w:p w14:paraId="1C984C3F" w14:textId="77777777" w:rsidR="00160DE3" w:rsidRDefault="00160DE3" w:rsidP="00160DE3">
      <w:pPr>
        <w:pStyle w:val="Heading3"/>
      </w:pPr>
      <w:bookmarkStart w:id="1401" w:name="_Toc448130735"/>
      <w:bookmarkStart w:id="1402" w:name="_Toc410196208"/>
      <w:bookmarkStart w:id="1403" w:name="_Toc410196450"/>
      <w:bookmarkStart w:id="1404" w:name="_Toc410196952"/>
      <w:r>
        <w:t>January 15 (16) / Tobi 20: Departure of St. Prochorus the Disciple</w:t>
      </w:r>
      <w:bookmarkEnd w:id="1401"/>
    </w:p>
    <w:p w14:paraId="19B1C0D1" w14:textId="4537CE38"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533EC0AE" w14:textId="77777777" w:rsidR="00495F1A" w:rsidRDefault="00FF5FF3" w:rsidP="00495F1A">
      <w:pPr>
        <w:pStyle w:val="Heading3"/>
      </w:pPr>
      <w:bookmarkStart w:id="1405" w:name="_Toc448130736"/>
      <w:r>
        <w:t xml:space="preserve">January 16 (17) / Tobi 21: </w:t>
      </w:r>
      <w:r w:rsidR="00495F1A">
        <w:t>The Dormition of the Virgin</w:t>
      </w:r>
      <w:bookmarkEnd w:id="1402"/>
      <w:bookmarkEnd w:id="1403"/>
      <w:bookmarkEnd w:id="1404"/>
      <w:bookmarkEnd w:id="1405"/>
    </w:p>
    <w:p w14:paraId="2972BA3D" w14:textId="1A05B398"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315F86A2" w14:textId="77777777" w:rsidR="00FF5FF3" w:rsidRDefault="00FF5FF3" w:rsidP="00FF5FF3">
      <w:pPr>
        <w:pStyle w:val="Heading3"/>
      </w:pPr>
      <w:bookmarkStart w:id="1406" w:name="_Ref434560171"/>
      <w:bookmarkStart w:id="1407" w:name="_Toc448130737"/>
      <w:r>
        <w:t>January 17 (18) / Tobi 22: St. Anthony the Great</w:t>
      </w:r>
      <w:bookmarkEnd w:id="1406"/>
      <w:bookmarkEnd w:id="1407"/>
    </w:p>
    <w:p w14:paraId="38BCD1D7" w14:textId="77777777" w:rsidR="00FF5FF3" w:rsidRDefault="00FF5FF3" w:rsidP="00FF5FF3">
      <w:pPr>
        <w:pStyle w:val="Heading4"/>
      </w:pPr>
      <w:bookmarkStart w:id="1408" w:name="_Ref434490340"/>
      <w:r>
        <w:t>The Doxology</w:t>
      </w:r>
      <w:r w:rsidR="00B46E6E">
        <w:t xml:space="preserve"> for St. Anthony the Great</w:t>
      </w:r>
      <w:bookmarkEnd w:id="1408"/>
    </w:p>
    <w:p w14:paraId="3ECAE88B" w14:textId="3903C53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315A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315A4">
        <w:rPr>
          <w:noProof/>
        </w:rPr>
        <w:t>571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09" w:name="_Toc448130738"/>
      <w:r>
        <w:lastRenderedPageBreak/>
        <w:t>January 18 (19) / Tobi 23: St. Timothy the Apostle</w:t>
      </w:r>
      <w:bookmarkEnd w:id="1409"/>
    </w:p>
    <w:p w14:paraId="7EAF3C01" w14:textId="42CB958C"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239DDB91" w14:textId="77777777" w:rsidR="00596AC8" w:rsidRDefault="00596AC8" w:rsidP="00596AC8">
      <w:pPr>
        <w:pStyle w:val="Heading3"/>
      </w:pPr>
      <w:bookmarkStart w:id="1410" w:name="_Toc448130739"/>
      <w:r>
        <w:t>January 22 (23) / Tobi 27: Archangel Suriel</w:t>
      </w:r>
      <w:bookmarkEnd w:id="1410"/>
    </w:p>
    <w:p w14:paraId="79FCFE0C" w14:textId="77777777" w:rsidR="00596AC8" w:rsidRDefault="00596AC8" w:rsidP="00596AC8">
      <w:pPr>
        <w:pStyle w:val="Heading4"/>
      </w:pPr>
      <w:bookmarkStart w:id="1411" w:name="_Ref434488250"/>
      <w:r>
        <w:t>The Doxology</w:t>
      </w:r>
      <w:r w:rsidR="00B46E6E">
        <w:t xml:space="preserve"> for Archangel Suriel</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12" w:name="_Toc448130740"/>
      <w:r>
        <w:t>January 22 (23) / Tobi 27: Also Relocation of St. Timothy the Apostle’s Relics</w:t>
      </w:r>
      <w:bookmarkEnd w:id="1412"/>
    </w:p>
    <w:p w14:paraId="3FBC7E0C" w14:textId="50B18882" w:rsidR="00191A26" w:rsidRDefault="00191A26" w:rsidP="00191A26">
      <w:pPr>
        <w:pStyle w:val="Rubric"/>
      </w:pPr>
      <w:bookmarkStart w:id="1413" w:name="_Ref434560218"/>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3D3C66F4" w14:textId="77777777" w:rsidR="00B52D77" w:rsidRDefault="00B52D77" w:rsidP="00B52D77">
      <w:pPr>
        <w:pStyle w:val="Heading3"/>
      </w:pPr>
      <w:bookmarkStart w:id="1414" w:name="_Toc448130741"/>
      <w:r>
        <w:lastRenderedPageBreak/>
        <w:t>January 24 (25) / Tobi 29: Commemoration of the Annunciation, Nativity, and Resurrection on the 29</w:t>
      </w:r>
      <w:r w:rsidRPr="00C0205C">
        <w:rPr>
          <w:vertAlign w:val="superscript"/>
        </w:rPr>
        <w:t>th</w:t>
      </w:r>
      <w:r>
        <w:t xml:space="preserve"> of Every Month</w:t>
      </w:r>
      <w:bookmarkEnd w:id="1414"/>
    </w:p>
    <w:p w14:paraId="51467B40" w14:textId="7239AD79" w:rsidR="00B52D77" w:rsidRP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17F33393" w14:textId="77777777" w:rsidR="00C30529" w:rsidRDefault="00C30529" w:rsidP="00C30529">
      <w:pPr>
        <w:pStyle w:val="Heading3"/>
      </w:pPr>
      <w:bookmarkStart w:id="1415" w:name="_Toc448130742"/>
      <w:r>
        <w:t>January 27 (28) / Meshir 2: St. Paul the Anchorite</w:t>
      </w:r>
      <w:bookmarkEnd w:id="1413"/>
      <w:bookmarkEnd w:id="1415"/>
    </w:p>
    <w:p w14:paraId="680E4267" w14:textId="77777777" w:rsidR="00C30529" w:rsidRDefault="00C30529" w:rsidP="00C30529">
      <w:pPr>
        <w:pStyle w:val="Heading4"/>
      </w:pPr>
      <w:bookmarkStart w:id="1416" w:name="_Ref434490368"/>
      <w:r>
        <w:t>The Doxology</w:t>
      </w:r>
      <w:r w:rsidR="00B46E6E">
        <w:t xml:space="preserve"> for St. Paul the Anchorite</w:t>
      </w:r>
      <w:bookmarkEnd w:id="1416"/>
    </w:p>
    <w:p w14:paraId="06164582" w14:textId="1B034AB0"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315A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315A4">
        <w:rPr>
          <w:noProof/>
        </w:rPr>
        <w:t>571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17" w:name="_Toc448130743"/>
      <w:r>
        <w:t>January 29 (30) / Meshir 4: Martyrdom of St. Agabus the Disciple</w:t>
      </w:r>
      <w:bookmarkEnd w:id="1417"/>
    </w:p>
    <w:p w14:paraId="6DDD9040" w14:textId="0E60B79A" w:rsidR="00191A26" w:rsidRDefault="00191A26" w:rsidP="00191A26">
      <w:pPr>
        <w:pStyle w:val="Rubric"/>
      </w:pPr>
      <w:bookmarkStart w:id="1418" w:name="_Toc410196209"/>
      <w:bookmarkStart w:id="1419" w:name="_Toc410196451"/>
      <w:bookmarkStart w:id="1420" w:name="_Toc410196953"/>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7F3DC96" w14:textId="77777777" w:rsidR="00E30E2D" w:rsidRDefault="00E30E2D" w:rsidP="00E30E2D">
      <w:pPr>
        <w:pStyle w:val="Heading3"/>
      </w:pPr>
      <w:bookmarkStart w:id="1421" w:name="_Toc448130744"/>
      <w:r>
        <w:t>January 21 (31) / Meshir 5: St. Apollo the Friend of St. Apip</w:t>
      </w:r>
      <w:bookmarkEnd w:id="1421"/>
    </w:p>
    <w:p w14:paraId="116251B8" w14:textId="55581A6E"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315A4">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315A4">
        <w:rPr>
          <w:noProof/>
        </w:rPr>
        <w:t>622</w:t>
      </w:r>
      <w:r w:rsidR="002409EF">
        <w:fldChar w:fldCharType="end"/>
      </w:r>
      <w:r>
        <w:t>.</w:t>
      </w:r>
    </w:p>
    <w:p w14:paraId="03E5B08D" w14:textId="77777777" w:rsidR="00495F1A" w:rsidRDefault="00495F1A" w:rsidP="00495F1A">
      <w:pPr>
        <w:pStyle w:val="Heading2"/>
      </w:pPr>
      <w:bookmarkStart w:id="1422" w:name="_Toc448130633"/>
      <w:bookmarkStart w:id="1423" w:name="February"/>
      <w:bookmarkEnd w:id="1341"/>
      <w:r>
        <w:lastRenderedPageBreak/>
        <w:t>February</w:t>
      </w:r>
      <w:bookmarkEnd w:id="1418"/>
      <w:bookmarkEnd w:id="1419"/>
      <w:bookmarkEnd w:id="1420"/>
      <w:r w:rsidR="00C30529">
        <w:t xml:space="preserve"> or </w:t>
      </w:r>
      <w:r w:rsidR="00C30529">
        <w:rPr>
          <w:rFonts w:ascii="FreeSerifAvvaShenouda" w:hAnsi="FreeSerifAvvaShenouda" w:cs="FreeSerifAvvaShenouda"/>
        </w:rPr>
        <w:t>Ⲙϣⲓⲣ</w:t>
      </w:r>
      <w:bookmarkEnd w:id="1422"/>
    </w:p>
    <w:bookmarkStart w:id="1424" w:name="_Toc410196954" w:displacedByCustomXml="next"/>
    <w:bookmarkStart w:id="1425" w:name="_Toc410196452" w:displacedByCustomXml="next"/>
    <w:bookmarkStart w:id="1426" w:name="_Toc410196210" w:displacedByCustomXml="next"/>
    <w:sdt>
      <w:sdtPr>
        <w:id w:val="603392108"/>
        <w:docPartObj>
          <w:docPartGallery w:val="Table of Contents"/>
          <w:docPartUnique/>
        </w:docPartObj>
      </w:sdtPr>
      <w:sdtEndPr>
        <w:rPr>
          <w:b/>
          <w:bCs/>
          <w:noProof/>
        </w:rPr>
      </w:sdtEndPr>
      <w:sdtContent>
        <w:p w14:paraId="43A7083F" w14:textId="4605F028"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130745" w:history="1">
            <w:r w:rsidR="00BB3B58" w:rsidRPr="00DA277E">
              <w:rPr>
                <w:rStyle w:val="Hyperlink"/>
                <w:noProof/>
              </w:rPr>
              <w:t>February 2 (3): Meshir 8: The Entrance into the Temple</w:t>
            </w:r>
            <w:r w:rsidR="00BB3B58">
              <w:rPr>
                <w:noProof/>
                <w:webHidden/>
              </w:rPr>
              <w:tab/>
            </w:r>
            <w:r w:rsidR="00BB3B58">
              <w:rPr>
                <w:noProof/>
                <w:webHidden/>
              </w:rPr>
              <w:fldChar w:fldCharType="begin"/>
            </w:r>
            <w:r w:rsidR="00BB3B58">
              <w:rPr>
                <w:noProof/>
                <w:webHidden/>
              </w:rPr>
              <w:instrText xml:space="preserve"> PAGEREF _Toc448130745 \h </w:instrText>
            </w:r>
            <w:r w:rsidR="00BB3B58">
              <w:rPr>
                <w:noProof/>
                <w:webHidden/>
              </w:rPr>
            </w:r>
            <w:r w:rsidR="00BB3B58">
              <w:rPr>
                <w:noProof/>
                <w:webHidden/>
              </w:rPr>
              <w:fldChar w:fldCharType="separate"/>
            </w:r>
            <w:r w:rsidR="00E315A4">
              <w:rPr>
                <w:noProof/>
                <w:webHidden/>
              </w:rPr>
              <w:t>765</w:t>
            </w:r>
            <w:r w:rsidR="00BB3B58">
              <w:rPr>
                <w:noProof/>
                <w:webHidden/>
              </w:rPr>
              <w:fldChar w:fldCharType="end"/>
            </w:r>
          </w:hyperlink>
        </w:p>
        <w:p w14:paraId="79F43798" w14:textId="2B63E499" w:rsidR="00BB3B58" w:rsidRDefault="00F017CA">
          <w:pPr>
            <w:pStyle w:val="TOC3"/>
            <w:tabs>
              <w:tab w:val="right" w:leader="dot" w:pos="8846"/>
            </w:tabs>
            <w:rPr>
              <w:rFonts w:asciiTheme="minorHAnsi" w:eastAsiaTheme="minorEastAsia" w:hAnsiTheme="minorHAnsi"/>
              <w:noProof/>
              <w:sz w:val="22"/>
              <w:lang w:val="en-US"/>
            </w:rPr>
          </w:pPr>
          <w:hyperlink w:anchor="_Toc448130746" w:history="1">
            <w:r w:rsidR="00BB3B58" w:rsidRPr="00DA277E">
              <w:rPr>
                <w:rStyle w:val="Hyperlink"/>
                <w:noProof/>
              </w:rPr>
              <w:t>February 4 (5) / Meshir 10: Martyrdom of St. James the Son of Alphaeus</w:t>
            </w:r>
            <w:r w:rsidR="00BB3B58">
              <w:rPr>
                <w:noProof/>
                <w:webHidden/>
              </w:rPr>
              <w:tab/>
            </w:r>
            <w:r w:rsidR="00BB3B58">
              <w:rPr>
                <w:noProof/>
                <w:webHidden/>
              </w:rPr>
              <w:fldChar w:fldCharType="begin"/>
            </w:r>
            <w:r w:rsidR="00BB3B58">
              <w:rPr>
                <w:noProof/>
                <w:webHidden/>
              </w:rPr>
              <w:instrText xml:space="preserve"> PAGEREF _Toc448130746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2905B2D6" w14:textId="2FDBF8C6" w:rsidR="00BB3B58" w:rsidRDefault="00F017CA">
          <w:pPr>
            <w:pStyle w:val="TOC3"/>
            <w:tabs>
              <w:tab w:val="right" w:leader="dot" w:pos="8846"/>
            </w:tabs>
            <w:rPr>
              <w:rFonts w:asciiTheme="minorHAnsi" w:eastAsiaTheme="minorEastAsia" w:hAnsiTheme="minorHAnsi"/>
              <w:noProof/>
              <w:sz w:val="22"/>
              <w:lang w:val="en-US"/>
            </w:rPr>
          </w:pPr>
          <w:hyperlink w:anchor="_Toc448130747" w:history="1">
            <w:r w:rsidR="00BB3B58" w:rsidRPr="00DA277E">
              <w:rPr>
                <w:rStyle w:val="Hyperlink"/>
                <w:noProof/>
              </w:rPr>
              <w:t>February 6 (7) / Meshir 12: Commemoration of Archangel Michael</w:t>
            </w:r>
            <w:r w:rsidR="00BB3B58">
              <w:rPr>
                <w:noProof/>
                <w:webHidden/>
              </w:rPr>
              <w:tab/>
            </w:r>
            <w:r w:rsidR="00BB3B58">
              <w:rPr>
                <w:noProof/>
                <w:webHidden/>
              </w:rPr>
              <w:fldChar w:fldCharType="begin"/>
            </w:r>
            <w:r w:rsidR="00BB3B58">
              <w:rPr>
                <w:noProof/>
                <w:webHidden/>
              </w:rPr>
              <w:instrText xml:space="preserve"> PAGEREF _Toc448130747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5AAA95E1" w14:textId="4AC6A4A3" w:rsidR="00BB3B58" w:rsidRDefault="00F017CA">
          <w:pPr>
            <w:pStyle w:val="TOC3"/>
            <w:tabs>
              <w:tab w:val="right" w:leader="dot" w:pos="8846"/>
            </w:tabs>
            <w:rPr>
              <w:rFonts w:asciiTheme="minorHAnsi" w:eastAsiaTheme="minorEastAsia" w:hAnsiTheme="minorHAnsi"/>
              <w:noProof/>
              <w:sz w:val="22"/>
              <w:lang w:val="en-US"/>
            </w:rPr>
          </w:pPr>
          <w:hyperlink w:anchor="_Toc448130748" w:history="1">
            <w:r w:rsidR="00BB3B58" w:rsidRPr="00DA277E">
              <w:rPr>
                <w:rStyle w:val="Hyperlink"/>
                <w:noProof/>
              </w:rPr>
              <w:t>February 8 (9) / Meshir 14: The Departure of St. Severus</w:t>
            </w:r>
            <w:r w:rsidR="00BB3B58">
              <w:rPr>
                <w:noProof/>
                <w:webHidden/>
              </w:rPr>
              <w:tab/>
            </w:r>
            <w:r w:rsidR="00BB3B58">
              <w:rPr>
                <w:noProof/>
                <w:webHidden/>
              </w:rPr>
              <w:fldChar w:fldCharType="begin"/>
            </w:r>
            <w:r w:rsidR="00BB3B58">
              <w:rPr>
                <w:noProof/>
                <w:webHidden/>
              </w:rPr>
              <w:instrText xml:space="preserve"> PAGEREF _Toc448130748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5D44C648" w14:textId="371D918E" w:rsidR="00BB3B58" w:rsidRDefault="00F017CA">
          <w:pPr>
            <w:pStyle w:val="TOC3"/>
            <w:tabs>
              <w:tab w:val="right" w:leader="dot" w:pos="8846"/>
            </w:tabs>
            <w:rPr>
              <w:rFonts w:asciiTheme="minorHAnsi" w:eastAsiaTheme="minorEastAsia" w:hAnsiTheme="minorHAnsi"/>
              <w:noProof/>
              <w:sz w:val="22"/>
              <w:lang w:val="en-US"/>
            </w:rPr>
          </w:pPr>
          <w:hyperlink w:anchor="_Toc448130749" w:history="1">
            <w:r w:rsidR="00BB3B58" w:rsidRPr="00DA277E">
              <w:rPr>
                <w:rStyle w:val="Hyperlink"/>
                <w:noProof/>
              </w:rPr>
              <w:t>February 10 (11) / Meshir 16: Isaac the Syrian</w:t>
            </w:r>
            <w:r w:rsidR="00BB3B58">
              <w:rPr>
                <w:noProof/>
                <w:webHidden/>
              </w:rPr>
              <w:tab/>
            </w:r>
            <w:r w:rsidR="00BB3B58">
              <w:rPr>
                <w:noProof/>
                <w:webHidden/>
              </w:rPr>
              <w:fldChar w:fldCharType="begin"/>
            </w:r>
            <w:r w:rsidR="00BB3B58">
              <w:rPr>
                <w:noProof/>
                <w:webHidden/>
              </w:rPr>
              <w:instrText xml:space="preserve"> PAGEREF _Toc448130749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3277A76D" w14:textId="4F42CD90" w:rsidR="00BB3B58" w:rsidRDefault="00F017CA">
          <w:pPr>
            <w:pStyle w:val="TOC3"/>
            <w:tabs>
              <w:tab w:val="right" w:leader="dot" w:pos="8846"/>
            </w:tabs>
            <w:rPr>
              <w:rFonts w:asciiTheme="minorHAnsi" w:eastAsiaTheme="minorEastAsia" w:hAnsiTheme="minorHAnsi"/>
              <w:noProof/>
              <w:sz w:val="22"/>
              <w:lang w:val="en-US"/>
            </w:rPr>
          </w:pPr>
          <w:hyperlink w:anchor="_Toc448130750" w:history="1">
            <w:r w:rsidR="00BB3B58" w:rsidRPr="00DA277E">
              <w:rPr>
                <w:rStyle w:val="Hyperlink"/>
                <w:noProof/>
              </w:rPr>
              <w:t>February 15 (16) / Meshir 21: Commemoration of the Theotokos</w:t>
            </w:r>
            <w:r w:rsidR="00BB3B58">
              <w:rPr>
                <w:noProof/>
                <w:webHidden/>
              </w:rPr>
              <w:tab/>
            </w:r>
            <w:r w:rsidR="00BB3B58">
              <w:rPr>
                <w:noProof/>
                <w:webHidden/>
              </w:rPr>
              <w:fldChar w:fldCharType="begin"/>
            </w:r>
            <w:r w:rsidR="00BB3B58">
              <w:rPr>
                <w:noProof/>
                <w:webHidden/>
              </w:rPr>
              <w:instrText xml:space="preserve"> PAGEREF _Toc448130750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335ED053" w14:textId="15B6F22F" w:rsidR="00BB3B58" w:rsidRDefault="00F017CA">
          <w:pPr>
            <w:pStyle w:val="TOC3"/>
            <w:tabs>
              <w:tab w:val="right" w:leader="dot" w:pos="8846"/>
            </w:tabs>
            <w:rPr>
              <w:rFonts w:asciiTheme="minorHAnsi" w:eastAsiaTheme="minorEastAsia" w:hAnsiTheme="minorHAnsi"/>
              <w:noProof/>
              <w:sz w:val="22"/>
              <w:lang w:val="en-US"/>
            </w:rPr>
          </w:pPr>
          <w:hyperlink w:anchor="_Toc448130751" w:history="1">
            <w:r w:rsidR="00BB3B58" w:rsidRPr="00DA277E">
              <w:rPr>
                <w:rStyle w:val="Hyperlink"/>
                <w:noProof/>
              </w:rPr>
              <w:t>February 15 (16) / Meshir 21: Also Martyrdom of St. Onesimus, the Disciple of St. Paul</w:t>
            </w:r>
            <w:r w:rsidR="00BB3B58">
              <w:rPr>
                <w:noProof/>
                <w:webHidden/>
              </w:rPr>
              <w:tab/>
            </w:r>
            <w:r w:rsidR="00BB3B58">
              <w:rPr>
                <w:noProof/>
                <w:webHidden/>
              </w:rPr>
              <w:fldChar w:fldCharType="begin"/>
            </w:r>
            <w:r w:rsidR="00BB3B58">
              <w:rPr>
                <w:noProof/>
                <w:webHidden/>
              </w:rPr>
              <w:instrText xml:space="preserve"> PAGEREF _Toc448130751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576ABDD1" w14:textId="0BF52DB5" w:rsidR="00BB3B58" w:rsidRDefault="00F017CA">
          <w:pPr>
            <w:pStyle w:val="TOC3"/>
            <w:tabs>
              <w:tab w:val="right" w:leader="dot" w:pos="8846"/>
            </w:tabs>
            <w:rPr>
              <w:rFonts w:asciiTheme="minorHAnsi" w:eastAsiaTheme="minorEastAsia" w:hAnsiTheme="minorHAnsi"/>
              <w:noProof/>
              <w:sz w:val="22"/>
              <w:lang w:val="en-US"/>
            </w:rPr>
          </w:pPr>
          <w:hyperlink w:anchor="_Toc448130752" w:history="1">
            <w:r w:rsidR="00BB3B58" w:rsidRPr="00DA277E">
              <w:rPr>
                <w:rStyle w:val="Hyperlink"/>
                <w:noProof/>
              </w:rPr>
              <w:t>February 23 (24) / Meshir 29: Commemoration of the Annunciation, Nativity, and Resurrection on the 29</w:t>
            </w:r>
            <w:r w:rsidR="00BB3B58" w:rsidRPr="00DA277E">
              <w:rPr>
                <w:rStyle w:val="Hyperlink"/>
                <w:noProof/>
                <w:vertAlign w:val="superscript"/>
              </w:rPr>
              <w:t>th</w:t>
            </w:r>
            <w:r w:rsidR="00BB3B58" w:rsidRPr="00DA277E">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_Toc448130752 \h </w:instrText>
            </w:r>
            <w:r w:rsidR="00BB3B58">
              <w:rPr>
                <w:noProof/>
                <w:webHidden/>
              </w:rPr>
            </w:r>
            <w:r w:rsidR="00BB3B58">
              <w:rPr>
                <w:noProof/>
                <w:webHidden/>
              </w:rPr>
              <w:fldChar w:fldCharType="separate"/>
            </w:r>
            <w:r w:rsidR="00E315A4">
              <w:rPr>
                <w:noProof/>
                <w:webHidden/>
              </w:rPr>
              <w:t>766</w:t>
            </w:r>
            <w:r w:rsidR="00BB3B58">
              <w:rPr>
                <w:noProof/>
                <w:webHidden/>
              </w:rPr>
              <w:fldChar w:fldCharType="end"/>
            </w:r>
          </w:hyperlink>
        </w:p>
        <w:p w14:paraId="3500E793" w14:textId="5AC6A309" w:rsidR="00BB3B58" w:rsidRDefault="00F017CA">
          <w:pPr>
            <w:pStyle w:val="TOC3"/>
            <w:tabs>
              <w:tab w:val="right" w:leader="dot" w:pos="8846"/>
            </w:tabs>
            <w:rPr>
              <w:rFonts w:asciiTheme="minorHAnsi" w:eastAsiaTheme="minorEastAsia" w:hAnsiTheme="minorHAnsi"/>
              <w:noProof/>
              <w:sz w:val="22"/>
              <w:lang w:val="en-US"/>
            </w:rPr>
          </w:pPr>
          <w:hyperlink w:anchor="_Toc448130753" w:history="1">
            <w:r w:rsidR="00BB3B58" w:rsidRPr="00DA277E">
              <w:rPr>
                <w:rStyle w:val="Hyperlink"/>
                <w:noProof/>
              </w:rPr>
              <w:t>February 24 (25) / Meshir 30: Appearance of the Head of St. John the Baptist</w:t>
            </w:r>
            <w:r w:rsidR="00BB3B58">
              <w:rPr>
                <w:noProof/>
                <w:webHidden/>
              </w:rPr>
              <w:tab/>
            </w:r>
            <w:r w:rsidR="00BB3B58">
              <w:rPr>
                <w:noProof/>
                <w:webHidden/>
              </w:rPr>
              <w:fldChar w:fldCharType="begin"/>
            </w:r>
            <w:r w:rsidR="00BB3B58">
              <w:rPr>
                <w:noProof/>
                <w:webHidden/>
              </w:rPr>
              <w:instrText xml:space="preserve"> PAGEREF _Toc448130753 \h </w:instrText>
            </w:r>
            <w:r w:rsidR="00BB3B58">
              <w:rPr>
                <w:noProof/>
                <w:webHidden/>
              </w:rPr>
            </w:r>
            <w:r w:rsidR="00BB3B58">
              <w:rPr>
                <w:noProof/>
                <w:webHidden/>
              </w:rPr>
              <w:fldChar w:fldCharType="separate"/>
            </w:r>
            <w:r w:rsidR="00E315A4">
              <w:rPr>
                <w:noProof/>
                <w:webHidden/>
              </w:rPr>
              <w:t>767</w:t>
            </w:r>
            <w:r w:rsidR="00BB3B58">
              <w:rPr>
                <w:noProof/>
                <w:webHidden/>
              </w:rPr>
              <w:fldChar w:fldCharType="end"/>
            </w:r>
          </w:hyperlink>
        </w:p>
        <w:p w14:paraId="7EC0B469" w14:textId="15A53400" w:rsidR="00BB3B58" w:rsidRDefault="00F017CA">
          <w:pPr>
            <w:pStyle w:val="TOC3"/>
            <w:tabs>
              <w:tab w:val="right" w:leader="dot" w:pos="8846"/>
            </w:tabs>
            <w:rPr>
              <w:rFonts w:asciiTheme="minorHAnsi" w:eastAsiaTheme="minorEastAsia" w:hAnsiTheme="minorHAnsi"/>
              <w:noProof/>
              <w:sz w:val="22"/>
              <w:lang w:val="en-US"/>
            </w:rPr>
          </w:pPr>
          <w:hyperlink w:anchor="_Toc448130754" w:history="1">
            <w:r w:rsidR="00BB3B58" w:rsidRPr="00DA277E">
              <w:rPr>
                <w:rStyle w:val="Hyperlink"/>
                <w:noProof/>
              </w:rPr>
              <w:t>February 24 (25) / Meshir 30: Also St. Cyril VI</w:t>
            </w:r>
            <w:r w:rsidR="00BB3B58">
              <w:rPr>
                <w:noProof/>
                <w:webHidden/>
              </w:rPr>
              <w:tab/>
            </w:r>
            <w:r w:rsidR="00BB3B58">
              <w:rPr>
                <w:noProof/>
                <w:webHidden/>
              </w:rPr>
              <w:fldChar w:fldCharType="begin"/>
            </w:r>
            <w:r w:rsidR="00BB3B58">
              <w:rPr>
                <w:noProof/>
                <w:webHidden/>
              </w:rPr>
              <w:instrText xml:space="preserve"> PAGEREF _Toc448130754 \h </w:instrText>
            </w:r>
            <w:r w:rsidR="00BB3B58">
              <w:rPr>
                <w:noProof/>
                <w:webHidden/>
              </w:rPr>
            </w:r>
            <w:r w:rsidR="00BB3B58">
              <w:rPr>
                <w:noProof/>
                <w:webHidden/>
              </w:rPr>
              <w:fldChar w:fldCharType="separate"/>
            </w:r>
            <w:r w:rsidR="00E315A4">
              <w:rPr>
                <w:noProof/>
                <w:webHidden/>
              </w:rPr>
              <w:t>767</w:t>
            </w:r>
            <w:r w:rsidR="00BB3B58">
              <w:rPr>
                <w:noProof/>
                <w:webHidden/>
              </w:rPr>
              <w:fldChar w:fldCharType="end"/>
            </w:r>
          </w:hyperlink>
        </w:p>
        <w:p w14:paraId="460A3E10" w14:textId="5D87F3F6"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27" w:name="_Toc448130745"/>
      <w:r>
        <w:lastRenderedPageBreak/>
        <w:t xml:space="preserve">February 2 (3): Meshir 8: </w:t>
      </w:r>
      <w:r w:rsidR="00495F1A">
        <w:t>The Entrance into the Temple</w:t>
      </w:r>
      <w:bookmarkEnd w:id="1426"/>
      <w:bookmarkEnd w:id="1425"/>
      <w:bookmarkEnd w:id="1424"/>
      <w:bookmarkEnd w:id="1427"/>
    </w:p>
    <w:p w14:paraId="6E92944D" w14:textId="77777777" w:rsidR="00C30529" w:rsidRDefault="00C30529" w:rsidP="00124ADD">
      <w:pPr>
        <w:pStyle w:val="Heading4"/>
      </w:pPr>
      <w:bookmarkStart w:id="1428" w:name="_Ref434477815"/>
      <w:r>
        <w:t>The Doxology</w:t>
      </w:r>
      <w:r w:rsidR="00E21EA3">
        <w:t xml:space="preserve"> for the Entrance into the Temple</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67E6D9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315A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315A4">
        <w:rPr>
          <w:noProof/>
        </w:rPr>
        <w:t>705</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315A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315A4">
        <w:rPr>
          <w:noProof/>
        </w:rPr>
        <w:t>709</w:t>
      </w:r>
      <w:r w:rsidR="002409EF">
        <w:fldChar w:fldCharType="end"/>
      </w:r>
      <w:r w:rsidR="002409EF">
        <w:t>.</w:t>
      </w:r>
    </w:p>
    <w:p w14:paraId="531960F8" w14:textId="77777777" w:rsidR="007F571C" w:rsidRDefault="007F571C" w:rsidP="007F571C">
      <w:pPr>
        <w:pStyle w:val="Heading3"/>
      </w:pPr>
      <w:bookmarkStart w:id="1429" w:name="_Toc448130746"/>
      <w:r>
        <w:t>February 4 (5) / Meshir 10: Martyrdom of St. James the Son of Alphaeus</w:t>
      </w:r>
      <w:bookmarkEnd w:id="1429"/>
    </w:p>
    <w:p w14:paraId="0FA9E3A3" w14:textId="643E43BF"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038E9A04" w14:textId="77777777" w:rsidR="00DD5136" w:rsidRDefault="00DD5136" w:rsidP="00DD5136">
      <w:pPr>
        <w:pStyle w:val="Heading3"/>
      </w:pPr>
      <w:bookmarkStart w:id="1430" w:name="_Toc448130747"/>
      <w:r>
        <w:t>February 6 (7) / Meshir 12: Commemoration of Archangel Michael</w:t>
      </w:r>
      <w:bookmarkEnd w:id="1430"/>
    </w:p>
    <w:p w14:paraId="10B74EF7" w14:textId="0EC938E6"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635D2675" w14:textId="77777777" w:rsidR="000274A5" w:rsidRDefault="000274A5" w:rsidP="000274A5">
      <w:pPr>
        <w:pStyle w:val="Heading3"/>
      </w:pPr>
      <w:bookmarkStart w:id="1431" w:name="_Toc448130748"/>
      <w:r>
        <w:t>February 8 (9) / Meshir 14: The Departure of St. Severus</w:t>
      </w:r>
      <w:bookmarkEnd w:id="1431"/>
      <w:r>
        <w:t xml:space="preserve"> </w:t>
      </w:r>
    </w:p>
    <w:p w14:paraId="07993059" w14:textId="44847C21"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315A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315A4">
        <w:rPr>
          <w:noProof/>
        </w:rPr>
        <w:t>615</w:t>
      </w:r>
      <w:r w:rsidR="002409EF">
        <w:fldChar w:fldCharType="end"/>
      </w:r>
      <w:r>
        <w:t>.</w:t>
      </w:r>
    </w:p>
    <w:p w14:paraId="1AE071A5" w14:textId="77777777" w:rsidR="00420011" w:rsidRDefault="00420011" w:rsidP="00420011">
      <w:pPr>
        <w:pStyle w:val="Heading3"/>
      </w:pPr>
      <w:bookmarkStart w:id="1432" w:name="_Toc448130749"/>
      <w:r>
        <w:t>February 10 (11) / Meshir 16: Isaac the Syrian</w:t>
      </w:r>
      <w:bookmarkEnd w:id="1432"/>
    </w:p>
    <w:p w14:paraId="2F7479F8" w14:textId="77777777" w:rsidR="005329C1" w:rsidRDefault="005242D1" w:rsidP="005329C1">
      <w:pPr>
        <w:pStyle w:val="Heading3"/>
      </w:pPr>
      <w:bookmarkStart w:id="1433" w:name="_Toc448130750"/>
      <w:r>
        <w:t>February</w:t>
      </w:r>
      <w:r w:rsidR="005329C1">
        <w:t xml:space="preserve"> 15 (16) / Meshir 21: Commemoration of the Theotokos</w:t>
      </w:r>
      <w:bookmarkEnd w:id="1433"/>
    </w:p>
    <w:p w14:paraId="2277ED52" w14:textId="4DDEDFC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6DD82E8A" w14:textId="77777777" w:rsidR="00160DE3" w:rsidRDefault="00160DE3" w:rsidP="00160DE3">
      <w:pPr>
        <w:pStyle w:val="Heading3"/>
      </w:pPr>
      <w:bookmarkStart w:id="1434" w:name="_Toc448130751"/>
      <w:r>
        <w:t>February 15 (16) / Meshir 21: Also Martyrdom of St. Onesimus, the Disciple of St. Paul</w:t>
      </w:r>
      <w:bookmarkEnd w:id="1434"/>
    </w:p>
    <w:p w14:paraId="197E567A" w14:textId="77777777" w:rsidR="00B52D77" w:rsidRDefault="00B52D77" w:rsidP="00B52D77">
      <w:pPr>
        <w:pStyle w:val="Heading3"/>
      </w:pPr>
      <w:bookmarkStart w:id="1435" w:name="_Toc448130752"/>
      <w:r>
        <w:t>February 23 (24) / Meshir 29: Commemoration of the Annunciation, Nativity, and Resurrection on the 29</w:t>
      </w:r>
      <w:r w:rsidRPr="00C0205C">
        <w:rPr>
          <w:vertAlign w:val="superscript"/>
        </w:rPr>
        <w:t>th</w:t>
      </w:r>
      <w:r>
        <w:t xml:space="preserve"> of Every Month</w:t>
      </w:r>
      <w:bookmarkEnd w:id="1435"/>
    </w:p>
    <w:p w14:paraId="1EC840FE" w14:textId="47284EEA" w:rsidR="00B52D77" w:rsidRP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03720C5F" w14:textId="77777777" w:rsidR="005242D1" w:rsidRDefault="005242D1" w:rsidP="005242D1">
      <w:pPr>
        <w:pStyle w:val="Heading3"/>
      </w:pPr>
      <w:bookmarkStart w:id="1436" w:name="_Toc448130753"/>
      <w:r>
        <w:lastRenderedPageBreak/>
        <w:t>February 24 (25) / Meshir 30: Appearance of the Head of St. John the Baptist</w:t>
      </w:r>
      <w:bookmarkEnd w:id="1436"/>
    </w:p>
    <w:p w14:paraId="49513F8D" w14:textId="6B7E4FB5" w:rsidR="00191A26" w:rsidRDefault="00191A26" w:rsidP="00191A26">
      <w:pPr>
        <w:pStyle w:val="Rubric"/>
      </w:pPr>
      <w:bookmarkStart w:id="1437" w:name="_Toc410196211"/>
      <w:bookmarkStart w:id="1438" w:name="_Toc410196453"/>
      <w:bookmarkStart w:id="1439" w:name="_Toc410196955"/>
      <w:r>
        <w:t xml:space="preserve">See </w:t>
      </w:r>
      <w:r>
        <w:fldChar w:fldCharType="begin"/>
      </w:r>
      <w:r>
        <w:instrText xml:space="preserve"> REF _Ref434488524 \h </w:instrText>
      </w:r>
      <w:r>
        <w:fldChar w:fldCharType="separate"/>
      </w:r>
      <w:r w:rsidR="00E315A4">
        <w:t>The Doxology of St. John the Baptist</w:t>
      </w:r>
      <w:r>
        <w:fldChar w:fldCharType="end"/>
      </w:r>
      <w:r>
        <w:t xml:space="preserve"> on pages </w:t>
      </w:r>
      <w:r>
        <w:fldChar w:fldCharType="begin"/>
      </w:r>
      <w:r>
        <w:instrText xml:space="preserve"> PAGEREF _Ref434488524 \h </w:instrText>
      </w:r>
      <w:r>
        <w:fldChar w:fldCharType="separate"/>
      </w:r>
      <w:r w:rsidR="00E315A4">
        <w:rPr>
          <w:noProof/>
        </w:rPr>
        <w:t>557</w:t>
      </w:r>
      <w:r>
        <w:fldChar w:fldCharType="end"/>
      </w:r>
      <w:r>
        <w:t xml:space="preserve"> and </w:t>
      </w:r>
      <w:r>
        <w:fldChar w:fldCharType="begin"/>
      </w:r>
      <w:r>
        <w:instrText xml:space="preserve"> PAGEREF _Ref434488546 \h </w:instrText>
      </w:r>
      <w:r>
        <w:fldChar w:fldCharType="separate"/>
      </w:r>
      <w:r w:rsidR="00E315A4">
        <w:rPr>
          <w:noProof/>
        </w:rPr>
        <w:t>558</w:t>
      </w:r>
      <w:r>
        <w:fldChar w:fldCharType="end"/>
      </w:r>
      <w:r>
        <w:t>.</w:t>
      </w:r>
    </w:p>
    <w:p w14:paraId="4CFFD00D" w14:textId="77777777" w:rsidR="001779C0" w:rsidRDefault="001779C0" w:rsidP="001779C0">
      <w:pPr>
        <w:pStyle w:val="Heading3"/>
      </w:pPr>
      <w:bookmarkStart w:id="1440" w:name="_Toc448130754"/>
      <w:r>
        <w:t>February 24 (25) / Meshir 30: Also St. Cyril VI</w:t>
      </w:r>
      <w:bookmarkEnd w:id="1440"/>
    </w:p>
    <w:p w14:paraId="0CDD55AC" w14:textId="77777777" w:rsidR="001779C0" w:rsidRDefault="001779C0" w:rsidP="001779C0">
      <w:pPr>
        <w:pStyle w:val="Heading4"/>
      </w:pPr>
      <w:bookmarkStart w:id="1441" w:name="_Ref434492506"/>
      <w:r>
        <w:t>The Doxology</w:t>
      </w:r>
      <w:r w:rsidR="00B82753">
        <w:t xml:space="preserve"> for St. Cyril VI</w:t>
      </w:r>
      <w:r>
        <w:rPr>
          <w:rStyle w:val="FootnoteReference"/>
        </w:rPr>
        <w:footnoteReference w:id="879"/>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42" w:name="_Toc448130634"/>
      <w:bookmarkStart w:id="1443" w:name="March"/>
      <w:bookmarkEnd w:id="1423"/>
      <w:r>
        <w:lastRenderedPageBreak/>
        <w:t>March</w:t>
      </w:r>
      <w:bookmarkEnd w:id="1437"/>
      <w:bookmarkEnd w:id="1438"/>
      <w:bookmarkEnd w:id="1439"/>
      <w:r w:rsidR="00C30529">
        <w:t xml:space="preserve"> or </w:t>
      </w:r>
      <w:r w:rsidR="00C30529">
        <w:rPr>
          <w:rFonts w:ascii="FreeSerifAvvaShenouda" w:hAnsi="FreeSerifAvvaShenouda" w:cs="FreeSerifAvvaShenouda"/>
        </w:rPr>
        <w:t>Ⲡⲁⲣⲙϩⲟⲧⲡ</w:t>
      </w:r>
      <w:bookmarkEnd w:id="1442"/>
    </w:p>
    <w:bookmarkStart w:id="1444" w:name="_Toc410196956" w:displacedByCustomXml="next"/>
    <w:bookmarkStart w:id="1445" w:name="_Toc410196454" w:displacedByCustomXml="next"/>
    <w:bookmarkStart w:id="1446" w:name="_Toc410196212" w:displacedByCustomXml="next"/>
    <w:sdt>
      <w:sdtPr>
        <w:id w:val="-1351720020"/>
        <w:docPartObj>
          <w:docPartGallery w:val="Table of Contents"/>
          <w:docPartUnique/>
        </w:docPartObj>
      </w:sdtPr>
      <w:sdtEndPr>
        <w:rPr>
          <w:b/>
          <w:bCs/>
          <w:noProof/>
        </w:rPr>
      </w:sdtEndPr>
      <w:sdtContent>
        <w:p w14:paraId="2DF70BB4" w14:textId="003D880A"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130755" w:history="1">
            <w:r w:rsidR="00BB3B58" w:rsidRPr="009D3710">
              <w:rPr>
                <w:rStyle w:val="Hyperlink"/>
                <w:noProof/>
              </w:rPr>
              <w:t>March 2: Departure of St. Chad of Mercia</w:t>
            </w:r>
            <w:r w:rsidR="00BB3B58">
              <w:rPr>
                <w:noProof/>
                <w:webHidden/>
              </w:rPr>
              <w:tab/>
            </w:r>
            <w:r w:rsidR="00BB3B58">
              <w:rPr>
                <w:noProof/>
                <w:webHidden/>
              </w:rPr>
              <w:fldChar w:fldCharType="begin"/>
            </w:r>
            <w:r w:rsidR="00BB3B58">
              <w:rPr>
                <w:noProof/>
                <w:webHidden/>
              </w:rPr>
              <w:instrText xml:space="preserve"> PAGEREF _Toc448130755 \h </w:instrText>
            </w:r>
            <w:r w:rsidR="00BB3B58">
              <w:rPr>
                <w:noProof/>
                <w:webHidden/>
              </w:rPr>
            </w:r>
            <w:r w:rsidR="00BB3B58">
              <w:rPr>
                <w:noProof/>
                <w:webHidden/>
              </w:rPr>
              <w:fldChar w:fldCharType="separate"/>
            </w:r>
            <w:r w:rsidR="00E315A4">
              <w:rPr>
                <w:noProof/>
                <w:webHidden/>
              </w:rPr>
              <w:t>770</w:t>
            </w:r>
            <w:r w:rsidR="00BB3B58">
              <w:rPr>
                <w:noProof/>
                <w:webHidden/>
              </w:rPr>
              <w:fldChar w:fldCharType="end"/>
            </w:r>
          </w:hyperlink>
        </w:p>
        <w:p w14:paraId="7988BD3F" w14:textId="1D3918BD" w:rsidR="00BB3B58" w:rsidRDefault="00F017CA">
          <w:pPr>
            <w:pStyle w:val="TOC3"/>
            <w:tabs>
              <w:tab w:val="right" w:leader="dot" w:pos="8846"/>
            </w:tabs>
            <w:rPr>
              <w:rFonts w:asciiTheme="minorHAnsi" w:eastAsiaTheme="minorEastAsia" w:hAnsiTheme="minorHAnsi"/>
              <w:noProof/>
              <w:sz w:val="22"/>
              <w:lang w:val="en-US"/>
            </w:rPr>
          </w:pPr>
          <w:hyperlink w:anchor="_Toc448130756" w:history="1">
            <w:r w:rsidR="00BB3B58" w:rsidRPr="009D3710">
              <w:rPr>
                <w:rStyle w:val="Hyperlink"/>
                <w:noProof/>
              </w:rPr>
              <w:t>March 4 / Phamenoth 8: Martyrdom of St. Matthias the Apostle</w:t>
            </w:r>
            <w:r w:rsidR="00BB3B58">
              <w:rPr>
                <w:noProof/>
                <w:webHidden/>
              </w:rPr>
              <w:tab/>
            </w:r>
            <w:r w:rsidR="00BB3B58">
              <w:rPr>
                <w:noProof/>
                <w:webHidden/>
              </w:rPr>
              <w:fldChar w:fldCharType="begin"/>
            </w:r>
            <w:r w:rsidR="00BB3B58">
              <w:rPr>
                <w:noProof/>
                <w:webHidden/>
              </w:rPr>
              <w:instrText xml:space="preserve"> PAGEREF _Toc448130756 \h </w:instrText>
            </w:r>
            <w:r w:rsidR="00BB3B58">
              <w:rPr>
                <w:noProof/>
                <w:webHidden/>
              </w:rPr>
            </w:r>
            <w:r w:rsidR="00BB3B58">
              <w:rPr>
                <w:noProof/>
                <w:webHidden/>
              </w:rPr>
              <w:fldChar w:fldCharType="separate"/>
            </w:r>
            <w:r w:rsidR="00E315A4">
              <w:rPr>
                <w:noProof/>
                <w:webHidden/>
              </w:rPr>
              <w:t>771</w:t>
            </w:r>
            <w:r w:rsidR="00BB3B58">
              <w:rPr>
                <w:noProof/>
                <w:webHidden/>
              </w:rPr>
              <w:fldChar w:fldCharType="end"/>
            </w:r>
          </w:hyperlink>
        </w:p>
        <w:p w14:paraId="0DD11752" w14:textId="153A3EE9" w:rsidR="00BB3B58" w:rsidRDefault="00F017CA">
          <w:pPr>
            <w:pStyle w:val="TOC3"/>
            <w:tabs>
              <w:tab w:val="right" w:leader="dot" w:pos="8846"/>
            </w:tabs>
            <w:rPr>
              <w:rFonts w:asciiTheme="minorHAnsi" w:eastAsiaTheme="minorEastAsia" w:hAnsiTheme="minorHAnsi"/>
              <w:noProof/>
              <w:sz w:val="22"/>
              <w:lang w:val="en-US"/>
            </w:rPr>
          </w:pPr>
          <w:hyperlink w:anchor="_Toc448130757" w:history="1">
            <w:r w:rsidR="00BB3B58" w:rsidRPr="009D3710">
              <w:rPr>
                <w:rStyle w:val="Hyperlink"/>
                <w:noProof/>
              </w:rPr>
              <w:t>March 6 / Phamenoth 10: The Finding of the Holy Cross</w:t>
            </w:r>
            <w:r w:rsidR="00BB3B58">
              <w:rPr>
                <w:noProof/>
                <w:webHidden/>
              </w:rPr>
              <w:tab/>
            </w:r>
            <w:r w:rsidR="00BB3B58">
              <w:rPr>
                <w:noProof/>
                <w:webHidden/>
              </w:rPr>
              <w:fldChar w:fldCharType="begin"/>
            </w:r>
            <w:r w:rsidR="00BB3B58">
              <w:rPr>
                <w:noProof/>
                <w:webHidden/>
              </w:rPr>
              <w:instrText xml:space="preserve"> PAGEREF _Toc448130757 \h </w:instrText>
            </w:r>
            <w:r w:rsidR="00BB3B58">
              <w:rPr>
                <w:noProof/>
                <w:webHidden/>
              </w:rPr>
            </w:r>
            <w:r w:rsidR="00BB3B58">
              <w:rPr>
                <w:noProof/>
                <w:webHidden/>
              </w:rPr>
              <w:fldChar w:fldCharType="separate"/>
            </w:r>
            <w:r w:rsidR="00E315A4">
              <w:rPr>
                <w:noProof/>
                <w:webHidden/>
              </w:rPr>
              <w:t>771</w:t>
            </w:r>
            <w:r w:rsidR="00BB3B58">
              <w:rPr>
                <w:noProof/>
                <w:webHidden/>
              </w:rPr>
              <w:fldChar w:fldCharType="end"/>
            </w:r>
          </w:hyperlink>
        </w:p>
        <w:p w14:paraId="29785AF7" w14:textId="78C5B144" w:rsidR="00BB3B58" w:rsidRDefault="00F017CA">
          <w:pPr>
            <w:pStyle w:val="TOC3"/>
            <w:tabs>
              <w:tab w:val="right" w:leader="dot" w:pos="8846"/>
            </w:tabs>
            <w:rPr>
              <w:rFonts w:asciiTheme="minorHAnsi" w:eastAsiaTheme="minorEastAsia" w:hAnsiTheme="minorHAnsi"/>
              <w:noProof/>
              <w:sz w:val="22"/>
              <w:lang w:val="en-US"/>
            </w:rPr>
          </w:pPr>
          <w:hyperlink w:anchor="_Toc448130758" w:history="1">
            <w:r w:rsidR="00BB3B58" w:rsidRPr="009D3710">
              <w:rPr>
                <w:rStyle w:val="Hyperlink"/>
                <w:noProof/>
              </w:rPr>
              <w:t>March 8 / Phamenoth 12: Commemoration of Archangel Michael</w:t>
            </w:r>
            <w:r w:rsidR="00BB3B58">
              <w:rPr>
                <w:noProof/>
                <w:webHidden/>
              </w:rPr>
              <w:tab/>
            </w:r>
            <w:r w:rsidR="00BB3B58">
              <w:rPr>
                <w:noProof/>
                <w:webHidden/>
              </w:rPr>
              <w:fldChar w:fldCharType="begin"/>
            </w:r>
            <w:r w:rsidR="00BB3B58">
              <w:rPr>
                <w:noProof/>
                <w:webHidden/>
              </w:rPr>
              <w:instrText xml:space="preserve"> PAGEREF _Toc448130758 \h </w:instrText>
            </w:r>
            <w:r w:rsidR="00BB3B58">
              <w:rPr>
                <w:noProof/>
                <w:webHidden/>
              </w:rPr>
            </w:r>
            <w:r w:rsidR="00BB3B58">
              <w:rPr>
                <w:noProof/>
                <w:webHidden/>
              </w:rPr>
              <w:fldChar w:fldCharType="separate"/>
            </w:r>
            <w:r w:rsidR="00E315A4">
              <w:rPr>
                <w:noProof/>
                <w:webHidden/>
              </w:rPr>
              <w:t>771</w:t>
            </w:r>
            <w:r w:rsidR="00BB3B58">
              <w:rPr>
                <w:noProof/>
                <w:webHidden/>
              </w:rPr>
              <w:fldChar w:fldCharType="end"/>
            </w:r>
          </w:hyperlink>
        </w:p>
        <w:p w14:paraId="094675B9" w14:textId="3B16AE37" w:rsidR="00BB3B58" w:rsidRDefault="00F017CA">
          <w:pPr>
            <w:pStyle w:val="TOC3"/>
            <w:tabs>
              <w:tab w:val="right" w:leader="dot" w:pos="8846"/>
            </w:tabs>
            <w:rPr>
              <w:rFonts w:asciiTheme="minorHAnsi" w:eastAsiaTheme="minorEastAsia" w:hAnsiTheme="minorHAnsi"/>
              <w:noProof/>
              <w:sz w:val="22"/>
              <w:lang w:val="en-US"/>
            </w:rPr>
          </w:pPr>
          <w:hyperlink w:anchor="_Toc448130759" w:history="1">
            <w:r w:rsidR="00BB3B58" w:rsidRPr="009D3710">
              <w:rPr>
                <w:rStyle w:val="Hyperlink"/>
                <w:noProof/>
              </w:rPr>
              <w:t>March 9 / Phamenoth 13: Return of St. Macarius the Great and St. Macarius of Alexandria from Exile</w:t>
            </w:r>
            <w:r w:rsidR="00BB3B58">
              <w:rPr>
                <w:noProof/>
                <w:webHidden/>
              </w:rPr>
              <w:tab/>
            </w:r>
            <w:r w:rsidR="00BB3B58">
              <w:rPr>
                <w:noProof/>
                <w:webHidden/>
              </w:rPr>
              <w:fldChar w:fldCharType="begin"/>
            </w:r>
            <w:r w:rsidR="00BB3B58">
              <w:rPr>
                <w:noProof/>
                <w:webHidden/>
              </w:rPr>
              <w:instrText xml:space="preserve"> PAGEREF _Toc448130759 \h </w:instrText>
            </w:r>
            <w:r w:rsidR="00BB3B58">
              <w:rPr>
                <w:noProof/>
                <w:webHidden/>
              </w:rPr>
            </w:r>
            <w:r w:rsidR="00BB3B58">
              <w:rPr>
                <w:noProof/>
                <w:webHidden/>
              </w:rPr>
              <w:fldChar w:fldCharType="separate"/>
            </w:r>
            <w:r w:rsidR="00E315A4">
              <w:rPr>
                <w:noProof/>
                <w:webHidden/>
              </w:rPr>
              <w:t>771</w:t>
            </w:r>
            <w:r w:rsidR="00BB3B58">
              <w:rPr>
                <w:noProof/>
                <w:webHidden/>
              </w:rPr>
              <w:fldChar w:fldCharType="end"/>
            </w:r>
          </w:hyperlink>
        </w:p>
        <w:p w14:paraId="6F1EF253" w14:textId="09B21563" w:rsidR="00BB3B58" w:rsidRDefault="00F017CA">
          <w:pPr>
            <w:pStyle w:val="TOC3"/>
            <w:tabs>
              <w:tab w:val="right" w:leader="dot" w:pos="8846"/>
            </w:tabs>
            <w:rPr>
              <w:rFonts w:asciiTheme="minorHAnsi" w:eastAsiaTheme="minorEastAsia" w:hAnsiTheme="minorHAnsi"/>
              <w:noProof/>
              <w:sz w:val="22"/>
              <w:lang w:val="en-US"/>
            </w:rPr>
          </w:pPr>
          <w:hyperlink w:anchor="_Toc448130760" w:history="1">
            <w:r w:rsidR="00BB3B58" w:rsidRPr="009D3710">
              <w:rPr>
                <w:rStyle w:val="Hyperlink"/>
                <w:noProof/>
              </w:rPr>
              <w:t>March 15 / Phamenoth 19: Martyrdom of St. Aristobulus the Apostle</w:t>
            </w:r>
            <w:r w:rsidR="00BB3B58">
              <w:rPr>
                <w:noProof/>
                <w:webHidden/>
              </w:rPr>
              <w:tab/>
            </w:r>
            <w:r w:rsidR="00BB3B58">
              <w:rPr>
                <w:noProof/>
                <w:webHidden/>
              </w:rPr>
              <w:fldChar w:fldCharType="begin"/>
            </w:r>
            <w:r w:rsidR="00BB3B58">
              <w:rPr>
                <w:noProof/>
                <w:webHidden/>
              </w:rPr>
              <w:instrText xml:space="preserve"> PAGEREF _Toc448130760 \h </w:instrText>
            </w:r>
            <w:r w:rsidR="00BB3B58">
              <w:rPr>
                <w:noProof/>
                <w:webHidden/>
              </w:rPr>
            </w:r>
            <w:r w:rsidR="00BB3B58">
              <w:rPr>
                <w:noProof/>
                <w:webHidden/>
              </w:rPr>
              <w:fldChar w:fldCharType="separate"/>
            </w:r>
            <w:r w:rsidR="00E315A4">
              <w:rPr>
                <w:noProof/>
                <w:webHidden/>
              </w:rPr>
              <w:t>771</w:t>
            </w:r>
            <w:r w:rsidR="00BB3B58">
              <w:rPr>
                <w:noProof/>
                <w:webHidden/>
              </w:rPr>
              <w:fldChar w:fldCharType="end"/>
            </w:r>
          </w:hyperlink>
        </w:p>
        <w:p w14:paraId="11435C3B" w14:textId="4A1E95DD" w:rsidR="00BB3B58" w:rsidRDefault="00F017CA">
          <w:pPr>
            <w:pStyle w:val="TOC3"/>
            <w:tabs>
              <w:tab w:val="right" w:leader="dot" w:pos="8846"/>
            </w:tabs>
            <w:rPr>
              <w:rFonts w:asciiTheme="minorHAnsi" w:eastAsiaTheme="minorEastAsia" w:hAnsiTheme="minorHAnsi"/>
              <w:noProof/>
              <w:sz w:val="22"/>
              <w:lang w:val="en-US"/>
            </w:rPr>
          </w:pPr>
          <w:hyperlink w:anchor="_Toc448130761" w:history="1">
            <w:r w:rsidR="00BB3B58" w:rsidRPr="009D3710">
              <w:rPr>
                <w:rStyle w:val="Hyperlink"/>
                <w:noProof/>
              </w:rPr>
              <w:t>March 17 / Phamenoth 21: Commemoration of the Theotokos</w:t>
            </w:r>
            <w:r w:rsidR="00BB3B58">
              <w:rPr>
                <w:noProof/>
                <w:webHidden/>
              </w:rPr>
              <w:tab/>
            </w:r>
            <w:r w:rsidR="00BB3B58">
              <w:rPr>
                <w:noProof/>
                <w:webHidden/>
              </w:rPr>
              <w:fldChar w:fldCharType="begin"/>
            </w:r>
            <w:r w:rsidR="00BB3B58">
              <w:rPr>
                <w:noProof/>
                <w:webHidden/>
              </w:rPr>
              <w:instrText xml:space="preserve"> PAGEREF _Toc448130761 \h </w:instrText>
            </w:r>
            <w:r w:rsidR="00BB3B58">
              <w:rPr>
                <w:noProof/>
                <w:webHidden/>
              </w:rPr>
            </w:r>
            <w:r w:rsidR="00BB3B58">
              <w:rPr>
                <w:noProof/>
                <w:webHidden/>
              </w:rPr>
              <w:fldChar w:fldCharType="separate"/>
            </w:r>
            <w:r w:rsidR="00E315A4">
              <w:rPr>
                <w:noProof/>
                <w:webHidden/>
              </w:rPr>
              <w:t>772</w:t>
            </w:r>
            <w:r w:rsidR="00BB3B58">
              <w:rPr>
                <w:noProof/>
                <w:webHidden/>
              </w:rPr>
              <w:fldChar w:fldCharType="end"/>
            </w:r>
          </w:hyperlink>
        </w:p>
        <w:p w14:paraId="6036037F" w14:textId="3DF1F9CC" w:rsidR="00BB3B58" w:rsidRDefault="00F017CA">
          <w:pPr>
            <w:pStyle w:val="TOC3"/>
            <w:tabs>
              <w:tab w:val="right" w:leader="dot" w:pos="8846"/>
            </w:tabs>
            <w:rPr>
              <w:rFonts w:asciiTheme="minorHAnsi" w:eastAsiaTheme="minorEastAsia" w:hAnsiTheme="minorHAnsi"/>
              <w:noProof/>
              <w:sz w:val="22"/>
              <w:lang w:val="en-US"/>
            </w:rPr>
          </w:pPr>
          <w:hyperlink w:anchor="_Toc448130762" w:history="1">
            <w:r w:rsidR="00BB3B58" w:rsidRPr="009D3710">
              <w:rPr>
                <w:rStyle w:val="Hyperlink"/>
                <w:noProof/>
              </w:rPr>
              <w:t>March 23 / Phamenoth 27: St. Macarius the Great</w:t>
            </w:r>
            <w:r w:rsidR="00BB3B58">
              <w:rPr>
                <w:noProof/>
                <w:webHidden/>
              </w:rPr>
              <w:tab/>
            </w:r>
            <w:r w:rsidR="00BB3B58">
              <w:rPr>
                <w:noProof/>
                <w:webHidden/>
              </w:rPr>
              <w:fldChar w:fldCharType="begin"/>
            </w:r>
            <w:r w:rsidR="00BB3B58">
              <w:rPr>
                <w:noProof/>
                <w:webHidden/>
              </w:rPr>
              <w:instrText xml:space="preserve"> PAGEREF _Toc448130762 \h </w:instrText>
            </w:r>
            <w:r w:rsidR="00BB3B58">
              <w:rPr>
                <w:noProof/>
                <w:webHidden/>
              </w:rPr>
            </w:r>
            <w:r w:rsidR="00BB3B58">
              <w:rPr>
                <w:noProof/>
                <w:webHidden/>
              </w:rPr>
              <w:fldChar w:fldCharType="separate"/>
            </w:r>
            <w:r w:rsidR="00E315A4">
              <w:rPr>
                <w:noProof/>
                <w:webHidden/>
              </w:rPr>
              <w:t>772</w:t>
            </w:r>
            <w:r w:rsidR="00BB3B58">
              <w:rPr>
                <w:noProof/>
                <w:webHidden/>
              </w:rPr>
              <w:fldChar w:fldCharType="end"/>
            </w:r>
          </w:hyperlink>
        </w:p>
        <w:p w14:paraId="13310498" w14:textId="7BEC8D76" w:rsidR="00BB3B58" w:rsidRDefault="00F017CA">
          <w:pPr>
            <w:pStyle w:val="TOC3"/>
            <w:tabs>
              <w:tab w:val="right" w:leader="dot" w:pos="8846"/>
            </w:tabs>
            <w:rPr>
              <w:rFonts w:asciiTheme="minorHAnsi" w:eastAsiaTheme="minorEastAsia" w:hAnsiTheme="minorHAnsi"/>
              <w:noProof/>
              <w:sz w:val="22"/>
              <w:lang w:val="en-US"/>
            </w:rPr>
          </w:pPr>
          <w:hyperlink w:anchor="_Toc448130763" w:history="1">
            <w:r w:rsidR="00BB3B58" w:rsidRPr="009D3710">
              <w:rPr>
                <w:rStyle w:val="Hyperlink"/>
                <w:noProof/>
              </w:rPr>
              <w:t>March 25 / Phamenoth 29: Annunciation</w:t>
            </w:r>
            <w:r w:rsidR="00BB3B58">
              <w:rPr>
                <w:noProof/>
                <w:webHidden/>
              </w:rPr>
              <w:tab/>
            </w:r>
            <w:r w:rsidR="00BB3B58">
              <w:rPr>
                <w:noProof/>
                <w:webHidden/>
              </w:rPr>
              <w:fldChar w:fldCharType="begin"/>
            </w:r>
            <w:r w:rsidR="00BB3B58">
              <w:rPr>
                <w:noProof/>
                <w:webHidden/>
              </w:rPr>
              <w:instrText xml:space="preserve"> PAGEREF _Toc448130763 \h </w:instrText>
            </w:r>
            <w:r w:rsidR="00BB3B58">
              <w:rPr>
                <w:noProof/>
                <w:webHidden/>
              </w:rPr>
            </w:r>
            <w:r w:rsidR="00BB3B58">
              <w:rPr>
                <w:noProof/>
                <w:webHidden/>
              </w:rPr>
              <w:fldChar w:fldCharType="separate"/>
            </w:r>
            <w:r w:rsidR="00E315A4">
              <w:rPr>
                <w:noProof/>
                <w:webHidden/>
              </w:rPr>
              <w:t>776</w:t>
            </w:r>
            <w:r w:rsidR="00BB3B58">
              <w:rPr>
                <w:noProof/>
                <w:webHidden/>
              </w:rPr>
              <w:fldChar w:fldCharType="end"/>
            </w:r>
          </w:hyperlink>
        </w:p>
        <w:p w14:paraId="5A89EC72" w14:textId="26C38F22" w:rsidR="00BB3B58" w:rsidRDefault="00F017CA">
          <w:pPr>
            <w:pStyle w:val="TOC3"/>
            <w:tabs>
              <w:tab w:val="right" w:leader="dot" w:pos="8846"/>
            </w:tabs>
            <w:rPr>
              <w:rFonts w:asciiTheme="minorHAnsi" w:eastAsiaTheme="minorEastAsia" w:hAnsiTheme="minorHAnsi"/>
              <w:noProof/>
              <w:sz w:val="22"/>
              <w:lang w:val="en-US"/>
            </w:rPr>
          </w:pPr>
          <w:hyperlink w:anchor="_Toc448130764" w:history="1">
            <w:r w:rsidR="00BB3B58" w:rsidRPr="009D3710">
              <w:rPr>
                <w:rStyle w:val="Hyperlink"/>
                <w:noProof/>
              </w:rPr>
              <w:t>March 26 / Phamenoth 30: Archangel Gabriel</w:t>
            </w:r>
            <w:r w:rsidR="00BB3B58">
              <w:rPr>
                <w:noProof/>
                <w:webHidden/>
              </w:rPr>
              <w:tab/>
            </w:r>
            <w:r w:rsidR="00BB3B58">
              <w:rPr>
                <w:noProof/>
                <w:webHidden/>
              </w:rPr>
              <w:fldChar w:fldCharType="begin"/>
            </w:r>
            <w:r w:rsidR="00BB3B58">
              <w:rPr>
                <w:noProof/>
                <w:webHidden/>
              </w:rPr>
              <w:instrText xml:space="preserve"> PAGEREF _Toc448130764 \h </w:instrText>
            </w:r>
            <w:r w:rsidR="00BB3B58">
              <w:rPr>
                <w:noProof/>
                <w:webHidden/>
              </w:rPr>
            </w:r>
            <w:r w:rsidR="00BB3B58">
              <w:rPr>
                <w:noProof/>
                <w:webHidden/>
              </w:rPr>
              <w:fldChar w:fldCharType="separate"/>
            </w:r>
            <w:r w:rsidR="00E315A4">
              <w:rPr>
                <w:noProof/>
                <w:webHidden/>
              </w:rPr>
              <w:t>785</w:t>
            </w:r>
            <w:r w:rsidR="00BB3B58">
              <w:rPr>
                <w:noProof/>
                <w:webHidden/>
              </w:rPr>
              <w:fldChar w:fldCharType="end"/>
            </w:r>
          </w:hyperlink>
        </w:p>
        <w:p w14:paraId="7840B836" w14:textId="18F45962" w:rsidR="00BB3B58" w:rsidRDefault="00F017CA">
          <w:pPr>
            <w:pStyle w:val="TOC3"/>
            <w:tabs>
              <w:tab w:val="right" w:leader="dot" w:pos="8846"/>
            </w:tabs>
            <w:rPr>
              <w:rFonts w:asciiTheme="minorHAnsi" w:eastAsiaTheme="minorEastAsia" w:hAnsiTheme="minorHAnsi"/>
              <w:noProof/>
              <w:sz w:val="22"/>
              <w:lang w:val="en-US"/>
            </w:rPr>
          </w:pPr>
          <w:hyperlink w:anchor="_Toc448130765" w:history="1">
            <w:r w:rsidR="00BB3B58" w:rsidRPr="009D3710">
              <w:rPr>
                <w:rStyle w:val="Hyperlink"/>
                <w:noProof/>
              </w:rPr>
              <w:t>March 28 / Pharamuthi 2: Martyrdom of St. James the son of Zebedee, the Apostles</w:t>
            </w:r>
            <w:r w:rsidR="00BB3B58">
              <w:rPr>
                <w:noProof/>
                <w:webHidden/>
              </w:rPr>
              <w:tab/>
            </w:r>
            <w:r w:rsidR="00BB3B58">
              <w:rPr>
                <w:noProof/>
                <w:webHidden/>
              </w:rPr>
              <w:fldChar w:fldCharType="begin"/>
            </w:r>
            <w:r w:rsidR="00BB3B58">
              <w:rPr>
                <w:noProof/>
                <w:webHidden/>
              </w:rPr>
              <w:instrText xml:space="preserve"> PAGEREF _Toc448130765 \h </w:instrText>
            </w:r>
            <w:r w:rsidR="00BB3B58">
              <w:rPr>
                <w:noProof/>
                <w:webHidden/>
              </w:rPr>
            </w:r>
            <w:r w:rsidR="00BB3B58">
              <w:rPr>
                <w:noProof/>
                <w:webHidden/>
              </w:rPr>
              <w:fldChar w:fldCharType="separate"/>
            </w:r>
            <w:r w:rsidR="00E315A4">
              <w:rPr>
                <w:noProof/>
                <w:webHidden/>
              </w:rPr>
              <w:t>785</w:t>
            </w:r>
            <w:r w:rsidR="00BB3B58">
              <w:rPr>
                <w:noProof/>
                <w:webHidden/>
              </w:rPr>
              <w:fldChar w:fldCharType="end"/>
            </w:r>
          </w:hyperlink>
        </w:p>
        <w:p w14:paraId="3B5219DF" w14:textId="7E12B001"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47" w:name="_Toc448130755"/>
      <w:r>
        <w:lastRenderedPageBreak/>
        <w:t>March 2: Departure of St. Chad of Mercia</w:t>
      </w:r>
      <w:r w:rsidR="00377E51">
        <w:rPr>
          <w:rStyle w:val="FootnoteReference"/>
        </w:rPr>
        <w:footnoteReference w:id="880"/>
      </w:r>
      <w:bookmarkEnd w:id="1447"/>
    </w:p>
    <w:p w14:paraId="668738F1" w14:textId="77777777" w:rsidR="006A140A" w:rsidRDefault="006A140A" w:rsidP="006A140A">
      <w:pPr>
        <w:pStyle w:val="Heading4"/>
      </w:pPr>
      <w:bookmarkStart w:id="1448" w:name="_Ref434492702"/>
      <w:r>
        <w:t>The Doxology</w:t>
      </w:r>
      <w:r w:rsidR="00B82753">
        <w:t xml:space="preserve"> for St. Chad of Mercia</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49" w:name="_Toc448130756"/>
      <w:r>
        <w:t>March 4 / Phamenoth 8: Martyrdom of St. Matthias the Apostle</w:t>
      </w:r>
      <w:bookmarkEnd w:id="1449"/>
    </w:p>
    <w:p w14:paraId="5CD8BDEB" w14:textId="417B8B97"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01FACE98" w14:textId="77777777" w:rsidR="00495F1A" w:rsidRDefault="00C30529" w:rsidP="00495F1A">
      <w:pPr>
        <w:pStyle w:val="Heading3"/>
      </w:pPr>
      <w:bookmarkStart w:id="1450" w:name="_Toc448130757"/>
      <w:r>
        <w:t xml:space="preserve">March 6 / Phamenoth 10: </w:t>
      </w:r>
      <w:r w:rsidR="00495F1A">
        <w:t>The Finding of the Holy Cross</w:t>
      </w:r>
      <w:bookmarkEnd w:id="1446"/>
      <w:bookmarkEnd w:id="1445"/>
      <w:bookmarkEnd w:id="1444"/>
      <w:bookmarkEnd w:id="1450"/>
    </w:p>
    <w:p w14:paraId="0DD4581E" w14:textId="70EA6E29"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315A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315A4">
        <w:rPr>
          <w:noProof/>
        </w:rPr>
        <w:t>592</w:t>
      </w:r>
      <w:r w:rsidR="002409EF">
        <w:fldChar w:fldCharType="end"/>
      </w:r>
      <w:r>
        <w:t>.</w:t>
      </w:r>
    </w:p>
    <w:p w14:paraId="26452189" w14:textId="77777777" w:rsidR="00DD5136" w:rsidRDefault="00DD5136" w:rsidP="00DD5136">
      <w:pPr>
        <w:pStyle w:val="Heading3"/>
      </w:pPr>
      <w:bookmarkStart w:id="1451" w:name="_Toc448130758"/>
      <w:r>
        <w:t>March 8 / Phamenoth</w:t>
      </w:r>
      <w:r w:rsidR="005329C1">
        <w:t xml:space="preserve"> 12</w:t>
      </w:r>
      <w:r>
        <w:t>: Commemoration of Archangel Michael</w:t>
      </w:r>
      <w:bookmarkEnd w:id="1451"/>
    </w:p>
    <w:p w14:paraId="45245CCF" w14:textId="1812B84E" w:rsidR="00DD5136" w:rsidRDefault="00191A26" w:rsidP="00C30529">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1F095B73" w14:textId="77777777" w:rsidR="00494FE4" w:rsidRDefault="00494FE4" w:rsidP="00494FE4">
      <w:pPr>
        <w:pStyle w:val="Heading3"/>
      </w:pPr>
      <w:bookmarkStart w:id="1452" w:name="_Toc448130759"/>
      <w:r>
        <w:t>March 9 / Phamenoth 13: Return of St. Macarius the Great and St. Macarius of Alexandria from Exile</w:t>
      </w:r>
      <w:bookmarkEnd w:id="1452"/>
    </w:p>
    <w:p w14:paraId="450613FB" w14:textId="1F45994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315A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315A4">
        <w:rPr>
          <w:noProof/>
        </w:rPr>
        <w:t>772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315A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315A4">
        <w:rPr>
          <w:noProof/>
        </w:rPr>
        <w:t>792</w:t>
      </w:r>
      <w:r w:rsidR="002409EF">
        <w:fldChar w:fldCharType="end"/>
      </w:r>
      <w:r>
        <w:t>.</w:t>
      </w:r>
    </w:p>
    <w:p w14:paraId="15396FC9" w14:textId="77777777" w:rsidR="007F571C" w:rsidRDefault="007F571C" w:rsidP="007F571C">
      <w:pPr>
        <w:pStyle w:val="Heading3"/>
      </w:pPr>
      <w:bookmarkStart w:id="1453" w:name="_Toc448130760"/>
      <w:r>
        <w:t>March 15 / Phamenoth 19: Martyrdom of St. Aristobulus the Apostle</w:t>
      </w:r>
      <w:bookmarkEnd w:id="1453"/>
    </w:p>
    <w:p w14:paraId="57821F33" w14:textId="69BC1712" w:rsidR="00191A26" w:rsidRDefault="00191A26" w:rsidP="00191A26">
      <w:pPr>
        <w:pStyle w:val="Rubric"/>
      </w:pPr>
      <w:bookmarkStart w:id="1454" w:name="_Toc410196213"/>
      <w:bookmarkStart w:id="1455" w:name="_Toc410196455"/>
      <w:bookmarkStart w:id="1456" w:name="_Toc410196957"/>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35F3D5AC" w14:textId="77777777" w:rsidR="005329C1" w:rsidRDefault="005329C1" w:rsidP="005329C1">
      <w:pPr>
        <w:pStyle w:val="Heading3"/>
      </w:pPr>
      <w:bookmarkStart w:id="1457" w:name="_Toc448130761"/>
      <w:r>
        <w:lastRenderedPageBreak/>
        <w:t>March 17 / Phamenoth 21: Commemoration of the Theotokos</w:t>
      </w:r>
      <w:bookmarkEnd w:id="1457"/>
    </w:p>
    <w:p w14:paraId="665901C5" w14:textId="4748362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7FA5DE0B" w14:textId="77777777" w:rsidR="00C30529" w:rsidRDefault="00C30529" w:rsidP="00C30529">
      <w:pPr>
        <w:pStyle w:val="Heading3"/>
      </w:pPr>
      <w:bookmarkStart w:id="1458" w:name="_Ref434563557"/>
      <w:bookmarkStart w:id="1459" w:name="_Toc448130762"/>
      <w:r>
        <w:t>March 23 / Phamenoth 27: St. Macarius the Great</w:t>
      </w:r>
      <w:bookmarkEnd w:id="1458"/>
      <w:bookmarkEnd w:id="1459"/>
    </w:p>
    <w:p w14:paraId="19445963" w14:textId="77777777" w:rsidR="003E7329" w:rsidRDefault="003E7329" w:rsidP="003E7329">
      <w:pPr>
        <w:pStyle w:val="Heading4"/>
      </w:pPr>
      <w:bookmarkStart w:id="1460" w:name="_Ref434490507"/>
      <w:r>
        <w:t>The Doxology of St. Macarius the Great</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67" w:name="_Ref434490525"/>
      <w:r>
        <w:t>Another Doxology of St. Macarius the Great</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68" w:name="_Ref434490542"/>
      <w:r>
        <w:t>Another</w:t>
      </w:r>
      <w:r w:rsidR="00C30529">
        <w:t xml:space="preserve"> Doxology</w:t>
      </w:r>
      <w:r>
        <w:t xml:space="preserve"> of St. Macarius the Great</w:t>
      </w:r>
      <w:r>
        <w:rPr>
          <w:rStyle w:val="FootnoteReference"/>
        </w:rPr>
        <w:footnoteReference w:id="883"/>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69" w:name="_Toc448130763"/>
      <w:r>
        <w:lastRenderedPageBreak/>
        <w:t xml:space="preserve">March 25 / Phamenoth 29: </w:t>
      </w:r>
      <w:r w:rsidR="00495F1A">
        <w:t>Annunciation</w:t>
      </w:r>
      <w:bookmarkEnd w:id="1454"/>
      <w:bookmarkEnd w:id="1455"/>
      <w:bookmarkEnd w:id="1456"/>
      <w:bookmarkEnd w:id="1469"/>
    </w:p>
    <w:p w14:paraId="6F91E2E0" w14:textId="77777777" w:rsidR="00C30529" w:rsidRDefault="00C30529" w:rsidP="00C30529">
      <w:pPr>
        <w:pStyle w:val="Heading4"/>
      </w:pPr>
      <w:bookmarkStart w:id="1470" w:name="_Ref434477856"/>
      <w:r>
        <w:t>The Doxology</w:t>
      </w:r>
      <w:r w:rsidR="00E21EA3">
        <w:t xml:space="preserve"> for the Annunciation</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71" w:name="_Ref434475566"/>
      <w:bookmarkStart w:id="1472" w:name="_Toc410196214"/>
      <w:bookmarkStart w:id="1473" w:name="_Toc410196456"/>
      <w:bookmarkStart w:id="1474" w:name="_Toc410196958"/>
      <w:r>
        <w:t>The Psali Adam</w:t>
      </w:r>
      <w:r w:rsidR="006C1B94">
        <w:t xml:space="preserve"> for Annunciation</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75"/>
            <w:r>
              <w:t>Head</w:t>
            </w:r>
            <w:commentRangeEnd w:id="1475"/>
            <w:r>
              <w:rPr>
                <w:rStyle w:val="CommentReference"/>
              </w:rPr>
              <w:commentReference w:id="147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76" w:name="_Ref434475591"/>
      <w:r>
        <w:t>The Psali Batos</w:t>
      </w:r>
      <w:r w:rsidR="006C1B94">
        <w:t xml:space="preserve"> for Annunciation</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77"/>
            <w:r>
              <w:t>ruler</w:t>
            </w:r>
            <w:commentRangeEnd w:id="1477"/>
            <w:r>
              <w:rPr>
                <w:rStyle w:val="CommentReference"/>
              </w:rPr>
              <w:commentReference w:id="147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78"/>
            <w:r>
              <w:t xml:space="preserve">peoples </w:t>
            </w:r>
            <w:commentRangeEnd w:id="1478"/>
            <w:r>
              <w:rPr>
                <w:rStyle w:val="CommentReference"/>
              </w:rPr>
              <w:commentReference w:id="147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79"/>
            <w:r>
              <w:t>burned</w:t>
            </w:r>
            <w:commentRangeEnd w:id="1479"/>
            <w:r>
              <w:rPr>
                <w:rStyle w:val="CommentReference"/>
              </w:rPr>
              <w:commentReference w:id="147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80"/>
            <w:r>
              <w:t>Servant</w:t>
            </w:r>
            <w:commentRangeEnd w:id="1480"/>
            <w:r>
              <w:rPr>
                <w:rStyle w:val="CommentReference"/>
              </w:rPr>
              <w:commentReference w:id="148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81"/>
            <w:r>
              <w:t xml:space="preserve">Ⲫⲱⲕ </w:t>
            </w:r>
            <w:commentRangeEnd w:id="1481"/>
            <w:r>
              <w:rPr>
                <w:rStyle w:val="CommentReference"/>
                <w:rFonts w:ascii="Times New Roman" w:hAnsi="Times New Roman"/>
              </w:rPr>
              <w:commentReference w:id="148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82" w:name="_Ref434562998"/>
      <w:bookmarkStart w:id="1483" w:name="_Toc448130764"/>
      <w:r>
        <w:t xml:space="preserve">March 26 / Phamenoth 30: </w:t>
      </w:r>
      <w:r w:rsidR="00D31016">
        <w:t>Arch</w:t>
      </w:r>
      <w:r>
        <w:t>angel Gabriel</w:t>
      </w:r>
      <w:bookmarkEnd w:id="1482"/>
      <w:bookmarkEnd w:id="1483"/>
    </w:p>
    <w:p w14:paraId="79F33061" w14:textId="6ADE171A"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315A4">
        <w:t xml:space="preserve">The Doxology of Archangel Gabriel for December or </w:t>
      </w:r>
      <w:r w:rsidR="00E315A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315A4">
        <w:rPr>
          <w:noProof/>
        </w:rPr>
        <w:t>655</w:t>
      </w:r>
      <w:r w:rsidR="002409EF">
        <w:fldChar w:fldCharType="end"/>
      </w:r>
      <w:r>
        <w:t xml:space="preserve">, </w:t>
      </w:r>
      <w:r w:rsidR="002409EF">
        <w:fldChar w:fldCharType="begin"/>
      </w:r>
      <w:r w:rsidR="002409EF">
        <w:instrText xml:space="preserve"> REF _Ref434487984 \h </w:instrText>
      </w:r>
      <w:r w:rsidR="002409EF">
        <w:fldChar w:fldCharType="separate"/>
      </w:r>
      <w:r w:rsidR="00E315A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315A4">
        <w:rPr>
          <w:noProof/>
        </w:rPr>
        <w:t>628</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315A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315A4">
        <w:rPr>
          <w:noProof/>
        </w:rPr>
        <w:t>823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84" w:name="_Toc448130765"/>
      <w:r>
        <w:t xml:space="preserve">March 28 / Pharamuthi 2: Martyrdom of St. James </w:t>
      </w:r>
      <w:r w:rsidR="008762FF">
        <w:t xml:space="preserve">the son of </w:t>
      </w:r>
      <w:r w:rsidR="002E495E">
        <w:t>Zebedee</w:t>
      </w:r>
      <w:r>
        <w:t>, the Apostles</w:t>
      </w:r>
      <w:bookmarkEnd w:id="1484"/>
    </w:p>
    <w:p w14:paraId="2200D664" w14:textId="6F0F3E4F"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85" w:name="_Toc448130635"/>
      <w:bookmarkStart w:id="1486" w:name="April"/>
      <w:bookmarkEnd w:id="1443"/>
      <w:r>
        <w:lastRenderedPageBreak/>
        <w:t>April</w:t>
      </w:r>
      <w:bookmarkEnd w:id="1472"/>
      <w:bookmarkEnd w:id="1473"/>
      <w:bookmarkEnd w:id="147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85"/>
    </w:p>
    <w:sdt>
      <w:sdtPr>
        <w:id w:val="637921212"/>
        <w:docPartObj>
          <w:docPartGallery w:val="Table of Contents"/>
          <w:docPartUnique/>
        </w:docPartObj>
      </w:sdtPr>
      <w:sdtEndPr>
        <w:rPr>
          <w:b/>
          <w:bCs/>
          <w:noProof/>
        </w:rPr>
      </w:sdtEndPr>
      <w:sdtContent>
        <w:p w14:paraId="3F731664" w14:textId="58F8F8C4"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130766" w:history="1">
            <w:r w:rsidR="00BB3B58" w:rsidRPr="00BD23E8">
              <w:rPr>
                <w:rStyle w:val="Hyperlink"/>
                <w:noProof/>
              </w:rPr>
              <w:t>April 1 / Pharamuthi 6: Saint Mary of Egypt</w:t>
            </w:r>
            <w:r w:rsidR="00BB3B58">
              <w:rPr>
                <w:noProof/>
                <w:webHidden/>
              </w:rPr>
              <w:tab/>
            </w:r>
            <w:r w:rsidR="00BB3B58">
              <w:rPr>
                <w:noProof/>
                <w:webHidden/>
              </w:rPr>
              <w:fldChar w:fldCharType="begin"/>
            </w:r>
            <w:r w:rsidR="00BB3B58">
              <w:rPr>
                <w:noProof/>
                <w:webHidden/>
              </w:rPr>
              <w:instrText xml:space="preserve"> PAGEREF _Toc448130766 \h </w:instrText>
            </w:r>
            <w:r w:rsidR="00BB3B58">
              <w:rPr>
                <w:noProof/>
                <w:webHidden/>
              </w:rPr>
            </w:r>
            <w:r w:rsidR="00BB3B58">
              <w:rPr>
                <w:noProof/>
                <w:webHidden/>
              </w:rPr>
              <w:fldChar w:fldCharType="separate"/>
            </w:r>
            <w:r w:rsidR="00E315A4">
              <w:rPr>
                <w:noProof/>
                <w:webHidden/>
              </w:rPr>
              <w:t>787</w:t>
            </w:r>
            <w:r w:rsidR="00BB3B58">
              <w:rPr>
                <w:noProof/>
                <w:webHidden/>
              </w:rPr>
              <w:fldChar w:fldCharType="end"/>
            </w:r>
          </w:hyperlink>
        </w:p>
        <w:p w14:paraId="3D2EC183" w14:textId="6FBE8C8E" w:rsidR="00BB3B58" w:rsidRDefault="00F017CA">
          <w:pPr>
            <w:pStyle w:val="TOC3"/>
            <w:tabs>
              <w:tab w:val="right" w:leader="dot" w:pos="8846"/>
            </w:tabs>
            <w:rPr>
              <w:rFonts w:asciiTheme="minorHAnsi" w:eastAsiaTheme="minorEastAsia" w:hAnsiTheme="minorHAnsi"/>
              <w:noProof/>
              <w:sz w:val="22"/>
              <w:lang w:val="en-US"/>
            </w:rPr>
          </w:pPr>
          <w:hyperlink w:anchor="_Toc448130767" w:history="1">
            <w:r w:rsidR="00BB3B58" w:rsidRPr="00BD23E8">
              <w:rPr>
                <w:rStyle w:val="Hyperlink"/>
                <w:noProof/>
              </w:rPr>
              <w:t>April 7 / Pharamuthi 12: Commemoration of Archangel Michael</w:t>
            </w:r>
            <w:r w:rsidR="00BB3B58">
              <w:rPr>
                <w:noProof/>
                <w:webHidden/>
              </w:rPr>
              <w:tab/>
            </w:r>
            <w:r w:rsidR="00BB3B58">
              <w:rPr>
                <w:noProof/>
                <w:webHidden/>
              </w:rPr>
              <w:fldChar w:fldCharType="begin"/>
            </w:r>
            <w:r w:rsidR="00BB3B58">
              <w:rPr>
                <w:noProof/>
                <w:webHidden/>
              </w:rPr>
              <w:instrText xml:space="preserve"> PAGEREF _Toc448130767 \h </w:instrText>
            </w:r>
            <w:r w:rsidR="00BB3B58">
              <w:rPr>
                <w:noProof/>
                <w:webHidden/>
              </w:rPr>
            </w:r>
            <w:r w:rsidR="00BB3B58">
              <w:rPr>
                <w:noProof/>
                <w:webHidden/>
              </w:rPr>
              <w:fldChar w:fldCharType="separate"/>
            </w:r>
            <w:r w:rsidR="00E315A4">
              <w:rPr>
                <w:noProof/>
                <w:webHidden/>
              </w:rPr>
              <w:t>788</w:t>
            </w:r>
            <w:r w:rsidR="00BB3B58">
              <w:rPr>
                <w:noProof/>
                <w:webHidden/>
              </w:rPr>
              <w:fldChar w:fldCharType="end"/>
            </w:r>
          </w:hyperlink>
        </w:p>
        <w:p w14:paraId="45C2877F" w14:textId="687D4C72" w:rsidR="00BB3B58" w:rsidRDefault="00F017CA">
          <w:pPr>
            <w:pStyle w:val="TOC3"/>
            <w:tabs>
              <w:tab w:val="right" w:leader="dot" w:pos="8846"/>
            </w:tabs>
            <w:rPr>
              <w:rFonts w:asciiTheme="minorHAnsi" w:eastAsiaTheme="minorEastAsia" w:hAnsiTheme="minorHAnsi"/>
              <w:noProof/>
              <w:sz w:val="22"/>
              <w:lang w:val="en-US"/>
            </w:rPr>
          </w:pPr>
          <w:hyperlink w:anchor="_Toc448130768" w:history="1">
            <w:r w:rsidR="00BB3B58" w:rsidRPr="00BD23E8">
              <w:rPr>
                <w:rStyle w:val="Hyperlink"/>
                <w:noProof/>
              </w:rPr>
              <w:t>April 10 / Pharamuthi 15: Consecrating of the Church of St. Agabus the Apostle</w:t>
            </w:r>
            <w:r w:rsidR="00BB3B58">
              <w:rPr>
                <w:noProof/>
                <w:webHidden/>
              </w:rPr>
              <w:tab/>
            </w:r>
            <w:r w:rsidR="00BB3B58">
              <w:rPr>
                <w:noProof/>
                <w:webHidden/>
              </w:rPr>
              <w:fldChar w:fldCharType="begin"/>
            </w:r>
            <w:r w:rsidR="00BB3B58">
              <w:rPr>
                <w:noProof/>
                <w:webHidden/>
              </w:rPr>
              <w:instrText xml:space="preserve"> PAGEREF _Toc448130768 \h </w:instrText>
            </w:r>
            <w:r w:rsidR="00BB3B58">
              <w:rPr>
                <w:noProof/>
                <w:webHidden/>
              </w:rPr>
            </w:r>
            <w:r w:rsidR="00BB3B58">
              <w:rPr>
                <w:noProof/>
                <w:webHidden/>
              </w:rPr>
              <w:fldChar w:fldCharType="separate"/>
            </w:r>
            <w:r w:rsidR="00E315A4">
              <w:rPr>
                <w:noProof/>
                <w:webHidden/>
              </w:rPr>
              <w:t>788</w:t>
            </w:r>
            <w:r w:rsidR="00BB3B58">
              <w:rPr>
                <w:noProof/>
                <w:webHidden/>
              </w:rPr>
              <w:fldChar w:fldCharType="end"/>
            </w:r>
          </w:hyperlink>
        </w:p>
        <w:p w14:paraId="52D4E2DC" w14:textId="2745FEC5" w:rsidR="00BB3B58" w:rsidRDefault="00F017CA">
          <w:pPr>
            <w:pStyle w:val="TOC3"/>
            <w:tabs>
              <w:tab w:val="right" w:leader="dot" w:pos="8846"/>
            </w:tabs>
            <w:rPr>
              <w:rFonts w:asciiTheme="minorHAnsi" w:eastAsiaTheme="minorEastAsia" w:hAnsiTheme="minorHAnsi"/>
              <w:noProof/>
              <w:sz w:val="22"/>
              <w:lang w:val="en-US"/>
            </w:rPr>
          </w:pPr>
          <w:hyperlink w:anchor="_Toc448130769" w:history="1">
            <w:r w:rsidR="00BB3B58" w:rsidRPr="00BD23E8">
              <w:rPr>
                <w:rStyle w:val="Hyperlink"/>
                <w:noProof/>
              </w:rPr>
              <w:t>April 12 / Pharamuthi 17: Martyrdom of St. James the brother of the Lord the bishop of Jerusalem</w:t>
            </w:r>
            <w:r w:rsidR="00BB3B58">
              <w:rPr>
                <w:noProof/>
                <w:webHidden/>
              </w:rPr>
              <w:tab/>
            </w:r>
            <w:r w:rsidR="00BB3B58">
              <w:rPr>
                <w:noProof/>
                <w:webHidden/>
              </w:rPr>
              <w:fldChar w:fldCharType="begin"/>
            </w:r>
            <w:r w:rsidR="00BB3B58">
              <w:rPr>
                <w:noProof/>
                <w:webHidden/>
              </w:rPr>
              <w:instrText xml:space="preserve"> PAGEREF _Toc448130769 \h </w:instrText>
            </w:r>
            <w:r w:rsidR="00BB3B58">
              <w:rPr>
                <w:noProof/>
                <w:webHidden/>
              </w:rPr>
            </w:r>
            <w:r w:rsidR="00BB3B58">
              <w:rPr>
                <w:noProof/>
                <w:webHidden/>
              </w:rPr>
              <w:fldChar w:fldCharType="separate"/>
            </w:r>
            <w:r w:rsidR="00E315A4">
              <w:rPr>
                <w:noProof/>
                <w:webHidden/>
              </w:rPr>
              <w:t>788</w:t>
            </w:r>
            <w:r w:rsidR="00BB3B58">
              <w:rPr>
                <w:noProof/>
                <w:webHidden/>
              </w:rPr>
              <w:fldChar w:fldCharType="end"/>
            </w:r>
          </w:hyperlink>
        </w:p>
        <w:p w14:paraId="4C0FF5F3" w14:textId="42E55434" w:rsidR="00BB3B58" w:rsidRDefault="00F017CA">
          <w:pPr>
            <w:pStyle w:val="TOC3"/>
            <w:tabs>
              <w:tab w:val="right" w:leader="dot" w:pos="8846"/>
            </w:tabs>
            <w:rPr>
              <w:rFonts w:asciiTheme="minorHAnsi" w:eastAsiaTheme="minorEastAsia" w:hAnsiTheme="minorHAnsi"/>
              <w:noProof/>
              <w:sz w:val="22"/>
              <w:lang w:val="en-US"/>
            </w:rPr>
          </w:pPr>
          <w:hyperlink w:anchor="_Toc448130770" w:history="1">
            <w:r w:rsidR="00BB3B58" w:rsidRPr="00BD23E8">
              <w:rPr>
                <w:rStyle w:val="Hyperlink"/>
                <w:noProof/>
              </w:rPr>
              <w:t>April 16 / Pharamuthi 21: Commemoration of the Theotokos</w:t>
            </w:r>
            <w:r w:rsidR="00BB3B58">
              <w:rPr>
                <w:noProof/>
                <w:webHidden/>
              </w:rPr>
              <w:tab/>
            </w:r>
            <w:r w:rsidR="00BB3B58">
              <w:rPr>
                <w:noProof/>
                <w:webHidden/>
              </w:rPr>
              <w:fldChar w:fldCharType="begin"/>
            </w:r>
            <w:r w:rsidR="00BB3B58">
              <w:rPr>
                <w:noProof/>
                <w:webHidden/>
              </w:rPr>
              <w:instrText xml:space="preserve"> PAGEREF _Toc448130770 \h </w:instrText>
            </w:r>
            <w:r w:rsidR="00BB3B58">
              <w:rPr>
                <w:noProof/>
                <w:webHidden/>
              </w:rPr>
            </w:r>
            <w:r w:rsidR="00BB3B58">
              <w:rPr>
                <w:noProof/>
                <w:webHidden/>
              </w:rPr>
              <w:fldChar w:fldCharType="separate"/>
            </w:r>
            <w:r w:rsidR="00E315A4">
              <w:rPr>
                <w:noProof/>
                <w:webHidden/>
              </w:rPr>
              <w:t>788</w:t>
            </w:r>
            <w:r w:rsidR="00BB3B58">
              <w:rPr>
                <w:noProof/>
                <w:webHidden/>
              </w:rPr>
              <w:fldChar w:fldCharType="end"/>
            </w:r>
          </w:hyperlink>
        </w:p>
        <w:p w14:paraId="1B5B57ED" w14:textId="00DFF8F5" w:rsidR="00BB3B58" w:rsidRDefault="00F017CA">
          <w:pPr>
            <w:pStyle w:val="TOC3"/>
            <w:tabs>
              <w:tab w:val="right" w:leader="dot" w:pos="8846"/>
            </w:tabs>
            <w:rPr>
              <w:rFonts w:asciiTheme="minorHAnsi" w:eastAsiaTheme="minorEastAsia" w:hAnsiTheme="minorHAnsi"/>
              <w:noProof/>
              <w:sz w:val="22"/>
              <w:lang w:val="en-US"/>
            </w:rPr>
          </w:pPr>
          <w:hyperlink w:anchor="_Toc448130771" w:history="1">
            <w:r w:rsidR="00BB3B58" w:rsidRPr="00BD23E8">
              <w:rPr>
                <w:rStyle w:val="Hyperlink"/>
                <w:noProof/>
              </w:rPr>
              <w:t>April 18 / Pharamuthi 23: Martyrdom of St. George the Prince of the Martyrs</w:t>
            </w:r>
            <w:r w:rsidR="00BB3B58">
              <w:rPr>
                <w:noProof/>
                <w:webHidden/>
              </w:rPr>
              <w:tab/>
            </w:r>
            <w:r w:rsidR="00BB3B58">
              <w:rPr>
                <w:noProof/>
                <w:webHidden/>
              </w:rPr>
              <w:fldChar w:fldCharType="begin"/>
            </w:r>
            <w:r w:rsidR="00BB3B58">
              <w:rPr>
                <w:noProof/>
                <w:webHidden/>
              </w:rPr>
              <w:instrText xml:space="preserve"> PAGEREF _Toc448130771 \h </w:instrText>
            </w:r>
            <w:r w:rsidR="00BB3B58">
              <w:rPr>
                <w:noProof/>
                <w:webHidden/>
              </w:rPr>
            </w:r>
            <w:r w:rsidR="00BB3B58">
              <w:rPr>
                <w:noProof/>
                <w:webHidden/>
              </w:rPr>
              <w:fldChar w:fldCharType="separate"/>
            </w:r>
            <w:r w:rsidR="00E315A4">
              <w:rPr>
                <w:noProof/>
                <w:webHidden/>
              </w:rPr>
              <w:t>788</w:t>
            </w:r>
            <w:r w:rsidR="00BB3B58">
              <w:rPr>
                <w:noProof/>
                <w:webHidden/>
              </w:rPr>
              <w:fldChar w:fldCharType="end"/>
            </w:r>
          </w:hyperlink>
        </w:p>
        <w:p w14:paraId="1A48E11D" w14:textId="64057740" w:rsidR="00BB3B58" w:rsidRDefault="00F017CA">
          <w:pPr>
            <w:pStyle w:val="TOC3"/>
            <w:tabs>
              <w:tab w:val="right" w:leader="dot" w:pos="8846"/>
            </w:tabs>
            <w:rPr>
              <w:rFonts w:asciiTheme="minorHAnsi" w:eastAsiaTheme="minorEastAsia" w:hAnsiTheme="minorHAnsi"/>
              <w:noProof/>
              <w:sz w:val="22"/>
              <w:lang w:val="en-US"/>
            </w:rPr>
          </w:pPr>
          <w:hyperlink w:anchor="_Toc448130772" w:history="1">
            <w:r w:rsidR="00BB3B58" w:rsidRPr="00BD23E8">
              <w:rPr>
                <w:rStyle w:val="Hyperlink"/>
                <w:noProof/>
              </w:rPr>
              <w:t>April 24 / Pharamuthi 29: Commemoration of the Annunciation, Nativity, and Resurrection on the 29</w:t>
            </w:r>
            <w:r w:rsidR="00BB3B58" w:rsidRPr="00BD23E8">
              <w:rPr>
                <w:rStyle w:val="Hyperlink"/>
                <w:noProof/>
                <w:vertAlign w:val="superscript"/>
              </w:rPr>
              <w:t>th</w:t>
            </w:r>
            <w:r w:rsidR="00BB3B58" w:rsidRPr="00BD23E8">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_Toc448130772 \h </w:instrText>
            </w:r>
            <w:r w:rsidR="00BB3B58">
              <w:rPr>
                <w:noProof/>
                <w:webHidden/>
              </w:rPr>
            </w:r>
            <w:r w:rsidR="00BB3B58">
              <w:rPr>
                <w:noProof/>
                <w:webHidden/>
              </w:rPr>
              <w:fldChar w:fldCharType="separate"/>
            </w:r>
            <w:r w:rsidR="00E315A4">
              <w:rPr>
                <w:noProof/>
                <w:webHidden/>
              </w:rPr>
              <w:t>790</w:t>
            </w:r>
            <w:r w:rsidR="00BB3B58">
              <w:rPr>
                <w:noProof/>
                <w:webHidden/>
              </w:rPr>
              <w:fldChar w:fldCharType="end"/>
            </w:r>
          </w:hyperlink>
        </w:p>
        <w:p w14:paraId="78F0C9FB" w14:textId="2537A10F" w:rsidR="00BB3B58" w:rsidRDefault="00F017CA">
          <w:pPr>
            <w:pStyle w:val="TOC3"/>
            <w:tabs>
              <w:tab w:val="right" w:leader="dot" w:pos="8846"/>
            </w:tabs>
            <w:rPr>
              <w:rFonts w:asciiTheme="minorHAnsi" w:eastAsiaTheme="minorEastAsia" w:hAnsiTheme="minorHAnsi"/>
              <w:noProof/>
              <w:sz w:val="22"/>
              <w:lang w:val="en-US"/>
            </w:rPr>
          </w:pPr>
          <w:hyperlink w:anchor="_Toc448130773" w:history="1">
            <w:r w:rsidR="00BB3B58" w:rsidRPr="00BD23E8">
              <w:rPr>
                <w:rStyle w:val="Hyperlink"/>
                <w:noProof/>
              </w:rPr>
              <w:t>April 24 / Pharamuthi 29: Also the Departure of St. Erastus the Apostle</w:t>
            </w:r>
            <w:r w:rsidR="00BB3B58">
              <w:rPr>
                <w:noProof/>
                <w:webHidden/>
              </w:rPr>
              <w:tab/>
            </w:r>
            <w:r w:rsidR="00BB3B58">
              <w:rPr>
                <w:noProof/>
                <w:webHidden/>
              </w:rPr>
              <w:fldChar w:fldCharType="begin"/>
            </w:r>
            <w:r w:rsidR="00BB3B58">
              <w:rPr>
                <w:noProof/>
                <w:webHidden/>
              </w:rPr>
              <w:instrText xml:space="preserve"> PAGEREF _Toc448130773 \h </w:instrText>
            </w:r>
            <w:r w:rsidR="00BB3B58">
              <w:rPr>
                <w:noProof/>
                <w:webHidden/>
              </w:rPr>
            </w:r>
            <w:r w:rsidR="00BB3B58">
              <w:rPr>
                <w:noProof/>
                <w:webHidden/>
              </w:rPr>
              <w:fldChar w:fldCharType="separate"/>
            </w:r>
            <w:r w:rsidR="00E315A4">
              <w:rPr>
                <w:noProof/>
                <w:webHidden/>
              </w:rPr>
              <w:t>790</w:t>
            </w:r>
            <w:r w:rsidR="00BB3B58">
              <w:rPr>
                <w:noProof/>
                <w:webHidden/>
              </w:rPr>
              <w:fldChar w:fldCharType="end"/>
            </w:r>
          </w:hyperlink>
        </w:p>
        <w:p w14:paraId="4881A815" w14:textId="1142A6B4" w:rsidR="00BB3B58" w:rsidRDefault="00F017CA">
          <w:pPr>
            <w:pStyle w:val="TOC3"/>
            <w:tabs>
              <w:tab w:val="right" w:leader="dot" w:pos="8846"/>
            </w:tabs>
            <w:rPr>
              <w:rFonts w:asciiTheme="minorHAnsi" w:eastAsiaTheme="minorEastAsia" w:hAnsiTheme="minorHAnsi"/>
              <w:noProof/>
              <w:sz w:val="22"/>
              <w:lang w:val="en-US"/>
            </w:rPr>
          </w:pPr>
          <w:hyperlink w:anchor="_Toc448130774" w:history="1">
            <w:r w:rsidR="00BB3B58" w:rsidRPr="00BD23E8">
              <w:rPr>
                <w:rStyle w:val="Hyperlink"/>
                <w:noProof/>
              </w:rPr>
              <w:t>April 25 / Pharamuthi 30: Martyrdom of St. Mark the Evangelist</w:t>
            </w:r>
            <w:r w:rsidR="00BB3B58">
              <w:rPr>
                <w:noProof/>
                <w:webHidden/>
              </w:rPr>
              <w:tab/>
            </w:r>
            <w:r w:rsidR="00BB3B58">
              <w:rPr>
                <w:noProof/>
                <w:webHidden/>
              </w:rPr>
              <w:fldChar w:fldCharType="begin"/>
            </w:r>
            <w:r w:rsidR="00BB3B58">
              <w:rPr>
                <w:noProof/>
                <w:webHidden/>
              </w:rPr>
              <w:instrText xml:space="preserve"> PAGEREF _Toc448130774 \h </w:instrText>
            </w:r>
            <w:r w:rsidR="00BB3B58">
              <w:rPr>
                <w:noProof/>
                <w:webHidden/>
              </w:rPr>
            </w:r>
            <w:r w:rsidR="00BB3B58">
              <w:rPr>
                <w:noProof/>
                <w:webHidden/>
              </w:rPr>
              <w:fldChar w:fldCharType="separate"/>
            </w:r>
            <w:r w:rsidR="00E315A4">
              <w:rPr>
                <w:noProof/>
                <w:webHidden/>
              </w:rPr>
              <w:t>790</w:t>
            </w:r>
            <w:r w:rsidR="00BB3B58">
              <w:rPr>
                <w:noProof/>
                <w:webHidden/>
              </w:rPr>
              <w:fldChar w:fldCharType="end"/>
            </w:r>
          </w:hyperlink>
        </w:p>
        <w:p w14:paraId="3119F7E2" w14:textId="798E9678" w:rsidR="00BB3B58" w:rsidRDefault="00F017CA">
          <w:pPr>
            <w:pStyle w:val="TOC3"/>
            <w:tabs>
              <w:tab w:val="right" w:leader="dot" w:pos="8846"/>
            </w:tabs>
            <w:rPr>
              <w:rFonts w:asciiTheme="minorHAnsi" w:eastAsiaTheme="minorEastAsia" w:hAnsiTheme="minorHAnsi"/>
              <w:noProof/>
              <w:sz w:val="22"/>
              <w:lang w:val="en-US"/>
            </w:rPr>
          </w:pPr>
          <w:hyperlink w:anchor="_Toc448130775" w:history="1">
            <w:r w:rsidR="00BB3B58" w:rsidRPr="00BD23E8">
              <w:rPr>
                <w:rStyle w:val="Hyperlink"/>
                <w:noProof/>
              </w:rPr>
              <w:t>April 26 / Pashons 1: Nativity of the Theotokos</w:t>
            </w:r>
            <w:r w:rsidR="00BB3B58">
              <w:rPr>
                <w:noProof/>
                <w:webHidden/>
              </w:rPr>
              <w:tab/>
            </w:r>
            <w:r w:rsidR="00BB3B58">
              <w:rPr>
                <w:noProof/>
                <w:webHidden/>
              </w:rPr>
              <w:fldChar w:fldCharType="begin"/>
            </w:r>
            <w:r w:rsidR="00BB3B58">
              <w:rPr>
                <w:noProof/>
                <w:webHidden/>
              </w:rPr>
              <w:instrText xml:space="preserve"> PAGEREF _Toc448130775 \h </w:instrText>
            </w:r>
            <w:r w:rsidR="00BB3B58">
              <w:rPr>
                <w:noProof/>
                <w:webHidden/>
              </w:rPr>
            </w:r>
            <w:r w:rsidR="00BB3B58">
              <w:rPr>
                <w:noProof/>
                <w:webHidden/>
              </w:rPr>
              <w:fldChar w:fldCharType="separate"/>
            </w:r>
            <w:r w:rsidR="00E315A4">
              <w:rPr>
                <w:noProof/>
                <w:webHidden/>
              </w:rPr>
              <w:t>791</w:t>
            </w:r>
            <w:r w:rsidR="00BB3B58">
              <w:rPr>
                <w:noProof/>
                <w:webHidden/>
              </w:rPr>
              <w:fldChar w:fldCharType="end"/>
            </w:r>
          </w:hyperlink>
        </w:p>
        <w:p w14:paraId="4C47732A" w14:textId="2F51CDFE" w:rsidR="00BB3B58" w:rsidRDefault="00F017CA">
          <w:pPr>
            <w:pStyle w:val="TOC3"/>
            <w:tabs>
              <w:tab w:val="right" w:leader="dot" w:pos="8846"/>
            </w:tabs>
            <w:rPr>
              <w:rFonts w:asciiTheme="minorHAnsi" w:eastAsiaTheme="minorEastAsia" w:hAnsiTheme="minorHAnsi"/>
              <w:noProof/>
              <w:sz w:val="22"/>
              <w:lang w:val="en-US"/>
            </w:rPr>
          </w:pPr>
          <w:hyperlink w:anchor="_Toc448130776" w:history="1">
            <w:r w:rsidR="00BB3B58" w:rsidRPr="00BD23E8">
              <w:rPr>
                <w:rStyle w:val="Hyperlink"/>
                <w:noProof/>
              </w:rPr>
              <w:t>April 28 / Pashons 3: Departure of St. Jason the Disciple</w:t>
            </w:r>
            <w:r w:rsidR="00BB3B58">
              <w:rPr>
                <w:noProof/>
                <w:webHidden/>
              </w:rPr>
              <w:tab/>
            </w:r>
            <w:r w:rsidR="00BB3B58">
              <w:rPr>
                <w:noProof/>
                <w:webHidden/>
              </w:rPr>
              <w:fldChar w:fldCharType="begin"/>
            </w:r>
            <w:r w:rsidR="00BB3B58">
              <w:rPr>
                <w:noProof/>
                <w:webHidden/>
              </w:rPr>
              <w:instrText xml:space="preserve"> PAGEREF _Toc448130776 \h </w:instrText>
            </w:r>
            <w:r w:rsidR="00BB3B58">
              <w:rPr>
                <w:noProof/>
                <w:webHidden/>
              </w:rPr>
            </w:r>
            <w:r w:rsidR="00BB3B58">
              <w:rPr>
                <w:noProof/>
                <w:webHidden/>
              </w:rPr>
              <w:fldChar w:fldCharType="separate"/>
            </w:r>
            <w:r w:rsidR="00E315A4">
              <w:rPr>
                <w:noProof/>
                <w:webHidden/>
              </w:rPr>
              <w:t>791</w:t>
            </w:r>
            <w:r w:rsidR="00BB3B58">
              <w:rPr>
                <w:noProof/>
                <w:webHidden/>
              </w:rPr>
              <w:fldChar w:fldCharType="end"/>
            </w:r>
          </w:hyperlink>
        </w:p>
        <w:p w14:paraId="6C19F8D5" w14:textId="0AB99762" w:rsidR="00BB3B58" w:rsidRDefault="00F017CA">
          <w:pPr>
            <w:pStyle w:val="TOC3"/>
            <w:tabs>
              <w:tab w:val="right" w:leader="dot" w:pos="8846"/>
            </w:tabs>
            <w:rPr>
              <w:rFonts w:asciiTheme="minorHAnsi" w:eastAsiaTheme="minorEastAsia" w:hAnsiTheme="minorHAnsi"/>
              <w:noProof/>
              <w:sz w:val="22"/>
              <w:lang w:val="en-US"/>
            </w:rPr>
          </w:pPr>
          <w:hyperlink w:anchor="_Toc448130777" w:history="1">
            <w:r w:rsidR="00BB3B58" w:rsidRPr="00BD23E8">
              <w:rPr>
                <w:rStyle w:val="Hyperlink"/>
                <w:noProof/>
              </w:rPr>
              <w:t>April 28 / Pashons 3: Also St. Theodore the Disciple of St. Pachom</w:t>
            </w:r>
            <w:r w:rsidR="00BB3B58">
              <w:rPr>
                <w:noProof/>
                <w:webHidden/>
              </w:rPr>
              <w:tab/>
            </w:r>
            <w:r w:rsidR="00BB3B58">
              <w:rPr>
                <w:noProof/>
                <w:webHidden/>
              </w:rPr>
              <w:fldChar w:fldCharType="begin"/>
            </w:r>
            <w:r w:rsidR="00BB3B58">
              <w:rPr>
                <w:noProof/>
                <w:webHidden/>
              </w:rPr>
              <w:instrText xml:space="preserve"> PAGEREF _Toc448130777 \h </w:instrText>
            </w:r>
            <w:r w:rsidR="00BB3B58">
              <w:rPr>
                <w:noProof/>
                <w:webHidden/>
              </w:rPr>
            </w:r>
            <w:r w:rsidR="00BB3B58">
              <w:rPr>
                <w:noProof/>
                <w:webHidden/>
              </w:rPr>
              <w:fldChar w:fldCharType="separate"/>
            </w:r>
            <w:r w:rsidR="00E315A4">
              <w:rPr>
                <w:noProof/>
                <w:webHidden/>
              </w:rPr>
              <w:t>791</w:t>
            </w:r>
            <w:r w:rsidR="00BB3B58">
              <w:rPr>
                <w:noProof/>
                <w:webHidden/>
              </w:rPr>
              <w:fldChar w:fldCharType="end"/>
            </w:r>
          </w:hyperlink>
        </w:p>
        <w:p w14:paraId="7037429A" w14:textId="4C1AE940"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87" w:name="_Toc448130766"/>
      <w:r>
        <w:lastRenderedPageBreak/>
        <w:t>April 1 / Pharamuthi 6</w:t>
      </w:r>
      <w:r w:rsidR="006E4762">
        <w:t xml:space="preserve">: </w:t>
      </w:r>
      <w:r>
        <w:t>Saint Mary of Egypt</w:t>
      </w:r>
      <w:bookmarkEnd w:id="1487"/>
    </w:p>
    <w:p w14:paraId="70D0F650" w14:textId="77777777" w:rsidR="00254945" w:rsidRDefault="00254945" w:rsidP="00254945">
      <w:pPr>
        <w:pStyle w:val="Heading4"/>
      </w:pPr>
      <w:bookmarkStart w:id="1488" w:name="_Ref434491512"/>
      <w:r>
        <w:t>The Doxology</w:t>
      </w:r>
      <w:r w:rsidR="00810F04">
        <w:t xml:space="preserve"> for St. Mary of Egypt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89" w:name="_Toc448130767"/>
      <w:r>
        <w:lastRenderedPageBreak/>
        <w:t>April 7 / Pharamuthi 12: Commemoration of Archangel Michael</w:t>
      </w:r>
      <w:bookmarkEnd w:id="1489"/>
    </w:p>
    <w:p w14:paraId="456231B0" w14:textId="64BA1DC0"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63190F8B" w14:textId="77777777" w:rsidR="00072324" w:rsidRDefault="00072324" w:rsidP="00072324">
      <w:pPr>
        <w:pStyle w:val="Heading3"/>
      </w:pPr>
      <w:bookmarkStart w:id="1490" w:name="_Toc448130768"/>
      <w:r>
        <w:t>April 10 / Pharamuthi 15: Consecrating of the Church of St. Agabus the Apostle</w:t>
      </w:r>
      <w:bookmarkEnd w:id="1490"/>
    </w:p>
    <w:p w14:paraId="537622D5" w14:textId="1D996E52"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76232F53" w14:textId="77777777" w:rsidR="00072324" w:rsidRDefault="00072324" w:rsidP="00072324">
      <w:pPr>
        <w:pStyle w:val="Heading3"/>
      </w:pPr>
      <w:bookmarkStart w:id="1491" w:name="_Toc448130769"/>
      <w:r>
        <w:t xml:space="preserve">April 12 / Pharamuthi 17: Martyrdom of St. </w:t>
      </w:r>
      <w:commentRangeStart w:id="1492"/>
      <w:r>
        <w:t xml:space="preserve">James </w:t>
      </w:r>
      <w:commentRangeEnd w:id="1492"/>
      <w:r>
        <w:rPr>
          <w:rStyle w:val="CommentReference"/>
          <w:rFonts w:eastAsiaTheme="minorHAnsi" w:cstheme="minorBidi"/>
          <w:b w:val="0"/>
          <w:bCs w:val="0"/>
        </w:rPr>
        <w:commentReference w:id="1492"/>
      </w:r>
      <w:r>
        <w:t xml:space="preserve">the brother of </w:t>
      </w:r>
      <w:r w:rsidR="002E495E">
        <w:t>the Lord the bishop of Jerusalem</w:t>
      </w:r>
      <w:bookmarkEnd w:id="1491"/>
    </w:p>
    <w:p w14:paraId="3EDB7D36" w14:textId="2EE47FB7"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055F566A" w14:textId="77777777" w:rsidR="005329C1" w:rsidRDefault="005329C1" w:rsidP="005329C1">
      <w:pPr>
        <w:pStyle w:val="Heading3"/>
      </w:pPr>
      <w:bookmarkStart w:id="1493" w:name="_Toc448130770"/>
      <w:r>
        <w:t>April 16 / Pharamuthi 21: Commemoration of the Theotokos</w:t>
      </w:r>
      <w:bookmarkEnd w:id="1493"/>
    </w:p>
    <w:p w14:paraId="3582D329" w14:textId="2DE7C805"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76EB9DA3" w14:textId="77777777" w:rsidR="00AF6D10" w:rsidRDefault="00AF6D10" w:rsidP="00AF6D10">
      <w:pPr>
        <w:pStyle w:val="Heading3"/>
      </w:pPr>
      <w:bookmarkStart w:id="1494" w:name="_Ref434560035"/>
      <w:bookmarkStart w:id="1495" w:name="_Toc448130771"/>
      <w:r>
        <w:t>April 18 / Pharamuthi 23: Martyrdom of St. George the Prince of the Martyrs</w:t>
      </w:r>
      <w:bookmarkEnd w:id="1494"/>
      <w:bookmarkEnd w:id="1495"/>
    </w:p>
    <w:p w14:paraId="480B7CF0" w14:textId="77777777" w:rsidR="00AF6D10" w:rsidRDefault="00AF6D10" w:rsidP="00AF6D10">
      <w:pPr>
        <w:pStyle w:val="Heading4"/>
      </w:pPr>
      <w:bookmarkStart w:id="1496" w:name="_Ref434489211"/>
      <w:r>
        <w:t>Another Doxology of St. George</w:t>
      </w:r>
      <w:bookmarkEnd w:id="1496"/>
    </w:p>
    <w:p w14:paraId="7BC4CD70" w14:textId="2698DDF2"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315A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315A4">
        <w:rPr>
          <w:noProof/>
        </w:rPr>
        <w:t>564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97" w:name="_Toc448130772"/>
      <w:r>
        <w:lastRenderedPageBreak/>
        <w:t>April 24 / Pharamuthi 29: Commemoration of the Annunciation, Nativity, and Resurrection on the 29</w:t>
      </w:r>
      <w:r w:rsidRPr="00C0205C">
        <w:rPr>
          <w:vertAlign w:val="superscript"/>
        </w:rPr>
        <w:t>th</w:t>
      </w:r>
      <w:r>
        <w:t xml:space="preserve"> of Every Month</w:t>
      </w:r>
      <w:bookmarkEnd w:id="1497"/>
    </w:p>
    <w:p w14:paraId="303C033D" w14:textId="7AA4DDC5" w:rsid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0955026C" w14:textId="77777777" w:rsidR="00072324" w:rsidRDefault="00072324" w:rsidP="00072324">
      <w:pPr>
        <w:pStyle w:val="Heading3"/>
      </w:pPr>
      <w:bookmarkStart w:id="1498" w:name="_Toc448130773"/>
      <w:r>
        <w:t xml:space="preserve">April 24 / Pharamuthi 29: </w:t>
      </w:r>
      <w:r w:rsidR="00B52D77">
        <w:t xml:space="preserve">Also the </w:t>
      </w:r>
      <w:r>
        <w:t>Departure of St. Erastus the Apostle</w:t>
      </w:r>
      <w:bookmarkEnd w:id="1498"/>
    </w:p>
    <w:p w14:paraId="1D4A92BF" w14:textId="58229CA5"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50EC74FD" w14:textId="77777777" w:rsidR="00072324" w:rsidRDefault="00072324" w:rsidP="00072324">
      <w:pPr>
        <w:pStyle w:val="Heading3"/>
      </w:pPr>
      <w:bookmarkStart w:id="1499" w:name="_Ref434562195"/>
      <w:bookmarkStart w:id="1500" w:name="_Toc448130774"/>
      <w:r>
        <w:t>April 25 / Pharamuthi 30: Martyrdom of St. Mark the Evangelist</w:t>
      </w:r>
      <w:bookmarkEnd w:id="1499"/>
      <w:bookmarkEnd w:id="1500"/>
    </w:p>
    <w:p w14:paraId="1A50F251" w14:textId="77777777" w:rsidR="00072324" w:rsidRDefault="00B46E6E" w:rsidP="00072324">
      <w:pPr>
        <w:pStyle w:val="Heading4"/>
      </w:pPr>
      <w:bookmarkStart w:id="1501" w:name="_Ref434488936"/>
      <w:r>
        <w:t>Another</w:t>
      </w:r>
      <w:r w:rsidR="00072324">
        <w:t xml:space="preserve"> Doxology</w:t>
      </w:r>
      <w:r>
        <w:t xml:space="preserve"> of St. Mark</w:t>
      </w:r>
      <w:bookmarkEnd w:id="1501"/>
    </w:p>
    <w:p w14:paraId="2E6CD030" w14:textId="6F2028FA"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315A4">
        <w:t>The Doxology of St. Mark</w:t>
      </w:r>
      <w:r>
        <w:fldChar w:fldCharType="end"/>
      </w:r>
      <w:r>
        <w:t xml:space="preserve">, page </w:t>
      </w:r>
      <w:r>
        <w:fldChar w:fldCharType="begin"/>
      </w:r>
      <w:r>
        <w:instrText xml:space="preserve"> PAGEREF _Ref434488814 \h </w:instrText>
      </w:r>
      <w:r>
        <w:fldChar w:fldCharType="separate"/>
      </w:r>
      <w:r w:rsidR="00E315A4">
        <w:rPr>
          <w:noProof/>
        </w:rPr>
        <w:t>560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02" w:name="_Toc448130775"/>
      <w:r>
        <w:t>April 26 / Pashons 1: Nativity of the Theotokos</w:t>
      </w:r>
      <w:bookmarkEnd w:id="1502"/>
    </w:p>
    <w:p w14:paraId="07258AA7" w14:textId="14740FE6"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4644CD75" w14:textId="77777777" w:rsidR="00160DE3" w:rsidRDefault="00160DE3" w:rsidP="00160DE3">
      <w:pPr>
        <w:pStyle w:val="Heading3"/>
      </w:pPr>
      <w:bookmarkStart w:id="1503" w:name="_Toc448130776"/>
      <w:r>
        <w:t>April 28 /</w:t>
      </w:r>
      <w:r w:rsidR="00F66BB3">
        <w:t xml:space="preserve"> Pashons 3: Departure of St. Jas</w:t>
      </w:r>
      <w:r>
        <w:t>on the Disciple</w:t>
      </w:r>
      <w:bookmarkEnd w:id="1503"/>
    </w:p>
    <w:p w14:paraId="588AE276" w14:textId="7A596BF1" w:rsidR="00191A26" w:rsidRDefault="00191A26" w:rsidP="00191A26">
      <w:pPr>
        <w:pStyle w:val="Rubric"/>
      </w:pPr>
      <w:bookmarkStart w:id="1504" w:name="_Toc410196215"/>
      <w:bookmarkStart w:id="1505" w:name="_Toc410196457"/>
      <w:bookmarkStart w:id="1506" w:name="_Toc410196959"/>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31EA45A" w14:textId="77777777" w:rsidR="00F66BB3" w:rsidRDefault="00F66BB3" w:rsidP="00F66BB3">
      <w:pPr>
        <w:pStyle w:val="Heading3"/>
      </w:pPr>
      <w:bookmarkStart w:id="1507" w:name="_Toc448130777"/>
      <w:r>
        <w:t>April 28 / Pashons 3: Also St. Theodore</w:t>
      </w:r>
      <w:r w:rsidR="00AF6F9B">
        <w:t xml:space="preserve"> the Disciple of St. Pachom</w:t>
      </w:r>
      <w:bookmarkEnd w:id="150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08" w:name="_Toc448130636"/>
      <w:bookmarkStart w:id="1509" w:name="May"/>
      <w:bookmarkEnd w:id="1486"/>
      <w:r>
        <w:lastRenderedPageBreak/>
        <w:t>May</w:t>
      </w:r>
      <w:r w:rsidR="00495F1A">
        <w:t xml:space="preserve"> or </w:t>
      </w:r>
      <w:bookmarkEnd w:id="1504"/>
      <w:bookmarkEnd w:id="1505"/>
      <w:bookmarkEnd w:id="1506"/>
      <w:r w:rsidRPr="00FB5E62">
        <w:rPr>
          <w:rFonts w:ascii="FreeSerifAvvaShenouda" w:eastAsia="Arial Unicode MS" w:hAnsi="FreeSerifAvvaShenouda" w:cs="FreeSerifAvvaShenouda"/>
          <w:lang w:val="en-US"/>
        </w:rPr>
        <w:t>Ⲡⲁϣⲁⲛⲥ</w:t>
      </w:r>
      <w:bookmarkEnd w:id="1508"/>
    </w:p>
    <w:bookmarkStart w:id="1510" w:name="_Ref434563583" w:displacedByCustomXml="next"/>
    <w:bookmarkStart w:id="1511" w:name="_Toc410196960" w:displacedByCustomXml="next"/>
    <w:bookmarkStart w:id="1512" w:name="_Toc410196458" w:displacedByCustomXml="next"/>
    <w:bookmarkStart w:id="1513" w:name="_Toc410196216" w:displacedByCustomXml="next"/>
    <w:sdt>
      <w:sdtPr>
        <w:id w:val="-252591667"/>
        <w:docPartObj>
          <w:docPartGallery w:val="Table of Contents"/>
          <w:docPartUnique/>
        </w:docPartObj>
      </w:sdtPr>
      <w:sdtEndPr>
        <w:rPr>
          <w:b/>
          <w:bCs/>
          <w:noProof/>
        </w:rPr>
      </w:sdtEndPr>
      <w:sdtContent>
        <w:p w14:paraId="3CF71234" w14:textId="2E471816"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130778" w:history="1">
            <w:r w:rsidR="00BB3B58" w:rsidRPr="00910061">
              <w:rPr>
                <w:rStyle w:val="Hyperlink"/>
                <w:noProof/>
              </w:rPr>
              <w:t>May 1 / Pashons 6: St. Macarius of Alexandria, the Presbyter</w:t>
            </w:r>
            <w:r w:rsidR="00BB3B58">
              <w:rPr>
                <w:noProof/>
                <w:webHidden/>
              </w:rPr>
              <w:tab/>
            </w:r>
            <w:r w:rsidR="00BB3B58">
              <w:rPr>
                <w:noProof/>
                <w:webHidden/>
              </w:rPr>
              <w:fldChar w:fldCharType="begin"/>
            </w:r>
            <w:r w:rsidR="00BB3B58">
              <w:rPr>
                <w:noProof/>
                <w:webHidden/>
              </w:rPr>
              <w:instrText xml:space="preserve"> PAGEREF _Toc448130778 \h </w:instrText>
            </w:r>
            <w:r w:rsidR="00BB3B58">
              <w:rPr>
                <w:noProof/>
                <w:webHidden/>
              </w:rPr>
            </w:r>
            <w:r w:rsidR="00BB3B58">
              <w:rPr>
                <w:noProof/>
                <w:webHidden/>
              </w:rPr>
              <w:fldChar w:fldCharType="separate"/>
            </w:r>
            <w:r w:rsidR="00E315A4">
              <w:rPr>
                <w:noProof/>
                <w:webHidden/>
              </w:rPr>
              <w:t>793</w:t>
            </w:r>
            <w:r w:rsidR="00BB3B58">
              <w:rPr>
                <w:noProof/>
                <w:webHidden/>
              </w:rPr>
              <w:fldChar w:fldCharType="end"/>
            </w:r>
          </w:hyperlink>
        </w:p>
        <w:p w14:paraId="6D8221EA" w14:textId="0FFDE6F6" w:rsidR="00BB3B58" w:rsidRDefault="00F017CA">
          <w:pPr>
            <w:pStyle w:val="TOC3"/>
            <w:tabs>
              <w:tab w:val="right" w:leader="dot" w:pos="8846"/>
            </w:tabs>
            <w:rPr>
              <w:rFonts w:asciiTheme="minorHAnsi" w:eastAsiaTheme="minorEastAsia" w:hAnsiTheme="minorHAnsi"/>
              <w:noProof/>
              <w:sz w:val="22"/>
              <w:lang w:val="en-US"/>
            </w:rPr>
          </w:pPr>
          <w:hyperlink w:anchor="_Toc448130779" w:history="1">
            <w:r w:rsidR="00BB3B58" w:rsidRPr="00910061">
              <w:rPr>
                <w:rStyle w:val="Hyperlink"/>
                <w:noProof/>
              </w:rPr>
              <w:t>May 2 / Pashons 7: St. Athanasius the Apostolic</w:t>
            </w:r>
            <w:r w:rsidR="00BB3B58">
              <w:rPr>
                <w:noProof/>
                <w:webHidden/>
              </w:rPr>
              <w:tab/>
            </w:r>
            <w:r w:rsidR="00BB3B58">
              <w:rPr>
                <w:noProof/>
                <w:webHidden/>
              </w:rPr>
              <w:fldChar w:fldCharType="begin"/>
            </w:r>
            <w:r w:rsidR="00BB3B58">
              <w:rPr>
                <w:noProof/>
                <w:webHidden/>
              </w:rPr>
              <w:instrText xml:space="preserve"> PAGEREF _Toc448130779 \h </w:instrText>
            </w:r>
            <w:r w:rsidR="00BB3B58">
              <w:rPr>
                <w:noProof/>
                <w:webHidden/>
              </w:rPr>
            </w:r>
            <w:r w:rsidR="00BB3B58">
              <w:rPr>
                <w:noProof/>
                <w:webHidden/>
              </w:rPr>
              <w:fldChar w:fldCharType="separate"/>
            </w:r>
            <w:r w:rsidR="00E315A4">
              <w:rPr>
                <w:noProof/>
                <w:webHidden/>
              </w:rPr>
              <w:t>793</w:t>
            </w:r>
            <w:r w:rsidR="00BB3B58">
              <w:rPr>
                <w:noProof/>
                <w:webHidden/>
              </w:rPr>
              <w:fldChar w:fldCharType="end"/>
            </w:r>
          </w:hyperlink>
        </w:p>
        <w:p w14:paraId="345C03B9" w14:textId="713AA735" w:rsidR="00BB3B58" w:rsidRDefault="00F017CA">
          <w:pPr>
            <w:pStyle w:val="TOC3"/>
            <w:tabs>
              <w:tab w:val="right" w:leader="dot" w:pos="8846"/>
            </w:tabs>
            <w:rPr>
              <w:rFonts w:asciiTheme="minorHAnsi" w:eastAsiaTheme="minorEastAsia" w:hAnsiTheme="minorHAnsi"/>
              <w:noProof/>
              <w:sz w:val="22"/>
              <w:lang w:val="en-US"/>
            </w:rPr>
          </w:pPr>
          <w:hyperlink w:anchor="_Toc448130780" w:history="1">
            <w:r w:rsidR="00BB3B58" w:rsidRPr="00910061">
              <w:rPr>
                <w:rStyle w:val="Hyperlink"/>
                <w:noProof/>
              </w:rPr>
              <w:t>May 7 / Pashons 12: Commemoration of Archangel Michael</w:t>
            </w:r>
            <w:r w:rsidR="00BB3B58">
              <w:rPr>
                <w:noProof/>
                <w:webHidden/>
              </w:rPr>
              <w:tab/>
            </w:r>
            <w:r w:rsidR="00BB3B58">
              <w:rPr>
                <w:noProof/>
                <w:webHidden/>
              </w:rPr>
              <w:fldChar w:fldCharType="begin"/>
            </w:r>
            <w:r w:rsidR="00BB3B58">
              <w:rPr>
                <w:noProof/>
                <w:webHidden/>
              </w:rPr>
              <w:instrText xml:space="preserve"> PAGEREF _Toc448130780 \h </w:instrText>
            </w:r>
            <w:r w:rsidR="00BB3B58">
              <w:rPr>
                <w:noProof/>
                <w:webHidden/>
              </w:rPr>
            </w:r>
            <w:r w:rsidR="00BB3B58">
              <w:rPr>
                <w:noProof/>
                <w:webHidden/>
              </w:rPr>
              <w:fldChar w:fldCharType="separate"/>
            </w:r>
            <w:r w:rsidR="00E315A4">
              <w:rPr>
                <w:noProof/>
                <w:webHidden/>
              </w:rPr>
              <w:t>796</w:t>
            </w:r>
            <w:r w:rsidR="00BB3B58">
              <w:rPr>
                <w:noProof/>
                <w:webHidden/>
              </w:rPr>
              <w:fldChar w:fldCharType="end"/>
            </w:r>
          </w:hyperlink>
        </w:p>
        <w:p w14:paraId="49079178" w14:textId="5BCF3B21" w:rsidR="00BB3B58" w:rsidRDefault="00F017CA">
          <w:pPr>
            <w:pStyle w:val="TOC3"/>
            <w:tabs>
              <w:tab w:val="right" w:leader="dot" w:pos="8846"/>
            </w:tabs>
            <w:rPr>
              <w:rFonts w:asciiTheme="minorHAnsi" w:eastAsiaTheme="minorEastAsia" w:hAnsiTheme="minorHAnsi"/>
              <w:noProof/>
              <w:sz w:val="22"/>
              <w:lang w:val="en-US"/>
            </w:rPr>
          </w:pPr>
          <w:hyperlink w:anchor="_Toc448130781" w:history="1">
            <w:r w:rsidR="00BB3B58" w:rsidRPr="00910061">
              <w:rPr>
                <w:rStyle w:val="Hyperlink"/>
                <w:noProof/>
              </w:rPr>
              <w:t>May 7 / Pashons 12: Also the Consecration of the Church of St. Demiana</w:t>
            </w:r>
            <w:r w:rsidR="00BB3B58">
              <w:rPr>
                <w:noProof/>
                <w:webHidden/>
              </w:rPr>
              <w:tab/>
            </w:r>
            <w:r w:rsidR="00BB3B58">
              <w:rPr>
                <w:noProof/>
                <w:webHidden/>
              </w:rPr>
              <w:fldChar w:fldCharType="begin"/>
            </w:r>
            <w:r w:rsidR="00BB3B58">
              <w:rPr>
                <w:noProof/>
                <w:webHidden/>
              </w:rPr>
              <w:instrText xml:space="preserve"> PAGEREF _Toc448130781 \h </w:instrText>
            </w:r>
            <w:r w:rsidR="00BB3B58">
              <w:rPr>
                <w:noProof/>
                <w:webHidden/>
              </w:rPr>
            </w:r>
            <w:r w:rsidR="00BB3B58">
              <w:rPr>
                <w:noProof/>
                <w:webHidden/>
              </w:rPr>
              <w:fldChar w:fldCharType="separate"/>
            </w:r>
            <w:r w:rsidR="00E315A4">
              <w:rPr>
                <w:noProof/>
                <w:webHidden/>
              </w:rPr>
              <w:t>796</w:t>
            </w:r>
            <w:r w:rsidR="00BB3B58">
              <w:rPr>
                <w:noProof/>
                <w:webHidden/>
              </w:rPr>
              <w:fldChar w:fldCharType="end"/>
            </w:r>
          </w:hyperlink>
        </w:p>
        <w:p w14:paraId="42648A73" w14:textId="2DA7ED16" w:rsidR="00BB3B58" w:rsidRDefault="00F017CA">
          <w:pPr>
            <w:pStyle w:val="TOC3"/>
            <w:tabs>
              <w:tab w:val="right" w:leader="dot" w:pos="8846"/>
            </w:tabs>
            <w:rPr>
              <w:rFonts w:asciiTheme="minorHAnsi" w:eastAsiaTheme="minorEastAsia" w:hAnsiTheme="minorHAnsi"/>
              <w:noProof/>
              <w:sz w:val="22"/>
              <w:lang w:val="en-US"/>
            </w:rPr>
          </w:pPr>
          <w:hyperlink w:anchor="_Toc448130782" w:history="1">
            <w:r w:rsidR="00BB3B58" w:rsidRPr="00910061">
              <w:rPr>
                <w:rStyle w:val="Hyperlink"/>
                <w:noProof/>
              </w:rPr>
              <w:t>May 8 / Pashons 13 St. Junia of the Seventy Two Disciples</w:t>
            </w:r>
            <w:r w:rsidR="00BB3B58">
              <w:rPr>
                <w:noProof/>
                <w:webHidden/>
              </w:rPr>
              <w:tab/>
            </w:r>
            <w:r w:rsidR="00BB3B58">
              <w:rPr>
                <w:noProof/>
                <w:webHidden/>
              </w:rPr>
              <w:fldChar w:fldCharType="begin"/>
            </w:r>
            <w:r w:rsidR="00BB3B58">
              <w:rPr>
                <w:noProof/>
                <w:webHidden/>
              </w:rPr>
              <w:instrText xml:space="preserve"> PAGEREF _Toc448130782 \h </w:instrText>
            </w:r>
            <w:r w:rsidR="00BB3B58">
              <w:rPr>
                <w:noProof/>
                <w:webHidden/>
              </w:rPr>
            </w:r>
            <w:r w:rsidR="00BB3B58">
              <w:rPr>
                <w:noProof/>
                <w:webHidden/>
              </w:rPr>
              <w:fldChar w:fldCharType="separate"/>
            </w:r>
            <w:r w:rsidR="00E315A4">
              <w:rPr>
                <w:noProof/>
                <w:webHidden/>
              </w:rPr>
              <w:t>796</w:t>
            </w:r>
            <w:r w:rsidR="00BB3B58">
              <w:rPr>
                <w:noProof/>
                <w:webHidden/>
              </w:rPr>
              <w:fldChar w:fldCharType="end"/>
            </w:r>
          </w:hyperlink>
        </w:p>
        <w:p w14:paraId="26204029" w14:textId="79495AD8" w:rsidR="00BB3B58" w:rsidRDefault="00F017CA">
          <w:pPr>
            <w:pStyle w:val="TOC3"/>
            <w:tabs>
              <w:tab w:val="right" w:leader="dot" w:pos="8846"/>
            </w:tabs>
            <w:rPr>
              <w:rFonts w:asciiTheme="minorHAnsi" w:eastAsiaTheme="minorEastAsia" w:hAnsiTheme="minorHAnsi"/>
              <w:noProof/>
              <w:sz w:val="22"/>
              <w:lang w:val="en-US"/>
            </w:rPr>
          </w:pPr>
          <w:hyperlink w:anchor="_Toc448130783" w:history="1">
            <w:r w:rsidR="00BB3B58" w:rsidRPr="00910061">
              <w:rPr>
                <w:rStyle w:val="Hyperlink"/>
                <w:noProof/>
              </w:rPr>
              <w:t>May 8 / Pashons 13 Also St. Arsenius</w:t>
            </w:r>
            <w:r w:rsidR="00BB3B58">
              <w:rPr>
                <w:noProof/>
                <w:webHidden/>
              </w:rPr>
              <w:tab/>
            </w:r>
            <w:r w:rsidR="00BB3B58">
              <w:rPr>
                <w:noProof/>
                <w:webHidden/>
              </w:rPr>
              <w:fldChar w:fldCharType="begin"/>
            </w:r>
            <w:r w:rsidR="00BB3B58">
              <w:rPr>
                <w:noProof/>
                <w:webHidden/>
              </w:rPr>
              <w:instrText xml:space="preserve"> PAGEREF _Toc448130783 \h </w:instrText>
            </w:r>
            <w:r w:rsidR="00BB3B58">
              <w:rPr>
                <w:noProof/>
                <w:webHidden/>
              </w:rPr>
            </w:r>
            <w:r w:rsidR="00BB3B58">
              <w:rPr>
                <w:noProof/>
                <w:webHidden/>
              </w:rPr>
              <w:fldChar w:fldCharType="separate"/>
            </w:r>
            <w:r w:rsidR="00E315A4">
              <w:rPr>
                <w:noProof/>
                <w:webHidden/>
              </w:rPr>
              <w:t>796</w:t>
            </w:r>
            <w:r w:rsidR="00BB3B58">
              <w:rPr>
                <w:noProof/>
                <w:webHidden/>
              </w:rPr>
              <w:fldChar w:fldCharType="end"/>
            </w:r>
          </w:hyperlink>
        </w:p>
        <w:p w14:paraId="3E4A2B54" w14:textId="3D353887" w:rsidR="00BB3B58" w:rsidRDefault="00F017CA">
          <w:pPr>
            <w:pStyle w:val="TOC3"/>
            <w:tabs>
              <w:tab w:val="right" w:leader="dot" w:pos="8846"/>
            </w:tabs>
            <w:rPr>
              <w:rFonts w:asciiTheme="minorHAnsi" w:eastAsiaTheme="minorEastAsia" w:hAnsiTheme="minorHAnsi"/>
              <w:noProof/>
              <w:sz w:val="22"/>
              <w:lang w:val="en-US"/>
            </w:rPr>
          </w:pPr>
          <w:hyperlink w:anchor="_Toc448130784" w:history="1">
            <w:r w:rsidR="00BB3B58" w:rsidRPr="00910061">
              <w:rPr>
                <w:rStyle w:val="Hyperlink"/>
                <w:noProof/>
              </w:rPr>
              <w:t>May 9 / Pashons 14: St. Pachomius</w:t>
            </w:r>
            <w:r w:rsidR="00BB3B58">
              <w:rPr>
                <w:noProof/>
                <w:webHidden/>
              </w:rPr>
              <w:tab/>
            </w:r>
            <w:r w:rsidR="00BB3B58">
              <w:rPr>
                <w:noProof/>
                <w:webHidden/>
              </w:rPr>
              <w:fldChar w:fldCharType="begin"/>
            </w:r>
            <w:r w:rsidR="00BB3B58">
              <w:rPr>
                <w:noProof/>
                <w:webHidden/>
              </w:rPr>
              <w:instrText xml:space="preserve"> PAGEREF _Toc448130784 \h </w:instrText>
            </w:r>
            <w:r w:rsidR="00BB3B58">
              <w:rPr>
                <w:noProof/>
                <w:webHidden/>
              </w:rPr>
            </w:r>
            <w:r w:rsidR="00BB3B58">
              <w:rPr>
                <w:noProof/>
                <w:webHidden/>
              </w:rPr>
              <w:fldChar w:fldCharType="separate"/>
            </w:r>
            <w:r w:rsidR="00E315A4">
              <w:rPr>
                <w:noProof/>
                <w:webHidden/>
              </w:rPr>
              <w:t>797</w:t>
            </w:r>
            <w:r w:rsidR="00BB3B58">
              <w:rPr>
                <w:noProof/>
                <w:webHidden/>
              </w:rPr>
              <w:fldChar w:fldCharType="end"/>
            </w:r>
          </w:hyperlink>
        </w:p>
        <w:p w14:paraId="3E6D0577" w14:textId="7E99DF4C" w:rsidR="00BB3B58" w:rsidRDefault="00F017CA">
          <w:pPr>
            <w:pStyle w:val="TOC3"/>
            <w:tabs>
              <w:tab w:val="right" w:leader="dot" w:pos="8846"/>
            </w:tabs>
            <w:rPr>
              <w:rFonts w:asciiTheme="minorHAnsi" w:eastAsiaTheme="minorEastAsia" w:hAnsiTheme="minorHAnsi"/>
              <w:noProof/>
              <w:sz w:val="22"/>
              <w:lang w:val="en-US"/>
            </w:rPr>
          </w:pPr>
          <w:hyperlink w:anchor="_Toc448130785" w:history="1">
            <w:r w:rsidR="00BB3B58" w:rsidRPr="00910061">
              <w:rPr>
                <w:rStyle w:val="Hyperlink"/>
                <w:noProof/>
              </w:rPr>
              <w:t>May 11 / Pashons 16: Commemoration of St. John the Evangelist</w:t>
            </w:r>
            <w:r w:rsidR="00BB3B58">
              <w:rPr>
                <w:noProof/>
                <w:webHidden/>
              </w:rPr>
              <w:tab/>
            </w:r>
            <w:r w:rsidR="00BB3B58">
              <w:rPr>
                <w:noProof/>
                <w:webHidden/>
              </w:rPr>
              <w:fldChar w:fldCharType="begin"/>
            </w:r>
            <w:r w:rsidR="00BB3B58">
              <w:rPr>
                <w:noProof/>
                <w:webHidden/>
              </w:rPr>
              <w:instrText xml:space="preserve"> PAGEREF _Toc448130785 \h </w:instrText>
            </w:r>
            <w:r w:rsidR="00BB3B58">
              <w:rPr>
                <w:noProof/>
                <w:webHidden/>
              </w:rPr>
            </w:r>
            <w:r w:rsidR="00BB3B58">
              <w:rPr>
                <w:noProof/>
                <w:webHidden/>
              </w:rPr>
              <w:fldChar w:fldCharType="separate"/>
            </w:r>
            <w:r w:rsidR="00E315A4">
              <w:rPr>
                <w:noProof/>
                <w:webHidden/>
              </w:rPr>
              <w:t>799</w:t>
            </w:r>
            <w:r w:rsidR="00BB3B58">
              <w:rPr>
                <w:noProof/>
                <w:webHidden/>
              </w:rPr>
              <w:fldChar w:fldCharType="end"/>
            </w:r>
          </w:hyperlink>
        </w:p>
        <w:p w14:paraId="777778CC" w14:textId="74609D8B" w:rsidR="00BB3B58" w:rsidRDefault="00F017CA">
          <w:pPr>
            <w:pStyle w:val="TOC3"/>
            <w:tabs>
              <w:tab w:val="right" w:leader="dot" w:pos="8846"/>
            </w:tabs>
            <w:rPr>
              <w:rFonts w:asciiTheme="minorHAnsi" w:eastAsiaTheme="minorEastAsia" w:hAnsiTheme="minorHAnsi"/>
              <w:noProof/>
              <w:sz w:val="22"/>
              <w:lang w:val="en-US"/>
            </w:rPr>
          </w:pPr>
          <w:hyperlink w:anchor="_Toc448130786" w:history="1">
            <w:r w:rsidR="00BB3B58" w:rsidRPr="00910061">
              <w:rPr>
                <w:rStyle w:val="Hyperlink"/>
                <w:noProof/>
              </w:rPr>
              <w:t>May 16 / Pashons 21: Commemoration of the Theotokos</w:t>
            </w:r>
            <w:r w:rsidR="00BB3B58">
              <w:rPr>
                <w:noProof/>
                <w:webHidden/>
              </w:rPr>
              <w:tab/>
            </w:r>
            <w:r w:rsidR="00BB3B58">
              <w:rPr>
                <w:noProof/>
                <w:webHidden/>
              </w:rPr>
              <w:fldChar w:fldCharType="begin"/>
            </w:r>
            <w:r w:rsidR="00BB3B58">
              <w:rPr>
                <w:noProof/>
                <w:webHidden/>
              </w:rPr>
              <w:instrText xml:space="preserve"> PAGEREF _Toc448130786 \h </w:instrText>
            </w:r>
            <w:r w:rsidR="00BB3B58">
              <w:rPr>
                <w:noProof/>
                <w:webHidden/>
              </w:rPr>
            </w:r>
            <w:r w:rsidR="00BB3B58">
              <w:rPr>
                <w:noProof/>
                <w:webHidden/>
              </w:rPr>
              <w:fldChar w:fldCharType="separate"/>
            </w:r>
            <w:r w:rsidR="00E315A4">
              <w:rPr>
                <w:noProof/>
                <w:webHidden/>
              </w:rPr>
              <w:t>799</w:t>
            </w:r>
            <w:r w:rsidR="00BB3B58">
              <w:rPr>
                <w:noProof/>
                <w:webHidden/>
              </w:rPr>
              <w:fldChar w:fldCharType="end"/>
            </w:r>
          </w:hyperlink>
        </w:p>
        <w:p w14:paraId="3D6230C2" w14:textId="51DEF716" w:rsidR="00BB3B58" w:rsidRDefault="00F017CA">
          <w:pPr>
            <w:pStyle w:val="TOC3"/>
            <w:tabs>
              <w:tab w:val="right" w:leader="dot" w:pos="8846"/>
            </w:tabs>
            <w:rPr>
              <w:rFonts w:asciiTheme="minorHAnsi" w:eastAsiaTheme="minorEastAsia" w:hAnsiTheme="minorHAnsi"/>
              <w:noProof/>
              <w:sz w:val="22"/>
              <w:lang w:val="en-US"/>
            </w:rPr>
          </w:pPr>
          <w:hyperlink w:anchor="_Toc448130787" w:history="1">
            <w:r w:rsidR="00BB3B58" w:rsidRPr="00910061">
              <w:rPr>
                <w:rStyle w:val="Hyperlink"/>
                <w:noProof/>
              </w:rPr>
              <w:t>May 17 / Pashons 22: Departure of St. Andronicus the Disciple</w:t>
            </w:r>
            <w:r w:rsidR="00BB3B58">
              <w:rPr>
                <w:noProof/>
                <w:webHidden/>
              </w:rPr>
              <w:tab/>
            </w:r>
            <w:r w:rsidR="00BB3B58">
              <w:rPr>
                <w:noProof/>
                <w:webHidden/>
              </w:rPr>
              <w:fldChar w:fldCharType="begin"/>
            </w:r>
            <w:r w:rsidR="00BB3B58">
              <w:rPr>
                <w:noProof/>
                <w:webHidden/>
              </w:rPr>
              <w:instrText xml:space="preserve"> PAGEREF _Toc448130787 \h </w:instrText>
            </w:r>
            <w:r w:rsidR="00BB3B58">
              <w:rPr>
                <w:noProof/>
                <w:webHidden/>
              </w:rPr>
            </w:r>
            <w:r w:rsidR="00BB3B58">
              <w:rPr>
                <w:noProof/>
                <w:webHidden/>
              </w:rPr>
              <w:fldChar w:fldCharType="separate"/>
            </w:r>
            <w:r w:rsidR="00E315A4">
              <w:rPr>
                <w:noProof/>
                <w:webHidden/>
              </w:rPr>
              <w:t>799</w:t>
            </w:r>
            <w:r w:rsidR="00BB3B58">
              <w:rPr>
                <w:noProof/>
                <w:webHidden/>
              </w:rPr>
              <w:fldChar w:fldCharType="end"/>
            </w:r>
          </w:hyperlink>
        </w:p>
        <w:p w14:paraId="7AF545AF" w14:textId="02664364" w:rsidR="00BB3B58" w:rsidRDefault="00F017CA">
          <w:pPr>
            <w:pStyle w:val="TOC3"/>
            <w:tabs>
              <w:tab w:val="right" w:leader="dot" w:pos="8846"/>
            </w:tabs>
            <w:rPr>
              <w:rFonts w:asciiTheme="minorHAnsi" w:eastAsiaTheme="minorEastAsia" w:hAnsiTheme="minorHAnsi"/>
              <w:noProof/>
              <w:sz w:val="22"/>
              <w:lang w:val="en-US"/>
            </w:rPr>
          </w:pPr>
          <w:hyperlink w:anchor="_Toc448130788" w:history="1">
            <w:r w:rsidR="00BB3B58" w:rsidRPr="00910061">
              <w:rPr>
                <w:rStyle w:val="Hyperlink"/>
                <w:noProof/>
              </w:rPr>
              <w:t>May 19 / Pashons 24: The Entrance into Egypt</w:t>
            </w:r>
            <w:r w:rsidR="00BB3B58">
              <w:rPr>
                <w:noProof/>
                <w:webHidden/>
              </w:rPr>
              <w:tab/>
            </w:r>
            <w:r w:rsidR="00BB3B58">
              <w:rPr>
                <w:noProof/>
                <w:webHidden/>
              </w:rPr>
              <w:fldChar w:fldCharType="begin"/>
            </w:r>
            <w:r w:rsidR="00BB3B58">
              <w:rPr>
                <w:noProof/>
                <w:webHidden/>
              </w:rPr>
              <w:instrText xml:space="preserve"> PAGEREF _Toc448130788 \h </w:instrText>
            </w:r>
            <w:r w:rsidR="00BB3B58">
              <w:rPr>
                <w:noProof/>
                <w:webHidden/>
              </w:rPr>
            </w:r>
            <w:r w:rsidR="00BB3B58">
              <w:rPr>
                <w:noProof/>
                <w:webHidden/>
              </w:rPr>
              <w:fldChar w:fldCharType="separate"/>
            </w:r>
            <w:r w:rsidR="00E315A4">
              <w:rPr>
                <w:noProof/>
                <w:webHidden/>
              </w:rPr>
              <w:t>799</w:t>
            </w:r>
            <w:r w:rsidR="00BB3B58">
              <w:rPr>
                <w:noProof/>
                <w:webHidden/>
              </w:rPr>
              <w:fldChar w:fldCharType="end"/>
            </w:r>
          </w:hyperlink>
        </w:p>
        <w:p w14:paraId="2E7F4828" w14:textId="706B8DB2" w:rsidR="00BB3B58" w:rsidRDefault="00F017CA">
          <w:pPr>
            <w:pStyle w:val="TOC3"/>
            <w:tabs>
              <w:tab w:val="right" w:leader="dot" w:pos="8846"/>
            </w:tabs>
            <w:rPr>
              <w:rFonts w:asciiTheme="minorHAnsi" w:eastAsiaTheme="minorEastAsia" w:hAnsiTheme="minorHAnsi"/>
              <w:noProof/>
              <w:sz w:val="22"/>
              <w:lang w:val="en-US"/>
            </w:rPr>
          </w:pPr>
          <w:hyperlink w:anchor="_Toc448130789" w:history="1">
            <w:r w:rsidR="00BB3B58" w:rsidRPr="00910061">
              <w:rPr>
                <w:rStyle w:val="Hyperlink"/>
                <w:noProof/>
              </w:rPr>
              <w:t>May 19 / Pashons 24: Also, St. Pashnouni, the Monk and Martyr</w:t>
            </w:r>
            <w:r w:rsidR="00BB3B58">
              <w:rPr>
                <w:noProof/>
                <w:webHidden/>
              </w:rPr>
              <w:tab/>
            </w:r>
            <w:r w:rsidR="00BB3B58">
              <w:rPr>
                <w:noProof/>
                <w:webHidden/>
              </w:rPr>
              <w:fldChar w:fldCharType="begin"/>
            </w:r>
            <w:r w:rsidR="00BB3B58">
              <w:rPr>
                <w:noProof/>
                <w:webHidden/>
              </w:rPr>
              <w:instrText xml:space="preserve"> PAGEREF _Toc448130789 \h </w:instrText>
            </w:r>
            <w:r w:rsidR="00BB3B58">
              <w:rPr>
                <w:noProof/>
                <w:webHidden/>
              </w:rPr>
            </w:r>
            <w:r w:rsidR="00BB3B58">
              <w:rPr>
                <w:noProof/>
                <w:webHidden/>
              </w:rPr>
              <w:fldChar w:fldCharType="separate"/>
            </w:r>
            <w:r w:rsidR="00E315A4">
              <w:rPr>
                <w:noProof/>
                <w:webHidden/>
              </w:rPr>
              <w:t>808</w:t>
            </w:r>
            <w:r w:rsidR="00BB3B58">
              <w:rPr>
                <w:noProof/>
                <w:webHidden/>
              </w:rPr>
              <w:fldChar w:fldCharType="end"/>
            </w:r>
          </w:hyperlink>
        </w:p>
        <w:p w14:paraId="63FFEA7D" w14:textId="387F806E" w:rsidR="00BB3B58" w:rsidRDefault="00F017CA">
          <w:pPr>
            <w:pStyle w:val="TOC3"/>
            <w:tabs>
              <w:tab w:val="right" w:leader="dot" w:pos="8846"/>
            </w:tabs>
            <w:rPr>
              <w:rFonts w:asciiTheme="minorHAnsi" w:eastAsiaTheme="minorEastAsia" w:hAnsiTheme="minorHAnsi"/>
              <w:noProof/>
              <w:sz w:val="22"/>
              <w:lang w:val="en-US"/>
            </w:rPr>
          </w:pPr>
          <w:hyperlink w:anchor="_Toc448130790" w:history="1">
            <w:r w:rsidR="00BB3B58" w:rsidRPr="00910061">
              <w:rPr>
                <w:rStyle w:val="Hyperlink"/>
                <w:noProof/>
              </w:rPr>
              <w:t>May 21 / Pashons 26: Martyrdom of St. Thomas the Apostle</w:t>
            </w:r>
            <w:r w:rsidR="00BB3B58">
              <w:rPr>
                <w:noProof/>
                <w:webHidden/>
              </w:rPr>
              <w:tab/>
            </w:r>
            <w:r w:rsidR="00BB3B58">
              <w:rPr>
                <w:noProof/>
                <w:webHidden/>
              </w:rPr>
              <w:fldChar w:fldCharType="begin"/>
            </w:r>
            <w:r w:rsidR="00BB3B58">
              <w:rPr>
                <w:noProof/>
                <w:webHidden/>
              </w:rPr>
              <w:instrText xml:space="preserve"> PAGEREF _Toc448130790 \h </w:instrText>
            </w:r>
            <w:r w:rsidR="00BB3B58">
              <w:rPr>
                <w:noProof/>
                <w:webHidden/>
              </w:rPr>
            </w:r>
            <w:r w:rsidR="00BB3B58">
              <w:rPr>
                <w:noProof/>
                <w:webHidden/>
              </w:rPr>
              <w:fldChar w:fldCharType="separate"/>
            </w:r>
            <w:r w:rsidR="00E315A4">
              <w:rPr>
                <w:noProof/>
                <w:webHidden/>
              </w:rPr>
              <w:t>809</w:t>
            </w:r>
            <w:r w:rsidR="00BB3B58">
              <w:rPr>
                <w:noProof/>
                <w:webHidden/>
              </w:rPr>
              <w:fldChar w:fldCharType="end"/>
            </w:r>
          </w:hyperlink>
        </w:p>
        <w:p w14:paraId="6BD3B3F2" w14:textId="4D888595" w:rsidR="00BB3B58" w:rsidRDefault="00F017CA">
          <w:pPr>
            <w:pStyle w:val="TOC3"/>
            <w:tabs>
              <w:tab w:val="right" w:leader="dot" w:pos="8846"/>
            </w:tabs>
            <w:rPr>
              <w:rFonts w:asciiTheme="minorHAnsi" w:eastAsiaTheme="minorEastAsia" w:hAnsiTheme="minorHAnsi"/>
              <w:noProof/>
              <w:sz w:val="22"/>
              <w:lang w:val="en-US"/>
            </w:rPr>
          </w:pPr>
          <w:hyperlink w:anchor="_Toc448130791" w:history="1">
            <w:r w:rsidR="00BB3B58" w:rsidRPr="00910061">
              <w:rPr>
                <w:rStyle w:val="Hyperlink"/>
                <w:noProof/>
              </w:rPr>
              <w:t>May 22 / Pashons 27: St. Thomas the Anchorite</w:t>
            </w:r>
            <w:r w:rsidR="00BB3B58">
              <w:rPr>
                <w:noProof/>
                <w:webHidden/>
              </w:rPr>
              <w:tab/>
            </w:r>
            <w:r w:rsidR="00BB3B58">
              <w:rPr>
                <w:noProof/>
                <w:webHidden/>
              </w:rPr>
              <w:fldChar w:fldCharType="begin"/>
            </w:r>
            <w:r w:rsidR="00BB3B58">
              <w:rPr>
                <w:noProof/>
                <w:webHidden/>
              </w:rPr>
              <w:instrText xml:space="preserve"> PAGEREF _Toc448130791 \h </w:instrText>
            </w:r>
            <w:r w:rsidR="00BB3B58">
              <w:rPr>
                <w:noProof/>
                <w:webHidden/>
              </w:rPr>
            </w:r>
            <w:r w:rsidR="00BB3B58">
              <w:rPr>
                <w:noProof/>
                <w:webHidden/>
              </w:rPr>
              <w:fldChar w:fldCharType="separate"/>
            </w:r>
            <w:r w:rsidR="00E315A4">
              <w:rPr>
                <w:noProof/>
                <w:webHidden/>
              </w:rPr>
              <w:t>809</w:t>
            </w:r>
            <w:r w:rsidR="00BB3B58">
              <w:rPr>
                <w:noProof/>
                <w:webHidden/>
              </w:rPr>
              <w:fldChar w:fldCharType="end"/>
            </w:r>
          </w:hyperlink>
        </w:p>
        <w:p w14:paraId="33AB3264" w14:textId="17280953" w:rsidR="00BB3B58" w:rsidRDefault="00F017CA">
          <w:pPr>
            <w:pStyle w:val="TOC3"/>
            <w:tabs>
              <w:tab w:val="right" w:leader="dot" w:pos="8846"/>
            </w:tabs>
            <w:rPr>
              <w:rFonts w:asciiTheme="minorHAnsi" w:eastAsiaTheme="minorEastAsia" w:hAnsiTheme="minorHAnsi"/>
              <w:noProof/>
              <w:sz w:val="22"/>
              <w:lang w:val="en-US"/>
            </w:rPr>
          </w:pPr>
          <w:hyperlink w:anchor="_Toc448130792" w:history="1">
            <w:r w:rsidR="00BB3B58" w:rsidRPr="00910061">
              <w:rPr>
                <w:rStyle w:val="Hyperlink"/>
                <w:noProof/>
              </w:rPr>
              <w:t>May 24 (25) / Pashons 29: Commemoration of the Annunciation, Nativity, and Resurrection on the 29</w:t>
            </w:r>
            <w:r w:rsidR="00BB3B58" w:rsidRPr="00910061">
              <w:rPr>
                <w:rStyle w:val="Hyperlink"/>
                <w:noProof/>
                <w:vertAlign w:val="superscript"/>
              </w:rPr>
              <w:t>th</w:t>
            </w:r>
            <w:r w:rsidR="00BB3B58" w:rsidRPr="00910061">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_Toc448130792 \h </w:instrText>
            </w:r>
            <w:r w:rsidR="00BB3B58">
              <w:rPr>
                <w:noProof/>
                <w:webHidden/>
              </w:rPr>
            </w:r>
            <w:r w:rsidR="00BB3B58">
              <w:rPr>
                <w:noProof/>
                <w:webHidden/>
              </w:rPr>
              <w:fldChar w:fldCharType="separate"/>
            </w:r>
            <w:r w:rsidR="00E315A4">
              <w:rPr>
                <w:noProof/>
                <w:webHidden/>
              </w:rPr>
              <w:t>810</w:t>
            </w:r>
            <w:r w:rsidR="00BB3B58">
              <w:rPr>
                <w:noProof/>
                <w:webHidden/>
              </w:rPr>
              <w:fldChar w:fldCharType="end"/>
            </w:r>
          </w:hyperlink>
        </w:p>
        <w:p w14:paraId="49B8FA53" w14:textId="267DACC5" w:rsidR="00BB3B58" w:rsidRDefault="00F017CA">
          <w:pPr>
            <w:pStyle w:val="TOC3"/>
            <w:tabs>
              <w:tab w:val="right" w:leader="dot" w:pos="8846"/>
            </w:tabs>
            <w:rPr>
              <w:rFonts w:asciiTheme="minorHAnsi" w:eastAsiaTheme="minorEastAsia" w:hAnsiTheme="minorHAnsi"/>
              <w:noProof/>
              <w:sz w:val="22"/>
              <w:lang w:val="en-US"/>
            </w:rPr>
          </w:pPr>
          <w:hyperlink w:anchor="_Toc448130793" w:history="1">
            <w:r w:rsidR="00BB3B58" w:rsidRPr="00910061">
              <w:rPr>
                <w:rStyle w:val="Hyperlink"/>
                <w:noProof/>
              </w:rPr>
              <w:t>May 24 (25) / Pashons 29: Also St. Simeon the Stylite</w:t>
            </w:r>
            <w:r w:rsidR="00BB3B58">
              <w:rPr>
                <w:noProof/>
                <w:webHidden/>
              </w:rPr>
              <w:tab/>
            </w:r>
            <w:r w:rsidR="00BB3B58">
              <w:rPr>
                <w:noProof/>
                <w:webHidden/>
              </w:rPr>
              <w:fldChar w:fldCharType="begin"/>
            </w:r>
            <w:r w:rsidR="00BB3B58">
              <w:rPr>
                <w:noProof/>
                <w:webHidden/>
              </w:rPr>
              <w:instrText xml:space="preserve"> PAGEREF _Toc448130793 \h </w:instrText>
            </w:r>
            <w:r w:rsidR="00BB3B58">
              <w:rPr>
                <w:noProof/>
                <w:webHidden/>
              </w:rPr>
            </w:r>
            <w:r w:rsidR="00BB3B58">
              <w:rPr>
                <w:noProof/>
                <w:webHidden/>
              </w:rPr>
              <w:fldChar w:fldCharType="separate"/>
            </w:r>
            <w:r w:rsidR="00E315A4">
              <w:rPr>
                <w:noProof/>
                <w:webHidden/>
              </w:rPr>
              <w:t>811</w:t>
            </w:r>
            <w:r w:rsidR="00BB3B58">
              <w:rPr>
                <w:noProof/>
                <w:webHidden/>
              </w:rPr>
              <w:fldChar w:fldCharType="end"/>
            </w:r>
          </w:hyperlink>
        </w:p>
        <w:p w14:paraId="58680D61" w14:textId="1426E5CA" w:rsidR="00BB3B58" w:rsidRDefault="00F017CA">
          <w:pPr>
            <w:pStyle w:val="TOC3"/>
            <w:tabs>
              <w:tab w:val="right" w:leader="dot" w:pos="8846"/>
            </w:tabs>
            <w:rPr>
              <w:rFonts w:asciiTheme="minorHAnsi" w:eastAsiaTheme="minorEastAsia" w:hAnsiTheme="minorHAnsi"/>
              <w:noProof/>
              <w:sz w:val="22"/>
              <w:lang w:val="en-US"/>
            </w:rPr>
          </w:pPr>
          <w:hyperlink w:anchor="_Toc448130794" w:history="1">
            <w:r w:rsidR="00BB3B58" w:rsidRPr="00910061">
              <w:rPr>
                <w:rStyle w:val="Hyperlink"/>
                <w:noProof/>
              </w:rPr>
              <w:t>May 25 / Pashons 30: Departure of St. Fournous the Disciple</w:t>
            </w:r>
            <w:r w:rsidR="00BB3B58">
              <w:rPr>
                <w:noProof/>
                <w:webHidden/>
              </w:rPr>
              <w:tab/>
            </w:r>
            <w:r w:rsidR="00BB3B58">
              <w:rPr>
                <w:noProof/>
                <w:webHidden/>
              </w:rPr>
              <w:fldChar w:fldCharType="begin"/>
            </w:r>
            <w:r w:rsidR="00BB3B58">
              <w:rPr>
                <w:noProof/>
                <w:webHidden/>
              </w:rPr>
              <w:instrText xml:space="preserve"> PAGEREF _Toc448130794 \h </w:instrText>
            </w:r>
            <w:r w:rsidR="00BB3B58">
              <w:rPr>
                <w:noProof/>
                <w:webHidden/>
              </w:rPr>
            </w:r>
            <w:r w:rsidR="00BB3B58">
              <w:rPr>
                <w:noProof/>
                <w:webHidden/>
              </w:rPr>
              <w:fldChar w:fldCharType="separate"/>
            </w:r>
            <w:r w:rsidR="00E315A4">
              <w:rPr>
                <w:noProof/>
                <w:webHidden/>
              </w:rPr>
              <w:t>812</w:t>
            </w:r>
            <w:r w:rsidR="00BB3B58">
              <w:rPr>
                <w:noProof/>
                <w:webHidden/>
              </w:rPr>
              <w:fldChar w:fldCharType="end"/>
            </w:r>
          </w:hyperlink>
        </w:p>
        <w:p w14:paraId="2AD62A2A" w14:textId="40F51A6B" w:rsidR="00BB3B58" w:rsidRDefault="00F017CA">
          <w:pPr>
            <w:pStyle w:val="TOC3"/>
            <w:tabs>
              <w:tab w:val="right" w:leader="dot" w:pos="8846"/>
            </w:tabs>
            <w:rPr>
              <w:rFonts w:asciiTheme="minorHAnsi" w:eastAsiaTheme="minorEastAsia" w:hAnsiTheme="minorHAnsi"/>
              <w:noProof/>
              <w:sz w:val="22"/>
              <w:lang w:val="en-US"/>
            </w:rPr>
          </w:pPr>
          <w:hyperlink w:anchor="_Toc448130795" w:history="1">
            <w:r w:rsidR="00BB3B58" w:rsidRPr="00910061">
              <w:rPr>
                <w:rStyle w:val="Hyperlink"/>
                <w:noProof/>
              </w:rPr>
              <w:t>May 27 / Paoni 2: St. Commemoration of the Appearance of the Bodies of St. John the Baptist and Elisha the Prophet</w:t>
            </w:r>
            <w:r w:rsidR="00BB3B58">
              <w:rPr>
                <w:noProof/>
                <w:webHidden/>
              </w:rPr>
              <w:tab/>
            </w:r>
            <w:r w:rsidR="00BB3B58">
              <w:rPr>
                <w:noProof/>
                <w:webHidden/>
              </w:rPr>
              <w:fldChar w:fldCharType="begin"/>
            </w:r>
            <w:r w:rsidR="00BB3B58">
              <w:rPr>
                <w:noProof/>
                <w:webHidden/>
              </w:rPr>
              <w:instrText xml:space="preserve"> PAGEREF _Toc448130795 \h </w:instrText>
            </w:r>
            <w:r w:rsidR="00BB3B58">
              <w:rPr>
                <w:noProof/>
                <w:webHidden/>
              </w:rPr>
            </w:r>
            <w:r w:rsidR="00BB3B58">
              <w:rPr>
                <w:noProof/>
                <w:webHidden/>
              </w:rPr>
              <w:fldChar w:fldCharType="separate"/>
            </w:r>
            <w:r w:rsidR="00E315A4">
              <w:rPr>
                <w:noProof/>
                <w:webHidden/>
              </w:rPr>
              <w:t>812</w:t>
            </w:r>
            <w:r w:rsidR="00BB3B58">
              <w:rPr>
                <w:noProof/>
                <w:webHidden/>
              </w:rPr>
              <w:fldChar w:fldCharType="end"/>
            </w:r>
          </w:hyperlink>
        </w:p>
        <w:p w14:paraId="751C649F" w14:textId="1A28CC88" w:rsidR="00BB3B58" w:rsidRDefault="00F017CA">
          <w:pPr>
            <w:pStyle w:val="TOC3"/>
            <w:tabs>
              <w:tab w:val="right" w:leader="dot" w:pos="8846"/>
            </w:tabs>
            <w:rPr>
              <w:rFonts w:asciiTheme="minorHAnsi" w:eastAsiaTheme="minorEastAsia" w:hAnsiTheme="minorHAnsi"/>
              <w:noProof/>
              <w:sz w:val="22"/>
              <w:lang w:val="en-US"/>
            </w:rPr>
          </w:pPr>
          <w:hyperlink w:anchor="_Toc448130796" w:history="1">
            <w:r w:rsidR="00BB3B58" w:rsidRPr="00910061">
              <w:rPr>
                <w:rStyle w:val="Hyperlink"/>
                <w:noProof/>
              </w:rPr>
              <w:t>May 28 / Paoni 3: Consecration of St. George’s Church</w:t>
            </w:r>
            <w:r w:rsidR="00BB3B58">
              <w:rPr>
                <w:noProof/>
                <w:webHidden/>
              </w:rPr>
              <w:tab/>
            </w:r>
            <w:r w:rsidR="00BB3B58">
              <w:rPr>
                <w:noProof/>
                <w:webHidden/>
              </w:rPr>
              <w:fldChar w:fldCharType="begin"/>
            </w:r>
            <w:r w:rsidR="00BB3B58">
              <w:rPr>
                <w:noProof/>
                <w:webHidden/>
              </w:rPr>
              <w:instrText xml:space="preserve"> PAGEREF _Toc448130796 \h </w:instrText>
            </w:r>
            <w:r w:rsidR="00BB3B58">
              <w:rPr>
                <w:noProof/>
                <w:webHidden/>
              </w:rPr>
            </w:r>
            <w:r w:rsidR="00BB3B58">
              <w:rPr>
                <w:noProof/>
                <w:webHidden/>
              </w:rPr>
              <w:fldChar w:fldCharType="separate"/>
            </w:r>
            <w:r w:rsidR="00E315A4">
              <w:rPr>
                <w:noProof/>
                <w:webHidden/>
              </w:rPr>
              <w:t>812</w:t>
            </w:r>
            <w:r w:rsidR="00BB3B58">
              <w:rPr>
                <w:noProof/>
                <w:webHidden/>
              </w:rPr>
              <w:fldChar w:fldCharType="end"/>
            </w:r>
          </w:hyperlink>
        </w:p>
        <w:p w14:paraId="5D4D2005" w14:textId="3D9B0B15" w:rsidR="00BB3B58" w:rsidRDefault="00F017CA">
          <w:pPr>
            <w:pStyle w:val="TOC3"/>
            <w:tabs>
              <w:tab w:val="right" w:leader="dot" w:pos="8846"/>
            </w:tabs>
            <w:rPr>
              <w:rFonts w:asciiTheme="minorHAnsi" w:eastAsiaTheme="minorEastAsia" w:hAnsiTheme="minorHAnsi"/>
              <w:noProof/>
              <w:sz w:val="22"/>
              <w:lang w:val="en-US"/>
            </w:rPr>
          </w:pPr>
          <w:hyperlink w:anchor="_Toc448130797" w:history="1">
            <w:r w:rsidR="00BB3B58" w:rsidRPr="00910061">
              <w:rPr>
                <w:rStyle w:val="Hyperlink"/>
                <w:noProof/>
              </w:rPr>
              <w:t>May 28 / Paoni 3: Also St. Abraam of Fayyoum</w:t>
            </w:r>
            <w:r w:rsidR="00BB3B58">
              <w:rPr>
                <w:noProof/>
                <w:webHidden/>
              </w:rPr>
              <w:tab/>
            </w:r>
            <w:r w:rsidR="00BB3B58">
              <w:rPr>
                <w:noProof/>
                <w:webHidden/>
              </w:rPr>
              <w:fldChar w:fldCharType="begin"/>
            </w:r>
            <w:r w:rsidR="00BB3B58">
              <w:rPr>
                <w:noProof/>
                <w:webHidden/>
              </w:rPr>
              <w:instrText xml:space="preserve"> PAGEREF _Toc448130797 \h </w:instrText>
            </w:r>
            <w:r w:rsidR="00BB3B58">
              <w:rPr>
                <w:noProof/>
                <w:webHidden/>
              </w:rPr>
            </w:r>
            <w:r w:rsidR="00BB3B58">
              <w:rPr>
                <w:noProof/>
                <w:webHidden/>
              </w:rPr>
              <w:fldChar w:fldCharType="separate"/>
            </w:r>
            <w:r w:rsidR="00E315A4">
              <w:rPr>
                <w:noProof/>
                <w:webHidden/>
              </w:rPr>
              <w:t>812</w:t>
            </w:r>
            <w:r w:rsidR="00BB3B58">
              <w:rPr>
                <w:noProof/>
                <w:webHidden/>
              </w:rPr>
              <w:fldChar w:fldCharType="end"/>
            </w:r>
          </w:hyperlink>
        </w:p>
        <w:p w14:paraId="72D24E2F" w14:textId="597DE075" w:rsidR="00BB3B58" w:rsidRDefault="00F017CA">
          <w:pPr>
            <w:pStyle w:val="TOC3"/>
            <w:tabs>
              <w:tab w:val="right" w:leader="dot" w:pos="8846"/>
            </w:tabs>
            <w:rPr>
              <w:rFonts w:asciiTheme="minorHAnsi" w:eastAsiaTheme="minorEastAsia" w:hAnsiTheme="minorHAnsi"/>
              <w:noProof/>
              <w:sz w:val="22"/>
              <w:lang w:val="en-US"/>
            </w:rPr>
          </w:pPr>
          <w:hyperlink w:anchor="_Toc448130798" w:history="1">
            <w:r w:rsidR="00BB3B58" w:rsidRPr="00910061">
              <w:rPr>
                <w:rStyle w:val="Hyperlink"/>
                <w:noProof/>
              </w:rPr>
              <w:t>May 30 / Paoni 5: Consecration of the Church of St. Victor</w:t>
            </w:r>
            <w:r w:rsidR="00BB3B58">
              <w:rPr>
                <w:noProof/>
                <w:webHidden/>
              </w:rPr>
              <w:tab/>
            </w:r>
            <w:r w:rsidR="00BB3B58">
              <w:rPr>
                <w:noProof/>
                <w:webHidden/>
              </w:rPr>
              <w:fldChar w:fldCharType="begin"/>
            </w:r>
            <w:r w:rsidR="00BB3B58">
              <w:rPr>
                <w:noProof/>
                <w:webHidden/>
              </w:rPr>
              <w:instrText xml:space="preserve"> PAGEREF _Toc448130798 \h </w:instrText>
            </w:r>
            <w:r w:rsidR="00BB3B58">
              <w:rPr>
                <w:noProof/>
                <w:webHidden/>
              </w:rPr>
            </w:r>
            <w:r w:rsidR="00BB3B58">
              <w:rPr>
                <w:noProof/>
                <w:webHidden/>
              </w:rPr>
              <w:fldChar w:fldCharType="separate"/>
            </w:r>
            <w:r w:rsidR="00E315A4">
              <w:rPr>
                <w:noProof/>
                <w:webHidden/>
              </w:rPr>
              <w:t>814</w:t>
            </w:r>
            <w:r w:rsidR="00BB3B58">
              <w:rPr>
                <w:noProof/>
                <w:webHidden/>
              </w:rPr>
              <w:fldChar w:fldCharType="end"/>
            </w:r>
          </w:hyperlink>
        </w:p>
        <w:p w14:paraId="69157D6B" w14:textId="5464E020" w:rsidR="009E261C" w:rsidRDefault="009E261C" w:rsidP="009E261C">
          <w:r>
            <w:rPr>
              <w:b/>
              <w:bCs/>
              <w:noProof/>
            </w:rPr>
            <w:fldChar w:fldCharType="end"/>
          </w:r>
        </w:p>
      </w:sdtContent>
    </w:sdt>
    <w:p w14:paraId="1AC07996" w14:textId="77777777" w:rsidR="00137929" w:rsidRDefault="00137929" w:rsidP="00137929">
      <w:pPr>
        <w:pStyle w:val="Heading3"/>
      </w:pPr>
      <w:bookmarkStart w:id="1514" w:name="_Ref436250616"/>
      <w:bookmarkStart w:id="1515" w:name="_Toc448130778"/>
      <w:r>
        <w:lastRenderedPageBreak/>
        <w:t>May 1 / Pashons 6: St. Macarius of Alexandria, the Presbyter</w:t>
      </w:r>
      <w:bookmarkEnd w:id="1510"/>
      <w:bookmarkEnd w:id="1514"/>
      <w:bookmarkEnd w:id="1515"/>
    </w:p>
    <w:p w14:paraId="65054283" w14:textId="77777777" w:rsidR="00137929" w:rsidRDefault="00137929" w:rsidP="00137929">
      <w:pPr>
        <w:pStyle w:val="Heading4"/>
      </w:pPr>
      <w:bookmarkStart w:id="1516" w:name="_Ref434490596"/>
      <w:r>
        <w:t>The Doxology</w:t>
      </w:r>
      <w:r w:rsidR="00B46E6E">
        <w:t xml:space="preserve"> for St. Macarius of Alexandria, the Presbyter</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17" w:name="_Ref434560539"/>
      <w:bookmarkStart w:id="1518" w:name="_Toc448130779"/>
      <w:r>
        <w:t>May 2 / Pashons 7: St. Athanasius the Apostolic</w:t>
      </w:r>
      <w:bookmarkEnd w:id="1517"/>
      <w:bookmarkEnd w:id="1518"/>
    </w:p>
    <w:p w14:paraId="5C918841" w14:textId="77777777" w:rsidR="00EE657B" w:rsidRDefault="00EE657B" w:rsidP="00EE657B">
      <w:pPr>
        <w:pStyle w:val="Heading4"/>
      </w:pPr>
      <w:bookmarkStart w:id="1519" w:name="_Ref434492183"/>
      <w:r>
        <w:t>The Doxology</w:t>
      </w:r>
      <w:r w:rsidR="00B82753">
        <w:t xml:space="preserve"> for St. Athanasius the Apostolic</w:t>
      </w:r>
      <w:bookmarkEnd w:id="1519"/>
    </w:p>
    <w:p w14:paraId="56250E5D" w14:textId="3ADCD25C"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315A4">
        <w:t>The Doxology of St. Athanasius the Apostolic</w:t>
      </w:r>
      <w:r>
        <w:fldChar w:fldCharType="end"/>
      </w:r>
      <w:r>
        <w:t xml:space="preserve">, page </w:t>
      </w:r>
      <w:r>
        <w:fldChar w:fldCharType="begin"/>
      </w:r>
      <w:r>
        <w:instrText xml:space="preserve"> PAGEREF _Ref434492161 \h </w:instrText>
      </w:r>
      <w:r>
        <w:fldChar w:fldCharType="separate"/>
      </w:r>
      <w:r w:rsidR="00E315A4">
        <w:rPr>
          <w:noProof/>
        </w:rPr>
        <w:t>574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20" w:name="_Ref434492196"/>
      <w:r>
        <w:lastRenderedPageBreak/>
        <w:t>Another</w:t>
      </w:r>
      <w:r w:rsidR="0047441D">
        <w:t xml:space="preserve"> Doxology</w:t>
      </w:r>
      <w:r>
        <w:t xml:space="preserve"> for St. Athanasius the Apostolic</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21" w:name="_Toc448130780"/>
      <w:r>
        <w:t>May 7 / Pashons 12: Commemoration of Archangel Michael</w:t>
      </w:r>
      <w:bookmarkEnd w:id="1521"/>
    </w:p>
    <w:p w14:paraId="0F7BBC47" w14:textId="4B655F52"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18F2AB5D" w14:textId="77777777" w:rsidR="00B53E05" w:rsidRDefault="00B53E05" w:rsidP="00B53E05">
      <w:pPr>
        <w:pStyle w:val="Heading3"/>
      </w:pPr>
      <w:bookmarkStart w:id="1522" w:name="_Toc448130781"/>
      <w:r>
        <w:t>May 7 / Pashons 12: Also the Consecration of the Church of St. Demiana</w:t>
      </w:r>
      <w:bookmarkEnd w:id="1522"/>
    </w:p>
    <w:p w14:paraId="30A4D1C6" w14:textId="1DFF44C1"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315A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315A4">
        <w:rPr>
          <w:noProof/>
        </w:rPr>
        <w:t>755</w:t>
      </w:r>
      <w:r w:rsidR="002409EF">
        <w:fldChar w:fldCharType="end"/>
      </w:r>
      <w:r>
        <w:t>.</w:t>
      </w:r>
    </w:p>
    <w:p w14:paraId="3E105B3E" w14:textId="77777777" w:rsidR="00220DFD" w:rsidRDefault="00220DFD" w:rsidP="00220DFD">
      <w:pPr>
        <w:pStyle w:val="Heading3"/>
      </w:pPr>
      <w:bookmarkStart w:id="1523" w:name="_Toc448130782"/>
      <w:r>
        <w:t>May 8 / Pashons 13 St. Junia of the Seventy Two Disciples</w:t>
      </w:r>
      <w:bookmarkEnd w:id="1523"/>
    </w:p>
    <w:p w14:paraId="148929D9" w14:textId="486F8CB4"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D1738E1" w14:textId="77777777" w:rsidR="00220DFD" w:rsidRDefault="00220DFD" w:rsidP="00220DFD">
      <w:pPr>
        <w:pStyle w:val="Heading3"/>
      </w:pPr>
      <w:bookmarkStart w:id="1524" w:name="_Toc448130783"/>
      <w:r>
        <w:t xml:space="preserve">May 8 / Pashons 13 Also St. </w:t>
      </w:r>
      <w:commentRangeStart w:id="1525"/>
      <w:r>
        <w:t>Arsenius</w:t>
      </w:r>
      <w:commentRangeEnd w:id="1525"/>
      <w:r>
        <w:rPr>
          <w:rStyle w:val="CommentReference"/>
          <w:rFonts w:eastAsiaTheme="minorHAnsi" w:cstheme="minorBidi"/>
          <w:b w:val="0"/>
          <w:bCs w:val="0"/>
        </w:rPr>
        <w:commentReference w:id="1525"/>
      </w:r>
      <w:bookmarkEnd w:id="1524"/>
    </w:p>
    <w:p w14:paraId="2EEE01C8" w14:textId="77777777" w:rsidR="00220DFD" w:rsidRDefault="00220DFD" w:rsidP="00220DFD">
      <w:pPr>
        <w:pStyle w:val="Heading4"/>
      </w:pPr>
      <w:bookmarkStart w:id="1526" w:name="_Ref434490892"/>
      <w:r>
        <w:t>The Doxology</w:t>
      </w:r>
      <w:r w:rsidR="00810F04">
        <w:t xml:space="preserve"> for St. Arsenius</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27" w:name="_Toc448130784"/>
      <w:r>
        <w:t>May 9 / Pashons 14: St. Pachomius</w:t>
      </w:r>
      <w:bookmarkEnd w:id="1527"/>
    </w:p>
    <w:p w14:paraId="1731E46B" w14:textId="77777777" w:rsidR="00C30529" w:rsidRDefault="00C30529" w:rsidP="00C30529">
      <w:pPr>
        <w:pStyle w:val="Heading4"/>
      </w:pPr>
      <w:bookmarkStart w:id="1528" w:name="_Ref434491150"/>
      <w:r>
        <w:t>The Doxology</w:t>
      </w:r>
      <w:r w:rsidR="00810F04">
        <w:t xml:space="preserve"> for St. Pachomius</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29" w:name="_Toc448130785"/>
      <w:r>
        <w:lastRenderedPageBreak/>
        <w:t>May 11 / Pashons 16: Commemoration of St. John the Evangelist</w:t>
      </w:r>
      <w:bookmarkEnd w:id="1529"/>
    </w:p>
    <w:p w14:paraId="2ADA71D1" w14:textId="69A9CF5A"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315A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315A4">
        <w:rPr>
          <w:noProof/>
        </w:rPr>
        <w:t>701</w:t>
      </w:r>
      <w:r w:rsidR="002409EF">
        <w:fldChar w:fldCharType="end"/>
      </w:r>
      <w:r>
        <w:t>.</w:t>
      </w:r>
    </w:p>
    <w:p w14:paraId="194D23B6" w14:textId="77777777" w:rsidR="005329C1" w:rsidRDefault="005329C1" w:rsidP="005329C1">
      <w:pPr>
        <w:pStyle w:val="Heading3"/>
      </w:pPr>
      <w:bookmarkStart w:id="1530" w:name="_Toc448130786"/>
      <w:r>
        <w:t>May 16 / Pashons 21: Commemoration of the Theotokos</w:t>
      </w:r>
      <w:bookmarkEnd w:id="1530"/>
    </w:p>
    <w:p w14:paraId="3F5FCD37" w14:textId="781731F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5950977D" w14:textId="77777777" w:rsidR="00160DE3" w:rsidRDefault="00160DE3" w:rsidP="00160DE3">
      <w:pPr>
        <w:pStyle w:val="Heading3"/>
      </w:pPr>
      <w:bookmarkStart w:id="1531" w:name="_Toc448130787"/>
      <w:r>
        <w:t xml:space="preserve">May 17 / Pashons 22: Departure of St. Andronicus the </w:t>
      </w:r>
      <w:r w:rsidR="00191A26">
        <w:t>Disciple</w:t>
      </w:r>
      <w:bookmarkEnd w:id="1531"/>
    </w:p>
    <w:p w14:paraId="03D06E74" w14:textId="6493377D"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E2A1C06" w14:textId="77777777" w:rsidR="00495F1A" w:rsidRDefault="00C30529" w:rsidP="00495F1A">
      <w:pPr>
        <w:pStyle w:val="Heading3"/>
      </w:pPr>
      <w:bookmarkStart w:id="1532" w:name="_Toc448130788"/>
      <w:r>
        <w:t xml:space="preserve">May 19 / Pashons 24: </w:t>
      </w:r>
      <w:r w:rsidR="00495F1A">
        <w:t>The Entrance into Egypt</w:t>
      </w:r>
      <w:bookmarkEnd w:id="1513"/>
      <w:bookmarkEnd w:id="1512"/>
      <w:bookmarkEnd w:id="1511"/>
      <w:bookmarkEnd w:id="1532"/>
    </w:p>
    <w:p w14:paraId="608201BF" w14:textId="77777777" w:rsidR="00C30529" w:rsidRDefault="00C30529" w:rsidP="00C30529">
      <w:pPr>
        <w:pStyle w:val="Heading4"/>
      </w:pPr>
      <w:bookmarkStart w:id="1533" w:name="_Ref434477906"/>
      <w:r>
        <w:t>The Doxology</w:t>
      </w:r>
      <w:r w:rsidR="00E21EA3">
        <w:t xml:space="preserve"> for the Entrance into Egypt</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34" w:name="_Ref434476089"/>
      <w:r>
        <w:t>The Psali Adam</w:t>
      </w:r>
      <w:r w:rsidR="006C1B94">
        <w:t xml:space="preserve"> for the Entrance into Egypt</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35" w:name="_Ref434476112"/>
      <w:r>
        <w:t>The Psali Batos</w:t>
      </w:r>
      <w:r w:rsidR="006C1B94">
        <w:t xml:space="preserve"> for the Entrance into Egypt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36"/>
            <w:r>
              <w:t>approached</w:t>
            </w:r>
            <w:commentRangeEnd w:id="1536"/>
            <w:r>
              <w:rPr>
                <w:rStyle w:val="CommentReference"/>
              </w:rPr>
              <w:commentReference w:id="153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37"/>
            <w:r>
              <w:t xml:space="preserve">Ⲫⲱⲕ </w:t>
            </w:r>
            <w:commentRangeEnd w:id="1537"/>
            <w:r>
              <w:rPr>
                <w:rStyle w:val="CommentReference"/>
                <w:rFonts w:ascii="Times New Roman" w:hAnsi="Times New Roman"/>
              </w:rPr>
              <w:commentReference w:id="153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38" w:name="_Toc448130789"/>
      <w:r>
        <w:lastRenderedPageBreak/>
        <w:t>May 19 / Pashons 24: Also, St. Pashnouni, the Monk and Martyr</w:t>
      </w:r>
      <w:bookmarkEnd w:id="1538"/>
    </w:p>
    <w:p w14:paraId="408F0E44" w14:textId="77777777" w:rsidR="00A055D8" w:rsidRDefault="00A055D8" w:rsidP="00A055D8">
      <w:pPr>
        <w:pStyle w:val="Heading4"/>
      </w:pPr>
      <w:bookmarkStart w:id="1539" w:name="_Ref434491429"/>
      <w:r>
        <w:t>The Doxology</w:t>
      </w:r>
      <w:r w:rsidR="00810F04">
        <w:t xml:space="preserve"> for St. Pashnouni</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40" w:name="_Toc448130790"/>
      <w:r>
        <w:t xml:space="preserve">May 21 / Pashons 26: </w:t>
      </w:r>
      <w:r w:rsidR="00072324">
        <w:t>Martyrdom of St. Thomas the Apostle</w:t>
      </w:r>
      <w:bookmarkEnd w:id="1540"/>
    </w:p>
    <w:p w14:paraId="574A2F34" w14:textId="371F6A41"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5401C91D" w14:textId="77777777" w:rsidR="007A6E4F" w:rsidRDefault="007A6E4F" w:rsidP="00160DE3">
      <w:pPr>
        <w:pStyle w:val="Heading3"/>
      </w:pPr>
      <w:bookmarkStart w:id="1541" w:name="_Toc448130791"/>
      <w:r>
        <w:t>May 22 / Pashons 27: St. Thomas the Anchorite</w:t>
      </w:r>
      <w:bookmarkEnd w:id="1541"/>
    </w:p>
    <w:p w14:paraId="638D349A" w14:textId="77777777" w:rsidR="007A6E4F" w:rsidRDefault="007A6E4F" w:rsidP="007A6E4F">
      <w:pPr>
        <w:pStyle w:val="Heading4"/>
      </w:pPr>
      <w:bookmarkStart w:id="1542" w:name="_Ref434490403"/>
      <w:r>
        <w:t>The Doxology</w:t>
      </w:r>
      <w:r w:rsidR="00B46E6E">
        <w:t xml:space="preserve"> for St. Thomas the Anchorite</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43"/>
            <w:r>
              <w:t>Like amber</w:t>
            </w:r>
          </w:p>
          <w:p w14:paraId="2CE5E879" w14:textId="77777777" w:rsidR="007A6E4F" w:rsidRDefault="007A6E4F" w:rsidP="007A6E4F">
            <w:pPr>
              <w:pStyle w:val="EngHangEnd"/>
            </w:pPr>
            <w:r>
              <w:t>Spreading in paradise.</w:t>
            </w:r>
            <w:commentRangeEnd w:id="1543"/>
            <w:r>
              <w:rPr>
                <w:rStyle w:val="CommentReference"/>
                <w:rFonts w:ascii="Times New Roman" w:eastAsiaTheme="minorHAnsi" w:hAnsi="Times New Roman" w:cstheme="minorBidi"/>
                <w:color w:val="auto"/>
              </w:rPr>
              <w:commentReference w:id="154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44" w:name="_Toc448130792"/>
      <w:r>
        <w:t>May 24 (25) / Pashons 29: Commemoration of the Annunciation, Nativity, and Resurrection on the 29</w:t>
      </w:r>
      <w:r w:rsidRPr="00C0205C">
        <w:rPr>
          <w:vertAlign w:val="superscript"/>
        </w:rPr>
        <w:t>th</w:t>
      </w:r>
      <w:r>
        <w:t xml:space="preserve"> of Every Month</w:t>
      </w:r>
      <w:bookmarkEnd w:id="1544"/>
    </w:p>
    <w:p w14:paraId="328345A0" w14:textId="0921C106" w:rsid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035949E7" w14:textId="702B32CB" w:rsidR="00D552F6" w:rsidRDefault="00D552F6" w:rsidP="00D552F6">
      <w:pPr>
        <w:pStyle w:val="Heading3"/>
      </w:pPr>
      <w:bookmarkStart w:id="1545" w:name="_Toc448130793"/>
      <w:r>
        <w:lastRenderedPageBreak/>
        <w:t xml:space="preserve">May 24 (25) / Pashons 29: Also St. </w:t>
      </w:r>
      <w:r w:rsidR="00F525F0">
        <w:t>Simeon</w:t>
      </w:r>
      <w:r>
        <w:t xml:space="preserve"> the Stylite</w:t>
      </w:r>
      <w:bookmarkEnd w:id="1545"/>
    </w:p>
    <w:p w14:paraId="6BC6625E" w14:textId="07CBC558" w:rsidR="00F525F0" w:rsidRPr="00F525F0" w:rsidRDefault="00F525F0" w:rsidP="00F525F0">
      <w:pPr>
        <w:pStyle w:val="Heading4"/>
      </w:pPr>
      <w:bookmarkStart w:id="1546" w:name="_Ref439328220"/>
      <w:r>
        <w:t>The Doxology for St. Simeon the Stylite</w:t>
      </w:r>
      <w:r w:rsidR="00BD2B3F">
        <w:rPr>
          <w:rStyle w:val="FootnoteReference"/>
        </w:rPr>
        <w:footnoteReference w:id="887"/>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47" w:name="_Toc448130794"/>
      <w:r>
        <w:t>May 25 / Pashons 30: Departure of St. Fournous the Disciple</w:t>
      </w:r>
      <w:bookmarkEnd w:id="1547"/>
    </w:p>
    <w:p w14:paraId="78E47792" w14:textId="3318AE54"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FCC02EA" w14:textId="77777777" w:rsidR="00F26510" w:rsidRDefault="00F26510" w:rsidP="00F26510">
      <w:pPr>
        <w:pStyle w:val="Heading3"/>
      </w:pPr>
      <w:bookmarkStart w:id="1548" w:name="_Toc448130795"/>
      <w:r>
        <w:t>May 27 / Paoni 2: St. Commemoration of the Appearance of the Bodies of St. John the Baptist and Elisha the Prophet</w:t>
      </w:r>
      <w:bookmarkEnd w:id="1548"/>
    </w:p>
    <w:p w14:paraId="0098B3FD" w14:textId="23E504DD" w:rsidR="00191A26" w:rsidRDefault="00191A26" w:rsidP="00191A26">
      <w:pPr>
        <w:pStyle w:val="Rubric"/>
      </w:pPr>
      <w:r>
        <w:t xml:space="preserve">See </w:t>
      </w:r>
      <w:r>
        <w:fldChar w:fldCharType="begin"/>
      </w:r>
      <w:r>
        <w:instrText xml:space="preserve"> REF _Ref434488524 \h </w:instrText>
      </w:r>
      <w:r>
        <w:fldChar w:fldCharType="separate"/>
      </w:r>
      <w:r w:rsidR="00E315A4">
        <w:t>The Doxology of St. John the Baptist</w:t>
      </w:r>
      <w:r>
        <w:fldChar w:fldCharType="end"/>
      </w:r>
      <w:r>
        <w:t xml:space="preserve"> on pages </w:t>
      </w:r>
      <w:r>
        <w:fldChar w:fldCharType="begin"/>
      </w:r>
      <w:r>
        <w:instrText xml:space="preserve"> PAGEREF _Ref434488524 \h </w:instrText>
      </w:r>
      <w:r>
        <w:fldChar w:fldCharType="separate"/>
      </w:r>
      <w:r w:rsidR="00E315A4">
        <w:rPr>
          <w:noProof/>
        </w:rPr>
        <w:t>557</w:t>
      </w:r>
      <w:r>
        <w:fldChar w:fldCharType="end"/>
      </w:r>
      <w:r>
        <w:t xml:space="preserve"> and </w:t>
      </w:r>
      <w:r>
        <w:fldChar w:fldCharType="begin"/>
      </w:r>
      <w:r>
        <w:instrText xml:space="preserve"> PAGEREF _Ref434488546 \h </w:instrText>
      </w:r>
      <w:r>
        <w:fldChar w:fldCharType="separate"/>
      </w:r>
      <w:r w:rsidR="00E315A4">
        <w:rPr>
          <w:noProof/>
        </w:rPr>
        <w:t>558</w:t>
      </w:r>
      <w:r>
        <w:fldChar w:fldCharType="end"/>
      </w:r>
      <w:r>
        <w:t>.</w:t>
      </w:r>
    </w:p>
    <w:p w14:paraId="7D3D9074" w14:textId="77777777" w:rsidR="00601ED3" w:rsidRDefault="00601ED3" w:rsidP="00601ED3">
      <w:pPr>
        <w:pStyle w:val="Heading3"/>
      </w:pPr>
      <w:bookmarkStart w:id="1549" w:name="_Toc448130796"/>
      <w:r>
        <w:t>May 28 / Paoni 3: Consecration of St. George’s Church</w:t>
      </w:r>
      <w:bookmarkEnd w:id="1549"/>
    </w:p>
    <w:p w14:paraId="3DDB9E0A" w14:textId="4DAC9E0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315A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315A4">
        <w:rPr>
          <w:noProof/>
        </w:rPr>
        <w:t>788</w:t>
      </w:r>
      <w:r w:rsidR="002409EF">
        <w:fldChar w:fldCharType="end"/>
      </w:r>
      <w:r>
        <w:t>.</w:t>
      </w:r>
    </w:p>
    <w:p w14:paraId="2D4ABA3A" w14:textId="77777777" w:rsidR="00C30529" w:rsidRDefault="00C30529" w:rsidP="00C30529">
      <w:pPr>
        <w:pStyle w:val="Heading3"/>
      </w:pPr>
      <w:bookmarkStart w:id="1550" w:name="_Toc448130797"/>
      <w:r>
        <w:t xml:space="preserve">May 28 / Paoni 3: </w:t>
      </w:r>
      <w:r w:rsidR="00601ED3">
        <w:t xml:space="preserve">Also </w:t>
      </w:r>
      <w:r>
        <w:t>St. Abraam of Fayyoum</w:t>
      </w:r>
      <w:bookmarkEnd w:id="1550"/>
    </w:p>
    <w:p w14:paraId="26D71FAF" w14:textId="77777777" w:rsidR="00C30529" w:rsidRDefault="00C30529" w:rsidP="00C30529">
      <w:pPr>
        <w:pStyle w:val="Heading4"/>
      </w:pPr>
      <w:bookmarkStart w:id="1551" w:name="_Ref434492469"/>
      <w:r>
        <w:t>The Doxology</w:t>
      </w:r>
      <w:r w:rsidR="00B82753">
        <w:t xml:space="preserve"> for St. Abraam of Fayyoum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55" w:name="_Toc448130798"/>
      <w:r>
        <w:t>May 30 / Paoni 5: Consecration of the Church of St. Victor</w:t>
      </w:r>
      <w:bookmarkEnd w:id="1555"/>
    </w:p>
    <w:p w14:paraId="311B6702" w14:textId="27E9A811"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315A4">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315A4">
        <w:rPr>
          <w:noProof/>
        </w:rPr>
        <w:t>656</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56" w:name="_Toc410196217"/>
      <w:bookmarkStart w:id="1557" w:name="_Toc410196459"/>
      <w:bookmarkStart w:id="1558" w:name="_Toc410196961"/>
      <w:bookmarkStart w:id="1559" w:name="_Toc448130637"/>
      <w:bookmarkStart w:id="1560" w:name="June"/>
      <w:bookmarkEnd w:id="1509"/>
      <w:r>
        <w:lastRenderedPageBreak/>
        <w:t>June</w:t>
      </w:r>
      <w:bookmarkEnd w:id="1556"/>
      <w:bookmarkEnd w:id="1557"/>
      <w:bookmarkEnd w:id="1558"/>
      <w:r w:rsidR="00C30529">
        <w:t xml:space="preserve"> or </w:t>
      </w:r>
      <w:r w:rsidR="00C30529">
        <w:rPr>
          <w:rFonts w:ascii="FreeSerifAvvaShenouda" w:hAnsi="FreeSerifAvvaShenouda" w:cs="FreeSerifAvvaShenouda"/>
        </w:rPr>
        <w:t>Ⲡⲁⲱⲛⲉ</w:t>
      </w:r>
      <w:bookmarkEnd w:id="1559"/>
    </w:p>
    <w:sdt>
      <w:sdtPr>
        <w:id w:val="-1182355935"/>
        <w:docPartObj>
          <w:docPartGallery w:val="Table of Contents"/>
          <w:docPartUnique/>
        </w:docPartObj>
      </w:sdtPr>
      <w:sdtEndPr>
        <w:rPr>
          <w:b/>
          <w:bCs/>
          <w:noProof/>
        </w:rPr>
      </w:sdtEndPr>
      <w:sdtContent>
        <w:p w14:paraId="60B2D35E" w14:textId="6801643A"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130799" w:history="1">
            <w:r w:rsidR="00BB3B58" w:rsidRPr="00FE45C0">
              <w:rPr>
                <w:rStyle w:val="Hyperlink"/>
                <w:noProof/>
              </w:rPr>
              <w:t>The Apostles' Fast</w:t>
            </w:r>
            <w:r w:rsidR="00BB3B58">
              <w:rPr>
                <w:noProof/>
                <w:webHidden/>
              </w:rPr>
              <w:tab/>
            </w:r>
            <w:r w:rsidR="00BB3B58">
              <w:rPr>
                <w:noProof/>
                <w:webHidden/>
              </w:rPr>
              <w:fldChar w:fldCharType="begin"/>
            </w:r>
            <w:r w:rsidR="00BB3B58">
              <w:rPr>
                <w:noProof/>
                <w:webHidden/>
              </w:rPr>
              <w:instrText xml:space="preserve"> PAGEREF _Toc448130799 \h </w:instrText>
            </w:r>
            <w:r w:rsidR="00BB3B58">
              <w:rPr>
                <w:noProof/>
                <w:webHidden/>
              </w:rPr>
            </w:r>
            <w:r w:rsidR="00BB3B58">
              <w:rPr>
                <w:noProof/>
                <w:webHidden/>
              </w:rPr>
              <w:fldChar w:fldCharType="separate"/>
            </w:r>
            <w:r w:rsidR="00E315A4">
              <w:rPr>
                <w:noProof/>
                <w:webHidden/>
              </w:rPr>
              <w:t>816</w:t>
            </w:r>
            <w:r w:rsidR="00BB3B58">
              <w:rPr>
                <w:noProof/>
                <w:webHidden/>
              </w:rPr>
              <w:fldChar w:fldCharType="end"/>
            </w:r>
          </w:hyperlink>
        </w:p>
        <w:p w14:paraId="47639BEF" w14:textId="73ABFCCF" w:rsidR="00BB3B58" w:rsidRDefault="00F017CA">
          <w:pPr>
            <w:pStyle w:val="TOC3"/>
            <w:tabs>
              <w:tab w:val="right" w:leader="dot" w:pos="8846"/>
            </w:tabs>
            <w:rPr>
              <w:rFonts w:asciiTheme="minorHAnsi" w:eastAsiaTheme="minorEastAsia" w:hAnsiTheme="minorHAnsi"/>
              <w:noProof/>
              <w:sz w:val="22"/>
              <w:lang w:val="en-US"/>
            </w:rPr>
          </w:pPr>
          <w:hyperlink w:anchor="_Toc448130800" w:history="1">
            <w:r w:rsidR="00BB3B58" w:rsidRPr="00FE45C0">
              <w:rPr>
                <w:rStyle w:val="Hyperlink"/>
                <w:noProof/>
              </w:rPr>
              <w:t>June 6 / Paoni 12: Commemoration of Archangel Michael</w:t>
            </w:r>
            <w:r w:rsidR="00BB3B58">
              <w:rPr>
                <w:noProof/>
                <w:webHidden/>
              </w:rPr>
              <w:tab/>
            </w:r>
            <w:r w:rsidR="00BB3B58">
              <w:rPr>
                <w:noProof/>
                <w:webHidden/>
              </w:rPr>
              <w:fldChar w:fldCharType="begin"/>
            </w:r>
            <w:r w:rsidR="00BB3B58">
              <w:rPr>
                <w:noProof/>
                <w:webHidden/>
              </w:rPr>
              <w:instrText xml:space="preserve"> PAGEREF _Toc448130800 \h </w:instrText>
            </w:r>
            <w:r w:rsidR="00BB3B58">
              <w:rPr>
                <w:noProof/>
                <w:webHidden/>
              </w:rPr>
            </w:r>
            <w:r w:rsidR="00BB3B58">
              <w:rPr>
                <w:noProof/>
                <w:webHidden/>
              </w:rPr>
              <w:fldChar w:fldCharType="separate"/>
            </w:r>
            <w:r w:rsidR="00E315A4">
              <w:rPr>
                <w:noProof/>
                <w:webHidden/>
              </w:rPr>
              <w:t>823</w:t>
            </w:r>
            <w:r w:rsidR="00BB3B58">
              <w:rPr>
                <w:noProof/>
                <w:webHidden/>
              </w:rPr>
              <w:fldChar w:fldCharType="end"/>
            </w:r>
          </w:hyperlink>
        </w:p>
        <w:p w14:paraId="5361F10C" w14:textId="50FB7907" w:rsidR="00BB3B58" w:rsidRDefault="00F017CA">
          <w:pPr>
            <w:pStyle w:val="TOC3"/>
            <w:tabs>
              <w:tab w:val="right" w:leader="dot" w:pos="8846"/>
            </w:tabs>
            <w:rPr>
              <w:rFonts w:asciiTheme="minorHAnsi" w:eastAsiaTheme="minorEastAsia" w:hAnsiTheme="minorHAnsi"/>
              <w:noProof/>
              <w:sz w:val="22"/>
              <w:lang w:val="en-US"/>
            </w:rPr>
          </w:pPr>
          <w:hyperlink w:anchor="_Toc448130801" w:history="1">
            <w:r w:rsidR="00BB3B58" w:rsidRPr="00FE45C0">
              <w:rPr>
                <w:rStyle w:val="Hyperlink"/>
                <w:noProof/>
              </w:rPr>
              <w:t>June 7 / Paoni 13: Archangel Gabriel, the Evangelist of Daniel</w:t>
            </w:r>
            <w:r w:rsidR="00BB3B58">
              <w:rPr>
                <w:noProof/>
                <w:webHidden/>
              </w:rPr>
              <w:tab/>
            </w:r>
            <w:r w:rsidR="00BB3B58">
              <w:rPr>
                <w:noProof/>
                <w:webHidden/>
              </w:rPr>
              <w:fldChar w:fldCharType="begin"/>
            </w:r>
            <w:r w:rsidR="00BB3B58">
              <w:rPr>
                <w:noProof/>
                <w:webHidden/>
              </w:rPr>
              <w:instrText xml:space="preserve"> PAGEREF _Toc448130801 \h </w:instrText>
            </w:r>
            <w:r w:rsidR="00BB3B58">
              <w:rPr>
                <w:noProof/>
                <w:webHidden/>
              </w:rPr>
            </w:r>
            <w:r w:rsidR="00BB3B58">
              <w:rPr>
                <w:noProof/>
                <w:webHidden/>
              </w:rPr>
              <w:fldChar w:fldCharType="separate"/>
            </w:r>
            <w:r w:rsidR="00E315A4">
              <w:rPr>
                <w:noProof/>
                <w:webHidden/>
              </w:rPr>
              <w:t>823</w:t>
            </w:r>
            <w:r w:rsidR="00BB3B58">
              <w:rPr>
                <w:noProof/>
                <w:webHidden/>
              </w:rPr>
              <w:fldChar w:fldCharType="end"/>
            </w:r>
          </w:hyperlink>
        </w:p>
        <w:p w14:paraId="6F692F4D" w14:textId="052FA379" w:rsidR="00BB3B58" w:rsidRDefault="00F017CA">
          <w:pPr>
            <w:pStyle w:val="TOC3"/>
            <w:tabs>
              <w:tab w:val="right" w:leader="dot" w:pos="8846"/>
            </w:tabs>
            <w:rPr>
              <w:rFonts w:asciiTheme="minorHAnsi" w:eastAsiaTheme="minorEastAsia" w:hAnsiTheme="minorHAnsi"/>
              <w:noProof/>
              <w:sz w:val="22"/>
              <w:lang w:val="en-US"/>
            </w:rPr>
          </w:pPr>
          <w:hyperlink w:anchor="_Toc448130802" w:history="1">
            <w:r w:rsidR="00BB3B58" w:rsidRPr="00FE45C0">
              <w:rPr>
                <w:rStyle w:val="Hyperlink"/>
                <w:noProof/>
              </w:rPr>
              <w:t>June 8 / Paoni 14: Sts. Apakir and John</w:t>
            </w:r>
            <w:r w:rsidR="00BB3B58">
              <w:rPr>
                <w:noProof/>
                <w:webHidden/>
              </w:rPr>
              <w:tab/>
            </w:r>
            <w:r w:rsidR="00BB3B58">
              <w:rPr>
                <w:noProof/>
                <w:webHidden/>
              </w:rPr>
              <w:fldChar w:fldCharType="begin"/>
            </w:r>
            <w:r w:rsidR="00BB3B58">
              <w:rPr>
                <w:noProof/>
                <w:webHidden/>
              </w:rPr>
              <w:instrText xml:space="preserve"> PAGEREF _Toc448130802 \h </w:instrText>
            </w:r>
            <w:r w:rsidR="00BB3B58">
              <w:rPr>
                <w:noProof/>
                <w:webHidden/>
              </w:rPr>
            </w:r>
            <w:r w:rsidR="00BB3B58">
              <w:rPr>
                <w:noProof/>
                <w:webHidden/>
              </w:rPr>
              <w:fldChar w:fldCharType="separate"/>
            </w:r>
            <w:r w:rsidR="00E315A4">
              <w:rPr>
                <w:noProof/>
                <w:webHidden/>
              </w:rPr>
              <w:t>824</w:t>
            </w:r>
            <w:r w:rsidR="00BB3B58">
              <w:rPr>
                <w:noProof/>
                <w:webHidden/>
              </w:rPr>
              <w:fldChar w:fldCharType="end"/>
            </w:r>
          </w:hyperlink>
        </w:p>
        <w:p w14:paraId="314883ED" w14:textId="65B51896" w:rsidR="00BB3B58" w:rsidRDefault="00F017CA">
          <w:pPr>
            <w:pStyle w:val="TOC3"/>
            <w:tabs>
              <w:tab w:val="right" w:leader="dot" w:pos="8846"/>
            </w:tabs>
            <w:rPr>
              <w:rFonts w:asciiTheme="minorHAnsi" w:eastAsiaTheme="minorEastAsia" w:hAnsiTheme="minorHAnsi"/>
              <w:noProof/>
              <w:sz w:val="22"/>
              <w:lang w:val="en-US"/>
            </w:rPr>
          </w:pPr>
          <w:hyperlink w:anchor="_Toc448130803" w:history="1">
            <w:r w:rsidR="00BB3B58" w:rsidRPr="00FE45C0">
              <w:rPr>
                <w:rStyle w:val="Hyperlink"/>
                <w:noProof/>
                <w:lang w:val="en-US"/>
              </w:rPr>
              <w:t>June 9 / Paoni 15: Handing over of St. Mark's Relics</w:t>
            </w:r>
            <w:r w:rsidR="00BB3B58">
              <w:rPr>
                <w:noProof/>
                <w:webHidden/>
              </w:rPr>
              <w:tab/>
            </w:r>
            <w:r w:rsidR="00BB3B58">
              <w:rPr>
                <w:noProof/>
                <w:webHidden/>
              </w:rPr>
              <w:fldChar w:fldCharType="begin"/>
            </w:r>
            <w:r w:rsidR="00BB3B58">
              <w:rPr>
                <w:noProof/>
                <w:webHidden/>
              </w:rPr>
              <w:instrText xml:space="preserve"> PAGEREF _Toc448130803 \h </w:instrText>
            </w:r>
            <w:r w:rsidR="00BB3B58">
              <w:rPr>
                <w:noProof/>
                <w:webHidden/>
              </w:rPr>
            </w:r>
            <w:r w:rsidR="00BB3B58">
              <w:rPr>
                <w:noProof/>
                <w:webHidden/>
              </w:rPr>
              <w:fldChar w:fldCharType="separate"/>
            </w:r>
            <w:r w:rsidR="00E315A4">
              <w:rPr>
                <w:noProof/>
                <w:webHidden/>
              </w:rPr>
              <w:t>825</w:t>
            </w:r>
            <w:r w:rsidR="00BB3B58">
              <w:rPr>
                <w:noProof/>
                <w:webHidden/>
              </w:rPr>
              <w:fldChar w:fldCharType="end"/>
            </w:r>
          </w:hyperlink>
        </w:p>
        <w:p w14:paraId="45F9E4C1" w14:textId="2E70E678" w:rsidR="00BB3B58" w:rsidRDefault="00F017CA">
          <w:pPr>
            <w:pStyle w:val="TOC3"/>
            <w:tabs>
              <w:tab w:val="right" w:leader="dot" w:pos="8846"/>
            </w:tabs>
            <w:rPr>
              <w:rFonts w:asciiTheme="minorHAnsi" w:eastAsiaTheme="minorEastAsia" w:hAnsiTheme="minorHAnsi"/>
              <w:noProof/>
              <w:sz w:val="22"/>
              <w:lang w:val="en-US"/>
            </w:rPr>
          </w:pPr>
          <w:hyperlink w:anchor="_Toc448130804" w:history="1">
            <w:r w:rsidR="00BB3B58" w:rsidRPr="00FE45C0">
              <w:rPr>
                <w:rStyle w:val="Hyperlink"/>
                <w:noProof/>
                <w:lang w:val="en-US"/>
              </w:rPr>
              <w:t>June 11 / Paoni 17: Return of St. Mark's Relics</w:t>
            </w:r>
            <w:r w:rsidR="00BB3B58">
              <w:rPr>
                <w:noProof/>
                <w:webHidden/>
              </w:rPr>
              <w:tab/>
            </w:r>
            <w:r w:rsidR="00BB3B58">
              <w:rPr>
                <w:noProof/>
                <w:webHidden/>
              </w:rPr>
              <w:fldChar w:fldCharType="begin"/>
            </w:r>
            <w:r w:rsidR="00BB3B58">
              <w:rPr>
                <w:noProof/>
                <w:webHidden/>
              </w:rPr>
              <w:instrText xml:space="preserve"> PAGEREF _Toc448130804 \h </w:instrText>
            </w:r>
            <w:r w:rsidR="00BB3B58">
              <w:rPr>
                <w:noProof/>
                <w:webHidden/>
              </w:rPr>
            </w:r>
            <w:r w:rsidR="00BB3B58">
              <w:rPr>
                <w:noProof/>
                <w:webHidden/>
              </w:rPr>
              <w:fldChar w:fldCharType="separate"/>
            </w:r>
            <w:r w:rsidR="00E315A4">
              <w:rPr>
                <w:noProof/>
                <w:webHidden/>
              </w:rPr>
              <w:t>825</w:t>
            </w:r>
            <w:r w:rsidR="00BB3B58">
              <w:rPr>
                <w:noProof/>
                <w:webHidden/>
              </w:rPr>
              <w:fldChar w:fldCharType="end"/>
            </w:r>
          </w:hyperlink>
        </w:p>
        <w:p w14:paraId="1EC988CC" w14:textId="737E29B3" w:rsidR="00BB3B58" w:rsidRDefault="00F017CA">
          <w:pPr>
            <w:pStyle w:val="TOC3"/>
            <w:tabs>
              <w:tab w:val="right" w:leader="dot" w:pos="8846"/>
            </w:tabs>
            <w:rPr>
              <w:rFonts w:asciiTheme="minorHAnsi" w:eastAsiaTheme="minorEastAsia" w:hAnsiTheme="minorHAnsi"/>
              <w:noProof/>
              <w:sz w:val="22"/>
              <w:lang w:val="en-US"/>
            </w:rPr>
          </w:pPr>
          <w:hyperlink w:anchor="_Toc448130805" w:history="1">
            <w:r w:rsidR="00BB3B58" w:rsidRPr="00FE45C0">
              <w:rPr>
                <w:rStyle w:val="Hyperlink"/>
                <w:noProof/>
                <w:lang w:val="en-US"/>
              </w:rPr>
              <w:t>June 13 / Paoni 19: Martyrdom of St. George of Zahim</w:t>
            </w:r>
            <w:r w:rsidR="00BB3B58">
              <w:rPr>
                <w:noProof/>
                <w:webHidden/>
              </w:rPr>
              <w:tab/>
            </w:r>
            <w:r w:rsidR="00BB3B58">
              <w:rPr>
                <w:noProof/>
                <w:webHidden/>
              </w:rPr>
              <w:fldChar w:fldCharType="begin"/>
            </w:r>
            <w:r w:rsidR="00BB3B58">
              <w:rPr>
                <w:noProof/>
                <w:webHidden/>
              </w:rPr>
              <w:instrText xml:space="preserve"> PAGEREF _Toc448130805 \h </w:instrText>
            </w:r>
            <w:r w:rsidR="00BB3B58">
              <w:rPr>
                <w:noProof/>
                <w:webHidden/>
              </w:rPr>
            </w:r>
            <w:r w:rsidR="00BB3B58">
              <w:rPr>
                <w:noProof/>
                <w:webHidden/>
              </w:rPr>
              <w:fldChar w:fldCharType="separate"/>
            </w:r>
            <w:r w:rsidR="00E315A4">
              <w:rPr>
                <w:noProof/>
                <w:webHidden/>
              </w:rPr>
              <w:t>826</w:t>
            </w:r>
            <w:r w:rsidR="00BB3B58">
              <w:rPr>
                <w:noProof/>
                <w:webHidden/>
              </w:rPr>
              <w:fldChar w:fldCharType="end"/>
            </w:r>
          </w:hyperlink>
        </w:p>
        <w:p w14:paraId="3491B4EE" w14:textId="4AB406DF" w:rsidR="00BB3B58" w:rsidRDefault="00F017CA">
          <w:pPr>
            <w:pStyle w:val="TOC3"/>
            <w:tabs>
              <w:tab w:val="right" w:leader="dot" w:pos="8846"/>
            </w:tabs>
            <w:rPr>
              <w:rFonts w:asciiTheme="minorHAnsi" w:eastAsiaTheme="minorEastAsia" w:hAnsiTheme="minorHAnsi"/>
              <w:noProof/>
              <w:sz w:val="22"/>
              <w:lang w:val="en-US"/>
            </w:rPr>
          </w:pPr>
          <w:hyperlink w:anchor="_Toc448130806" w:history="1">
            <w:r w:rsidR="00BB3B58" w:rsidRPr="00FE45C0">
              <w:rPr>
                <w:rStyle w:val="Hyperlink"/>
                <w:noProof/>
              </w:rPr>
              <w:t>June 15 / Paoni 21: Commemoration of the Theotokos</w:t>
            </w:r>
            <w:r w:rsidR="00BB3B58">
              <w:rPr>
                <w:noProof/>
                <w:webHidden/>
              </w:rPr>
              <w:tab/>
            </w:r>
            <w:r w:rsidR="00BB3B58">
              <w:rPr>
                <w:noProof/>
                <w:webHidden/>
              </w:rPr>
              <w:fldChar w:fldCharType="begin"/>
            </w:r>
            <w:r w:rsidR="00BB3B58">
              <w:rPr>
                <w:noProof/>
                <w:webHidden/>
              </w:rPr>
              <w:instrText xml:space="preserve"> PAGEREF _Toc448130806 \h </w:instrText>
            </w:r>
            <w:r w:rsidR="00BB3B58">
              <w:rPr>
                <w:noProof/>
                <w:webHidden/>
              </w:rPr>
            </w:r>
            <w:r w:rsidR="00BB3B58">
              <w:rPr>
                <w:noProof/>
                <w:webHidden/>
              </w:rPr>
              <w:fldChar w:fldCharType="separate"/>
            </w:r>
            <w:r w:rsidR="00E315A4">
              <w:rPr>
                <w:noProof/>
                <w:webHidden/>
              </w:rPr>
              <w:t>827</w:t>
            </w:r>
            <w:r w:rsidR="00BB3B58">
              <w:rPr>
                <w:noProof/>
                <w:webHidden/>
              </w:rPr>
              <w:fldChar w:fldCharType="end"/>
            </w:r>
          </w:hyperlink>
        </w:p>
        <w:p w14:paraId="54D6D87D" w14:textId="62428DB8" w:rsidR="00BB3B58" w:rsidRDefault="00F017CA">
          <w:pPr>
            <w:pStyle w:val="TOC3"/>
            <w:tabs>
              <w:tab w:val="right" w:leader="dot" w:pos="8846"/>
            </w:tabs>
            <w:rPr>
              <w:rFonts w:asciiTheme="minorHAnsi" w:eastAsiaTheme="minorEastAsia" w:hAnsiTheme="minorHAnsi"/>
              <w:noProof/>
              <w:sz w:val="22"/>
              <w:lang w:val="en-US"/>
            </w:rPr>
          </w:pPr>
          <w:hyperlink w:anchor="_Toc448130807" w:history="1">
            <w:r w:rsidR="00BB3B58" w:rsidRPr="00FE45C0">
              <w:rPr>
                <w:rStyle w:val="Hyperlink"/>
                <w:noProof/>
              </w:rPr>
              <w:t>June 16 / Paoni 22: Consecration of a Church of St. Cosmas and Damian, Their Brothers and Their Mother</w:t>
            </w:r>
            <w:r w:rsidR="00BB3B58">
              <w:rPr>
                <w:noProof/>
                <w:webHidden/>
              </w:rPr>
              <w:tab/>
            </w:r>
            <w:r w:rsidR="00BB3B58">
              <w:rPr>
                <w:noProof/>
                <w:webHidden/>
              </w:rPr>
              <w:fldChar w:fldCharType="begin"/>
            </w:r>
            <w:r w:rsidR="00BB3B58">
              <w:rPr>
                <w:noProof/>
                <w:webHidden/>
              </w:rPr>
              <w:instrText xml:space="preserve"> PAGEREF _Toc448130807 \h </w:instrText>
            </w:r>
            <w:r w:rsidR="00BB3B58">
              <w:rPr>
                <w:noProof/>
                <w:webHidden/>
              </w:rPr>
            </w:r>
            <w:r w:rsidR="00BB3B58">
              <w:rPr>
                <w:noProof/>
                <w:webHidden/>
              </w:rPr>
              <w:fldChar w:fldCharType="separate"/>
            </w:r>
            <w:r w:rsidR="00E315A4">
              <w:rPr>
                <w:noProof/>
                <w:webHidden/>
              </w:rPr>
              <w:t>827</w:t>
            </w:r>
            <w:r w:rsidR="00BB3B58">
              <w:rPr>
                <w:noProof/>
                <w:webHidden/>
              </w:rPr>
              <w:fldChar w:fldCharType="end"/>
            </w:r>
          </w:hyperlink>
        </w:p>
        <w:p w14:paraId="513C1EEE" w14:textId="78260EFB" w:rsidR="00BB3B58" w:rsidRDefault="00F017CA">
          <w:pPr>
            <w:pStyle w:val="TOC3"/>
            <w:tabs>
              <w:tab w:val="right" w:leader="dot" w:pos="8846"/>
            </w:tabs>
            <w:rPr>
              <w:rFonts w:asciiTheme="minorHAnsi" w:eastAsiaTheme="minorEastAsia" w:hAnsiTheme="minorHAnsi"/>
              <w:noProof/>
              <w:sz w:val="22"/>
              <w:lang w:val="en-US"/>
            </w:rPr>
          </w:pPr>
          <w:hyperlink w:anchor="_Toc448130808" w:history="1">
            <w:r w:rsidR="00BB3B58" w:rsidRPr="00FE45C0">
              <w:rPr>
                <w:rStyle w:val="Hyperlink"/>
                <w:noProof/>
                <w:lang w:val="en-US"/>
              </w:rPr>
              <w:t>June 18 / Paoni 24: The Strong St. Moses</w:t>
            </w:r>
            <w:r w:rsidR="00BB3B58">
              <w:rPr>
                <w:noProof/>
                <w:webHidden/>
              </w:rPr>
              <w:tab/>
            </w:r>
            <w:r w:rsidR="00BB3B58">
              <w:rPr>
                <w:noProof/>
                <w:webHidden/>
              </w:rPr>
              <w:fldChar w:fldCharType="begin"/>
            </w:r>
            <w:r w:rsidR="00BB3B58">
              <w:rPr>
                <w:noProof/>
                <w:webHidden/>
              </w:rPr>
              <w:instrText xml:space="preserve"> PAGEREF _Toc448130808 \h </w:instrText>
            </w:r>
            <w:r w:rsidR="00BB3B58">
              <w:rPr>
                <w:noProof/>
                <w:webHidden/>
              </w:rPr>
            </w:r>
            <w:r w:rsidR="00BB3B58">
              <w:rPr>
                <w:noProof/>
                <w:webHidden/>
              </w:rPr>
              <w:fldChar w:fldCharType="separate"/>
            </w:r>
            <w:r w:rsidR="00E315A4">
              <w:rPr>
                <w:noProof/>
                <w:webHidden/>
              </w:rPr>
              <w:t>827</w:t>
            </w:r>
            <w:r w:rsidR="00BB3B58">
              <w:rPr>
                <w:noProof/>
                <w:webHidden/>
              </w:rPr>
              <w:fldChar w:fldCharType="end"/>
            </w:r>
          </w:hyperlink>
        </w:p>
        <w:p w14:paraId="0A7B8368" w14:textId="5C82D70F" w:rsidR="00BB3B58" w:rsidRDefault="00F017CA">
          <w:pPr>
            <w:pStyle w:val="TOC3"/>
            <w:tabs>
              <w:tab w:val="right" w:leader="dot" w:pos="8846"/>
            </w:tabs>
            <w:rPr>
              <w:rFonts w:asciiTheme="minorHAnsi" w:eastAsiaTheme="minorEastAsia" w:hAnsiTheme="minorHAnsi"/>
              <w:noProof/>
              <w:sz w:val="22"/>
              <w:lang w:val="en-US"/>
            </w:rPr>
          </w:pPr>
          <w:hyperlink w:anchor="_Toc448130809" w:history="1">
            <w:r w:rsidR="00BB3B58" w:rsidRPr="00FE45C0">
              <w:rPr>
                <w:rStyle w:val="Hyperlink"/>
                <w:noProof/>
                <w:lang w:val="en-US"/>
              </w:rPr>
              <w:t>June 19 / Paoni 25: Martyrdom of St. Jude the Disciple and Epistle-Writer</w:t>
            </w:r>
            <w:r w:rsidR="00BB3B58">
              <w:rPr>
                <w:noProof/>
                <w:webHidden/>
              </w:rPr>
              <w:tab/>
            </w:r>
            <w:r w:rsidR="00BB3B58">
              <w:rPr>
                <w:noProof/>
                <w:webHidden/>
              </w:rPr>
              <w:fldChar w:fldCharType="begin"/>
            </w:r>
            <w:r w:rsidR="00BB3B58">
              <w:rPr>
                <w:noProof/>
                <w:webHidden/>
              </w:rPr>
              <w:instrText xml:space="preserve"> PAGEREF _Toc448130809 \h </w:instrText>
            </w:r>
            <w:r w:rsidR="00BB3B58">
              <w:rPr>
                <w:noProof/>
                <w:webHidden/>
              </w:rPr>
            </w:r>
            <w:r w:rsidR="00BB3B58">
              <w:rPr>
                <w:noProof/>
                <w:webHidden/>
              </w:rPr>
              <w:fldChar w:fldCharType="separate"/>
            </w:r>
            <w:r w:rsidR="00E315A4">
              <w:rPr>
                <w:noProof/>
                <w:webHidden/>
              </w:rPr>
              <w:t>829</w:t>
            </w:r>
            <w:r w:rsidR="00BB3B58">
              <w:rPr>
                <w:noProof/>
                <w:webHidden/>
              </w:rPr>
              <w:fldChar w:fldCharType="end"/>
            </w:r>
          </w:hyperlink>
        </w:p>
        <w:p w14:paraId="3F6CD252" w14:textId="55B0BF29" w:rsidR="00BB3B58" w:rsidRDefault="00F017CA">
          <w:pPr>
            <w:pStyle w:val="TOC3"/>
            <w:tabs>
              <w:tab w:val="right" w:leader="dot" w:pos="8846"/>
            </w:tabs>
            <w:rPr>
              <w:rFonts w:asciiTheme="minorHAnsi" w:eastAsiaTheme="minorEastAsia" w:hAnsiTheme="minorHAnsi"/>
              <w:noProof/>
              <w:sz w:val="22"/>
              <w:lang w:val="en-US"/>
            </w:rPr>
          </w:pPr>
          <w:hyperlink w:anchor="_Toc448130810" w:history="1">
            <w:r w:rsidR="00BB3B58" w:rsidRPr="00FE45C0">
              <w:rPr>
                <w:rStyle w:val="Hyperlink"/>
                <w:noProof/>
              </w:rPr>
              <w:t>June 20 / Paoni 26: Consecration of the Church of Archangel Gabriel</w:t>
            </w:r>
            <w:r w:rsidR="00BB3B58">
              <w:rPr>
                <w:noProof/>
                <w:webHidden/>
              </w:rPr>
              <w:tab/>
            </w:r>
            <w:r w:rsidR="00BB3B58">
              <w:rPr>
                <w:noProof/>
                <w:webHidden/>
              </w:rPr>
              <w:fldChar w:fldCharType="begin"/>
            </w:r>
            <w:r w:rsidR="00BB3B58">
              <w:rPr>
                <w:noProof/>
                <w:webHidden/>
              </w:rPr>
              <w:instrText xml:space="preserve"> PAGEREF _Toc448130810 \h </w:instrText>
            </w:r>
            <w:r w:rsidR="00BB3B58">
              <w:rPr>
                <w:noProof/>
                <w:webHidden/>
              </w:rPr>
            </w:r>
            <w:r w:rsidR="00BB3B58">
              <w:rPr>
                <w:noProof/>
                <w:webHidden/>
              </w:rPr>
              <w:fldChar w:fldCharType="separate"/>
            </w:r>
            <w:r w:rsidR="00E315A4">
              <w:rPr>
                <w:noProof/>
                <w:webHidden/>
              </w:rPr>
              <w:t>829</w:t>
            </w:r>
            <w:r w:rsidR="00BB3B58">
              <w:rPr>
                <w:noProof/>
                <w:webHidden/>
              </w:rPr>
              <w:fldChar w:fldCharType="end"/>
            </w:r>
          </w:hyperlink>
        </w:p>
        <w:p w14:paraId="4CCD6DB4" w14:textId="0A2D0838" w:rsidR="00BB3B58" w:rsidRDefault="00F017CA">
          <w:pPr>
            <w:pStyle w:val="TOC3"/>
            <w:tabs>
              <w:tab w:val="right" w:leader="dot" w:pos="8846"/>
            </w:tabs>
            <w:rPr>
              <w:rFonts w:asciiTheme="minorHAnsi" w:eastAsiaTheme="minorEastAsia" w:hAnsiTheme="minorHAnsi"/>
              <w:noProof/>
              <w:sz w:val="22"/>
              <w:lang w:val="en-US"/>
            </w:rPr>
          </w:pPr>
          <w:hyperlink w:anchor="_Toc448130811" w:history="1">
            <w:r w:rsidR="00BB3B58" w:rsidRPr="00FE45C0">
              <w:rPr>
                <w:rStyle w:val="Hyperlink"/>
                <w:noProof/>
                <w:lang w:val="en-US"/>
              </w:rPr>
              <w:t>June 21 / Paoni 27: Martyrdom of St. Ananias the Apostle</w:t>
            </w:r>
            <w:r w:rsidR="00BB3B58">
              <w:rPr>
                <w:noProof/>
                <w:webHidden/>
              </w:rPr>
              <w:tab/>
            </w:r>
            <w:r w:rsidR="00BB3B58">
              <w:rPr>
                <w:noProof/>
                <w:webHidden/>
              </w:rPr>
              <w:fldChar w:fldCharType="begin"/>
            </w:r>
            <w:r w:rsidR="00BB3B58">
              <w:rPr>
                <w:noProof/>
                <w:webHidden/>
              </w:rPr>
              <w:instrText xml:space="preserve"> PAGEREF _Toc448130811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7FF66B07" w14:textId="49E4518B" w:rsidR="00BB3B58" w:rsidRDefault="00F017CA">
          <w:pPr>
            <w:pStyle w:val="TOC3"/>
            <w:tabs>
              <w:tab w:val="right" w:leader="dot" w:pos="8846"/>
            </w:tabs>
            <w:rPr>
              <w:rFonts w:asciiTheme="minorHAnsi" w:eastAsiaTheme="minorEastAsia" w:hAnsiTheme="minorHAnsi"/>
              <w:noProof/>
              <w:sz w:val="22"/>
              <w:lang w:val="en-US"/>
            </w:rPr>
          </w:pPr>
          <w:hyperlink w:anchor="_Toc448130812" w:history="1">
            <w:r w:rsidR="00BB3B58" w:rsidRPr="00FE45C0">
              <w:rPr>
                <w:rStyle w:val="Hyperlink"/>
                <w:noProof/>
              </w:rPr>
              <w:t>June 23 / Paoni 29: Commemoration of the Annunciation, Nativity, and Resurrection on the 29</w:t>
            </w:r>
            <w:r w:rsidR="00BB3B58" w:rsidRPr="00FE45C0">
              <w:rPr>
                <w:rStyle w:val="Hyperlink"/>
                <w:noProof/>
                <w:vertAlign w:val="superscript"/>
              </w:rPr>
              <w:t>th</w:t>
            </w:r>
            <w:r w:rsidR="00BB3B58" w:rsidRPr="00FE45C0">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_Toc448130812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2B74E72D" w14:textId="7A7C756D" w:rsidR="00BB3B58" w:rsidRDefault="00F017CA">
          <w:pPr>
            <w:pStyle w:val="TOC3"/>
            <w:tabs>
              <w:tab w:val="right" w:leader="dot" w:pos="8846"/>
            </w:tabs>
            <w:rPr>
              <w:rFonts w:asciiTheme="minorHAnsi" w:eastAsiaTheme="minorEastAsia" w:hAnsiTheme="minorHAnsi"/>
              <w:noProof/>
              <w:sz w:val="22"/>
              <w:lang w:val="en-US"/>
            </w:rPr>
          </w:pPr>
          <w:hyperlink w:anchor="_Toc448130813" w:history="1">
            <w:r w:rsidR="00BB3B58" w:rsidRPr="00FE45C0">
              <w:rPr>
                <w:rStyle w:val="Hyperlink"/>
                <w:noProof/>
                <w:lang w:val="en-US"/>
              </w:rPr>
              <w:t>June 24 / Paoni 30: The Nativity of St. John the Baptist</w:t>
            </w:r>
            <w:r w:rsidR="00BB3B58">
              <w:rPr>
                <w:noProof/>
                <w:webHidden/>
              </w:rPr>
              <w:tab/>
            </w:r>
            <w:r w:rsidR="00BB3B58">
              <w:rPr>
                <w:noProof/>
                <w:webHidden/>
              </w:rPr>
              <w:fldChar w:fldCharType="begin"/>
            </w:r>
            <w:r w:rsidR="00BB3B58">
              <w:rPr>
                <w:noProof/>
                <w:webHidden/>
              </w:rPr>
              <w:instrText xml:space="preserve"> PAGEREF _Toc448130813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3ED57819" w14:textId="284B0B11" w:rsidR="00BB3B58" w:rsidRDefault="00F017CA">
          <w:pPr>
            <w:pStyle w:val="TOC3"/>
            <w:tabs>
              <w:tab w:val="right" w:leader="dot" w:pos="8846"/>
            </w:tabs>
            <w:rPr>
              <w:rFonts w:asciiTheme="minorHAnsi" w:eastAsiaTheme="minorEastAsia" w:hAnsiTheme="minorHAnsi"/>
              <w:noProof/>
              <w:sz w:val="22"/>
              <w:lang w:val="en-US"/>
            </w:rPr>
          </w:pPr>
          <w:hyperlink w:anchor="_Toc448130814" w:history="1">
            <w:r w:rsidR="00BB3B58" w:rsidRPr="00FE45C0">
              <w:rPr>
                <w:rStyle w:val="Hyperlink"/>
                <w:noProof/>
              </w:rPr>
              <w:t>June 26 / Epip 2: Departure of St. Thaddaeus the Apostle</w:t>
            </w:r>
            <w:r w:rsidR="00BB3B58">
              <w:rPr>
                <w:noProof/>
                <w:webHidden/>
              </w:rPr>
              <w:tab/>
            </w:r>
            <w:r w:rsidR="00BB3B58">
              <w:rPr>
                <w:noProof/>
                <w:webHidden/>
              </w:rPr>
              <w:fldChar w:fldCharType="begin"/>
            </w:r>
            <w:r w:rsidR="00BB3B58">
              <w:rPr>
                <w:noProof/>
                <w:webHidden/>
              </w:rPr>
              <w:instrText xml:space="preserve"> PAGEREF _Toc448130814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1E6D2D40" w14:textId="75251B08" w:rsidR="00BB3B58" w:rsidRDefault="00F017CA">
          <w:pPr>
            <w:pStyle w:val="TOC3"/>
            <w:tabs>
              <w:tab w:val="right" w:leader="dot" w:pos="8846"/>
            </w:tabs>
            <w:rPr>
              <w:rFonts w:asciiTheme="minorHAnsi" w:eastAsiaTheme="minorEastAsia" w:hAnsiTheme="minorHAnsi"/>
              <w:noProof/>
              <w:sz w:val="22"/>
              <w:lang w:val="en-US"/>
            </w:rPr>
          </w:pPr>
          <w:hyperlink w:anchor="_Toc448130815" w:history="1">
            <w:r w:rsidR="00BB3B58" w:rsidRPr="00FE45C0">
              <w:rPr>
                <w:rStyle w:val="Hyperlink"/>
                <w:noProof/>
              </w:rPr>
              <w:t>June 27 / Epip 3: St. Cyril of Alexandria</w:t>
            </w:r>
            <w:r w:rsidR="00BB3B58">
              <w:rPr>
                <w:noProof/>
                <w:webHidden/>
              </w:rPr>
              <w:tab/>
            </w:r>
            <w:r w:rsidR="00BB3B58">
              <w:rPr>
                <w:noProof/>
                <w:webHidden/>
              </w:rPr>
              <w:fldChar w:fldCharType="begin"/>
            </w:r>
            <w:r w:rsidR="00BB3B58">
              <w:rPr>
                <w:noProof/>
                <w:webHidden/>
              </w:rPr>
              <w:instrText xml:space="preserve"> PAGEREF _Toc448130815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5D6DC5BE" w14:textId="0CEB745F" w:rsidR="00BB3B58" w:rsidRDefault="00F017CA">
          <w:pPr>
            <w:pStyle w:val="TOC3"/>
            <w:tabs>
              <w:tab w:val="right" w:leader="dot" w:pos="8846"/>
            </w:tabs>
            <w:rPr>
              <w:rFonts w:asciiTheme="minorHAnsi" w:eastAsiaTheme="minorEastAsia" w:hAnsiTheme="minorHAnsi"/>
              <w:noProof/>
              <w:sz w:val="22"/>
              <w:lang w:val="en-US"/>
            </w:rPr>
          </w:pPr>
          <w:hyperlink w:anchor="_Toc448130816" w:history="1">
            <w:r w:rsidR="00BB3B58" w:rsidRPr="00FE45C0">
              <w:rPr>
                <w:rStyle w:val="Hyperlink"/>
                <w:noProof/>
              </w:rPr>
              <w:t>June 28 / Epip 4: Sts. Apakir and John</w:t>
            </w:r>
            <w:r w:rsidR="00BB3B58">
              <w:rPr>
                <w:noProof/>
                <w:webHidden/>
              </w:rPr>
              <w:tab/>
            </w:r>
            <w:r w:rsidR="00BB3B58">
              <w:rPr>
                <w:noProof/>
                <w:webHidden/>
              </w:rPr>
              <w:fldChar w:fldCharType="begin"/>
            </w:r>
            <w:r w:rsidR="00BB3B58">
              <w:rPr>
                <w:noProof/>
                <w:webHidden/>
              </w:rPr>
              <w:instrText xml:space="preserve"> PAGEREF _Toc448130816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5747ED87" w14:textId="7898C6D9" w:rsidR="00BB3B58" w:rsidRDefault="00F017CA">
          <w:pPr>
            <w:pStyle w:val="TOC3"/>
            <w:tabs>
              <w:tab w:val="right" w:leader="dot" w:pos="8846"/>
            </w:tabs>
            <w:rPr>
              <w:rFonts w:asciiTheme="minorHAnsi" w:eastAsiaTheme="minorEastAsia" w:hAnsiTheme="minorHAnsi"/>
              <w:noProof/>
              <w:sz w:val="22"/>
              <w:lang w:val="en-US"/>
            </w:rPr>
          </w:pPr>
          <w:hyperlink w:anchor="_Toc448130817" w:history="1">
            <w:r w:rsidR="00BB3B58" w:rsidRPr="00FE45C0">
              <w:rPr>
                <w:rStyle w:val="Hyperlink"/>
                <w:noProof/>
                <w:lang w:val="en-US"/>
              </w:rPr>
              <w:t>June 29 / Epip 5: The Apostles’ Feast</w:t>
            </w:r>
            <w:r w:rsidR="00BB3B58">
              <w:rPr>
                <w:noProof/>
                <w:webHidden/>
              </w:rPr>
              <w:tab/>
            </w:r>
            <w:r w:rsidR="00BB3B58">
              <w:rPr>
                <w:noProof/>
                <w:webHidden/>
              </w:rPr>
              <w:fldChar w:fldCharType="begin"/>
            </w:r>
            <w:r w:rsidR="00BB3B58">
              <w:rPr>
                <w:noProof/>
                <w:webHidden/>
              </w:rPr>
              <w:instrText xml:space="preserve"> PAGEREF _Toc448130817 \h </w:instrText>
            </w:r>
            <w:r w:rsidR="00BB3B58">
              <w:rPr>
                <w:noProof/>
                <w:webHidden/>
              </w:rPr>
            </w:r>
            <w:r w:rsidR="00BB3B58">
              <w:rPr>
                <w:noProof/>
                <w:webHidden/>
              </w:rPr>
              <w:fldChar w:fldCharType="separate"/>
            </w:r>
            <w:r w:rsidR="00E315A4">
              <w:rPr>
                <w:noProof/>
                <w:webHidden/>
              </w:rPr>
              <w:t>830</w:t>
            </w:r>
            <w:r w:rsidR="00BB3B58">
              <w:rPr>
                <w:noProof/>
                <w:webHidden/>
              </w:rPr>
              <w:fldChar w:fldCharType="end"/>
            </w:r>
          </w:hyperlink>
        </w:p>
        <w:p w14:paraId="7D703645" w14:textId="6DC7F0D9" w:rsidR="00BB3B58" w:rsidRDefault="00F017CA">
          <w:pPr>
            <w:pStyle w:val="TOC3"/>
            <w:tabs>
              <w:tab w:val="right" w:leader="dot" w:pos="8846"/>
            </w:tabs>
            <w:rPr>
              <w:rFonts w:asciiTheme="minorHAnsi" w:eastAsiaTheme="minorEastAsia" w:hAnsiTheme="minorHAnsi"/>
              <w:noProof/>
              <w:sz w:val="22"/>
              <w:lang w:val="en-US"/>
            </w:rPr>
          </w:pPr>
          <w:hyperlink w:anchor="_Toc448130818" w:history="1">
            <w:r w:rsidR="00BB3B58" w:rsidRPr="00FE45C0">
              <w:rPr>
                <w:rStyle w:val="Hyperlink"/>
                <w:noProof/>
                <w:lang w:val="en-US"/>
              </w:rPr>
              <w:t>June 30 / Epip 6: Martyrdom of St. Aoulimpas the Apostle</w:t>
            </w:r>
            <w:r w:rsidR="00BB3B58">
              <w:rPr>
                <w:noProof/>
                <w:webHidden/>
              </w:rPr>
              <w:tab/>
            </w:r>
            <w:r w:rsidR="00BB3B58">
              <w:rPr>
                <w:noProof/>
                <w:webHidden/>
              </w:rPr>
              <w:fldChar w:fldCharType="begin"/>
            </w:r>
            <w:r w:rsidR="00BB3B58">
              <w:rPr>
                <w:noProof/>
                <w:webHidden/>
              </w:rPr>
              <w:instrText xml:space="preserve"> PAGEREF _Toc448130818 \h </w:instrText>
            </w:r>
            <w:r w:rsidR="00BB3B58">
              <w:rPr>
                <w:noProof/>
                <w:webHidden/>
              </w:rPr>
            </w:r>
            <w:r w:rsidR="00BB3B58">
              <w:rPr>
                <w:noProof/>
                <w:webHidden/>
              </w:rPr>
              <w:fldChar w:fldCharType="separate"/>
            </w:r>
            <w:r w:rsidR="00E315A4">
              <w:rPr>
                <w:noProof/>
                <w:webHidden/>
              </w:rPr>
              <w:t>841</w:t>
            </w:r>
            <w:r w:rsidR="00BB3B58">
              <w:rPr>
                <w:noProof/>
                <w:webHidden/>
              </w:rPr>
              <w:fldChar w:fldCharType="end"/>
            </w:r>
          </w:hyperlink>
        </w:p>
        <w:p w14:paraId="79195AF6" w14:textId="6B6A1BA1" w:rsidR="009E261C" w:rsidRDefault="009E261C" w:rsidP="009E261C">
          <w:r>
            <w:rPr>
              <w:b/>
              <w:bCs/>
              <w:noProof/>
            </w:rPr>
            <w:fldChar w:fldCharType="end"/>
          </w:r>
        </w:p>
      </w:sdtContent>
    </w:sdt>
    <w:p w14:paraId="6C0E934F" w14:textId="77777777" w:rsidR="00980D99" w:rsidRDefault="00980D99" w:rsidP="00980D99">
      <w:pPr>
        <w:pStyle w:val="Heading3"/>
      </w:pPr>
      <w:bookmarkStart w:id="1561" w:name="_Toc448130799"/>
      <w:r>
        <w:lastRenderedPageBreak/>
        <w:t>The Apostles' Fast</w:t>
      </w:r>
      <w:bookmarkEnd w:id="1561"/>
    </w:p>
    <w:p w14:paraId="06362FF7" w14:textId="77777777" w:rsidR="00654C55" w:rsidRDefault="00654C55" w:rsidP="00654C55">
      <w:pPr>
        <w:pStyle w:val="Heading4"/>
      </w:pPr>
      <w:bookmarkStart w:id="1562" w:name="_Ref434476183"/>
      <w:r>
        <w:t>The Psali Adam</w:t>
      </w:r>
      <w:r w:rsidR="006C1B94">
        <w:t xml:space="preserve"> for the Apostles’ Fast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63" w:name="_Ref434476204"/>
      <w:r>
        <w:t>The Psali Batos</w:t>
      </w:r>
      <w:r w:rsidR="006C1B94">
        <w:t xml:space="preserve"> for the Apostles’ Fast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64"/>
            <w:r>
              <w:t xml:space="preserve">the </w:t>
            </w:r>
            <w:commentRangeEnd w:id="1564"/>
            <w:r>
              <w:rPr>
                <w:rStyle w:val="CommentReference"/>
              </w:rPr>
              <w:commentReference w:id="156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65" w:name="_Toc448130800"/>
      <w:r>
        <w:t>June 6 / Paoni 12: Commemoration of Archangel Michael</w:t>
      </w:r>
      <w:bookmarkEnd w:id="1565"/>
    </w:p>
    <w:p w14:paraId="1BB435AB" w14:textId="24FDA243"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6B7BA1A2" w14:textId="77777777" w:rsidR="00595AF3" w:rsidRDefault="00595AF3" w:rsidP="00595AF3">
      <w:pPr>
        <w:pStyle w:val="Heading3"/>
      </w:pPr>
      <w:bookmarkStart w:id="1566" w:name="_Toc448130801"/>
      <w:r>
        <w:t>June 7 / Paoni 13: Archangel Gabriel</w:t>
      </w:r>
      <w:r w:rsidR="00D31016">
        <w:t>, the Evangelist of Daniel</w:t>
      </w:r>
      <w:bookmarkEnd w:id="1566"/>
    </w:p>
    <w:p w14:paraId="00F4ACC1" w14:textId="77777777" w:rsidR="00595AF3" w:rsidRPr="00980D99" w:rsidRDefault="00595AF3" w:rsidP="00595AF3">
      <w:pPr>
        <w:pStyle w:val="Heading4"/>
      </w:pPr>
      <w:bookmarkStart w:id="1567" w:name="_Ref434488149"/>
      <w:r>
        <w:t>The Doxology</w:t>
      </w:r>
      <w:r w:rsidR="00B46E6E">
        <w:t xml:space="preserve"> for Archangel Gabriel, the Evangelist of Daniel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68" w:name="_Ref434564551"/>
      <w:bookmarkStart w:id="1569" w:name="_Toc448130802"/>
      <w:r>
        <w:t>June 8 / Paoni 14: Sts. Apakir and John</w:t>
      </w:r>
      <w:bookmarkEnd w:id="1568"/>
      <w:bookmarkEnd w:id="1569"/>
    </w:p>
    <w:p w14:paraId="25CBD4EF" w14:textId="77777777" w:rsidR="006A0D7C" w:rsidRPr="00980D99" w:rsidRDefault="006A0D7C" w:rsidP="006A0D7C">
      <w:pPr>
        <w:pStyle w:val="Heading4"/>
      </w:pPr>
      <w:bookmarkStart w:id="1570" w:name="_Ref434489722"/>
      <w:r>
        <w:t>The Doxology</w:t>
      </w:r>
      <w:r w:rsidR="00B46E6E">
        <w:t xml:space="preserve"> for Sts. Apakir and John</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71" w:name="_Toc448130803"/>
      <w:r>
        <w:rPr>
          <w:lang w:val="en-US"/>
        </w:rPr>
        <w:t>June 9 / Paoni 15: Handing over of St. Mark's Relics</w:t>
      </w:r>
      <w:bookmarkEnd w:id="1571"/>
    </w:p>
    <w:p w14:paraId="12A16B61" w14:textId="77777777" w:rsidR="00980D99" w:rsidRDefault="00980D99" w:rsidP="00980D99">
      <w:pPr>
        <w:pStyle w:val="Heading3"/>
        <w:rPr>
          <w:lang w:val="en-US"/>
        </w:rPr>
      </w:pPr>
      <w:bookmarkStart w:id="1572" w:name="_Toc448130804"/>
      <w:r>
        <w:rPr>
          <w:lang w:val="en-US"/>
        </w:rPr>
        <w:t>June 11 / Paoni 17: Return of St. Mark's Relics</w:t>
      </w:r>
      <w:bookmarkEnd w:id="1572"/>
    </w:p>
    <w:p w14:paraId="55A12BE6" w14:textId="75B8772F"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315A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315A4">
        <w:rPr>
          <w:noProof/>
          <w:lang w:val="en-US"/>
        </w:rPr>
        <w:t>790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73" w:name="_Toc448130805"/>
      <w:r>
        <w:rPr>
          <w:lang w:val="en-US"/>
        </w:rPr>
        <w:lastRenderedPageBreak/>
        <w:t>June 13 / Paoni 19: Martyrdom of St. George of Zahim</w:t>
      </w:r>
      <w:bookmarkEnd w:id="1573"/>
    </w:p>
    <w:p w14:paraId="4EBBC2F1" w14:textId="77777777" w:rsidR="006D27E4" w:rsidRPr="00980D99" w:rsidRDefault="006D27E4" w:rsidP="006D27E4">
      <w:pPr>
        <w:pStyle w:val="Heading4"/>
      </w:pPr>
      <w:bookmarkStart w:id="1574" w:name="_Ref434489925"/>
      <w:r>
        <w:t>The Doxology</w:t>
      </w:r>
      <w:r w:rsidR="00B46E6E">
        <w:t xml:space="preserve"> for St. George of Zahim</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75" w:name="_Toc448130806"/>
      <w:r>
        <w:lastRenderedPageBreak/>
        <w:t>June 15 / Paoni 21: Commemoration of the Theotokos</w:t>
      </w:r>
      <w:bookmarkEnd w:id="1575"/>
    </w:p>
    <w:p w14:paraId="0444D004" w14:textId="78F428AD"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5EECE7CB" w14:textId="77777777" w:rsidR="00027E5B" w:rsidRDefault="00027E5B" w:rsidP="00027E5B">
      <w:pPr>
        <w:pStyle w:val="Heading3"/>
      </w:pPr>
      <w:bookmarkStart w:id="1576" w:name="_Toc448130807"/>
      <w:r>
        <w:t>June 16 / Paoni 22: Consecration of a Church of St. Cosmas and Damian, Their Brothers and Their Mother</w:t>
      </w:r>
      <w:bookmarkEnd w:id="1576"/>
    </w:p>
    <w:p w14:paraId="41853561" w14:textId="78011604"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315A4">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315A4">
        <w:rPr>
          <w:noProof/>
        </w:rPr>
        <w:t>633</w:t>
      </w:r>
      <w:r w:rsidR="002409EF">
        <w:fldChar w:fldCharType="end"/>
      </w:r>
      <w:r>
        <w:t>.</w:t>
      </w:r>
    </w:p>
    <w:p w14:paraId="2E5DB3E3" w14:textId="77777777" w:rsidR="00980D99" w:rsidRDefault="00980D99" w:rsidP="00980D99">
      <w:pPr>
        <w:pStyle w:val="Heading3"/>
        <w:rPr>
          <w:lang w:val="en-US"/>
        </w:rPr>
      </w:pPr>
      <w:bookmarkStart w:id="1577" w:name="_Toc448130808"/>
      <w:r>
        <w:rPr>
          <w:lang w:val="en-US"/>
        </w:rPr>
        <w:t xml:space="preserve">June 18 / Paoni 24: </w:t>
      </w:r>
      <w:r w:rsidR="001B4E41">
        <w:rPr>
          <w:lang w:val="en-US"/>
        </w:rPr>
        <w:t xml:space="preserve">The Strong </w:t>
      </w:r>
      <w:r>
        <w:rPr>
          <w:lang w:val="en-US"/>
        </w:rPr>
        <w:t>St. Moses</w:t>
      </w:r>
      <w:bookmarkEnd w:id="1577"/>
    </w:p>
    <w:p w14:paraId="5BCAE9A6" w14:textId="77777777" w:rsidR="00980D99" w:rsidRDefault="00980D99" w:rsidP="00980D99">
      <w:pPr>
        <w:pStyle w:val="Heading4"/>
        <w:rPr>
          <w:lang w:val="en-US"/>
        </w:rPr>
      </w:pPr>
      <w:bookmarkStart w:id="1578" w:name="_Ref434491006"/>
      <w:r>
        <w:rPr>
          <w:lang w:val="en-US"/>
        </w:rPr>
        <w:t>The Doxology</w:t>
      </w:r>
      <w:r w:rsidR="00810F04">
        <w:rPr>
          <w:lang w:val="en-US"/>
        </w:rPr>
        <w:t xml:space="preserve"> for the Strong St. Moses</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89" w:name="_Toc448130809"/>
      <w:r>
        <w:rPr>
          <w:lang w:val="en-US"/>
        </w:rPr>
        <w:t>June 19 / Paoni 25: Martyrdom of St</w:t>
      </w:r>
      <w:r w:rsidR="00191A26">
        <w:rPr>
          <w:lang w:val="en-US"/>
        </w:rPr>
        <w:t>. Jude the Disciple and Epistle-</w:t>
      </w:r>
      <w:r>
        <w:rPr>
          <w:lang w:val="en-US"/>
        </w:rPr>
        <w:t>Writer</w:t>
      </w:r>
      <w:bookmarkEnd w:id="1589"/>
    </w:p>
    <w:p w14:paraId="3C380312" w14:textId="39A8D4F6"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4BDA9DC2" w14:textId="77777777" w:rsidR="00980D99" w:rsidRDefault="00980D99" w:rsidP="00980D99">
      <w:pPr>
        <w:pStyle w:val="Heading3"/>
      </w:pPr>
      <w:bookmarkStart w:id="1590" w:name="_Toc448130810"/>
      <w:r>
        <w:t xml:space="preserve">June 20 / Paoni 26: </w:t>
      </w:r>
      <w:r w:rsidR="00237D47">
        <w:t xml:space="preserve">Consecration of the Church of </w:t>
      </w:r>
      <w:r>
        <w:t>Archangel Gabriel</w:t>
      </w:r>
      <w:bookmarkEnd w:id="1590"/>
    </w:p>
    <w:p w14:paraId="1CE2FB9D" w14:textId="31764C1B" w:rsidR="00980D99" w:rsidRPr="00980D99" w:rsidRDefault="00237D47" w:rsidP="00D31016">
      <w:pPr>
        <w:pStyle w:val="Rubric"/>
      </w:pPr>
      <w:r>
        <w:t xml:space="preserve">See </w:t>
      </w:r>
      <w:r>
        <w:fldChar w:fldCharType="begin"/>
      </w:r>
      <w:r>
        <w:instrText xml:space="preserve"> REF _Ref434562998 \h </w:instrText>
      </w:r>
      <w:r>
        <w:fldChar w:fldCharType="separate"/>
      </w:r>
      <w:r w:rsidR="00E315A4">
        <w:t>March 26 / Phamenoth 30: Archangel Gabriel</w:t>
      </w:r>
      <w:r>
        <w:fldChar w:fldCharType="end"/>
      </w:r>
      <w:r>
        <w:t xml:space="preserve">, page </w:t>
      </w:r>
      <w:r>
        <w:fldChar w:fldCharType="begin"/>
      </w:r>
      <w:r>
        <w:instrText xml:space="preserve"> PAGEREF _Ref434562998 \h </w:instrText>
      </w:r>
      <w:r>
        <w:fldChar w:fldCharType="separate"/>
      </w:r>
      <w:r w:rsidR="00E315A4">
        <w:rPr>
          <w:noProof/>
        </w:rPr>
        <w:t>785</w:t>
      </w:r>
      <w:r>
        <w:fldChar w:fldCharType="end"/>
      </w:r>
      <w:r>
        <w:t>.</w:t>
      </w:r>
    </w:p>
    <w:p w14:paraId="4ADB6B3C" w14:textId="77777777" w:rsidR="00072324" w:rsidRDefault="00072324" w:rsidP="00072324">
      <w:pPr>
        <w:pStyle w:val="Heading3"/>
        <w:rPr>
          <w:lang w:val="en-US"/>
        </w:rPr>
      </w:pPr>
      <w:bookmarkStart w:id="1591" w:name="_Toc448130811"/>
      <w:r>
        <w:rPr>
          <w:lang w:val="en-US"/>
        </w:rPr>
        <w:lastRenderedPageBreak/>
        <w:t>June 21 / Paoni 27: Martyrdom of St. Ananias the Apostle</w:t>
      </w:r>
      <w:bookmarkEnd w:id="1591"/>
    </w:p>
    <w:p w14:paraId="5EADB549" w14:textId="44C3AA19"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49109F37" w14:textId="77777777" w:rsidR="00B52D77" w:rsidRDefault="00B52D77" w:rsidP="00B52D77">
      <w:pPr>
        <w:pStyle w:val="Heading3"/>
      </w:pPr>
      <w:bookmarkStart w:id="1592" w:name="_Toc448130812"/>
      <w:r>
        <w:t>June 23 / Paoni 29: Commemoration of the Annunciation, Nativity, and Resurrection on the 29</w:t>
      </w:r>
      <w:r w:rsidRPr="00C0205C">
        <w:rPr>
          <w:vertAlign w:val="superscript"/>
        </w:rPr>
        <w:t>th</w:t>
      </w:r>
      <w:r>
        <w:t xml:space="preserve"> of Every Month</w:t>
      </w:r>
      <w:bookmarkEnd w:id="1592"/>
    </w:p>
    <w:p w14:paraId="1DB8D7D3" w14:textId="13C36655" w:rsidR="00B52D77" w:rsidRP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573C8122" w14:textId="77777777" w:rsidR="00980D99" w:rsidRDefault="00980D99" w:rsidP="00980D99">
      <w:pPr>
        <w:pStyle w:val="Heading3"/>
        <w:rPr>
          <w:lang w:val="en-US"/>
        </w:rPr>
      </w:pPr>
      <w:bookmarkStart w:id="1593" w:name="_Toc448130813"/>
      <w:r>
        <w:rPr>
          <w:lang w:val="en-US"/>
        </w:rPr>
        <w:t>June 24 / Paoni 30: The Nativity of St. John the Baptist</w:t>
      </w:r>
      <w:bookmarkEnd w:id="1593"/>
    </w:p>
    <w:p w14:paraId="4732DA21" w14:textId="2984126A" w:rsidR="00191A26" w:rsidRDefault="00191A26" w:rsidP="00191A26">
      <w:pPr>
        <w:pStyle w:val="Rubric"/>
      </w:pPr>
      <w:r>
        <w:t xml:space="preserve">See </w:t>
      </w:r>
      <w:r>
        <w:fldChar w:fldCharType="begin"/>
      </w:r>
      <w:r>
        <w:instrText xml:space="preserve"> REF _Ref434488524 \h </w:instrText>
      </w:r>
      <w:r>
        <w:fldChar w:fldCharType="separate"/>
      </w:r>
      <w:r w:rsidR="00E315A4">
        <w:t>The Doxology of St. John the Baptist</w:t>
      </w:r>
      <w:r>
        <w:fldChar w:fldCharType="end"/>
      </w:r>
      <w:r>
        <w:t xml:space="preserve"> on pages </w:t>
      </w:r>
      <w:r>
        <w:fldChar w:fldCharType="begin"/>
      </w:r>
      <w:r>
        <w:instrText xml:space="preserve"> PAGEREF _Ref434488524 \h </w:instrText>
      </w:r>
      <w:r>
        <w:fldChar w:fldCharType="separate"/>
      </w:r>
      <w:r w:rsidR="00E315A4">
        <w:rPr>
          <w:noProof/>
        </w:rPr>
        <w:t>557</w:t>
      </w:r>
      <w:r>
        <w:fldChar w:fldCharType="end"/>
      </w:r>
      <w:r>
        <w:t xml:space="preserve"> and </w:t>
      </w:r>
      <w:r>
        <w:fldChar w:fldCharType="begin"/>
      </w:r>
      <w:r>
        <w:instrText xml:space="preserve"> PAGEREF _Ref434488546 \h </w:instrText>
      </w:r>
      <w:r>
        <w:fldChar w:fldCharType="separate"/>
      </w:r>
      <w:r w:rsidR="00E315A4">
        <w:rPr>
          <w:noProof/>
        </w:rPr>
        <w:t>558</w:t>
      </w:r>
      <w:r>
        <w:fldChar w:fldCharType="end"/>
      </w:r>
      <w:r>
        <w:t>.</w:t>
      </w:r>
    </w:p>
    <w:p w14:paraId="04E70998" w14:textId="77777777" w:rsidR="005B716A" w:rsidRDefault="005B716A" w:rsidP="005B716A">
      <w:pPr>
        <w:pStyle w:val="Heading3"/>
      </w:pPr>
      <w:bookmarkStart w:id="1594" w:name="_Toc448130814"/>
      <w:r>
        <w:t>June 26 / Epip 2: Departure of St. Thaddaeus the Apostle</w:t>
      </w:r>
      <w:bookmarkEnd w:id="1594"/>
    </w:p>
    <w:p w14:paraId="2E67CB62" w14:textId="745D96C5"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5EF24D29" w14:textId="77777777" w:rsidR="00980D99" w:rsidRDefault="00980D99" w:rsidP="00980D99">
      <w:pPr>
        <w:pStyle w:val="Heading3"/>
      </w:pPr>
      <w:bookmarkStart w:id="1595" w:name="_Toc448130815"/>
      <w:r>
        <w:t>June 27 / Epip 3: St. Cyril of Alexandria</w:t>
      </w:r>
      <w:bookmarkEnd w:id="159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96" w:name="_Toc448130816"/>
      <w:r>
        <w:t>June 28 / Epip 4: Sts. Apakir and John</w:t>
      </w:r>
      <w:bookmarkEnd w:id="1596"/>
    </w:p>
    <w:p w14:paraId="4A6BAA95" w14:textId="42C64A81"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315A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315A4">
        <w:rPr>
          <w:noProof/>
        </w:rPr>
        <w:t>824</w:t>
      </w:r>
      <w:r w:rsidR="00237D47">
        <w:fldChar w:fldCharType="end"/>
      </w:r>
      <w:r>
        <w:t>.</w:t>
      </w:r>
    </w:p>
    <w:p w14:paraId="1F7BEA33" w14:textId="77777777" w:rsidR="00980D99" w:rsidRDefault="00980D99" w:rsidP="00980D99">
      <w:pPr>
        <w:pStyle w:val="Heading3"/>
        <w:rPr>
          <w:lang w:val="en-US"/>
        </w:rPr>
      </w:pPr>
      <w:bookmarkStart w:id="1597" w:name="_Toc448130817"/>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97"/>
    </w:p>
    <w:p w14:paraId="6FD478B9" w14:textId="77777777" w:rsidR="004C7F73" w:rsidRDefault="004C7F73" w:rsidP="004C7F73">
      <w:pPr>
        <w:pStyle w:val="Heading4"/>
      </w:pPr>
      <w:bookmarkStart w:id="1598" w:name="_Ref434477973"/>
      <w:r>
        <w:t>The Doxology of Sts. Peter and Paul</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99"/>
            <w:r>
              <w:t>Are the working husbandmen</w:t>
            </w:r>
            <w:commentRangeEnd w:id="1599"/>
            <w:r>
              <w:rPr>
                <w:rStyle w:val="CommentReference"/>
                <w:rFonts w:ascii="Times New Roman" w:eastAsiaTheme="minorHAnsi" w:hAnsi="Times New Roman" w:cstheme="minorBidi"/>
                <w:color w:val="auto"/>
              </w:rPr>
              <w:commentReference w:id="159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00"/>
            <w:r>
              <w:t xml:space="preserve">With </w:t>
            </w:r>
            <w:commentRangeEnd w:id="1600"/>
            <w:r>
              <w:rPr>
                <w:rStyle w:val="CommentReference"/>
                <w:rFonts w:ascii="Times New Roman" w:eastAsiaTheme="minorHAnsi" w:hAnsi="Times New Roman" w:cstheme="minorBidi"/>
                <w:color w:val="auto"/>
              </w:rPr>
              <w:commentReference w:id="160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01"/>
            <w:commentRangeStart w:id="1602"/>
            <w:r>
              <w:t xml:space="preserve">sound </w:t>
            </w:r>
            <w:commentRangeEnd w:id="1601"/>
            <w:r>
              <w:rPr>
                <w:rStyle w:val="CommentReference"/>
                <w:rFonts w:ascii="Times New Roman" w:eastAsiaTheme="minorHAnsi" w:hAnsi="Times New Roman" w:cstheme="minorBidi"/>
                <w:color w:val="auto"/>
              </w:rPr>
              <w:commentReference w:id="1601"/>
            </w:r>
            <w:commentRangeEnd w:id="1602"/>
            <w:r>
              <w:rPr>
                <w:rStyle w:val="CommentReference"/>
                <w:rFonts w:ascii="Times New Roman" w:eastAsiaTheme="minorHAnsi" w:hAnsi="Times New Roman" w:cstheme="minorBidi"/>
                <w:color w:val="auto"/>
              </w:rPr>
              <w:commentReference w:id="160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03" w:name="_Ref434488724"/>
      <w:r>
        <w:t>The Doxology of St. Paul</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0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05"/>
            <w:r>
              <w:t xml:space="preserve">To </w:t>
            </w:r>
            <w:commentRangeEnd w:id="1605"/>
            <w:r>
              <w:rPr>
                <w:rStyle w:val="CommentReference"/>
                <w:rFonts w:ascii="Times New Roman" w:eastAsiaTheme="minorHAnsi" w:hAnsi="Times New Roman" w:cstheme="minorBidi"/>
                <w:color w:val="auto"/>
              </w:rPr>
              <w:commentReference w:id="1605"/>
            </w:r>
            <w:r>
              <w:t xml:space="preserve">all the </w:t>
            </w:r>
            <w:commentRangeStart w:id="1606"/>
            <w:r>
              <w:t>Gentiles</w:t>
            </w:r>
            <w:commentRangeEnd w:id="1606"/>
            <w:r>
              <w:rPr>
                <w:rStyle w:val="CommentReference"/>
                <w:rFonts w:ascii="Times New Roman" w:eastAsiaTheme="minorHAnsi" w:hAnsi="Times New Roman" w:cstheme="minorBidi"/>
                <w:color w:val="auto"/>
              </w:rPr>
              <w:commentReference w:id="160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07"/>
            <w:r>
              <w:t>To be completely filled</w:t>
            </w:r>
          </w:p>
          <w:p w14:paraId="68A85021" w14:textId="77777777" w:rsidR="00306181" w:rsidRDefault="00306181" w:rsidP="00306181">
            <w:pPr>
              <w:pStyle w:val="EngHangEnd"/>
            </w:pPr>
            <w:r>
              <w:t>With God in love.</w:t>
            </w:r>
            <w:commentRangeEnd w:id="1607"/>
            <w:r>
              <w:rPr>
                <w:rStyle w:val="CommentReference"/>
                <w:rFonts w:ascii="Times New Roman" w:eastAsiaTheme="minorHAnsi" w:hAnsi="Times New Roman" w:cstheme="minorBidi"/>
                <w:color w:val="auto"/>
              </w:rPr>
              <w:commentReference w:id="160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08" w:name="_Ref434476236"/>
      <w:r>
        <w:t>The Psali Adam</w:t>
      </w:r>
      <w:r w:rsidR="006C1B94">
        <w:t xml:space="preserve"> for the Apostles’ Feast</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09" w:name="_Ref434476261"/>
      <w:r>
        <w:t>The Psali Batos</w:t>
      </w:r>
      <w:r w:rsidR="006C1B94">
        <w:t xml:space="preserve"> for the Apostles’ Feast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10" w:name="_Toc448130818"/>
      <w:r>
        <w:rPr>
          <w:lang w:val="en-US"/>
        </w:rPr>
        <w:t>June 30 / Epip 6: Martyrdom of St. Aoulimpas the Apostle</w:t>
      </w:r>
      <w:bookmarkEnd w:id="1610"/>
    </w:p>
    <w:p w14:paraId="0DEE2976" w14:textId="7AE8CD17"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11" w:name="_Toc410196218"/>
      <w:bookmarkStart w:id="1612" w:name="_Toc410196460"/>
      <w:bookmarkStart w:id="1613" w:name="_Toc410196962"/>
      <w:bookmarkStart w:id="1614" w:name="_Toc448130638"/>
      <w:bookmarkStart w:id="1615" w:name="July"/>
      <w:bookmarkEnd w:id="1560"/>
      <w:r>
        <w:lastRenderedPageBreak/>
        <w:t>July</w:t>
      </w:r>
      <w:bookmarkEnd w:id="1611"/>
      <w:bookmarkEnd w:id="1612"/>
      <w:bookmarkEnd w:id="1613"/>
      <w:r w:rsidR="00980D99">
        <w:t xml:space="preserve"> or </w:t>
      </w:r>
      <w:r w:rsidR="00980D99">
        <w:rPr>
          <w:rFonts w:ascii="FreeSerifAvvaShenouda" w:hAnsi="FreeSerifAvvaShenouda" w:cs="FreeSerifAvvaShenouda"/>
        </w:rPr>
        <w:t>Ⲉⲡⲏⲡ</w:t>
      </w:r>
      <w:bookmarkEnd w:id="1614"/>
    </w:p>
    <w:bookmarkStart w:id="1616" w:name="_Ref434562742" w:displacedByCustomXml="next"/>
    <w:bookmarkStart w:id="1617" w:name="_Toc410196965" w:displacedByCustomXml="next"/>
    <w:bookmarkStart w:id="1618" w:name="_Toc410196463" w:displacedByCustomXml="next"/>
    <w:bookmarkStart w:id="1619" w:name="_Toc410196221" w:displacedByCustomXml="next"/>
    <w:sdt>
      <w:sdtPr>
        <w:id w:val="233667495"/>
        <w:docPartObj>
          <w:docPartGallery w:val="Table of Contents"/>
          <w:docPartUnique/>
        </w:docPartObj>
      </w:sdtPr>
      <w:sdtEndPr>
        <w:rPr>
          <w:b/>
          <w:bCs/>
          <w:noProof/>
        </w:rPr>
      </w:sdtEndPr>
      <w:sdtContent>
        <w:p w14:paraId="1C75971E" w14:textId="33A84497"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130819" w:history="1">
            <w:r w:rsidR="00BB3B58" w:rsidRPr="009B237B">
              <w:rPr>
                <w:rStyle w:val="Hyperlink"/>
                <w:rFonts w:ascii="Times New Roman" w:hAnsi="Times New Roman" w:cs="Times New Roman"/>
                <w:noProof/>
              </w:rPr>
              <w:t>July 1 / Epip 7: St. Shenoute</w:t>
            </w:r>
            <w:r w:rsidR="00BB3B58">
              <w:rPr>
                <w:noProof/>
                <w:webHidden/>
              </w:rPr>
              <w:tab/>
            </w:r>
            <w:r w:rsidR="00BB3B58">
              <w:rPr>
                <w:noProof/>
                <w:webHidden/>
              </w:rPr>
              <w:fldChar w:fldCharType="begin"/>
            </w:r>
            <w:r w:rsidR="00BB3B58">
              <w:rPr>
                <w:noProof/>
                <w:webHidden/>
              </w:rPr>
              <w:instrText xml:space="preserve"> PAGEREF _Toc448130819 \h </w:instrText>
            </w:r>
            <w:r w:rsidR="00BB3B58">
              <w:rPr>
                <w:noProof/>
                <w:webHidden/>
              </w:rPr>
            </w:r>
            <w:r w:rsidR="00BB3B58">
              <w:rPr>
                <w:noProof/>
                <w:webHidden/>
              </w:rPr>
              <w:fldChar w:fldCharType="separate"/>
            </w:r>
            <w:r w:rsidR="00E315A4">
              <w:rPr>
                <w:noProof/>
                <w:webHidden/>
              </w:rPr>
              <w:t>843</w:t>
            </w:r>
            <w:r w:rsidR="00BB3B58">
              <w:rPr>
                <w:noProof/>
                <w:webHidden/>
              </w:rPr>
              <w:fldChar w:fldCharType="end"/>
            </w:r>
          </w:hyperlink>
        </w:p>
        <w:p w14:paraId="66332640" w14:textId="4189480D" w:rsidR="00BB3B58" w:rsidRDefault="00F017CA">
          <w:pPr>
            <w:pStyle w:val="TOC3"/>
            <w:tabs>
              <w:tab w:val="right" w:leader="dot" w:pos="8846"/>
            </w:tabs>
            <w:rPr>
              <w:rFonts w:asciiTheme="minorHAnsi" w:eastAsiaTheme="minorEastAsia" w:hAnsiTheme="minorHAnsi"/>
              <w:noProof/>
              <w:sz w:val="22"/>
              <w:lang w:val="en-US"/>
            </w:rPr>
          </w:pPr>
          <w:hyperlink w:anchor="_Toc448130820" w:history="1">
            <w:r w:rsidR="00BB3B58" w:rsidRPr="009B237B">
              <w:rPr>
                <w:rStyle w:val="Hyperlink"/>
                <w:rFonts w:ascii="Times New Roman" w:hAnsi="Times New Roman" w:cs="Times New Roman"/>
                <w:noProof/>
              </w:rPr>
              <w:t>July 1 / Epip 7: Also St. Ignatius</w:t>
            </w:r>
            <w:r w:rsidR="00BB3B58">
              <w:rPr>
                <w:noProof/>
                <w:webHidden/>
              </w:rPr>
              <w:tab/>
            </w:r>
            <w:r w:rsidR="00BB3B58">
              <w:rPr>
                <w:noProof/>
                <w:webHidden/>
              </w:rPr>
              <w:fldChar w:fldCharType="begin"/>
            </w:r>
            <w:r w:rsidR="00BB3B58">
              <w:rPr>
                <w:noProof/>
                <w:webHidden/>
              </w:rPr>
              <w:instrText xml:space="preserve"> PAGEREF _Toc448130820 \h </w:instrText>
            </w:r>
            <w:r w:rsidR="00BB3B58">
              <w:rPr>
                <w:noProof/>
                <w:webHidden/>
              </w:rPr>
            </w:r>
            <w:r w:rsidR="00BB3B58">
              <w:rPr>
                <w:noProof/>
                <w:webHidden/>
              </w:rPr>
              <w:fldChar w:fldCharType="separate"/>
            </w:r>
            <w:r w:rsidR="00E315A4">
              <w:rPr>
                <w:noProof/>
                <w:webHidden/>
              </w:rPr>
              <w:t>845</w:t>
            </w:r>
            <w:r w:rsidR="00BB3B58">
              <w:rPr>
                <w:noProof/>
                <w:webHidden/>
              </w:rPr>
              <w:fldChar w:fldCharType="end"/>
            </w:r>
          </w:hyperlink>
        </w:p>
        <w:p w14:paraId="534F429C" w14:textId="277CF857" w:rsidR="00BB3B58" w:rsidRDefault="00F017CA">
          <w:pPr>
            <w:pStyle w:val="TOC3"/>
            <w:tabs>
              <w:tab w:val="right" w:leader="dot" w:pos="8846"/>
            </w:tabs>
            <w:rPr>
              <w:rFonts w:asciiTheme="minorHAnsi" w:eastAsiaTheme="minorEastAsia" w:hAnsiTheme="minorHAnsi"/>
              <w:noProof/>
              <w:sz w:val="22"/>
              <w:lang w:val="en-US"/>
            </w:rPr>
          </w:pPr>
          <w:hyperlink w:anchor="_Toc448130821" w:history="1">
            <w:r w:rsidR="00BB3B58" w:rsidRPr="009B237B">
              <w:rPr>
                <w:rStyle w:val="Hyperlink"/>
                <w:noProof/>
                <w:lang w:val="en-US"/>
              </w:rPr>
              <w:t>July 2 / Epip 8: St. Pishoy</w:t>
            </w:r>
            <w:r w:rsidR="00BB3B58">
              <w:rPr>
                <w:noProof/>
                <w:webHidden/>
              </w:rPr>
              <w:tab/>
            </w:r>
            <w:r w:rsidR="00BB3B58">
              <w:rPr>
                <w:noProof/>
                <w:webHidden/>
              </w:rPr>
              <w:fldChar w:fldCharType="begin"/>
            </w:r>
            <w:r w:rsidR="00BB3B58">
              <w:rPr>
                <w:noProof/>
                <w:webHidden/>
              </w:rPr>
              <w:instrText xml:space="preserve"> PAGEREF _Toc448130821 \h </w:instrText>
            </w:r>
            <w:r w:rsidR="00BB3B58">
              <w:rPr>
                <w:noProof/>
                <w:webHidden/>
              </w:rPr>
            </w:r>
            <w:r w:rsidR="00BB3B58">
              <w:rPr>
                <w:noProof/>
                <w:webHidden/>
              </w:rPr>
              <w:fldChar w:fldCharType="separate"/>
            </w:r>
            <w:r w:rsidR="00E315A4">
              <w:rPr>
                <w:noProof/>
                <w:webHidden/>
              </w:rPr>
              <w:t>845</w:t>
            </w:r>
            <w:r w:rsidR="00BB3B58">
              <w:rPr>
                <w:noProof/>
                <w:webHidden/>
              </w:rPr>
              <w:fldChar w:fldCharType="end"/>
            </w:r>
          </w:hyperlink>
        </w:p>
        <w:p w14:paraId="22BB40F3" w14:textId="16ECBBE9" w:rsidR="00BB3B58" w:rsidRDefault="00F017CA">
          <w:pPr>
            <w:pStyle w:val="TOC3"/>
            <w:tabs>
              <w:tab w:val="right" w:leader="dot" w:pos="8846"/>
            </w:tabs>
            <w:rPr>
              <w:rFonts w:asciiTheme="minorHAnsi" w:eastAsiaTheme="minorEastAsia" w:hAnsiTheme="minorHAnsi"/>
              <w:noProof/>
              <w:sz w:val="22"/>
              <w:lang w:val="en-US"/>
            </w:rPr>
          </w:pPr>
          <w:hyperlink w:anchor="_Toc448130822" w:history="1">
            <w:r w:rsidR="00BB3B58" w:rsidRPr="009B237B">
              <w:rPr>
                <w:rStyle w:val="Hyperlink"/>
                <w:noProof/>
              </w:rPr>
              <w:t>The Virgin’s Fast</w:t>
            </w:r>
            <w:r w:rsidR="00BB3B58">
              <w:rPr>
                <w:noProof/>
                <w:webHidden/>
              </w:rPr>
              <w:tab/>
            </w:r>
            <w:r w:rsidR="00BB3B58">
              <w:rPr>
                <w:noProof/>
                <w:webHidden/>
              </w:rPr>
              <w:fldChar w:fldCharType="begin"/>
            </w:r>
            <w:r w:rsidR="00BB3B58">
              <w:rPr>
                <w:noProof/>
                <w:webHidden/>
              </w:rPr>
              <w:instrText xml:space="preserve"> PAGEREF _Toc448130822 \h </w:instrText>
            </w:r>
            <w:r w:rsidR="00BB3B58">
              <w:rPr>
                <w:noProof/>
                <w:webHidden/>
              </w:rPr>
            </w:r>
            <w:r w:rsidR="00BB3B58">
              <w:rPr>
                <w:noProof/>
                <w:webHidden/>
              </w:rPr>
              <w:fldChar w:fldCharType="separate"/>
            </w:r>
            <w:r w:rsidR="00E315A4">
              <w:rPr>
                <w:noProof/>
                <w:webHidden/>
              </w:rPr>
              <w:t>847</w:t>
            </w:r>
            <w:r w:rsidR="00BB3B58">
              <w:rPr>
                <w:noProof/>
                <w:webHidden/>
              </w:rPr>
              <w:fldChar w:fldCharType="end"/>
            </w:r>
          </w:hyperlink>
        </w:p>
        <w:p w14:paraId="04B781CC" w14:textId="56BA2A12" w:rsidR="00BB3B58" w:rsidRDefault="00F017CA">
          <w:pPr>
            <w:pStyle w:val="TOC3"/>
            <w:tabs>
              <w:tab w:val="right" w:leader="dot" w:pos="8846"/>
            </w:tabs>
            <w:rPr>
              <w:rFonts w:asciiTheme="minorHAnsi" w:eastAsiaTheme="minorEastAsia" w:hAnsiTheme="minorHAnsi"/>
              <w:noProof/>
              <w:sz w:val="22"/>
              <w:lang w:val="en-US"/>
            </w:rPr>
          </w:pPr>
          <w:hyperlink w:anchor="_Toc448130823" w:history="1">
            <w:r w:rsidR="00BB3B58" w:rsidRPr="009B237B">
              <w:rPr>
                <w:rStyle w:val="Hyperlink"/>
                <w:noProof/>
                <w:lang w:val="en-US"/>
              </w:rPr>
              <w:t>July 3 / Epip 9: Martyrdom of St. Simon Cleophas the Apostle</w:t>
            </w:r>
            <w:r w:rsidR="00BB3B58">
              <w:rPr>
                <w:noProof/>
                <w:webHidden/>
              </w:rPr>
              <w:tab/>
            </w:r>
            <w:r w:rsidR="00BB3B58">
              <w:rPr>
                <w:noProof/>
                <w:webHidden/>
              </w:rPr>
              <w:fldChar w:fldCharType="begin"/>
            </w:r>
            <w:r w:rsidR="00BB3B58">
              <w:rPr>
                <w:noProof/>
                <w:webHidden/>
              </w:rPr>
              <w:instrText xml:space="preserve"> PAGEREF _Toc448130823 \h </w:instrText>
            </w:r>
            <w:r w:rsidR="00BB3B58">
              <w:rPr>
                <w:noProof/>
                <w:webHidden/>
              </w:rPr>
            </w:r>
            <w:r w:rsidR="00BB3B58">
              <w:rPr>
                <w:noProof/>
                <w:webHidden/>
              </w:rPr>
              <w:fldChar w:fldCharType="separate"/>
            </w:r>
            <w:r w:rsidR="00E315A4">
              <w:rPr>
                <w:noProof/>
                <w:webHidden/>
              </w:rPr>
              <w:t>847</w:t>
            </w:r>
            <w:r w:rsidR="00BB3B58">
              <w:rPr>
                <w:noProof/>
                <w:webHidden/>
              </w:rPr>
              <w:fldChar w:fldCharType="end"/>
            </w:r>
          </w:hyperlink>
        </w:p>
        <w:p w14:paraId="0EFB2895" w14:textId="1CCF834F" w:rsidR="00BB3B58" w:rsidRDefault="00F017CA">
          <w:pPr>
            <w:pStyle w:val="TOC3"/>
            <w:tabs>
              <w:tab w:val="right" w:leader="dot" w:pos="8846"/>
            </w:tabs>
            <w:rPr>
              <w:rFonts w:asciiTheme="minorHAnsi" w:eastAsiaTheme="minorEastAsia" w:hAnsiTheme="minorHAnsi"/>
              <w:noProof/>
              <w:sz w:val="22"/>
              <w:lang w:val="en-US"/>
            </w:rPr>
          </w:pPr>
          <w:hyperlink w:anchor="_Toc448130824" w:history="1">
            <w:r w:rsidR="00BB3B58" w:rsidRPr="009B237B">
              <w:rPr>
                <w:rStyle w:val="Hyperlink"/>
                <w:noProof/>
              </w:rPr>
              <w:t>July 6 / Epip 12: Commemoration of Archangel Michael</w:t>
            </w:r>
            <w:r w:rsidR="00BB3B58">
              <w:rPr>
                <w:noProof/>
                <w:webHidden/>
              </w:rPr>
              <w:tab/>
            </w:r>
            <w:r w:rsidR="00BB3B58">
              <w:rPr>
                <w:noProof/>
                <w:webHidden/>
              </w:rPr>
              <w:fldChar w:fldCharType="begin"/>
            </w:r>
            <w:r w:rsidR="00BB3B58">
              <w:rPr>
                <w:noProof/>
                <w:webHidden/>
              </w:rPr>
              <w:instrText xml:space="preserve"> PAGEREF _Toc448130824 \h </w:instrText>
            </w:r>
            <w:r w:rsidR="00BB3B58">
              <w:rPr>
                <w:noProof/>
                <w:webHidden/>
              </w:rPr>
            </w:r>
            <w:r w:rsidR="00BB3B58">
              <w:rPr>
                <w:noProof/>
                <w:webHidden/>
              </w:rPr>
              <w:fldChar w:fldCharType="separate"/>
            </w:r>
            <w:r w:rsidR="00E315A4">
              <w:rPr>
                <w:noProof/>
                <w:webHidden/>
              </w:rPr>
              <w:t>847</w:t>
            </w:r>
            <w:r w:rsidR="00BB3B58">
              <w:rPr>
                <w:noProof/>
                <w:webHidden/>
              </w:rPr>
              <w:fldChar w:fldCharType="end"/>
            </w:r>
          </w:hyperlink>
        </w:p>
        <w:p w14:paraId="54509BD1" w14:textId="2AE181B2" w:rsidR="00BB3B58" w:rsidRDefault="00F017CA">
          <w:pPr>
            <w:pStyle w:val="TOC3"/>
            <w:tabs>
              <w:tab w:val="right" w:leader="dot" w:pos="8846"/>
            </w:tabs>
            <w:rPr>
              <w:rFonts w:asciiTheme="minorHAnsi" w:eastAsiaTheme="minorEastAsia" w:hAnsiTheme="minorHAnsi"/>
              <w:noProof/>
              <w:sz w:val="22"/>
              <w:lang w:val="en-US"/>
            </w:rPr>
          </w:pPr>
          <w:hyperlink w:anchor="_Toc448130825" w:history="1">
            <w:r w:rsidR="00BB3B58" w:rsidRPr="009B237B">
              <w:rPr>
                <w:rStyle w:val="Hyperlink"/>
                <w:noProof/>
              </w:rPr>
              <w:t>July 12 / Epip 18: Martyrdom of St. James the Apostle, the Bishop of Jerusalem</w:t>
            </w:r>
            <w:r w:rsidR="00BB3B58">
              <w:rPr>
                <w:noProof/>
                <w:webHidden/>
              </w:rPr>
              <w:tab/>
            </w:r>
            <w:r w:rsidR="00BB3B58">
              <w:rPr>
                <w:noProof/>
                <w:webHidden/>
              </w:rPr>
              <w:fldChar w:fldCharType="begin"/>
            </w:r>
            <w:r w:rsidR="00BB3B58">
              <w:rPr>
                <w:noProof/>
                <w:webHidden/>
              </w:rPr>
              <w:instrText xml:space="preserve"> PAGEREF _Toc448130825 \h </w:instrText>
            </w:r>
            <w:r w:rsidR="00BB3B58">
              <w:rPr>
                <w:noProof/>
                <w:webHidden/>
              </w:rPr>
            </w:r>
            <w:r w:rsidR="00BB3B58">
              <w:rPr>
                <w:noProof/>
                <w:webHidden/>
              </w:rPr>
              <w:fldChar w:fldCharType="separate"/>
            </w:r>
            <w:r w:rsidR="00E315A4">
              <w:rPr>
                <w:noProof/>
                <w:webHidden/>
              </w:rPr>
              <w:t>847</w:t>
            </w:r>
            <w:r w:rsidR="00BB3B58">
              <w:rPr>
                <w:noProof/>
                <w:webHidden/>
              </w:rPr>
              <w:fldChar w:fldCharType="end"/>
            </w:r>
          </w:hyperlink>
        </w:p>
        <w:p w14:paraId="337689E7" w14:textId="3CADFD68" w:rsidR="00BB3B58" w:rsidRDefault="00F017CA">
          <w:pPr>
            <w:pStyle w:val="TOC3"/>
            <w:tabs>
              <w:tab w:val="right" w:leader="dot" w:pos="8846"/>
            </w:tabs>
            <w:rPr>
              <w:rFonts w:asciiTheme="minorHAnsi" w:eastAsiaTheme="minorEastAsia" w:hAnsiTheme="minorHAnsi"/>
              <w:noProof/>
              <w:sz w:val="22"/>
              <w:lang w:val="en-US"/>
            </w:rPr>
          </w:pPr>
          <w:hyperlink w:anchor="_Toc448130826" w:history="1">
            <w:r w:rsidR="00BB3B58" w:rsidRPr="009B237B">
              <w:rPr>
                <w:rStyle w:val="Hyperlink"/>
                <w:noProof/>
              </w:rPr>
              <w:t>July 14 / Epip 20: Martyrdom of St. Theodore of Shotep, the General</w:t>
            </w:r>
            <w:r w:rsidR="00BB3B58">
              <w:rPr>
                <w:noProof/>
                <w:webHidden/>
              </w:rPr>
              <w:tab/>
            </w:r>
            <w:r w:rsidR="00BB3B58">
              <w:rPr>
                <w:noProof/>
                <w:webHidden/>
              </w:rPr>
              <w:fldChar w:fldCharType="begin"/>
            </w:r>
            <w:r w:rsidR="00BB3B58">
              <w:rPr>
                <w:noProof/>
                <w:webHidden/>
              </w:rPr>
              <w:instrText xml:space="preserve"> PAGEREF _Toc448130826 \h </w:instrText>
            </w:r>
            <w:r w:rsidR="00BB3B58">
              <w:rPr>
                <w:noProof/>
                <w:webHidden/>
              </w:rPr>
            </w:r>
            <w:r w:rsidR="00BB3B58">
              <w:rPr>
                <w:noProof/>
                <w:webHidden/>
              </w:rPr>
              <w:fldChar w:fldCharType="separate"/>
            </w:r>
            <w:r w:rsidR="00E315A4">
              <w:rPr>
                <w:noProof/>
                <w:webHidden/>
              </w:rPr>
              <w:t>847</w:t>
            </w:r>
            <w:r w:rsidR="00BB3B58">
              <w:rPr>
                <w:noProof/>
                <w:webHidden/>
              </w:rPr>
              <w:fldChar w:fldCharType="end"/>
            </w:r>
          </w:hyperlink>
        </w:p>
        <w:p w14:paraId="659528C0" w14:textId="07A84554" w:rsidR="00BB3B58" w:rsidRDefault="00F017CA">
          <w:pPr>
            <w:pStyle w:val="TOC3"/>
            <w:tabs>
              <w:tab w:val="right" w:leader="dot" w:pos="8846"/>
            </w:tabs>
            <w:rPr>
              <w:rFonts w:asciiTheme="minorHAnsi" w:eastAsiaTheme="minorEastAsia" w:hAnsiTheme="minorHAnsi"/>
              <w:noProof/>
              <w:sz w:val="22"/>
              <w:lang w:val="en-US"/>
            </w:rPr>
          </w:pPr>
          <w:hyperlink w:anchor="_Toc448130827" w:history="1">
            <w:r w:rsidR="00BB3B58" w:rsidRPr="009B237B">
              <w:rPr>
                <w:rStyle w:val="Hyperlink"/>
                <w:noProof/>
              </w:rPr>
              <w:t>July 15 / Epip 21: Commemoration of the Theotokos</w:t>
            </w:r>
            <w:r w:rsidR="00BB3B58">
              <w:rPr>
                <w:noProof/>
                <w:webHidden/>
              </w:rPr>
              <w:tab/>
            </w:r>
            <w:r w:rsidR="00BB3B58">
              <w:rPr>
                <w:noProof/>
                <w:webHidden/>
              </w:rPr>
              <w:fldChar w:fldCharType="begin"/>
            </w:r>
            <w:r w:rsidR="00BB3B58">
              <w:rPr>
                <w:noProof/>
                <w:webHidden/>
              </w:rPr>
              <w:instrText xml:space="preserve"> PAGEREF _Toc448130827 \h </w:instrText>
            </w:r>
            <w:r w:rsidR="00BB3B58">
              <w:rPr>
                <w:noProof/>
                <w:webHidden/>
              </w:rPr>
            </w:r>
            <w:r w:rsidR="00BB3B58">
              <w:rPr>
                <w:noProof/>
                <w:webHidden/>
              </w:rPr>
              <w:fldChar w:fldCharType="separate"/>
            </w:r>
            <w:r w:rsidR="00E315A4">
              <w:rPr>
                <w:noProof/>
                <w:webHidden/>
              </w:rPr>
              <w:t>849</w:t>
            </w:r>
            <w:r w:rsidR="00BB3B58">
              <w:rPr>
                <w:noProof/>
                <w:webHidden/>
              </w:rPr>
              <w:fldChar w:fldCharType="end"/>
            </w:r>
          </w:hyperlink>
        </w:p>
        <w:p w14:paraId="264932AE" w14:textId="6AA6F235" w:rsidR="00BB3B58" w:rsidRDefault="00F017CA">
          <w:pPr>
            <w:pStyle w:val="TOC3"/>
            <w:tabs>
              <w:tab w:val="right" w:leader="dot" w:pos="8846"/>
            </w:tabs>
            <w:rPr>
              <w:rFonts w:asciiTheme="minorHAnsi" w:eastAsiaTheme="minorEastAsia" w:hAnsiTheme="minorHAnsi"/>
              <w:noProof/>
              <w:sz w:val="22"/>
              <w:lang w:val="en-US"/>
            </w:rPr>
          </w:pPr>
          <w:hyperlink w:anchor="_Toc448130828" w:history="1">
            <w:r w:rsidR="00BB3B58" w:rsidRPr="009B237B">
              <w:rPr>
                <w:rStyle w:val="Hyperlink"/>
                <w:noProof/>
              </w:rPr>
              <w:t>July 17 / Epip 23: The Martyrdom of St. Marina</w:t>
            </w:r>
            <w:r w:rsidR="00BB3B58">
              <w:rPr>
                <w:noProof/>
                <w:webHidden/>
              </w:rPr>
              <w:tab/>
            </w:r>
            <w:r w:rsidR="00BB3B58">
              <w:rPr>
                <w:noProof/>
                <w:webHidden/>
              </w:rPr>
              <w:fldChar w:fldCharType="begin"/>
            </w:r>
            <w:r w:rsidR="00BB3B58">
              <w:rPr>
                <w:noProof/>
                <w:webHidden/>
              </w:rPr>
              <w:instrText xml:space="preserve"> PAGEREF _Toc448130828 \h </w:instrText>
            </w:r>
            <w:r w:rsidR="00BB3B58">
              <w:rPr>
                <w:noProof/>
                <w:webHidden/>
              </w:rPr>
            </w:r>
            <w:r w:rsidR="00BB3B58">
              <w:rPr>
                <w:noProof/>
                <w:webHidden/>
              </w:rPr>
              <w:fldChar w:fldCharType="separate"/>
            </w:r>
            <w:r w:rsidR="00E315A4">
              <w:rPr>
                <w:noProof/>
                <w:webHidden/>
              </w:rPr>
              <w:t>849</w:t>
            </w:r>
            <w:r w:rsidR="00BB3B58">
              <w:rPr>
                <w:noProof/>
                <w:webHidden/>
              </w:rPr>
              <w:fldChar w:fldCharType="end"/>
            </w:r>
          </w:hyperlink>
        </w:p>
        <w:p w14:paraId="612A0A63" w14:textId="1436231E" w:rsidR="00BB3B58" w:rsidRDefault="00F017CA">
          <w:pPr>
            <w:pStyle w:val="TOC3"/>
            <w:tabs>
              <w:tab w:val="right" w:leader="dot" w:pos="8846"/>
            </w:tabs>
            <w:rPr>
              <w:rFonts w:asciiTheme="minorHAnsi" w:eastAsiaTheme="minorEastAsia" w:hAnsiTheme="minorHAnsi"/>
              <w:noProof/>
              <w:sz w:val="22"/>
              <w:lang w:val="en-US"/>
            </w:rPr>
          </w:pPr>
          <w:hyperlink w:anchor="_Toc448130829" w:history="1">
            <w:r w:rsidR="00BB3B58" w:rsidRPr="009B237B">
              <w:rPr>
                <w:rStyle w:val="Hyperlink"/>
                <w:noProof/>
              </w:rPr>
              <w:t>July 18 / Epip 24: The Martyrdom of Abba Noub</w:t>
            </w:r>
            <w:r w:rsidR="00BB3B58">
              <w:rPr>
                <w:noProof/>
                <w:webHidden/>
              </w:rPr>
              <w:tab/>
            </w:r>
            <w:r w:rsidR="00BB3B58">
              <w:rPr>
                <w:noProof/>
                <w:webHidden/>
              </w:rPr>
              <w:fldChar w:fldCharType="begin"/>
            </w:r>
            <w:r w:rsidR="00BB3B58">
              <w:rPr>
                <w:noProof/>
                <w:webHidden/>
              </w:rPr>
              <w:instrText xml:space="preserve"> PAGEREF _Toc448130829 \h </w:instrText>
            </w:r>
            <w:r w:rsidR="00BB3B58">
              <w:rPr>
                <w:noProof/>
                <w:webHidden/>
              </w:rPr>
            </w:r>
            <w:r w:rsidR="00BB3B58">
              <w:rPr>
                <w:noProof/>
                <w:webHidden/>
              </w:rPr>
              <w:fldChar w:fldCharType="separate"/>
            </w:r>
            <w:r w:rsidR="00E315A4">
              <w:rPr>
                <w:noProof/>
                <w:webHidden/>
              </w:rPr>
              <w:t>850</w:t>
            </w:r>
            <w:r w:rsidR="00BB3B58">
              <w:rPr>
                <w:noProof/>
                <w:webHidden/>
              </w:rPr>
              <w:fldChar w:fldCharType="end"/>
            </w:r>
          </w:hyperlink>
        </w:p>
        <w:p w14:paraId="24DD5541" w14:textId="71C5920B" w:rsidR="00BB3B58" w:rsidRDefault="00F017CA">
          <w:pPr>
            <w:pStyle w:val="TOC3"/>
            <w:tabs>
              <w:tab w:val="right" w:leader="dot" w:pos="8846"/>
            </w:tabs>
            <w:rPr>
              <w:rFonts w:asciiTheme="minorHAnsi" w:eastAsiaTheme="minorEastAsia" w:hAnsiTheme="minorHAnsi"/>
              <w:noProof/>
              <w:sz w:val="22"/>
              <w:lang w:val="en-US"/>
            </w:rPr>
          </w:pPr>
          <w:hyperlink w:anchor="_Toc448130830" w:history="1">
            <w:r w:rsidR="00BB3B58" w:rsidRPr="009B237B">
              <w:rPr>
                <w:rStyle w:val="Hyperlink"/>
                <w:noProof/>
              </w:rPr>
              <w:t>July 20 / Epip 26: Joseph the Carpenter</w:t>
            </w:r>
            <w:r w:rsidR="00BB3B58">
              <w:rPr>
                <w:noProof/>
                <w:webHidden/>
              </w:rPr>
              <w:tab/>
            </w:r>
            <w:r w:rsidR="00BB3B58">
              <w:rPr>
                <w:noProof/>
                <w:webHidden/>
              </w:rPr>
              <w:fldChar w:fldCharType="begin"/>
            </w:r>
            <w:r w:rsidR="00BB3B58">
              <w:rPr>
                <w:noProof/>
                <w:webHidden/>
              </w:rPr>
              <w:instrText xml:space="preserve"> PAGEREF _Toc448130830 \h </w:instrText>
            </w:r>
            <w:r w:rsidR="00BB3B58">
              <w:rPr>
                <w:noProof/>
                <w:webHidden/>
              </w:rPr>
            </w:r>
            <w:r w:rsidR="00BB3B58">
              <w:rPr>
                <w:noProof/>
                <w:webHidden/>
              </w:rPr>
              <w:fldChar w:fldCharType="separate"/>
            </w:r>
            <w:r w:rsidR="00E315A4">
              <w:rPr>
                <w:noProof/>
                <w:webHidden/>
              </w:rPr>
              <w:t>852</w:t>
            </w:r>
            <w:r w:rsidR="00BB3B58">
              <w:rPr>
                <w:noProof/>
                <w:webHidden/>
              </w:rPr>
              <w:fldChar w:fldCharType="end"/>
            </w:r>
          </w:hyperlink>
        </w:p>
        <w:p w14:paraId="5A1C578F" w14:textId="398FF650" w:rsidR="00BB3B58" w:rsidRDefault="00F017CA">
          <w:pPr>
            <w:pStyle w:val="TOC3"/>
            <w:tabs>
              <w:tab w:val="right" w:leader="dot" w:pos="8846"/>
            </w:tabs>
            <w:rPr>
              <w:rFonts w:asciiTheme="minorHAnsi" w:eastAsiaTheme="minorEastAsia" w:hAnsiTheme="minorHAnsi"/>
              <w:noProof/>
              <w:sz w:val="22"/>
              <w:lang w:val="en-US"/>
            </w:rPr>
          </w:pPr>
          <w:hyperlink w:anchor="_Toc448130831" w:history="1">
            <w:r w:rsidR="00BB3B58" w:rsidRPr="009B237B">
              <w:rPr>
                <w:rStyle w:val="Hyperlink"/>
                <w:noProof/>
              </w:rPr>
              <w:t>July 20 / Epip 26: Also St. Frumentius (Abune Selama), the First Bishop of Ethiopia</w:t>
            </w:r>
            <w:r w:rsidR="00BB3B58">
              <w:rPr>
                <w:noProof/>
                <w:webHidden/>
              </w:rPr>
              <w:tab/>
            </w:r>
            <w:r w:rsidR="00BB3B58">
              <w:rPr>
                <w:noProof/>
                <w:webHidden/>
              </w:rPr>
              <w:fldChar w:fldCharType="begin"/>
            </w:r>
            <w:r w:rsidR="00BB3B58">
              <w:rPr>
                <w:noProof/>
                <w:webHidden/>
              </w:rPr>
              <w:instrText xml:space="preserve"> PAGEREF _Toc448130831 \h </w:instrText>
            </w:r>
            <w:r w:rsidR="00BB3B58">
              <w:rPr>
                <w:noProof/>
                <w:webHidden/>
              </w:rPr>
            </w:r>
            <w:r w:rsidR="00BB3B58">
              <w:rPr>
                <w:noProof/>
                <w:webHidden/>
              </w:rPr>
              <w:fldChar w:fldCharType="separate"/>
            </w:r>
            <w:r w:rsidR="00E315A4">
              <w:rPr>
                <w:noProof/>
                <w:webHidden/>
              </w:rPr>
              <w:t>853</w:t>
            </w:r>
            <w:r w:rsidR="00BB3B58">
              <w:rPr>
                <w:noProof/>
                <w:webHidden/>
              </w:rPr>
              <w:fldChar w:fldCharType="end"/>
            </w:r>
          </w:hyperlink>
        </w:p>
        <w:p w14:paraId="0C57E497" w14:textId="24B11559" w:rsidR="00BB3B58" w:rsidRDefault="00F017CA">
          <w:pPr>
            <w:pStyle w:val="TOC3"/>
            <w:tabs>
              <w:tab w:val="right" w:leader="dot" w:pos="8846"/>
            </w:tabs>
            <w:rPr>
              <w:rFonts w:asciiTheme="minorHAnsi" w:eastAsiaTheme="minorEastAsia" w:hAnsiTheme="minorHAnsi"/>
              <w:noProof/>
              <w:sz w:val="22"/>
              <w:lang w:val="en-US"/>
            </w:rPr>
          </w:pPr>
          <w:hyperlink w:anchor="_Toc448130832" w:history="1">
            <w:r w:rsidR="00BB3B58" w:rsidRPr="009B237B">
              <w:rPr>
                <w:rStyle w:val="Hyperlink"/>
                <w:noProof/>
              </w:rPr>
              <w:t>July 22 / Epip 28: Departure of St. Mary Magdalene</w:t>
            </w:r>
            <w:r w:rsidR="00BB3B58">
              <w:rPr>
                <w:noProof/>
                <w:webHidden/>
              </w:rPr>
              <w:tab/>
            </w:r>
            <w:r w:rsidR="00BB3B58">
              <w:rPr>
                <w:noProof/>
                <w:webHidden/>
              </w:rPr>
              <w:fldChar w:fldCharType="begin"/>
            </w:r>
            <w:r w:rsidR="00BB3B58">
              <w:rPr>
                <w:noProof/>
                <w:webHidden/>
              </w:rPr>
              <w:instrText xml:space="preserve"> PAGEREF _Toc448130832 \h </w:instrText>
            </w:r>
            <w:r w:rsidR="00BB3B58">
              <w:rPr>
                <w:noProof/>
                <w:webHidden/>
              </w:rPr>
            </w:r>
            <w:r w:rsidR="00BB3B58">
              <w:rPr>
                <w:noProof/>
                <w:webHidden/>
              </w:rPr>
              <w:fldChar w:fldCharType="separate"/>
            </w:r>
            <w:r w:rsidR="00E315A4">
              <w:rPr>
                <w:noProof/>
                <w:webHidden/>
              </w:rPr>
              <w:t>853</w:t>
            </w:r>
            <w:r w:rsidR="00BB3B58">
              <w:rPr>
                <w:noProof/>
                <w:webHidden/>
              </w:rPr>
              <w:fldChar w:fldCharType="end"/>
            </w:r>
          </w:hyperlink>
        </w:p>
        <w:p w14:paraId="22E92DF4" w14:textId="07A6F732" w:rsidR="00BB3B58" w:rsidRDefault="00F017CA">
          <w:pPr>
            <w:pStyle w:val="TOC3"/>
            <w:tabs>
              <w:tab w:val="right" w:leader="dot" w:pos="8846"/>
            </w:tabs>
            <w:rPr>
              <w:rFonts w:asciiTheme="minorHAnsi" w:eastAsiaTheme="minorEastAsia" w:hAnsiTheme="minorHAnsi"/>
              <w:noProof/>
              <w:sz w:val="22"/>
              <w:lang w:val="en-US"/>
            </w:rPr>
          </w:pPr>
          <w:hyperlink w:anchor="_Toc448130833" w:history="1">
            <w:r w:rsidR="00BB3B58" w:rsidRPr="009B237B">
              <w:rPr>
                <w:rStyle w:val="Hyperlink"/>
                <w:noProof/>
              </w:rPr>
              <w:t>July 23 / Epip 29: Commemoration of the Annunciation, Nativity, and Resurrection on the 29</w:t>
            </w:r>
            <w:r w:rsidR="00BB3B58" w:rsidRPr="009B237B">
              <w:rPr>
                <w:rStyle w:val="Hyperlink"/>
                <w:noProof/>
                <w:vertAlign w:val="superscript"/>
              </w:rPr>
              <w:t>th</w:t>
            </w:r>
            <w:r w:rsidR="00BB3B58" w:rsidRPr="009B237B">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_Toc448130833 \h </w:instrText>
            </w:r>
            <w:r w:rsidR="00BB3B58">
              <w:rPr>
                <w:noProof/>
                <w:webHidden/>
              </w:rPr>
            </w:r>
            <w:r w:rsidR="00BB3B58">
              <w:rPr>
                <w:noProof/>
                <w:webHidden/>
              </w:rPr>
              <w:fldChar w:fldCharType="separate"/>
            </w:r>
            <w:r w:rsidR="00E315A4">
              <w:rPr>
                <w:noProof/>
                <w:webHidden/>
              </w:rPr>
              <w:t>855</w:t>
            </w:r>
            <w:r w:rsidR="00BB3B58">
              <w:rPr>
                <w:noProof/>
                <w:webHidden/>
              </w:rPr>
              <w:fldChar w:fldCharType="end"/>
            </w:r>
          </w:hyperlink>
        </w:p>
        <w:p w14:paraId="6694ACD9" w14:textId="7DDB5C47" w:rsidR="00BB3B58" w:rsidRDefault="00F017CA">
          <w:pPr>
            <w:pStyle w:val="TOC3"/>
            <w:tabs>
              <w:tab w:val="right" w:leader="dot" w:pos="8846"/>
            </w:tabs>
            <w:rPr>
              <w:rFonts w:asciiTheme="minorHAnsi" w:eastAsiaTheme="minorEastAsia" w:hAnsiTheme="minorHAnsi"/>
              <w:noProof/>
              <w:sz w:val="22"/>
              <w:lang w:val="en-US"/>
            </w:rPr>
          </w:pPr>
          <w:hyperlink w:anchor="_Toc448130834" w:history="1">
            <w:r w:rsidR="00BB3B58" w:rsidRPr="009B237B">
              <w:rPr>
                <w:rStyle w:val="Hyperlink"/>
                <w:noProof/>
              </w:rPr>
              <w:t>July 23 / Epip 29: Also the Translocation of the Relics of St. Andrew, the Apostle</w:t>
            </w:r>
            <w:r w:rsidR="00BB3B58">
              <w:rPr>
                <w:noProof/>
                <w:webHidden/>
              </w:rPr>
              <w:tab/>
            </w:r>
            <w:r w:rsidR="00BB3B58">
              <w:rPr>
                <w:noProof/>
                <w:webHidden/>
              </w:rPr>
              <w:fldChar w:fldCharType="begin"/>
            </w:r>
            <w:r w:rsidR="00BB3B58">
              <w:rPr>
                <w:noProof/>
                <w:webHidden/>
              </w:rPr>
              <w:instrText xml:space="preserve"> PAGEREF _Toc448130834 \h </w:instrText>
            </w:r>
            <w:r w:rsidR="00BB3B58">
              <w:rPr>
                <w:noProof/>
                <w:webHidden/>
              </w:rPr>
            </w:r>
            <w:r w:rsidR="00BB3B58">
              <w:rPr>
                <w:noProof/>
                <w:webHidden/>
              </w:rPr>
              <w:fldChar w:fldCharType="separate"/>
            </w:r>
            <w:r w:rsidR="00E315A4">
              <w:rPr>
                <w:noProof/>
                <w:webHidden/>
              </w:rPr>
              <w:t>855</w:t>
            </w:r>
            <w:r w:rsidR="00BB3B58">
              <w:rPr>
                <w:noProof/>
                <w:webHidden/>
              </w:rPr>
              <w:fldChar w:fldCharType="end"/>
            </w:r>
          </w:hyperlink>
        </w:p>
        <w:p w14:paraId="70B7FE69" w14:textId="59E9806C" w:rsidR="00BB3B58" w:rsidRDefault="00F017CA">
          <w:pPr>
            <w:pStyle w:val="TOC3"/>
            <w:tabs>
              <w:tab w:val="right" w:leader="dot" w:pos="8846"/>
            </w:tabs>
            <w:rPr>
              <w:rFonts w:asciiTheme="minorHAnsi" w:eastAsiaTheme="minorEastAsia" w:hAnsiTheme="minorHAnsi"/>
              <w:noProof/>
              <w:sz w:val="22"/>
              <w:lang w:val="en-US"/>
            </w:rPr>
          </w:pPr>
          <w:hyperlink w:anchor="_Toc448130835" w:history="1">
            <w:r w:rsidR="00BB3B58" w:rsidRPr="009B237B">
              <w:rPr>
                <w:rStyle w:val="Hyperlink"/>
                <w:noProof/>
              </w:rPr>
              <w:t>July 28 / Mesori 4: Consecration of the Church of St. Anthony</w:t>
            </w:r>
            <w:r w:rsidR="00BB3B58">
              <w:rPr>
                <w:noProof/>
                <w:webHidden/>
              </w:rPr>
              <w:tab/>
            </w:r>
            <w:r w:rsidR="00BB3B58">
              <w:rPr>
                <w:noProof/>
                <w:webHidden/>
              </w:rPr>
              <w:fldChar w:fldCharType="begin"/>
            </w:r>
            <w:r w:rsidR="00BB3B58">
              <w:rPr>
                <w:noProof/>
                <w:webHidden/>
              </w:rPr>
              <w:instrText xml:space="preserve"> PAGEREF _Toc448130835 \h </w:instrText>
            </w:r>
            <w:r w:rsidR="00BB3B58">
              <w:rPr>
                <w:noProof/>
                <w:webHidden/>
              </w:rPr>
            </w:r>
            <w:r w:rsidR="00BB3B58">
              <w:rPr>
                <w:noProof/>
                <w:webHidden/>
              </w:rPr>
              <w:fldChar w:fldCharType="separate"/>
            </w:r>
            <w:r w:rsidR="00E315A4">
              <w:rPr>
                <w:noProof/>
                <w:webHidden/>
              </w:rPr>
              <w:t>855</w:t>
            </w:r>
            <w:r w:rsidR="00BB3B58">
              <w:rPr>
                <w:noProof/>
                <w:webHidden/>
              </w:rPr>
              <w:fldChar w:fldCharType="end"/>
            </w:r>
          </w:hyperlink>
        </w:p>
        <w:p w14:paraId="11911C47" w14:textId="64689DAB"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20" w:name="_Ref436250323"/>
      <w:bookmarkStart w:id="1621" w:name="_Toc448130819"/>
      <w:r>
        <w:rPr>
          <w:rFonts w:ascii="Times New Roman" w:hAnsi="Times New Roman" w:cs="Times New Roman"/>
        </w:rPr>
        <w:lastRenderedPageBreak/>
        <w:t>July 1 / Epip 7: St. Shenoute</w:t>
      </w:r>
      <w:bookmarkEnd w:id="1616"/>
      <w:bookmarkEnd w:id="1620"/>
      <w:bookmarkEnd w:id="1621"/>
    </w:p>
    <w:p w14:paraId="5B5A5AD3" w14:textId="77777777" w:rsidR="00980D99" w:rsidRDefault="00980D99" w:rsidP="00980D99">
      <w:pPr>
        <w:pStyle w:val="Heading4"/>
        <w:rPr>
          <w:lang w:val="en-US"/>
        </w:rPr>
      </w:pPr>
      <w:bookmarkStart w:id="1622" w:name="_Ref434491186"/>
      <w:r>
        <w:rPr>
          <w:lang w:val="en-US"/>
        </w:rPr>
        <w:t>The Doxology</w:t>
      </w:r>
      <w:r w:rsidR="00810F04">
        <w:rPr>
          <w:lang w:val="en-US"/>
        </w:rPr>
        <w:t xml:space="preserve"> for St. Shenoute</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26" w:name="_Ref434491207"/>
      <w:r>
        <w:rPr>
          <w:lang w:val="en-US"/>
        </w:rPr>
        <w:t>A Doxology for St. Besa</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27" w:name="_Toc448130820"/>
      <w:r>
        <w:rPr>
          <w:rFonts w:ascii="Times New Roman" w:hAnsi="Times New Roman" w:cs="Times New Roman"/>
        </w:rPr>
        <w:t>July 1 / Epip 7: Also St. Ignatius</w:t>
      </w:r>
      <w:bookmarkEnd w:id="1627"/>
    </w:p>
    <w:p w14:paraId="08CD1881" w14:textId="77777777" w:rsidR="00980D99" w:rsidRDefault="00980D99" w:rsidP="00980D99">
      <w:pPr>
        <w:pStyle w:val="Heading3"/>
        <w:rPr>
          <w:lang w:val="en-US"/>
        </w:rPr>
      </w:pPr>
      <w:bookmarkStart w:id="1628" w:name="_Ref434560325"/>
      <w:bookmarkStart w:id="1629" w:name="_Toc448130821"/>
      <w:r>
        <w:rPr>
          <w:lang w:val="en-US"/>
        </w:rPr>
        <w:t>July 2 / Epip 8: St. Pishoy</w:t>
      </w:r>
      <w:bookmarkEnd w:id="1628"/>
      <w:bookmarkEnd w:id="1629"/>
    </w:p>
    <w:p w14:paraId="3F31CCDA" w14:textId="77777777" w:rsidR="00980D99" w:rsidRDefault="00980D99" w:rsidP="00980D99">
      <w:pPr>
        <w:pStyle w:val="Heading4"/>
        <w:rPr>
          <w:lang w:val="en-US"/>
        </w:rPr>
      </w:pPr>
      <w:bookmarkStart w:id="1630" w:name="_Ref434490783"/>
      <w:r>
        <w:rPr>
          <w:lang w:val="en-US"/>
        </w:rPr>
        <w:t>The Doxology</w:t>
      </w:r>
      <w:r w:rsidR="00810F04">
        <w:rPr>
          <w:lang w:val="en-US"/>
        </w:rPr>
        <w:t xml:space="preserve"> for St. Pishoy</w:t>
      </w:r>
      <w:bookmarkEnd w:id="1630"/>
    </w:p>
    <w:p w14:paraId="748CA5AD" w14:textId="4A4AA198"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315A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315A4">
        <w:rPr>
          <w:noProof/>
          <w:lang w:val="en-US"/>
        </w:rPr>
        <w:t>573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40" w:name="_Toc448130822"/>
      <w:r>
        <w:t>The Virgin’s Fast</w:t>
      </w:r>
      <w:bookmarkEnd w:id="1619"/>
      <w:bookmarkEnd w:id="1618"/>
      <w:bookmarkEnd w:id="1617"/>
      <w:bookmarkEnd w:id="1640"/>
    </w:p>
    <w:p w14:paraId="67B94F6A" w14:textId="77777777" w:rsidR="005B716A" w:rsidRDefault="005B716A" w:rsidP="005B716A">
      <w:pPr>
        <w:pStyle w:val="Heading3"/>
        <w:rPr>
          <w:lang w:val="en-US"/>
        </w:rPr>
      </w:pPr>
      <w:bookmarkStart w:id="1641" w:name="_Toc448130823"/>
      <w:r>
        <w:rPr>
          <w:lang w:val="en-US"/>
        </w:rPr>
        <w:t>July 3 / Epip 9: Martyrdom of</w:t>
      </w:r>
      <w:r w:rsidR="00FE0AE4">
        <w:rPr>
          <w:lang w:val="en-US"/>
        </w:rPr>
        <w:t xml:space="preserve"> </w:t>
      </w:r>
      <w:r>
        <w:rPr>
          <w:lang w:val="en-US"/>
        </w:rPr>
        <w:t>St. Simon Cleophas the Apostle</w:t>
      </w:r>
      <w:bookmarkEnd w:id="1641"/>
    </w:p>
    <w:p w14:paraId="4B2873D8" w14:textId="71A7702A"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9F0F33E" w14:textId="77777777" w:rsidR="00DD5136" w:rsidRDefault="00DD5136" w:rsidP="00DD5136">
      <w:pPr>
        <w:pStyle w:val="Heading3"/>
      </w:pPr>
      <w:bookmarkStart w:id="1642" w:name="_Toc448130824"/>
      <w:r>
        <w:t>July 6 / Epip 12: Commemoration of Archangel Michael</w:t>
      </w:r>
      <w:bookmarkEnd w:id="1642"/>
    </w:p>
    <w:p w14:paraId="5BB08031" w14:textId="468706F4"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1D32BC82" w14:textId="77777777" w:rsidR="005B716A" w:rsidRDefault="005B716A" w:rsidP="005B716A">
      <w:pPr>
        <w:pStyle w:val="Heading3"/>
      </w:pPr>
      <w:bookmarkStart w:id="1643" w:name="_Toc448130825"/>
      <w:r>
        <w:t>July 12 / Epip 18: Martyrdom of St. James the Apostle, the Bishop of Jerusalem</w:t>
      </w:r>
      <w:bookmarkEnd w:id="1643"/>
    </w:p>
    <w:p w14:paraId="3E767F80" w14:textId="4FB60D83"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630614C9" w14:textId="77777777" w:rsidR="009C1989" w:rsidRDefault="009C1989" w:rsidP="009C1989">
      <w:pPr>
        <w:pStyle w:val="Heading3"/>
      </w:pPr>
      <w:bookmarkStart w:id="1644" w:name="_Ref434562330"/>
      <w:bookmarkStart w:id="1645" w:name="_Toc448130826"/>
      <w:r>
        <w:t>July 14 / Epip 20: Martyrdom of St. Theodore of Shotep, the General</w:t>
      </w:r>
      <w:bookmarkEnd w:id="1644"/>
      <w:bookmarkEnd w:id="1645"/>
    </w:p>
    <w:p w14:paraId="7B584133" w14:textId="77777777" w:rsidR="009C1989" w:rsidRDefault="009C1989" w:rsidP="009C1989">
      <w:pPr>
        <w:pStyle w:val="Heading4"/>
      </w:pPr>
      <w:bookmarkStart w:id="1646" w:name="_Ref434489277"/>
      <w:r>
        <w:t>The Doxology of St. Theodore of Shotep, the General</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47" w:name="_Ref434489296"/>
      <w:r>
        <w:t>Another Doxology of St. Theodore of Shotep, the General</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48"/>
            <w:r>
              <w:t>struggler</w:t>
            </w:r>
            <w:commentRangeEnd w:id="1648"/>
            <w:r>
              <w:rPr>
                <w:rStyle w:val="CommentReference"/>
                <w:rFonts w:ascii="Times New Roman" w:eastAsiaTheme="minorHAnsi" w:hAnsi="Times New Roman" w:cstheme="minorBidi"/>
                <w:color w:val="auto"/>
              </w:rPr>
              <w:commentReference w:id="164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49" w:name="_Toc448130827"/>
      <w:r>
        <w:t>July 15 / Epip 21: Commemoration of the Theotokos</w:t>
      </w:r>
      <w:bookmarkEnd w:id="1649"/>
    </w:p>
    <w:p w14:paraId="09456591" w14:textId="60D6335C"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46562046" w14:textId="77777777" w:rsidR="0078548F" w:rsidRDefault="0078548F" w:rsidP="0078548F">
      <w:pPr>
        <w:pStyle w:val="Heading3"/>
      </w:pPr>
      <w:bookmarkStart w:id="1650" w:name="_Ref434562663"/>
      <w:bookmarkStart w:id="1651" w:name="_Toc448130828"/>
      <w:r>
        <w:t>July 17 / Epip 23: The Martyrdom of St. Marina</w:t>
      </w:r>
      <w:bookmarkEnd w:id="1650"/>
      <w:bookmarkEnd w:id="1651"/>
    </w:p>
    <w:p w14:paraId="71210AE6" w14:textId="77777777" w:rsidR="0078548F" w:rsidRDefault="0078548F" w:rsidP="0078548F">
      <w:pPr>
        <w:pStyle w:val="Heading4"/>
      </w:pPr>
      <w:bookmarkStart w:id="1652" w:name="_Ref434490204"/>
      <w:r>
        <w:t>The Doxology</w:t>
      </w:r>
      <w:r w:rsidR="00B46E6E">
        <w:t xml:space="preserve"> for St. Marina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53" w:name="_Toc448130829"/>
      <w:r>
        <w:t>July 18 / Epip 24: The Martyrdom of Abba Noub</w:t>
      </w:r>
      <w:bookmarkEnd w:id="1653"/>
    </w:p>
    <w:p w14:paraId="45A4C76D" w14:textId="77777777" w:rsidR="00951605" w:rsidRDefault="00951605" w:rsidP="00951605">
      <w:pPr>
        <w:pStyle w:val="Heading4"/>
      </w:pPr>
      <w:bookmarkStart w:id="1654" w:name="_Ref434489534"/>
      <w:r>
        <w:t>The Doxology</w:t>
      </w:r>
      <w:r w:rsidR="00B46E6E">
        <w:t xml:space="preserve"> for Abba Noub</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55"/>
            <w:r>
              <w:t>Abba Noub</w:t>
            </w:r>
            <w:commentRangeEnd w:id="1655"/>
            <w:r>
              <w:rPr>
                <w:rStyle w:val="CommentReference"/>
                <w:rFonts w:ascii="Times New Roman" w:eastAsiaTheme="minorHAnsi" w:hAnsi="Times New Roman" w:cstheme="minorBidi"/>
                <w:color w:val="auto"/>
              </w:rPr>
              <w:commentReference w:id="165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56"/>
            <w:r>
              <w:t xml:space="preserve">upright </w:t>
            </w:r>
            <w:commentRangeEnd w:id="1656"/>
            <w:r>
              <w:rPr>
                <w:rStyle w:val="CommentReference"/>
                <w:rFonts w:ascii="Times New Roman" w:eastAsiaTheme="minorHAnsi" w:hAnsi="Times New Roman" w:cstheme="minorBidi"/>
                <w:color w:val="auto"/>
              </w:rPr>
              <w:commentReference w:id="165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57" w:name="_Toc448130830"/>
      <w:r>
        <w:t>July 20 / Epip 26: Joseph the Carpenter</w:t>
      </w:r>
      <w:bookmarkEnd w:id="1657"/>
    </w:p>
    <w:p w14:paraId="5DE3B33E" w14:textId="77777777" w:rsidR="00BF240D" w:rsidRDefault="00BF240D" w:rsidP="00BF240D">
      <w:pPr>
        <w:pStyle w:val="Heading4"/>
      </w:pPr>
      <w:bookmarkStart w:id="1658" w:name="_Ref434488476"/>
      <w:r>
        <w:t>The Doxology</w:t>
      </w:r>
      <w:r w:rsidR="00B46E6E">
        <w:t xml:space="preserve"> for St. Joseph the Carpenter</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59" w:name="_Toc448130831"/>
      <w:bookmarkStart w:id="1660" w:name="_Toc410196222"/>
      <w:bookmarkStart w:id="1661" w:name="_Toc410196464"/>
      <w:bookmarkStart w:id="1662" w:name="_Toc410196966"/>
      <w:r>
        <w:t>July 20 / Epip 26: Also St. Frumentius (Abune Selama), the First Bishop of Ethiopia</w:t>
      </w:r>
      <w:bookmarkEnd w:id="1659"/>
    </w:p>
    <w:p w14:paraId="5EE79286" w14:textId="44950DB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315A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315A4">
        <w:rPr>
          <w:noProof/>
        </w:rPr>
        <w:t>795</w:t>
      </w:r>
      <w:r w:rsidR="00237D47">
        <w:fldChar w:fldCharType="end"/>
      </w:r>
      <w:r>
        <w:t>.</w:t>
      </w:r>
    </w:p>
    <w:p w14:paraId="74ECF631" w14:textId="77777777" w:rsidR="00C325FC" w:rsidRDefault="00C325FC" w:rsidP="005B716A">
      <w:pPr>
        <w:pStyle w:val="Heading3"/>
      </w:pPr>
      <w:bookmarkStart w:id="1663" w:name="_Toc448130832"/>
      <w:r>
        <w:t>July 22 / Epip 28: Departure of St. Mary Magdalene</w:t>
      </w:r>
      <w:bookmarkEnd w:id="1663"/>
    </w:p>
    <w:p w14:paraId="41ADBBFF" w14:textId="77777777" w:rsidR="00C325FC" w:rsidRDefault="00C325FC" w:rsidP="00C325FC">
      <w:pPr>
        <w:pStyle w:val="Heading4"/>
      </w:pPr>
      <w:bookmarkStart w:id="1664" w:name="_Ref434489077"/>
      <w:r>
        <w:t>The Doxology</w:t>
      </w:r>
      <w:r w:rsidR="00B46E6E">
        <w:t xml:space="preserve"> for St. Mary Magdalene</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65"/>
            <w:r>
              <w:t xml:space="preserve">ϯⲁⲅⲓⲁ </w:t>
            </w:r>
            <w:commentRangeEnd w:id="1665"/>
            <w:r>
              <w:rPr>
                <w:rStyle w:val="CommentReference"/>
                <w:rFonts w:ascii="Times New Roman" w:hAnsi="Times New Roman" w:cstheme="minorBidi"/>
                <w:noProof w:val="0"/>
              </w:rPr>
              <w:commentReference w:id="166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66" w:name="_Toc448130833"/>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66"/>
    </w:p>
    <w:p w14:paraId="19C57F68" w14:textId="5D292149" w:rsidR="00B52D77" w:rsidRDefault="00B52D77" w:rsidP="00B52D77">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48B57972" w14:textId="77777777" w:rsidR="005B716A" w:rsidRDefault="005B716A" w:rsidP="005B716A">
      <w:pPr>
        <w:pStyle w:val="Heading3"/>
      </w:pPr>
      <w:bookmarkStart w:id="1667" w:name="_Toc448130834"/>
      <w:r>
        <w:t xml:space="preserve">July 23 / Epip 29: </w:t>
      </w:r>
      <w:r w:rsidR="00B52D77">
        <w:t xml:space="preserve">Also the </w:t>
      </w:r>
      <w:r>
        <w:t>Translocation of the Relics of St. Andrew, the Apostle</w:t>
      </w:r>
      <w:bookmarkEnd w:id="1667"/>
    </w:p>
    <w:p w14:paraId="7500DAE2" w14:textId="3088FB48"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3CDA1374" w14:textId="77777777" w:rsidR="00960235" w:rsidRDefault="00960235" w:rsidP="00960235">
      <w:pPr>
        <w:pStyle w:val="Heading3"/>
      </w:pPr>
      <w:bookmarkStart w:id="1668" w:name="_Toc448130835"/>
      <w:r>
        <w:t>July 28 / Mesori 4: Consecration of the Church of St. Anthony</w:t>
      </w:r>
      <w:bookmarkEnd w:id="1668"/>
    </w:p>
    <w:p w14:paraId="15290CA7" w14:textId="6EEA70AC"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315A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315A4">
        <w:rPr>
          <w:noProof/>
        </w:rPr>
        <w:t>759</w:t>
      </w:r>
      <w:r w:rsidR="00237D47">
        <w:fldChar w:fldCharType="end"/>
      </w:r>
      <w:bookmarkEnd w:id="1615"/>
      <w:r>
        <w:t>.</w:t>
      </w:r>
    </w:p>
    <w:p w14:paraId="62D72F65" w14:textId="77777777" w:rsidR="00495F1A" w:rsidRPr="00980D99" w:rsidRDefault="00495F1A" w:rsidP="00495F1A">
      <w:pPr>
        <w:pStyle w:val="Heading2"/>
        <w:rPr>
          <w:lang w:val="en-US"/>
        </w:rPr>
      </w:pPr>
      <w:bookmarkStart w:id="1669" w:name="_Toc448130639"/>
      <w:bookmarkStart w:id="1670" w:name="August"/>
      <w:r>
        <w:lastRenderedPageBreak/>
        <w:t>August</w:t>
      </w:r>
      <w:bookmarkEnd w:id="1660"/>
      <w:bookmarkEnd w:id="1661"/>
      <w:bookmarkEnd w:id="166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69"/>
    </w:p>
    <w:bookmarkStart w:id="1671" w:name="_Toc410196967" w:displacedByCustomXml="next"/>
    <w:bookmarkStart w:id="1672" w:name="_Toc410196465" w:displacedByCustomXml="next"/>
    <w:bookmarkStart w:id="1673" w:name="_Toc410196223" w:displacedByCustomXml="next"/>
    <w:sdt>
      <w:sdtPr>
        <w:id w:val="-1335066635"/>
        <w:docPartObj>
          <w:docPartGallery w:val="Table of Contents"/>
          <w:docPartUnique/>
        </w:docPartObj>
      </w:sdtPr>
      <w:sdtEndPr>
        <w:rPr>
          <w:b/>
          <w:bCs/>
          <w:noProof/>
        </w:rPr>
      </w:sdtEndPr>
      <w:sdtContent>
        <w:p w14:paraId="6DD89884" w14:textId="72DC2145"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130836" w:history="1">
            <w:r w:rsidR="00BB3B58" w:rsidRPr="00E7380E">
              <w:rPr>
                <w:rStyle w:val="Hyperlink"/>
                <w:noProof/>
              </w:rPr>
              <w:t>August 1 / Mesori 8: The Confession of St. Peter</w:t>
            </w:r>
            <w:r w:rsidR="00BB3B58">
              <w:rPr>
                <w:noProof/>
                <w:webHidden/>
              </w:rPr>
              <w:tab/>
            </w:r>
            <w:r w:rsidR="00BB3B58">
              <w:rPr>
                <w:noProof/>
                <w:webHidden/>
              </w:rPr>
              <w:fldChar w:fldCharType="begin"/>
            </w:r>
            <w:r w:rsidR="00BB3B58">
              <w:rPr>
                <w:noProof/>
                <w:webHidden/>
              </w:rPr>
              <w:instrText xml:space="preserve"> PAGEREF _Toc448130836 \h </w:instrText>
            </w:r>
            <w:r w:rsidR="00BB3B58">
              <w:rPr>
                <w:noProof/>
                <w:webHidden/>
              </w:rPr>
            </w:r>
            <w:r w:rsidR="00BB3B58">
              <w:rPr>
                <w:noProof/>
                <w:webHidden/>
              </w:rPr>
              <w:fldChar w:fldCharType="separate"/>
            </w:r>
            <w:r w:rsidR="00E315A4">
              <w:rPr>
                <w:noProof/>
                <w:webHidden/>
              </w:rPr>
              <w:t>857</w:t>
            </w:r>
            <w:r w:rsidR="00BB3B58">
              <w:rPr>
                <w:noProof/>
                <w:webHidden/>
              </w:rPr>
              <w:fldChar w:fldCharType="end"/>
            </w:r>
          </w:hyperlink>
        </w:p>
        <w:p w14:paraId="2960045A" w14:textId="3A69DB81" w:rsidR="00BB3B58" w:rsidRDefault="00F017CA">
          <w:pPr>
            <w:pStyle w:val="TOC3"/>
            <w:tabs>
              <w:tab w:val="right" w:leader="dot" w:pos="8846"/>
            </w:tabs>
            <w:rPr>
              <w:rFonts w:asciiTheme="minorHAnsi" w:eastAsiaTheme="minorEastAsia" w:hAnsiTheme="minorHAnsi"/>
              <w:noProof/>
              <w:sz w:val="22"/>
              <w:lang w:val="en-US"/>
            </w:rPr>
          </w:pPr>
          <w:hyperlink w:anchor="_Toc448130837" w:history="1">
            <w:r w:rsidR="00BB3B58" w:rsidRPr="00E7380E">
              <w:rPr>
                <w:rStyle w:val="Hyperlink"/>
                <w:noProof/>
              </w:rPr>
              <w:t>August 5 / Mesori 12: Commemoration of Archangel Michael</w:t>
            </w:r>
            <w:r w:rsidR="00BB3B58">
              <w:rPr>
                <w:noProof/>
                <w:webHidden/>
              </w:rPr>
              <w:tab/>
            </w:r>
            <w:r w:rsidR="00BB3B58">
              <w:rPr>
                <w:noProof/>
                <w:webHidden/>
              </w:rPr>
              <w:fldChar w:fldCharType="begin"/>
            </w:r>
            <w:r w:rsidR="00BB3B58">
              <w:rPr>
                <w:noProof/>
                <w:webHidden/>
              </w:rPr>
              <w:instrText xml:space="preserve"> PAGEREF _Toc448130837 \h </w:instrText>
            </w:r>
            <w:r w:rsidR="00BB3B58">
              <w:rPr>
                <w:noProof/>
                <w:webHidden/>
              </w:rPr>
            </w:r>
            <w:r w:rsidR="00BB3B58">
              <w:rPr>
                <w:noProof/>
                <w:webHidden/>
              </w:rPr>
              <w:fldChar w:fldCharType="separate"/>
            </w:r>
            <w:r w:rsidR="00E315A4">
              <w:rPr>
                <w:noProof/>
                <w:webHidden/>
              </w:rPr>
              <w:t>857</w:t>
            </w:r>
            <w:r w:rsidR="00BB3B58">
              <w:rPr>
                <w:noProof/>
                <w:webHidden/>
              </w:rPr>
              <w:fldChar w:fldCharType="end"/>
            </w:r>
          </w:hyperlink>
        </w:p>
        <w:p w14:paraId="6393C909" w14:textId="228A4CD2" w:rsidR="00BB3B58" w:rsidRDefault="00F017CA">
          <w:pPr>
            <w:pStyle w:val="TOC3"/>
            <w:tabs>
              <w:tab w:val="right" w:leader="dot" w:pos="8846"/>
            </w:tabs>
            <w:rPr>
              <w:rFonts w:asciiTheme="minorHAnsi" w:eastAsiaTheme="minorEastAsia" w:hAnsiTheme="minorHAnsi"/>
              <w:noProof/>
              <w:sz w:val="22"/>
              <w:lang w:val="en-US"/>
            </w:rPr>
          </w:pPr>
          <w:hyperlink w:anchor="_Toc448130838" w:history="1">
            <w:r w:rsidR="00BB3B58" w:rsidRPr="00E7380E">
              <w:rPr>
                <w:rStyle w:val="Hyperlink"/>
                <w:noProof/>
              </w:rPr>
              <w:t>August 6 / Mesori 13: The Transfiguration</w:t>
            </w:r>
            <w:r w:rsidR="00BB3B58">
              <w:rPr>
                <w:noProof/>
                <w:webHidden/>
              </w:rPr>
              <w:tab/>
            </w:r>
            <w:r w:rsidR="00BB3B58">
              <w:rPr>
                <w:noProof/>
                <w:webHidden/>
              </w:rPr>
              <w:fldChar w:fldCharType="begin"/>
            </w:r>
            <w:r w:rsidR="00BB3B58">
              <w:rPr>
                <w:noProof/>
                <w:webHidden/>
              </w:rPr>
              <w:instrText xml:space="preserve"> PAGEREF _Toc448130838 \h </w:instrText>
            </w:r>
            <w:r w:rsidR="00BB3B58">
              <w:rPr>
                <w:noProof/>
                <w:webHidden/>
              </w:rPr>
            </w:r>
            <w:r w:rsidR="00BB3B58">
              <w:rPr>
                <w:noProof/>
                <w:webHidden/>
              </w:rPr>
              <w:fldChar w:fldCharType="separate"/>
            </w:r>
            <w:r w:rsidR="00E315A4">
              <w:rPr>
                <w:noProof/>
                <w:webHidden/>
              </w:rPr>
              <w:t>857</w:t>
            </w:r>
            <w:r w:rsidR="00BB3B58">
              <w:rPr>
                <w:noProof/>
                <w:webHidden/>
              </w:rPr>
              <w:fldChar w:fldCharType="end"/>
            </w:r>
          </w:hyperlink>
        </w:p>
        <w:p w14:paraId="37943E07" w14:textId="79D2C7A0" w:rsidR="00BB3B58" w:rsidRDefault="00F017CA">
          <w:pPr>
            <w:pStyle w:val="TOC3"/>
            <w:tabs>
              <w:tab w:val="right" w:leader="dot" w:pos="8846"/>
            </w:tabs>
            <w:rPr>
              <w:rFonts w:asciiTheme="minorHAnsi" w:eastAsiaTheme="minorEastAsia" w:hAnsiTheme="minorHAnsi"/>
              <w:noProof/>
              <w:sz w:val="22"/>
              <w:lang w:val="en-US"/>
            </w:rPr>
          </w:pPr>
          <w:hyperlink w:anchor="_Toc448130839" w:history="1">
            <w:r w:rsidR="00BB3B58" w:rsidRPr="00E7380E">
              <w:rPr>
                <w:rStyle w:val="Hyperlink"/>
                <w:noProof/>
              </w:rPr>
              <w:t>August 9 / Mesori 16: The Assumption of the Virgin</w:t>
            </w:r>
            <w:r w:rsidR="00BB3B58">
              <w:rPr>
                <w:noProof/>
                <w:webHidden/>
              </w:rPr>
              <w:tab/>
            </w:r>
            <w:r w:rsidR="00BB3B58">
              <w:rPr>
                <w:noProof/>
                <w:webHidden/>
              </w:rPr>
              <w:fldChar w:fldCharType="begin"/>
            </w:r>
            <w:r w:rsidR="00BB3B58">
              <w:rPr>
                <w:noProof/>
                <w:webHidden/>
              </w:rPr>
              <w:instrText xml:space="preserve"> PAGEREF _Toc448130839 \h </w:instrText>
            </w:r>
            <w:r w:rsidR="00BB3B58">
              <w:rPr>
                <w:noProof/>
                <w:webHidden/>
              </w:rPr>
            </w:r>
            <w:r w:rsidR="00BB3B58">
              <w:rPr>
                <w:noProof/>
                <w:webHidden/>
              </w:rPr>
              <w:fldChar w:fldCharType="separate"/>
            </w:r>
            <w:r w:rsidR="00E315A4">
              <w:rPr>
                <w:noProof/>
                <w:webHidden/>
              </w:rPr>
              <w:t>866</w:t>
            </w:r>
            <w:r w:rsidR="00BB3B58">
              <w:rPr>
                <w:noProof/>
                <w:webHidden/>
              </w:rPr>
              <w:fldChar w:fldCharType="end"/>
            </w:r>
          </w:hyperlink>
        </w:p>
        <w:p w14:paraId="4D1C71A0" w14:textId="2EB1D46C" w:rsidR="00BB3B58" w:rsidRDefault="00F017CA">
          <w:pPr>
            <w:pStyle w:val="TOC3"/>
            <w:tabs>
              <w:tab w:val="right" w:leader="dot" w:pos="8846"/>
            </w:tabs>
            <w:rPr>
              <w:rFonts w:asciiTheme="minorHAnsi" w:eastAsiaTheme="minorEastAsia" w:hAnsiTheme="minorHAnsi"/>
              <w:noProof/>
              <w:sz w:val="22"/>
              <w:lang w:val="en-US"/>
            </w:rPr>
          </w:pPr>
          <w:hyperlink w:anchor="_Toc448130840" w:history="1">
            <w:r w:rsidR="00BB3B58" w:rsidRPr="00E7380E">
              <w:rPr>
                <w:rStyle w:val="Hyperlink"/>
                <w:noProof/>
              </w:rPr>
              <w:t>August 12 / Mesori 19: Translocation of the Relics of St. Macarius the Great</w:t>
            </w:r>
            <w:r w:rsidR="00BB3B58">
              <w:rPr>
                <w:noProof/>
                <w:webHidden/>
              </w:rPr>
              <w:tab/>
            </w:r>
            <w:r w:rsidR="00BB3B58">
              <w:rPr>
                <w:noProof/>
                <w:webHidden/>
              </w:rPr>
              <w:fldChar w:fldCharType="begin"/>
            </w:r>
            <w:r w:rsidR="00BB3B58">
              <w:rPr>
                <w:noProof/>
                <w:webHidden/>
              </w:rPr>
              <w:instrText xml:space="preserve"> PAGEREF _Toc448130840 \h </w:instrText>
            </w:r>
            <w:r w:rsidR="00BB3B58">
              <w:rPr>
                <w:noProof/>
                <w:webHidden/>
              </w:rPr>
            </w:r>
            <w:r w:rsidR="00BB3B58">
              <w:rPr>
                <w:noProof/>
                <w:webHidden/>
              </w:rPr>
              <w:fldChar w:fldCharType="separate"/>
            </w:r>
            <w:r w:rsidR="00E315A4">
              <w:rPr>
                <w:noProof/>
                <w:webHidden/>
              </w:rPr>
              <w:t>874</w:t>
            </w:r>
            <w:r w:rsidR="00BB3B58">
              <w:rPr>
                <w:noProof/>
                <w:webHidden/>
              </w:rPr>
              <w:fldChar w:fldCharType="end"/>
            </w:r>
          </w:hyperlink>
        </w:p>
        <w:p w14:paraId="573FF438" w14:textId="6185D58C" w:rsidR="00BB3B58" w:rsidRDefault="00F017CA">
          <w:pPr>
            <w:pStyle w:val="TOC3"/>
            <w:tabs>
              <w:tab w:val="right" w:leader="dot" w:pos="8846"/>
            </w:tabs>
            <w:rPr>
              <w:rFonts w:asciiTheme="minorHAnsi" w:eastAsiaTheme="minorEastAsia" w:hAnsiTheme="minorHAnsi"/>
              <w:noProof/>
              <w:sz w:val="22"/>
              <w:lang w:val="en-US"/>
            </w:rPr>
          </w:pPr>
          <w:hyperlink w:anchor="_Toc448130841" w:history="1">
            <w:r w:rsidR="00BB3B58" w:rsidRPr="00E7380E">
              <w:rPr>
                <w:rStyle w:val="Hyperlink"/>
                <w:noProof/>
              </w:rPr>
              <w:t>August 14 / Mesori 21: Commemoration of the Theotokos</w:t>
            </w:r>
            <w:r w:rsidR="00BB3B58">
              <w:rPr>
                <w:noProof/>
                <w:webHidden/>
              </w:rPr>
              <w:tab/>
            </w:r>
            <w:r w:rsidR="00BB3B58">
              <w:rPr>
                <w:noProof/>
                <w:webHidden/>
              </w:rPr>
              <w:fldChar w:fldCharType="begin"/>
            </w:r>
            <w:r w:rsidR="00BB3B58">
              <w:rPr>
                <w:noProof/>
                <w:webHidden/>
              </w:rPr>
              <w:instrText xml:space="preserve"> PAGEREF _Toc448130841 \h </w:instrText>
            </w:r>
            <w:r w:rsidR="00BB3B58">
              <w:rPr>
                <w:noProof/>
                <w:webHidden/>
              </w:rPr>
            </w:r>
            <w:r w:rsidR="00BB3B58">
              <w:rPr>
                <w:noProof/>
                <w:webHidden/>
              </w:rPr>
              <w:fldChar w:fldCharType="separate"/>
            </w:r>
            <w:r w:rsidR="00E315A4">
              <w:rPr>
                <w:noProof/>
                <w:webHidden/>
              </w:rPr>
              <w:t>874</w:t>
            </w:r>
            <w:r w:rsidR="00BB3B58">
              <w:rPr>
                <w:noProof/>
                <w:webHidden/>
              </w:rPr>
              <w:fldChar w:fldCharType="end"/>
            </w:r>
          </w:hyperlink>
        </w:p>
        <w:p w14:paraId="4B88F42A" w14:textId="4C8BA8A8" w:rsidR="00BB3B58" w:rsidRDefault="00F017CA">
          <w:pPr>
            <w:pStyle w:val="TOC3"/>
            <w:tabs>
              <w:tab w:val="right" w:leader="dot" w:pos="8846"/>
            </w:tabs>
            <w:rPr>
              <w:rFonts w:asciiTheme="minorHAnsi" w:eastAsiaTheme="minorEastAsia" w:hAnsiTheme="minorHAnsi"/>
              <w:noProof/>
              <w:sz w:val="22"/>
              <w:lang w:val="en-US"/>
            </w:rPr>
          </w:pPr>
          <w:hyperlink w:anchor="_Toc448130842" w:history="1">
            <w:r w:rsidR="00BB3B58" w:rsidRPr="00E7380E">
              <w:rPr>
                <w:rStyle w:val="Hyperlink"/>
                <w:noProof/>
              </w:rPr>
              <w:t>August 17 / Mesori 24: Departure of St. Takle Haymanot</w:t>
            </w:r>
            <w:r w:rsidR="00BB3B58">
              <w:rPr>
                <w:noProof/>
                <w:webHidden/>
              </w:rPr>
              <w:tab/>
            </w:r>
            <w:r w:rsidR="00BB3B58">
              <w:rPr>
                <w:noProof/>
                <w:webHidden/>
              </w:rPr>
              <w:fldChar w:fldCharType="begin"/>
            </w:r>
            <w:r w:rsidR="00BB3B58">
              <w:rPr>
                <w:noProof/>
                <w:webHidden/>
              </w:rPr>
              <w:instrText xml:space="preserve"> PAGEREF _Toc448130842 \h </w:instrText>
            </w:r>
            <w:r w:rsidR="00BB3B58">
              <w:rPr>
                <w:noProof/>
                <w:webHidden/>
              </w:rPr>
            </w:r>
            <w:r w:rsidR="00BB3B58">
              <w:rPr>
                <w:noProof/>
                <w:webHidden/>
              </w:rPr>
              <w:fldChar w:fldCharType="separate"/>
            </w:r>
            <w:r w:rsidR="00E315A4">
              <w:rPr>
                <w:noProof/>
                <w:webHidden/>
              </w:rPr>
              <w:t>874</w:t>
            </w:r>
            <w:r w:rsidR="00BB3B58">
              <w:rPr>
                <w:noProof/>
                <w:webHidden/>
              </w:rPr>
              <w:fldChar w:fldCharType="end"/>
            </w:r>
          </w:hyperlink>
        </w:p>
        <w:p w14:paraId="600BD7B5" w14:textId="2B34FFCE" w:rsidR="00BB3B58" w:rsidRDefault="00F017CA">
          <w:pPr>
            <w:pStyle w:val="TOC3"/>
            <w:tabs>
              <w:tab w:val="right" w:leader="dot" w:pos="8846"/>
            </w:tabs>
            <w:rPr>
              <w:rFonts w:asciiTheme="minorHAnsi" w:eastAsiaTheme="minorEastAsia" w:hAnsiTheme="minorHAnsi"/>
              <w:noProof/>
              <w:sz w:val="22"/>
              <w:lang w:val="en-US"/>
            </w:rPr>
          </w:pPr>
          <w:hyperlink w:anchor="_Toc448130843" w:history="1">
            <w:r w:rsidR="00BB3B58" w:rsidRPr="00E7380E">
              <w:rPr>
                <w:rStyle w:val="Hyperlink"/>
                <w:noProof/>
              </w:rPr>
              <w:t>August 21 / Mesori 28: The Patriarchs: Abraham, Isaac, and Jacob</w:t>
            </w:r>
            <w:r w:rsidR="00BB3B58">
              <w:rPr>
                <w:noProof/>
                <w:webHidden/>
              </w:rPr>
              <w:tab/>
            </w:r>
            <w:r w:rsidR="00BB3B58">
              <w:rPr>
                <w:noProof/>
                <w:webHidden/>
              </w:rPr>
              <w:fldChar w:fldCharType="begin"/>
            </w:r>
            <w:r w:rsidR="00BB3B58">
              <w:rPr>
                <w:noProof/>
                <w:webHidden/>
              </w:rPr>
              <w:instrText xml:space="preserve"> PAGEREF _Toc448130843 \h </w:instrText>
            </w:r>
            <w:r w:rsidR="00BB3B58">
              <w:rPr>
                <w:noProof/>
                <w:webHidden/>
              </w:rPr>
            </w:r>
            <w:r w:rsidR="00BB3B58">
              <w:rPr>
                <w:noProof/>
                <w:webHidden/>
              </w:rPr>
              <w:fldChar w:fldCharType="separate"/>
            </w:r>
            <w:r w:rsidR="00E315A4">
              <w:rPr>
                <w:noProof/>
                <w:webHidden/>
              </w:rPr>
              <w:t>876</w:t>
            </w:r>
            <w:r w:rsidR="00BB3B58">
              <w:rPr>
                <w:noProof/>
                <w:webHidden/>
              </w:rPr>
              <w:fldChar w:fldCharType="end"/>
            </w:r>
          </w:hyperlink>
        </w:p>
        <w:p w14:paraId="415F1C89" w14:textId="41387B8F" w:rsidR="00BB3B58" w:rsidRDefault="00F017CA">
          <w:pPr>
            <w:pStyle w:val="TOC3"/>
            <w:tabs>
              <w:tab w:val="right" w:leader="dot" w:pos="8846"/>
            </w:tabs>
            <w:rPr>
              <w:rFonts w:asciiTheme="minorHAnsi" w:eastAsiaTheme="minorEastAsia" w:hAnsiTheme="minorHAnsi"/>
              <w:noProof/>
              <w:sz w:val="22"/>
              <w:lang w:val="en-US"/>
            </w:rPr>
          </w:pPr>
          <w:hyperlink w:anchor="_Toc448130844" w:history="1">
            <w:r w:rsidR="00BB3B58" w:rsidRPr="00E7380E">
              <w:rPr>
                <w:rStyle w:val="Hyperlink"/>
                <w:noProof/>
              </w:rPr>
              <w:t>August 22 / Mesori 29: Commemoration of the Annunciation, Nativity, and Resurrection on the 29</w:t>
            </w:r>
            <w:r w:rsidR="00BB3B58" w:rsidRPr="00E7380E">
              <w:rPr>
                <w:rStyle w:val="Hyperlink"/>
                <w:noProof/>
                <w:vertAlign w:val="superscript"/>
              </w:rPr>
              <w:t>th</w:t>
            </w:r>
            <w:r w:rsidR="00BB3B58" w:rsidRPr="00E7380E">
              <w:rPr>
                <w:rStyle w:val="Hyperlink"/>
                <w:noProof/>
              </w:rPr>
              <w:t xml:space="preserve"> of Every Month</w:t>
            </w:r>
            <w:r w:rsidR="00BB3B58">
              <w:rPr>
                <w:noProof/>
                <w:webHidden/>
              </w:rPr>
              <w:tab/>
            </w:r>
            <w:r w:rsidR="00BB3B58">
              <w:rPr>
                <w:noProof/>
                <w:webHidden/>
              </w:rPr>
              <w:fldChar w:fldCharType="begin"/>
            </w:r>
            <w:r w:rsidR="00BB3B58">
              <w:rPr>
                <w:noProof/>
                <w:webHidden/>
              </w:rPr>
              <w:instrText xml:space="preserve"> PAGEREF _Toc448130844 \h </w:instrText>
            </w:r>
            <w:r w:rsidR="00BB3B58">
              <w:rPr>
                <w:noProof/>
                <w:webHidden/>
              </w:rPr>
            </w:r>
            <w:r w:rsidR="00BB3B58">
              <w:rPr>
                <w:noProof/>
                <w:webHidden/>
              </w:rPr>
              <w:fldChar w:fldCharType="separate"/>
            </w:r>
            <w:r w:rsidR="00E315A4">
              <w:rPr>
                <w:noProof/>
                <w:webHidden/>
              </w:rPr>
              <w:t>877</w:t>
            </w:r>
            <w:r w:rsidR="00BB3B58">
              <w:rPr>
                <w:noProof/>
                <w:webHidden/>
              </w:rPr>
              <w:fldChar w:fldCharType="end"/>
            </w:r>
          </w:hyperlink>
        </w:p>
        <w:p w14:paraId="78D68F2E" w14:textId="3BA3A5CB" w:rsidR="00BB3B58" w:rsidRDefault="00F017CA">
          <w:pPr>
            <w:pStyle w:val="TOC3"/>
            <w:tabs>
              <w:tab w:val="right" w:leader="dot" w:pos="8846"/>
            </w:tabs>
            <w:rPr>
              <w:rFonts w:asciiTheme="minorHAnsi" w:eastAsiaTheme="minorEastAsia" w:hAnsiTheme="minorHAnsi"/>
              <w:noProof/>
              <w:sz w:val="22"/>
              <w:lang w:val="en-US"/>
            </w:rPr>
          </w:pPr>
          <w:hyperlink w:anchor="_Toc448130845" w:history="1">
            <w:r w:rsidR="00BB3B58" w:rsidRPr="00E7380E">
              <w:rPr>
                <w:rStyle w:val="Hyperlink"/>
                <w:noProof/>
              </w:rPr>
              <w:t>August 22 / Mesori 29: Also the Translocation of the Relics of St. John the Short to Scetis</w:t>
            </w:r>
            <w:r w:rsidR="00BB3B58">
              <w:rPr>
                <w:noProof/>
                <w:webHidden/>
              </w:rPr>
              <w:tab/>
            </w:r>
            <w:r w:rsidR="00BB3B58">
              <w:rPr>
                <w:noProof/>
                <w:webHidden/>
              </w:rPr>
              <w:fldChar w:fldCharType="begin"/>
            </w:r>
            <w:r w:rsidR="00BB3B58">
              <w:rPr>
                <w:noProof/>
                <w:webHidden/>
              </w:rPr>
              <w:instrText xml:space="preserve"> PAGEREF _Toc448130845 \h </w:instrText>
            </w:r>
            <w:r w:rsidR="00BB3B58">
              <w:rPr>
                <w:noProof/>
                <w:webHidden/>
              </w:rPr>
            </w:r>
            <w:r w:rsidR="00BB3B58">
              <w:rPr>
                <w:noProof/>
                <w:webHidden/>
              </w:rPr>
              <w:fldChar w:fldCharType="separate"/>
            </w:r>
            <w:r w:rsidR="00E315A4">
              <w:rPr>
                <w:noProof/>
                <w:webHidden/>
              </w:rPr>
              <w:t>877</w:t>
            </w:r>
            <w:r w:rsidR="00BB3B58">
              <w:rPr>
                <w:noProof/>
                <w:webHidden/>
              </w:rPr>
              <w:fldChar w:fldCharType="end"/>
            </w:r>
          </w:hyperlink>
        </w:p>
        <w:p w14:paraId="5A3FC8A0" w14:textId="2732D579" w:rsidR="00BB3B58" w:rsidRDefault="00F017CA">
          <w:pPr>
            <w:pStyle w:val="TOC3"/>
            <w:tabs>
              <w:tab w:val="right" w:leader="dot" w:pos="8846"/>
            </w:tabs>
            <w:rPr>
              <w:rFonts w:asciiTheme="minorHAnsi" w:eastAsiaTheme="minorEastAsia" w:hAnsiTheme="minorHAnsi"/>
              <w:noProof/>
              <w:sz w:val="22"/>
              <w:lang w:val="en-US"/>
            </w:rPr>
          </w:pPr>
          <w:hyperlink w:anchor="_Toc448130846" w:history="1">
            <w:r w:rsidR="00BB3B58" w:rsidRPr="00E7380E">
              <w:rPr>
                <w:rStyle w:val="Hyperlink"/>
                <w:noProof/>
              </w:rPr>
              <w:t>August 25 / Little Month 2: Departure of St. Titus the Apostle</w:t>
            </w:r>
            <w:r w:rsidR="00BB3B58">
              <w:rPr>
                <w:noProof/>
                <w:webHidden/>
              </w:rPr>
              <w:tab/>
            </w:r>
            <w:r w:rsidR="00BB3B58">
              <w:rPr>
                <w:noProof/>
                <w:webHidden/>
              </w:rPr>
              <w:fldChar w:fldCharType="begin"/>
            </w:r>
            <w:r w:rsidR="00BB3B58">
              <w:rPr>
                <w:noProof/>
                <w:webHidden/>
              </w:rPr>
              <w:instrText xml:space="preserve"> PAGEREF _Toc448130846 \h </w:instrText>
            </w:r>
            <w:r w:rsidR="00BB3B58">
              <w:rPr>
                <w:noProof/>
                <w:webHidden/>
              </w:rPr>
            </w:r>
            <w:r w:rsidR="00BB3B58">
              <w:rPr>
                <w:noProof/>
                <w:webHidden/>
              </w:rPr>
              <w:fldChar w:fldCharType="separate"/>
            </w:r>
            <w:r w:rsidR="00E315A4">
              <w:rPr>
                <w:noProof/>
                <w:webHidden/>
              </w:rPr>
              <w:t>877</w:t>
            </w:r>
            <w:r w:rsidR="00BB3B58">
              <w:rPr>
                <w:noProof/>
                <w:webHidden/>
              </w:rPr>
              <w:fldChar w:fldCharType="end"/>
            </w:r>
          </w:hyperlink>
        </w:p>
        <w:p w14:paraId="5C009823" w14:textId="46B39CF9" w:rsidR="00BB3B58" w:rsidRDefault="00F017CA">
          <w:pPr>
            <w:pStyle w:val="TOC3"/>
            <w:tabs>
              <w:tab w:val="right" w:leader="dot" w:pos="8846"/>
            </w:tabs>
            <w:rPr>
              <w:rFonts w:asciiTheme="minorHAnsi" w:eastAsiaTheme="minorEastAsia" w:hAnsiTheme="minorHAnsi"/>
              <w:noProof/>
              <w:sz w:val="22"/>
              <w:lang w:val="en-US"/>
            </w:rPr>
          </w:pPr>
          <w:hyperlink w:anchor="_Toc448130847" w:history="1">
            <w:r w:rsidR="00BB3B58" w:rsidRPr="00E7380E">
              <w:rPr>
                <w:rStyle w:val="Hyperlink"/>
                <w:noProof/>
              </w:rPr>
              <w:t>August 26 / Little Month 3: Archangel Raphael</w:t>
            </w:r>
            <w:r w:rsidR="00BB3B58">
              <w:rPr>
                <w:noProof/>
                <w:webHidden/>
              </w:rPr>
              <w:tab/>
            </w:r>
            <w:r w:rsidR="00BB3B58">
              <w:rPr>
                <w:noProof/>
                <w:webHidden/>
              </w:rPr>
              <w:fldChar w:fldCharType="begin"/>
            </w:r>
            <w:r w:rsidR="00BB3B58">
              <w:rPr>
                <w:noProof/>
                <w:webHidden/>
              </w:rPr>
              <w:instrText xml:space="preserve"> PAGEREF _Toc448130847 \h </w:instrText>
            </w:r>
            <w:r w:rsidR="00BB3B58">
              <w:rPr>
                <w:noProof/>
                <w:webHidden/>
              </w:rPr>
            </w:r>
            <w:r w:rsidR="00BB3B58">
              <w:rPr>
                <w:noProof/>
                <w:webHidden/>
              </w:rPr>
              <w:fldChar w:fldCharType="separate"/>
            </w:r>
            <w:r w:rsidR="00E315A4">
              <w:rPr>
                <w:noProof/>
                <w:webHidden/>
              </w:rPr>
              <w:t>877</w:t>
            </w:r>
            <w:r w:rsidR="00BB3B58">
              <w:rPr>
                <w:noProof/>
                <w:webHidden/>
              </w:rPr>
              <w:fldChar w:fldCharType="end"/>
            </w:r>
          </w:hyperlink>
        </w:p>
        <w:p w14:paraId="1DD953C7" w14:textId="6F6E76E6" w:rsidR="00BB3B58" w:rsidRDefault="00F017CA">
          <w:pPr>
            <w:pStyle w:val="TOC3"/>
            <w:tabs>
              <w:tab w:val="right" w:leader="dot" w:pos="8846"/>
            </w:tabs>
            <w:rPr>
              <w:rFonts w:asciiTheme="minorHAnsi" w:eastAsiaTheme="minorEastAsia" w:hAnsiTheme="minorHAnsi"/>
              <w:noProof/>
              <w:sz w:val="22"/>
              <w:lang w:val="en-US"/>
            </w:rPr>
          </w:pPr>
          <w:hyperlink w:anchor="_Toc448130848" w:history="1">
            <w:r w:rsidR="00BB3B58" w:rsidRPr="00E7380E">
              <w:rPr>
                <w:rStyle w:val="Hyperlink"/>
                <w:noProof/>
              </w:rPr>
              <w:t>August 28 / Little Month 5: St. Parsouma</w:t>
            </w:r>
            <w:r w:rsidR="00BB3B58">
              <w:rPr>
                <w:noProof/>
                <w:webHidden/>
              </w:rPr>
              <w:tab/>
            </w:r>
            <w:r w:rsidR="00BB3B58">
              <w:rPr>
                <w:noProof/>
                <w:webHidden/>
              </w:rPr>
              <w:fldChar w:fldCharType="begin"/>
            </w:r>
            <w:r w:rsidR="00BB3B58">
              <w:rPr>
                <w:noProof/>
                <w:webHidden/>
              </w:rPr>
              <w:instrText xml:space="preserve"> PAGEREF _Toc448130848 \h </w:instrText>
            </w:r>
            <w:r w:rsidR="00BB3B58">
              <w:rPr>
                <w:noProof/>
                <w:webHidden/>
              </w:rPr>
            </w:r>
            <w:r w:rsidR="00BB3B58">
              <w:rPr>
                <w:noProof/>
                <w:webHidden/>
              </w:rPr>
              <w:fldChar w:fldCharType="separate"/>
            </w:r>
            <w:r w:rsidR="00E315A4">
              <w:rPr>
                <w:noProof/>
                <w:webHidden/>
              </w:rPr>
              <w:t>878</w:t>
            </w:r>
            <w:r w:rsidR="00BB3B58">
              <w:rPr>
                <w:noProof/>
                <w:webHidden/>
              </w:rPr>
              <w:fldChar w:fldCharType="end"/>
            </w:r>
          </w:hyperlink>
        </w:p>
        <w:p w14:paraId="022B7510" w14:textId="4B8FFC8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74" w:name="_Toc448130836"/>
      <w:r>
        <w:lastRenderedPageBreak/>
        <w:t>August 1 / Mesori 8: The Confession of St. Peter</w:t>
      </w:r>
      <w:bookmarkEnd w:id="1674"/>
    </w:p>
    <w:p w14:paraId="255AA614" w14:textId="05B2F92F"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315A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315A4">
        <w:rPr>
          <w:noProof/>
        </w:rPr>
        <w:t>830</w:t>
      </w:r>
      <w:r w:rsidR="00237D47">
        <w:fldChar w:fldCharType="end"/>
      </w:r>
      <w:r>
        <w:t>.</w:t>
      </w:r>
    </w:p>
    <w:p w14:paraId="21A226CF" w14:textId="77777777" w:rsidR="00DD5136" w:rsidRDefault="00DD5136" w:rsidP="00DD5136">
      <w:pPr>
        <w:pStyle w:val="Heading3"/>
      </w:pPr>
      <w:bookmarkStart w:id="1675" w:name="_Toc448130837"/>
      <w:r>
        <w:t>August 5 / Mesori 12: Commemoration of Archangel Michael</w:t>
      </w:r>
      <w:bookmarkEnd w:id="1675"/>
    </w:p>
    <w:p w14:paraId="64B788FF" w14:textId="1A1FA3E0" w:rsidR="00191A26" w:rsidRPr="00B637D8" w:rsidRDefault="00191A26" w:rsidP="00191A26">
      <w:pPr>
        <w:pStyle w:val="Rubric"/>
      </w:pPr>
      <w:r>
        <w:t xml:space="preserve">See </w:t>
      </w:r>
      <w:r>
        <w:fldChar w:fldCharType="begin"/>
      </w:r>
      <w:r>
        <w:instrText xml:space="preserve"> REF _Ref434561114 \h </w:instrText>
      </w:r>
      <w:r>
        <w:fldChar w:fldCharType="separate"/>
      </w:r>
      <w:r w:rsidR="00E315A4">
        <w:t>November 8 (9) / Athor 12: Archangel Michael</w:t>
      </w:r>
      <w:r>
        <w:fldChar w:fldCharType="end"/>
      </w:r>
      <w:r>
        <w:t xml:space="preserve">, page </w:t>
      </w:r>
      <w:r>
        <w:fldChar w:fldCharType="begin"/>
      </w:r>
      <w:r>
        <w:instrText xml:space="preserve"> PAGEREF _Ref434561114 \h </w:instrText>
      </w:r>
      <w:r>
        <w:fldChar w:fldCharType="separate"/>
      </w:r>
      <w:r w:rsidR="00E315A4">
        <w:rPr>
          <w:noProof/>
        </w:rPr>
        <w:t>627</w:t>
      </w:r>
      <w:r>
        <w:fldChar w:fldCharType="end"/>
      </w:r>
      <w:r>
        <w:t>.</w:t>
      </w:r>
    </w:p>
    <w:p w14:paraId="700F8882" w14:textId="77777777" w:rsidR="00495F1A" w:rsidRDefault="00980D99" w:rsidP="00495F1A">
      <w:pPr>
        <w:pStyle w:val="Heading3"/>
      </w:pPr>
      <w:bookmarkStart w:id="1676" w:name="_Toc448130838"/>
      <w:r>
        <w:t xml:space="preserve">August 6 / Mesori 13: </w:t>
      </w:r>
      <w:r w:rsidR="00495F1A">
        <w:t>The Transfiguration</w:t>
      </w:r>
      <w:bookmarkEnd w:id="1673"/>
      <w:bookmarkEnd w:id="1672"/>
      <w:bookmarkEnd w:id="1671"/>
      <w:bookmarkEnd w:id="1676"/>
    </w:p>
    <w:p w14:paraId="1EF4D652" w14:textId="77777777" w:rsidR="00980D99" w:rsidRDefault="00980D99" w:rsidP="00980D99">
      <w:pPr>
        <w:pStyle w:val="Heading4"/>
      </w:pPr>
      <w:bookmarkStart w:id="1677" w:name="_Ref434478012"/>
      <w:r>
        <w:t>The Doxology</w:t>
      </w:r>
      <w:r w:rsidR="00E21EA3">
        <w:t xml:space="preserve"> of the Transfiguration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78" w:name="_Ref434476299"/>
      <w:r>
        <w:t>The Psali Adam</w:t>
      </w:r>
      <w:r w:rsidR="006C1B94">
        <w:t xml:space="preserve"> for the Transfiguration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79" w:name="_Ref434476316"/>
      <w:r>
        <w:t>The Psali Batos</w:t>
      </w:r>
      <w:r w:rsidR="006C1B94">
        <w:t xml:space="preserve"> for the Transfiguration</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80" w:name="_Toc410196224"/>
      <w:bookmarkStart w:id="1681" w:name="_Toc410196466"/>
      <w:bookmarkStart w:id="1682" w:name="_Toc410196968"/>
      <w:bookmarkStart w:id="1683" w:name="_Ref435642801"/>
      <w:bookmarkStart w:id="1684" w:name="_Ref435642808"/>
      <w:bookmarkStart w:id="1685" w:name="_Toc448130839"/>
      <w:r>
        <w:t xml:space="preserve">August 9 / Mesori 16: </w:t>
      </w:r>
      <w:r w:rsidR="00495F1A">
        <w:t>The Assumption of the Virgin</w:t>
      </w:r>
      <w:bookmarkEnd w:id="1680"/>
      <w:bookmarkEnd w:id="1681"/>
      <w:bookmarkEnd w:id="1682"/>
      <w:bookmarkEnd w:id="1683"/>
      <w:bookmarkEnd w:id="1684"/>
      <w:bookmarkEnd w:id="1685"/>
    </w:p>
    <w:p w14:paraId="134619E6" w14:textId="72D781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4D26BE2A" w14:textId="4FF0A956" w:rsidR="007E24F9" w:rsidRDefault="007E24F9" w:rsidP="007E24F9">
      <w:pPr>
        <w:pStyle w:val="Heading4"/>
      </w:pPr>
      <w:bookmarkStart w:id="1686" w:name="_Ref435642763"/>
      <w:r>
        <w:t xml:space="preserve">The Psali </w:t>
      </w:r>
      <w:commentRangeStart w:id="1687"/>
      <w:r>
        <w:t xml:space="preserve">Adam </w:t>
      </w:r>
      <w:commentRangeEnd w:id="1687"/>
      <w:r>
        <w:rPr>
          <w:rStyle w:val="CommentReference"/>
          <w:rFonts w:eastAsiaTheme="minorHAnsi" w:cstheme="minorBidi"/>
          <w:b w:val="0"/>
          <w:bCs w:val="0"/>
          <w:iCs w:val="0"/>
          <w:color w:val="auto"/>
        </w:rPr>
        <w:commentReference w:id="1687"/>
      </w:r>
      <w:r>
        <w:t>for the Virgin</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88"/>
            <w:r>
              <w:t>With divine hands.”</w:t>
            </w:r>
            <w:commentRangeEnd w:id="1688"/>
            <w:r>
              <w:rPr>
                <w:rStyle w:val="CommentReference"/>
                <w:rFonts w:ascii="Times New Roman" w:eastAsiaTheme="minorHAnsi" w:hAnsi="Times New Roman" w:cstheme="minorBidi"/>
                <w:color w:val="auto"/>
              </w:rPr>
              <w:commentReference w:id="168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89" w:name="_Ref435734818"/>
      <w:r>
        <w:t>The Psali Batos for the Virgin</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90"/>
            <w:r>
              <w:t>forever</w:t>
            </w:r>
            <w:commentRangeEnd w:id="1690"/>
            <w:r>
              <w:rPr>
                <w:rStyle w:val="CommentReference"/>
                <w:rFonts w:ascii="Times New Roman" w:eastAsiaTheme="minorHAnsi" w:hAnsi="Times New Roman" w:cstheme="minorBidi"/>
                <w:color w:val="auto"/>
              </w:rPr>
              <w:commentReference w:id="169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91"/>
            <w:r>
              <w:t>In the unshakable places.</w:t>
            </w:r>
            <w:commentRangeEnd w:id="1691"/>
            <w:r>
              <w:rPr>
                <w:rStyle w:val="CommentReference"/>
                <w:rFonts w:ascii="Times New Roman" w:eastAsiaTheme="minorHAnsi" w:hAnsi="Times New Roman" w:cstheme="minorBidi"/>
                <w:color w:val="auto"/>
              </w:rPr>
              <w:commentReference w:id="169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92"/>
            <w:r>
              <w:t>Your name adorns our works.</w:t>
            </w:r>
            <w:commentRangeEnd w:id="1692"/>
            <w:r>
              <w:rPr>
                <w:rStyle w:val="CommentReference"/>
                <w:rFonts w:ascii="Times New Roman" w:eastAsiaTheme="minorHAnsi" w:hAnsi="Times New Roman" w:cstheme="minorBidi"/>
                <w:color w:val="auto"/>
              </w:rPr>
              <w:commentReference w:id="169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93"/>
            <w:r>
              <w:t xml:space="preserve">Interceding </w:t>
            </w:r>
            <w:commentRangeEnd w:id="1693"/>
            <w:r>
              <w:rPr>
                <w:rStyle w:val="CommentReference"/>
                <w:rFonts w:ascii="Times New Roman" w:eastAsiaTheme="minorHAnsi" w:hAnsi="Times New Roman" w:cstheme="minorBidi"/>
                <w:color w:val="auto"/>
              </w:rPr>
              <w:commentReference w:id="169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94" w:name="_Toc448130840"/>
      <w:r>
        <w:t>August 12 / Mesori 19: Translocation of the Relics of St. Macarius the Great</w:t>
      </w:r>
      <w:bookmarkEnd w:id="1694"/>
    </w:p>
    <w:p w14:paraId="0744AB3C" w14:textId="5BCBE17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315A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315A4">
        <w:rPr>
          <w:noProof/>
        </w:rPr>
        <w:t>772</w:t>
      </w:r>
      <w:r w:rsidR="00237D47">
        <w:fldChar w:fldCharType="end"/>
      </w:r>
      <w:r w:rsidR="00237D47">
        <w:t>.</w:t>
      </w:r>
    </w:p>
    <w:p w14:paraId="7069CDB9" w14:textId="77777777" w:rsidR="005329C1" w:rsidRDefault="005329C1" w:rsidP="005329C1">
      <w:pPr>
        <w:pStyle w:val="Heading3"/>
      </w:pPr>
      <w:bookmarkStart w:id="1695" w:name="_Toc448130841"/>
      <w:r>
        <w:t>August 14 / Mesori 21: Commemoration of the Theotokos</w:t>
      </w:r>
      <w:bookmarkEnd w:id="1695"/>
    </w:p>
    <w:p w14:paraId="26062380" w14:textId="4CAA442D"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15A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15A4">
        <w:rPr>
          <w:noProof/>
        </w:rPr>
        <w:t>866</w:t>
      </w:r>
      <w:r w:rsidR="007E24F9">
        <w:fldChar w:fldCharType="end"/>
      </w:r>
      <w:r w:rsidR="007E24F9">
        <w:t>.</w:t>
      </w:r>
    </w:p>
    <w:p w14:paraId="548CB18D" w14:textId="77777777" w:rsidR="009F60F1" w:rsidRDefault="009F60F1" w:rsidP="009F60F1">
      <w:pPr>
        <w:pStyle w:val="Heading3"/>
      </w:pPr>
      <w:bookmarkStart w:id="1696" w:name="_Ref434563030"/>
      <w:bookmarkStart w:id="1697" w:name="_Toc448130842"/>
      <w:r>
        <w:t>August 17 / Mesori 24: Departure of St. Takle Haymanot</w:t>
      </w:r>
      <w:bookmarkEnd w:id="1696"/>
      <w:bookmarkEnd w:id="1697"/>
    </w:p>
    <w:p w14:paraId="34845613" w14:textId="77777777" w:rsidR="009F60F1" w:rsidRDefault="009F60F1" w:rsidP="009F60F1">
      <w:pPr>
        <w:pStyle w:val="Heading4"/>
      </w:pPr>
      <w:bookmarkStart w:id="1698" w:name="_Ref434492302"/>
      <w:r>
        <w:t>The Doxology</w:t>
      </w:r>
      <w:r w:rsidR="00B82753">
        <w:t xml:space="preserve"> for St. Takle Haymanot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99" w:name="_Toc448130843"/>
      <w:r>
        <w:lastRenderedPageBreak/>
        <w:t>August 21 / Mesori 28: The Patriarchs: Abraham, Isaac, and Jacob</w:t>
      </w:r>
      <w:bookmarkEnd w:id="1699"/>
    </w:p>
    <w:p w14:paraId="1D063B19" w14:textId="77777777" w:rsidR="00431ABD" w:rsidRDefault="00431ABD" w:rsidP="00431ABD">
      <w:pPr>
        <w:pStyle w:val="Heading4"/>
      </w:pPr>
      <w:bookmarkStart w:id="1700" w:name="_Ref434492413"/>
      <w:r>
        <w:t>The Doxology</w:t>
      </w:r>
      <w:r w:rsidR="00B82753">
        <w:t xml:space="preserve"> for the Patriarchs: Abraham, Isaac, and Jacob</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01" w:name="_Toc448130844"/>
      <w:r>
        <w:lastRenderedPageBreak/>
        <w:t>August 22 / Mesori 29: Commemoration of the Annunciation, Nativity, and Resurrection on the 29</w:t>
      </w:r>
      <w:r w:rsidRPr="00C0205C">
        <w:rPr>
          <w:vertAlign w:val="superscript"/>
        </w:rPr>
        <w:t>th</w:t>
      </w:r>
      <w:r>
        <w:t xml:space="preserve"> of Every Month</w:t>
      </w:r>
      <w:bookmarkEnd w:id="1701"/>
    </w:p>
    <w:p w14:paraId="19306DA7" w14:textId="6F9001EE" w:rsidR="007D439A" w:rsidRPr="00B52D77" w:rsidRDefault="007D439A" w:rsidP="007D439A">
      <w:pPr>
        <w:pStyle w:val="Rubric"/>
      </w:pPr>
      <w:r>
        <w:t xml:space="preserve">See </w:t>
      </w:r>
      <w:r>
        <w:fldChar w:fldCharType="begin"/>
      </w:r>
      <w:r>
        <w:instrText xml:space="preserve"> REF _Ref435003974 \h </w:instrText>
      </w:r>
      <w:r>
        <w:fldChar w:fldCharType="separate"/>
      </w:r>
      <w:r w:rsidR="00E315A4">
        <w:t>September 26 (27) / Tho-out 29: Commemoration of the Annunciation, Nativity, and Resurrection on the 29</w:t>
      </w:r>
      <w:r w:rsidR="00E315A4" w:rsidRPr="00C0205C">
        <w:rPr>
          <w:vertAlign w:val="superscript"/>
        </w:rPr>
        <w:t>th</w:t>
      </w:r>
      <w:r w:rsidR="00E315A4">
        <w:t xml:space="preserve"> of Every Month</w:t>
      </w:r>
      <w:r>
        <w:fldChar w:fldCharType="end"/>
      </w:r>
      <w:r>
        <w:t xml:space="preserve">, page </w:t>
      </w:r>
      <w:r>
        <w:fldChar w:fldCharType="begin"/>
      </w:r>
      <w:r>
        <w:instrText xml:space="preserve"> PAGEREF _Ref435003974 \h </w:instrText>
      </w:r>
      <w:r>
        <w:fldChar w:fldCharType="separate"/>
      </w:r>
      <w:r w:rsidR="00E315A4">
        <w:rPr>
          <w:noProof/>
        </w:rPr>
        <w:t>606</w:t>
      </w:r>
      <w:r>
        <w:fldChar w:fldCharType="end"/>
      </w:r>
      <w:r>
        <w:t>.</w:t>
      </w:r>
    </w:p>
    <w:p w14:paraId="71EB5850" w14:textId="77777777" w:rsidR="0070722E" w:rsidRDefault="0070722E" w:rsidP="0070722E">
      <w:pPr>
        <w:pStyle w:val="Heading3"/>
      </w:pPr>
      <w:bookmarkStart w:id="1702" w:name="_Toc448130845"/>
      <w:r>
        <w:t xml:space="preserve">August 22 / Mesori 29: </w:t>
      </w:r>
      <w:r w:rsidR="007D439A">
        <w:t xml:space="preserve">Also the </w:t>
      </w:r>
      <w:r>
        <w:t>Translocation of the Relics of St. John the Short to Scetis</w:t>
      </w:r>
      <w:bookmarkEnd w:id="1702"/>
    </w:p>
    <w:p w14:paraId="6CA7DB30" w14:textId="1207B079"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315A4">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315A4">
        <w:rPr>
          <w:noProof/>
        </w:rPr>
        <w:t>619</w:t>
      </w:r>
      <w:r w:rsidR="00237D47">
        <w:fldChar w:fldCharType="end"/>
      </w:r>
      <w:r>
        <w:t>.</w:t>
      </w:r>
    </w:p>
    <w:p w14:paraId="7E90B074" w14:textId="77777777" w:rsidR="00D46726" w:rsidRDefault="00D46726" w:rsidP="00D46726">
      <w:pPr>
        <w:pStyle w:val="Heading3"/>
      </w:pPr>
      <w:bookmarkStart w:id="1703" w:name="_Toc448130846"/>
      <w:r>
        <w:t>August 25 / Little Month 2: Departure of St. Titus the Apostle</w:t>
      </w:r>
      <w:bookmarkEnd w:id="1703"/>
    </w:p>
    <w:p w14:paraId="0FCE4143" w14:textId="34547946" w:rsidR="00191A26" w:rsidRDefault="00191A26" w:rsidP="00191A26">
      <w:pPr>
        <w:pStyle w:val="Rubric"/>
      </w:pPr>
      <w:r>
        <w:t xml:space="preserve">See </w:t>
      </w:r>
      <w:r>
        <w:fldChar w:fldCharType="begin"/>
      </w:r>
      <w:r>
        <w:instrText xml:space="preserve"> REF _Ref434488644 \h </w:instrText>
      </w:r>
      <w:r>
        <w:fldChar w:fldCharType="separate"/>
      </w:r>
      <w:r w:rsidR="00E315A4">
        <w:t>A Doxology for the Apostles</w:t>
      </w:r>
      <w:r>
        <w:fldChar w:fldCharType="end"/>
      </w:r>
      <w:r>
        <w:t xml:space="preserve">, on pages </w:t>
      </w:r>
      <w:r>
        <w:fldChar w:fldCharType="begin"/>
      </w:r>
      <w:r>
        <w:instrText xml:space="preserve"> PAGEREF _Ref434488644 \h </w:instrText>
      </w:r>
      <w:r>
        <w:fldChar w:fldCharType="separate"/>
      </w:r>
      <w:r w:rsidR="00E315A4">
        <w:rPr>
          <w:noProof/>
        </w:rPr>
        <w:t>559</w:t>
      </w:r>
      <w:r>
        <w:fldChar w:fldCharType="end"/>
      </w:r>
      <w:r>
        <w:t xml:space="preserve">, </w:t>
      </w:r>
      <w:r>
        <w:fldChar w:fldCharType="begin"/>
      </w:r>
      <w:r>
        <w:instrText xml:space="preserve"> PAGEREF _Ref434488657 \h </w:instrText>
      </w:r>
      <w:r>
        <w:fldChar w:fldCharType="separate"/>
      </w:r>
      <w:r w:rsidR="00E315A4">
        <w:rPr>
          <w:noProof/>
        </w:rPr>
        <w:t>559</w:t>
      </w:r>
      <w:r>
        <w:fldChar w:fldCharType="end"/>
      </w:r>
      <w:r>
        <w:t xml:space="preserve">, or </w:t>
      </w:r>
      <w:r>
        <w:fldChar w:fldCharType="begin"/>
      </w:r>
      <w:r>
        <w:instrText xml:space="preserve"> PAGEREF _Ref434488992 \h </w:instrText>
      </w:r>
      <w:r>
        <w:fldChar w:fldCharType="separate"/>
      </w:r>
      <w:r w:rsidR="00E315A4">
        <w:rPr>
          <w:noProof/>
        </w:rPr>
        <w:t>561</w:t>
      </w:r>
      <w:r>
        <w:fldChar w:fldCharType="end"/>
      </w:r>
      <w:r>
        <w:t>.</w:t>
      </w:r>
    </w:p>
    <w:p w14:paraId="76AA6933" w14:textId="77777777" w:rsidR="00C30039" w:rsidRDefault="00C30039" w:rsidP="00C30039">
      <w:pPr>
        <w:pStyle w:val="Heading3"/>
      </w:pPr>
      <w:bookmarkStart w:id="1704" w:name="_Toc448130847"/>
      <w:r>
        <w:t>August 26 / Little Month 3: Archangel Raphael</w:t>
      </w:r>
      <w:bookmarkEnd w:id="1704"/>
    </w:p>
    <w:p w14:paraId="0292BCC5" w14:textId="77777777" w:rsidR="00C30039" w:rsidRDefault="00C30039" w:rsidP="00C30039">
      <w:pPr>
        <w:pStyle w:val="Heading4"/>
      </w:pPr>
      <w:bookmarkStart w:id="1705" w:name="_Ref434488208"/>
      <w:r>
        <w:t>The Doxology</w:t>
      </w:r>
      <w:r w:rsidR="00B46E6E">
        <w:t xml:space="preserve"> for Archangel Raphael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06" w:name="_Toc448130848"/>
      <w:r>
        <w:t>August 28 / Little Month 5</w:t>
      </w:r>
      <w:r w:rsidR="00980D99">
        <w:t>: St. Parsouma</w:t>
      </w:r>
      <w:bookmarkEnd w:id="1706"/>
    </w:p>
    <w:p w14:paraId="32F5CFB7" w14:textId="77777777" w:rsidR="00980D99" w:rsidRDefault="00980D99" w:rsidP="00980D99">
      <w:pPr>
        <w:pStyle w:val="Heading4"/>
      </w:pPr>
      <w:bookmarkStart w:id="1707" w:name="_Ref434491294"/>
      <w:r>
        <w:t>The Doxology</w:t>
      </w:r>
      <w:r w:rsidR="00810F04">
        <w:t xml:space="preserve"> for St. Parsouma</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11"/>
            <w:r>
              <w:t xml:space="preserve">ⲙ̀Ⲡⲭ̄ⲥ̄ </w:t>
            </w:r>
            <w:commentRangeEnd w:id="1711"/>
            <w:r>
              <w:rPr>
                <w:rStyle w:val="CommentReference"/>
                <w:rFonts w:ascii="Times New Roman" w:hAnsi="Times New Roman" w:cstheme="minorBidi"/>
                <w:noProof w:val="0"/>
              </w:rPr>
              <w:commentReference w:id="171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12"/>
            <w:r>
              <w:t xml:space="preserve">ⲡⲉⲛⲥⲱⲧⲏⲣ </w:t>
            </w:r>
            <w:commentRangeEnd w:id="1712"/>
            <w:r>
              <w:rPr>
                <w:rStyle w:val="CommentReference"/>
                <w:rFonts w:ascii="Times New Roman" w:hAnsi="Times New Roman" w:cstheme="minorBidi"/>
                <w:noProof w:val="0"/>
              </w:rPr>
              <w:commentReference w:id="171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13" w:name="_Toc410196226"/>
      <w:bookmarkStart w:id="1714" w:name="_Toc410196468"/>
      <w:bookmarkStart w:id="1715" w:name="_Toc410196970"/>
      <w:bookmarkStart w:id="1716" w:name="_Toc448130640"/>
      <w:bookmarkStart w:id="1717" w:name="Pascal"/>
      <w:bookmarkEnd w:id="1670"/>
      <w:r>
        <w:lastRenderedPageBreak/>
        <w:t>The Pascal Cycle</w:t>
      </w:r>
      <w:bookmarkEnd w:id="1713"/>
      <w:bookmarkEnd w:id="1714"/>
      <w:bookmarkEnd w:id="1715"/>
      <w:bookmarkEnd w:id="1716"/>
    </w:p>
    <w:bookmarkStart w:id="1718" w:name="_Toc410196971" w:displacedByCustomXml="next"/>
    <w:bookmarkStart w:id="1719" w:name="_Toc410196469" w:displacedByCustomXml="next"/>
    <w:bookmarkStart w:id="1720" w:name="_Toc410196227" w:displacedByCustomXml="next"/>
    <w:sdt>
      <w:sdtPr>
        <w:id w:val="-124935015"/>
        <w:docPartObj>
          <w:docPartGallery w:val="Table of Contents"/>
          <w:docPartUnique/>
        </w:docPartObj>
      </w:sdtPr>
      <w:sdtEndPr>
        <w:rPr>
          <w:b/>
          <w:bCs/>
          <w:noProof/>
        </w:rPr>
      </w:sdtEndPr>
      <w:sdtContent>
        <w:p w14:paraId="57BC59D3" w14:textId="24EA1BD1"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130849" w:history="1">
            <w:r w:rsidR="00BB3B58" w:rsidRPr="00AC600D">
              <w:rPr>
                <w:rStyle w:val="Hyperlink"/>
                <w:noProof/>
              </w:rPr>
              <w:t>Jonah’s Fast</w:t>
            </w:r>
            <w:r w:rsidR="00BB3B58">
              <w:rPr>
                <w:noProof/>
                <w:webHidden/>
              </w:rPr>
              <w:tab/>
            </w:r>
            <w:r w:rsidR="00BB3B58">
              <w:rPr>
                <w:noProof/>
                <w:webHidden/>
              </w:rPr>
              <w:fldChar w:fldCharType="begin"/>
            </w:r>
            <w:r w:rsidR="00BB3B58">
              <w:rPr>
                <w:noProof/>
                <w:webHidden/>
              </w:rPr>
              <w:instrText xml:space="preserve"> PAGEREF _Toc448130849 \h </w:instrText>
            </w:r>
            <w:r w:rsidR="00BB3B58">
              <w:rPr>
                <w:noProof/>
                <w:webHidden/>
              </w:rPr>
            </w:r>
            <w:r w:rsidR="00BB3B58">
              <w:rPr>
                <w:noProof/>
                <w:webHidden/>
              </w:rPr>
              <w:fldChar w:fldCharType="separate"/>
            </w:r>
            <w:r w:rsidR="00E315A4">
              <w:rPr>
                <w:noProof/>
                <w:webHidden/>
              </w:rPr>
              <w:t>881</w:t>
            </w:r>
            <w:r w:rsidR="00BB3B58">
              <w:rPr>
                <w:noProof/>
                <w:webHidden/>
              </w:rPr>
              <w:fldChar w:fldCharType="end"/>
            </w:r>
          </w:hyperlink>
        </w:p>
        <w:p w14:paraId="6FCECE17" w14:textId="7CE63EEF" w:rsidR="00BB3B58" w:rsidRDefault="00F017CA">
          <w:pPr>
            <w:pStyle w:val="TOC3"/>
            <w:tabs>
              <w:tab w:val="right" w:leader="dot" w:pos="8846"/>
            </w:tabs>
            <w:rPr>
              <w:rFonts w:asciiTheme="minorHAnsi" w:eastAsiaTheme="minorEastAsia" w:hAnsiTheme="minorHAnsi"/>
              <w:noProof/>
              <w:sz w:val="22"/>
              <w:lang w:val="en-US"/>
            </w:rPr>
          </w:pPr>
          <w:hyperlink w:anchor="_Toc448130850" w:history="1">
            <w:r w:rsidR="00BB3B58" w:rsidRPr="00AC600D">
              <w:rPr>
                <w:rStyle w:val="Hyperlink"/>
                <w:noProof/>
              </w:rPr>
              <w:t>Jonah’s Feast</w:t>
            </w:r>
            <w:r w:rsidR="00BB3B58">
              <w:rPr>
                <w:noProof/>
                <w:webHidden/>
              </w:rPr>
              <w:tab/>
            </w:r>
            <w:r w:rsidR="00BB3B58">
              <w:rPr>
                <w:noProof/>
                <w:webHidden/>
              </w:rPr>
              <w:fldChar w:fldCharType="begin"/>
            </w:r>
            <w:r w:rsidR="00BB3B58">
              <w:rPr>
                <w:noProof/>
                <w:webHidden/>
              </w:rPr>
              <w:instrText xml:space="preserve"> PAGEREF _Toc448130850 \h </w:instrText>
            </w:r>
            <w:r w:rsidR="00BB3B58">
              <w:rPr>
                <w:noProof/>
                <w:webHidden/>
              </w:rPr>
            </w:r>
            <w:r w:rsidR="00BB3B58">
              <w:rPr>
                <w:noProof/>
                <w:webHidden/>
              </w:rPr>
              <w:fldChar w:fldCharType="separate"/>
            </w:r>
            <w:r w:rsidR="00E315A4">
              <w:rPr>
                <w:noProof/>
                <w:webHidden/>
              </w:rPr>
              <w:t>882</w:t>
            </w:r>
            <w:r w:rsidR="00BB3B58">
              <w:rPr>
                <w:noProof/>
                <w:webHidden/>
              </w:rPr>
              <w:fldChar w:fldCharType="end"/>
            </w:r>
          </w:hyperlink>
        </w:p>
        <w:p w14:paraId="6BC52B69" w14:textId="0B14456E" w:rsidR="00BB3B58" w:rsidRDefault="00F017CA">
          <w:pPr>
            <w:pStyle w:val="TOC3"/>
            <w:tabs>
              <w:tab w:val="right" w:leader="dot" w:pos="8846"/>
            </w:tabs>
            <w:rPr>
              <w:rFonts w:asciiTheme="minorHAnsi" w:eastAsiaTheme="minorEastAsia" w:hAnsiTheme="minorHAnsi"/>
              <w:noProof/>
              <w:sz w:val="22"/>
              <w:lang w:val="en-US"/>
            </w:rPr>
          </w:pPr>
          <w:hyperlink w:anchor="_Toc448130851" w:history="1">
            <w:r w:rsidR="00BB3B58" w:rsidRPr="00AC600D">
              <w:rPr>
                <w:rStyle w:val="Hyperlink"/>
                <w:noProof/>
              </w:rPr>
              <w:t>Great Lent</w:t>
            </w:r>
            <w:r w:rsidR="00BB3B58">
              <w:rPr>
                <w:noProof/>
                <w:webHidden/>
              </w:rPr>
              <w:tab/>
            </w:r>
            <w:r w:rsidR="00BB3B58">
              <w:rPr>
                <w:noProof/>
                <w:webHidden/>
              </w:rPr>
              <w:fldChar w:fldCharType="begin"/>
            </w:r>
            <w:r w:rsidR="00BB3B58">
              <w:rPr>
                <w:noProof/>
                <w:webHidden/>
              </w:rPr>
              <w:instrText xml:space="preserve"> PAGEREF _Toc448130851 \h </w:instrText>
            </w:r>
            <w:r w:rsidR="00BB3B58">
              <w:rPr>
                <w:noProof/>
                <w:webHidden/>
              </w:rPr>
            </w:r>
            <w:r w:rsidR="00BB3B58">
              <w:rPr>
                <w:noProof/>
                <w:webHidden/>
              </w:rPr>
              <w:fldChar w:fldCharType="separate"/>
            </w:r>
            <w:r w:rsidR="00E315A4">
              <w:rPr>
                <w:noProof/>
                <w:webHidden/>
              </w:rPr>
              <w:t>882</w:t>
            </w:r>
            <w:r w:rsidR="00BB3B58">
              <w:rPr>
                <w:noProof/>
                <w:webHidden/>
              </w:rPr>
              <w:fldChar w:fldCharType="end"/>
            </w:r>
          </w:hyperlink>
        </w:p>
        <w:p w14:paraId="061F3A15" w14:textId="71BA55C2" w:rsidR="00BB3B58" w:rsidRDefault="00F017CA">
          <w:pPr>
            <w:pStyle w:val="TOC3"/>
            <w:tabs>
              <w:tab w:val="right" w:leader="dot" w:pos="8846"/>
            </w:tabs>
            <w:rPr>
              <w:rFonts w:asciiTheme="minorHAnsi" w:eastAsiaTheme="minorEastAsia" w:hAnsiTheme="minorHAnsi"/>
              <w:noProof/>
              <w:sz w:val="22"/>
              <w:lang w:val="en-US"/>
            </w:rPr>
          </w:pPr>
          <w:hyperlink w:anchor="_Toc448130852" w:history="1">
            <w:r w:rsidR="00BB3B58" w:rsidRPr="00AC600D">
              <w:rPr>
                <w:rStyle w:val="Hyperlink"/>
                <w:noProof/>
              </w:rPr>
              <w:t>Lazarus Saturday</w:t>
            </w:r>
            <w:r w:rsidR="00BB3B58">
              <w:rPr>
                <w:noProof/>
                <w:webHidden/>
              </w:rPr>
              <w:tab/>
            </w:r>
            <w:r w:rsidR="00BB3B58">
              <w:rPr>
                <w:noProof/>
                <w:webHidden/>
              </w:rPr>
              <w:fldChar w:fldCharType="begin"/>
            </w:r>
            <w:r w:rsidR="00BB3B58">
              <w:rPr>
                <w:noProof/>
                <w:webHidden/>
              </w:rPr>
              <w:instrText xml:space="preserve"> PAGEREF _Toc448130852 \h </w:instrText>
            </w:r>
            <w:r w:rsidR="00BB3B58">
              <w:rPr>
                <w:noProof/>
                <w:webHidden/>
              </w:rPr>
            </w:r>
            <w:r w:rsidR="00BB3B58">
              <w:rPr>
                <w:noProof/>
                <w:webHidden/>
              </w:rPr>
              <w:fldChar w:fldCharType="separate"/>
            </w:r>
            <w:r w:rsidR="00E315A4">
              <w:rPr>
                <w:noProof/>
                <w:webHidden/>
              </w:rPr>
              <w:t>903</w:t>
            </w:r>
            <w:r w:rsidR="00BB3B58">
              <w:rPr>
                <w:noProof/>
                <w:webHidden/>
              </w:rPr>
              <w:fldChar w:fldCharType="end"/>
            </w:r>
          </w:hyperlink>
        </w:p>
        <w:p w14:paraId="7703F07F" w14:textId="7CCAA72B" w:rsidR="00BB3B58" w:rsidRDefault="00F017CA">
          <w:pPr>
            <w:pStyle w:val="TOC3"/>
            <w:tabs>
              <w:tab w:val="right" w:leader="dot" w:pos="8846"/>
            </w:tabs>
            <w:rPr>
              <w:rFonts w:asciiTheme="minorHAnsi" w:eastAsiaTheme="minorEastAsia" w:hAnsiTheme="minorHAnsi"/>
              <w:noProof/>
              <w:sz w:val="22"/>
              <w:lang w:val="en-US"/>
            </w:rPr>
          </w:pPr>
          <w:hyperlink w:anchor="_Toc448130853" w:history="1">
            <w:r w:rsidR="00BB3B58" w:rsidRPr="00AC600D">
              <w:rPr>
                <w:rStyle w:val="Hyperlink"/>
                <w:noProof/>
              </w:rPr>
              <w:t>Palm Sunday</w:t>
            </w:r>
            <w:r w:rsidR="00BB3B58">
              <w:rPr>
                <w:noProof/>
                <w:webHidden/>
              </w:rPr>
              <w:tab/>
            </w:r>
            <w:r w:rsidR="00BB3B58">
              <w:rPr>
                <w:noProof/>
                <w:webHidden/>
              </w:rPr>
              <w:fldChar w:fldCharType="begin"/>
            </w:r>
            <w:r w:rsidR="00BB3B58">
              <w:rPr>
                <w:noProof/>
                <w:webHidden/>
              </w:rPr>
              <w:instrText xml:space="preserve"> PAGEREF _Toc448130853 \h </w:instrText>
            </w:r>
            <w:r w:rsidR="00BB3B58">
              <w:rPr>
                <w:noProof/>
                <w:webHidden/>
              </w:rPr>
            </w:r>
            <w:r w:rsidR="00BB3B58">
              <w:rPr>
                <w:noProof/>
                <w:webHidden/>
              </w:rPr>
              <w:fldChar w:fldCharType="separate"/>
            </w:r>
            <w:r w:rsidR="00E315A4">
              <w:rPr>
                <w:noProof/>
                <w:webHidden/>
              </w:rPr>
              <w:t>908</w:t>
            </w:r>
            <w:r w:rsidR="00BB3B58">
              <w:rPr>
                <w:noProof/>
                <w:webHidden/>
              </w:rPr>
              <w:fldChar w:fldCharType="end"/>
            </w:r>
          </w:hyperlink>
        </w:p>
        <w:p w14:paraId="6D2E332B" w14:textId="036DD35E" w:rsidR="00BB3B58" w:rsidRDefault="00F017CA">
          <w:pPr>
            <w:pStyle w:val="TOC3"/>
            <w:tabs>
              <w:tab w:val="right" w:leader="dot" w:pos="8846"/>
            </w:tabs>
            <w:rPr>
              <w:rFonts w:asciiTheme="minorHAnsi" w:eastAsiaTheme="minorEastAsia" w:hAnsiTheme="minorHAnsi"/>
              <w:noProof/>
              <w:sz w:val="22"/>
              <w:lang w:val="en-US"/>
            </w:rPr>
          </w:pPr>
          <w:hyperlink w:anchor="_Toc448130854" w:history="1">
            <w:r w:rsidR="00BB3B58" w:rsidRPr="00AC600D">
              <w:rPr>
                <w:rStyle w:val="Hyperlink"/>
                <w:noProof/>
              </w:rPr>
              <w:t>Joyous Saturday</w:t>
            </w:r>
            <w:r w:rsidR="00BB3B58">
              <w:rPr>
                <w:noProof/>
                <w:webHidden/>
              </w:rPr>
              <w:tab/>
            </w:r>
            <w:r w:rsidR="00BB3B58">
              <w:rPr>
                <w:noProof/>
                <w:webHidden/>
              </w:rPr>
              <w:fldChar w:fldCharType="begin"/>
            </w:r>
            <w:r w:rsidR="00BB3B58">
              <w:rPr>
                <w:noProof/>
                <w:webHidden/>
              </w:rPr>
              <w:instrText xml:space="preserve"> PAGEREF _Toc448130854 \h </w:instrText>
            </w:r>
            <w:r w:rsidR="00BB3B58">
              <w:rPr>
                <w:noProof/>
                <w:webHidden/>
              </w:rPr>
            </w:r>
            <w:r w:rsidR="00BB3B58">
              <w:rPr>
                <w:noProof/>
                <w:webHidden/>
              </w:rPr>
              <w:fldChar w:fldCharType="separate"/>
            </w:r>
            <w:r w:rsidR="00E315A4">
              <w:rPr>
                <w:noProof/>
                <w:webHidden/>
              </w:rPr>
              <w:t>917</w:t>
            </w:r>
            <w:r w:rsidR="00BB3B58">
              <w:rPr>
                <w:noProof/>
                <w:webHidden/>
              </w:rPr>
              <w:fldChar w:fldCharType="end"/>
            </w:r>
          </w:hyperlink>
        </w:p>
        <w:p w14:paraId="206DDC5A" w14:textId="22D1039D" w:rsidR="00BB3B58" w:rsidRDefault="00F017CA">
          <w:pPr>
            <w:pStyle w:val="TOC3"/>
            <w:tabs>
              <w:tab w:val="right" w:leader="dot" w:pos="8846"/>
            </w:tabs>
            <w:rPr>
              <w:rFonts w:asciiTheme="minorHAnsi" w:eastAsiaTheme="minorEastAsia" w:hAnsiTheme="minorHAnsi"/>
              <w:noProof/>
              <w:sz w:val="22"/>
              <w:lang w:val="en-US"/>
            </w:rPr>
          </w:pPr>
          <w:hyperlink w:anchor="_Toc448130855" w:history="1">
            <w:r w:rsidR="00BB3B58" w:rsidRPr="00AC600D">
              <w:rPr>
                <w:rStyle w:val="Hyperlink"/>
                <w:noProof/>
              </w:rPr>
              <w:t>Resurrection Sunday</w:t>
            </w:r>
            <w:r w:rsidR="00BB3B58">
              <w:rPr>
                <w:noProof/>
                <w:webHidden/>
              </w:rPr>
              <w:tab/>
            </w:r>
            <w:r w:rsidR="00BB3B58">
              <w:rPr>
                <w:noProof/>
                <w:webHidden/>
              </w:rPr>
              <w:fldChar w:fldCharType="begin"/>
            </w:r>
            <w:r w:rsidR="00BB3B58">
              <w:rPr>
                <w:noProof/>
                <w:webHidden/>
              </w:rPr>
              <w:instrText xml:space="preserve"> PAGEREF _Toc448130855 \h </w:instrText>
            </w:r>
            <w:r w:rsidR="00BB3B58">
              <w:rPr>
                <w:noProof/>
                <w:webHidden/>
              </w:rPr>
            </w:r>
            <w:r w:rsidR="00BB3B58">
              <w:rPr>
                <w:noProof/>
                <w:webHidden/>
              </w:rPr>
              <w:fldChar w:fldCharType="separate"/>
            </w:r>
            <w:r w:rsidR="00E315A4">
              <w:rPr>
                <w:noProof/>
                <w:webHidden/>
              </w:rPr>
              <w:t>925</w:t>
            </w:r>
            <w:r w:rsidR="00BB3B58">
              <w:rPr>
                <w:noProof/>
                <w:webHidden/>
              </w:rPr>
              <w:fldChar w:fldCharType="end"/>
            </w:r>
          </w:hyperlink>
        </w:p>
        <w:p w14:paraId="31AB398B" w14:textId="3F6504A5" w:rsidR="00BB3B58" w:rsidRDefault="00F017CA">
          <w:pPr>
            <w:pStyle w:val="TOC3"/>
            <w:tabs>
              <w:tab w:val="right" w:leader="dot" w:pos="8846"/>
            </w:tabs>
            <w:rPr>
              <w:rFonts w:asciiTheme="minorHAnsi" w:eastAsiaTheme="minorEastAsia" w:hAnsiTheme="minorHAnsi"/>
              <w:noProof/>
              <w:sz w:val="22"/>
              <w:lang w:val="en-US"/>
            </w:rPr>
          </w:pPr>
          <w:hyperlink w:anchor="_Toc448130856" w:history="1">
            <w:r w:rsidR="00BB3B58" w:rsidRPr="00AC600D">
              <w:rPr>
                <w:rStyle w:val="Hyperlink"/>
                <w:noProof/>
              </w:rPr>
              <w:t>Thomas Sunday</w:t>
            </w:r>
            <w:r w:rsidR="00BB3B58">
              <w:rPr>
                <w:noProof/>
                <w:webHidden/>
              </w:rPr>
              <w:tab/>
            </w:r>
            <w:r w:rsidR="00BB3B58">
              <w:rPr>
                <w:noProof/>
                <w:webHidden/>
              </w:rPr>
              <w:fldChar w:fldCharType="begin"/>
            </w:r>
            <w:r w:rsidR="00BB3B58">
              <w:rPr>
                <w:noProof/>
                <w:webHidden/>
              </w:rPr>
              <w:instrText xml:space="preserve"> PAGEREF _Toc448130856 \h </w:instrText>
            </w:r>
            <w:r w:rsidR="00BB3B58">
              <w:rPr>
                <w:noProof/>
                <w:webHidden/>
              </w:rPr>
            </w:r>
            <w:r w:rsidR="00BB3B58">
              <w:rPr>
                <w:noProof/>
                <w:webHidden/>
              </w:rPr>
              <w:fldChar w:fldCharType="separate"/>
            </w:r>
            <w:r w:rsidR="00E315A4">
              <w:rPr>
                <w:noProof/>
                <w:webHidden/>
              </w:rPr>
              <w:t>936</w:t>
            </w:r>
            <w:r w:rsidR="00BB3B58">
              <w:rPr>
                <w:noProof/>
                <w:webHidden/>
              </w:rPr>
              <w:fldChar w:fldCharType="end"/>
            </w:r>
          </w:hyperlink>
        </w:p>
        <w:p w14:paraId="10CB62F7" w14:textId="5ED698A2" w:rsidR="00BB3B58" w:rsidRDefault="00F017CA">
          <w:pPr>
            <w:pStyle w:val="TOC3"/>
            <w:tabs>
              <w:tab w:val="right" w:leader="dot" w:pos="8846"/>
            </w:tabs>
            <w:rPr>
              <w:rFonts w:asciiTheme="minorHAnsi" w:eastAsiaTheme="minorEastAsia" w:hAnsiTheme="minorHAnsi"/>
              <w:noProof/>
              <w:sz w:val="22"/>
              <w:lang w:val="en-US"/>
            </w:rPr>
          </w:pPr>
          <w:hyperlink w:anchor="_Toc448130857" w:history="1">
            <w:r w:rsidR="00BB3B58" w:rsidRPr="00AC600D">
              <w:rPr>
                <w:rStyle w:val="Hyperlink"/>
                <w:noProof/>
              </w:rPr>
              <w:t>Ascension</w:t>
            </w:r>
            <w:r w:rsidR="00BB3B58">
              <w:rPr>
                <w:noProof/>
                <w:webHidden/>
              </w:rPr>
              <w:tab/>
            </w:r>
            <w:r w:rsidR="00BB3B58">
              <w:rPr>
                <w:noProof/>
                <w:webHidden/>
              </w:rPr>
              <w:fldChar w:fldCharType="begin"/>
            </w:r>
            <w:r w:rsidR="00BB3B58">
              <w:rPr>
                <w:noProof/>
                <w:webHidden/>
              </w:rPr>
              <w:instrText xml:space="preserve"> PAGEREF _Toc448130857 \h </w:instrText>
            </w:r>
            <w:r w:rsidR="00BB3B58">
              <w:rPr>
                <w:noProof/>
                <w:webHidden/>
              </w:rPr>
            </w:r>
            <w:r w:rsidR="00BB3B58">
              <w:rPr>
                <w:noProof/>
                <w:webHidden/>
              </w:rPr>
              <w:fldChar w:fldCharType="separate"/>
            </w:r>
            <w:r w:rsidR="00E315A4">
              <w:rPr>
                <w:noProof/>
                <w:webHidden/>
              </w:rPr>
              <w:t>938</w:t>
            </w:r>
            <w:r w:rsidR="00BB3B58">
              <w:rPr>
                <w:noProof/>
                <w:webHidden/>
              </w:rPr>
              <w:fldChar w:fldCharType="end"/>
            </w:r>
          </w:hyperlink>
        </w:p>
        <w:p w14:paraId="65A04C8F" w14:textId="48E81B27" w:rsidR="00BB3B58" w:rsidRDefault="00F017CA">
          <w:pPr>
            <w:pStyle w:val="TOC3"/>
            <w:tabs>
              <w:tab w:val="right" w:leader="dot" w:pos="8846"/>
            </w:tabs>
            <w:rPr>
              <w:rFonts w:asciiTheme="minorHAnsi" w:eastAsiaTheme="minorEastAsia" w:hAnsiTheme="minorHAnsi"/>
              <w:noProof/>
              <w:sz w:val="22"/>
              <w:lang w:val="en-US"/>
            </w:rPr>
          </w:pPr>
          <w:hyperlink w:anchor="_Toc448130858" w:history="1">
            <w:r w:rsidR="00BB3B58" w:rsidRPr="00AC600D">
              <w:rPr>
                <w:rStyle w:val="Hyperlink"/>
                <w:noProof/>
              </w:rPr>
              <w:t>Pentecost</w:t>
            </w:r>
            <w:r w:rsidR="00BB3B58">
              <w:rPr>
                <w:noProof/>
                <w:webHidden/>
              </w:rPr>
              <w:tab/>
            </w:r>
            <w:r w:rsidR="00BB3B58">
              <w:rPr>
                <w:noProof/>
                <w:webHidden/>
              </w:rPr>
              <w:fldChar w:fldCharType="begin"/>
            </w:r>
            <w:r w:rsidR="00BB3B58">
              <w:rPr>
                <w:noProof/>
                <w:webHidden/>
              </w:rPr>
              <w:instrText xml:space="preserve"> PAGEREF _Toc448130858 \h </w:instrText>
            </w:r>
            <w:r w:rsidR="00BB3B58">
              <w:rPr>
                <w:noProof/>
                <w:webHidden/>
              </w:rPr>
            </w:r>
            <w:r w:rsidR="00BB3B58">
              <w:rPr>
                <w:noProof/>
                <w:webHidden/>
              </w:rPr>
              <w:fldChar w:fldCharType="separate"/>
            </w:r>
            <w:r w:rsidR="00E315A4">
              <w:rPr>
                <w:noProof/>
                <w:webHidden/>
              </w:rPr>
              <w:t>948</w:t>
            </w:r>
            <w:r w:rsidR="00BB3B58">
              <w:rPr>
                <w:noProof/>
                <w:webHidden/>
              </w:rPr>
              <w:fldChar w:fldCharType="end"/>
            </w:r>
          </w:hyperlink>
        </w:p>
        <w:p w14:paraId="343F967A" w14:textId="58192564"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21" w:name="_Toc448130849"/>
      <w:r>
        <w:lastRenderedPageBreak/>
        <w:t>Jonah’s Fast</w:t>
      </w:r>
      <w:bookmarkEnd w:id="1720"/>
      <w:bookmarkEnd w:id="1719"/>
      <w:bookmarkEnd w:id="1718"/>
      <w:bookmarkEnd w:id="1721"/>
    </w:p>
    <w:p w14:paraId="7A658690" w14:textId="77777777" w:rsidR="001E5E16" w:rsidRPr="001E5E16" w:rsidRDefault="001E5E16" w:rsidP="001E5E16">
      <w:pPr>
        <w:pStyle w:val="Heading4"/>
      </w:pPr>
      <w:bookmarkStart w:id="1722" w:name="_Ref434478053"/>
      <w:r>
        <w:t>The Doxology</w:t>
      </w:r>
      <w:r w:rsidR="00E21EA3">
        <w:t xml:space="preserve"> of Jonah’s Fast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23" w:name="_Toc410196228"/>
      <w:bookmarkStart w:id="1724" w:name="_Toc410196470"/>
      <w:bookmarkStart w:id="1725" w:name="_Toc410196972"/>
      <w:bookmarkStart w:id="1726" w:name="_Toc448130850"/>
      <w:r>
        <w:t>Jonah’s Feast</w:t>
      </w:r>
      <w:bookmarkEnd w:id="1723"/>
      <w:bookmarkEnd w:id="1724"/>
      <w:bookmarkEnd w:id="1725"/>
      <w:bookmarkEnd w:id="1726"/>
    </w:p>
    <w:p w14:paraId="6EE6C439" w14:textId="77777777" w:rsidR="00495F1A" w:rsidRDefault="00495F1A" w:rsidP="00495F1A">
      <w:pPr>
        <w:pStyle w:val="Heading3"/>
      </w:pPr>
      <w:bookmarkStart w:id="1727" w:name="_Toc410196229"/>
      <w:bookmarkStart w:id="1728" w:name="_Toc410196471"/>
      <w:bookmarkStart w:id="1729" w:name="_Toc410196973"/>
      <w:bookmarkStart w:id="1730" w:name="_Toc448130851"/>
      <w:r>
        <w:t>Great Lent</w:t>
      </w:r>
      <w:bookmarkEnd w:id="1727"/>
      <w:bookmarkEnd w:id="1728"/>
      <w:bookmarkEnd w:id="1729"/>
      <w:bookmarkEnd w:id="1730"/>
    </w:p>
    <w:p w14:paraId="2602B6E5" w14:textId="77777777" w:rsidR="00EC2AEB" w:rsidRPr="001E5E16" w:rsidRDefault="00EC2AEB" w:rsidP="00EC2AEB">
      <w:pPr>
        <w:pStyle w:val="Heading4"/>
      </w:pPr>
      <w:bookmarkStart w:id="1731" w:name="_Ref434478080"/>
      <w:r>
        <w:t>The Doxology</w:t>
      </w:r>
      <w:r w:rsidR="00420CFA">
        <w:t xml:space="preserve"> for Saturday and Sunday</w:t>
      </w:r>
      <w:r w:rsidR="00E21EA3">
        <w:t xml:space="preserve"> in Great Lent</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32" w:name="_Ref434478104"/>
      <w:r>
        <w:t>The Doxology</w:t>
      </w:r>
      <w:r w:rsidR="00E21EA3">
        <w:t xml:space="preserve"> for Weekdays in Great Lent</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33"/>
            <w:r>
              <w:t>ⲛⲓⲉ̀ⲛⲉϩ</w:t>
            </w:r>
            <w:commentRangeEnd w:id="1733"/>
            <w:r>
              <w:rPr>
                <w:rStyle w:val="CommentReference"/>
                <w:rFonts w:ascii="Times New Roman" w:hAnsi="Times New Roman" w:cstheme="minorBidi"/>
                <w:noProof w:val="0"/>
              </w:rPr>
              <w:commentReference w:id="1733"/>
            </w:r>
            <w:r>
              <w:t>.</w:t>
            </w:r>
          </w:p>
        </w:tc>
      </w:tr>
    </w:tbl>
    <w:p w14:paraId="1A70F51E" w14:textId="77777777" w:rsidR="00420CFA" w:rsidRPr="001E5E16" w:rsidRDefault="00420CFA" w:rsidP="00420CFA">
      <w:pPr>
        <w:pStyle w:val="Heading4"/>
      </w:pPr>
      <w:bookmarkStart w:id="1734" w:name="_Ref434478128"/>
      <w:r>
        <w:t>A Second Doxology for Weekdays</w:t>
      </w:r>
      <w:r w:rsidR="00E21EA3">
        <w:t xml:space="preserve"> in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35"/>
            <w:r>
              <w:t xml:space="preserve">He </w:t>
            </w:r>
            <w:r w:rsidR="00253DD3">
              <w:t>humiliated</w:t>
            </w:r>
          </w:p>
          <w:p w14:paraId="774AFAE4" w14:textId="77777777" w:rsidR="00420CFA" w:rsidRDefault="00420CFA" w:rsidP="00420CFA">
            <w:pPr>
              <w:pStyle w:val="EngHangEnd"/>
            </w:pPr>
            <w:r>
              <w:t>The Tempter</w:t>
            </w:r>
            <w:commentRangeEnd w:id="1735"/>
            <w:r>
              <w:rPr>
                <w:rStyle w:val="CommentReference"/>
              </w:rPr>
              <w:commentReference w:id="173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36"/>
            <w:r>
              <w:t>“Fast in watchfulness</w:t>
            </w:r>
          </w:p>
          <w:p w14:paraId="6B2FDE71" w14:textId="77777777" w:rsidR="00420CFA" w:rsidRDefault="00420CFA" w:rsidP="00420CFA">
            <w:pPr>
              <w:pStyle w:val="EngHangEnd"/>
            </w:pPr>
            <w:r>
              <w:t>By day and by night.”</w:t>
            </w:r>
            <w:commentRangeEnd w:id="1736"/>
            <w:r>
              <w:rPr>
                <w:rStyle w:val="CommentReference"/>
              </w:rPr>
              <w:commentReference w:id="173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37" w:name="_Ref434478147"/>
      <w:r>
        <w:lastRenderedPageBreak/>
        <w:t>A Third</w:t>
      </w:r>
      <w:r w:rsidR="00420CFA">
        <w:t xml:space="preserve"> Doxology</w:t>
      </w:r>
      <w:r>
        <w:t xml:space="preserve"> for Weekdays</w:t>
      </w:r>
      <w:r w:rsidR="00E21EA3">
        <w:t xml:space="preserve"> in Great Lent</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38" w:name="_Ref434478172"/>
      <w:r>
        <w:t xml:space="preserve">The </w:t>
      </w:r>
      <w:r w:rsidR="007A72D2">
        <w:t xml:space="preserve">Fourth </w:t>
      </w:r>
      <w:r>
        <w:t>Doxology</w:t>
      </w:r>
      <w:r w:rsidR="007A72D2">
        <w:t xml:space="preserve"> </w:t>
      </w:r>
      <w:r w:rsidR="00E21EA3">
        <w:t>for Great Lent</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39"/>
            <w:r>
              <w:t xml:space="preserve">Ϯⲛⲏⲥⲧⲓⲁ̀ </w:t>
            </w:r>
            <w:commentRangeEnd w:id="1739"/>
            <w:r>
              <w:rPr>
                <w:rStyle w:val="CommentReference"/>
                <w:rFonts w:ascii="Times New Roman" w:hAnsi="Times New Roman" w:cstheme="minorBidi"/>
                <w:noProof w:val="0"/>
              </w:rPr>
              <w:commentReference w:id="173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40"/>
            <w:r>
              <w:t>pretense</w:t>
            </w:r>
            <w:commentRangeEnd w:id="1740"/>
            <w:r>
              <w:rPr>
                <w:rStyle w:val="CommentReference"/>
              </w:rPr>
              <w:commentReference w:id="174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41"/>
            <w:r>
              <w:t>strugglers</w:t>
            </w:r>
            <w:commentRangeEnd w:id="1741"/>
            <w:r>
              <w:rPr>
                <w:rStyle w:val="CommentReference"/>
              </w:rPr>
              <w:commentReference w:id="174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42"/>
            <w:r>
              <w:t>martyrdom</w:t>
            </w:r>
            <w:commentRangeEnd w:id="1742"/>
            <w:r>
              <w:rPr>
                <w:rStyle w:val="CommentReference"/>
              </w:rPr>
              <w:commentReference w:id="174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43"/>
            <w:r>
              <w:t xml:space="preserve">carries </w:t>
            </w:r>
            <w:commentRangeEnd w:id="1743"/>
            <w:r>
              <w:rPr>
                <w:rStyle w:val="CommentReference"/>
              </w:rPr>
              <w:commentReference w:id="174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44"/>
            <w:r>
              <w:t>assembly</w:t>
            </w:r>
            <w:commentRangeEnd w:id="1744"/>
            <w:r>
              <w:rPr>
                <w:rStyle w:val="CommentReference"/>
              </w:rPr>
              <w:commentReference w:id="1744"/>
            </w:r>
            <w:r>
              <w:t>,</w:t>
            </w:r>
          </w:p>
          <w:p w14:paraId="33941A18" w14:textId="77777777" w:rsidR="006A78B4" w:rsidRDefault="006A78B4" w:rsidP="006A78B4">
            <w:pPr>
              <w:pStyle w:val="EngHangEnd"/>
            </w:pPr>
            <w:r>
              <w:t xml:space="preserve">From now until the </w:t>
            </w:r>
            <w:commentRangeStart w:id="1745"/>
            <w:r>
              <w:t>ages of ages</w:t>
            </w:r>
            <w:commentRangeEnd w:id="1745"/>
            <w:r>
              <w:rPr>
                <w:rStyle w:val="CommentReference"/>
              </w:rPr>
              <w:commentReference w:id="174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46" w:name="_Ref434476347"/>
      <w:r>
        <w:lastRenderedPageBreak/>
        <w:t>The Psali Adam</w:t>
      </w:r>
      <w:r w:rsidR="006C1B94">
        <w:t xml:space="preserve"> for Great Lent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47" w:name="_Ref434476369"/>
      <w:r>
        <w:t>The Psali Batos</w:t>
      </w:r>
      <w:r w:rsidR="006C1B94">
        <w:t xml:space="preserve"> for Great Lent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48" w:name="_Toc410196230"/>
      <w:bookmarkStart w:id="1749" w:name="_Toc410196472"/>
      <w:bookmarkStart w:id="1750" w:name="_Toc410196974"/>
      <w:bookmarkStart w:id="1751" w:name="_Toc448130852"/>
      <w:r>
        <w:t>Lazarus Saturday</w:t>
      </w:r>
      <w:bookmarkEnd w:id="1748"/>
      <w:bookmarkEnd w:id="1749"/>
      <w:bookmarkEnd w:id="1750"/>
      <w:bookmarkEnd w:id="1751"/>
    </w:p>
    <w:p w14:paraId="536840DE" w14:textId="77777777" w:rsidR="00EC2AEB" w:rsidRPr="001E5E16" w:rsidRDefault="00EC2AEB" w:rsidP="00EC2AEB">
      <w:pPr>
        <w:pStyle w:val="Heading4"/>
      </w:pPr>
      <w:bookmarkStart w:id="1752" w:name="_Ref434478195"/>
      <w:r>
        <w:t>The Doxology</w:t>
      </w:r>
      <w:r w:rsidR="00E21EA3">
        <w:t xml:space="preserve"> for Lazarus Saturday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53" w:name="_Ref434476394"/>
      <w:r>
        <w:t>The Psali Batos</w:t>
      </w:r>
      <w:r w:rsidR="006C1B94">
        <w:t xml:space="preserve"> for Lazarus Saturday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54"/>
            <w:r>
              <w:t>With glory befitting You</w:t>
            </w:r>
            <w:commentRangeEnd w:id="1754"/>
            <w:r>
              <w:rPr>
                <w:rStyle w:val="CommentReference"/>
              </w:rPr>
              <w:commentReference w:id="175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55" w:name="_Toc410196231"/>
      <w:bookmarkStart w:id="1756" w:name="_Toc410196473"/>
      <w:bookmarkStart w:id="1757" w:name="_Toc410196975"/>
      <w:bookmarkStart w:id="1758" w:name="_Toc448130853"/>
      <w:r>
        <w:t>Palm Sunday</w:t>
      </w:r>
      <w:bookmarkEnd w:id="1755"/>
      <w:bookmarkEnd w:id="1756"/>
      <w:bookmarkEnd w:id="1757"/>
      <w:bookmarkEnd w:id="1758"/>
    </w:p>
    <w:p w14:paraId="5FD5B809" w14:textId="77777777" w:rsidR="00EC2AEB" w:rsidRPr="001E5E16" w:rsidRDefault="00EC2AEB" w:rsidP="00EC2AEB">
      <w:pPr>
        <w:pStyle w:val="Heading4"/>
      </w:pPr>
      <w:bookmarkStart w:id="1759" w:name="_Ref434478217"/>
      <w:r>
        <w:t xml:space="preserve">The </w:t>
      </w:r>
      <w:r w:rsidR="00FA139D">
        <w:t xml:space="preserve">First </w:t>
      </w:r>
      <w:r>
        <w:t>Doxology</w:t>
      </w:r>
      <w:r w:rsidR="00E21EA3">
        <w:t xml:space="preserve"> for Palm Sunday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60"/>
            <w:r>
              <w:t>To the ages.</w:t>
            </w:r>
            <w:commentRangeEnd w:id="1760"/>
            <w:r>
              <w:rPr>
                <w:rStyle w:val="CommentReference"/>
              </w:rPr>
              <w:commentReference w:id="176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61" w:name="_Ref434478234"/>
      <w:r>
        <w:t>The Second Doxology</w:t>
      </w:r>
      <w:r w:rsidR="00E21EA3">
        <w:t xml:space="preserve"> for Palm Sunday</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62" w:name="_Ref434478255"/>
      <w:r>
        <w:t>The Third Doxology</w:t>
      </w:r>
      <w:r w:rsidR="00E21EA3">
        <w:t xml:space="preserve"> for Palm Sunday</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63"/>
            <w:r>
              <w:t xml:space="preserve">is </w:t>
            </w:r>
            <w:commentRangeEnd w:id="1763"/>
            <w:r>
              <w:rPr>
                <w:rStyle w:val="CommentReference"/>
              </w:rPr>
              <w:commentReference w:id="176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64" w:name="_Ref434476417"/>
      <w:r>
        <w:t>The Psali Adam</w:t>
      </w:r>
      <w:r w:rsidR="006C1B94">
        <w:t xml:space="preserve"> for Palm Sunday</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65"/>
            <w:r>
              <w:t xml:space="preserve">Offer </w:t>
            </w:r>
            <w:commentRangeEnd w:id="1765"/>
            <w:r>
              <w:rPr>
                <w:rStyle w:val="CommentReference"/>
              </w:rPr>
              <w:commentReference w:id="176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66"/>
            <w:r>
              <w:t>Kranion</w:t>
            </w:r>
            <w:commentRangeEnd w:id="1766"/>
            <w:r>
              <w:rPr>
                <w:rStyle w:val="CommentReference"/>
              </w:rPr>
              <w:commentReference w:id="176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67" w:name="_Toc448130854"/>
      <w:bookmarkStart w:id="1768" w:name="_Toc410196232"/>
      <w:bookmarkStart w:id="1769" w:name="_Toc410196474"/>
      <w:bookmarkStart w:id="1770" w:name="_Toc410196976"/>
      <w:r>
        <w:lastRenderedPageBreak/>
        <w:t>Joyous Saturday</w:t>
      </w:r>
      <w:bookmarkEnd w:id="1767"/>
    </w:p>
    <w:p w14:paraId="65F4337A" w14:textId="2CA465AF" w:rsidR="003E106D" w:rsidRDefault="003E106D" w:rsidP="003E106D">
      <w:pPr>
        <w:pStyle w:val="Heading4"/>
      </w:pPr>
      <w:bookmarkStart w:id="1771" w:name="_Ref435562018"/>
      <w:r>
        <w:t>The Psali Batos for the Joyous Saturday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72"/>
            <w:r>
              <w:t xml:space="preserve">abolished </w:t>
            </w:r>
            <w:commentRangeEnd w:id="1772"/>
            <w:r>
              <w:rPr>
                <w:rStyle w:val="CommentReference"/>
              </w:rPr>
              <w:commentReference w:id="177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73"/>
            <w:r>
              <w:t>power</w:t>
            </w:r>
            <w:commentRangeEnd w:id="1773"/>
            <w:r>
              <w:rPr>
                <w:rStyle w:val="CommentReference"/>
              </w:rPr>
              <w:commentReference w:id="177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74" w:name="_Toc448130855"/>
      <w:r>
        <w:t>Resurrection</w:t>
      </w:r>
      <w:bookmarkEnd w:id="1768"/>
      <w:bookmarkEnd w:id="1769"/>
      <w:bookmarkEnd w:id="1770"/>
      <w:r w:rsidR="003E106D">
        <w:t xml:space="preserve"> Sunday</w:t>
      </w:r>
      <w:bookmarkEnd w:id="1774"/>
    </w:p>
    <w:p w14:paraId="48D283B9" w14:textId="77777777" w:rsidR="00EC2AEB" w:rsidRPr="001E5E16" w:rsidRDefault="00EC2AEB" w:rsidP="00EC2AEB">
      <w:pPr>
        <w:pStyle w:val="Heading4"/>
      </w:pPr>
      <w:bookmarkStart w:id="1775" w:name="_Ref434478294"/>
      <w:r>
        <w:t>The Doxology</w:t>
      </w:r>
      <w:r w:rsidR="00E21EA3">
        <w:t xml:space="preserve"> for the Resurrection</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76"/>
            <w:r>
              <w:t>Name</w:t>
            </w:r>
            <w:commentRangeEnd w:id="1776"/>
            <w:r>
              <w:rPr>
                <w:rStyle w:val="CommentReference"/>
              </w:rPr>
              <w:commentReference w:id="177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77" w:name="_Ref434478317"/>
      <w:r>
        <w:t>A</w:t>
      </w:r>
      <w:r w:rsidR="00E21EA3">
        <w:t>nother</w:t>
      </w:r>
      <w:r>
        <w:t xml:space="preserve"> Doxology</w:t>
      </w:r>
      <w:r w:rsidR="00E21EA3">
        <w:t xml:space="preserve"> for the Resurrection</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78" w:name="_Ref434478347"/>
      <w:r>
        <w:t>A Doxology for Archangel Michael</w:t>
      </w:r>
      <w:r w:rsidR="00E21EA3">
        <w:t xml:space="preserve"> for the Resurrection</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79" w:name="_Ref434476440"/>
      <w:r>
        <w:t>The Psali Adam</w:t>
      </w:r>
      <w:r w:rsidR="006C1B94">
        <w:t xml:space="preserve"> for the Resurrection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80" w:name="_Ref434476459"/>
      <w:r>
        <w:lastRenderedPageBreak/>
        <w:t>The Psali Batos</w:t>
      </w:r>
      <w:r w:rsidR="006C1B94">
        <w:t xml:space="preserve"> for the Resurrection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81" w:name="_Toc410196233"/>
      <w:bookmarkStart w:id="1782" w:name="_Toc410196475"/>
      <w:bookmarkStart w:id="1783" w:name="_Toc410196977"/>
      <w:bookmarkStart w:id="1784" w:name="_Toc448130856"/>
      <w:r>
        <w:t>Thomas Sunday</w:t>
      </w:r>
      <w:bookmarkEnd w:id="1781"/>
      <w:bookmarkEnd w:id="1782"/>
      <w:bookmarkEnd w:id="1783"/>
      <w:bookmarkEnd w:id="1784"/>
    </w:p>
    <w:p w14:paraId="1CFE554E" w14:textId="77777777" w:rsidR="00EC2AEB" w:rsidRDefault="00EC2AEB" w:rsidP="00EC2AEB">
      <w:pPr>
        <w:pStyle w:val="Heading4"/>
      </w:pPr>
      <w:bookmarkStart w:id="1785" w:name="_Ref434478375"/>
      <w:r>
        <w:t>The Doxology</w:t>
      </w:r>
      <w:r w:rsidR="00E21EA3">
        <w:t xml:space="preserve"> for Thomas Sunday</w:t>
      </w:r>
      <w:bookmarkEnd w:id="1785"/>
    </w:p>
    <w:p w14:paraId="641B4975" w14:textId="7CA3D38B"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315A4">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315A4">
        <w:rPr>
          <w:noProof/>
        </w:rPr>
        <w:t>925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86"/>
            <w:r>
              <w:t xml:space="preserve">Jesus </w:t>
            </w:r>
            <w:commentRangeEnd w:id="1786"/>
            <w:r>
              <w:rPr>
                <w:rStyle w:val="CommentReference"/>
                <w:rFonts w:ascii="Times New Roman" w:hAnsi="Times New Roman"/>
              </w:rPr>
              <w:commentReference w:id="178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87" w:name="_Toc410196235"/>
      <w:bookmarkStart w:id="1788" w:name="_Toc410196477"/>
      <w:bookmarkStart w:id="1789" w:name="_Toc410196979"/>
      <w:bookmarkStart w:id="1790" w:name="_Toc448130857"/>
      <w:r>
        <w:t>Ascension</w:t>
      </w:r>
      <w:bookmarkEnd w:id="1787"/>
      <w:bookmarkEnd w:id="1788"/>
      <w:bookmarkEnd w:id="1789"/>
      <w:bookmarkEnd w:id="1790"/>
    </w:p>
    <w:p w14:paraId="41C1E8F1" w14:textId="77777777" w:rsidR="00EC2AEB" w:rsidRPr="001E5E16" w:rsidRDefault="00EC2AEB" w:rsidP="00EC2AEB">
      <w:pPr>
        <w:pStyle w:val="Heading4"/>
      </w:pPr>
      <w:bookmarkStart w:id="1791" w:name="_Ref434478556"/>
      <w:r>
        <w:t>The Doxology</w:t>
      </w:r>
      <w:r w:rsidR="00CC1CA8">
        <w:t xml:space="preserve"> for the Ascension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95"/>
            <w:r>
              <w:t xml:space="preserve">Jesus </w:t>
            </w:r>
            <w:commentRangeEnd w:id="1795"/>
            <w:r>
              <w:rPr>
                <w:rStyle w:val="CommentReference"/>
                <w:rFonts w:ascii="Times New Roman" w:hAnsi="Times New Roman"/>
              </w:rPr>
              <w:commentReference w:id="179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96" w:name="_Ref434476482"/>
      <w:r>
        <w:t>The Psali Adam</w:t>
      </w:r>
      <w:r w:rsidR="006C1B94">
        <w:t xml:space="preserve"> for the Ascension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97" w:name="_Ref434476541"/>
      <w:r>
        <w:t>The Psali Batos</w:t>
      </w:r>
      <w:r w:rsidR="006C1B94">
        <w:t xml:space="preserve"> for the Ascension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98"/>
            <w:r>
              <w:t>miracles</w:t>
            </w:r>
            <w:commentRangeEnd w:id="1798"/>
            <w:r>
              <w:rPr>
                <w:rStyle w:val="CommentReference"/>
              </w:rPr>
              <w:commentReference w:id="179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99" w:name="_Toc410196236"/>
      <w:bookmarkStart w:id="1800" w:name="_Toc410196478"/>
      <w:bookmarkStart w:id="1801" w:name="_Toc410196980"/>
      <w:bookmarkStart w:id="1802" w:name="_Toc448130858"/>
      <w:r>
        <w:t>Pentecost</w:t>
      </w:r>
      <w:bookmarkEnd w:id="1799"/>
      <w:bookmarkEnd w:id="1800"/>
      <w:bookmarkEnd w:id="1801"/>
      <w:bookmarkEnd w:id="1802"/>
    </w:p>
    <w:p w14:paraId="79712352" w14:textId="77777777" w:rsidR="00EC2AEB" w:rsidRPr="001E5E16" w:rsidRDefault="00EC2AEB" w:rsidP="00EC2AEB">
      <w:pPr>
        <w:pStyle w:val="Heading4"/>
      </w:pPr>
      <w:bookmarkStart w:id="1803" w:name="_Ref434478581"/>
      <w:r>
        <w:t>The Doxology</w:t>
      </w:r>
      <w:r w:rsidR="00CC1CA8">
        <w:t xml:space="preserve"> for Pentecost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04"/>
            <w:r>
              <w:t>Name</w:t>
            </w:r>
            <w:commentRangeEnd w:id="1804"/>
            <w:r>
              <w:rPr>
                <w:rStyle w:val="CommentReference"/>
              </w:rPr>
              <w:commentReference w:id="180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05"/>
            <w:r>
              <w:t>to Him</w:t>
            </w:r>
            <w:commentRangeEnd w:id="1805"/>
            <w:r>
              <w:rPr>
                <w:rStyle w:val="CommentReference"/>
              </w:rPr>
              <w:commentReference w:id="180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06"/>
            <w:r>
              <w:t>might</w:t>
            </w:r>
            <w:commentRangeEnd w:id="1806"/>
            <w:r>
              <w:rPr>
                <w:rStyle w:val="CommentReference"/>
              </w:rPr>
              <w:commentReference w:id="180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07" w:name="_Ref434476566"/>
      <w:r>
        <w:lastRenderedPageBreak/>
        <w:t>The Psali Adam</w:t>
      </w:r>
      <w:r w:rsidR="006C1B94">
        <w:t xml:space="preserve"> for Pentecost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08" w:name="_Toc410196981"/>
      <w:bookmarkStart w:id="1809" w:name="_Toc448130641"/>
      <w:bookmarkEnd w:id="1717"/>
      <w:r>
        <w:lastRenderedPageBreak/>
        <w:t>Hymns for Koiak</w:t>
      </w:r>
      <w:bookmarkEnd w:id="894"/>
      <w:bookmarkEnd w:id="895"/>
      <w:bookmarkEnd w:id="896"/>
      <w:bookmarkEnd w:id="1808"/>
      <w:r w:rsidR="00860765">
        <w:rPr>
          <w:rStyle w:val="FootnoteReference"/>
        </w:rPr>
        <w:footnoteReference w:id="913"/>
      </w:r>
      <w:bookmarkEnd w:id="1809"/>
    </w:p>
    <w:p w14:paraId="349B59E0" w14:textId="77777777" w:rsidR="00233CE3" w:rsidRDefault="00233CE3" w:rsidP="00E27B27">
      <w:pPr>
        <w:pStyle w:val="Heading3"/>
      </w:pPr>
      <w:bookmarkStart w:id="1810" w:name="_Ref435645419"/>
      <w:r>
        <w:t>THE KIAK CANTICLE</w:t>
      </w:r>
      <w:bookmarkEnd w:id="1810"/>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11" w:name="_Ref435645438"/>
      <w:r>
        <w:rPr>
          <w:sz w:val="24"/>
        </w:rPr>
        <w:t>PSALI ADAM</w:t>
      </w:r>
      <w:r>
        <w:t xml:space="preserve"> AFTER THE FIRST CANTICLE</w:t>
      </w:r>
      <w:bookmarkEnd w:id="1811"/>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12" w:name="_Ref435645453"/>
      <w:r>
        <w:t>PSALI ADAM (BEFORE THE SECOND CANTICLE)</w:t>
      </w:r>
      <w:bookmarkEnd w:id="1812"/>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13" w:name="_Ref435645565"/>
      <w:r>
        <w:rPr>
          <w:sz w:val="24"/>
        </w:rPr>
        <w:t>PSALI ADAM</w:t>
      </w:r>
      <w:r>
        <w:t xml:space="preserve"> AFTER THE SECOND CANTICLE</w:t>
      </w:r>
      <w:bookmarkEnd w:id="1813"/>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14" w:name="_Ref435645467"/>
      <w:r>
        <w:t>THE FIERY BUSH</w:t>
      </w:r>
      <w:bookmarkEnd w:id="1814"/>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15" w:name="_Ref435645593"/>
      <w:r>
        <w:t>PSALI BATO</w:t>
      </w:r>
      <w:r>
        <w:rPr>
          <w:lang w:val="en-US"/>
        </w:rPr>
        <w:t>S AFTER THE THIRD CANTICLE</w:t>
      </w:r>
      <w:bookmarkEnd w:id="1815"/>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16" w:name="_Toc448130642"/>
      <w:r>
        <w:lastRenderedPageBreak/>
        <w:t>Index of Psalis</w:t>
      </w:r>
      <w:bookmarkEnd w:id="1816"/>
    </w:p>
    <w:p w14:paraId="440035E9" w14:textId="572103FC" w:rsidR="003E106D" w:rsidRPr="003E106D" w:rsidRDefault="003E106D" w:rsidP="003E106D">
      <w:pPr>
        <w:pStyle w:val="Heading3"/>
      </w:pPr>
      <w:r>
        <w:t>Seasonal Psalis</w:t>
      </w:r>
    </w:p>
    <w:p w14:paraId="0EFBDCCD" w14:textId="65A7FC6E"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315A4">
        <w:t>The Psali Adam for the Ecclesiastical New Year</w:t>
      </w:r>
      <w:r>
        <w:fldChar w:fldCharType="end"/>
      </w:r>
      <w:r>
        <w:tab/>
      </w:r>
      <w:r>
        <w:fldChar w:fldCharType="begin"/>
      </w:r>
      <w:r>
        <w:instrText xml:space="preserve"> PAGEREF _Ref434473482 \h </w:instrText>
      </w:r>
      <w:r>
        <w:fldChar w:fldCharType="separate"/>
      </w:r>
      <w:r w:rsidR="00E315A4">
        <w:rPr>
          <w:noProof/>
        </w:rPr>
        <w:t>579</w:t>
      </w:r>
      <w:r>
        <w:fldChar w:fldCharType="end"/>
      </w:r>
    </w:p>
    <w:p w14:paraId="6F52649C" w14:textId="30A87140"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315A4">
        <w:t>The Psali Batos for the Ecclesiastical New Year</w:t>
      </w:r>
      <w:r>
        <w:fldChar w:fldCharType="end"/>
      </w:r>
      <w:r>
        <w:tab/>
      </w:r>
      <w:r>
        <w:fldChar w:fldCharType="begin"/>
      </w:r>
      <w:r>
        <w:instrText xml:space="preserve"> PAGEREF _Ref434473530 \h </w:instrText>
      </w:r>
      <w:r>
        <w:fldChar w:fldCharType="separate"/>
      </w:r>
      <w:r w:rsidR="00E315A4">
        <w:rPr>
          <w:noProof/>
        </w:rPr>
        <w:t>584</w:t>
      </w:r>
      <w:r>
        <w:fldChar w:fldCharType="end"/>
      </w:r>
    </w:p>
    <w:p w14:paraId="46EAAC98" w14:textId="7EDCF1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315A4">
        <w:t>The Psali Adam for the Feast of the Cross</w:t>
      </w:r>
      <w:r>
        <w:fldChar w:fldCharType="end"/>
      </w:r>
      <w:r>
        <w:tab/>
      </w:r>
      <w:r>
        <w:fldChar w:fldCharType="begin"/>
      </w:r>
      <w:r>
        <w:instrText xml:space="preserve"> PAGEREF _Ref434474964 \h </w:instrText>
      </w:r>
      <w:r>
        <w:fldChar w:fldCharType="separate"/>
      </w:r>
      <w:r w:rsidR="00E315A4">
        <w:rPr>
          <w:noProof/>
        </w:rPr>
        <w:t>596</w:t>
      </w:r>
      <w:r>
        <w:fldChar w:fldCharType="end"/>
      </w:r>
    </w:p>
    <w:p w14:paraId="33EC2573" w14:textId="43522936"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315A4">
        <w:t>The Psali Batos for the Feast of the Cross</w:t>
      </w:r>
      <w:r>
        <w:fldChar w:fldCharType="end"/>
      </w:r>
      <w:r>
        <w:tab/>
      </w:r>
      <w:r>
        <w:fldChar w:fldCharType="begin"/>
      </w:r>
      <w:r>
        <w:instrText xml:space="preserve"> PAGEREF _Ref434474992 \h </w:instrText>
      </w:r>
      <w:r>
        <w:fldChar w:fldCharType="separate"/>
      </w:r>
      <w:r w:rsidR="00E315A4">
        <w:rPr>
          <w:noProof/>
        </w:rPr>
        <w:t>599</w:t>
      </w:r>
      <w:r>
        <w:fldChar w:fldCharType="end"/>
      </w:r>
    </w:p>
    <w:p w14:paraId="05658BA4" w14:textId="633E30B9"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315A4">
        <w:t>The Psali Adam for the 29</w:t>
      </w:r>
      <w:r w:rsidR="00E315A4" w:rsidRPr="00C0205C">
        <w:rPr>
          <w:vertAlign w:val="superscript"/>
        </w:rPr>
        <w:t>th</w:t>
      </w:r>
      <w:r w:rsidR="00E315A4">
        <w:t xml:space="preserve"> of Every Month</w:t>
      </w:r>
      <w:r>
        <w:fldChar w:fldCharType="end"/>
      </w:r>
      <w:r>
        <w:tab/>
      </w:r>
      <w:r>
        <w:fldChar w:fldCharType="begin"/>
      </w:r>
      <w:r>
        <w:instrText xml:space="preserve"> PAGEREF _Ref435003845 \h </w:instrText>
      </w:r>
      <w:r>
        <w:fldChar w:fldCharType="separate"/>
      </w:r>
      <w:r w:rsidR="00E315A4">
        <w:rPr>
          <w:noProof/>
        </w:rPr>
        <w:t>606</w:t>
      </w:r>
      <w:r>
        <w:fldChar w:fldCharType="end"/>
      </w:r>
    </w:p>
    <w:p w14:paraId="23AAC468" w14:textId="67EABEC1"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315A4">
        <w:t>The Psali Batos for the 29</w:t>
      </w:r>
      <w:r w:rsidR="00E315A4" w:rsidRPr="00C0205C">
        <w:rPr>
          <w:vertAlign w:val="superscript"/>
        </w:rPr>
        <w:t>th</w:t>
      </w:r>
      <w:r w:rsidR="00E315A4">
        <w:t xml:space="preserve"> of Every Month</w:t>
      </w:r>
      <w:r>
        <w:fldChar w:fldCharType="end"/>
      </w:r>
      <w:r>
        <w:tab/>
      </w:r>
      <w:r>
        <w:fldChar w:fldCharType="begin"/>
      </w:r>
      <w:r>
        <w:instrText xml:space="preserve"> PAGEREF _Ref435003860 \h </w:instrText>
      </w:r>
      <w:r>
        <w:fldChar w:fldCharType="separate"/>
      </w:r>
      <w:r w:rsidR="00E315A4">
        <w:rPr>
          <w:noProof/>
        </w:rPr>
        <w:t>611</w:t>
      </w:r>
      <w:r>
        <w:fldChar w:fldCharType="end"/>
      </w:r>
    </w:p>
    <w:p w14:paraId="693D9B9A" w14:textId="3017243E"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315A4">
        <w:t>The Sunday Psali Adam for Nativity</w:t>
      </w:r>
      <w:r>
        <w:fldChar w:fldCharType="end"/>
      </w:r>
      <w:r>
        <w:tab/>
      </w:r>
      <w:r>
        <w:fldChar w:fldCharType="begin"/>
      </w:r>
      <w:r>
        <w:instrText xml:space="preserve"> PAGEREF _Ref434475057 \h </w:instrText>
      </w:r>
      <w:r>
        <w:fldChar w:fldCharType="separate"/>
      </w:r>
      <w:r w:rsidR="00E315A4">
        <w:rPr>
          <w:noProof/>
        </w:rPr>
        <w:t>669</w:t>
      </w:r>
      <w:r>
        <w:fldChar w:fldCharType="end"/>
      </w:r>
    </w:p>
    <w:p w14:paraId="7B874A45" w14:textId="4E27591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315A4">
        <w:t>The Monday Psali Adam for Nativity</w:t>
      </w:r>
      <w:r>
        <w:fldChar w:fldCharType="end"/>
      </w:r>
      <w:r>
        <w:tab/>
      </w:r>
      <w:r>
        <w:fldChar w:fldCharType="begin"/>
      </w:r>
      <w:r>
        <w:instrText xml:space="preserve"> PAGEREF _Ref434475083 \h </w:instrText>
      </w:r>
      <w:r>
        <w:fldChar w:fldCharType="separate"/>
      </w:r>
      <w:r w:rsidR="00E315A4">
        <w:rPr>
          <w:noProof/>
        </w:rPr>
        <w:t>673</w:t>
      </w:r>
      <w:r>
        <w:fldChar w:fldCharType="end"/>
      </w:r>
    </w:p>
    <w:p w14:paraId="1039256A" w14:textId="16DDC21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315A4">
        <w:t>The Tuesday Psali Adam for Nativity</w:t>
      </w:r>
      <w:r>
        <w:fldChar w:fldCharType="end"/>
      </w:r>
      <w:r>
        <w:tab/>
      </w:r>
      <w:r>
        <w:fldChar w:fldCharType="begin"/>
      </w:r>
      <w:r>
        <w:instrText xml:space="preserve"> PAGEREF _Ref434475102 \h </w:instrText>
      </w:r>
      <w:r>
        <w:fldChar w:fldCharType="separate"/>
      </w:r>
      <w:r w:rsidR="00E315A4">
        <w:rPr>
          <w:noProof/>
        </w:rPr>
        <w:t>678</w:t>
      </w:r>
      <w:r>
        <w:fldChar w:fldCharType="end"/>
      </w:r>
    </w:p>
    <w:p w14:paraId="7B5D2028" w14:textId="269E0238"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315A4">
        <w:t>The Wednesday Psali Batos for Nativity</w:t>
      </w:r>
      <w:r>
        <w:fldChar w:fldCharType="end"/>
      </w:r>
      <w:r>
        <w:tab/>
      </w:r>
      <w:r>
        <w:fldChar w:fldCharType="begin"/>
      </w:r>
      <w:r>
        <w:instrText xml:space="preserve"> PAGEREF _Ref434475128 \h </w:instrText>
      </w:r>
      <w:r>
        <w:fldChar w:fldCharType="separate"/>
      </w:r>
      <w:r w:rsidR="00E315A4">
        <w:rPr>
          <w:noProof/>
        </w:rPr>
        <w:t>683</w:t>
      </w:r>
      <w:r>
        <w:fldChar w:fldCharType="end"/>
      </w:r>
    </w:p>
    <w:p w14:paraId="3EA797C4" w14:textId="71B56552"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315A4">
        <w:t>The Thursday Psali Batos for Nativity</w:t>
      </w:r>
      <w:r>
        <w:fldChar w:fldCharType="end"/>
      </w:r>
      <w:r>
        <w:tab/>
      </w:r>
      <w:r>
        <w:fldChar w:fldCharType="begin"/>
      </w:r>
      <w:r>
        <w:instrText xml:space="preserve"> PAGEREF _Ref434475150 \h </w:instrText>
      </w:r>
      <w:r>
        <w:fldChar w:fldCharType="separate"/>
      </w:r>
      <w:r w:rsidR="00E315A4">
        <w:rPr>
          <w:noProof/>
        </w:rPr>
        <w:t>686</w:t>
      </w:r>
      <w:r>
        <w:fldChar w:fldCharType="end"/>
      </w:r>
    </w:p>
    <w:p w14:paraId="3E761025" w14:textId="11A20EFF"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315A4">
        <w:t>The Friday Psali Batos for Nativity</w:t>
      </w:r>
      <w:r>
        <w:fldChar w:fldCharType="end"/>
      </w:r>
      <w:r>
        <w:tab/>
      </w:r>
      <w:r>
        <w:fldChar w:fldCharType="begin"/>
      </w:r>
      <w:r>
        <w:instrText xml:space="preserve"> PAGEREF _Ref434475177 \h </w:instrText>
      </w:r>
      <w:r>
        <w:fldChar w:fldCharType="separate"/>
      </w:r>
      <w:r w:rsidR="00E315A4">
        <w:rPr>
          <w:noProof/>
        </w:rPr>
        <w:t>690</w:t>
      </w:r>
      <w:r>
        <w:fldChar w:fldCharType="end"/>
      </w:r>
    </w:p>
    <w:p w14:paraId="52564264" w14:textId="2C29AF6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315A4">
        <w:t>The Saturday Psali Batos for Nativity</w:t>
      </w:r>
      <w:r>
        <w:fldChar w:fldCharType="end"/>
      </w:r>
      <w:r>
        <w:tab/>
      </w:r>
      <w:r>
        <w:fldChar w:fldCharType="begin"/>
      </w:r>
      <w:r>
        <w:instrText xml:space="preserve"> PAGEREF _Ref434475196 \h </w:instrText>
      </w:r>
      <w:r>
        <w:fldChar w:fldCharType="separate"/>
      </w:r>
      <w:r w:rsidR="00E315A4">
        <w:rPr>
          <w:noProof/>
        </w:rPr>
        <w:t>695</w:t>
      </w:r>
      <w:r>
        <w:fldChar w:fldCharType="end"/>
      </w:r>
    </w:p>
    <w:p w14:paraId="523DE632" w14:textId="52C4FD7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315A4">
        <w:t>The Psali Adam for the Circumcision</w:t>
      </w:r>
      <w:r>
        <w:fldChar w:fldCharType="end"/>
      </w:r>
      <w:r>
        <w:tab/>
      </w:r>
      <w:r>
        <w:fldChar w:fldCharType="begin"/>
      </w:r>
      <w:r>
        <w:instrText xml:space="preserve"> PAGEREF _Ref434475229 \h </w:instrText>
      </w:r>
      <w:r>
        <w:fldChar w:fldCharType="separate"/>
      </w:r>
      <w:r w:rsidR="00E315A4">
        <w:rPr>
          <w:noProof/>
        </w:rPr>
        <w:t>705</w:t>
      </w:r>
      <w:r>
        <w:fldChar w:fldCharType="end"/>
      </w:r>
    </w:p>
    <w:p w14:paraId="2BB4ED46" w14:textId="542CEFD6"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315A4">
        <w:t>The Psali Batos for the Circumcision</w:t>
      </w:r>
      <w:r>
        <w:fldChar w:fldCharType="end"/>
      </w:r>
      <w:r>
        <w:tab/>
      </w:r>
      <w:r>
        <w:fldChar w:fldCharType="begin"/>
      </w:r>
      <w:r>
        <w:instrText xml:space="preserve"> PAGEREF _Ref434475252 \h </w:instrText>
      </w:r>
      <w:r>
        <w:fldChar w:fldCharType="separate"/>
      </w:r>
      <w:r w:rsidR="00E315A4">
        <w:rPr>
          <w:noProof/>
        </w:rPr>
        <w:t>709</w:t>
      </w:r>
      <w:r>
        <w:fldChar w:fldCharType="end"/>
      </w:r>
    </w:p>
    <w:p w14:paraId="56FF597D" w14:textId="196E5BC2"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315A4">
        <w:t>The Sunday Psali Adam for Theophany</w:t>
      </w:r>
      <w:r>
        <w:fldChar w:fldCharType="end"/>
      </w:r>
      <w:r>
        <w:tab/>
      </w:r>
      <w:r>
        <w:fldChar w:fldCharType="begin"/>
      </w:r>
      <w:r>
        <w:instrText xml:space="preserve"> PAGEREF _Ref434475280 \h </w:instrText>
      </w:r>
      <w:r>
        <w:fldChar w:fldCharType="separate"/>
      </w:r>
      <w:r w:rsidR="00E315A4">
        <w:rPr>
          <w:noProof/>
        </w:rPr>
        <w:t>719</w:t>
      </w:r>
      <w:r>
        <w:fldChar w:fldCharType="end"/>
      </w:r>
    </w:p>
    <w:p w14:paraId="1D19000E" w14:textId="227238E0"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315A4">
        <w:t>The Monday Psali Adam for Theophany</w:t>
      </w:r>
      <w:r>
        <w:fldChar w:fldCharType="end"/>
      </w:r>
      <w:r>
        <w:tab/>
      </w:r>
      <w:r>
        <w:fldChar w:fldCharType="begin"/>
      </w:r>
      <w:r>
        <w:instrText xml:space="preserve"> PAGEREF _Ref434475309 \h </w:instrText>
      </w:r>
      <w:r>
        <w:fldChar w:fldCharType="separate"/>
      </w:r>
      <w:r w:rsidR="00E315A4">
        <w:rPr>
          <w:noProof/>
        </w:rPr>
        <w:t>723</w:t>
      </w:r>
      <w:r>
        <w:fldChar w:fldCharType="end"/>
      </w:r>
    </w:p>
    <w:p w14:paraId="6323E549" w14:textId="0C01F0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315A4">
        <w:t>The Tuesday Psali Adam for Theophany</w:t>
      </w:r>
      <w:r>
        <w:fldChar w:fldCharType="end"/>
      </w:r>
      <w:r>
        <w:tab/>
      </w:r>
      <w:r>
        <w:fldChar w:fldCharType="begin"/>
      </w:r>
      <w:r>
        <w:instrText xml:space="preserve"> PAGEREF _Ref434475331 \h </w:instrText>
      </w:r>
      <w:r>
        <w:fldChar w:fldCharType="separate"/>
      </w:r>
      <w:r w:rsidR="00E315A4">
        <w:rPr>
          <w:noProof/>
        </w:rPr>
        <w:t>726</w:t>
      </w:r>
      <w:r>
        <w:fldChar w:fldCharType="end"/>
      </w:r>
    </w:p>
    <w:p w14:paraId="7320174E" w14:textId="27D3F7A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315A4">
        <w:t>The Wednesday Psali Batos for Theophany</w:t>
      </w:r>
      <w:r>
        <w:fldChar w:fldCharType="end"/>
      </w:r>
      <w:r>
        <w:tab/>
      </w:r>
      <w:r>
        <w:fldChar w:fldCharType="begin"/>
      </w:r>
      <w:r>
        <w:instrText xml:space="preserve"> PAGEREF _Ref434475362 \h </w:instrText>
      </w:r>
      <w:r>
        <w:fldChar w:fldCharType="separate"/>
      </w:r>
      <w:r w:rsidR="00E315A4">
        <w:rPr>
          <w:noProof/>
        </w:rPr>
        <w:t>730</w:t>
      </w:r>
      <w:r>
        <w:fldChar w:fldCharType="end"/>
      </w:r>
    </w:p>
    <w:p w14:paraId="312AF9DB" w14:textId="139106E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315A4">
        <w:t>The Thursday Psali Batos for Theophany</w:t>
      </w:r>
      <w:r>
        <w:fldChar w:fldCharType="end"/>
      </w:r>
      <w:r>
        <w:tab/>
      </w:r>
      <w:r>
        <w:fldChar w:fldCharType="begin"/>
      </w:r>
      <w:r>
        <w:instrText xml:space="preserve"> PAGEREF _Ref434475388 \h </w:instrText>
      </w:r>
      <w:r>
        <w:fldChar w:fldCharType="separate"/>
      </w:r>
      <w:r w:rsidR="00E315A4">
        <w:rPr>
          <w:noProof/>
        </w:rPr>
        <w:t>734</w:t>
      </w:r>
      <w:r>
        <w:fldChar w:fldCharType="end"/>
      </w:r>
    </w:p>
    <w:p w14:paraId="58C01D66" w14:textId="057990D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315A4">
        <w:t>The Friday Psali Batos for Theophany</w:t>
      </w:r>
      <w:r>
        <w:fldChar w:fldCharType="end"/>
      </w:r>
      <w:r>
        <w:tab/>
      </w:r>
      <w:r>
        <w:fldChar w:fldCharType="begin"/>
      </w:r>
      <w:r>
        <w:instrText xml:space="preserve"> PAGEREF _Ref434475411 \h </w:instrText>
      </w:r>
      <w:r>
        <w:fldChar w:fldCharType="separate"/>
      </w:r>
      <w:r w:rsidR="00E315A4">
        <w:rPr>
          <w:noProof/>
        </w:rPr>
        <w:t>738</w:t>
      </w:r>
      <w:r>
        <w:fldChar w:fldCharType="end"/>
      </w:r>
    </w:p>
    <w:p w14:paraId="5D34BFE6" w14:textId="00F95316"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315A4">
        <w:t>The Saturday Psali Batos for Theophany</w:t>
      </w:r>
      <w:r>
        <w:fldChar w:fldCharType="end"/>
      </w:r>
      <w:r>
        <w:tab/>
      </w:r>
      <w:r>
        <w:fldChar w:fldCharType="begin"/>
      </w:r>
      <w:r>
        <w:instrText xml:space="preserve"> PAGEREF _Ref434475434 \h </w:instrText>
      </w:r>
      <w:r>
        <w:fldChar w:fldCharType="separate"/>
      </w:r>
      <w:r w:rsidR="00E315A4">
        <w:rPr>
          <w:noProof/>
        </w:rPr>
        <w:t>742</w:t>
      </w:r>
      <w:r>
        <w:fldChar w:fldCharType="end"/>
      </w:r>
    </w:p>
    <w:p w14:paraId="4BB2BF55" w14:textId="676BBCE4"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315A4">
        <w:t>The Psali Adam for the Wedding of Cana</w:t>
      </w:r>
      <w:r>
        <w:fldChar w:fldCharType="end"/>
      </w:r>
      <w:r>
        <w:tab/>
      </w:r>
      <w:r>
        <w:fldChar w:fldCharType="begin"/>
      </w:r>
      <w:r>
        <w:instrText xml:space="preserve"> PAGEREF _Ref434475472 \h </w:instrText>
      </w:r>
      <w:r>
        <w:fldChar w:fldCharType="separate"/>
      </w:r>
      <w:r w:rsidR="00E315A4">
        <w:rPr>
          <w:noProof/>
        </w:rPr>
        <w:t>748</w:t>
      </w:r>
      <w:r>
        <w:fldChar w:fldCharType="end"/>
      </w:r>
    </w:p>
    <w:p w14:paraId="2363057C" w14:textId="449C5DBB"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315A4">
        <w:t>The Psali Batos for the Wedding of Cana</w:t>
      </w:r>
      <w:r>
        <w:fldChar w:fldCharType="end"/>
      </w:r>
      <w:r>
        <w:tab/>
      </w:r>
      <w:r>
        <w:fldChar w:fldCharType="begin"/>
      </w:r>
      <w:r>
        <w:instrText xml:space="preserve"> PAGEREF _Ref434475500 \h </w:instrText>
      </w:r>
      <w:r>
        <w:fldChar w:fldCharType="separate"/>
      </w:r>
      <w:r w:rsidR="00E315A4">
        <w:rPr>
          <w:noProof/>
        </w:rPr>
        <w:t>752</w:t>
      </w:r>
      <w:r>
        <w:fldChar w:fldCharType="end"/>
      </w:r>
    </w:p>
    <w:p w14:paraId="28D62537" w14:textId="081E27D2"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315A4">
        <w:t>The Psali Adam for Annunciation</w:t>
      </w:r>
      <w:r>
        <w:fldChar w:fldCharType="end"/>
      </w:r>
      <w:r>
        <w:tab/>
      </w:r>
      <w:r>
        <w:fldChar w:fldCharType="begin"/>
      </w:r>
      <w:r>
        <w:instrText xml:space="preserve"> PAGEREF _Ref434475566 \h </w:instrText>
      </w:r>
      <w:r>
        <w:fldChar w:fldCharType="separate"/>
      </w:r>
      <w:r w:rsidR="00E315A4">
        <w:rPr>
          <w:noProof/>
        </w:rPr>
        <w:t>777</w:t>
      </w:r>
      <w:r>
        <w:fldChar w:fldCharType="end"/>
      </w:r>
    </w:p>
    <w:p w14:paraId="3A5E672D" w14:textId="72E54F02"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315A4">
        <w:t>The Psali Batos for Annunciation</w:t>
      </w:r>
      <w:r>
        <w:fldChar w:fldCharType="end"/>
      </w:r>
      <w:r>
        <w:tab/>
      </w:r>
      <w:r>
        <w:fldChar w:fldCharType="begin"/>
      </w:r>
      <w:r>
        <w:instrText xml:space="preserve"> PAGEREF _Ref434475591 \h </w:instrText>
      </w:r>
      <w:r>
        <w:fldChar w:fldCharType="separate"/>
      </w:r>
      <w:r w:rsidR="00E315A4">
        <w:rPr>
          <w:noProof/>
        </w:rPr>
        <w:t>781</w:t>
      </w:r>
      <w:r>
        <w:fldChar w:fldCharType="end"/>
      </w:r>
    </w:p>
    <w:p w14:paraId="52A90C07" w14:textId="01B0E75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315A4">
        <w:t>The Psali Adam for the Entrance into Egypt</w:t>
      </w:r>
      <w:r>
        <w:fldChar w:fldCharType="end"/>
      </w:r>
      <w:r>
        <w:tab/>
      </w:r>
      <w:r>
        <w:fldChar w:fldCharType="begin"/>
      </w:r>
      <w:r>
        <w:instrText xml:space="preserve"> PAGEREF _Ref434476089 \h </w:instrText>
      </w:r>
      <w:r>
        <w:fldChar w:fldCharType="separate"/>
      </w:r>
      <w:r w:rsidR="00E315A4">
        <w:rPr>
          <w:noProof/>
        </w:rPr>
        <w:t>800</w:t>
      </w:r>
      <w:r>
        <w:fldChar w:fldCharType="end"/>
      </w:r>
    </w:p>
    <w:p w14:paraId="3A3F4AD9" w14:textId="69919912"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315A4">
        <w:t>The Psali Batos for the Entrance into Egypt</w:t>
      </w:r>
      <w:r>
        <w:fldChar w:fldCharType="end"/>
      </w:r>
      <w:r>
        <w:tab/>
      </w:r>
      <w:r>
        <w:fldChar w:fldCharType="begin"/>
      </w:r>
      <w:r>
        <w:instrText xml:space="preserve"> PAGEREF _Ref434476112 \h </w:instrText>
      </w:r>
      <w:r>
        <w:fldChar w:fldCharType="separate"/>
      </w:r>
      <w:r w:rsidR="00E315A4">
        <w:rPr>
          <w:noProof/>
        </w:rPr>
        <w:t>804</w:t>
      </w:r>
      <w:r>
        <w:fldChar w:fldCharType="end"/>
      </w:r>
    </w:p>
    <w:p w14:paraId="29274CA9" w14:textId="16B69CB0"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315A4">
        <w:t>The Psali Adam for the Apostles’ Fast</w:t>
      </w:r>
      <w:r>
        <w:fldChar w:fldCharType="end"/>
      </w:r>
      <w:r>
        <w:tab/>
      </w:r>
      <w:r>
        <w:fldChar w:fldCharType="begin"/>
      </w:r>
      <w:r>
        <w:instrText xml:space="preserve"> PAGEREF _Ref434476183 \h </w:instrText>
      </w:r>
      <w:r>
        <w:fldChar w:fldCharType="separate"/>
      </w:r>
      <w:r w:rsidR="00E315A4">
        <w:rPr>
          <w:noProof/>
        </w:rPr>
        <w:t>816</w:t>
      </w:r>
      <w:r>
        <w:fldChar w:fldCharType="end"/>
      </w:r>
    </w:p>
    <w:p w14:paraId="63B4C376" w14:textId="57E35C2A"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315A4">
        <w:t>The Psali Batos for the Apostles’ Fast</w:t>
      </w:r>
      <w:r>
        <w:fldChar w:fldCharType="end"/>
      </w:r>
      <w:r>
        <w:tab/>
      </w:r>
      <w:r>
        <w:fldChar w:fldCharType="begin"/>
      </w:r>
      <w:r>
        <w:instrText xml:space="preserve"> PAGEREF _Ref434476204 \h </w:instrText>
      </w:r>
      <w:r>
        <w:fldChar w:fldCharType="separate"/>
      </w:r>
      <w:r w:rsidR="00E315A4">
        <w:rPr>
          <w:noProof/>
        </w:rPr>
        <w:t>819</w:t>
      </w:r>
      <w:r>
        <w:fldChar w:fldCharType="end"/>
      </w:r>
    </w:p>
    <w:p w14:paraId="28BB7E6E" w14:textId="3CE650E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315A4">
        <w:t>The Psali Adam for the Apostles’ Feast</w:t>
      </w:r>
      <w:r>
        <w:fldChar w:fldCharType="end"/>
      </w:r>
      <w:r>
        <w:tab/>
      </w:r>
      <w:r>
        <w:fldChar w:fldCharType="begin"/>
      </w:r>
      <w:r>
        <w:instrText xml:space="preserve"> PAGEREF _Ref434476236 \h </w:instrText>
      </w:r>
      <w:r>
        <w:fldChar w:fldCharType="separate"/>
      </w:r>
      <w:r w:rsidR="00E315A4">
        <w:rPr>
          <w:noProof/>
        </w:rPr>
        <w:t>834</w:t>
      </w:r>
      <w:r>
        <w:fldChar w:fldCharType="end"/>
      </w:r>
    </w:p>
    <w:p w14:paraId="3BEDFF67" w14:textId="3DA0DB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315A4">
        <w:t>The Psali Batos for the Apostles’ Feast</w:t>
      </w:r>
      <w:r>
        <w:fldChar w:fldCharType="end"/>
      </w:r>
      <w:r>
        <w:tab/>
      </w:r>
      <w:r>
        <w:fldChar w:fldCharType="begin"/>
      </w:r>
      <w:r>
        <w:instrText xml:space="preserve"> PAGEREF _Ref434476261 \h </w:instrText>
      </w:r>
      <w:r>
        <w:fldChar w:fldCharType="separate"/>
      </w:r>
      <w:r w:rsidR="00E315A4">
        <w:rPr>
          <w:noProof/>
        </w:rPr>
        <w:t>837</w:t>
      </w:r>
      <w:r>
        <w:fldChar w:fldCharType="end"/>
      </w:r>
    </w:p>
    <w:p w14:paraId="346BEA29" w14:textId="6F900CA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315A4">
        <w:t>The Psali Adam for the Transfiguration</w:t>
      </w:r>
      <w:r>
        <w:fldChar w:fldCharType="end"/>
      </w:r>
      <w:r>
        <w:tab/>
      </w:r>
      <w:r>
        <w:fldChar w:fldCharType="begin"/>
      </w:r>
      <w:r>
        <w:instrText xml:space="preserve"> PAGEREF _Ref434476299 \h </w:instrText>
      </w:r>
      <w:r>
        <w:fldChar w:fldCharType="separate"/>
      </w:r>
      <w:r w:rsidR="00E315A4">
        <w:rPr>
          <w:noProof/>
        </w:rPr>
        <w:t>858</w:t>
      </w:r>
      <w:r>
        <w:fldChar w:fldCharType="end"/>
      </w:r>
    </w:p>
    <w:p w14:paraId="2B02F545" w14:textId="1D50DA4D"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315A4">
        <w:t>The Psali Batos for the Transfiguration</w:t>
      </w:r>
      <w:r>
        <w:fldChar w:fldCharType="end"/>
      </w:r>
      <w:r>
        <w:tab/>
      </w:r>
      <w:r>
        <w:fldChar w:fldCharType="begin"/>
      </w:r>
      <w:r>
        <w:instrText xml:space="preserve"> PAGEREF _Ref434476316 \h </w:instrText>
      </w:r>
      <w:r>
        <w:fldChar w:fldCharType="separate"/>
      </w:r>
      <w:r w:rsidR="00E315A4">
        <w:rPr>
          <w:noProof/>
        </w:rPr>
        <w:t>862</w:t>
      </w:r>
      <w:r>
        <w:fldChar w:fldCharType="end"/>
      </w:r>
    </w:p>
    <w:p w14:paraId="2B8831C2" w14:textId="56A2EA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315A4">
        <w:t>The Psali Adam for Great Lent</w:t>
      </w:r>
      <w:r>
        <w:fldChar w:fldCharType="end"/>
      </w:r>
      <w:r>
        <w:tab/>
      </w:r>
      <w:r>
        <w:fldChar w:fldCharType="begin"/>
      </w:r>
      <w:r>
        <w:instrText xml:space="preserve"> PAGEREF _Ref434476347 \h </w:instrText>
      </w:r>
      <w:r>
        <w:fldChar w:fldCharType="separate"/>
      </w:r>
      <w:r w:rsidR="00E315A4">
        <w:rPr>
          <w:noProof/>
        </w:rPr>
        <w:t>896</w:t>
      </w:r>
      <w:r>
        <w:fldChar w:fldCharType="end"/>
      </w:r>
    </w:p>
    <w:p w14:paraId="22E9A337" w14:textId="020271FC"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315A4">
        <w:t>The Psali Batos for Great Lent</w:t>
      </w:r>
      <w:r>
        <w:fldChar w:fldCharType="end"/>
      </w:r>
      <w:r>
        <w:tab/>
      </w:r>
      <w:r>
        <w:fldChar w:fldCharType="begin"/>
      </w:r>
      <w:r>
        <w:instrText xml:space="preserve"> PAGEREF _Ref434476369 \h </w:instrText>
      </w:r>
      <w:r>
        <w:fldChar w:fldCharType="separate"/>
      </w:r>
      <w:r w:rsidR="00E315A4">
        <w:rPr>
          <w:noProof/>
        </w:rPr>
        <w:t>899</w:t>
      </w:r>
      <w:r>
        <w:fldChar w:fldCharType="end"/>
      </w:r>
    </w:p>
    <w:p w14:paraId="7827303F" w14:textId="77DEDCC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315A4">
        <w:t>The Psali Batos for Lazarus Saturday</w:t>
      </w:r>
      <w:r>
        <w:fldChar w:fldCharType="end"/>
      </w:r>
      <w:r>
        <w:tab/>
      </w:r>
      <w:r>
        <w:fldChar w:fldCharType="begin"/>
      </w:r>
      <w:r>
        <w:instrText xml:space="preserve"> PAGEREF _Ref434476394 \h </w:instrText>
      </w:r>
      <w:r>
        <w:fldChar w:fldCharType="separate"/>
      </w:r>
      <w:r w:rsidR="00E315A4">
        <w:rPr>
          <w:noProof/>
        </w:rPr>
        <w:t>904</w:t>
      </w:r>
      <w:r>
        <w:fldChar w:fldCharType="end"/>
      </w:r>
    </w:p>
    <w:p w14:paraId="1272D4BB" w14:textId="1B81929A"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315A4">
        <w:t>The Psali Adam for Palm Sunday</w:t>
      </w:r>
      <w:r>
        <w:fldChar w:fldCharType="end"/>
      </w:r>
      <w:r>
        <w:tab/>
      </w:r>
      <w:r>
        <w:fldChar w:fldCharType="begin"/>
      </w:r>
      <w:r>
        <w:instrText xml:space="preserve"> PAGEREF _Ref434476417 \h </w:instrText>
      </w:r>
      <w:r>
        <w:fldChar w:fldCharType="separate"/>
      </w:r>
      <w:r w:rsidR="00E315A4">
        <w:rPr>
          <w:noProof/>
        </w:rPr>
        <w:t>913</w:t>
      </w:r>
      <w:r>
        <w:fldChar w:fldCharType="end"/>
      </w:r>
    </w:p>
    <w:p w14:paraId="0E4E4E45" w14:textId="4DB6CF01"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315A4">
        <w:t>The Psali Batos for the Joyous Saturday</w:t>
      </w:r>
      <w:r>
        <w:fldChar w:fldCharType="end"/>
      </w:r>
      <w:r>
        <w:tab/>
      </w:r>
      <w:r>
        <w:fldChar w:fldCharType="begin"/>
      </w:r>
      <w:r>
        <w:instrText xml:space="preserve"> PAGEREF _Ref435562018 \h </w:instrText>
      </w:r>
      <w:r>
        <w:fldChar w:fldCharType="separate"/>
      </w:r>
      <w:r w:rsidR="00E315A4">
        <w:rPr>
          <w:noProof/>
        </w:rPr>
        <w:t>917</w:t>
      </w:r>
      <w:r>
        <w:fldChar w:fldCharType="end"/>
      </w:r>
    </w:p>
    <w:p w14:paraId="5A57B684" w14:textId="5FF6A46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315A4">
        <w:t>The Psali Adam for the Resurrection</w:t>
      </w:r>
      <w:r>
        <w:fldChar w:fldCharType="end"/>
      </w:r>
      <w:r>
        <w:tab/>
      </w:r>
      <w:r>
        <w:fldChar w:fldCharType="begin"/>
      </w:r>
      <w:r>
        <w:instrText xml:space="preserve"> PAGEREF _Ref434476440 \h </w:instrText>
      </w:r>
      <w:r>
        <w:fldChar w:fldCharType="separate"/>
      </w:r>
      <w:r w:rsidR="00E315A4">
        <w:rPr>
          <w:noProof/>
        </w:rPr>
        <w:t>929</w:t>
      </w:r>
      <w:r>
        <w:fldChar w:fldCharType="end"/>
      </w:r>
    </w:p>
    <w:p w14:paraId="7201C2B6" w14:textId="025784E5"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315A4">
        <w:t>The Psali Batos for the Resurrection</w:t>
      </w:r>
      <w:r>
        <w:fldChar w:fldCharType="end"/>
      </w:r>
      <w:r>
        <w:tab/>
      </w:r>
      <w:r>
        <w:fldChar w:fldCharType="begin"/>
      </w:r>
      <w:r>
        <w:instrText xml:space="preserve"> PAGEREF _Ref434476459 \h </w:instrText>
      </w:r>
      <w:r>
        <w:fldChar w:fldCharType="separate"/>
      </w:r>
      <w:r w:rsidR="00E315A4">
        <w:rPr>
          <w:noProof/>
        </w:rPr>
        <w:t>933</w:t>
      </w:r>
      <w:r>
        <w:fldChar w:fldCharType="end"/>
      </w:r>
    </w:p>
    <w:p w14:paraId="4897BB60" w14:textId="3688A666"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315A4">
        <w:t>The Psali Adam for the Ascension</w:t>
      </w:r>
      <w:r>
        <w:fldChar w:fldCharType="end"/>
      </w:r>
      <w:r>
        <w:tab/>
      </w:r>
      <w:r>
        <w:fldChar w:fldCharType="begin"/>
      </w:r>
      <w:r>
        <w:instrText xml:space="preserve"> PAGEREF _Ref434476482 \h </w:instrText>
      </w:r>
      <w:r>
        <w:fldChar w:fldCharType="separate"/>
      </w:r>
      <w:r w:rsidR="00E315A4">
        <w:rPr>
          <w:noProof/>
        </w:rPr>
        <w:t>940</w:t>
      </w:r>
      <w:r>
        <w:fldChar w:fldCharType="end"/>
      </w:r>
    </w:p>
    <w:p w14:paraId="7FFC2411" w14:textId="11CABCC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315A4">
        <w:t>The Psali Batos for the Ascension</w:t>
      </w:r>
      <w:r>
        <w:fldChar w:fldCharType="end"/>
      </w:r>
      <w:r>
        <w:tab/>
      </w:r>
      <w:r>
        <w:fldChar w:fldCharType="begin"/>
      </w:r>
      <w:r>
        <w:instrText xml:space="preserve"> PAGEREF _Ref434476541 \h </w:instrText>
      </w:r>
      <w:r>
        <w:fldChar w:fldCharType="separate"/>
      </w:r>
      <w:r w:rsidR="00E315A4">
        <w:rPr>
          <w:noProof/>
        </w:rPr>
        <w:t>944</w:t>
      </w:r>
      <w:r>
        <w:fldChar w:fldCharType="end"/>
      </w:r>
    </w:p>
    <w:p w14:paraId="0700AA59" w14:textId="613944B0"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315A4">
        <w:t>The Psali Adam for Pentecost</w:t>
      </w:r>
      <w:r>
        <w:fldChar w:fldCharType="end"/>
      </w:r>
      <w:r>
        <w:tab/>
      </w:r>
      <w:r>
        <w:fldChar w:fldCharType="begin"/>
      </w:r>
      <w:r>
        <w:instrText xml:space="preserve"> PAGEREF _Ref434476566 \h </w:instrText>
      </w:r>
      <w:r>
        <w:fldChar w:fldCharType="separate"/>
      </w:r>
      <w:r w:rsidR="00E315A4">
        <w:rPr>
          <w:noProof/>
        </w:rPr>
        <w:t>951</w:t>
      </w:r>
      <w:r>
        <w:fldChar w:fldCharType="end"/>
      </w:r>
    </w:p>
    <w:p w14:paraId="28A2BA4F" w14:textId="553FDEAC" w:rsidR="003E106D" w:rsidRDefault="003E106D" w:rsidP="003E106D">
      <w:pPr>
        <w:pStyle w:val="Heading3"/>
      </w:pPr>
      <w:r>
        <w:t>Saints’ Psalis</w:t>
      </w:r>
    </w:p>
    <w:p w14:paraId="6DAFC3E2" w14:textId="16BF2136"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315A4">
        <w:t xml:space="preserve">The Psali </w:t>
      </w:r>
      <w:commentRangeStart w:id="1817"/>
      <w:r w:rsidR="00E315A4">
        <w:t xml:space="preserve">Adam </w:t>
      </w:r>
      <w:commentRangeEnd w:id="1817"/>
      <w:r w:rsidR="00E315A4">
        <w:t>for the Virgin</w:t>
      </w:r>
      <w:r>
        <w:fldChar w:fldCharType="end"/>
      </w:r>
      <w:r>
        <w:tab/>
      </w:r>
      <w:r>
        <w:fldChar w:fldCharType="begin"/>
      </w:r>
      <w:r>
        <w:instrText xml:space="preserve"> PAGEREF _Ref435642763 \h </w:instrText>
      </w:r>
      <w:r>
        <w:fldChar w:fldCharType="separate"/>
      </w:r>
      <w:r w:rsidR="00E315A4">
        <w:rPr>
          <w:noProof/>
        </w:rPr>
        <w:t>866</w:t>
      </w:r>
      <w:r>
        <w:fldChar w:fldCharType="end"/>
      </w:r>
    </w:p>
    <w:p w14:paraId="609D95F6" w14:textId="76537EC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315A4">
        <w:t>The Psali Batos for the Virgin</w:t>
      </w:r>
      <w:r>
        <w:fldChar w:fldCharType="end"/>
      </w:r>
      <w:r>
        <w:tab/>
      </w:r>
      <w:r>
        <w:fldChar w:fldCharType="begin"/>
      </w:r>
      <w:r>
        <w:instrText xml:space="preserve"> PAGEREF _Ref435734818 \h </w:instrText>
      </w:r>
      <w:r>
        <w:fldChar w:fldCharType="separate"/>
      </w:r>
      <w:r w:rsidR="00E315A4">
        <w:rPr>
          <w:noProof/>
        </w:rPr>
        <w:t>870</w:t>
      </w:r>
      <w:r>
        <w:fldChar w:fldCharType="end"/>
      </w:r>
    </w:p>
    <w:p w14:paraId="3F93C9B6" w14:textId="77777777" w:rsidR="00B411C9" w:rsidRDefault="00B411C9" w:rsidP="00B411C9">
      <w:pPr>
        <w:pStyle w:val="Heading2"/>
      </w:pPr>
      <w:bookmarkStart w:id="1818" w:name="_Toc448130643"/>
      <w:r>
        <w:lastRenderedPageBreak/>
        <w:t>Index of Doxologies</w:t>
      </w:r>
      <w:bookmarkEnd w:id="1818"/>
    </w:p>
    <w:p w14:paraId="23AE197F" w14:textId="4A610680"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315A4">
        <w:t>The Introduction to the Doxologies</w:t>
      </w:r>
      <w:r>
        <w:fldChar w:fldCharType="end"/>
      </w:r>
      <w:r>
        <w:tab/>
      </w:r>
      <w:r>
        <w:fldChar w:fldCharType="begin"/>
      </w:r>
      <w:r>
        <w:instrText xml:space="preserve"> PAGEREF _Ref434477171 \h </w:instrText>
      </w:r>
      <w:r>
        <w:fldChar w:fldCharType="separate"/>
      </w:r>
      <w:r w:rsidR="00E315A4">
        <w:rPr>
          <w:noProof/>
        </w:rPr>
        <w:t>28</w:t>
      </w:r>
      <w:r>
        <w:fldChar w:fldCharType="end"/>
      </w:r>
    </w:p>
    <w:p w14:paraId="6914D076" w14:textId="77777777" w:rsidR="00E21EA3" w:rsidRDefault="00E21EA3" w:rsidP="00E21EA3">
      <w:pPr>
        <w:pStyle w:val="Heading3"/>
      </w:pPr>
      <w:bookmarkStart w:id="1819" w:name="_Ref435642966"/>
      <w:r>
        <w:t>Seasonal Doxologies</w:t>
      </w:r>
      <w:bookmarkEnd w:id="1819"/>
    </w:p>
    <w:p w14:paraId="5E8E28F7" w14:textId="2A48D66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315A4">
        <w:t>The Doxology for Ecclesiastical New Year</w:t>
      </w:r>
      <w:r>
        <w:fldChar w:fldCharType="end"/>
      </w:r>
      <w:r>
        <w:tab/>
      </w:r>
      <w:r>
        <w:fldChar w:fldCharType="begin"/>
      </w:r>
      <w:r>
        <w:instrText xml:space="preserve"> PAGEREF _Ref434477358 \h </w:instrText>
      </w:r>
      <w:r>
        <w:fldChar w:fldCharType="separate"/>
      </w:r>
      <w:r w:rsidR="00E315A4">
        <w:rPr>
          <w:noProof/>
        </w:rPr>
        <w:t>578</w:t>
      </w:r>
      <w:r>
        <w:fldChar w:fldCharType="end"/>
      </w:r>
    </w:p>
    <w:p w14:paraId="0EC66D5E" w14:textId="33ECDA1F"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315A4">
        <w:t>The Doxology for the Feast of the Cross</w:t>
      </w:r>
      <w:r>
        <w:fldChar w:fldCharType="end"/>
      </w:r>
      <w:r>
        <w:tab/>
      </w:r>
      <w:r>
        <w:fldChar w:fldCharType="begin"/>
      </w:r>
      <w:r>
        <w:instrText xml:space="preserve"> PAGEREF _Ref434477443 \h </w:instrText>
      </w:r>
      <w:r>
        <w:fldChar w:fldCharType="separate"/>
      </w:r>
      <w:r w:rsidR="00E315A4">
        <w:rPr>
          <w:noProof/>
        </w:rPr>
        <w:t>593</w:t>
      </w:r>
      <w:r>
        <w:fldChar w:fldCharType="end"/>
      </w:r>
    </w:p>
    <w:p w14:paraId="158E92F4" w14:textId="77777777" w:rsidR="00E315A4" w:rsidRDefault="00CC1CA8" w:rsidP="009E261C">
      <w:pPr>
        <w:pStyle w:val="Rubric"/>
      </w:pPr>
      <w:r>
        <w:fldChar w:fldCharType="begin"/>
      </w:r>
      <w:r>
        <w:instrText xml:space="preserve"> REF _Ref434478837 \h </w:instrText>
      </w:r>
      <w:r>
        <w:fldChar w:fldCharType="separate"/>
      </w:r>
      <w:r w:rsidR="00E315A4">
        <w:t xml:space="preserve"> four Sundays before the Feast.</w:t>
      </w:r>
    </w:p>
    <w:p w14:paraId="6D5E5642" w14:textId="46E12BD9" w:rsidR="00CC1CA8" w:rsidRDefault="00E315A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641</w:t>
      </w:r>
      <w:r w:rsidR="00CC1CA8">
        <w:fldChar w:fldCharType="end"/>
      </w:r>
    </w:p>
    <w:p w14:paraId="57201B22" w14:textId="4ECA236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315A4">
        <w:t xml:space="preserve">The Second Doxology of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315A4">
        <w:rPr>
          <w:noProof/>
        </w:rPr>
        <w:t>643</w:t>
      </w:r>
      <w:r>
        <w:fldChar w:fldCharType="end"/>
      </w:r>
    </w:p>
    <w:p w14:paraId="05BDDC9E" w14:textId="24D3B5F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315A4">
        <w:t xml:space="preserve">The Third Doxology of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315A4">
        <w:rPr>
          <w:noProof/>
        </w:rPr>
        <w:t>644</w:t>
      </w:r>
      <w:r>
        <w:fldChar w:fldCharType="end"/>
      </w:r>
    </w:p>
    <w:p w14:paraId="5FC55723" w14:textId="59FCF43D"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315A4">
        <w:t xml:space="preserve">The Fourth Doxology of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315A4">
        <w:rPr>
          <w:noProof/>
        </w:rPr>
        <w:t>646</w:t>
      </w:r>
      <w:r>
        <w:fldChar w:fldCharType="end"/>
      </w:r>
    </w:p>
    <w:p w14:paraId="30ACCD55" w14:textId="3F234BC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315A4">
        <w:t xml:space="preserve">The Fifth Doxology of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315A4">
        <w:rPr>
          <w:noProof/>
        </w:rPr>
        <w:t>647</w:t>
      </w:r>
      <w:r>
        <w:fldChar w:fldCharType="end"/>
      </w:r>
    </w:p>
    <w:p w14:paraId="704DF3C4" w14:textId="028E5B6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315A4">
        <w:t xml:space="preserve">The Sixth Doxology of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315A4">
        <w:rPr>
          <w:noProof/>
        </w:rPr>
        <w:t>649</w:t>
      </w:r>
      <w:r>
        <w:fldChar w:fldCharType="end"/>
      </w:r>
    </w:p>
    <w:p w14:paraId="798DA7C0" w14:textId="41E6E07F"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315A4">
        <w:t xml:space="preserve">The Doxology of Archangel Gabriel for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15A4">
        <w:rPr>
          <w:noProof/>
        </w:rPr>
        <w:t>655</w:t>
      </w:r>
      <w:r>
        <w:fldChar w:fldCharType="end"/>
      </w:r>
    </w:p>
    <w:p w14:paraId="4A697333" w14:textId="2ECC7EB6"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315A4">
        <w:t>The Doxology for the Preparation Day of Nativity</w:t>
      </w:r>
      <w:r>
        <w:fldChar w:fldCharType="end"/>
      </w:r>
      <w:r>
        <w:tab/>
      </w:r>
      <w:r>
        <w:fldChar w:fldCharType="begin"/>
      </w:r>
      <w:r>
        <w:instrText xml:space="preserve"> PAGEREF _Ref434477504 \h </w:instrText>
      </w:r>
      <w:r>
        <w:fldChar w:fldCharType="separate"/>
      </w:r>
      <w:r w:rsidR="00E315A4">
        <w:rPr>
          <w:noProof/>
        </w:rPr>
        <w:t>662</w:t>
      </w:r>
      <w:r>
        <w:fldChar w:fldCharType="end"/>
      </w:r>
    </w:p>
    <w:p w14:paraId="4A754E82" w14:textId="024FC180"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315A4">
        <w:t>The First Doxology for Nativity</w:t>
      </w:r>
      <w:r>
        <w:fldChar w:fldCharType="end"/>
      </w:r>
      <w:r>
        <w:tab/>
      </w:r>
      <w:r>
        <w:fldChar w:fldCharType="begin"/>
      </w:r>
      <w:r>
        <w:instrText xml:space="preserve"> PAGEREF _Ref434477532 \h </w:instrText>
      </w:r>
      <w:r>
        <w:fldChar w:fldCharType="separate"/>
      </w:r>
      <w:r w:rsidR="00E315A4">
        <w:rPr>
          <w:noProof/>
        </w:rPr>
        <w:t>664</w:t>
      </w:r>
      <w:r>
        <w:fldChar w:fldCharType="end"/>
      </w:r>
    </w:p>
    <w:p w14:paraId="1151A90C" w14:textId="5ABF1AB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315A4">
        <w:t>The Second Doxology for Nativity</w:t>
      </w:r>
      <w:r>
        <w:fldChar w:fldCharType="end"/>
      </w:r>
      <w:r>
        <w:tab/>
      </w:r>
      <w:r>
        <w:fldChar w:fldCharType="begin"/>
      </w:r>
      <w:r>
        <w:instrText xml:space="preserve"> PAGEREF _Ref434477542 \h </w:instrText>
      </w:r>
      <w:r>
        <w:fldChar w:fldCharType="separate"/>
      </w:r>
      <w:r w:rsidR="00E315A4">
        <w:rPr>
          <w:noProof/>
        </w:rPr>
        <w:t>666</w:t>
      </w:r>
      <w:r>
        <w:fldChar w:fldCharType="end"/>
      </w:r>
    </w:p>
    <w:p w14:paraId="04CEE058" w14:textId="6FDA9EFD"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315A4">
        <w:t>The Third Doxology for Nativity</w:t>
      </w:r>
      <w:r>
        <w:fldChar w:fldCharType="end"/>
      </w:r>
      <w:r>
        <w:tab/>
      </w:r>
      <w:r>
        <w:fldChar w:fldCharType="begin"/>
      </w:r>
      <w:r>
        <w:instrText xml:space="preserve"> PAGEREF _Ref434477554 \h </w:instrText>
      </w:r>
      <w:r>
        <w:fldChar w:fldCharType="separate"/>
      </w:r>
      <w:r w:rsidR="00E315A4">
        <w:rPr>
          <w:noProof/>
        </w:rPr>
        <w:t>667</w:t>
      </w:r>
      <w:r>
        <w:fldChar w:fldCharType="end"/>
      </w:r>
    </w:p>
    <w:p w14:paraId="0F813F2D" w14:textId="2B35325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315A4">
        <w:t>The Doxology for the Circumcision</w:t>
      </w:r>
      <w:r>
        <w:fldChar w:fldCharType="end"/>
      </w:r>
      <w:r>
        <w:tab/>
      </w:r>
      <w:r>
        <w:fldChar w:fldCharType="begin"/>
      </w:r>
      <w:r>
        <w:instrText xml:space="preserve"> PAGEREF _Ref434477590 \h </w:instrText>
      </w:r>
      <w:r>
        <w:fldChar w:fldCharType="separate"/>
      </w:r>
      <w:r w:rsidR="00E315A4">
        <w:rPr>
          <w:noProof/>
        </w:rPr>
        <w:t>704</w:t>
      </w:r>
      <w:r>
        <w:fldChar w:fldCharType="end"/>
      </w:r>
    </w:p>
    <w:p w14:paraId="6C616575" w14:textId="16F7E77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315A4">
        <w:t>An Abridged Doxology for Theophany</w:t>
      </w:r>
      <w:r>
        <w:fldChar w:fldCharType="end"/>
      </w:r>
      <w:r>
        <w:tab/>
      </w:r>
      <w:r>
        <w:fldChar w:fldCharType="begin"/>
      </w:r>
      <w:r>
        <w:instrText xml:space="preserve"> PAGEREF _Ref434477630 \h </w:instrText>
      </w:r>
      <w:r>
        <w:fldChar w:fldCharType="separate"/>
      </w:r>
      <w:r w:rsidR="00E315A4">
        <w:rPr>
          <w:noProof/>
        </w:rPr>
        <w:t>713</w:t>
      </w:r>
      <w:r>
        <w:fldChar w:fldCharType="end"/>
      </w:r>
    </w:p>
    <w:p w14:paraId="6F7E179C" w14:textId="07E7463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315A4">
        <w:t>The First Doxology for Theophany</w:t>
      </w:r>
      <w:r>
        <w:fldChar w:fldCharType="end"/>
      </w:r>
      <w:r>
        <w:tab/>
      </w:r>
      <w:r>
        <w:fldChar w:fldCharType="begin"/>
      </w:r>
      <w:r>
        <w:instrText xml:space="preserve"> PAGEREF _Ref434477641 \h </w:instrText>
      </w:r>
      <w:r>
        <w:fldChar w:fldCharType="separate"/>
      </w:r>
      <w:r w:rsidR="00E315A4">
        <w:rPr>
          <w:noProof/>
        </w:rPr>
        <w:t>715</w:t>
      </w:r>
      <w:r>
        <w:fldChar w:fldCharType="end"/>
      </w:r>
    </w:p>
    <w:p w14:paraId="535CC145" w14:textId="3E31FE1D"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315A4">
        <w:t>The Second Doxology for Theophany</w:t>
      </w:r>
      <w:r>
        <w:fldChar w:fldCharType="end"/>
      </w:r>
      <w:r>
        <w:tab/>
      </w:r>
      <w:r>
        <w:fldChar w:fldCharType="begin"/>
      </w:r>
      <w:r>
        <w:instrText xml:space="preserve"> PAGEREF _Ref434477660 \h </w:instrText>
      </w:r>
      <w:r>
        <w:fldChar w:fldCharType="separate"/>
      </w:r>
      <w:r w:rsidR="00E315A4">
        <w:rPr>
          <w:noProof/>
        </w:rPr>
        <w:t>717</w:t>
      </w:r>
      <w:r>
        <w:fldChar w:fldCharType="end"/>
      </w:r>
    </w:p>
    <w:p w14:paraId="286F48D0" w14:textId="2BB69130"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315A4">
        <w:t>The Doxology for the Wedding of Cana</w:t>
      </w:r>
      <w:r>
        <w:fldChar w:fldCharType="end"/>
      </w:r>
      <w:r>
        <w:tab/>
      </w:r>
      <w:r>
        <w:fldChar w:fldCharType="begin"/>
      </w:r>
      <w:r>
        <w:instrText xml:space="preserve"> PAGEREF _Ref434477774 \h </w:instrText>
      </w:r>
      <w:r>
        <w:fldChar w:fldCharType="separate"/>
      </w:r>
      <w:r w:rsidR="00E315A4">
        <w:rPr>
          <w:noProof/>
        </w:rPr>
        <w:t>747</w:t>
      </w:r>
      <w:r>
        <w:fldChar w:fldCharType="end"/>
      </w:r>
    </w:p>
    <w:p w14:paraId="504917BF" w14:textId="0E4E2DC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315A4">
        <w:t>The Doxology for the Entrance into the Temple</w:t>
      </w:r>
      <w:r>
        <w:fldChar w:fldCharType="end"/>
      </w:r>
      <w:r>
        <w:tab/>
      </w:r>
      <w:r>
        <w:fldChar w:fldCharType="begin"/>
      </w:r>
      <w:r>
        <w:instrText xml:space="preserve"> PAGEREF _Ref434477815 \h </w:instrText>
      </w:r>
      <w:r>
        <w:fldChar w:fldCharType="separate"/>
      </w:r>
      <w:r w:rsidR="00E315A4">
        <w:rPr>
          <w:noProof/>
        </w:rPr>
        <w:t>765</w:t>
      </w:r>
      <w:r>
        <w:fldChar w:fldCharType="end"/>
      </w:r>
    </w:p>
    <w:p w14:paraId="1F20DF78" w14:textId="3F5FC6BC"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315A4">
        <w:t>The Doxology for the Annunciation</w:t>
      </w:r>
      <w:r>
        <w:fldChar w:fldCharType="end"/>
      </w:r>
      <w:r>
        <w:tab/>
      </w:r>
      <w:r>
        <w:fldChar w:fldCharType="begin"/>
      </w:r>
      <w:r>
        <w:instrText xml:space="preserve"> PAGEREF _Ref434477856 \h </w:instrText>
      </w:r>
      <w:r>
        <w:fldChar w:fldCharType="separate"/>
      </w:r>
      <w:r w:rsidR="00E315A4">
        <w:rPr>
          <w:noProof/>
        </w:rPr>
        <w:t>776</w:t>
      </w:r>
      <w:r>
        <w:fldChar w:fldCharType="end"/>
      </w:r>
    </w:p>
    <w:p w14:paraId="4B29B358" w14:textId="30FDF3DD"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315A4">
        <w:t>The Doxology for the Entrance into Egypt</w:t>
      </w:r>
      <w:r>
        <w:fldChar w:fldCharType="end"/>
      </w:r>
      <w:r>
        <w:tab/>
      </w:r>
      <w:r>
        <w:fldChar w:fldCharType="begin"/>
      </w:r>
      <w:r>
        <w:instrText xml:space="preserve"> PAGEREF _Ref434477906 \h </w:instrText>
      </w:r>
      <w:r>
        <w:fldChar w:fldCharType="separate"/>
      </w:r>
      <w:r w:rsidR="00E315A4">
        <w:rPr>
          <w:noProof/>
        </w:rPr>
        <w:t>799</w:t>
      </w:r>
      <w:r>
        <w:fldChar w:fldCharType="end"/>
      </w:r>
    </w:p>
    <w:p w14:paraId="19D20C04" w14:textId="6EB10901"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315A4">
        <w:t>The Doxology of Sts. Peter and Paul</w:t>
      </w:r>
      <w:r>
        <w:fldChar w:fldCharType="end"/>
      </w:r>
      <w:r>
        <w:tab/>
      </w:r>
      <w:r>
        <w:fldChar w:fldCharType="begin"/>
      </w:r>
      <w:r>
        <w:instrText xml:space="preserve"> PAGEREF _Ref434477973 \h </w:instrText>
      </w:r>
      <w:r>
        <w:fldChar w:fldCharType="separate"/>
      </w:r>
      <w:r w:rsidR="00E315A4">
        <w:rPr>
          <w:noProof/>
        </w:rPr>
        <w:t>830</w:t>
      </w:r>
      <w:r>
        <w:fldChar w:fldCharType="end"/>
      </w:r>
    </w:p>
    <w:p w14:paraId="2A23AF26" w14:textId="0EC0FB43"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315A4">
        <w:t>The Doxology of the Transfiguration</w:t>
      </w:r>
      <w:r>
        <w:fldChar w:fldCharType="end"/>
      </w:r>
      <w:r>
        <w:tab/>
      </w:r>
      <w:r>
        <w:fldChar w:fldCharType="begin"/>
      </w:r>
      <w:r>
        <w:instrText xml:space="preserve"> PAGEREF _Ref434478012 \h </w:instrText>
      </w:r>
      <w:r>
        <w:fldChar w:fldCharType="separate"/>
      </w:r>
      <w:r w:rsidR="00E315A4">
        <w:rPr>
          <w:noProof/>
        </w:rPr>
        <w:t>857</w:t>
      </w:r>
      <w:r>
        <w:fldChar w:fldCharType="end"/>
      </w:r>
    </w:p>
    <w:p w14:paraId="36031966" w14:textId="35F036B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315A4">
        <w:t>The Doxology of Jonah’s Fast</w:t>
      </w:r>
      <w:r>
        <w:fldChar w:fldCharType="end"/>
      </w:r>
      <w:r>
        <w:tab/>
      </w:r>
      <w:r>
        <w:fldChar w:fldCharType="begin"/>
      </w:r>
      <w:r>
        <w:instrText xml:space="preserve"> PAGEREF _Ref434478053 \h </w:instrText>
      </w:r>
      <w:r>
        <w:fldChar w:fldCharType="separate"/>
      </w:r>
      <w:r w:rsidR="00E315A4">
        <w:rPr>
          <w:noProof/>
        </w:rPr>
        <w:t>881</w:t>
      </w:r>
      <w:r>
        <w:fldChar w:fldCharType="end"/>
      </w:r>
    </w:p>
    <w:p w14:paraId="2FF23AAB" w14:textId="514B995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315A4">
        <w:t>The Doxology for Saturday and Sunday in Great Lent</w:t>
      </w:r>
      <w:r>
        <w:fldChar w:fldCharType="end"/>
      </w:r>
      <w:r>
        <w:tab/>
      </w:r>
      <w:r>
        <w:fldChar w:fldCharType="begin"/>
      </w:r>
      <w:r>
        <w:instrText xml:space="preserve"> PAGEREF _Ref434478080 \h </w:instrText>
      </w:r>
      <w:r>
        <w:fldChar w:fldCharType="separate"/>
      </w:r>
      <w:r w:rsidR="00E315A4">
        <w:rPr>
          <w:noProof/>
        </w:rPr>
        <w:t>882</w:t>
      </w:r>
      <w:r>
        <w:fldChar w:fldCharType="end"/>
      </w:r>
    </w:p>
    <w:p w14:paraId="7AC17913" w14:textId="788AA6AA"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315A4">
        <w:t>The Doxology for Weekdays in Great Lent</w:t>
      </w:r>
      <w:r>
        <w:fldChar w:fldCharType="end"/>
      </w:r>
      <w:r>
        <w:tab/>
      </w:r>
      <w:r>
        <w:fldChar w:fldCharType="begin"/>
      </w:r>
      <w:r>
        <w:instrText xml:space="preserve"> PAGEREF _Ref434478104 \h </w:instrText>
      </w:r>
      <w:r>
        <w:fldChar w:fldCharType="separate"/>
      </w:r>
      <w:r w:rsidR="00E315A4">
        <w:rPr>
          <w:noProof/>
        </w:rPr>
        <w:t>885</w:t>
      </w:r>
      <w:r>
        <w:fldChar w:fldCharType="end"/>
      </w:r>
    </w:p>
    <w:p w14:paraId="6B4ECEA0" w14:textId="7FA4A9E3"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315A4">
        <w:t>A Second Doxology for Weekdays in Great Lent</w:t>
      </w:r>
      <w:r>
        <w:fldChar w:fldCharType="end"/>
      </w:r>
      <w:r>
        <w:tab/>
      </w:r>
      <w:r>
        <w:fldChar w:fldCharType="begin"/>
      </w:r>
      <w:r>
        <w:instrText xml:space="preserve"> PAGEREF _Ref434478128 \h </w:instrText>
      </w:r>
      <w:r>
        <w:fldChar w:fldCharType="separate"/>
      </w:r>
      <w:r w:rsidR="00E315A4">
        <w:rPr>
          <w:noProof/>
        </w:rPr>
        <w:t>886</w:t>
      </w:r>
      <w:r>
        <w:fldChar w:fldCharType="end"/>
      </w:r>
    </w:p>
    <w:p w14:paraId="4959D2BA" w14:textId="7DF2B2DA"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315A4">
        <w:t>A Third Doxology for Weekdays in Great Lent</w:t>
      </w:r>
      <w:r>
        <w:fldChar w:fldCharType="end"/>
      </w:r>
      <w:r>
        <w:tab/>
      </w:r>
      <w:r>
        <w:fldChar w:fldCharType="begin"/>
      </w:r>
      <w:r>
        <w:instrText xml:space="preserve"> PAGEREF _Ref434478147 \h </w:instrText>
      </w:r>
      <w:r>
        <w:fldChar w:fldCharType="separate"/>
      </w:r>
      <w:r w:rsidR="00E315A4">
        <w:rPr>
          <w:noProof/>
        </w:rPr>
        <w:t>889</w:t>
      </w:r>
      <w:r>
        <w:fldChar w:fldCharType="end"/>
      </w:r>
    </w:p>
    <w:p w14:paraId="15F5F420" w14:textId="1F104428"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315A4">
        <w:t>The Fourth Doxology for Great Lent</w:t>
      </w:r>
      <w:r>
        <w:fldChar w:fldCharType="end"/>
      </w:r>
      <w:r>
        <w:tab/>
      </w:r>
      <w:r>
        <w:fldChar w:fldCharType="begin"/>
      </w:r>
      <w:r>
        <w:instrText xml:space="preserve"> PAGEREF _Ref434478172 \h </w:instrText>
      </w:r>
      <w:r>
        <w:fldChar w:fldCharType="separate"/>
      </w:r>
      <w:r w:rsidR="00E315A4">
        <w:rPr>
          <w:noProof/>
        </w:rPr>
        <w:t>890</w:t>
      </w:r>
      <w:r>
        <w:fldChar w:fldCharType="end"/>
      </w:r>
    </w:p>
    <w:p w14:paraId="17A33F34" w14:textId="5CBEA81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315A4">
        <w:t>The Doxology for Lazarus Saturday</w:t>
      </w:r>
      <w:r>
        <w:fldChar w:fldCharType="end"/>
      </w:r>
      <w:r>
        <w:tab/>
      </w:r>
      <w:r>
        <w:fldChar w:fldCharType="begin"/>
      </w:r>
      <w:r>
        <w:instrText xml:space="preserve"> PAGEREF _Ref434478195 \h </w:instrText>
      </w:r>
      <w:r>
        <w:fldChar w:fldCharType="separate"/>
      </w:r>
      <w:r w:rsidR="00E315A4">
        <w:rPr>
          <w:noProof/>
        </w:rPr>
        <w:t>903</w:t>
      </w:r>
      <w:r>
        <w:fldChar w:fldCharType="end"/>
      </w:r>
    </w:p>
    <w:p w14:paraId="6CBC5D9E" w14:textId="64197BFB"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315A4">
        <w:t>The First Doxology for Palm Sunday</w:t>
      </w:r>
      <w:r>
        <w:fldChar w:fldCharType="end"/>
      </w:r>
      <w:r>
        <w:tab/>
      </w:r>
      <w:r>
        <w:fldChar w:fldCharType="begin"/>
      </w:r>
      <w:r>
        <w:instrText xml:space="preserve"> PAGEREF _Ref434478217 \h </w:instrText>
      </w:r>
      <w:r>
        <w:fldChar w:fldCharType="separate"/>
      </w:r>
      <w:r w:rsidR="00E315A4">
        <w:rPr>
          <w:noProof/>
        </w:rPr>
        <w:t>908</w:t>
      </w:r>
      <w:r>
        <w:fldChar w:fldCharType="end"/>
      </w:r>
    </w:p>
    <w:p w14:paraId="11606B4A" w14:textId="13D2958F"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315A4">
        <w:t>The Second Doxology for Palm Sunday</w:t>
      </w:r>
      <w:r>
        <w:fldChar w:fldCharType="end"/>
      </w:r>
      <w:r>
        <w:tab/>
      </w:r>
      <w:r>
        <w:fldChar w:fldCharType="begin"/>
      </w:r>
      <w:r>
        <w:instrText xml:space="preserve"> PAGEREF _Ref434478234 \h </w:instrText>
      </w:r>
      <w:r>
        <w:fldChar w:fldCharType="separate"/>
      </w:r>
      <w:r w:rsidR="00E315A4">
        <w:rPr>
          <w:noProof/>
        </w:rPr>
        <w:t>910</w:t>
      </w:r>
      <w:r>
        <w:fldChar w:fldCharType="end"/>
      </w:r>
    </w:p>
    <w:p w14:paraId="3B00B725" w14:textId="44BA5C92"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315A4">
        <w:t>The Third Doxology for Palm Sunday</w:t>
      </w:r>
      <w:r>
        <w:fldChar w:fldCharType="end"/>
      </w:r>
      <w:r>
        <w:tab/>
      </w:r>
      <w:r>
        <w:fldChar w:fldCharType="begin"/>
      </w:r>
      <w:r>
        <w:instrText xml:space="preserve"> PAGEREF _Ref434478255 \h </w:instrText>
      </w:r>
      <w:r>
        <w:fldChar w:fldCharType="separate"/>
      </w:r>
      <w:r w:rsidR="00E315A4">
        <w:rPr>
          <w:noProof/>
        </w:rPr>
        <w:t>911</w:t>
      </w:r>
      <w:r>
        <w:fldChar w:fldCharType="end"/>
      </w:r>
    </w:p>
    <w:p w14:paraId="257EE84D" w14:textId="47C6CC36"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315A4">
        <w:t>The Doxology for the Resurrection</w:t>
      </w:r>
      <w:r>
        <w:fldChar w:fldCharType="end"/>
      </w:r>
      <w:r>
        <w:tab/>
      </w:r>
      <w:r>
        <w:fldChar w:fldCharType="begin"/>
      </w:r>
      <w:r>
        <w:instrText xml:space="preserve"> PAGEREF _Ref434478294 \h </w:instrText>
      </w:r>
      <w:r>
        <w:fldChar w:fldCharType="separate"/>
      </w:r>
      <w:r w:rsidR="00E315A4">
        <w:rPr>
          <w:noProof/>
        </w:rPr>
        <w:t>925</w:t>
      </w:r>
      <w:r>
        <w:fldChar w:fldCharType="end"/>
      </w:r>
    </w:p>
    <w:p w14:paraId="10A28DFE" w14:textId="6E83761D"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315A4">
        <w:t>Another Doxology for the Resurrection</w:t>
      </w:r>
      <w:r>
        <w:fldChar w:fldCharType="end"/>
      </w:r>
      <w:r>
        <w:tab/>
      </w:r>
      <w:r>
        <w:fldChar w:fldCharType="begin"/>
      </w:r>
      <w:r>
        <w:instrText xml:space="preserve"> PAGEREF _Ref434478317 \h </w:instrText>
      </w:r>
      <w:r>
        <w:fldChar w:fldCharType="separate"/>
      </w:r>
      <w:r w:rsidR="00E315A4">
        <w:rPr>
          <w:noProof/>
        </w:rPr>
        <w:t>926</w:t>
      </w:r>
      <w:r>
        <w:fldChar w:fldCharType="end"/>
      </w:r>
    </w:p>
    <w:p w14:paraId="472E0FB5" w14:textId="3971684D"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315A4">
        <w:t>A Doxology for Archangel Michael for the Resurrection</w:t>
      </w:r>
      <w:r>
        <w:fldChar w:fldCharType="end"/>
      </w:r>
      <w:r>
        <w:tab/>
      </w:r>
      <w:r>
        <w:fldChar w:fldCharType="begin"/>
      </w:r>
      <w:r>
        <w:instrText xml:space="preserve"> PAGEREF _Ref434478347 \h </w:instrText>
      </w:r>
      <w:r>
        <w:fldChar w:fldCharType="separate"/>
      </w:r>
      <w:r w:rsidR="00E315A4">
        <w:rPr>
          <w:noProof/>
        </w:rPr>
        <w:t>927</w:t>
      </w:r>
      <w:r>
        <w:fldChar w:fldCharType="end"/>
      </w:r>
    </w:p>
    <w:p w14:paraId="4D1D62B4" w14:textId="45C7464B"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315A4">
        <w:t>The Doxology for Thomas Sunday</w:t>
      </w:r>
      <w:r>
        <w:fldChar w:fldCharType="end"/>
      </w:r>
      <w:r>
        <w:tab/>
      </w:r>
      <w:r>
        <w:fldChar w:fldCharType="begin"/>
      </w:r>
      <w:r>
        <w:instrText xml:space="preserve"> PAGEREF _Ref434478375 \h </w:instrText>
      </w:r>
      <w:r>
        <w:fldChar w:fldCharType="separate"/>
      </w:r>
      <w:r w:rsidR="00E315A4">
        <w:rPr>
          <w:noProof/>
        </w:rPr>
        <w:t>936</w:t>
      </w:r>
      <w:r>
        <w:fldChar w:fldCharType="end"/>
      </w:r>
      <w:r>
        <w:tab/>
      </w:r>
    </w:p>
    <w:p w14:paraId="7B6065F5" w14:textId="198C26F4"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315A4">
        <w:t>The Doxology for the Ascension</w:t>
      </w:r>
      <w:r>
        <w:fldChar w:fldCharType="end"/>
      </w:r>
      <w:r>
        <w:tab/>
      </w:r>
      <w:r>
        <w:fldChar w:fldCharType="begin"/>
      </w:r>
      <w:r>
        <w:instrText xml:space="preserve"> PAGEREF _Ref434478556 \h </w:instrText>
      </w:r>
      <w:r>
        <w:fldChar w:fldCharType="separate"/>
      </w:r>
      <w:r w:rsidR="00E315A4">
        <w:rPr>
          <w:noProof/>
        </w:rPr>
        <w:t>938</w:t>
      </w:r>
      <w:r>
        <w:fldChar w:fldCharType="end"/>
      </w:r>
    </w:p>
    <w:p w14:paraId="3C346EA7" w14:textId="54AE56D5"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315A4">
        <w:t>The Doxology for Pentecost</w:t>
      </w:r>
      <w:r>
        <w:fldChar w:fldCharType="end"/>
      </w:r>
      <w:r>
        <w:tab/>
      </w:r>
      <w:r>
        <w:fldChar w:fldCharType="begin"/>
      </w:r>
      <w:r>
        <w:instrText xml:space="preserve"> PAGEREF _Ref434478581 \h </w:instrText>
      </w:r>
      <w:r>
        <w:fldChar w:fldCharType="separate"/>
      </w:r>
      <w:r w:rsidR="00E315A4">
        <w:rPr>
          <w:noProof/>
        </w:rPr>
        <w:t>948</w:t>
      </w:r>
      <w:r>
        <w:fldChar w:fldCharType="end"/>
      </w:r>
    </w:p>
    <w:p w14:paraId="4285BFE1" w14:textId="77777777" w:rsidR="00E21EA3" w:rsidRDefault="00E21EA3" w:rsidP="00E21EA3">
      <w:pPr>
        <w:pStyle w:val="Heading3"/>
      </w:pPr>
      <w:bookmarkStart w:id="1820" w:name="_Ref435643009"/>
      <w:r>
        <w:t>Saints’ Doxologies</w:t>
      </w:r>
      <w:bookmarkEnd w:id="1820"/>
    </w:p>
    <w:p w14:paraId="201EF1F5" w14:textId="7D1AE29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315A4">
        <w:t>The Evening Doxology of the Virgin</w:t>
      </w:r>
      <w:r>
        <w:fldChar w:fldCharType="end"/>
      </w:r>
      <w:r>
        <w:tab/>
      </w:r>
      <w:r>
        <w:fldChar w:fldCharType="begin"/>
      </w:r>
      <w:r>
        <w:instrText xml:space="preserve"> PAGEREF _Ref434487836 \h </w:instrText>
      </w:r>
      <w:r>
        <w:fldChar w:fldCharType="separate"/>
      </w:r>
      <w:r w:rsidR="00E315A4">
        <w:rPr>
          <w:noProof/>
        </w:rPr>
        <w:t>28</w:t>
      </w:r>
      <w:r>
        <w:fldChar w:fldCharType="end"/>
      </w:r>
    </w:p>
    <w:p w14:paraId="5E3507F6" w14:textId="4DE93E9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315A4" w:rsidRPr="00E315A4">
        <w:t>The Doxology of the Virgin for Midnight Praise</w:t>
      </w:r>
      <w:r>
        <w:fldChar w:fldCharType="end"/>
      </w:r>
      <w:r>
        <w:tab/>
      </w:r>
      <w:r>
        <w:fldChar w:fldCharType="begin"/>
      </w:r>
      <w:r>
        <w:instrText xml:space="preserve"> PAGEREF _Ref434487891 \h </w:instrText>
      </w:r>
      <w:r>
        <w:fldChar w:fldCharType="separate"/>
      </w:r>
      <w:r w:rsidR="00E315A4">
        <w:rPr>
          <w:noProof/>
        </w:rPr>
        <w:t>117</w:t>
      </w:r>
      <w:r>
        <w:fldChar w:fldCharType="end"/>
      </w:r>
    </w:p>
    <w:p w14:paraId="337F5EE8" w14:textId="5BCCF951"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315A4">
        <w:t>The Morning Doxology of the Virgin</w:t>
      </w:r>
      <w:r>
        <w:fldChar w:fldCharType="end"/>
      </w:r>
      <w:r>
        <w:tab/>
      </w:r>
      <w:r>
        <w:fldChar w:fldCharType="begin"/>
      </w:r>
      <w:r>
        <w:instrText xml:space="preserve"> PAGEREF _Ref434487846 \h </w:instrText>
      </w:r>
      <w:r>
        <w:fldChar w:fldCharType="separate"/>
      </w:r>
      <w:r w:rsidR="00E315A4">
        <w:rPr>
          <w:noProof/>
        </w:rPr>
        <w:t>29</w:t>
      </w:r>
      <w:r>
        <w:fldChar w:fldCharType="end"/>
      </w:r>
    </w:p>
    <w:p w14:paraId="3868AB65" w14:textId="7BEFB91D"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315A4">
        <w:t>The Doxology for Archangel Michael</w:t>
      </w:r>
      <w:r>
        <w:fldChar w:fldCharType="end"/>
      </w:r>
      <w:r>
        <w:tab/>
      </w:r>
      <w:r>
        <w:fldChar w:fldCharType="begin"/>
      </w:r>
      <w:r>
        <w:instrText xml:space="preserve"> PAGEREF _Ref434487967 \h </w:instrText>
      </w:r>
      <w:r>
        <w:fldChar w:fldCharType="separate"/>
      </w:r>
      <w:r w:rsidR="00E315A4">
        <w:rPr>
          <w:noProof/>
        </w:rPr>
        <w:t>627</w:t>
      </w:r>
      <w:r>
        <w:fldChar w:fldCharType="end"/>
      </w:r>
    </w:p>
    <w:p w14:paraId="2284159D" w14:textId="05D1079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315A4">
        <w:t xml:space="preserve">The Doxology of Archangel Gabriel for December or </w:t>
      </w:r>
      <w:r w:rsidR="00E315A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15A4">
        <w:rPr>
          <w:noProof/>
        </w:rPr>
        <w:t>655</w:t>
      </w:r>
      <w:r>
        <w:fldChar w:fldCharType="end"/>
      </w:r>
    </w:p>
    <w:p w14:paraId="403DEC4C" w14:textId="718D5A4E"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315A4">
        <w:t>The Doxology for Archangel Gabriel, the Evangelist of Daniel</w:t>
      </w:r>
      <w:r>
        <w:fldChar w:fldCharType="end"/>
      </w:r>
      <w:r>
        <w:tab/>
      </w:r>
      <w:r>
        <w:fldChar w:fldCharType="begin"/>
      </w:r>
      <w:r>
        <w:instrText xml:space="preserve"> PAGEREF _Ref434488149 \h </w:instrText>
      </w:r>
      <w:r>
        <w:fldChar w:fldCharType="separate"/>
      </w:r>
      <w:r w:rsidR="00E315A4">
        <w:rPr>
          <w:noProof/>
        </w:rPr>
        <w:t>823</w:t>
      </w:r>
      <w:r>
        <w:fldChar w:fldCharType="end"/>
      </w:r>
    </w:p>
    <w:p w14:paraId="229EE54B" w14:textId="6D5B6C6D"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315A4">
        <w:t>The Doxology for Michael and Gabriel</w:t>
      </w:r>
      <w:r>
        <w:fldChar w:fldCharType="end"/>
      </w:r>
      <w:r>
        <w:tab/>
      </w:r>
      <w:r>
        <w:fldChar w:fldCharType="begin"/>
      </w:r>
      <w:r>
        <w:instrText xml:space="preserve"> PAGEREF _Ref434487984 \h </w:instrText>
      </w:r>
      <w:r>
        <w:fldChar w:fldCharType="separate"/>
      </w:r>
      <w:r w:rsidR="00E315A4">
        <w:rPr>
          <w:noProof/>
        </w:rPr>
        <w:t>628</w:t>
      </w:r>
      <w:r>
        <w:fldChar w:fldCharType="end"/>
      </w:r>
    </w:p>
    <w:p w14:paraId="44CF453D" w14:textId="3101B91F"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315A4">
        <w:t>The Doxology for Archangel Raphael</w:t>
      </w:r>
      <w:r>
        <w:fldChar w:fldCharType="end"/>
      </w:r>
      <w:r>
        <w:tab/>
      </w:r>
      <w:r>
        <w:fldChar w:fldCharType="begin"/>
      </w:r>
      <w:r>
        <w:instrText xml:space="preserve"> PAGEREF _Ref434488208 \h </w:instrText>
      </w:r>
      <w:r>
        <w:fldChar w:fldCharType="separate"/>
      </w:r>
      <w:r w:rsidR="00E315A4">
        <w:rPr>
          <w:noProof/>
        </w:rPr>
        <w:t>877</w:t>
      </w:r>
      <w:r>
        <w:fldChar w:fldCharType="end"/>
      </w:r>
    </w:p>
    <w:p w14:paraId="5EA00A94" w14:textId="34A6589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315A4">
        <w:t>The Doxology for Archangel Suriel</w:t>
      </w:r>
      <w:r>
        <w:fldChar w:fldCharType="end"/>
      </w:r>
      <w:r>
        <w:tab/>
      </w:r>
      <w:r>
        <w:fldChar w:fldCharType="begin"/>
      </w:r>
      <w:r>
        <w:instrText xml:space="preserve"> PAGEREF _Ref434488250 \h </w:instrText>
      </w:r>
      <w:r>
        <w:fldChar w:fldCharType="separate"/>
      </w:r>
      <w:r w:rsidR="00E315A4">
        <w:rPr>
          <w:noProof/>
        </w:rPr>
        <w:t>761</w:t>
      </w:r>
      <w:r>
        <w:fldChar w:fldCharType="end"/>
      </w:r>
    </w:p>
    <w:p w14:paraId="3CC2AC4D" w14:textId="116FF5F2"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315A4">
        <w:t>The Doxology for the Four Incorporeal Beasts</w:t>
      </w:r>
      <w:r>
        <w:fldChar w:fldCharType="end"/>
      </w:r>
      <w:r>
        <w:tab/>
      </w:r>
      <w:r>
        <w:fldChar w:fldCharType="begin"/>
      </w:r>
      <w:r>
        <w:instrText xml:space="preserve"> PAGEREF _Ref434488301 \h </w:instrText>
      </w:r>
      <w:r>
        <w:fldChar w:fldCharType="separate"/>
      </w:r>
      <w:r w:rsidR="00E315A4">
        <w:rPr>
          <w:noProof/>
        </w:rPr>
        <w:t>626</w:t>
      </w:r>
      <w:r>
        <w:fldChar w:fldCharType="end"/>
      </w:r>
    </w:p>
    <w:p w14:paraId="1358EC54" w14:textId="6BA0933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315A4">
        <w:t>The Doxology for the Twenty Four Presbyters</w:t>
      </w:r>
      <w:r>
        <w:fldChar w:fldCharType="end"/>
      </w:r>
      <w:r>
        <w:tab/>
      </w:r>
      <w:r>
        <w:fldChar w:fldCharType="begin"/>
      </w:r>
      <w:r>
        <w:instrText xml:space="preserve"> PAGEREF _Ref434488339 \h </w:instrText>
      </w:r>
      <w:r>
        <w:fldChar w:fldCharType="separate"/>
      </w:r>
      <w:r w:rsidR="00E315A4">
        <w:rPr>
          <w:noProof/>
        </w:rPr>
        <w:t>634</w:t>
      </w:r>
      <w:r>
        <w:fldChar w:fldCharType="end"/>
      </w:r>
    </w:p>
    <w:p w14:paraId="556F0AA3" w14:textId="7F0F58F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315A4">
        <w:t>The Doxology of the Heavenly</w:t>
      </w:r>
      <w:r>
        <w:fldChar w:fldCharType="end"/>
      </w:r>
      <w:r>
        <w:tab/>
      </w:r>
      <w:r>
        <w:fldChar w:fldCharType="begin"/>
      </w:r>
      <w:r>
        <w:instrText xml:space="preserve"> PAGEREF _Ref434488390 \h </w:instrText>
      </w:r>
      <w:r>
        <w:fldChar w:fldCharType="separate"/>
      </w:r>
      <w:r w:rsidR="00E315A4">
        <w:rPr>
          <w:noProof/>
        </w:rPr>
        <w:t>556</w:t>
      </w:r>
      <w:r>
        <w:fldChar w:fldCharType="end"/>
      </w:r>
    </w:p>
    <w:p w14:paraId="1FF7EAEE" w14:textId="3F69727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315A4">
        <w:t>The Doxology of St. John the Baptist</w:t>
      </w:r>
      <w:r>
        <w:fldChar w:fldCharType="end"/>
      </w:r>
      <w:r>
        <w:tab/>
      </w:r>
      <w:r>
        <w:fldChar w:fldCharType="begin"/>
      </w:r>
      <w:r>
        <w:instrText xml:space="preserve"> PAGEREF _Ref434488524 \h </w:instrText>
      </w:r>
      <w:r>
        <w:fldChar w:fldCharType="separate"/>
      </w:r>
      <w:r w:rsidR="00E315A4">
        <w:rPr>
          <w:noProof/>
        </w:rPr>
        <w:t>557</w:t>
      </w:r>
      <w:r>
        <w:fldChar w:fldCharType="end"/>
      </w:r>
    </w:p>
    <w:p w14:paraId="04FC6C87" w14:textId="589E89FE"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315A4">
        <w:t>Another Doxology of St. John the Baptist</w:t>
      </w:r>
      <w:r>
        <w:fldChar w:fldCharType="end"/>
      </w:r>
      <w:r>
        <w:tab/>
      </w:r>
      <w:r>
        <w:fldChar w:fldCharType="begin"/>
      </w:r>
      <w:r>
        <w:instrText xml:space="preserve"> PAGEREF _Ref434488546 \h </w:instrText>
      </w:r>
      <w:r>
        <w:fldChar w:fldCharType="separate"/>
      </w:r>
      <w:r w:rsidR="00E315A4">
        <w:rPr>
          <w:noProof/>
        </w:rPr>
        <w:t>558</w:t>
      </w:r>
      <w:r>
        <w:fldChar w:fldCharType="end"/>
      </w:r>
    </w:p>
    <w:p w14:paraId="62DC3621" w14:textId="59F7C4D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315A4">
        <w:t>The Doxology for the One Hundred and Forty Four Thousand</w:t>
      </w:r>
      <w:r>
        <w:fldChar w:fldCharType="end"/>
      </w:r>
      <w:r>
        <w:tab/>
      </w:r>
      <w:r>
        <w:fldChar w:fldCharType="begin"/>
      </w:r>
      <w:r>
        <w:instrText xml:space="preserve"> PAGEREF _Ref434488616 \h </w:instrText>
      </w:r>
      <w:r>
        <w:fldChar w:fldCharType="separate"/>
      </w:r>
      <w:r w:rsidR="00E315A4">
        <w:rPr>
          <w:noProof/>
        </w:rPr>
        <w:t>700</w:t>
      </w:r>
      <w:r>
        <w:fldChar w:fldCharType="end"/>
      </w:r>
    </w:p>
    <w:p w14:paraId="35158DF2" w14:textId="12E829BB"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315A4">
        <w:t>A Doxology for the Apostles</w:t>
      </w:r>
      <w:r>
        <w:fldChar w:fldCharType="end"/>
      </w:r>
      <w:r>
        <w:tab/>
      </w:r>
      <w:r>
        <w:fldChar w:fldCharType="begin"/>
      </w:r>
      <w:r>
        <w:instrText xml:space="preserve"> PAGEREF _Ref434488644 \h </w:instrText>
      </w:r>
      <w:r>
        <w:fldChar w:fldCharType="separate"/>
      </w:r>
      <w:r w:rsidR="00E315A4">
        <w:rPr>
          <w:noProof/>
        </w:rPr>
        <w:t>559</w:t>
      </w:r>
      <w:r>
        <w:fldChar w:fldCharType="end"/>
      </w:r>
    </w:p>
    <w:p w14:paraId="16F33D5B" w14:textId="372567C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315A4">
        <w:t>Another Doxology for the Apostles</w:t>
      </w:r>
      <w:r>
        <w:fldChar w:fldCharType="end"/>
      </w:r>
      <w:r>
        <w:tab/>
      </w:r>
      <w:r>
        <w:fldChar w:fldCharType="begin"/>
      </w:r>
      <w:r>
        <w:instrText xml:space="preserve"> PAGEREF _Ref434488657 \h </w:instrText>
      </w:r>
      <w:r>
        <w:fldChar w:fldCharType="separate"/>
      </w:r>
      <w:r w:rsidR="00E315A4">
        <w:rPr>
          <w:noProof/>
        </w:rPr>
        <w:t>559</w:t>
      </w:r>
      <w:r>
        <w:fldChar w:fldCharType="end"/>
      </w:r>
    </w:p>
    <w:p w14:paraId="0C8587A1" w14:textId="4BC1E04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315A4">
        <w:t>The Doxology of Sts. Peter and Paul</w:t>
      </w:r>
      <w:r>
        <w:fldChar w:fldCharType="end"/>
      </w:r>
      <w:r>
        <w:tab/>
      </w:r>
      <w:r>
        <w:fldChar w:fldCharType="begin"/>
      </w:r>
      <w:r>
        <w:instrText xml:space="preserve"> PAGEREF _Ref434477973 \h </w:instrText>
      </w:r>
      <w:r>
        <w:fldChar w:fldCharType="separate"/>
      </w:r>
      <w:r w:rsidR="00E315A4">
        <w:rPr>
          <w:noProof/>
        </w:rPr>
        <w:t>830</w:t>
      </w:r>
      <w:r>
        <w:fldChar w:fldCharType="end"/>
      </w:r>
    </w:p>
    <w:p w14:paraId="79B0EE79" w14:textId="28403A3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315A4">
        <w:t>The Doxology of St. Paul</w:t>
      </w:r>
      <w:r>
        <w:fldChar w:fldCharType="end"/>
      </w:r>
      <w:r>
        <w:tab/>
      </w:r>
      <w:r>
        <w:fldChar w:fldCharType="begin"/>
      </w:r>
      <w:r>
        <w:instrText xml:space="preserve"> PAGEREF _Ref434488724 \h </w:instrText>
      </w:r>
      <w:r>
        <w:fldChar w:fldCharType="separate"/>
      </w:r>
      <w:r w:rsidR="00E315A4">
        <w:rPr>
          <w:noProof/>
        </w:rPr>
        <w:t>832</w:t>
      </w:r>
      <w:r>
        <w:fldChar w:fldCharType="end"/>
      </w:r>
    </w:p>
    <w:p w14:paraId="13B980A3" w14:textId="45005FB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315A4">
        <w:t>The Doxology for St. John the Evangelist</w:t>
      </w:r>
      <w:r>
        <w:fldChar w:fldCharType="end"/>
      </w:r>
      <w:r>
        <w:tab/>
      </w:r>
      <w:r>
        <w:fldChar w:fldCharType="begin"/>
      </w:r>
      <w:r>
        <w:instrText xml:space="preserve"> PAGEREF _Ref434488768 \h </w:instrText>
      </w:r>
      <w:r>
        <w:fldChar w:fldCharType="separate"/>
      </w:r>
      <w:r w:rsidR="00E315A4">
        <w:rPr>
          <w:noProof/>
        </w:rPr>
        <w:t>701</w:t>
      </w:r>
      <w:r>
        <w:fldChar w:fldCharType="end"/>
      </w:r>
    </w:p>
    <w:p w14:paraId="4E889740" w14:textId="174BE2A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315A4">
        <w:t>The Doxology of St. Mark</w:t>
      </w:r>
      <w:r>
        <w:fldChar w:fldCharType="end"/>
      </w:r>
      <w:r>
        <w:tab/>
      </w:r>
      <w:r>
        <w:fldChar w:fldCharType="begin"/>
      </w:r>
      <w:r>
        <w:instrText xml:space="preserve"> PAGEREF _Ref434488814 \h </w:instrText>
      </w:r>
      <w:r>
        <w:fldChar w:fldCharType="separate"/>
      </w:r>
      <w:r w:rsidR="00E315A4">
        <w:rPr>
          <w:noProof/>
        </w:rPr>
        <w:t>560</w:t>
      </w:r>
      <w:r>
        <w:fldChar w:fldCharType="end"/>
      </w:r>
    </w:p>
    <w:p w14:paraId="691F4844" w14:textId="7E71305D"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315A4">
        <w:t>Another Doxology of St. Mark</w:t>
      </w:r>
      <w:r>
        <w:fldChar w:fldCharType="end"/>
      </w:r>
      <w:r>
        <w:tab/>
      </w:r>
      <w:r>
        <w:fldChar w:fldCharType="begin"/>
      </w:r>
      <w:r>
        <w:instrText xml:space="preserve"> PAGEREF _Ref434488936 \h </w:instrText>
      </w:r>
      <w:r>
        <w:fldChar w:fldCharType="separate"/>
      </w:r>
      <w:r w:rsidR="00E315A4">
        <w:rPr>
          <w:noProof/>
        </w:rPr>
        <w:t>790</w:t>
      </w:r>
      <w:r>
        <w:fldChar w:fldCharType="end"/>
      </w:r>
    </w:p>
    <w:p w14:paraId="7024469F" w14:textId="2C4478F8"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315A4">
        <w:t>The Doxology of Any Apostle</w:t>
      </w:r>
      <w:r>
        <w:fldChar w:fldCharType="end"/>
      </w:r>
      <w:r>
        <w:tab/>
      </w:r>
      <w:r>
        <w:fldChar w:fldCharType="begin"/>
      </w:r>
      <w:r>
        <w:instrText xml:space="preserve"> PAGEREF _Ref434488992 \h </w:instrText>
      </w:r>
      <w:r>
        <w:fldChar w:fldCharType="separate"/>
      </w:r>
      <w:r w:rsidR="00E315A4">
        <w:rPr>
          <w:noProof/>
        </w:rPr>
        <w:t>561</w:t>
      </w:r>
      <w:r>
        <w:fldChar w:fldCharType="end"/>
      </w:r>
    </w:p>
    <w:p w14:paraId="3AB62D82" w14:textId="2CD0E3F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315A4">
        <w:t>The Doxology of St. Stephen</w:t>
      </w:r>
      <w:r>
        <w:fldChar w:fldCharType="end"/>
      </w:r>
      <w:r>
        <w:tab/>
      </w:r>
      <w:r>
        <w:fldChar w:fldCharType="begin"/>
      </w:r>
      <w:r>
        <w:instrText xml:space="preserve"> PAGEREF _Ref434489014 \h </w:instrText>
      </w:r>
      <w:r>
        <w:fldChar w:fldCharType="separate"/>
      </w:r>
      <w:r w:rsidR="00E315A4">
        <w:rPr>
          <w:noProof/>
        </w:rPr>
        <w:t>562</w:t>
      </w:r>
      <w:r>
        <w:fldChar w:fldCharType="end"/>
      </w:r>
    </w:p>
    <w:p w14:paraId="79FCB5DB" w14:textId="274C898B"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315A4">
        <w:t>The Doxology for St. Joseph the Carpenter</w:t>
      </w:r>
      <w:r>
        <w:fldChar w:fldCharType="end"/>
      </w:r>
      <w:r>
        <w:tab/>
      </w:r>
      <w:r>
        <w:fldChar w:fldCharType="begin"/>
      </w:r>
      <w:r>
        <w:instrText xml:space="preserve"> PAGEREF _Ref434488476 \h </w:instrText>
      </w:r>
      <w:r>
        <w:fldChar w:fldCharType="separate"/>
      </w:r>
      <w:r w:rsidR="00E315A4">
        <w:rPr>
          <w:noProof/>
        </w:rPr>
        <w:t>852</w:t>
      </w:r>
      <w:r>
        <w:fldChar w:fldCharType="end"/>
      </w:r>
    </w:p>
    <w:p w14:paraId="6ED98665" w14:textId="3232E48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315A4">
        <w:t>The Doxology for St. Mary Magdalene</w:t>
      </w:r>
      <w:r>
        <w:fldChar w:fldCharType="end"/>
      </w:r>
      <w:r>
        <w:tab/>
      </w:r>
      <w:r>
        <w:fldChar w:fldCharType="begin"/>
      </w:r>
      <w:r>
        <w:instrText xml:space="preserve"> PAGEREF _Ref434489077 \h </w:instrText>
      </w:r>
      <w:r>
        <w:fldChar w:fldCharType="separate"/>
      </w:r>
      <w:r w:rsidR="00E315A4">
        <w:rPr>
          <w:noProof/>
        </w:rPr>
        <w:t>853</w:t>
      </w:r>
      <w:r>
        <w:fldChar w:fldCharType="end"/>
      </w:r>
    </w:p>
    <w:p w14:paraId="2A05CA01" w14:textId="25CF36EB"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315A4">
        <w:t>The Doxology for Lazarus Saturday</w:t>
      </w:r>
      <w:r>
        <w:fldChar w:fldCharType="end"/>
      </w:r>
      <w:r>
        <w:tab/>
      </w:r>
      <w:r>
        <w:fldChar w:fldCharType="begin"/>
      </w:r>
      <w:r>
        <w:instrText xml:space="preserve"> PAGEREF _Ref434478195 \h </w:instrText>
      </w:r>
      <w:r>
        <w:fldChar w:fldCharType="separate"/>
      </w:r>
      <w:r w:rsidR="00E315A4">
        <w:rPr>
          <w:noProof/>
        </w:rPr>
        <w:t>903</w:t>
      </w:r>
      <w:r>
        <w:fldChar w:fldCharType="end"/>
      </w:r>
    </w:p>
    <w:p w14:paraId="3B233ED6" w14:textId="332318EB"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315A4">
        <w:t>The Doxology of St. George</w:t>
      </w:r>
      <w:r>
        <w:fldChar w:fldCharType="end"/>
      </w:r>
      <w:r>
        <w:tab/>
      </w:r>
      <w:r>
        <w:fldChar w:fldCharType="begin"/>
      </w:r>
      <w:r>
        <w:instrText xml:space="preserve"> PAGEREF _Ref434489170 \h </w:instrText>
      </w:r>
      <w:r>
        <w:fldChar w:fldCharType="separate"/>
      </w:r>
      <w:r w:rsidR="00E315A4">
        <w:rPr>
          <w:noProof/>
        </w:rPr>
        <w:t>564</w:t>
      </w:r>
      <w:r>
        <w:fldChar w:fldCharType="end"/>
      </w:r>
    </w:p>
    <w:p w14:paraId="522E739A" w14:textId="0DC3A42D"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315A4">
        <w:t>Another Doxology of St. George</w:t>
      </w:r>
      <w:r>
        <w:fldChar w:fldCharType="end"/>
      </w:r>
      <w:r>
        <w:tab/>
      </w:r>
      <w:r>
        <w:fldChar w:fldCharType="begin"/>
      </w:r>
      <w:r>
        <w:instrText xml:space="preserve"> PAGEREF _Ref434489211 \h </w:instrText>
      </w:r>
      <w:r>
        <w:fldChar w:fldCharType="separate"/>
      </w:r>
      <w:r w:rsidR="00E315A4">
        <w:rPr>
          <w:noProof/>
        </w:rPr>
        <w:t>788</w:t>
      </w:r>
      <w:r>
        <w:fldChar w:fldCharType="end"/>
      </w:r>
    </w:p>
    <w:p w14:paraId="5B15CF4F" w14:textId="6E017D1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315A4">
        <w:t>The Doxology of St. Theodore of Shotep, the General</w:t>
      </w:r>
      <w:r>
        <w:fldChar w:fldCharType="end"/>
      </w:r>
      <w:r>
        <w:tab/>
      </w:r>
      <w:r>
        <w:fldChar w:fldCharType="begin"/>
      </w:r>
      <w:r>
        <w:instrText xml:space="preserve"> PAGEREF _Ref434489277 \h </w:instrText>
      </w:r>
      <w:r>
        <w:fldChar w:fldCharType="separate"/>
      </w:r>
      <w:r w:rsidR="00E315A4">
        <w:rPr>
          <w:noProof/>
        </w:rPr>
        <w:t>847</w:t>
      </w:r>
      <w:r>
        <w:fldChar w:fldCharType="end"/>
      </w:r>
    </w:p>
    <w:p w14:paraId="6EBEE6E8" w14:textId="67C85E09"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315A4">
        <w:t>Another Doxology of St. Theodore of Shotep, the General</w:t>
      </w:r>
      <w:r>
        <w:fldChar w:fldCharType="end"/>
      </w:r>
      <w:r>
        <w:tab/>
      </w:r>
      <w:r>
        <w:fldChar w:fldCharType="begin"/>
      </w:r>
      <w:r>
        <w:instrText xml:space="preserve"> PAGEREF _Ref434489296 \h </w:instrText>
      </w:r>
      <w:r>
        <w:fldChar w:fldCharType="separate"/>
      </w:r>
      <w:r w:rsidR="00E315A4">
        <w:rPr>
          <w:noProof/>
        </w:rPr>
        <w:t>848</w:t>
      </w:r>
      <w:r>
        <w:fldChar w:fldCharType="end"/>
      </w:r>
    </w:p>
    <w:p w14:paraId="2CAD50FD" w14:textId="1943D7B9"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315A4">
        <w:t>The Doxology for St. Theodore Anatoly</w:t>
      </w:r>
      <w:r>
        <w:fldChar w:fldCharType="end"/>
      </w:r>
      <w:r>
        <w:tab/>
      </w:r>
      <w:r>
        <w:fldChar w:fldCharType="begin"/>
      </w:r>
      <w:r>
        <w:instrText xml:space="preserve"> PAGEREF _Ref434489376 \h </w:instrText>
      </w:r>
      <w:r>
        <w:fldChar w:fldCharType="separate"/>
      </w:r>
      <w:r w:rsidR="00E315A4">
        <w:rPr>
          <w:noProof/>
        </w:rPr>
        <w:t>746</w:t>
      </w:r>
      <w:r>
        <w:fldChar w:fldCharType="end"/>
      </w:r>
      <w:r>
        <w:tab/>
      </w:r>
    </w:p>
    <w:p w14:paraId="1008B362" w14:textId="203D5DB0"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315A4">
        <w:t>The Doxology for St. Philopater Mercurius</w:t>
      </w:r>
      <w:r>
        <w:fldChar w:fldCharType="end"/>
      </w:r>
      <w:r>
        <w:tab/>
      </w:r>
      <w:r>
        <w:fldChar w:fldCharType="begin"/>
      </w:r>
      <w:r>
        <w:instrText xml:space="preserve"> PAGEREF _Ref434489457 \h </w:instrText>
      </w:r>
      <w:r>
        <w:fldChar w:fldCharType="separate"/>
      </w:r>
      <w:r w:rsidR="00E315A4">
        <w:rPr>
          <w:noProof/>
        </w:rPr>
        <w:t>635</w:t>
      </w:r>
      <w:r>
        <w:fldChar w:fldCharType="end"/>
      </w:r>
    </w:p>
    <w:p w14:paraId="38D6764B" w14:textId="14E84A7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315A4">
        <w:t>The Doxology for St. Mena</w:t>
      </w:r>
      <w:r>
        <w:fldChar w:fldCharType="end"/>
      </w:r>
      <w:r>
        <w:tab/>
      </w:r>
      <w:r>
        <w:fldChar w:fldCharType="begin"/>
      </w:r>
      <w:r>
        <w:instrText xml:space="preserve"> PAGEREF _Ref434489493 \h </w:instrText>
      </w:r>
      <w:r>
        <w:fldChar w:fldCharType="separate"/>
      </w:r>
      <w:r w:rsidR="00E315A4">
        <w:rPr>
          <w:noProof/>
        </w:rPr>
        <w:t>631</w:t>
      </w:r>
      <w:r>
        <w:fldChar w:fldCharType="end"/>
      </w:r>
    </w:p>
    <w:p w14:paraId="1684DDDC" w14:textId="4C469419"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315A4">
        <w:t>The Doxology for Abba Noub</w:t>
      </w:r>
      <w:r>
        <w:fldChar w:fldCharType="end"/>
      </w:r>
      <w:r>
        <w:tab/>
      </w:r>
      <w:r>
        <w:fldChar w:fldCharType="begin"/>
      </w:r>
      <w:r>
        <w:instrText xml:space="preserve"> PAGEREF _Ref434489534 \h </w:instrText>
      </w:r>
      <w:r>
        <w:fldChar w:fldCharType="separate"/>
      </w:r>
      <w:r w:rsidR="00E315A4">
        <w:rPr>
          <w:noProof/>
        </w:rPr>
        <w:t>850</w:t>
      </w:r>
      <w:r>
        <w:fldChar w:fldCharType="end"/>
      </w:r>
    </w:p>
    <w:p w14:paraId="024006C2" w14:textId="1E1334B5"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315A4">
        <w:t>The Doxology for St. Victor</w:t>
      </w:r>
      <w:r>
        <w:fldChar w:fldCharType="end"/>
      </w:r>
      <w:r>
        <w:tab/>
      </w:r>
      <w:r>
        <w:fldChar w:fldCharType="begin"/>
      </w:r>
      <w:r>
        <w:instrText xml:space="preserve"> PAGEREF _Ref434489590 \h </w:instrText>
      </w:r>
      <w:r>
        <w:fldChar w:fldCharType="separate"/>
      </w:r>
      <w:r w:rsidR="00E315A4">
        <w:rPr>
          <w:noProof/>
        </w:rPr>
        <w:t>656</w:t>
      </w:r>
      <w:r>
        <w:fldChar w:fldCharType="end"/>
      </w:r>
    </w:p>
    <w:p w14:paraId="6D4FFF0A" w14:textId="2298FD20"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E315A4">
        <w:t>The Doxology for Sts. Sergius and Bacchus</w:t>
      </w:r>
      <w:r>
        <w:fldChar w:fldCharType="end"/>
      </w:r>
      <w:r>
        <w:tab/>
      </w:r>
      <w:r>
        <w:fldChar w:fldCharType="begin"/>
      </w:r>
      <w:r>
        <w:instrText xml:space="preserve"> PAGEREF _Ref434489638 \h </w:instrText>
      </w:r>
      <w:r>
        <w:fldChar w:fldCharType="separate"/>
      </w:r>
      <w:r w:rsidR="00E315A4">
        <w:rPr>
          <w:noProof/>
        </w:rPr>
        <w:t>618</w:t>
      </w:r>
      <w:r>
        <w:fldChar w:fldCharType="end"/>
      </w:r>
    </w:p>
    <w:p w14:paraId="30F8162D" w14:textId="28EC4C7F"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315A4">
        <w:t>The Doxology for Sts. Cosmas, Damian, their Brothers and their Mother</w:t>
      </w:r>
      <w:r>
        <w:fldChar w:fldCharType="end"/>
      </w:r>
      <w:r>
        <w:tab/>
      </w:r>
      <w:r>
        <w:fldChar w:fldCharType="begin"/>
      </w:r>
      <w:r>
        <w:instrText xml:space="preserve"> PAGEREF _Ref434489688 \h </w:instrText>
      </w:r>
      <w:r>
        <w:fldChar w:fldCharType="separate"/>
      </w:r>
      <w:r w:rsidR="00E315A4">
        <w:rPr>
          <w:noProof/>
        </w:rPr>
        <w:t>633</w:t>
      </w:r>
      <w:r>
        <w:fldChar w:fldCharType="end"/>
      </w:r>
    </w:p>
    <w:p w14:paraId="38778A59" w14:textId="4161C7A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315A4">
        <w:t>The Doxology for Sts. Apakir and John</w:t>
      </w:r>
      <w:r>
        <w:fldChar w:fldCharType="end"/>
      </w:r>
      <w:r>
        <w:tab/>
      </w:r>
      <w:r>
        <w:fldChar w:fldCharType="begin"/>
      </w:r>
      <w:r>
        <w:instrText xml:space="preserve"> PAGEREF _Ref434489722 \h </w:instrText>
      </w:r>
      <w:r>
        <w:fldChar w:fldCharType="separate"/>
      </w:r>
      <w:r w:rsidR="00E315A4">
        <w:rPr>
          <w:noProof/>
        </w:rPr>
        <w:t>824</w:t>
      </w:r>
      <w:r>
        <w:fldChar w:fldCharType="end"/>
      </w:r>
    </w:p>
    <w:p w14:paraId="5D03558B" w14:textId="7297DBA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315A4">
        <w:t>The Doxology for St. Serapamon</w:t>
      </w:r>
      <w:r>
        <w:fldChar w:fldCharType="end"/>
      </w:r>
      <w:r>
        <w:tab/>
      </w:r>
      <w:r>
        <w:fldChar w:fldCharType="begin"/>
      </w:r>
      <w:r>
        <w:instrText xml:space="preserve"> PAGEREF _Ref434489794 \h </w:instrText>
      </w:r>
      <w:r>
        <w:fldChar w:fldCharType="separate"/>
      </w:r>
      <w:r w:rsidR="00E315A4">
        <w:rPr>
          <w:noProof/>
        </w:rPr>
        <w:t>637</w:t>
      </w:r>
      <w:r>
        <w:fldChar w:fldCharType="end"/>
      </w:r>
    </w:p>
    <w:p w14:paraId="63F58DD6" w14:textId="199F2CD4"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315A4">
        <w:t>The Doxology for St. Maurice and the Theban Legion</w:t>
      </w:r>
      <w:r>
        <w:fldChar w:fldCharType="end"/>
      </w:r>
      <w:r>
        <w:tab/>
      </w:r>
      <w:r>
        <w:fldChar w:fldCharType="begin"/>
      </w:r>
      <w:r>
        <w:instrText xml:space="preserve"> PAGEREF _Ref434489859 \h </w:instrText>
      </w:r>
      <w:r>
        <w:fldChar w:fldCharType="separate"/>
      </w:r>
      <w:r w:rsidR="00E315A4">
        <w:rPr>
          <w:noProof/>
        </w:rPr>
        <w:t>603</w:t>
      </w:r>
      <w:r>
        <w:fldChar w:fldCharType="end"/>
      </w:r>
    </w:p>
    <w:p w14:paraId="5E4F2A80" w14:textId="1D1203CF"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315A4">
        <w:t>Another Doxology of St. Maurice</w:t>
      </w:r>
      <w:r>
        <w:fldChar w:fldCharType="end"/>
      </w:r>
      <w:r>
        <w:tab/>
      </w:r>
      <w:r>
        <w:fldChar w:fldCharType="begin"/>
      </w:r>
      <w:r>
        <w:instrText xml:space="preserve"> PAGEREF _Ref434489873 \h </w:instrText>
      </w:r>
      <w:r>
        <w:fldChar w:fldCharType="separate"/>
      </w:r>
      <w:r w:rsidR="00E315A4">
        <w:rPr>
          <w:noProof/>
        </w:rPr>
        <w:t>605</w:t>
      </w:r>
      <w:r>
        <w:fldChar w:fldCharType="end"/>
      </w:r>
    </w:p>
    <w:p w14:paraId="1E1E4F96" w14:textId="7F202684"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315A4">
        <w:t>The Doxology for St. George of Zahim</w:t>
      </w:r>
      <w:r>
        <w:fldChar w:fldCharType="end"/>
      </w:r>
      <w:r>
        <w:tab/>
      </w:r>
      <w:r>
        <w:fldChar w:fldCharType="begin"/>
      </w:r>
      <w:r>
        <w:instrText xml:space="preserve"> PAGEREF _Ref434489925 \h </w:instrText>
      </w:r>
      <w:r>
        <w:fldChar w:fldCharType="separate"/>
      </w:r>
      <w:r w:rsidR="00E315A4">
        <w:rPr>
          <w:noProof/>
        </w:rPr>
        <w:t>826</w:t>
      </w:r>
      <w:r>
        <w:fldChar w:fldCharType="end"/>
      </w:r>
    </w:p>
    <w:p w14:paraId="0BDFF43A" w14:textId="1B7BEA5A"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315A4">
        <w:t>The Doxology of St. Demiana</w:t>
      </w:r>
      <w:r>
        <w:fldChar w:fldCharType="end"/>
      </w:r>
      <w:r>
        <w:tab/>
      </w:r>
      <w:r>
        <w:fldChar w:fldCharType="begin"/>
      </w:r>
      <w:r>
        <w:instrText xml:space="preserve"> PAGEREF _Ref434490082 \h </w:instrText>
      </w:r>
      <w:r>
        <w:fldChar w:fldCharType="separate"/>
      </w:r>
      <w:r w:rsidR="00E315A4">
        <w:rPr>
          <w:noProof/>
        </w:rPr>
        <w:t>565</w:t>
      </w:r>
      <w:r>
        <w:fldChar w:fldCharType="end"/>
      </w:r>
    </w:p>
    <w:p w14:paraId="29A91A88" w14:textId="69B3A73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315A4">
        <w:t>Another Doxology of St. Demiana</w:t>
      </w:r>
      <w:r>
        <w:fldChar w:fldCharType="end"/>
      </w:r>
      <w:r>
        <w:tab/>
      </w:r>
      <w:r>
        <w:fldChar w:fldCharType="begin"/>
      </w:r>
      <w:r>
        <w:instrText xml:space="preserve"> PAGEREF _Ref434490124 \h </w:instrText>
      </w:r>
      <w:r>
        <w:fldChar w:fldCharType="separate"/>
      </w:r>
      <w:r w:rsidR="00E315A4">
        <w:rPr>
          <w:noProof/>
        </w:rPr>
        <w:t>756</w:t>
      </w:r>
      <w:r>
        <w:fldChar w:fldCharType="end"/>
      </w:r>
    </w:p>
    <w:p w14:paraId="576B957E" w14:textId="014AC502"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315A4">
        <w:t>The Doxology for Sts. Barbara and Juliana</w:t>
      </w:r>
      <w:r>
        <w:fldChar w:fldCharType="end"/>
      </w:r>
      <w:r>
        <w:tab/>
      </w:r>
      <w:r>
        <w:fldChar w:fldCharType="begin"/>
      </w:r>
      <w:r>
        <w:instrText xml:space="preserve"> PAGEREF _Ref434490169 \h </w:instrText>
      </w:r>
      <w:r>
        <w:fldChar w:fldCharType="separate"/>
      </w:r>
      <w:r w:rsidR="00E315A4">
        <w:rPr>
          <w:noProof/>
        </w:rPr>
        <w:t>658</w:t>
      </w:r>
      <w:r>
        <w:fldChar w:fldCharType="end"/>
      </w:r>
    </w:p>
    <w:p w14:paraId="5552E48E" w14:textId="5F7791E5"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315A4">
        <w:t>The Doxology for St. Marina</w:t>
      </w:r>
      <w:r>
        <w:fldChar w:fldCharType="end"/>
      </w:r>
      <w:r>
        <w:tab/>
      </w:r>
      <w:r>
        <w:fldChar w:fldCharType="begin"/>
      </w:r>
      <w:r>
        <w:instrText xml:space="preserve"> PAGEREF _Ref434490204 \h </w:instrText>
      </w:r>
      <w:r>
        <w:fldChar w:fldCharType="separate"/>
      </w:r>
      <w:r w:rsidR="00E315A4">
        <w:rPr>
          <w:noProof/>
        </w:rPr>
        <w:t>849</w:t>
      </w:r>
      <w:r>
        <w:fldChar w:fldCharType="end"/>
      </w:r>
    </w:p>
    <w:p w14:paraId="6816F6FF" w14:textId="76571074"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315A4">
        <w:t>The Doxology for St. Rebecca and her Children</w:t>
      </w:r>
      <w:r>
        <w:fldChar w:fldCharType="end"/>
      </w:r>
      <w:r>
        <w:tab/>
      </w:r>
      <w:r>
        <w:fldChar w:fldCharType="begin"/>
      </w:r>
      <w:r>
        <w:instrText xml:space="preserve"> PAGEREF _Ref434490258 \h </w:instrText>
      </w:r>
      <w:r>
        <w:fldChar w:fldCharType="separate"/>
      </w:r>
      <w:r w:rsidR="00E315A4">
        <w:rPr>
          <w:noProof/>
        </w:rPr>
        <w:t>591</w:t>
      </w:r>
      <w:r>
        <w:fldChar w:fldCharType="end"/>
      </w:r>
    </w:p>
    <w:p w14:paraId="540E858E" w14:textId="6FC83CC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315A4">
        <w:t>The Doxology of the Martyrs</w:t>
      </w:r>
      <w:r>
        <w:fldChar w:fldCharType="end"/>
      </w:r>
      <w:r>
        <w:tab/>
      </w:r>
      <w:r>
        <w:fldChar w:fldCharType="begin"/>
      </w:r>
      <w:r>
        <w:instrText xml:space="preserve"> PAGEREF _Ref434489950 \h </w:instrText>
      </w:r>
      <w:r>
        <w:fldChar w:fldCharType="separate"/>
      </w:r>
      <w:r w:rsidR="00E315A4">
        <w:rPr>
          <w:noProof/>
        </w:rPr>
        <w:t>566</w:t>
      </w:r>
      <w:r>
        <w:fldChar w:fldCharType="end"/>
      </w:r>
    </w:p>
    <w:p w14:paraId="4C266829" w14:textId="26A80A5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315A4">
        <w:t>The Doxology for St. Anthony the Great</w:t>
      </w:r>
      <w:r>
        <w:fldChar w:fldCharType="end"/>
      </w:r>
      <w:r>
        <w:tab/>
      </w:r>
      <w:r>
        <w:fldChar w:fldCharType="begin"/>
      </w:r>
      <w:r>
        <w:instrText xml:space="preserve"> PAGEREF _Ref434490340 \h </w:instrText>
      </w:r>
      <w:r>
        <w:fldChar w:fldCharType="separate"/>
      </w:r>
      <w:r w:rsidR="00E315A4">
        <w:rPr>
          <w:noProof/>
        </w:rPr>
        <w:t>759</w:t>
      </w:r>
      <w:r>
        <w:fldChar w:fldCharType="end"/>
      </w:r>
    </w:p>
    <w:p w14:paraId="7876C2FC" w14:textId="4DA2216C"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315A4">
        <w:t>The Doxology for St. Paul the Anchorite</w:t>
      </w:r>
      <w:r>
        <w:fldChar w:fldCharType="end"/>
      </w:r>
      <w:r>
        <w:tab/>
      </w:r>
      <w:r>
        <w:fldChar w:fldCharType="begin"/>
      </w:r>
      <w:r>
        <w:instrText xml:space="preserve"> PAGEREF _Ref434490368 \h </w:instrText>
      </w:r>
      <w:r>
        <w:fldChar w:fldCharType="separate"/>
      </w:r>
      <w:r w:rsidR="00E315A4">
        <w:rPr>
          <w:noProof/>
        </w:rPr>
        <w:t>762</w:t>
      </w:r>
      <w:r>
        <w:fldChar w:fldCharType="end"/>
      </w:r>
    </w:p>
    <w:p w14:paraId="7F23326E" w14:textId="245D93D5"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315A4">
        <w:t>The Doxology of St. Anthony and St. Paul</w:t>
      </w:r>
      <w:r>
        <w:fldChar w:fldCharType="end"/>
      </w:r>
      <w:r>
        <w:tab/>
      </w:r>
      <w:r>
        <w:fldChar w:fldCharType="begin"/>
      </w:r>
      <w:r>
        <w:instrText xml:space="preserve"> PAGEREF _Ref434490311 \h </w:instrText>
      </w:r>
      <w:r>
        <w:fldChar w:fldCharType="separate"/>
      </w:r>
      <w:r w:rsidR="00E315A4">
        <w:rPr>
          <w:noProof/>
        </w:rPr>
        <w:t>571</w:t>
      </w:r>
      <w:r>
        <w:fldChar w:fldCharType="end"/>
      </w:r>
    </w:p>
    <w:p w14:paraId="0452B3F4" w14:textId="71B61D43"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315A4">
        <w:rPr>
          <w:lang w:val="en-US"/>
        </w:rPr>
        <w:t>The Doxology for St. Pishoy</w:t>
      </w:r>
      <w:r>
        <w:fldChar w:fldCharType="end"/>
      </w:r>
      <w:r>
        <w:tab/>
      </w:r>
      <w:r>
        <w:fldChar w:fldCharType="begin"/>
      </w:r>
      <w:r>
        <w:instrText xml:space="preserve"> PAGEREF _Ref434490783 \h </w:instrText>
      </w:r>
      <w:r>
        <w:fldChar w:fldCharType="separate"/>
      </w:r>
      <w:r w:rsidR="00E315A4">
        <w:rPr>
          <w:noProof/>
        </w:rPr>
        <w:t>845</w:t>
      </w:r>
      <w:r>
        <w:fldChar w:fldCharType="end"/>
      </w:r>
    </w:p>
    <w:p w14:paraId="73CE5335" w14:textId="135B53C6"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315A4">
        <w:t>The Doxology of St. Pishoy and St. Paul of Tammah</w:t>
      </w:r>
      <w:r>
        <w:fldChar w:fldCharType="end"/>
      </w:r>
      <w:r>
        <w:tab/>
      </w:r>
      <w:r>
        <w:fldChar w:fldCharType="begin"/>
      </w:r>
      <w:r>
        <w:instrText xml:space="preserve"> PAGEREF _Ref434490826 \h </w:instrText>
      </w:r>
      <w:r>
        <w:fldChar w:fldCharType="separate"/>
      </w:r>
      <w:r w:rsidR="00E315A4">
        <w:rPr>
          <w:noProof/>
        </w:rPr>
        <w:t>573</w:t>
      </w:r>
      <w:r>
        <w:fldChar w:fldCharType="end"/>
      </w:r>
    </w:p>
    <w:p w14:paraId="4D5B019A" w14:textId="63EC2C2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315A4">
        <w:t>The Doxology of St. Macarius the Great</w:t>
      </w:r>
      <w:r>
        <w:fldChar w:fldCharType="end"/>
      </w:r>
      <w:r>
        <w:tab/>
      </w:r>
      <w:r>
        <w:fldChar w:fldCharType="begin"/>
      </w:r>
      <w:r>
        <w:instrText xml:space="preserve"> PAGEREF _Ref434490507 \h </w:instrText>
      </w:r>
      <w:r>
        <w:fldChar w:fldCharType="separate"/>
      </w:r>
      <w:r w:rsidR="00E315A4">
        <w:rPr>
          <w:noProof/>
        </w:rPr>
        <w:t>772</w:t>
      </w:r>
      <w:r>
        <w:fldChar w:fldCharType="end"/>
      </w:r>
    </w:p>
    <w:p w14:paraId="375959C5" w14:textId="30DCF3E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315A4">
        <w:t>Another Doxology of St. Macarius the Great</w:t>
      </w:r>
      <w:r>
        <w:fldChar w:fldCharType="end"/>
      </w:r>
      <w:r>
        <w:tab/>
      </w:r>
      <w:r>
        <w:fldChar w:fldCharType="begin"/>
      </w:r>
      <w:r>
        <w:instrText xml:space="preserve"> PAGEREF _Ref434490525 \h </w:instrText>
      </w:r>
      <w:r>
        <w:fldChar w:fldCharType="separate"/>
      </w:r>
      <w:r w:rsidR="00E315A4">
        <w:rPr>
          <w:noProof/>
        </w:rPr>
        <w:t>773</w:t>
      </w:r>
      <w:r>
        <w:fldChar w:fldCharType="end"/>
      </w:r>
    </w:p>
    <w:p w14:paraId="79D5B8D3" w14:textId="40ACC5C2"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315A4">
        <w:t>Another Doxology of St. Macarius the Great</w:t>
      </w:r>
      <w:r>
        <w:fldChar w:fldCharType="end"/>
      </w:r>
      <w:r>
        <w:tab/>
      </w:r>
      <w:r>
        <w:fldChar w:fldCharType="begin"/>
      </w:r>
      <w:r>
        <w:instrText xml:space="preserve"> PAGEREF _Ref434490542 \h </w:instrText>
      </w:r>
      <w:r>
        <w:fldChar w:fldCharType="separate"/>
      </w:r>
      <w:r w:rsidR="00E315A4">
        <w:rPr>
          <w:noProof/>
        </w:rPr>
        <w:t>774</w:t>
      </w:r>
      <w:r>
        <w:fldChar w:fldCharType="end"/>
      </w:r>
    </w:p>
    <w:p w14:paraId="172063D3" w14:textId="0681CBAD"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315A4">
        <w:t>The Doxology for St. Macarius of Alexandria, the Presbyter</w:t>
      </w:r>
      <w:r>
        <w:fldChar w:fldCharType="end"/>
      </w:r>
      <w:r>
        <w:tab/>
      </w:r>
      <w:r>
        <w:fldChar w:fldCharType="begin"/>
      </w:r>
      <w:r>
        <w:instrText xml:space="preserve"> PAGEREF _Ref434490596 \h </w:instrText>
      </w:r>
      <w:r>
        <w:fldChar w:fldCharType="separate"/>
      </w:r>
      <w:r w:rsidR="00E315A4">
        <w:rPr>
          <w:noProof/>
        </w:rPr>
        <w:t>793</w:t>
      </w:r>
      <w:r>
        <w:fldChar w:fldCharType="end"/>
      </w:r>
    </w:p>
    <w:p w14:paraId="50A26227" w14:textId="766A63A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315A4">
        <w:t>The Doxology for St. Macarius the Bishop of Edkow</w:t>
      </w:r>
      <w:r>
        <w:fldChar w:fldCharType="end"/>
      </w:r>
      <w:r>
        <w:tab/>
      </w:r>
      <w:r>
        <w:fldChar w:fldCharType="begin"/>
      </w:r>
      <w:r>
        <w:instrText xml:space="preserve"> PAGEREF _Ref434490474 \h </w:instrText>
      </w:r>
      <w:r>
        <w:fldChar w:fldCharType="separate"/>
      </w:r>
      <w:r w:rsidR="00E315A4">
        <w:rPr>
          <w:noProof/>
        </w:rPr>
        <w:t>623</w:t>
      </w:r>
      <w:r>
        <w:fldChar w:fldCharType="end"/>
      </w:r>
    </w:p>
    <w:p w14:paraId="009C5D78" w14:textId="66D9E94D"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315A4">
        <w:t>The Doxology for St. John the Short</w:t>
      </w:r>
      <w:r>
        <w:fldChar w:fldCharType="end"/>
      </w:r>
      <w:r>
        <w:tab/>
      </w:r>
      <w:r>
        <w:fldChar w:fldCharType="begin"/>
      </w:r>
      <w:r>
        <w:instrText xml:space="preserve"> PAGEREF _Ref434490715 \h </w:instrText>
      </w:r>
      <w:r>
        <w:fldChar w:fldCharType="separate"/>
      </w:r>
      <w:r w:rsidR="00E315A4">
        <w:rPr>
          <w:noProof/>
        </w:rPr>
        <w:t>619</w:t>
      </w:r>
      <w:r>
        <w:fldChar w:fldCharType="end"/>
      </w:r>
    </w:p>
    <w:p w14:paraId="09BA7C45" w14:textId="284C9D0B"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315A4">
        <w:t>The Doxology for St. Thomas the Anchorite</w:t>
      </w:r>
      <w:r>
        <w:fldChar w:fldCharType="end"/>
      </w:r>
      <w:r>
        <w:tab/>
      </w:r>
      <w:r>
        <w:fldChar w:fldCharType="begin"/>
      </w:r>
      <w:r>
        <w:instrText xml:space="preserve"> PAGEREF _Ref434490403 \h </w:instrText>
      </w:r>
      <w:r>
        <w:fldChar w:fldCharType="separate"/>
      </w:r>
      <w:r w:rsidR="00E315A4">
        <w:rPr>
          <w:noProof/>
        </w:rPr>
        <w:t>809</w:t>
      </w:r>
      <w:r>
        <w:fldChar w:fldCharType="end"/>
      </w:r>
    </w:p>
    <w:p w14:paraId="523E14F8" w14:textId="7913581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315A4">
        <w:t>The Doxology for St. Arsenius</w:t>
      </w:r>
      <w:r>
        <w:fldChar w:fldCharType="end"/>
      </w:r>
      <w:r>
        <w:tab/>
      </w:r>
      <w:r>
        <w:fldChar w:fldCharType="begin"/>
      </w:r>
      <w:r>
        <w:instrText xml:space="preserve"> PAGEREF _Ref434490892 \h </w:instrText>
      </w:r>
      <w:r>
        <w:fldChar w:fldCharType="separate"/>
      </w:r>
      <w:r w:rsidR="00E315A4">
        <w:rPr>
          <w:noProof/>
        </w:rPr>
        <w:t>796</w:t>
      </w:r>
      <w:r>
        <w:fldChar w:fldCharType="end"/>
      </w:r>
    </w:p>
    <w:p w14:paraId="32B75263" w14:textId="712DDC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315A4">
        <w:t>The Doxology for Sts. Maximus and Dometius</w:t>
      </w:r>
      <w:r>
        <w:fldChar w:fldCharType="end"/>
      </w:r>
      <w:r>
        <w:tab/>
      </w:r>
      <w:r>
        <w:fldChar w:fldCharType="begin"/>
      </w:r>
      <w:r>
        <w:instrText xml:space="preserve"> PAGEREF _Ref434490957 \h </w:instrText>
      </w:r>
      <w:r>
        <w:fldChar w:fldCharType="separate"/>
      </w:r>
      <w:r w:rsidR="00E315A4">
        <w:rPr>
          <w:noProof/>
        </w:rPr>
        <w:t>758</w:t>
      </w:r>
      <w:r>
        <w:fldChar w:fldCharType="end"/>
      </w:r>
    </w:p>
    <w:p w14:paraId="3DE06B7E" w14:textId="4B77FA55"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315A4" w:rsidRPr="00E315A4">
        <w:t>The Doxology for the Strong St. Moses</w:t>
      </w:r>
      <w:r>
        <w:fldChar w:fldCharType="end"/>
      </w:r>
      <w:r>
        <w:tab/>
      </w:r>
      <w:r>
        <w:fldChar w:fldCharType="begin"/>
      </w:r>
      <w:r>
        <w:instrText xml:space="preserve"> PAGEREF _Ref434491006 \h </w:instrText>
      </w:r>
      <w:r>
        <w:fldChar w:fldCharType="separate"/>
      </w:r>
      <w:r w:rsidR="00E315A4">
        <w:rPr>
          <w:noProof/>
        </w:rPr>
        <w:t>827</w:t>
      </w:r>
      <w:r>
        <w:fldChar w:fldCharType="end"/>
      </w:r>
    </w:p>
    <w:p w14:paraId="65889E35" w14:textId="3DF563B0"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315A4">
        <w:t>The Doxology for St. John Kami</w:t>
      </w:r>
      <w:r>
        <w:fldChar w:fldCharType="end"/>
      </w:r>
      <w:r>
        <w:tab/>
      </w:r>
      <w:r>
        <w:fldChar w:fldCharType="begin"/>
      </w:r>
      <w:r>
        <w:instrText xml:space="preserve"> PAGEREF _Ref434491108 \h </w:instrText>
      </w:r>
      <w:r>
        <w:fldChar w:fldCharType="separate"/>
      </w:r>
      <w:r w:rsidR="00E315A4">
        <w:rPr>
          <w:noProof/>
        </w:rPr>
        <w:t>661</w:t>
      </w:r>
      <w:r>
        <w:fldChar w:fldCharType="end"/>
      </w:r>
    </w:p>
    <w:p w14:paraId="452A4480" w14:textId="406C76D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315A4">
        <w:t>The Doxology for St. Pachomius</w:t>
      </w:r>
      <w:r>
        <w:fldChar w:fldCharType="end"/>
      </w:r>
      <w:r>
        <w:tab/>
      </w:r>
      <w:r>
        <w:fldChar w:fldCharType="begin"/>
      </w:r>
      <w:r>
        <w:instrText xml:space="preserve"> PAGEREF _Ref434491150 \h </w:instrText>
      </w:r>
      <w:r>
        <w:fldChar w:fldCharType="separate"/>
      </w:r>
      <w:r w:rsidR="00E315A4">
        <w:rPr>
          <w:noProof/>
        </w:rPr>
        <w:t>797</w:t>
      </w:r>
      <w:r>
        <w:fldChar w:fldCharType="end"/>
      </w:r>
    </w:p>
    <w:p w14:paraId="0192B5E6" w14:textId="1D2F5D78"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315A4">
        <w:rPr>
          <w:lang w:val="en-US"/>
        </w:rPr>
        <w:t>The Doxology for St. Shenoute</w:t>
      </w:r>
      <w:r>
        <w:fldChar w:fldCharType="end"/>
      </w:r>
      <w:r>
        <w:tab/>
      </w:r>
      <w:r>
        <w:fldChar w:fldCharType="begin"/>
      </w:r>
      <w:r>
        <w:instrText xml:space="preserve"> PAGEREF _Ref434491186 \h </w:instrText>
      </w:r>
      <w:r>
        <w:fldChar w:fldCharType="separate"/>
      </w:r>
      <w:r w:rsidR="00E315A4">
        <w:rPr>
          <w:noProof/>
        </w:rPr>
        <w:t>843</w:t>
      </w:r>
      <w:r>
        <w:fldChar w:fldCharType="end"/>
      </w:r>
    </w:p>
    <w:p w14:paraId="7458F265" w14:textId="0B1F748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315A4">
        <w:rPr>
          <w:lang w:val="en-US"/>
        </w:rPr>
        <w:t>A Doxology for St. Besa</w:t>
      </w:r>
      <w:r>
        <w:fldChar w:fldCharType="end"/>
      </w:r>
      <w:r>
        <w:tab/>
      </w:r>
      <w:r>
        <w:fldChar w:fldCharType="begin"/>
      </w:r>
      <w:r>
        <w:instrText xml:space="preserve"> PAGEREF _Ref434491207 \h </w:instrText>
      </w:r>
      <w:r>
        <w:fldChar w:fldCharType="separate"/>
      </w:r>
      <w:r w:rsidR="00E315A4">
        <w:rPr>
          <w:noProof/>
        </w:rPr>
        <w:t>844</w:t>
      </w:r>
      <w:r>
        <w:fldChar w:fldCharType="end"/>
      </w:r>
    </w:p>
    <w:p w14:paraId="13581597" w14:textId="0189E91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315A4">
        <w:t>The Doxology for Sts. Apollo and Apip</w:t>
      </w:r>
      <w:r>
        <w:fldChar w:fldCharType="end"/>
      </w:r>
      <w:r>
        <w:tab/>
      </w:r>
      <w:r>
        <w:fldChar w:fldCharType="begin"/>
      </w:r>
      <w:r>
        <w:instrText xml:space="preserve"> PAGEREF _Ref434492837 \h </w:instrText>
      </w:r>
      <w:r>
        <w:fldChar w:fldCharType="separate"/>
      </w:r>
      <w:r w:rsidR="00E315A4">
        <w:rPr>
          <w:noProof/>
        </w:rPr>
        <w:t>622</w:t>
      </w:r>
      <w:r>
        <w:fldChar w:fldCharType="end"/>
      </w:r>
    </w:p>
    <w:p w14:paraId="3540FB7A" w14:textId="5B52E3C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315A4">
        <w:t>The Doxology for St. Samuel the Confessor</w:t>
      </w:r>
      <w:r>
        <w:fldChar w:fldCharType="end"/>
      </w:r>
      <w:r>
        <w:tab/>
      </w:r>
      <w:r>
        <w:fldChar w:fldCharType="begin"/>
      </w:r>
      <w:r>
        <w:instrText xml:space="preserve"> PAGEREF _Ref434491260 \h </w:instrText>
      </w:r>
      <w:r>
        <w:fldChar w:fldCharType="separate"/>
      </w:r>
      <w:r w:rsidR="00E315A4">
        <w:rPr>
          <w:noProof/>
        </w:rPr>
        <w:t>659</w:t>
      </w:r>
      <w:r>
        <w:fldChar w:fldCharType="end"/>
      </w:r>
    </w:p>
    <w:p w14:paraId="18FC44F3" w14:textId="3837666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315A4">
        <w:t>The Doxology for St. Parsouma</w:t>
      </w:r>
      <w:r>
        <w:fldChar w:fldCharType="end"/>
      </w:r>
      <w:r>
        <w:tab/>
      </w:r>
      <w:r>
        <w:fldChar w:fldCharType="begin"/>
      </w:r>
      <w:r>
        <w:instrText xml:space="preserve"> PAGEREF _Ref434491294 \h </w:instrText>
      </w:r>
      <w:r>
        <w:fldChar w:fldCharType="separate"/>
      </w:r>
      <w:r w:rsidR="00E315A4">
        <w:rPr>
          <w:noProof/>
        </w:rPr>
        <w:t>878</w:t>
      </w:r>
      <w:r>
        <w:fldChar w:fldCharType="end"/>
      </w:r>
    </w:p>
    <w:p w14:paraId="20EDD8A6" w14:textId="3D33220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315A4">
        <w:t>The Doxology for St. Teji (Reweiss)</w:t>
      </w:r>
      <w:r>
        <w:fldChar w:fldCharType="end"/>
      </w:r>
      <w:r>
        <w:tab/>
      </w:r>
      <w:r>
        <w:fldChar w:fldCharType="begin"/>
      </w:r>
      <w:r>
        <w:instrText xml:space="preserve"> PAGEREF _Ref434491337 \h </w:instrText>
      </w:r>
      <w:r>
        <w:fldChar w:fldCharType="separate"/>
      </w:r>
      <w:r w:rsidR="00E315A4">
        <w:rPr>
          <w:noProof/>
        </w:rPr>
        <w:t>621</w:t>
      </w:r>
      <w:r>
        <w:fldChar w:fldCharType="end"/>
      </w:r>
    </w:p>
    <w:p w14:paraId="5F9D1EE3" w14:textId="05BAEDE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315A4">
        <w:t>The Doxology for St. Pashnouni</w:t>
      </w:r>
      <w:r>
        <w:fldChar w:fldCharType="end"/>
      </w:r>
      <w:r>
        <w:tab/>
      </w:r>
      <w:r>
        <w:fldChar w:fldCharType="begin"/>
      </w:r>
      <w:r>
        <w:instrText xml:space="preserve"> PAGEREF _Ref434491429 \h </w:instrText>
      </w:r>
      <w:r>
        <w:fldChar w:fldCharType="separate"/>
      </w:r>
      <w:r w:rsidR="00E315A4">
        <w:rPr>
          <w:noProof/>
        </w:rPr>
        <w:t>808</w:t>
      </w:r>
      <w:r>
        <w:fldChar w:fldCharType="end"/>
      </w:r>
    </w:p>
    <w:p w14:paraId="6FC9654C" w14:textId="347AB74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315A4">
        <w:t>The Doxology for St. Simeon the Stylite</w:t>
      </w:r>
      <w:r>
        <w:fldChar w:fldCharType="end"/>
      </w:r>
      <w:r>
        <w:tab/>
      </w:r>
      <w:r>
        <w:fldChar w:fldCharType="begin"/>
      </w:r>
      <w:r>
        <w:instrText xml:space="preserve"> PAGEREF _Ref439328220 \h </w:instrText>
      </w:r>
      <w:r>
        <w:fldChar w:fldCharType="separate"/>
      </w:r>
      <w:r w:rsidR="00E315A4">
        <w:rPr>
          <w:noProof/>
        </w:rPr>
        <w:t>811</w:t>
      </w:r>
      <w:r>
        <w:fldChar w:fldCharType="end"/>
      </w:r>
    </w:p>
    <w:p w14:paraId="29B6C85A" w14:textId="030BE72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315A4">
        <w:t>The Doxology for St. Verena</w:t>
      </w:r>
      <w:r>
        <w:fldChar w:fldCharType="end"/>
      </w:r>
      <w:r>
        <w:tab/>
      </w:r>
      <w:r>
        <w:fldChar w:fldCharType="begin"/>
      </w:r>
      <w:r>
        <w:instrText xml:space="preserve"> PAGEREF _Ref434490285 \h </w:instrText>
      </w:r>
      <w:r>
        <w:fldChar w:fldCharType="separate"/>
      </w:r>
      <w:r w:rsidR="00E315A4">
        <w:rPr>
          <w:noProof/>
        </w:rPr>
        <w:t>589</w:t>
      </w:r>
      <w:r>
        <w:fldChar w:fldCharType="end"/>
      </w:r>
    </w:p>
    <w:p w14:paraId="6430EF06" w14:textId="15D698D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315A4">
        <w:t>The Doxology for St. Mary of Egypt</w:t>
      </w:r>
      <w:r>
        <w:fldChar w:fldCharType="end"/>
      </w:r>
      <w:r>
        <w:tab/>
      </w:r>
      <w:r>
        <w:fldChar w:fldCharType="begin"/>
      </w:r>
      <w:r>
        <w:instrText xml:space="preserve"> PAGEREF _Ref434491512 \h </w:instrText>
      </w:r>
      <w:r>
        <w:fldChar w:fldCharType="separate"/>
      </w:r>
      <w:r w:rsidR="00E315A4">
        <w:rPr>
          <w:noProof/>
        </w:rPr>
        <w:t>787</w:t>
      </w:r>
      <w:r>
        <w:fldChar w:fldCharType="end"/>
      </w:r>
    </w:p>
    <w:p w14:paraId="444E9A36" w14:textId="70F96E1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315A4">
        <w:t>The Doxology of St. Athanasius the Apostolic</w:t>
      </w:r>
      <w:r>
        <w:fldChar w:fldCharType="end"/>
      </w:r>
      <w:r>
        <w:tab/>
      </w:r>
      <w:r>
        <w:fldChar w:fldCharType="begin"/>
      </w:r>
      <w:r>
        <w:instrText xml:space="preserve"> PAGEREF _Ref434492161 \h </w:instrText>
      </w:r>
      <w:r>
        <w:fldChar w:fldCharType="separate"/>
      </w:r>
      <w:r w:rsidR="00E315A4">
        <w:rPr>
          <w:noProof/>
        </w:rPr>
        <w:t>574</w:t>
      </w:r>
      <w:r>
        <w:fldChar w:fldCharType="end"/>
      </w:r>
    </w:p>
    <w:p w14:paraId="167EEC13" w14:textId="0FEDE8A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315A4">
        <w:t>The Doxology for St. Athanasius the Apostolic</w:t>
      </w:r>
      <w:r>
        <w:fldChar w:fldCharType="end"/>
      </w:r>
      <w:r>
        <w:tab/>
      </w:r>
      <w:r>
        <w:fldChar w:fldCharType="begin"/>
      </w:r>
      <w:r>
        <w:instrText xml:space="preserve"> PAGEREF _Ref434492183 \h </w:instrText>
      </w:r>
      <w:r>
        <w:fldChar w:fldCharType="separate"/>
      </w:r>
      <w:r w:rsidR="00E315A4">
        <w:rPr>
          <w:noProof/>
        </w:rPr>
        <w:t>793</w:t>
      </w:r>
      <w:r>
        <w:fldChar w:fldCharType="end"/>
      </w:r>
    </w:p>
    <w:p w14:paraId="1E33624E" w14:textId="1D589E2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315A4">
        <w:t>Another Doxology for St. Athanasius the Apostolic</w:t>
      </w:r>
      <w:r>
        <w:fldChar w:fldCharType="end"/>
      </w:r>
      <w:r>
        <w:tab/>
      </w:r>
      <w:r>
        <w:fldChar w:fldCharType="begin"/>
      </w:r>
      <w:r>
        <w:instrText xml:space="preserve"> PAGEREF _Ref434492196 \h </w:instrText>
      </w:r>
      <w:r>
        <w:fldChar w:fldCharType="separate"/>
      </w:r>
      <w:r w:rsidR="00E315A4">
        <w:rPr>
          <w:noProof/>
        </w:rPr>
        <w:t>795</w:t>
      </w:r>
      <w:r>
        <w:fldChar w:fldCharType="end"/>
      </w:r>
    </w:p>
    <w:p w14:paraId="344F162A" w14:textId="056FBEC1"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315A4">
        <w:t>The Doxology for St. Severus</w:t>
      </w:r>
      <w:r>
        <w:fldChar w:fldCharType="end"/>
      </w:r>
      <w:r>
        <w:tab/>
      </w:r>
      <w:r>
        <w:fldChar w:fldCharType="begin"/>
      </w:r>
      <w:r>
        <w:instrText xml:space="preserve"> PAGEREF _Ref434492249 \h </w:instrText>
      </w:r>
      <w:r>
        <w:fldChar w:fldCharType="separate"/>
      </w:r>
      <w:r w:rsidR="00E315A4">
        <w:rPr>
          <w:noProof/>
        </w:rPr>
        <w:t>615</w:t>
      </w:r>
      <w:r>
        <w:fldChar w:fldCharType="end"/>
      </w:r>
    </w:p>
    <w:p w14:paraId="59121C34" w14:textId="2A7531A9"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315A4">
        <w:t>The Doxology for St. Takle Haymanot</w:t>
      </w:r>
      <w:r>
        <w:fldChar w:fldCharType="end"/>
      </w:r>
      <w:r>
        <w:tab/>
      </w:r>
      <w:r>
        <w:fldChar w:fldCharType="begin"/>
      </w:r>
      <w:r>
        <w:instrText xml:space="preserve"> PAGEREF _Ref434492302 \h </w:instrText>
      </w:r>
      <w:r>
        <w:fldChar w:fldCharType="separate"/>
      </w:r>
      <w:r w:rsidR="00E315A4">
        <w:rPr>
          <w:noProof/>
        </w:rPr>
        <w:t>874</w:t>
      </w:r>
      <w:r>
        <w:fldChar w:fldCharType="end"/>
      </w:r>
    </w:p>
    <w:p w14:paraId="26D0D3A7" w14:textId="7026CD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315A4">
        <w:t>The Doxology of St. Simon the Tanner</w:t>
      </w:r>
      <w:r>
        <w:fldChar w:fldCharType="end"/>
      </w:r>
      <w:r>
        <w:tab/>
      </w:r>
      <w:r>
        <w:fldChar w:fldCharType="begin"/>
      </w:r>
      <w:r>
        <w:instrText xml:space="preserve"> PAGEREF _Ref434492343 \h </w:instrText>
      </w:r>
      <w:r>
        <w:fldChar w:fldCharType="separate"/>
      </w:r>
      <w:r w:rsidR="00E315A4">
        <w:rPr>
          <w:noProof/>
        </w:rPr>
        <w:t>657</w:t>
      </w:r>
      <w:r>
        <w:fldChar w:fldCharType="end"/>
      </w:r>
    </w:p>
    <w:p w14:paraId="34548290" w14:textId="7484823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315A4">
        <w:t>The Doxology for St. Cyril VI</w:t>
      </w:r>
      <w:r>
        <w:fldChar w:fldCharType="end"/>
      </w:r>
      <w:r>
        <w:tab/>
      </w:r>
      <w:r>
        <w:fldChar w:fldCharType="begin"/>
      </w:r>
      <w:r>
        <w:instrText xml:space="preserve"> PAGEREF _Ref434492506 \h </w:instrText>
      </w:r>
      <w:r>
        <w:fldChar w:fldCharType="separate"/>
      </w:r>
      <w:r w:rsidR="00E315A4">
        <w:rPr>
          <w:noProof/>
        </w:rPr>
        <w:t>767</w:t>
      </w:r>
      <w:r>
        <w:fldChar w:fldCharType="end"/>
      </w:r>
    </w:p>
    <w:p w14:paraId="2921A070" w14:textId="5B99BA56"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315A4">
        <w:t>The Doxology for St. Abraam of Fayyoum</w:t>
      </w:r>
      <w:r>
        <w:fldChar w:fldCharType="end"/>
      </w:r>
      <w:r>
        <w:tab/>
      </w:r>
      <w:r>
        <w:fldChar w:fldCharType="begin"/>
      </w:r>
      <w:r>
        <w:instrText xml:space="preserve"> PAGEREF _Ref434492469 \h </w:instrText>
      </w:r>
      <w:r>
        <w:fldChar w:fldCharType="separate"/>
      </w:r>
      <w:r w:rsidR="00E315A4">
        <w:rPr>
          <w:noProof/>
        </w:rPr>
        <w:t>812</w:t>
      </w:r>
      <w:r>
        <w:fldChar w:fldCharType="end"/>
      </w:r>
    </w:p>
    <w:p w14:paraId="73E36234" w14:textId="3CED98B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E315A4">
        <w:t>The Doxology for St. Martin of Tours</w:t>
      </w:r>
      <w:r>
        <w:fldChar w:fldCharType="end"/>
      </w:r>
      <w:r>
        <w:tab/>
      </w:r>
      <w:r>
        <w:fldChar w:fldCharType="begin"/>
      </w:r>
      <w:r>
        <w:instrText xml:space="preserve"> PAGEREF _Ref439518461 \h </w:instrText>
      </w:r>
      <w:r>
        <w:fldChar w:fldCharType="separate"/>
      </w:r>
      <w:r w:rsidR="00E315A4">
        <w:rPr>
          <w:noProof/>
        </w:rPr>
        <w:t>629</w:t>
      </w:r>
      <w:r>
        <w:fldChar w:fldCharType="end"/>
      </w:r>
    </w:p>
    <w:p w14:paraId="0A149F2A" w14:textId="5D809071"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315A4">
        <w:t>The Doxology for St. Chad of Mercia</w:t>
      </w:r>
      <w:r>
        <w:fldChar w:fldCharType="end"/>
      </w:r>
      <w:r>
        <w:tab/>
      </w:r>
      <w:r>
        <w:fldChar w:fldCharType="begin"/>
      </w:r>
      <w:r>
        <w:instrText xml:space="preserve"> PAGEREF _Ref434492702 \h </w:instrText>
      </w:r>
      <w:r>
        <w:fldChar w:fldCharType="separate"/>
      </w:r>
      <w:r w:rsidR="00E315A4">
        <w:rPr>
          <w:noProof/>
        </w:rPr>
        <w:t>770</w:t>
      </w:r>
      <w:r>
        <w:fldChar w:fldCharType="end"/>
      </w:r>
    </w:p>
    <w:p w14:paraId="542AC3C1" w14:textId="1AD6695B"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315A4">
        <w:t>The Doxology for the Patriarchs: Abraham, Isaac, and Jacob</w:t>
      </w:r>
      <w:r>
        <w:fldChar w:fldCharType="end"/>
      </w:r>
      <w:r>
        <w:tab/>
      </w:r>
      <w:r>
        <w:fldChar w:fldCharType="begin"/>
      </w:r>
      <w:r>
        <w:instrText xml:space="preserve"> PAGEREF _Ref434492413 \h </w:instrText>
      </w:r>
      <w:r>
        <w:fldChar w:fldCharType="separate"/>
      </w:r>
      <w:r w:rsidR="00E315A4">
        <w:rPr>
          <w:noProof/>
        </w:rPr>
        <w:t>876</w:t>
      </w:r>
      <w:r>
        <w:fldChar w:fldCharType="end"/>
      </w:r>
    </w:p>
    <w:p w14:paraId="07A4B77B" w14:textId="59ED39D2"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315A4">
        <w:t>The Doxology of the Cross Bearers</w:t>
      </w:r>
      <w:r>
        <w:fldChar w:fldCharType="end"/>
      </w:r>
      <w:r>
        <w:tab/>
      </w:r>
      <w:r>
        <w:fldChar w:fldCharType="begin"/>
      </w:r>
      <w:r>
        <w:instrText xml:space="preserve"> PAGEREF _Ref434492536 \h </w:instrText>
      </w:r>
      <w:r>
        <w:fldChar w:fldCharType="separate"/>
      </w:r>
      <w:r w:rsidR="00E315A4">
        <w:rPr>
          <w:noProof/>
        </w:rPr>
        <w:t>574</w:t>
      </w:r>
      <w:r>
        <w:fldChar w:fldCharType="end"/>
      </w:r>
    </w:p>
    <w:p w14:paraId="551FA088" w14:textId="372D4D5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315A4">
        <w:t>The Doxology for a Hierarch Who is Present</w:t>
      </w:r>
      <w:r>
        <w:fldChar w:fldCharType="end"/>
      </w:r>
      <w:r>
        <w:tab/>
      </w:r>
      <w:r>
        <w:fldChar w:fldCharType="begin"/>
      </w:r>
      <w:r>
        <w:instrText xml:space="preserve"> PAGEREF _Ref434492645 \h </w:instrText>
      </w:r>
      <w:r>
        <w:fldChar w:fldCharType="separate"/>
      </w:r>
      <w:r w:rsidR="00E315A4">
        <w:rPr>
          <w:noProof/>
        </w:rPr>
        <w:t>575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Windows User" w:date="2015-10-30T08:56:00Z" w:initials="WU">
    <w:p w14:paraId="5BC240C8" w14:textId="77777777" w:rsidR="004D086A" w:rsidRDefault="004D086A">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4D086A" w:rsidRDefault="004D086A" w:rsidP="0043158C">
      <w:pPr>
        <w:pStyle w:val="CommentText"/>
      </w:pPr>
      <w:r>
        <w:rPr>
          <w:rStyle w:val="CommentReference"/>
        </w:rPr>
        <w:annotationRef/>
      </w:r>
      <w:r>
        <w:t>May He or that He may</w:t>
      </w:r>
    </w:p>
  </w:comment>
  <w:comment w:id="56" w:author="Windows User" w:date="2015-10-30T08:56:00Z" w:initials="BS">
    <w:p w14:paraId="0CF6FD46" w14:textId="77777777" w:rsidR="004D086A" w:rsidRDefault="004D086A">
      <w:pPr>
        <w:pStyle w:val="CommentText"/>
      </w:pPr>
      <w:r>
        <w:rPr>
          <w:rStyle w:val="CommentReference"/>
        </w:rPr>
        <w:annotationRef/>
      </w:r>
      <w:r>
        <w:t>protopresbyters?</w:t>
      </w:r>
    </w:p>
  </w:comment>
  <w:comment w:id="57" w:author="Windows User" w:date="2015-10-30T08:56:00Z" w:initials="BS">
    <w:p w14:paraId="7A5F1901" w14:textId="77777777" w:rsidR="004D086A" w:rsidRDefault="004D086A">
      <w:pPr>
        <w:pStyle w:val="CommentText"/>
      </w:pPr>
      <w:r>
        <w:rPr>
          <w:rStyle w:val="CommentReference"/>
        </w:rPr>
        <w:annotationRef/>
      </w:r>
      <w:r>
        <w:t>those who?</w:t>
      </w:r>
    </w:p>
  </w:comment>
  <w:comment w:id="58" w:author="Windows User" w:date="2015-10-30T08:56:00Z" w:initials="BS">
    <w:p w14:paraId="2D4F2C82" w14:textId="77777777" w:rsidR="004D086A" w:rsidRDefault="004D086A">
      <w:pPr>
        <w:pStyle w:val="CommentText"/>
      </w:pPr>
      <w:r>
        <w:rPr>
          <w:rStyle w:val="CommentReference"/>
        </w:rPr>
        <w:annotationRef/>
      </w:r>
      <w:r>
        <w:t>Yourself?</w:t>
      </w:r>
    </w:p>
  </w:comment>
  <w:comment w:id="62" w:author="Windows User" w:date="2015-11-27T20:09:00Z" w:initials="WU">
    <w:p w14:paraId="714F787D" w14:textId="77777777" w:rsidR="004D086A" w:rsidRDefault="004D086A" w:rsidP="00952359">
      <w:pPr>
        <w:pStyle w:val="CommentText"/>
      </w:pPr>
      <w:r>
        <w:rPr>
          <w:rStyle w:val="CommentReference"/>
        </w:rPr>
        <w:annotationRef/>
      </w:r>
      <w:r>
        <w:t>Confess to the Lord or confess the Lord?</w:t>
      </w:r>
    </w:p>
  </w:comment>
  <w:comment w:id="71" w:author="Windows User" w:date="2015-10-30T08:56:00Z" w:initials="WU">
    <w:p w14:paraId="18EFFA71" w14:textId="77777777" w:rsidR="004D086A" w:rsidRDefault="004D086A">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4D086A" w:rsidRDefault="004D086A">
      <w:pPr>
        <w:pStyle w:val="CommentText"/>
      </w:pPr>
      <w:r>
        <w:rPr>
          <w:rStyle w:val="CommentReference"/>
        </w:rPr>
        <w:annotationRef/>
      </w:r>
      <w:r>
        <w:t>Good News or Glad Tidings?</w:t>
      </w:r>
    </w:p>
  </w:comment>
  <w:comment w:id="73" w:author="Windows User" w:date="2015-10-30T08:56:00Z" w:initials="WU">
    <w:p w14:paraId="23EACE51" w14:textId="77777777" w:rsidR="004D086A" w:rsidRDefault="004D086A">
      <w:pPr>
        <w:pStyle w:val="CommentText"/>
      </w:pPr>
      <w:r>
        <w:rPr>
          <w:rStyle w:val="CommentReference"/>
        </w:rPr>
        <w:annotationRef/>
      </w:r>
      <w:r>
        <w:t>Which is it? Advocate or watch over us?</w:t>
      </w:r>
    </w:p>
  </w:comment>
  <w:comment w:id="74" w:author="Windows User" w:date="2015-10-30T08:56:00Z" w:initials="WU">
    <w:p w14:paraId="01F9BCCA" w14:textId="77777777" w:rsidR="004D086A" w:rsidRDefault="004D086A">
      <w:pPr>
        <w:pStyle w:val="CommentText"/>
      </w:pPr>
      <w:r>
        <w:rPr>
          <w:rStyle w:val="CommentReference"/>
        </w:rPr>
        <w:annotationRef/>
      </w:r>
      <w:r>
        <w:t>Coptic doesn’t seem to have “Mary”</w:t>
      </w:r>
    </w:p>
  </w:comment>
  <w:comment w:id="77" w:author="Windows User" w:date="2015-10-30T08:56:00Z" w:initials="WU">
    <w:p w14:paraId="64CC502C" w14:textId="77777777" w:rsidR="004D086A" w:rsidRDefault="004D086A">
      <w:pPr>
        <w:pStyle w:val="CommentText"/>
      </w:pPr>
      <w:r>
        <w:rPr>
          <w:rStyle w:val="CommentReference"/>
        </w:rPr>
        <w:annotationRef/>
      </w:r>
      <w:r>
        <w:t>Add footnote of what this is</w:t>
      </w:r>
    </w:p>
  </w:comment>
  <w:comment w:id="100" w:author="Windows User" w:date="2015-11-27T20:09:00Z" w:initials="WU">
    <w:p w14:paraId="03405E79" w14:textId="77777777" w:rsidR="004D086A" w:rsidRDefault="004D086A" w:rsidP="00952359">
      <w:pPr>
        <w:pStyle w:val="CommentText"/>
      </w:pPr>
      <w:r>
        <w:rPr>
          <w:rStyle w:val="CommentReference"/>
        </w:rPr>
        <w:annotationRef/>
      </w:r>
      <w:r>
        <w:t>Confess to the Lord or confess the Lord?</w:t>
      </w:r>
    </w:p>
  </w:comment>
  <w:comment w:id="102" w:author="Windows User" w:date="2015-10-30T12:35:00Z" w:initials="WU">
    <w:p w14:paraId="0D2C8A12" w14:textId="77777777" w:rsidR="004D086A" w:rsidRDefault="004D086A">
      <w:pPr>
        <w:pStyle w:val="CommentText"/>
      </w:pPr>
      <w:r>
        <w:rPr>
          <w:rStyle w:val="CommentReference"/>
        </w:rPr>
        <w:annotationRef/>
      </w:r>
      <w:r>
        <w:t>Compare to various translations</w:t>
      </w:r>
    </w:p>
  </w:comment>
  <w:comment w:id="103" w:author="Windows User" w:date="2015-10-30T12:37:00Z" w:initials="WU">
    <w:p w14:paraId="00B9961B" w14:textId="77777777" w:rsidR="004D086A" w:rsidRDefault="004D086A">
      <w:pPr>
        <w:pStyle w:val="CommentText"/>
      </w:pPr>
      <w:r>
        <w:rPr>
          <w:rStyle w:val="CommentReference"/>
        </w:rPr>
        <w:annotationRef/>
      </w:r>
      <w:r>
        <w:t>Is this supposed to be doubled?</w:t>
      </w:r>
    </w:p>
  </w:comment>
  <w:comment w:id="104" w:author="Windows User" w:date="2015-11-27T20:09:00Z" w:initials="WU">
    <w:p w14:paraId="218998C8" w14:textId="77777777" w:rsidR="004D086A" w:rsidRDefault="004D086A" w:rsidP="00952359">
      <w:pPr>
        <w:pStyle w:val="CommentText"/>
      </w:pPr>
      <w:r>
        <w:rPr>
          <w:rStyle w:val="CommentReference"/>
        </w:rPr>
        <w:annotationRef/>
      </w:r>
      <w:r>
        <w:t>Confess to the Lord or confess the Lord?</w:t>
      </w:r>
    </w:p>
  </w:comment>
  <w:comment w:id="105" w:author="Windows User" w:date="2015-10-30T08:56:00Z" w:initials="WU">
    <w:p w14:paraId="6AC03ACF" w14:textId="77777777" w:rsidR="004D086A" w:rsidRDefault="004D086A">
      <w:pPr>
        <w:pStyle w:val="CommentText"/>
      </w:pPr>
      <w:r>
        <w:rPr>
          <w:rStyle w:val="CommentReference"/>
        </w:rPr>
        <w:annotationRef/>
      </w:r>
      <w:r>
        <w:t>Does this go before Creed?</w:t>
      </w:r>
    </w:p>
  </w:comment>
  <w:comment w:id="108" w:author="Windows User" w:date="2015-11-06T13:03:00Z" w:initials="WU">
    <w:p w14:paraId="6B9D0F75" w14:textId="77777777" w:rsidR="004D086A" w:rsidRDefault="004D086A">
      <w:pPr>
        <w:pStyle w:val="CommentText"/>
      </w:pPr>
      <w:r>
        <w:rPr>
          <w:rStyle w:val="CommentReference"/>
        </w:rPr>
        <w:annotationRef/>
      </w:r>
      <w:r>
        <w:t>Coptic reader has Ps 3 here!</w:t>
      </w:r>
    </w:p>
  </w:comment>
  <w:comment w:id="125" w:author="Windows User" w:date="2015-11-02T08:54:00Z" w:initials="WU">
    <w:p w14:paraId="0366F544" w14:textId="77777777" w:rsidR="004D086A" w:rsidRDefault="004D086A">
      <w:pPr>
        <w:pStyle w:val="CommentText"/>
      </w:pPr>
      <w:r>
        <w:rPr>
          <w:rStyle w:val="CommentReference"/>
        </w:rPr>
        <w:annotationRef/>
      </w:r>
      <w:r>
        <w:t>Is there a phrase missing here?</w:t>
      </w:r>
    </w:p>
  </w:comment>
  <w:comment w:id="131" w:author="Windows User" w:date="2015-10-30T08:56:00Z" w:initials="WU">
    <w:p w14:paraId="1FDBEBA0" w14:textId="77777777" w:rsidR="004D086A" w:rsidRDefault="004D086A">
      <w:pPr>
        <w:pStyle w:val="CommentText"/>
      </w:pPr>
      <w:r>
        <w:rPr>
          <w:rStyle w:val="CommentReference"/>
        </w:rPr>
        <w:annotationRef/>
      </w:r>
      <w:r>
        <w:t>Should Glory be be here?</w:t>
      </w:r>
    </w:p>
  </w:comment>
  <w:comment w:id="136" w:author="Windows User" w:date="2015-11-02T12:45:00Z" w:initials="WU">
    <w:p w14:paraId="52EB1C43" w14:textId="77777777" w:rsidR="004D086A" w:rsidRDefault="004D086A">
      <w:pPr>
        <w:pStyle w:val="CommentText"/>
      </w:pPr>
      <w:r>
        <w:rPr>
          <w:rStyle w:val="CommentReference"/>
        </w:rPr>
        <w:annotationRef/>
      </w:r>
      <w:r>
        <w:t>Any argument for "Rise up" rather than arise?"</w:t>
      </w:r>
    </w:p>
  </w:comment>
  <w:comment w:id="137" w:author="Windows User" w:date="2015-10-30T08:56:00Z" w:initials="WU">
    <w:p w14:paraId="20A80697" w14:textId="77777777" w:rsidR="004D086A" w:rsidRDefault="004D086A">
      <w:pPr>
        <w:pStyle w:val="CommentText"/>
      </w:pPr>
      <w:r>
        <w:rPr>
          <w:rStyle w:val="CommentReference"/>
        </w:rPr>
        <w:annotationRef/>
      </w:r>
      <w:r>
        <w:t>flesh or body?</w:t>
      </w:r>
    </w:p>
  </w:comment>
  <w:comment w:id="138" w:author="Windows User" w:date="2015-10-30T08:56:00Z" w:initials="WU">
    <w:p w14:paraId="691196EF" w14:textId="77777777" w:rsidR="004D086A" w:rsidRDefault="004D086A">
      <w:pPr>
        <w:pStyle w:val="CommentText"/>
      </w:pPr>
      <w:r>
        <w:rPr>
          <w:rStyle w:val="CommentReference"/>
        </w:rPr>
        <w:annotationRef/>
      </w:r>
      <w:r>
        <w:t>Send up, or ascribe?</w:t>
      </w:r>
    </w:p>
  </w:comment>
  <w:comment w:id="139" w:author="Windows User" w:date="2015-10-30T08:56:00Z" w:initials="WU">
    <w:p w14:paraId="62D844FC" w14:textId="77777777" w:rsidR="004D086A" w:rsidRDefault="004D086A">
      <w:pPr>
        <w:pStyle w:val="CommentText"/>
      </w:pPr>
      <w:r>
        <w:rPr>
          <w:rStyle w:val="CommentReference"/>
        </w:rPr>
        <w:annotationRef/>
      </w:r>
      <w:r>
        <w:t>doxology or glorification?</w:t>
      </w:r>
    </w:p>
  </w:comment>
  <w:comment w:id="140" w:author="Windows User" w:date="2015-10-30T08:56:00Z" w:initials="WU">
    <w:p w14:paraId="1DDB628C" w14:textId="77777777" w:rsidR="004D086A" w:rsidRDefault="004D086A">
      <w:pPr>
        <w:pStyle w:val="CommentText"/>
      </w:pPr>
      <w:r>
        <w:rPr>
          <w:rStyle w:val="CommentReference"/>
        </w:rPr>
        <w:annotationRef/>
      </w:r>
      <w:r>
        <w:t>"Glory to you" or "Glory be to you"?</w:t>
      </w:r>
    </w:p>
  </w:comment>
  <w:comment w:id="141" w:author="Windows User" w:date="2015-10-30T08:56:00Z" w:initials="WU">
    <w:p w14:paraId="04605706" w14:textId="77777777" w:rsidR="004D086A" w:rsidRDefault="004D086A">
      <w:pPr>
        <w:pStyle w:val="CommentText"/>
      </w:pPr>
      <w:r>
        <w:rPr>
          <w:rStyle w:val="CommentReference"/>
        </w:rPr>
        <w:annotationRef/>
      </w:r>
      <w:r>
        <w:t>You?</w:t>
      </w:r>
    </w:p>
  </w:comment>
  <w:comment w:id="142" w:author="Windows User" w:date="2015-10-30T08:56:00Z" w:initials="WU">
    <w:p w14:paraId="7EF74390" w14:textId="77777777" w:rsidR="004D086A" w:rsidRDefault="004D086A">
      <w:pPr>
        <w:pStyle w:val="CommentText"/>
      </w:pPr>
      <w:r>
        <w:rPr>
          <w:rStyle w:val="CommentReference"/>
        </w:rPr>
        <w:annotationRef/>
      </w:r>
      <w:r>
        <w:t>To the Sanctuary or O you saints???</w:t>
      </w:r>
    </w:p>
  </w:comment>
  <w:comment w:id="143" w:author="Windows User" w:date="2015-10-30T08:56:00Z" w:initials="WU">
    <w:p w14:paraId="6EE7E8F7" w14:textId="77777777" w:rsidR="004D086A" w:rsidRDefault="004D086A">
      <w:pPr>
        <w:pStyle w:val="CommentText"/>
      </w:pPr>
      <w:r>
        <w:rPr>
          <w:rStyle w:val="CommentReference"/>
        </w:rPr>
        <w:annotationRef/>
      </w:r>
      <w:r>
        <w:t>from sounds more natural than out of. Any compelling reason to keep?</w:t>
      </w:r>
    </w:p>
  </w:comment>
  <w:comment w:id="144" w:author="Windows User" w:date="2015-10-30T08:56:00Z" w:initials="WU">
    <w:p w14:paraId="51E13D19" w14:textId="77777777" w:rsidR="004D086A" w:rsidRDefault="004D086A">
      <w:pPr>
        <w:pStyle w:val="CommentText"/>
      </w:pPr>
      <w:r>
        <w:rPr>
          <w:rStyle w:val="CommentReference"/>
        </w:rPr>
        <w:annotationRef/>
      </w:r>
      <w:r>
        <w:t>supplication or cry?</w:t>
      </w:r>
    </w:p>
  </w:comment>
  <w:comment w:id="145" w:author="Windows User" w:date="2015-10-30T08:56:00Z" w:initials="WU">
    <w:p w14:paraId="48F1BB2D" w14:textId="77777777" w:rsidR="004D086A" w:rsidRDefault="004D086A">
      <w:pPr>
        <w:pStyle w:val="CommentText"/>
      </w:pPr>
      <w:r>
        <w:rPr>
          <w:rStyle w:val="CommentReference"/>
        </w:rPr>
        <w:annotationRef/>
      </w:r>
      <w:r>
        <w:t>petition or supplication? supplication sounds much better.</w:t>
      </w:r>
    </w:p>
  </w:comment>
  <w:comment w:id="146" w:author="Windows User" w:date="2015-10-30T08:56:00Z" w:initials="WU">
    <w:p w14:paraId="7CA6980B" w14:textId="77777777" w:rsidR="004D086A" w:rsidRDefault="004D086A">
      <w:pPr>
        <w:pStyle w:val="CommentText"/>
      </w:pPr>
      <w:r>
        <w:rPr>
          <w:rStyle w:val="CommentReference"/>
        </w:rPr>
        <w:annotationRef/>
      </w:r>
      <w:r>
        <w:t>revive or deliver?</w:t>
      </w:r>
    </w:p>
  </w:comment>
  <w:comment w:id="147" w:author="Windows User" w:date="2015-10-30T08:56:00Z" w:initials="WU">
    <w:p w14:paraId="1E23D103" w14:textId="77777777" w:rsidR="004D086A" w:rsidRDefault="004D086A">
      <w:pPr>
        <w:pStyle w:val="CommentText"/>
      </w:pPr>
      <w:r>
        <w:rPr>
          <w:rStyle w:val="CommentReference"/>
        </w:rPr>
        <w:annotationRef/>
      </w:r>
      <w:r>
        <w:t>pour forth, utter, or overflow? I like the way overflow sounds more than pour forth. More natural.</w:t>
      </w:r>
    </w:p>
  </w:comment>
  <w:comment w:id="148" w:author="Windows User" w:date="2015-10-30T08:56:00Z" w:initials="WU">
    <w:p w14:paraId="5F163309" w14:textId="77777777" w:rsidR="004D086A" w:rsidRDefault="004D086A">
      <w:pPr>
        <w:pStyle w:val="CommentText"/>
      </w:pPr>
      <w:r>
        <w:rPr>
          <w:rStyle w:val="CommentReference"/>
        </w:rPr>
        <w:annotationRef/>
      </w:r>
      <w:r>
        <w:t>blessing or praise?</w:t>
      </w:r>
    </w:p>
  </w:comment>
  <w:comment w:id="149" w:author="Windows User" w:date="2015-10-30T08:56:00Z" w:initials="WU">
    <w:p w14:paraId="71B0BD07" w14:textId="77777777" w:rsidR="004D086A" w:rsidRDefault="004D086A">
      <w:pPr>
        <w:pStyle w:val="CommentText"/>
      </w:pPr>
      <w:r>
        <w:rPr>
          <w:rStyle w:val="CommentReference"/>
        </w:rPr>
        <w:annotationRef/>
      </w:r>
      <w:r>
        <w:t>respond with? respond to? speak of?</w:t>
      </w:r>
    </w:p>
  </w:comment>
  <w:comment w:id="150" w:author="Windows User" w:date="2015-10-30T08:56:00Z" w:initials="WU">
    <w:p w14:paraId="2450B0CD" w14:textId="77777777" w:rsidR="004D086A" w:rsidRDefault="004D086A">
      <w:pPr>
        <w:pStyle w:val="CommentText"/>
      </w:pPr>
      <w:r>
        <w:rPr>
          <w:rStyle w:val="CommentReference"/>
        </w:rPr>
        <w:annotationRef/>
      </w:r>
      <w:r>
        <w:t>rightous, true, or truth?</w:t>
      </w:r>
    </w:p>
  </w:comment>
  <w:comment w:id="151" w:author="Windows User" w:date="2015-10-30T08:56:00Z" w:initials="WU">
    <w:p w14:paraId="469B7AAB" w14:textId="77777777" w:rsidR="004D086A" w:rsidRDefault="004D086A">
      <w:pPr>
        <w:pStyle w:val="CommentText"/>
      </w:pPr>
      <w:r>
        <w:rPr>
          <w:rStyle w:val="CommentReference"/>
        </w:rPr>
        <w:annotationRef/>
      </w:r>
      <w:r>
        <w:t>meditation, or delight?</w:t>
      </w:r>
    </w:p>
  </w:comment>
  <w:comment w:id="152" w:author="Windows User" w:date="2015-10-30T08:56:00Z" w:initials="WU">
    <w:p w14:paraId="55BDD5ED" w14:textId="77777777" w:rsidR="004D086A" w:rsidRDefault="004D086A">
      <w:pPr>
        <w:pStyle w:val="CommentText"/>
      </w:pPr>
      <w:r>
        <w:rPr>
          <w:rStyle w:val="CommentReference"/>
        </w:rPr>
        <w:annotationRef/>
      </w:r>
      <w:r>
        <w:t>forever or always?</w:t>
      </w:r>
    </w:p>
  </w:comment>
  <w:comment w:id="153" w:author="Windows User" w:date="2015-10-30T08:56:00Z" w:initials="WU">
    <w:p w14:paraId="6EC4BCD6" w14:textId="77777777" w:rsidR="004D086A" w:rsidRDefault="004D086A">
      <w:pPr>
        <w:pStyle w:val="CommentText"/>
      </w:pPr>
      <w:r>
        <w:rPr>
          <w:rStyle w:val="CommentReference"/>
        </w:rPr>
        <w:annotationRef/>
      </w:r>
      <w:r>
        <w:t>and forever?</w:t>
      </w:r>
    </w:p>
  </w:comment>
  <w:comment w:id="154" w:author="Windows User" w:date="2015-10-30T08:56:00Z" w:initials="WU">
    <w:p w14:paraId="0C8D527C" w14:textId="77777777" w:rsidR="004D086A" w:rsidRDefault="004D086A">
      <w:pPr>
        <w:pStyle w:val="CommentText"/>
      </w:pPr>
      <w:r>
        <w:rPr>
          <w:rStyle w:val="CommentReference"/>
        </w:rPr>
        <w:annotationRef/>
      </w:r>
      <w:r>
        <w:t>be?</w:t>
      </w:r>
    </w:p>
  </w:comment>
  <w:comment w:id="155" w:author="Windows User" w:date="2015-10-30T08:56:00Z" w:initials="WU">
    <w:p w14:paraId="24A21286" w14:textId="77777777" w:rsidR="004D086A" w:rsidRDefault="004D086A">
      <w:pPr>
        <w:pStyle w:val="CommentText"/>
      </w:pPr>
      <w:r>
        <w:rPr>
          <w:rStyle w:val="CommentReference"/>
        </w:rPr>
        <w:annotationRef/>
      </w:r>
      <w:r>
        <w:t>be?</w:t>
      </w:r>
    </w:p>
  </w:comment>
  <w:comment w:id="156" w:author="Windows User" w:date="2015-10-30T08:56:00Z" w:initials="WU">
    <w:p w14:paraId="78AD7059" w14:textId="77777777" w:rsidR="004D086A" w:rsidRDefault="004D086A">
      <w:pPr>
        <w:pStyle w:val="CommentText"/>
      </w:pPr>
      <w:r>
        <w:rPr>
          <w:rStyle w:val="CommentReference"/>
        </w:rPr>
        <w:annotationRef/>
      </w:r>
      <w:r>
        <w:t>is the insertion of "one" after "begotten" needed in english?</w:t>
      </w:r>
    </w:p>
  </w:comment>
  <w:comment w:id="157" w:author="Windows User" w:date="2015-10-30T08:56:00Z" w:initials="WU">
    <w:p w14:paraId="30BC0616" w14:textId="77777777" w:rsidR="004D086A" w:rsidRDefault="004D086A">
      <w:pPr>
        <w:pStyle w:val="CommentText"/>
      </w:pPr>
      <w:r>
        <w:rPr>
          <w:rStyle w:val="CommentReference"/>
        </w:rPr>
        <w:annotationRef/>
      </w:r>
      <w:r>
        <w:t>utter or declare?</w:t>
      </w:r>
    </w:p>
  </w:comment>
  <w:comment w:id="164" w:author="Windows User" w:date="2015-10-30T08:56:00Z" w:initials="BS">
    <w:p w14:paraId="3842484B" w14:textId="77777777" w:rsidR="004D086A" w:rsidRDefault="004D086A">
      <w:pPr>
        <w:pStyle w:val="CommentText"/>
      </w:pPr>
      <w:r>
        <w:rPr>
          <w:rStyle w:val="CommentReference"/>
        </w:rPr>
        <w:annotationRef/>
      </w:r>
      <w:r>
        <w:t>look at? look upon? regard?</w:t>
      </w:r>
    </w:p>
  </w:comment>
  <w:comment w:id="165" w:author="Windows User" w:date="2015-10-30T08:56:00Z" w:initials="BS">
    <w:p w14:paraId="61DC37F7" w14:textId="77777777" w:rsidR="004D086A" w:rsidRDefault="004D086A">
      <w:pPr>
        <w:pStyle w:val="CommentText"/>
      </w:pPr>
      <w:r>
        <w:rPr>
          <w:rStyle w:val="CommentReference"/>
        </w:rPr>
        <w:annotationRef/>
      </w:r>
      <w:r>
        <w:t>no one?</w:t>
      </w:r>
    </w:p>
  </w:comment>
  <w:comment w:id="166" w:author="Windows User" w:date="2015-10-30T08:56:00Z" w:initials="BS">
    <w:p w14:paraId="585BECF3" w14:textId="77777777" w:rsidR="004D086A" w:rsidRDefault="004D086A">
      <w:pPr>
        <w:pStyle w:val="CommentText"/>
      </w:pPr>
      <w:r>
        <w:rPr>
          <w:rStyle w:val="CommentReference"/>
        </w:rPr>
        <w:annotationRef/>
      </w:r>
      <w:r>
        <w:t>in?</w:t>
      </w:r>
    </w:p>
    <w:p w14:paraId="599E0788" w14:textId="77777777" w:rsidR="004D086A" w:rsidRDefault="004D086A">
      <w:pPr>
        <w:pStyle w:val="CommentText"/>
      </w:pPr>
    </w:p>
  </w:comment>
  <w:comment w:id="167" w:author="Windows User" w:date="2015-10-30T08:56:00Z" w:initials="BS">
    <w:p w14:paraId="1E93E3C5" w14:textId="77777777" w:rsidR="004D086A" w:rsidRDefault="004D086A">
      <w:pPr>
        <w:pStyle w:val="CommentText"/>
      </w:pPr>
      <w:r>
        <w:rPr>
          <w:rStyle w:val="CommentReference"/>
        </w:rPr>
        <w:annotationRef/>
      </w:r>
      <w:r>
        <w:t>before?</w:t>
      </w:r>
    </w:p>
  </w:comment>
  <w:comment w:id="168" w:author="Windows User" w:date="2015-10-30T08:56:00Z" w:initials="BS">
    <w:p w14:paraId="2A95BD9B" w14:textId="77777777" w:rsidR="004D086A" w:rsidRDefault="004D086A">
      <w:pPr>
        <w:pStyle w:val="CommentText"/>
      </w:pPr>
      <w:r>
        <w:rPr>
          <w:rStyle w:val="CommentReference"/>
        </w:rPr>
        <w:annotationRef/>
      </w:r>
      <w:r>
        <w:t>joy entered into the whole world doesn't mean much...</w:t>
      </w:r>
    </w:p>
  </w:comment>
  <w:comment w:id="169" w:author="Windows User" w:date="2015-10-30T08:56:00Z" w:initials="BS">
    <w:p w14:paraId="4D97B042" w14:textId="77777777" w:rsidR="004D086A" w:rsidRDefault="004D086A">
      <w:pPr>
        <w:pStyle w:val="CommentText"/>
      </w:pPr>
      <w:r>
        <w:rPr>
          <w:rStyle w:val="CommentReference"/>
        </w:rPr>
        <w:annotationRef/>
      </w:r>
      <w:r>
        <w:t>? any better way to express that's more accurate while meaning something?</w:t>
      </w:r>
    </w:p>
  </w:comment>
  <w:comment w:id="170" w:author="Windows User" w:date="2015-10-30T08:56:00Z" w:initials="BS">
    <w:p w14:paraId="4F51C2B8" w14:textId="77777777" w:rsidR="004D086A" w:rsidRDefault="004D086A">
      <w:pPr>
        <w:pStyle w:val="CommentText"/>
      </w:pPr>
      <w:r>
        <w:rPr>
          <w:rStyle w:val="CommentReference"/>
        </w:rPr>
        <w:annotationRef/>
      </w:r>
      <w:r>
        <w:t>sealed as in ever virgin... or more like hidden?</w:t>
      </w:r>
    </w:p>
  </w:comment>
  <w:comment w:id="171" w:author="Windows User" w:date="2015-10-30T08:56:00Z" w:initials="BS">
    <w:p w14:paraId="0EA7F885" w14:textId="77777777" w:rsidR="004D086A" w:rsidRDefault="004D086A">
      <w:pPr>
        <w:pStyle w:val="CommentText"/>
      </w:pPr>
      <w:r>
        <w:rPr>
          <w:rStyle w:val="CommentReference"/>
        </w:rPr>
        <w:annotationRef/>
      </w:r>
      <w:r>
        <w:t>fragrant ointment? ointment? Incense and ointment with weeping and mourning?</w:t>
      </w:r>
    </w:p>
  </w:comment>
  <w:comment w:id="172" w:author="Windows User" w:date="2015-10-30T08:56:00Z" w:initials="BS">
    <w:p w14:paraId="5CF5BA77" w14:textId="77777777" w:rsidR="004D086A" w:rsidRDefault="004D086A">
      <w:pPr>
        <w:pStyle w:val="CommentText"/>
      </w:pPr>
      <w:r>
        <w:rPr>
          <w:rStyle w:val="CommentReference"/>
        </w:rPr>
        <w:annotationRef/>
      </w:r>
      <w:r>
        <w:t>spices or ointment</w:t>
      </w:r>
    </w:p>
  </w:comment>
  <w:comment w:id="173" w:author="Windows User" w:date="2015-10-30T08:56:00Z" w:initials="BS">
    <w:p w14:paraId="59FF5141" w14:textId="77777777" w:rsidR="004D086A" w:rsidRDefault="004D086A">
      <w:pPr>
        <w:pStyle w:val="CommentText"/>
      </w:pPr>
      <w:r>
        <w:rPr>
          <w:rStyle w:val="CommentReference"/>
        </w:rPr>
        <w:annotationRef/>
      </w:r>
      <w:r>
        <w:t>Is risen or has risen?</w:t>
      </w:r>
    </w:p>
  </w:comment>
  <w:comment w:id="174" w:author="Windows User" w:date="2015-10-30T08:56:00Z" w:initials="BS">
    <w:p w14:paraId="32DD0547" w14:textId="77777777" w:rsidR="004D086A" w:rsidRDefault="004D086A">
      <w:pPr>
        <w:pStyle w:val="CommentText"/>
      </w:pPr>
      <w:r>
        <w:rPr>
          <w:rStyle w:val="CommentReference"/>
        </w:rPr>
        <w:annotationRef/>
      </w:r>
      <w:r>
        <w:t>need a consistent policy for what to capitalize!</w:t>
      </w:r>
    </w:p>
  </w:comment>
  <w:comment w:id="175" w:author="Windows User" w:date="2015-10-30T08:56:00Z" w:initials="BS">
    <w:p w14:paraId="64204663" w14:textId="77777777" w:rsidR="004D086A" w:rsidRDefault="004D086A">
      <w:pPr>
        <w:pStyle w:val="CommentText"/>
      </w:pPr>
      <w:r>
        <w:rPr>
          <w:rStyle w:val="CommentReference"/>
        </w:rPr>
        <w:annotationRef/>
      </w:r>
      <w:r>
        <w:t>need to break other verses like this to have new lines in place of ':' so we can show where to break the tune without mangling the punctuation.</w:t>
      </w:r>
    </w:p>
  </w:comment>
  <w:comment w:id="176" w:author="Windows User" w:date="2015-10-30T08:56:00Z" w:initials="BS">
    <w:p w14:paraId="45393CC0" w14:textId="77777777" w:rsidR="004D086A" w:rsidRDefault="004D086A">
      <w:pPr>
        <w:pStyle w:val="CommentText"/>
      </w:pPr>
      <w:r>
        <w:rPr>
          <w:rStyle w:val="CommentReference"/>
        </w:rPr>
        <w:annotationRef/>
      </w:r>
      <w:r>
        <w:t xml:space="preserve">decay? </w:t>
      </w:r>
    </w:p>
  </w:comment>
  <w:comment w:id="177" w:author="Windows User" w:date="2015-10-30T08:56:00Z" w:initials="WU">
    <w:p w14:paraId="3FDC6419" w14:textId="77777777" w:rsidR="004D086A" w:rsidRDefault="004D086A">
      <w:pPr>
        <w:pStyle w:val="CommentText"/>
      </w:pPr>
      <w:r>
        <w:rPr>
          <w:rStyle w:val="CommentReference"/>
        </w:rPr>
        <w:annotationRef/>
      </w:r>
      <w:r>
        <w:t>LXX has glorify him, not prepare Him an habitation</w:t>
      </w:r>
    </w:p>
  </w:comment>
  <w:comment w:id="178" w:author="Windows User" w:date="2015-10-30T08:56:00Z" w:initials="WU">
    <w:p w14:paraId="04F8DE77" w14:textId="77777777" w:rsidR="004D086A" w:rsidRDefault="004D086A">
      <w:pPr>
        <w:pStyle w:val="CommentText"/>
      </w:pPr>
      <w:r>
        <w:rPr>
          <w:rStyle w:val="CommentReference"/>
        </w:rPr>
        <w:annotationRef/>
      </w:r>
      <w:r>
        <w:t>or when he brings wars to naught. NETS has shatters</w:t>
      </w:r>
    </w:p>
  </w:comment>
  <w:comment w:id="179" w:author="Windows User" w:date="2015-10-30T08:56:00Z" w:initials="WU">
    <w:p w14:paraId="5A7B245D" w14:textId="77777777" w:rsidR="004D086A" w:rsidRDefault="004D086A">
      <w:pPr>
        <w:pStyle w:val="CommentText"/>
      </w:pPr>
      <w:r>
        <w:rPr>
          <w:rStyle w:val="CommentReference"/>
        </w:rPr>
        <w:annotationRef/>
      </w:r>
      <w:r>
        <w:t>literally choice mounted captains?</w:t>
      </w:r>
    </w:p>
  </w:comment>
  <w:comment w:id="180" w:author="Windows User" w:date="2015-10-30T08:56:00Z" w:initials="WU">
    <w:p w14:paraId="412EF946" w14:textId="77777777" w:rsidR="004D086A" w:rsidRDefault="004D086A">
      <w:pPr>
        <w:pStyle w:val="CommentText"/>
      </w:pPr>
      <w:r>
        <w:rPr>
          <w:rStyle w:val="CommentReference"/>
        </w:rPr>
        <w:annotationRef/>
      </w:r>
      <w:r>
        <w:t>Nets has third-ranked officers. Captain is the modern term for the 3rd rank of officer, sticking with captain</w:t>
      </w:r>
    </w:p>
  </w:comment>
  <w:comment w:id="181" w:author="Windows User" w:date="2015-10-30T08:56:00Z" w:initials="WU">
    <w:p w14:paraId="421DC513" w14:textId="77777777" w:rsidR="004D086A" w:rsidRDefault="004D086A">
      <w:pPr>
        <w:pStyle w:val="CommentText"/>
      </w:pPr>
      <w:r>
        <w:rPr>
          <w:rStyle w:val="CommentReference"/>
        </w:rPr>
        <w:annotationRef/>
      </w:r>
      <w:r>
        <w:t>Have to have a consistent tense... was to go with above, if want has been all above needs to change to that tense.</w:t>
      </w:r>
    </w:p>
  </w:comment>
  <w:comment w:id="182" w:author="Windows User" w:date="2015-10-30T08:56:00Z" w:initials="WU">
    <w:p w14:paraId="0B1E5128" w14:textId="77777777" w:rsidR="004D086A" w:rsidRDefault="004D086A">
      <w:pPr>
        <w:pStyle w:val="CommentText"/>
      </w:pPr>
      <w:r>
        <w:rPr>
          <w:rStyle w:val="CommentReference"/>
        </w:rPr>
        <w:annotationRef/>
      </w:r>
      <w:r>
        <w:t>crushed or destroyed?</w:t>
      </w:r>
    </w:p>
  </w:comment>
  <w:comment w:id="183" w:author="Windows User" w:date="2015-10-30T08:56:00Z" w:initials="WU">
    <w:p w14:paraId="251C2A8C" w14:textId="77777777" w:rsidR="004D086A" w:rsidRDefault="004D086A">
      <w:pPr>
        <w:pStyle w:val="CommentText"/>
      </w:pPr>
      <w:r>
        <w:rPr>
          <w:rStyle w:val="CommentReference"/>
        </w:rPr>
        <w:annotationRef/>
      </w:r>
      <w:r>
        <w:t>elsewhere ekhomkhem is translated as crushed... NETS has shattered. Brenton destroyed.</w:t>
      </w:r>
    </w:p>
  </w:comment>
  <w:comment w:id="184" w:author="Windows User" w:date="2015-10-30T08:56:00Z" w:initials="WU">
    <w:p w14:paraId="44990D7B" w14:textId="77777777" w:rsidR="004D086A" w:rsidRDefault="004D086A">
      <w:pPr>
        <w:pStyle w:val="CommentText"/>
      </w:pPr>
      <w:r>
        <w:rPr>
          <w:rStyle w:val="CommentReference"/>
        </w:rPr>
        <w:annotationRef/>
      </w:r>
      <w:r>
        <w:t>your enemies or our enemies?</w:t>
      </w:r>
    </w:p>
  </w:comment>
  <w:comment w:id="185" w:author="Windows User" w:date="2015-10-30T08:56:00Z" w:initials="WU">
    <w:p w14:paraId="3EA7129B" w14:textId="77777777" w:rsidR="004D086A" w:rsidRDefault="004D086A">
      <w:pPr>
        <w:pStyle w:val="CommentText"/>
      </w:pPr>
      <w:r>
        <w:rPr>
          <w:rStyle w:val="CommentReference"/>
        </w:rPr>
        <w:annotationRef/>
      </w:r>
      <w:r>
        <w:t>sent or sent forth?</w:t>
      </w:r>
    </w:p>
  </w:comment>
  <w:comment w:id="186" w:author="Windows User" w:date="2015-10-30T08:56:00Z" w:initials="WU">
    <w:p w14:paraId="2A81A5DE" w14:textId="77777777" w:rsidR="004D086A" w:rsidRDefault="004D086A">
      <w:pPr>
        <w:pStyle w:val="CommentText"/>
      </w:pPr>
      <w:r>
        <w:rPr>
          <w:rStyle w:val="CommentReference"/>
        </w:rPr>
        <w:annotationRef/>
      </w:r>
      <w:r>
        <w:t>or saints? ft note?</w:t>
      </w:r>
    </w:p>
  </w:comment>
  <w:comment w:id="187" w:author="Windows User" w:date="2015-10-30T08:56:00Z" w:initials="WU">
    <w:p w14:paraId="4AC4FC28" w14:textId="77777777" w:rsidR="004D086A" w:rsidRDefault="004D086A">
      <w:pPr>
        <w:pStyle w:val="CommentText"/>
      </w:pPr>
      <w:r>
        <w:rPr>
          <w:rStyle w:val="CommentReference"/>
        </w:rPr>
        <w:annotationRef/>
      </w:r>
      <w:r>
        <w:t>glories? glorious deeds? or in glory?</w:t>
      </w:r>
    </w:p>
  </w:comment>
  <w:comment w:id="188" w:author="Windows User" w:date="2015-10-30T08:56:00Z" w:initials="WU">
    <w:p w14:paraId="020A6174" w14:textId="77777777" w:rsidR="004D086A" w:rsidRDefault="004D086A">
      <w:pPr>
        <w:pStyle w:val="CommentText"/>
      </w:pPr>
      <w:r>
        <w:rPr>
          <w:rStyle w:val="CommentReference"/>
        </w:rPr>
        <w:annotationRef/>
      </w:r>
      <w:r>
        <w:t>redeemed? or chose?</w:t>
      </w:r>
    </w:p>
  </w:comment>
  <w:comment w:id="189" w:author="Windows User" w:date="2015-10-30T08:56:00Z" w:initials="WU">
    <w:p w14:paraId="6349473A" w14:textId="77777777" w:rsidR="004D086A" w:rsidRDefault="004D086A">
      <w:pPr>
        <w:pStyle w:val="CommentText"/>
      </w:pPr>
      <w:r>
        <w:rPr>
          <w:rStyle w:val="CommentReference"/>
        </w:rPr>
        <w:annotationRef/>
      </w:r>
      <w:r>
        <w:t>abode? habitation? resting place?</w:t>
      </w:r>
    </w:p>
  </w:comment>
  <w:comment w:id="190" w:author="Windows User" w:date="2015-10-30T08:56:00Z" w:initials="WU">
    <w:p w14:paraId="0D3E5CBC" w14:textId="77777777" w:rsidR="004D086A" w:rsidRDefault="004D086A">
      <w:pPr>
        <w:pStyle w:val="CommentText"/>
      </w:pPr>
      <w:r>
        <w:rPr>
          <w:rStyle w:val="CommentReference"/>
        </w:rPr>
        <w:annotationRef/>
      </w:r>
      <w:r>
        <w:t>Nets has pangs.</w:t>
      </w:r>
    </w:p>
  </w:comment>
  <w:comment w:id="191" w:author="Windows User" w:date="2015-10-30T08:56:00Z" w:initials="WU">
    <w:p w14:paraId="2C78488D" w14:textId="77777777" w:rsidR="004D086A" w:rsidRDefault="004D086A">
      <w:pPr>
        <w:pStyle w:val="CommentText"/>
      </w:pPr>
      <w:r>
        <w:rPr>
          <w:rStyle w:val="CommentReference"/>
        </w:rPr>
        <w:annotationRef/>
      </w:r>
      <w:r>
        <w:t>Nets has tense change here rather than start of next vs. Brenton too.</w:t>
      </w:r>
    </w:p>
  </w:comment>
  <w:comment w:id="192" w:author="Windows User" w:date="2015-10-30T08:56:00Z" w:initials="WU">
    <w:p w14:paraId="1D84222A" w14:textId="77777777" w:rsidR="004D086A" w:rsidRDefault="004D086A">
      <w:pPr>
        <w:pStyle w:val="CommentText"/>
      </w:pPr>
      <w:r>
        <w:rPr>
          <w:rStyle w:val="CommentReference"/>
        </w:rPr>
        <w:annotationRef/>
      </w:r>
      <w:r>
        <w:t xml:space="preserve">reign? king? reign as king? tense? shall reign? </w:t>
      </w:r>
    </w:p>
  </w:comment>
  <w:comment w:id="193" w:author="Windows User" w:date="2015-10-30T08:56:00Z" w:initials="WU">
    <w:p w14:paraId="711F7009" w14:textId="77777777" w:rsidR="004D086A" w:rsidRDefault="004D086A">
      <w:pPr>
        <w:pStyle w:val="CommentText"/>
      </w:pPr>
      <w:r>
        <w:rPr>
          <w:rStyle w:val="CommentReference"/>
        </w:rPr>
        <w:annotationRef/>
      </w:r>
      <w:r>
        <w:t>What does the Coptic say? Is it something like this?</w:t>
      </w:r>
    </w:p>
  </w:comment>
  <w:comment w:id="194" w:author="Windows User" w:date="2015-10-30T08:56:00Z" w:initials="WU">
    <w:p w14:paraId="5E19EDBF" w14:textId="77777777" w:rsidR="004D086A" w:rsidRDefault="004D086A">
      <w:pPr>
        <w:pStyle w:val="CommentText"/>
      </w:pPr>
      <w:r>
        <w:rPr>
          <w:rStyle w:val="CommentReference"/>
        </w:rPr>
        <w:annotationRef/>
      </w:r>
      <w:r>
        <w:t>For? or Since?</w:t>
      </w:r>
    </w:p>
  </w:comment>
  <w:comment w:id="195" w:author="Windows User" w:date="2015-10-30T08:56:00Z" w:initials="WU">
    <w:p w14:paraId="23C2A88E" w14:textId="77777777" w:rsidR="004D086A" w:rsidRDefault="004D086A">
      <w:pPr>
        <w:pStyle w:val="CommentText"/>
      </w:pPr>
      <w:r>
        <w:rPr>
          <w:rStyle w:val="CommentReference"/>
        </w:rPr>
        <w:annotationRef/>
      </w:r>
      <w:r>
        <w:t>Brenton and NETS have dances. Coptic has hanhos (guessing hos is praises or songs). I'm thinking not praises... but need you guys to clarify</w:t>
      </w:r>
    </w:p>
  </w:comment>
  <w:comment w:id="196" w:author="Windows User" w:date="2015-10-30T08:56:00Z" w:initials="WU">
    <w:p w14:paraId="7DC92633" w14:textId="77777777" w:rsidR="004D086A" w:rsidRDefault="004D086A">
      <w:pPr>
        <w:pStyle w:val="CommentText"/>
      </w:pPr>
      <w:r>
        <w:rPr>
          <w:rStyle w:val="CommentReference"/>
        </w:rPr>
        <w:annotationRef/>
      </w:r>
      <w:r>
        <w:t>The NETS phrasing seems to me the only way to reconcile the other translations.</w:t>
      </w:r>
    </w:p>
  </w:comment>
  <w:comment w:id="197" w:author="Windows User" w:date="2015-10-30T08:56:00Z" w:initials="WU">
    <w:p w14:paraId="28CB71D5" w14:textId="77777777" w:rsidR="004D086A" w:rsidRDefault="004D086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3" w:author="Windows User" w:date="2015-10-30T08:56:00Z" w:initials="WU">
    <w:p w14:paraId="1FDAC33C" w14:textId="77777777" w:rsidR="004D086A" w:rsidRDefault="004D086A">
      <w:pPr>
        <w:pStyle w:val="CommentText"/>
      </w:pPr>
      <w:r>
        <w:rPr>
          <w:rStyle w:val="CommentReference"/>
        </w:rPr>
        <w:annotationRef/>
      </w:r>
      <w:r>
        <w:t>This way sure sounds better. I know "With the split" is more literal, but it doesn't make any sense in English. This does.</w:t>
      </w:r>
    </w:p>
  </w:comment>
  <w:comment w:id="204" w:author="Windows User" w:date="2015-10-30T08:56:00Z" w:initials="WU">
    <w:p w14:paraId="268099E2" w14:textId="77777777" w:rsidR="004D086A" w:rsidRDefault="004D086A">
      <w:pPr>
        <w:pStyle w:val="CommentText"/>
      </w:pPr>
      <w:r>
        <w:rPr>
          <w:rStyle w:val="CommentReference"/>
        </w:rPr>
        <w:annotationRef/>
      </w:r>
      <w:r>
        <w:t>path or walkway?</w:t>
      </w:r>
    </w:p>
  </w:comment>
  <w:comment w:id="205" w:author="Brett Slote" w:date="2015-10-30T08:56:00Z" w:initials="BS">
    <w:p w14:paraId="2E9C38B6" w14:textId="77777777" w:rsidR="004D086A" w:rsidRDefault="004D086A">
      <w:pPr>
        <w:pStyle w:val="CommentText"/>
      </w:pPr>
      <w:r>
        <w:rPr>
          <w:rStyle w:val="CommentReference"/>
        </w:rPr>
        <w:annotationRef/>
      </w:r>
      <w:r>
        <w:t>needs : at least to indicate breaks in tune</w:t>
      </w:r>
    </w:p>
  </w:comment>
  <w:comment w:id="206" w:author="Windows User" w:date="2015-10-30T08:56:00Z" w:initials="WU">
    <w:p w14:paraId="3A386E24" w14:textId="77777777" w:rsidR="004D086A" w:rsidRDefault="004D086A">
      <w:pPr>
        <w:pStyle w:val="CommentText"/>
      </w:pPr>
      <w:r>
        <w:rPr>
          <w:rStyle w:val="CommentReference"/>
        </w:rPr>
        <w:annotationRef/>
      </w:r>
      <w:r>
        <w:t>miraculous, or something closer to paradoxical but sounding good?</w:t>
      </w:r>
    </w:p>
  </w:comment>
  <w:comment w:id="207" w:author="Windows User" w:date="2015-10-30T08:56:00Z" w:initials="WU">
    <w:p w14:paraId="21E6349F" w14:textId="77777777" w:rsidR="004D086A" w:rsidRDefault="004D086A">
      <w:pPr>
        <w:pStyle w:val="CommentText"/>
      </w:pPr>
      <w:r>
        <w:rPr>
          <w:rStyle w:val="CommentReference"/>
        </w:rPr>
        <w:annotationRef/>
      </w:r>
      <w:r>
        <w:t>passed and crossed mean teh same thing... but passed over carries connotation of connection to pass over...</w:t>
      </w:r>
    </w:p>
  </w:comment>
  <w:comment w:id="208" w:author="Windows User" w:date="2015-10-30T08:56:00Z" w:initials="WU">
    <w:p w14:paraId="177D6D90" w14:textId="77777777" w:rsidR="004D086A" w:rsidRDefault="004D086A">
      <w:pPr>
        <w:pStyle w:val="CommentText"/>
      </w:pPr>
      <w:r>
        <w:rPr>
          <w:rStyle w:val="CommentReference"/>
        </w:rPr>
        <w:annotationRef/>
      </w:r>
      <w:r>
        <w:t>praising or singing?</w:t>
      </w:r>
    </w:p>
  </w:comment>
  <w:comment w:id="209" w:author="Windows User" w:date="2015-10-30T08:56:00Z" w:initials="WU">
    <w:p w14:paraId="41E0F0D3" w14:textId="77777777" w:rsidR="004D086A" w:rsidRDefault="004D086A">
      <w:pPr>
        <w:pStyle w:val="CommentText"/>
      </w:pPr>
      <w:r>
        <w:rPr>
          <w:rStyle w:val="CommentReference"/>
        </w:rPr>
        <w:annotationRef/>
      </w:r>
      <w:r>
        <w:t>I think this should be sing to</w:t>
      </w:r>
    </w:p>
  </w:comment>
  <w:comment w:id="219" w:author="Windows User" w:date="2015-10-30T08:56:00Z" w:initials="BS">
    <w:p w14:paraId="6D839B60" w14:textId="77777777" w:rsidR="004D086A" w:rsidRDefault="004D086A">
      <w:pPr>
        <w:pStyle w:val="CommentText"/>
      </w:pPr>
      <w:r>
        <w:rPr>
          <w:rStyle w:val="CommentReference"/>
        </w:rPr>
        <w:annotationRef/>
      </w:r>
      <w:r>
        <w:t>both Brenton and NETS have "understanding"</w:t>
      </w:r>
    </w:p>
  </w:comment>
  <w:comment w:id="220" w:author="Windows User" w:date="2015-10-30T08:56:00Z" w:initials="BS">
    <w:p w14:paraId="6CECB213" w14:textId="77777777" w:rsidR="004D086A" w:rsidRDefault="004D086A">
      <w:pPr>
        <w:pStyle w:val="CommentText"/>
      </w:pPr>
      <w:r>
        <w:rPr>
          <w:rStyle w:val="CommentReference"/>
        </w:rPr>
        <w:annotationRef/>
      </w:r>
      <w:r>
        <w:t>NETS just has made</w:t>
      </w:r>
    </w:p>
  </w:comment>
  <w:comment w:id="221" w:author="Windows User" w:date="2015-10-30T08:56:00Z" w:initials="BS">
    <w:p w14:paraId="4F787B03" w14:textId="77777777" w:rsidR="004D086A" w:rsidRDefault="004D086A">
      <w:pPr>
        <w:pStyle w:val="CommentText"/>
      </w:pPr>
      <w:r>
        <w:rPr>
          <w:rStyle w:val="CommentReference"/>
        </w:rPr>
        <w:annotationRef/>
      </w:r>
      <w:r>
        <w:t>does Coptic have "alone"?</w:t>
      </w:r>
    </w:p>
  </w:comment>
  <w:comment w:id="222" w:author="Windows User" w:date="2015-10-30T08:56:00Z" w:initials="BS">
    <w:p w14:paraId="5C140285" w14:textId="77777777" w:rsidR="004D086A" w:rsidRDefault="004D086A">
      <w:pPr>
        <w:pStyle w:val="CommentText"/>
      </w:pPr>
      <w:r>
        <w:rPr>
          <w:rStyle w:val="CommentReference"/>
        </w:rPr>
        <w:annotationRef/>
      </w:r>
      <w:r>
        <w:t>NETS "have authority". Maybe 'govern' would fit connotations better than rule?</w:t>
      </w:r>
    </w:p>
  </w:comment>
  <w:comment w:id="223" w:author="Windows User" w:date="2015-10-30T08:56:00Z" w:initials="BS">
    <w:p w14:paraId="06B19FC2" w14:textId="77777777" w:rsidR="004D086A" w:rsidRDefault="004D086A">
      <w:pPr>
        <w:pStyle w:val="CommentText"/>
      </w:pPr>
      <w:r>
        <w:rPr>
          <w:rStyle w:val="CommentReference"/>
        </w:rPr>
        <w:annotationRef/>
      </w:r>
      <w:r>
        <w:t>NETS has 'raised'. Makes more sense?</w:t>
      </w:r>
    </w:p>
  </w:comment>
  <w:comment w:id="224" w:author="Windows User" w:date="2015-10-30T08:56:00Z" w:initials="BS">
    <w:p w14:paraId="674A771E" w14:textId="77777777" w:rsidR="004D086A" w:rsidRDefault="004D086A">
      <w:pPr>
        <w:pStyle w:val="CommentText"/>
      </w:pPr>
      <w:r>
        <w:rPr>
          <w:rStyle w:val="CommentReference"/>
        </w:rPr>
        <w:annotationRef/>
      </w:r>
      <w:r>
        <w:t>into?</w:t>
      </w:r>
    </w:p>
  </w:comment>
  <w:comment w:id="225" w:author="Windows User" w:date="2015-11-21T12:58:00Z" w:initials="WU">
    <w:p w14:paraId="2C494D12" w14:textId="145D1282" w:rsidR="004D086A" w:rsidRDefault="004D086A">
      <w:pPr>
        <w:pStyle w:val="CommentText"/>
      </w:pPr>
      <w:r>
        <w:rPr>
          <w:rStyle w:val="CommentReference"/>
        </w:rPr>
        <w:annotationRef/>
      </w:r>
      <w:r>
        <w:t>Check</w:t>
      </w:r>
    </w:p>
  </w:comment>
  <w:comment w:id="226" w:author="Windows User" w:date="2015-11-21T12:59:00Z" w:initials="WU">
    <w:p w14:paraId="519BCA9C" w14:textId="267E5213" w:rsidR="004D086A" w:rsidRDefault="004D086A">
      <w:pPr>
        <w:pStyle w:val="CommentText"/>
      </w:pPr>
      <w:r>
        <w:rPr>
          <w:rStyle w:val="CommentReference"/>
        </w:rPr>
        <w:annotationRef/>
      </w:r>
      <w:r>
        <w:t>check</w:t>
      </w:r>
    </w:p>
  </w:comment>
  <w:comment w:id="232" w:author="Windows User" w:date="2015-10-30T08:56:00Z" w:initials="BS">
    <w:p w14:paraId="2EC8A918" w14:textId="77777777" w:rsidR="004D086A" w:rsidRDefault="004D086A">
      <w:pPr>
        <w:pStyle w:val="CommentText"/>
      </w:pPr>
      <w:r>
        <w:rPr>
          <w:rStyle w:val="CommentReference"/>
        </w:rPr>
        <w:annotationRef/>
      </w:r>
      <w:r>
        <w:t>clearly the missing vs above belongs</w:t>
      </w:r>
    </w:p>
  </w:comment>
  <w:comment w:id="239" w:author="Windows User" w:date="2015-10-30T08:56:00Z" w:initials="BS">
    <w:p w14:paraId="630BC679" w14:textId="77777777" w:rsidR="004D086A" w:rsidRDefault="004D086A">
      <w:pPr>
        <w:pStyle w:val="CommentText"/>
      </w:pPr>
      <w:r>
        <w:rPr>
          <w:rStyle w:val="CommentReference"/>
        </w:rPr>
        <w:annotationRef/>
      </w:r>
      <w:r>
        <w:t>NETS has blessed is your glorious holy name... but the Coptic seems to be Blessed is the Holy Name of Your glory... is that too literal though?</w:t>
      </w:r>
    </w:p>
  </w:comment>
  <w:comment w:id="240" w:author="Windows User" w:date="2015-10-30T08:56:00Z" w:initials="BS">
    <w:p w14:paraId="55C9F81B" w14:textId="77777777" w:rsidR="004D086A" w:rsidRDefault="004D086A">
      <w:pPr>
        <w:pStyle w:val="CommentText"/>
      </w:pPr>
      <w:r>
        <w:rPr>
          <w:rStyle w:val="CommentReference"/>
        </w:rPr>
        <w:annotationRef/>
      </w:r>
      <w:r>
        <w:t>heavens?</w:t>
      </w:r>
    </w:p>
  </w:comment>
  <w:comment w:id="241" w:author="Windows User" w:date="2015-10-30T08:56:00Z" w:initials="BS">
    <w:p w14:paraId="40401015" w14:textId="77777777" w:rsidR="004D086A" w:rsidRDefault="004D086A">
      <w:pPr>
        <w:pStyle w:val="CommentText"/>
      </w:pPr>
      <w:r>
        <w:rPr>
          <w:rStyle w:val="CommentReference"/>
        </w:rPr>
        <w:annotationRef/>
      </w:r>
      <w:r>
        <w:t>NETS omits clouds</w:t>
      </w:r>
    </w:p>
  </w:comment>
  <w:comment w:id="242" w:author="Windows User" w:date="2015-10-30T08:56:00Z" w:initials="BS">
    <w:p w14:paraId="74B5BB29" w14:textId="77777777" w:rsidR="004D086A" w:rsidRDefault="004D086A">
      <w:pPr>
        <w:pStyle w:val="CommentText"/>
      </w:pPr>
      <w:r>
        <w:rPr>
          <w:rStyle w:val="CommentReference"/>
        </w:rPr>
        <w:annotationRef/>
      </w:r>
      <w:r>
        <w:t>NETS omits this vs</w:t>
      </w:r>
    </w:p>
  </w:comment>
  <w:comment w:id="243" w:author="Windows User" w:date="2015-10-30T08:56:00Z" w:initials="BS">
    <w:p w14:paraId="7ADA034F" w14:textId="77777777" w:rsidR="004D086A" w:rsidRDefault="004D086A">
      <w:pPr>
        <w:pStyle w:val="CommentText"/>
      </w:pPr>
      <w:r>
        <w:rPr>
          <w:rStyle w:val="CommentReference"/>
        </w:rPr>
        <w:annotationRef/>
      </w:r>
      <w:r>
        <w:t>NETS has falling snow which matches AI hoar frosts.</w:t>
      </w:r>
    </w:p>
  </w:comment>
  <w:comment w:id="244" w:author="Windows User" w:date="2015-10-30T08:56:00Z" w:initials="BS">
    <w:p w14:paraId="18BDF1CD" w14:textId="77777777" w:rsidR="004D086A" w:rsidRDefault="004D086A">
      <w:pPr>
        <w:pStyle w:val="CommentText"/>
      </w:pPr>
      <w:r>
        <w:rPr>
          <w:rStyle w:val="CommentReference"/>
        </w:rPr>
        <w:annotationRef/>
      </w:r>
      <w:r>
        <w:t>reversed ice and hoarfrosts of this vs and last to match NETS. Coptic?</w:t>
      </w:r>
    </w:p>
  </w:comment>
  <w:comment w:id="245" w:author="Windows User" w:date="2015-10-30T08:56:00Z" w:initials="BS">
    <w:p w14:paraId="49F201F1" w14:textId="77777777" w:rsidR="004D086A" w:rsidRDefault="004D086A">
      <w:pPr>
        <w:pStyle w:val="CommentText"/>
      </w:pPr>
      <w:r>
        <w:rPr>
          <w:rStyle w:val="CommentReference"/>
        </w:rPr>
        <w:annotationRef/>
      </w:r>
      <w:r>
        <w:t>NETS switches this vs with next</w:t>
      </w:r>
    </w:p>
  </w:comment>
  <w:comment w:id="246" w:author="Windows User" w:date="2015-11-04T08:55:00Z" w:initials="WU">
    <w:p w14:paraId="6441446E" w14:textId="77777777" w:rsidR="004D086A" w:rsidRDefault="004D086A">
      <w:pPr>
        <w:pStyle w:val="CommentText"/>
      </w:pPr>
      <w:r>
        <w:rPr>
          <w:rStyle w:val="CommentReference"/>
        </w:rPr>
        <w:annotationRef/>
      </w:r>
      <w:r>
        <w:t>Get rid of ye’s!</w:t>
      </w:r>
    </w:p>
  </w:comment>
  <w:comment w:id="247" w:author="Windows User" w:date="2015-10-30T08:56:00Z" w:initials="BS">
    <w:p w14:paraId="36EB0D8C" w14:textId="77777777" w:rsidR="004D086A" w:rsidRDefault="004D086A">
      <w:pPr>
        <w:pStyle w:val="CommentText"/>
      </w:pPr>
      <w:r>
        <w:rPr>
          <w:rStyle w:val="CommentReference"/>
        </w:rPr>
        <w:annotationRef/>
      </w:r>
      <w:r>
        <w:t>NETS has sea-monsters</w:t>
      </w:r>
    </w:p>
  </w:comment>
  <w:comment w:id="248" w:author="Windows User" w:date="2015-10-30T08:56:00Z" w:initials="BS">
    <w:p w14:paraId="727388AD" w14:textId="77777777" w:rsidR="004D086A" w:rsidRDefault="004D086A">
      <w:pPr>
        <w:pStyle w:val="CommentText"/>
      </w:pPr>
      <w:r>
        <w:rPr>
          <w:rStyle w:val="CommentReference"/>
        </w:rPr>
        <w:annotationRef/>
      </w:r>
      <w:r>
        <w:t>NETS has four-footed and wild animals of the land</w:t>
      </w:r>
    </w:p>
  </w:comment>
  <w:comment w:id="249" w:author="Windows User" w:date="2015-10-30T08:56:00Z" w:initials="BS">
    <w:p w14:paraId="554F465D" w14:textId="77777777" w:rsidR="004D086A" w:rsidRDefault="004D086A">
      <w:pPr>
        <w:pStyle w:val="CommentText"/>
      </w:pPr>
      <w:r>
        <w:rPr>
          <w:rStyle w:val="CommentReference"/>
        </w:rPr>
        <w:annotationRef/>
      </w:r>
      <w:r>
        <w:t>NETS has all humans on earth</w:t>
      </w:r>
    </w:p>
  </w:comment>
  <w:comment w:id="250" w:author="Windows User" w:date="2015-10-30T08:56:00Z" w:initials="BS">
    <w:p w14:paraId="5D4B3ED1" w14:textId="77777777" w:rsidR="004D086A" w:rsidRDefault="004D086A">
      <w:pPr>
        <w:pStyle w:val="CommentText"/>
      </w:pPr>
      <w:r>
        <w:rPr>
          <w:rStyle w:val="CommentReference"/>
        </w:rPr>
        <w:annotationRef/>
      </w:r>
      <w:r>
        <w:t>NETS has "priests, slaves of the Lord", then omits next vs.</w:t>
      </w:r>
    </w:p>
  </w:comment>
  <w:comment w:id="251" w:author="Windows User" w:date="2015-10-30T08:56:00Z" w:initials="BS">
    <w:p w14:paraId="2AB5BA62" w14:textId="77777777" w:rsidR="004D086A" w:rsidRDefault="004D086A">
      <w:pPr>
        <w:pStyle w:val="CommentText"/>
      </w:pPr>
      <w:r>
        <w:rPr>
          <w:rStyle w:val="CommentReference"/>
        </w:rPr>
        <w:annotationRef/>
      </w:r>
      <w:r>
        <w:t>NETS ends quite differently</w:t>
      </w:r>
    </w:p>
  </w:comment>
  <w:comment w:id="257" w:author="Brett Slote" w:date="2015-10-30T08:56:00Z" w:initials="BS">
    <w:p w14:paraId="18BC0F01" w14:textId="77777777" w:rsidR="004D086A" w:rsidRDefault="004D086A">
      <w:pPr>
        <w:pStyle w:val="CommentText"/>
      </w:pPr>
      <w:r>
        <w:rPr>
          <w:rStyle w:val="CommentReference"/>
        </w:rPr>
        <w:annotationRef/>
      </w:r>
      <w:r>
        <w:t>These should be broken into lines with the tune!</w:t>
      </w:r>
    </w:p>
  </w:comment>
  <w:comment w:id="258" w:author="Windows User" w:date="2015-10-30T08:56:00Z" w:initials="BS">
    <w:p w14:paraId="01986532" w14:textId="77777777" w:rsidR="004D086A" w:rsidRDefault="004D086A">
      <w:pPr>
        <w:pStyle w:val="CommentText"/>
      </w:pPr>
      <w:r>
        <w:rPr>
          <w:rStyle w:val="CommentReference"/>
        </w:rPr>
        <w:annotationRef/>
      </w:r>
      <w:r>
        <w:t>giver, or maker?</w:t>
      </w:r>
    </w:p>
  </w:comment>
  <w:comment w:id="259" w:author="Windows User" w:date="2015-10-30T08:56:00Z" w:initials="BS">
    <w:p w14:paraId="4E6EDBBF" w14:textId="77777777" w:rsidR="004D086A" w:rsidRDefault="004D086A">
      <w:pPr>
        <w:pStyle w:val="CommentText"/>
      </w:pPr>
      <w:r>
        <w:rPr>
          <w:rStyle w:val="CommentReference"/>
        </w:rPr>
        <w:annotationRef/>
      </w:r>
      <w:r>
        <w:t>even NETS has Hananias</w:t>
      </w:r>
    </w:p>
  </w:comment>
  <w:comment w:id="260" w:author="Windows User" w:date="2015-10-30T08:56:00Z" w:initials="BS">
    <w:p w14:paraId="0DF10B27" w14:textId="77777777" w:rsidR="004D086A" w:rsidRDefault="004D086A">
      <w:pPr>
        <w:pStyle w:val="CommentText"/>
      </w:pPr>
      <w:r>
        <w:rPr>
          <w:rStyle w:val="CommentReference"/>
        </w:rPr>
        <w:annotationRef/>
      </w:r>
      <w:r>
        <w:t>does Coptic have evening first?</w:t>
      </w:r>
    </w:p>
  </w:comment>
  <w:comment w:id="261" w:author="Windows User" w:date="2015-10-30T08:56:00Z" w:initials="BS">
    <w:p w14:paraId="73459129" w14:textId="77777777" w:rsidR="004D086A" w:rsidRDefault="004D086A">
      <w:pPr>
        <w:pStyle w:val="CommentText"/>
      </w:pPr>
      <w:r>
        <w:rPr>
          <w:rStyle w:val="CommentReference"/>
        </w:rPr>
        <w:annotationRef/>
      </w:r>
      <w:r>
        <w:t>Coptic doesn't have "Our God"</w:t>
      </w:r>
    </w:p>
  </w:comment>
  <w:comment w:id="262" w:author="Windows User" w:date="2015-10-30T08:56:00Z" w:initials="BS">
    <w:p w14:paraId="4EDEC25C" w14:textId="77777777" w:rsidR="004D086A" w:rsidRDefault="004D086A">
      <w:pPr>
        <w:pStyle w:val="CommentText"/>
      </w:pPr>
      <w:r>
        <w:rPr>
          <w:rStyle w:val="CommentReference"/>
        </w:rPr>
        <w:annotationRef/>
      </w:r>
      <w:r>
        <w:t>celebrate or proclaim?</w:t>
      </w:r>
    </w:p>
  </w:comment>
  <w:comment w:id="263" w:author="Windows User" w:date="2015-10-30T08:56:00Z" w:initials="BS">
    <w:p w14:paraId="52D335FD" w14:textId="77777777" w:rsidR="004D086A" w:rsidRDefault="004D086A">
      <w:pPr>
        <w:pStyle w:val="CommentText"/>
      </w:pPr>
      <w:r>
        <w:rPr>
          <w:rStyle w:val="CommentReference"/>
        </w:rPr>
        <w:annotationRef/>
      </w:r>
      <w:r>
        <w:t>persevere or be sober?</w:t>
      </w:r>
    </w:p>
  </w:comment>
  <w:comment w:id="264" w:author="Windows User" w:date="2015-10-30T08:56:00Z" w:initials="BS">
    <w:p w14:paraId="0BCAFA56" w14:textId="77777777" w:rsidR="004D086A" w:rsidRDefault="004D086A">
      <w:pPr>
        <w:pStyle w:val="CommentText"/>
      </w:pPr>
      <w:r>
        <w:rPr>
          <w:rStyle w:val="CommentReference"/>
        </w:rPr>
        <w:annotationRef/>
      </w:r>
      <w:r>
        <w:t>Coptic has presbyters, not priests (oweeb)</w:t>
      </w:r>
    </w:p>
  </w:comment>
  <w:comment w:id="265" w:author="Windows User" w:date="2015-10-30T08:56:00Z" w:initials="BS">
    <w:p w14:paraId="04F27D67" w14:textId="77777777" w:rsidR="004D086A" w:rsidRDefault="004D086A">
      <w:pPr>
        <w:pStyle w:val="CommentText"/>
      </w:pPr>
      <w:r>
        <w:rPr>
          <w:rStyle w:val="CommentReference"/>
        </w:rPr>
        <w:annotationRef/>
      </w:r>
      <w:r>
        <w:t>esmo is bless, not praise...</w:t>
      </w:r>
    </w:p>
  </w:comment>
  <w:comment w:id="266" w:author="Windows User" w:date="2015-10-30T08:56:00Z" w:initials="BS">
    <w:p w14:paraId="65C188D2" w14:textId="77777777" w:rsidR="004D086A" w:rsidRDefault="004D086A">
      <w:pPr>
        <w:pStyle w:val="CommentText"/>
      </w:pPr>
      <w:r>
        <w:rPr>
          <w:rStyle w:val="CommentReference"/>
        </w:rPr>
        <w:annotationRef/>
      </w:r>
      <w:r>
        <w:t>Coptic doesn't look like day to day... "Until this day" doesn't make as much sense... is there something less literal but closer to the maning?</w:t>
      </w:r>
    </w:p>
  </w:comment>
  <w:comment w:id="267" w:author="Windows User" w:date="2015-10-30T08:56:00Z" w:initials="BS">
    <w:p w14:paraId="4CAAC72A" w14:textId="77777777" w:rsidR="004D086A" w:rsidRDefault="004D086A">
      <w:pPr>
        <w:pStyle w:val="CommentText"/>
      </w:pPr>
      <w:r>
        <w:rPr>
          <w:rStyle w:val="CommentReference"/>
        </w:rPr>
        <w:annotationRef/>
      </w:r>
      <w:r>
        <w:t>Is LA right with breaths and spirits?</w:t>
      </w:r>
    </w:p>
  </w:comment>
  <w:comment w:id="268" w:author="Windows User" w:date="2015-10-30T08:56:00Z" w:initials="BS">
    <w:p w14:paraId="4EA77F28" w14:textId="77777777" w:rsidR="004D086A" w:rsidRDefault="004D086A">
      <w:pPr>
        <w:pStyle w:val="CommentText"/>
      </w:pPr>
      <w:r>
        <w:rPr>
          <w:rStyle w:val="CommentReference"/>
        </w:rPr>
        <w:annotationRef/>
      </w:r>
      <w:r>
        <w:t>doesn't look like waters... is it ssea?</w:t>
      </w:r>
    </w:p>
  </w:comment>
  <w:comment w:id="269" w:author="Windows User" w:date="2015-10-30T08:56:00Z" w:initials="BS">
    <w:p w14:paraId="0AC606C3" w14:textId="77777777" w:rsidR="004D086A" w:rsidRDefault="004D086A">
      <w:pPr>
        <w:pStyle w:val="CommentText"/>
      </w:pPr>
      <w:r>
        <w:rPr>
          <w:rStyle w:val="CommentReference"/>
        </w:rPr>
        <w:annotationRef/>
      </w:r>
      <w:r>
        <w:t>I still don't get of all the things we would see after seeing all the praise of nature would be "Bless the Lord you birds".</w:t>
      </w:r>
    </w:p>
  </w:comment>
  <w:comment w:id="270" w:author="Windows User" w:date="2015-10-30T08:56:00Z" w:initials="BS">
    <w:p w14:paraId="69FE2986" w14:textId="77777777" w:rsidR="004D086A" w:rsidRDefault="004D086A">
      <w:pPr>
        <w:pStyle w:val="CommentText"/>
      </w:pPr>
      <w:r>
        <w:rPr>
          <w:rStyle w:val="CommentReference"/>
        </w:rPr>
        <w:annotationRef/>
      </w:r>
      <w:r>
        <w:t>disobedient? heretics?</w:t>
      </w:r>
    </w:p>
  </w:comment>
  <w:comment w:id="271" w:author="Windows User" w:date="2015-10-30T08:56:00Z" w:initials="BS">
    <w:p w14:paraId="568BECD8" w14:textId="77777777" w:rsidR="004D086A" w:rsidRDefault="004D086A">
      <w:pPr>
        <w:pStyle w:val="CommentText"/>
      </w:pPr>
      <w:r>
        <w:rPr>
          <w:rStyle w:val="CommentReference"/>
        </w:rPr>
        <w:annotationRef/>
      </w:r>
      <w:r>
        <w:t>souls or spirits?</w:t>
      </w:r>
    </w:p>
  </w:comment>
  <w:comment w:id="272" w:author="Windows User" w:date="2015-10-30T08:56:00Z" w:initials="BS">
    <w:p w14:paraId="5109FB46" w14:textId="77777777" w:rsidR="004D086A" w:rsidRDefault="004D086A">
      <w:pPr>
        <w:pStyle w:val="CommentText"/>
      </w:pPr>
      <w:r>
        <w:rPr>
          <w:rStyle w:val="CommentReference"/>
        </w:rPr>
        <w:annotationRef/>
      </w:r>
      <w:r>
        <w:t>humble or contrite?</w:t>
      </w:r>
    </w:p>
  </w:comment>
  <w:comment w:id="273" w:author="Windows User" w:date="2015-10-30T08:56:00Z" w:initials="BS">
    <w:p w14:paraId="06F9A059" w14:textId="77777777" w:rsidR="004D086A" w:rsidRDefault="004D086A">
      <w:pPr>
        <w:pStyle w:val="CommentText"/>
      </w:pPr>
      <w:r>
        <w:rPr>
          <w:rStyle w:val="CommentReference"/>
        </w:rPr>
        <w:annotationRef/>
      </w:r>
      <w:r>
        <w:t>hearts?</w:t>
      </w:r>
    </w:p>
  </w:comment>
  <w:comment w:id="274" w:author="Windows User" w:date="2015-10-30T08:56:00Z" w:initials="BS">
    <w:p w14:paraId="318929BC" w14:textId="77777777" w:rsidR="004D086A" w:rsidRDefault="004D086A">
      <w:pPr>
        <w:pStyle w:val="CommentText"/>
      </w:pPr>
      <w:r>
        <w:rPr>
          <w:rStyle w:val="CommentReference"/>
        </w:rPr>
        <w:annotationRef/>
      </w:r>
      <w:r>
        <w:t>this or LA?</w:t>
      </w:r>
    </w:p>
  </w:comment>
  <w:comment w:id="275" w:author="Windows User" w:date="2015-10-30T08:56:00Z" w:initials="BS">
    <w:p w14:paraId="7612DBFF" w14:textId="77777777" w:rsidR="004D086A" w:rsidRDefault="004D086A">
      <w:pPr>
        <w:pStyle w:val="CommentText"/>
      </w:pPr>
      <w:r>
        <w:rPr>
          <w:rStyle w:val="CommentReference"/>
        </w:rPr>
        <w:annotationRef/>
      </w:r>
      <w:r>
        <w:t>righteous of, or who revere</w:t>
      </w:r>
    </w:p>
  </w:comment>
  <w:comment w:id="276" w:author="Windows User" w:date="2015-10-30T08:56:00Z" w:initials="BS">
    <w:p w14:paraId="4C8EC983" w14:textId="77777777" w:rsidR="004D086A" w:rsidRDefault="004D086A">
      <w:pPr>
        <w:pStyle w:val="CommentText"/>
      </w:pPr>
      <w:r>
        <w:rPr>
          <w:rStyle w:val="CommentReference"/>
        </w:rPr>
        <w:annotationRef/>
      </w:r>
      <w:r>
        <w:t>this, or accountable? or something else?</w:t>
      </w:r>
    </w:p>
  </w:comment>
  <w:comment w:id="277" w:author="Windows User" w:date="2015-10-30T08:56:00Z" w:initials="BS">
    <w:p w14:paraId="1CD57471" w14:textId="77777777" w:rsidR="004D086A" w:rsidRDefault="004D086A">
      <w:pPr>
        <w:pStyle w:val="CommentText"/>
      </w:pPr>
      <w:r>
        <w:rPr>
          <w:rStyle w:val="CommentReference"/>
        </w:rPr>
        <w:annotationRef/>
      </w:r>
      <w:r>
        <w:t>that he may praise and say?</w:t>
      </w:r>
    </w:p>
  </w:comment>
  <w:comment w:id="289" w:author="Windows User" w:date="2015-11-21T13:00:00Z" w:initials="WU">
    <w:p w14:paraId="571F5793" w14:textId="01C52A10" w:rsidR="004D086A" w:rsidRDefault="004D086A">
      <w:pPr>
        <w:pStyle w:val="CommentText"/>
      </w:pPr>
      <w:r>
        <w:rPr>
          <w:rStyle w:val="CommentReference"/>
        </w:rPr>
        <w:annotationRef/>
      </w:r>
      <w:r>
        <w:t>Check, and 2 above.</w:t>
      </w:r>
    </w:p>
  </w:comment>
  <w:comment w:id="290" w:author="Brett Slote" w:date="2015-10-30T08:56:00Z" w:initials="BS">
    <w:p w14:paraId="43E0E253" w14:textId="77777777" w:rsidR="004D086A" w:rsidRDefault="004D086A">
      <w:pPr>
        <w:pStyle w:val="CommentText"/>
      </w:pPr>
      <w:r>
        <w:rPr>
          <w:rStyle w:val="CommentReference"/>
        </w:rPr>
        <w:annotationRef/>
      </w:r>
      <w:r>
        <w:t>Fred wants 'O' here, saying it matches the Coptic... but it isn't in the Coptic!</w:t>
      </w:r>
    </w:p>
  </w:comment>
  <w:comment w:id="291" w:author="Windows User" w:date="2015-11-21T13:00:00Z" w:initials="WU">
    <w:p w14:paraId="03EB6B07" w14:textId="2FFDD004" w:rsidR="004D086A" w:rsidRDefault="004D086A">
      <w:pPr>
        <w:pStyle w:val="CommentText"/>
      </w:pPr>
      <w:r>
        <w:rPr>
          <w:rStyle w:val="CommentReference"/>
        </w:rPr>
        <w:annotationRef/>
      </w:r>
      <w:r>
        <w:t>check</w:t>
      </w:r>
    </w:p>
  </w:comment>
  <w:comment w:id="292" w:author="Windows User" w:date="2015-11-21T13:00:00Z" w:initials="WU">
    <w:p w14:paraId="3721E8EB" w14:textId="071AE840" w:rsidR="004D086A" w:rsidRDefault="004D086A">
      <w:pPr>
        <w:pStyle w:val="CommentText"/>
      </w:pPr>
      <w:r>
        <w:rPr>
          <w:rStyle w:val="CommentReference"/>
        </w:rPr>
        <w:annotationRef/>
      </w:r>
      <w:r>
        <w:t>check</w:t>
      </w:r>
    </w:p>
  </w:comment>
  <w:comment w:id="293" w:author="Windows User" w:date="2015-11-21T13:01:00Z" w:initials="WU">
    <w:p w14:paraId="2E4C9CB1" w14:textId="1DA21660" w:rsidR="004D086A" w:rsidRDefault="004D086A">
      <w:pPr>
        <w:pStyle w:val="CommentText"/>
      </w:pPr>
      <w:r>
        <w:rPr>
          <w:rStyle w:val="CommentReference"/>
        </w:rPr>
        <w:annotationRef/>
      </w:r>
      <w:r>
        <w:t>check, find Copitic</w:t>
      </w:r>
    </w:p>
  </w:comment>
  <w:comment w:id="294" w:author="Windows User" w:date="2015-10-30T08:56:00Z" w:initials="BS">
    <w:p w14:paraId="25576ABD" w14:textId="77777777" w:rsidR="004D086A" w:rsidRDefault="004D086A" w:rsidP="00F977F1">
      <w:pPr>
        <w:pStyle w:val="CommentText"/>
      </w:pPr>
      <w:r>
        <w:rPr>
          <w:rStyle w:val="CommentReference"/>
        </w:rPr>
        <w:annotationRef/>
      </w:r>
      <w:r>
        <w:t>why do books not have a vs for the bishop???</w:t>
      </w:r>
    </w:p>
  </w:comment>
  <w:comment w:id="295" w:author="Windows User" w:date="2015-10-30T08:56:00Z" w:initials="BS">
    <w:p w14:paraId="25A68D4F" w14:textId="77777777" w:rsidR="004D086A" w:rsidRDefault="004D086A">
      <w:pPr>
        <w:pStyle w:val="CommentText"/>
      </w:pPr>
      <w:r>
        <w:rPr>
          <w:rStyle w:val="CommentReference"/>
        </w:rPr>
        <w:annotationRef/>
      </w:r>
      <w:r>
        <w:t>add</w:t>
      </w:r>
    </w:p>
  </w:comment>
  <w:comment w:id="298" w:author="Windows User" w:date="2015-10-30T08:56:00Z" w:initials="BS">
    <w:p w14:paraId="0187CF78" w14:textId="77777777" w:rsidR="004D086A" w:rsidRDefault="004D086A" w:rsidP="00F977F1">
      <w:pPr>
        <w:pStyle w:val="CommentText"/>
      </w:pPr>
      <w:r>
        <w:rPr>
          <w:rStyle w:val="CommentReference"/>
        </w:rPr>
        <w:annotationRef/>
      </w:r>
      <w:r>
        <w:t>the first two sections each have 7 verses. Maybe each section had seven verses and then became inflated? Keeping 7 vs in each section</w:t>
      </w:r>
    </w:p>
  </w:comment>
  <w:comment w:id="299" w:author="Windows User" w:date="2015-10-30T08:56:00Z" w:initials="BS">
    <w:p w14:paraId="522ED1CF" w14:textId="77777777" w:rsidR="004D086A" w:rsidRDefault="004D086A" w:rsidP="00F977F1">
      <w:pPr>
        <w:pStyle w:val="CommentText"/>
      </w:pPr>
      <w:r>
        <w:rPr>
          <w:rStyle w:val="CommentReference"/>
        </w:rPr>
        <w:annotationRef/>
      </w:r>
      <w:r>
        <w:t>Communion or commemoration?</w:t>
      </w:r>
    </w:p>
  </w:comment>
  <w:comment w:id="300" w:author="Windows User" w:date="2015-11-21T13:01:00Z" w:initials="WU">
    <w:p w14:paraId="6E411433" w14:textId="58ED5E83" w:rsidR="004D086A" w:rsidRDefault="004D086A">
      <w:pPr>
        <w:pStyle w:val="CommentText"/>
      </w:pPr>
      <w:r>
        <w:rPr>
          <w:rStyle w:val="CommentReference"/>
        </w:rPr>
        <w:annotationRef/>
      </w:r>
      <w:r>
        <w:t>Check, and 2 above</w:t>
      </w:r>
    </w:p>
  </w:comment>
  <w:comment w:id="301" w:author="Brett Slote" w:date="2015-10-30T08:56:00Z" w:initials="BS">
    <w:p w14:paraId="6933DA46" w14:textId="77777777" w:rsidR="004D086A" w:rsidRDefault="004D086A" w:rsidP="00F977F1">
      <w:pPr>
        <w:pStyle w:val="CommentText"/>
      </w:pPr>
      <w:r>
        <w:rPr>
          <w:rStyle w:val="CommentReference"/>
        </w:rPr>
        <w:annotationRef/>
      </w:r>
      <w:r>
        <w:t>Fred wants 'O' here, saying it matches the Coptic... but it isn't in the Coptic!</w:t>
      </w:r>
    </w:p>
  </w:comment>
  <w:comment w:id="302" w:author="Windows User" w:date="2015-11-21T13:02:00Z" w:initials="WU">
    <w:p w14:paraId="254FA4BA" w14:textId="76B4B56D" w:rsidR="004D086A" w:rsidRDefault="004D086A">
      <w:pPr>
        <w:pStyle w:val="CommentText"/>
      </w:pPr>
      <w:r>
        <w:rPr>
          <w:rStyle w:val="CommentReference"/>
        </w:rPr>
        <w:annotationRef/>
      </w:r>
      <w:r>
        <w:t>check</w:t>
      </w:r>
    </w:p>
  </w:comment>
  <w:comment w:id="303" w:author="Windows User" w:date="2015-10-30T08:56:00Z" w:initials="BS">
    <w:p w14:paraId="0549A033" w14:textId="77777777" w:rsidR="004D086A" w:rsidRDefault="004D086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4" w:author="Windows User" w:date="2015-11-21T13:02:00Z" w:initials="WU">
    <w:p w14:paraId="0DA11BC0" w14:textId="0590B3FD" w:rsidR="004D086A" w:rsidRDefault="004D086A">
      <w:pPr>
        <w:pStyle w:val="CommentText"/>
      </w:pPr>
      <w:r>
        <w:rPr>
          <w:rStyle w:val="CommentReference"/>
        </w:rPr>
        <w:annotationRef/>
      </w:r>
      <w:r>
        <w:t>check.  Add Coptic</w:t>
      </w:r>
    </w:p>
  </w:comment>
  <w:comment w:id="309" w:author="Windows User" w:date="2015-11-02T12:45:00Z" w:initials="BS">
    <w:p w14:paraId="74938629" w14:textId="77777777" w:rsidR="004D086A" w:rsidRDefault="004D086A">
      <w:pPr>
        <w:pStyle w:val="CommentText"/>
      </w:pPr>
      <w:r>
        <w:rPr>
          <w:rStyle w:val="CommentReference"/>
        </w:rPr>
        <w:annotationRef/>
      </w:r>
      <w:r>
        <w:t>Godhead or Divinity?</w:t>
      </w:r>
    </w:p>
  </w:comment>
  <w:comment w:id="310" w:author="Windows User" w:date="2015-10-30T08:56:00Z" w:initials="BS">
    <w:p w14:paraId="5A8ED797" w14:textId="77777777" w:rsidR="004D086A" w:rsidRDefault="004D086A">
      <w:pPr>
        <w:pStyle w:val="CommentText"/>
      </w:pPr>
      <w:r>
        <w:rPr>
          <w:rStyle w:val="CommentReference"/>
        </w:rPr>
        <w:annotationRef/>
      </w:r>
      <w:r>
        <w:t>I get why he picked to... for doesn't have the same connotation of filfillling the promise he made to us... but I still think for flows better.</w:t>
      </w:r>
    </w:p>
  </w:comment>
  <w:comment w:id="311" w:author="Windows User" w:date="2015-10-30T08:56:00Z" w:initials="BS">
    <w:p w14:paraId="36FC71D0" w14:textId="77777777" w:rsidR="004D086A" w:rsidRDefault="004D086A">
      <w:pPr>
        <w:pStyle w:val="CommentText"/>
      </w:pPr>
      <w:r>
        <w:rPr>
          <w:rStyle w:val="CommentReference"/>
        </w:rPr>
        <w:annotationRef/>
      </w:r>
      <w:r>
        <w:t>faithful or trusted? faithful sounds better as it is her action and not ours, as trusted.</w:t>
      </w:r>
    </w:p>
  </w:comment>
  <w:comment w:id="313" w:author="Windows User" w:date="2015-10-30T08:56:00Z" w:initials="BS">
    <w:p w14:paraId="0DA71926" w14:textId="77777777" w:rsidR="004D086A" w:rsidRDefault="004D086A">
      <w:pPr>
        <w:pStyle w:val="CommentText"/>
      </w:pPr>
      <w:r>
        <w:rPr>
          <w:rStyle w:val="CommentReference"/>
        </w:rPr>
        <w:annotationRef/>
      </w:r>
      <w:r>
        <w:t>bless or praise? inconsistent rendering of esmo</w:t>
      </w:r>
    </w:p>
  </w:comment>
  <w:comment w:id="330" w:author="Windows User" w:date="2015-10-30T08:56:00Z" w:initials="BS">
    <w:p w14:paraId="5E7C7F73" w14:textId="77777777" w:rsidR="004D086A" w:rsidRDefault="004D086A">
      <w:pPr>
        <w:pStyle w:val="CommentText"/>
      </w:pPr>
      <w:r>
        <w:rPr>
          <w:rStyle w:val="CommentReference"/>
        </w:rPr>
        <w:annotationRef/>
      </w:r>
      <w:r>
        <w:t>MT (KJV) and Ra lack. NETS has and so does Coptic.</w:t>
      </w:r>
    </w:p>
  </w:comment>
  <w:comment w:id="331" w:author="Windows User" w:date="2015-11-21T13:03:00Z" w:initials="WU">
    <w:p w14:paraId="6D16F4AD" w14:textId="6384F417" w:rsidR="004D086A" w:rsidRDefault="004D086A">
      <w:pPr>
        <w:pStyle w:val="CommentText"/>
      </w:pPr>
      <w:r>
        <w:rPr>
          <w:rStyle w:val="CommentReference"/>
        </w:rPr>
        <w:annotationRef/>
      </w:r>
      <w:r>
        <w:t>check</w:t>
      </w:r>
    </w:p>
  </w:comment>
  <w:comment w:id="332" w:author="Windows User" w:date="2015-11-21T13:03:00Z" w:initials="WU">
    <w:p w14:paraId="302AFACD" w14:textId="01C13B92" w:rsidR="004D086A" w:rsidRDefault="004D086A">
      <w:pPr>
        <w:pStyle w:val="CommentText"/>
      </w:pPr>
      <w:r>
        <w:rPr>
          <w:rStyle w:val="CommentReference"/>
        </w:rPr>
        <w:annotationRef/>
      </w:r>
      <w:r>
        <w:t>check</w:t>
      </w:r>
    </w:p>
  </w:comment>
  <w:comment w:id="333" w:author="Windows User" w:date="2015-11-21T13:04:00Z" w:initials="WU">
    <w:p w14:paraId="7E94FD74" w14:textId="1C1744DB" w:rsidR="004D086A" w:rsidRDefault="004D086A">
      <w:pPr>
        <w:pStyle w:val="CommentText"/>
      </w:pPr>
      <w:r>
        <w:rPr>
          <w:rStyle w:val="CommentReference"/>
        </w:rPr>
        <w:annotationRef/>
      </w:r>
      <w:r>
        <w:t>check</w:t>
      </w:r>
    </w:p>
  </w:comment>
  <w:comment w:id="334" w:author="Windows User" w:date="2015-10-30T08:56:00Z" w:initials="BS">
    <w:p w14:paraId="693244E7" w14:textId="77777777" w:rsidR="004D086A" w:rsidRDefault="004D086A">
      <w:pPr>
        <w:pStyle w:val="CommentText"/>
      </w:pPr>
      <w:r>
        <w:rPr>
          <w:rStyle w:val="CommentReference"/>
        </w:rPr>
        <w:annotationRef/>
      </w:r>
      <w:r>
        <w:t>this structure rather than just a list is probably a KJVism...</w:t>
      </w:r>
    </w:p>
  </w:comment>
  <w:comment w:id="335" w:author="Windows User" w:date="2015-10-30T08:56:00Z" w:initials="BS">
    <w:p w14:paraId="488A41DC" w14:textId="77777777" w:rsidR="004D086A" w:rsidRDefault="004D086A">
      <w:pPr>
        <w:pStyle w:val="CommentText"/>
      </w:pPr>
      <w:r>
        <w:rPr>
          <w:rStyle w:val="CommentReference"/>
        </w:rPr>
        <w:annotationRef/>
      </w:r>
      <w:r>
        <w:t>Coptic varies greatly from NETS</w:t>
      </w:r>
    </w:p>
  </w:comment>
  <w:comment w:id="341" w:author="Windows User" w:date="2015-10-30T08:56:00Z" w:initials="BS">
    <w:p w14:paraId="7B0D7CFE" w14:textId="77777777" w:rsidR="004D086A" w:rsidRDefault="004D086A">
      <w:pPr>
        <w:pStyle w:val="CommentText"/>
      </w:pPr>
      <w:r>
        <w:rPr>
          <w:rStyle w:val="CommentReference"/>
        </w:rPr>
        <w:annotationRef/>
      </w:r>
      <w:r>
        <w:t>NETS has dance... also drum &amp; harp...</w:t>
      </w:r>
    </w:p>
  </w:comment>
  <w:comment w:id="342" w:author="Windows User" w:date="2015-10-30T08:56:00Z" w:initials="BS">
    <w:p w14:paraId="4F8127F0" w14:textId="77777777" w:rsidR="004D086A" w:rsidRDefault="004D086A">
      <w:pPr>
        <w:pStyle w:val="CommentText"/>
      </w:pPr>
      <w:r>
        <w:rPr>
          <w:rStyle w:val="CommentReference"/>
        </w:rPr>
        <w:annotationRef/>
      </w:r>
      <w:r>
        <w:t>NETS and LA have boast in glory...</w:t>
      </w:r>
    </w:p>
  </w:comment>
  <w:comment w:id="343" w:author="Windows User" w:date="2015-10-30T08:56:00Z" w:initials="BS">
    <w:p w14:paraId="28E61235" w14:textId="77777777" w:rsidR="004D086A" w:rsidRDefault="004D086A">
      <w:pPr>
        <w:pStyle w:val="CommentText"/>
      </w:pPr>
      <w:r>
        <w:rPr>
          <w:rStyle w:val="CommentReference"/>
        </w:rPr>
        <w:annotationRef/>
      </w:r>
      <w:r>
        <w:t>NETS has rejoice. Coptis looks to me like glorify... Sing aloud? Rejoice?</w:t>
      </w:r>
    </w:p>
  </w:comment>
  <w:comment w:id="344" w:author="Windows User" w:date="2015-10-30T08:56:00Z" w:initials="BS">
    <w:p w14:paraId="1D5543F0" w14:textId="77777777" w:rsidR="004D086A" w:rsidRDefault="004D086A">
      <w:pPr>
        <w:pStyle w:val="CommentText"/>
      </w:pPr>
      <w:r>
        <w:rPr>
          <w:rStyle w:val="CommentReference"/>
        </w:rPr>
        <w:annotationRef/>
      </w:r>
      <w:r>
        <w:t>NETS has throats too. I'm leaving mouths. Throats is too literal. Not how we say it in English...</w:t>
      </w:r>
    </w:p>
  </w:comment>
  <w:comment w:id="345" w:author="Windows User" w:date="2015-10-30T08:56:00Z" w:initials="BS">
    <w:p w14:paraId="6B1C0901" w14:textId="77777777" w:rsidR="004D086A" w:rsidRDefault="004D086A">
      <w:pPr>
        <w:pStyle w:val="CommentText"/>
      </w:pPr>
      <w:r>
        <w:rPr>
          <w:rStyle w:val="CommentReference"/>
        </w:rPr>
        <w:annotationRef/>
      </w:r>
      <w:r>
        <w:t>NETS has rebukes. punishments?</w:t>
      </w:r>
    </w:p>
  </w:comment>
  <w:comment w:id="351" w:author="Windows User" w:date="2015-10-30T08:56:00Z" w:initials="BS">
    <w:p w14:paraId="2D925BC2" w14:textId="77777777" w:rsidR="004D086A" w:rsidRDefault="004D086A">
      <w:pPr>
        <w:pStyle w:val="CommentText"/>
      </w:pPr>
      <w:r>
        <w:rPr>
          <w:rStyle w:val="CommentReference"/>
        </w:rPr>
        <w:annotationRef/>
      </w:r>
      <w:r>
        <w:t>psaltry? or lyre?</w:t>
      </w:r>
    </w:p>
  </w:comment>
  <w:comment w:id="352" w:author="Windows User" w:date="2015-10-30T08:56:00Z" w:initials="BS">
    <w:p w14:paraId="62D6E6A2" w14:textId="77777777" w:rsidR="004D086A" w:rsidRDefault="004D086A">
      <w:pPr>
        <w:pStyle w:val="CommentText"/>
      </w:pPr>
      <w:r>
        <w:rPr>
          <w:rStyle w:val="CommentReference"/>
        </w:rPr>
        <w:annotationRef/>
      </w:r>
      <w:r>
        <w:t>NETS has drum and dance.</w:t>
      </w:r>
    </w:p>
  </w:comment>
  <w:comment w:id="364" w:author="Windows User" w:date="2015-11-21T13:04:00Z" w:initials="WU">
    <w:p w14:paraId="43B95056" w14:textId="739F9DEF" w:rsidR="004D086A" w:rsidRDefault="004D086A">
      <w:pPr>
        <w:pStyle w:val="CommentText"/>
      </w:pPr>
      <w:r>
        <w:rPr>
          <w:rStyle w:val="CommentReference"/>
        </w:rPr>
        <w:annotationRef/>
      </w:r>
      <w:r>
        <w:t>check</w:t>
      </w:r>
    </w:p>
  </w:comment>
  <w:comment w:id="365" w:author="Windows User" w:date="2015-11-21T13:04:00Z" w:initials="WU">
    <w:p w14:paraId="4D7ACFD6" w14:textId="1714861D" w:rsidR="004D086A" w:rsidRDefault="004D086A">
      <w:pPr>
        <w:pStyle w:val="CommentText"/>
      </w:pPr>
      <w:r>
        <w:rPr>
          <w:rStyle w:val="CommentReference"/>
        </w:rPr>
        <w:annotationRef/>
      </w:r>
      <w:r>
        <w:t>check</w:t>
      </w:r>
    </w:p>
  </w:comment>
  <w:comment w:id="366" w:author="Windows User" w:date="2015-10-30T08:56:00Z" w:initials="BS">
    <w:p w14:paraId="695AC7CA" w14:textId="77777777" w:rsidR="004D086A" w:rsidRDefault="004D086A">
      <w:pPr>
        <w:pStyle w:val="CommentText"/>
      </w:pPr>
      <w:r>
        <w:rPr>
          <w:rStyle w:val="CommentReference"/>
        </w:rPr>
        <w:annotationRef/>
      </w:r>
      <w:r>
        <w:t>tense? praise or will praise?</w:t>
      </w:r>
    </w:p>
  </w:comment>
  <w:comment w:id="367" w:author="Windows User" w:date="2015-10-30T08:56:00Z" w:initials="BS">
    <w:p w14:paraId="5AAF82A6" w14:textId="77777777" w:rsidR="004D086A" w:rsidRDefault="004D086A">
      <w:pPr>
        <w:pStyle w:val="CommentText"/>
      </w:pPr>
      <w:r>
        <w:rPr>
          <w:rStyle w:val="CommentReference"/>
        </w:rPr>
        <w:annotationRef/>
      </w:r>
      <w:r>
        <w:t>earth? land? creation?</w:t>
      </w:r>
    </w:p>
  </w:comment>
  <w:comment w:id="368" w:author="Windows User" w:date="2015-11-21T13:05:00Z" w:initials="WU">
    <w:p w14:paraId="0969C40E" w14:textId="58443D94" w:rsidR="004D086A" w:rsidRDefault="004D086A">
      <w:pPr>
        <w:pStyle w:val="CommentText"/>
      </w:pPr>
      <w:r>
        <w:rPr>
          <w:rStyle w:val="CommentReference"/>
        </w:rPr>
        <w:annotationRef/>
      </w:r>
      <w:r>
        <w:t>check</w:t>
      </w:r>
    </w:p>
  </w:comment>
  <w:comment w:id="369" w:author="Windows User" w:date="2015-10-30T08:56:00Z" w:initials="BS">
    <w:p w14:paraId="1A33F439" w14:textId="77777777" w:rsidR="004D086A" w:rsidRDefault="004D086A">
      <w:pPr>
        <w:pStyle w:val="CommentText"/>
      </w:pPr>
      <w:r>
        <w:rPr>
          <w:rStyle w:val="CommentReference"/>
        </w:rPr>
        <w:annotationRef/>
      </w:r>
      <w:r>
        <w:t>make haste is a little archaic. But hurry is way too colloquial. Quicken doesn't sound right.</w:t>
      </w:r>
    </w:p>
  </w:comment>
  <w:comment w:id="370" w:author="Windows User" w:date="2015-10-30T08:56:00Z" w:initials="BS">
    <w:p w14:paraId="562CE0FC" w14:textId="77777777" w:rsidR="004D086A" w:rsidRDefault="004D086A">
      <w:pPr>
        <w:pStyle w:val="CommentText"/>
      </w:pPr>
      <w:r>
        <w:rPr>
          <w:rStyle w:val="CommentReference"/>
        </w:rPr>
        <w:annotationRef/>
      </w:r>
      <w:r>
        <w:t>should either be diverse here or different elsewhere</w:t>
      </w:r>
    </w:p>
  </w:comment>
  <w:comment w:id="371" w:author="Windows User" w:date="2015-10-30T08:56:00Z" w:initials="BS">
    <w:p w14:paraId="12BFF8D2" w14:textId="77777777" w:rsidR="004D086A" w:rsidRDefault="004D086A">
      <w:pPr>
        <w:pStyle w:val="CommentText"/>
      </w:pPr>
      <w:r>
        <w:rPr>
          <w:rStyle w:val="CommentReference"/>
        </w:rPr>
        <w:annotationRef/>
      </w:r>
      <w:r>
        <w:t>truth or righteousness? Or justice?</w:t>
      </w:r>
    </w:p>
  </w:comment>
  <w:comment w:id="372" w:author="Windows User" w:date="2015-10-30T08:56:00Z" w:initials="BS">
    <w:p w14:paraId="69B93886" w14:textId="77777777" w:rsidR="004D086A" w:rsidRDefault="004D086A">
      <w:pPr>
        <w:pStyle w:val="CommentText"/>
      </w:pPr>
      <w:r>
        <w:rPr>
          <w:rStyle w:val="CommentReference"/>
        </w:rPr>
        <w:annotationRef/>
      </w:r>
      <w:r>
        <w:t>patience or longsuffering?</w:t>
      </w:r>
    </w:p>
  </w:comment>
  <w:comment w:id="373" w:author="Windows User" w:date="2015-10-30T08:56:00Z" w:initials="BS">
    <w:p w14:paraId="01BA5B47" w14:textId="77777777" w:rsidR="004D086A" w:rsidRDefault="004D086A">
      <w:pPr>
        <w:pStyle w:val="CommentText"/>
      </w:pPr>
      <w:r>
        <w:rPr>
          <w:rStyle w:val="CommentReference"/>
        </w:rPr>
        <w:annotationRef/>
      </w:r>
      <w:r>
        <w:t>just "at the first watch"?</w:t>
      </w:r>
    </w:p>
  </w:comment>
  <w:comment w:id="374" w:author="Windows User" w:date="2015-10-30T08:56:00Z" w:initials="BS">
    <w:p w14:paraId="654C6A2A" w14:textId="77777777" w:rsidR="004D086A" w:rsidRDefault="004D086A">
      <w:pPr>
        <w:pStyle w:val="CommentText"/>
      </w:pPr>
      <w:r>
        <w:rPr>
          <w:rStyle w:val="CommentReference"/>
        </w:rPr>
        <w:annotationRef/>
      </w:r>
      <w:r>
        <w:t>sweet, or easy?</w:t>
      </w:r>
    </w:p>
  </w:comment>
  <w:comment w:id="375" w:author="Windows User" w:date="2015-10-30T08:56:00Z" w:initials="BS">
    <w:p w14:paraId="3F91B004" w14:textId="77777777" w:rsidR="004D086A" w:rsidRDefault="004D086A">
      <w:pPr>
        <w:pStyle w:val="CommentText"/>
      </w:pPr>
      <w:r>
        <w:rPr>
          <w:rStyle w:val="CommentReference"/>
        </w:rPr>
        <w:annotationRef/>
      </w:r>
      <w:r>
        <w:t>less accurate than beloved, but sounds a lot better..</w:t>
      </w:r>
    </w:p>
  </w:comment>
  <w:comment w:id="376" w:author="Windows User" w:date="2015-10-30T08:56:00Z" w:initials="BS">
    <w:p w14:paraId="531A635E" w14:textId="77777777" w:rsidR="004D086A" w:rsidRDefault="004D086A">
      <w:pPr>
        <w:pStyle w:val="CommentText"/>
      </w:pPr>
      <w:r>
        <w:rPr>
          <w:rStyle w:val="CommentReference"/>
        </w:rPr>
        <w:annotationRef/>
      </w:r>
      <w:r>
        <w:t>sound better if omit of?</w:t>
      </w:r>
    </w:p>
  </w:comment>
  <w:comment w:id="377" w:author="Windows User" w:date="2015-10-30T08:56:00Z" w:initials="BS">
    <w:p w14:paraId="3662E5CA" w14:textId="77777777" w:rsidR="004D086A" w:rsidRDefault="004D086A">
      <w:pPr>
        <w:pStyle w:val="CommentText"/>
      </w:pPr>
      <w:r>
        <w:rPr>
          <w:rStyle w:val="CommentReference"/>
        </w:rPr>
        <w:annotationRef/>
      </w:r>
      <w:r>
        <w:t>truth, or righteousness?</w:t>
      </w:r>
    </w:p>
  </w:comment>
  <w:comment w:id="378" w:author="Windows User" w:date="2015-10-30T08:56:00Z" w:initials="BS">
    <w:p w14:paraId="0B164BA8" w14:textId="77777777" w:rsidR="004D086A" w:rsidRDefault="004D086A">
      <w:pPr>
        <w:pStyle w:val="CommentText"/>
      </w:pPr>
      <w:r>
        <w:rPr>
          <w:rStyle w:val="CommentReference"/>
        </w:rPr>
        <w:annotationRef/>
      </w:r>
      <w:r>
        <w:t>true, or perfecvt?</w:t>
      </w:r>
    </w:p>
  </w:comment>
  <w:comment w:id="379" w:author="Windows User" w:date="2015-10-30T08:56:00Z" w:initials="BS">
    <w:p w14:paraId="71611444" w14:textId="77777777" w:rsidR="004D086A" w:rsidRDefault="004D086A">
      <w:pPr>
        <w:pStyle w:val="CommentText"/>
      </w:pPr>
      <w:r>
        <w:rPr>
          <w:rStyle w:val="CommentReference"/>
        </w:rPr>
        <w:annotationRef/>
      </w:r>
      <w:r>
        <w:t>and?</w:t>
      </w:r>
    </w:p>
  </w:comment>
  <w:comment w:id="380" w:author="Windows User" w:date="2015-10-30T08:56:00Z" w:initials="BS">
    <w:p w14:paraId="3453634C" w14:textId="77777777" w:rsidR="004D086A" w:rsidRDefault="004D086A">
      <w:pPr>
        <w:pStyle w:val="CommentText"/>
      </w:pPr>
      <w:r>
        <w:rPr>
          <w:rStyle w:val="CommentReference"/>
        </w:rPr>
        <w:annotationRef/>
      </w:r>
      <w:r>
        <w:t>gather is in first line in Coptic, but tune flows better here..</w:t>
      </w:r>
    </w:p>
  </w:comment>
  <w:comment w:id="381" w:author="Windows User" w:date="2015-10-30T08:56:00Z" w:initials="BS">
    <w:p w14:paraId="7E153857" w14:textId="77777777" w:rsidR="004D086A" w:rsidRDefault="004D086A">
      <w:pPr>
        <w:pStyle w:val="CommentText"/>
      </w:pPr>
      <w:r>
        <w:rPr>
          <w:rStyle w:val="CommentReference"/>
        </w:rPr>
        <w:annotationRef/>
      </w:r>
      <w:r>
        <w:t>will?</w:t>
      </w:r>
    </w:p>
  </w:comment>
  <w:comment w:id="382" w:author="Windows User" w:date="2015-10-30T08:56:00Z" w:initials="BS">
    <w:p w14:paraId="0F1F6ABA" w14:textId="77777777" w:rsidR="004D086A" w:rsidRDefault="004D086A">
      <w:pPr>
        <w:pStyle w:val="CommentText"/>
      </w:pPr>
      <w:r>
        <w:rPr>
          <w:rStyle w:val="CommentReference"/>
        </w:rPr>
        <w:annotationRef/>
      </w:r>
      <w:r>
        <w:t>save? keep? deliver?</w:t>
      </w:r>
    </w:p>
  </w:comment>
  <w:comment w:id="383" w:author="Windows User" w:date="2015-10-30T08:56:00Z" w:initials="BS">
    <w:p w14:paraId="434E24A2" w14:textId="77777777" w:rsidR="004D086A" w:rsidRDefault="004D086A">
      <w:pPr>
        <w:pStyle w:val="CommentText"/>
      </w:pPr>
      <w:r>
        <w:rPr>
          <w:rStyle w:val="CommentReference"/>
        </w:rPr>
        <w:annotationRef/>
      </w:r>
      <w:r>
        <w:t>need a convention for making "ak ee". {}? bold?</w:t>
      </w:r>
    </w:p>
  </w:comment>
  <w:comment w:id="384" w:author="Windows User" w:date="2015-10-30T08:56:00Z" w:initials="BS">
    <w:p w14:paraId="27E02422" w14:textId="77777777" w:rsidR="004D086A" w:rsidRDefault="004D086A">
      <w:pPr>
        <w:pStyle w:val="CommentText"/>
      </w:pPr>
      <w:r>
        <w:rPr>
          <w:rStyle w:val="CommentReference"/>
        </w:rPr>
        <w:annotationRef/>
      </w:r>
      <w:r>
        <w:t>I like it better with "be" in... thoughts?</w:t>
      </w:r>
    </w:p>
  </w:comment>
  <w:comment w:id="394" w:author="Windows User" w:date="2015-11-02T12:45:00Z" w:initials="BS">
    <w:p w14:paraId="5CD6F88D" w14:textId="77777777" w:rsidR="004D086A" w:rsidRDefault="004D086A">
      <w:pPr>
        <w:pStyle w:val="CommentText"/>
      </w:pPr>
      <w:r>
        <w:rPr>
          <w:rStyle w:val="CommentReference"/>
        </w:rPr>
        <w:annotationRef/>
      </w:r>
      <w:r>
        <w:t>this splitting of the verses doesn't follow the Coptic... does it really flow much better, or is it just that I'm more used to it?</w:t>
      </w:r>
    </w:p>
  </w:comment>
  <w:comment w:id="395" w:author="Windows User" w:date="2015-10-30T08:56:00Z" w:initials="BS">
    <w:p w14:paraId="3E0A2F03" w14:textId="77777777" w:rsidR="004D086A" w:rsidRDefault="004D086A">
      <w:pPr>
        <w:pStyle w:val="CommentText"/>
      </w:pPr>
      <w:r>
        <w:rPr>
          <w:rStyle w:val="CommentReference"/>
        </w:rPr>
        <w:annotationRef/>
      </w:r>
      <w:r>
        <w:t>does coptic bear out? Feels much more right to me.</w:t>
      </w:r>
    </w:p>
  </w:comment>
  <w:comment w:id="396" w:author="Windows User" w:date="2015-10-30T08:56:00Z" w:initials="BS">
    <w:p w14:paraId="27BA4E3F" w14:textId="77777777" w:rsidR="004D086A" w:rsidRDefault="004D086A">
      <w:pPr>
        <w:pStyle w:val="CommentText"/>
      </w:pPr>
      <w:r>
        <w:rPr>
          <w:rStyle w:val="CommentReference"/>
        </w:rPr>
        <w:annotationRef/>
      </w:r>
      <w:r>
        <w:t>tense?</w:t>
      </w:r>
    </w:p>
  </w:comment>
  <w:comment w:id="397" w:author="Windows User" w:date="2015-10-30T08:56:00Z" w:initials="BS">
    <w:p w14:paraId="31589DA8" w14:textId="77777777" w:rsidR="004D086A" w:rsidRDefault="004D086A">
      <w:pPr>
        <w:pStyle w:val="CommentText"/>
      </w:pPr>
      <w:r>
        <w:rPr>
          <w:rStyle w:val="CommentReference"/>
        </w:rPr>
        <w:annotationRef/>
      </w:r>
      <w:r>
        <w:t>exalt or magnify?</w:t>
      </w:r>
    </w:p>
  </w:comment>
  <w:comment w:id="398" w:author="Windows User" w:date="2015-10-30T08:56:00Z" w:initials="BS">
    <w:p w14:paraId="2FA4F68C" w14:textId="77777777" w:rsidR="004D086A" w:rsidRDefault="004D086A">
      <w:pPr>
        <w:pStyle w:val="CommentText"/>
      </w:pPr>
      <w:r>
        <w:rPr>
          <w:rStyle w:val="CommentReference"/>
        </w:rPr>
        <w:annotationRef/>
      </w:r>
      <w:r>
        <w:t>or iwn?</w:t>
      </w:r>
    </w:p>
  </w:comment>
  <w:comment w:id="402" w:author="Windows User" w:date="2015-10-30T08:56:00Z" w:initials="BS">
    <w:p w14:paraId="66931B65" w14:textId="77777777" w:rsidR="004D086A" w:rsidRDefault="004D086A">
      <w:pPr>
        <w:pStyle w:val="CommentText"/>
      </w:pPr>
      <w:r>
        <w:rPr>
          <w:rStyle w:val="CommentReference"/>
        </w:rPr>
        <w:annotationRef/>
      </w:r>
      <w:r>
        <w:t>does type capture "it foretold the sign" in more contemporary language than "a figure"</w:t>
      </w:r>
    </w:p>
  </w:comment>
  <w:comment w:id="403" w:author="Windows User" w:date="2015-10-30T08:56:00Z" w:initials="BS">
    <w:p w14:paraId="348ED6EC" w14:textId="77777777" w:rsidR="004D086A" w:rsidRDefault="004D086A">
      <w:pPr>
        <w:pStyle w:val="CommentText"/>
      </w:pPr>
      <w:r>
        <w:rPr>
          <w:rStyle w:val="CommentReference"/>
        </w:rPr>
        <w:annotationRef/>
      </w:r>
      <w:r>
        <w:t>correct that no mention of nature?</w:t>
      </w:r>
    </w:p>
  </w:comment>
  <w:comment w:id="404" w:author="Windows User" w:date="2015-10-30T08:56:00Z" w:initials="BS">
    <w:p w14:paraId="66D7DE6B" w14:textId="77777777" w:rsidR="004D086A" w:rsidRDefault="004D086A">
      <w:pPr>
        <w:pStyle w:val="CommentText"/>
      </w:pPr>
      <w:r>
        <w:rPr>
          <w:rStyle w:val="CommentReference"/>
        </w:rPr>
        <w:annotationRef/>
      </w:r>
      <w:r>
        <w:t>holy or pure? divinity or godhead?</w:t>
      </w:r>
    </w:p>
  </w:comment>
  <w:comment w:id="405" w:author="Windows User" w:date="2015-10-30T08:56:00Z" w:initials="BS">
    <w:p w14:paraId="027CA20A" w14:textId="77777777" w:rsidR="004D086A" w:rsidRDefault="004D086A">
      <w:pPr>
        <w:pStyle w:val="CommentText"/>
      </w:pPr>
      <w:r>
        <w:rPr>
          <w:rStyle w:val="CommentReference"/>
        </w:rPr>
        <w:annotationRef/>
      </w:r>
      <w:r>
        <w:t>born or begotten? begotten without seeed or without mixture of substance?</w:t>
      </w:r>
    </w:p>
  </w:comment>
  <w:comment w:id="406" w:author="Windows User" w:date="2015-10-30T08:56:00Z" w:initials="BS">
    <w:p w14:paraId="02611415" w14:textId="77777777" w:rsidR="004D086A" w:rsidRDefault="004D086A">
      <w:pPr>
        <w:pStyle w:val="CommentText"/>
      </w:pPr>
      <w:r>
        <w:rPr>
          <w:rStyle w:val="CommentReference"/>
        </w:rPr>
        <w:annotationRef/>
      </w:r>
      <w:r>
        <w:t>coessential or consubstantial?</w:t>
      </w:r>
    </w:p>
  </w:comment>
  <w:comment w:id="407" w:author="Windows User" w:date="2015-10-30T08:56:00Z" w:initials="BS">
    <w:p w14:paraId="614C10D1" w14:textId="77777777" w:rsidR="004D086A" w:rsidRDefault="004D086A">
      <w:pPr>
        <w:pStyle w:val="CommentText"/>
      </w:pPr>
      <w:r>
        <w:rPr>
          <w:rStyle w:val="CommentReference"/>
        </w:rPr>
        <w:annotationRef/>
      </w:r>
      <w:r>
        <w:t>made one or joined?</w:t>
      </w:r>
    </w:p>
  </w:comment>
  <w:comment w:id="408" w:author="Windows User" w:date="2015-10-30T08:56:00Z" w:initials="BS">
    <w:p w14:paraId="3E2E12B0" w14:textId="77777777" w:rsidR="004D086A" w:rsidRDefault="004D086A">
      <w:pPr>
        <w:pStyle w:val="CommentText"/>
      </w:pPr>
      <w:r>
        <w:rPr>
          <w:rStyle w:val="CommentReference"/>
        </w:rPr>
        <w:annotationRef/>
      </w:r>
      <w:r>
        <w:t>does this rephrasing capture it ok?</w:t>
      </w:r>
    </w:p>
  </w:comment>
  <w:comment w:id="409" w:author="Windows User" w:date="2015-10-30T08:56:00Z" w:initials="BS">
    <w:p w14:paraId="088FCA4D" w14:textId="77777777" w:rsidR="004D086A" w:rsidRDefault="004D086A">
      <w:pPr>
        <w:pStyle w:val="CommentText"/>
      </w:pPr>
      <w:r>
        <w:rPr>
          <w:rStyle w:val="CommentReference"/>
        </w:rPr>
        <w:annotationRef/>
      </w:r>
      <w:r>
        <w:t>something clearer than putplue?</w:t>
      </w:r>
    </w:p>
  </w:comment>
  <w:comment w:id="410" w:author="Windows User" w:date="2015-10-30T08:56:00Z" w:initials="BS">
    <w:p w14:paraId="0F508FB7" w14:textId="77777777" w:rsidR="004D086A" w:rsidRDefault="004D086A">
      <w:pPr>
        <w:pStyle w:val="CommentText"/>
      </w:pPr>
      <w:r>
        <w:rPr>
          <w:rStyle w:val="CommentReference"/>
        </w:rPr>
        <w:annotationRef/>
      </w:r>
      <w:r>
        <w:t>woven or fine?</w:t>
      </w:r>
    </w:p>
  </w:comment>
  <w:comment w:id="411" w:author="Windows User" w:date="2015-10-30T08:56:00Z" w:initials="BS">
    <w:p w14:paraId="20A62B9C" w14:textId="77777777" w:rsidR="004D086A" w:rsidRDefault="004D086A">
      <w:pPr>
        <w:pStyle w:val="CommentText"/>
      </w:pPr>
      <w:r>
        <w:rPr>
          <w:rStyle w:val="CommentReference"/>
        </w:rPr>
        <w:annotationRef/>
      </w:r>
      <w:r>
        <w:t>palin</w:t>
      </w:r>
    </w:p>
  </w:comment>
  <w:comment w:id="412" w:author="Windows User" w:date="2015-10-30T08:56:00Z" w:initials="BS">
    <w:p w14:paraId="21E3C821" w14:textId="77777777" w:rsidR="004D086A" w:rsidRDefault="004D086A">
      <w:pPr>
        <w:pStyle w:val="CommentText"/>
      </w:pPr>
      <w:r>
        <w:rPr>
          <w:rStyle w:val="CommentReference"/>
        </w:rPr>
        <w:annotationRef/>
      </w:r>
      <w:r>
        <w:t>exalt or magnify?</w:t>
      </w:r>
    </w:p>
  </w:comment>
  <w:comment w:id="413" w:author="Windows User" w:date="2015-10-30T08:56:00Z" w:initials="BS">
    <w:p w14:paraId="3A816644" w14:textId="77777777" w:rsidR="004D086A" w:rsidRDefault="004D086A">
      <w:pPr>
        <w:pStyle w:val="CommentText"/>
      </w:pPr>
      <w:r>
        <w:rPr>
          <w:rStyle w:val="CommentReference"/>
        </w:rPr>
        <w:annotationRef/>
      </w:r>
      <w:r>
        <w:t>or iwn?</w:t>
      </w:r>
    </w:p>
  </w:comment>
  <w:comment w:id="417" w:author="Windows User" w:date="2015-10-30T08:56:00Z" w:initials="BS">
    <w:p w14:paraId="113D1519" w14:textId="77777777" w:rsidR="004D086A" w:rsidRDefault="004D086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8" w:author="Windows User" w:date="2015-10-30T08:56:00Z" w:initials="BS">
    <w:p w14:paraId="6F5F241D" w14:textId="77777777" w:rsidR="004D086A" w:rsidRDefault="004D086A">
      <w:pPr>
        <w:pStyle w:val="CommentText"/>
      </w:pPr>
      <w:r>
        <w:rPr>
          <w:rStyle w:val="CommentReference"/>
        </w:rPr>
        <w:annotationRef/>
      </w:r>
      <w:r>
        <w:t>forged or beaten?</w:t>
      </w:r>
    </w:p>
  </w:comment>
  <w:comment w:id="419" w:author="Windows User" w:date="2015-10-30T08:56:00Z" w:initials="BS">
    <w:p w14:paraId="2FF96A0B" w14:textId="77777777" w:rsidR="004D086A" w:rsidRDefault="004D086A">
      <w:pPr>
        <w:pStyle w:val="CommentText"/>
      </w:pPr>
      <w:r>
        <w:rPr>
          <w:rStyle w:val="CommentReference"/>
        </w:rPr>
        <w:annotationRef/>
      </w:r>
      <w:r>
        <w:t>omit? always and move up mercy seat?</w:t>
      </w:r>
    </w:p>
  </w:comment>
  <w:comment w:id="420" w:author="Windows User" w:date="2015-10-30T08:56:00Z" w:initials="BS">
    <w:p w14:paraId="0E65E511" w14:textId="77777777" w:rsidR="004D086A" w:rsidRDefault="004D086A">
      <w:pPr>
        <w:pStyle w:val="CommentText"/>
      </w:pPr>
      <w:r>
        <w:rPr>
          <w:rStyle w:val="CommentReference"/>
        </w:rPr>
        <w:annotationRef/>
      </w:r>
      <w:r>
        <w:t>tense? past makes a lot more sense</w:t>
      </w:r>
    </w:p>
  </w:comment>
  <w:comment w:id="421" w:author="Windows User" w:date="2015-10-30T08:56:00Z" w:initials="BS">
    <w:p w14:paraId="76117212" w14:textId="77777777" w:rsidR="004D086A" w:rsidRDefault="004D086A">
      <w:pPr>
        <w:pStyle w:val="CommentText"/>
      </w:pPr>
      <w:r>
        <w:rPr>
          <w:rStyle w:val="CommentReference"/>
        </w:rPr>
        <w:annotationRef/>
      </w:r>
      <w:r>
        <w:t>why does Abouna omit sin?</w:t>
      </w:r>
    </w:p>
  </w:comment>
  <w:comment w:id="422" w:author="Windows User" w:date="2015-10-30T08:56:00Z" w:initials="BS">
    <w:p w14:paraId="165225E3" w14:textId="77777777" w:rsidR="004D086A" w:rsidRDefault="004D086A">
      <w:pPr>
        <w:pStyle w:val="CommentText"/>
      </w:pPr>
      <w:r>
        <w:rPr>
          <w:rStyle w:val="CommentReference"/>
        </w:rPr>
        <w:annotationRef/>
      </w:r>
      <w:r>
        <w:t>exalt or magnify?</w:t>
      </w:r>
    </w:p>
  </w:comment>
  <w:comment w:id="423" w:author="Windows User" w:date="2015-10-30T08:56:00Z" w:initials="BS">
    <w:p w14:paraId="688426FE" w14:textId="77777777" w:rsidR="004D086A" w:rsidRDefault="004D086A">
      <w:pPr>
        <w:pStyle w:val="CommentText"/>
      </w:pPr>
      <w:r>
        <w:rPr>
          <w:rStyle w:val="CommentReference"/>
        </w:rPr>
        <w:annotationRef/>
      </w:r>
      <w:r>
        <w:t>or iwn?</w:t>
      </w:r>
    </w:p>
  </w:comment>
  <w:comment w:id="427" w:author="Windows User" w:date="2015-10-30T08:56:00Z" w:initials="BS">
    <w:p w14:paraId="30D8BA96" w14:textId="77777777" w:rsidR="004D086A" w:rsidRDefault="004D086A">
      <w:pPr>
        <w:pStyle w:val="CommentText"/>
      </w:pPr>
      <w:r>
        <w:rPr>
          <w:rStyle w:val="CommentReference"/>
        </w:rPr>
        <w:annotationRef/>
      </w:r>
      <w:r>
        <w:t>That your name be called... sounds like an expression that should just be that you be called in english. Thoughts?</w:t>
      </w:r>
    </w:p>
  </w:comment>
  <w:comment w:id="428" w:author="Windows User" w:date="2015-10-30T08:56:00Z" w:initials="BS">
    <w:p w14:paraId="057ADDF1" w14:textId="77777777" w:rsidR="004D086A" w:rsidRDefault="004D086A">
      <w:pPr>
        <w:pStyle w:val="CommentText"/>
      </w:pPr>
      <w:r>
        <w:rPr>
          <w:rStyle w:val="CommentReference"/>
        </w:rPr>
        <w:annotationRef/>
      </w:r>
      <w:r>
        <w:t>for isn't accurate... but sounds better</w:t>
      </w:r>
    </w:p>
  </w:comment>
  <w:comment w:id="429" w:author="Windows User" w:date="2015-10-30T08:56:00Z" w:initials="BS">
    <w:p w14:paraId="55A12B09" w14:textId="77777777" w:rsidR="004D086A" w:rsidRDefault="004D086A">
      <w:pPr>
        <w:pStyle w:val="CommentText"/>
      </w:pPr>
      <w:r>
        <w:rPr>
          <w:rStyle w:val="CommentReference"/>
        </w:rPr>
        <w:annotationRef/>
      </w:r>
      <w:r>
        <w:t>exalt or magnify?</w:t>
      </w:r>
    </w:p>
  </w:comment>
  <w:comment w:id="430" w:author="Windows User" w:date="2015-10-30T08:56:00Z" w:initials="BS">
    <w:p w14:paraId="22FCD2DC" w14:textId="77777777" w:rsidR="004D086A" w:rsidRDefault="004D086A">
      <w:pPr>
        <w:pStyle w:val="CommentText"/>
      </w:pPr>
      <w:r>
        <w:rPr>
          <w:rStyle w:val="CommentReference"/>
        </w:rPr>
        <w:annotationRef/>
      </w:r>
      <w:r>
        <w:t>or iwn?</w:t>
      </w:r>
    </w:p>
  </w:comment>
  <w:comment w:id="434" w:author="Windows User" w:date="2015-10-30T08:56:00Z" w:initials="BS">
    <w:p w14:paraId="58320C8D" w14:textId="77777777" w:rsidR="004D086A" w:rsidRDefault="004D086A">
      <w:pPr>
        <w:pStyle w:val="CommentText"/>
      </w:pPr>
      <w:r>
        <w:rPr>
          <w:rStyle w:val="CommentReference"/>
        </w:rPr>
        <w:annotationRef/>
      </w:r>
      <w:r>
        <w:t>perpetual lamp?</w:t>
      </w:r>
    </w:p>
  </w:comment>
  <w:comment w:id="435" w:author="Windows User" w:date="2015-10-30T08:56:00Z" w:initials="BS">
    <w:p w14:paraId="131853C5" w14:textId="77777777" w:rsidR="004D086A" w:rsidRDefault="004D086A">
      <w:pPr>
        <w:pStyle w:val="CommentText"/>
      </w:pPr>
      <w:r>
        <w:rPr>
          <w:rStyle w:val="CommentReference"/>
        </w:rPr>
        <w:annotationRef/>
      </w:r>
      <w:r>
        <w:t>parousia?</w:t>
      </w:r>
    </w:p>
  </w:comment>
  <w:comment w:id="436" w:author="Windows User" w:date="2015-10-30T08:56:00Z" w:initials="BS">
    <w:p w14:paraId="2752582D" w14:textId="77777777" w:rsidR="004D086A" w:rsidRDefault="004D086A">
      <w:pPr>
        <w:pStyle w:val="CommentText"/>
      </w:pPr>
      <w:r>
        <w:rPr>
          <w:rStyle w:val="CommentReference"/>
        </w:rPr>
        <w:annotationRef/>
      </w:r>
      <w:r>
        <w:t>tense?</w:t>
      </w:r>
    </w:p>
  </w:comment>
  <w:comment w:id="437" w:author="Windows User" w:date="2015-10-30T08:56:00Z" w:initials="BS">
    <w:p w14:paraId="1D0D8540" w14:textId="77777777" w:rsidR="004D086A" w:rsidRDefault="004D086A">
      <w:pPr>
        <w:pStyle w:val="CommentText"/>
      </w:pPr>
      <w:r>
        <w:rPr>
          <w:rStyle w:val="CommentReference"/>
        </w:rPr>
        <w:annotationRef/>
      </w:r>
      <w:r>
        <w:t>enlightens?</w:t>
      </w:r>
    </w:p>
  </w:comment>
  <w:comment w:id="438" w:author="Windows User" w:date="2015-10-30T08:56:00Z" w:initials="BS">
    <w:p w14:paraId="2ABDA5FE" w14:textId="77777777" w:rsidR="004D086A" w:rsidRDefault="004D086A">
      <w:pPr>
        <w:pStyle w:val="CommentText"/>
      </w:pPr>
      <w:r>
        <w:rPr>
          <w:rStyle w:val="CommentReference"/>
        </w:rPr>
        <w:annotationRef/>
      </w:r>
      <w:r>
        <w:t>exalt or magnify?</w:t>
      </w:r>
    </w:p>
  </w:comment>
  <w:comment w:id="439" w:author="Windows User" w:date="2015-10-30T08:56:00Z" w:initials="BS">
    <w:p w14:paraId="4895CE86" w14:textId="77777777" w:rsidR="004D086A" w:rsidRDefault="004D086A">
      <w:pPr>
        <w:pStyle w:val="CommentText"/>
      </w:pPr>
      <w:r>
        <w:rPr>
          <w:rStyle w:val="CommentReference"/>
        </w:rPr>
        <w:annotationRef/>
      </w:r>
      <w:r>
        <w:t>or iwn?</w:t>
      </w:r>
    </w:p>
  </w:comment>
  <w:comment w:id="443" w:author="Windows User" w:date="2015-10-30T08:56:00Z" w:initials="BS">
    <w:p w14:paraId="3620CEEF" w14:textId="77777777" w:rsidR="004D086A" w:rsidRDefault="004D086A">
      <w:pPr>
        <w:pStyle w:val="CommentText"/>
      </w:pPr>
      <w:r>
        <w:rPr>
          <w:rStyle w:val="CommentReference"/>
        </w:rPr>
        <w:annotationRef/>
      </w:r>
      <w:r>
        <w:t>this order better or worse?</w:t>
      </w:r>
    </w:p>
  </w:comment>
  <w:comment w:id="444" w:author="Windows User" w:date="2015-10-30T08:56:00Z" w:initials="BS">
    <w:p w14:paraId="23AF8204" w14:textId="77777777" w:rsidR="004D086A" w:rsidRDefault="004D086A">
      <w:pPr>
        <w:pStyle w:val="CommentText"/>
      </w:pPr>
      <w:r>
        <w:rPr>
          <w:rStyle w:val="CommentReference"/>
        </w:rPr>
        <w:annotationRef/>
      </w:r>
      <w:r>
        <w:t>I think upon should stay here</w:t>
      </w:r>
    </w:p>
  </w:comment>
  <w:comment w:id="445" w:author="Windows User" w:date="2015-10-30T08:56:00Z" w:initials="BS">
    <w:p w14:paraId="1F1B891B" w14:textId="77777777" w:rsidR="004D086A" w:rsidRDefault="004D086A">
      <w:pPr>
        <w:pStyle w:val="CommentText"/>
      </w:pPr>
      <w:r>
        <w:rPr>
          <w:rStyle w:val="CommentReference"/>
        </w:rPr>
        <w:annotationRef/>
      </w:r>
      <w:r>
        <w:t>exalt or magnify?</w:t>
      </w:r>
    </w:p>
  </w:comment>
  <w:comment w:id="446" w:author="Windows User" w:date="2015-10-30T08:56:00Z" w:initials="BS">
    <w:p w14:paraId="7E678661" w14:textId="77777777" w:rsidR="004D086A" w:rsidRDefault="004D086A">
      <w:pPr>
        <w:pStyle w:val="CommentText"/>
      </w:pPr>
      <w:r>
        <w:rPr>
          <w:rStyle w:val="CommentReference"/>
        </w:rPr>
        <w:annotationRef/>
      </w:r>
      <w:r>
        <w:t>or iwn?</w:t>
      </w:r>
    </w:p>
  </w:comment>
  <w:comment w:id="454" w:author="Windows User" w:date="2015-10-30T08:56:00Z" w:initials="BS">
    <w:p w14:paraId="649B3291" w14:textId="77777777" w:rsidR="004D086A" w:rsidRDefault="004D086A">
      <w:pPr>
        <w:pStyle w:val="CommentText"/>
      </w:pPr>
      <w:r>
        <w:rPr>
          <w:rStyle w:val="CommentReference"/>
        </w:rPr>
        <w:annotationRef/>
      </w:r>
      <w:r>
        <w:t>The phrase is "Our God in truth". Placing a coma before "in truth" makis it sound like "in truth withotu the seed of man"</w:t>
      </w:r>
    </w:p>
  </w:comment>
  <w:comment w:id="455" w:author="Windows User" w:date="2015-10-30T08:56:00Z" w:initials="BS">
    <w:p w14:paraId="30EFE448" w14:textId="77777777" w:rsidR="004D086A" w:rsidRDefault="004D086A">
      <w:pPr>
        <w:pStyle w:val="CommentText"/>
      </w:pPr>
      <w:r>
        <w:rPr>
          <w:rStyle w:val="CommentReference"/>
        </w:rPr>
        <w:annotationRef/>
      </w:r>
      <w:r>
        <w:t>While being virgin is correct. But it sounds strange. being a virgin is less accurate. Being virginal?</w:t>
      </w:r>
    </w:p>
  </w:comment>
  <w:comment w:id="456" w:author="Windows User" w:date="2015-10-30T08:56:00Z" w:initials="BS">
    <w:p w14:paraId="7E155E71" w14:textId="77777777" w:rsidR="004D086A" w:rsidRDefault="004D086A">
      <w:pPr>
        <w:pStyle w:val="CommentText"/>
      </w:pPr>
      <w:r>
        <w:rPr>
          <w:rStyle w:val="CommentReference"/>
        </w:rPr>
        <w:annotationRef/>
      </w:r>
      <w:r>
        <w:t>I like holy better than saint. But it isn't very consistent since Abouna renders it saint everywhere else...</w:t>
      </w:r>
    </w:p>
  </w:comment>
  <w:comment w:id="457" w:author="Windows User" w:date="2015-10-30T08:56:00Z" w:initials="BS">
    <w:p w14:paraId="14D50F69" w14:textId="77777777" w:rsidR="004D086A" w:rsidRDefault="004D086A">
      <w:pPr>
        <w:pStyle w:val="CommentText"/>
      </w:pPr>
      <w:r>
        <w:rPr>
          <w:rStyle w:val="CommentReference"/>
        </w:rPr>
        <w:annotationRef/>
      </w:r>
      <w:r>
        <w:t>what word works here? dwelling doesn't. it would have to be dwelling place, which is too long.</w:t>
      </w:r>
    </w:p>
  </w:comment>
  <w:comment w:id="458" w:author="Windows User" w:date="2015-10-30T08:56:00Z" w:initials="BS">
    <w:p w14:paraId="4CBCFA72" w14:textId="77777777" w:rsidR="004D086A" w:rsidRDefault="004D086A">
      <w:pPr>
        <w:pStyle w:val="CommentText"/>
      </w:pPr>
      <w:r>
        <w:rPr>
          <w:rStyle w:val="CommentReference"/>
        </w:rPr>
        <w:annotationRef/>
      </w:r>
      <w:r>
        <w:t>exalt or magnify?</w:t>
      </w:r>
    </w:p>
  </w:comment>
  <w:comment w:id="459" w:author="Windows User" w:date="2015-10-30T08:56:00Z" w:initials="BS">
    <w:p w14:paraId="08E0D650" w14:textId="77777777" w:rsidR="004D086A" w:rsidRDefault="004D086A">
      <w:pPr>
        <w:pStyle w:val="CommentText"/>
      </w:pPr>
      <w:r>
        <w:rPr>
          <w:rStyle w:val="CommentReference"/>
        </w:rPr>
        <w:annotationRef/>
      </w:r>
      <w:r>
        <w:t>or iwn?</w:t>
      </w:r>
    </w:p>
  </w:comment>
  <w:comment w:id="463" w:author="Windows User" w:date="2015-10-30T08:56:00Z" w:initials="BS">
    <w:p w14:paraId="348A67F2" w14:textId="77777777" w:rsidR="004D086A" w:rsidRDefault="004D086A">
      <w:pPr>
        <w:pStyle w:val="CommentText"/>
      </w:pPr>
      <w:r>
        <w:rPr>
          <w:rStyle w:val="CommentReference"/>
        </w:rPr>
        <w:annotationRef/>
      </w:r>
      <w:r>
        <w:t>does this work?</w:t>
      </w:r>
    </w:p>
  </w:comment>
  <w:comment w:id="464" w:author="Windows User" w:date="2015-10-30T08:56:00Z" w:initials="BS">
    <w:p w14:paraId="3CC28130" w14:textId="77777777" w:rsidR="004D086A" w:rsidRDefault="004D086A">
      <w:pPr>
        <w:pStyle w:val="CommentText"/>
      </w:pPr>
      <w:r>
        <w:rPr>
          <w:rStyle w:val="CommentReference"/>
        </w:rPr>
        <w:annotationRef/>
      </w:r>
      <w:r>
        <w:t>is this right?</w:t>
      </w:r>
    </w:p>
  </w:comment>
  <w:comment w:id="465" w:author="Windows User" w:date="2015-10-30T08:56:00Z" w:initials="BS">
    <w:p w14:paraId="0CE2D2DA" w14:textId="77777777" w:rsidR="004D086A" w:rsidRDefault="004D086A">
      <w:pPr>
        <w:pStyle w:val="CommentText"/>
      </w:pPr>
      <w:r>
        <w:rPr>
          <w:rStyle w:val="CommentReference"/>
        </w:rPr>
        <w:annotationRef/>
      </w:r>
      <w:r>
        <w:t>?</w:t>
      </w:r>
    </w:p>
  </w:comment>
  <w:comment w:id="466" w:author="Windows User" w:date="2015-10-30T08:56:00Z" w:initials="BS">
    <w:p w14:paraId="74BFA273" w14:textId="77777777" w:rsidR="004D086A" w:rsidRDefault="004D086A">
      <w:pPr>
        <w:pStyle w:val="CommentText"/>
      </w:pPr>
      <w:r>
        <w:rPr>
          <w:rStyle w:val="CommentReference"/>
        </w:rPr>
        <w:annotationRef/>
      </w:r>
      <w:r>
        <w:t>about or to?</w:t>
      </w:r>
    </w:p>
  </w:comment>
  <w:comment w:id="467" w:author="Windows User" w:date="2015-10-30T08:56:00Z" w:initials="BS">
    <w:p w14:paraId="76C80AE3" w14:textId="77777777" w:rsidR="004D086A" w:rsidRDefault="004D086A">
      <w:pPr>
        <w:pStyle w:val="CommentText"/>
      </w:pPr>
      <w:r>
        <w:rPr>
          <w:rStyle w:val="CommentReference"/>
        </w:rPr>
        <w:annotationRef/>
      </w:r>
      <w:r>
        <w:t>proclaim or cry?</w:t>
      </w:r>
    </w:p>
  </w:comment>
  <w:comment w:id="468" w:author="Windows User" w:date="2015-10-30T08:56:00Z" w:initials="BS">
    <w:p w14:paraId="7356A311" w14:textId="77777777" w:rsidR="004D086A" w:rsidRDefault="004D086A">
      <w:pPr>
        <w:pStyle w:val="CommentText"/>
      </w:pPr>
      <w:r>
        <w:rPr>
          <w:rStyle w:val="CommentReference"/>
        </w:rPr>
        <w:annotationRef/>
      </w:r>
      <w:r>
        <w:t>??</w:t>
      </w:r>
    </w:p>
  </w:comment>
  <w:comment w:id="469" w:author="Windows User" w:date="2015-10-30T08:56:00Z" w:initials="BS">
    <w:p w14:paraId="5DBAC613" w14:textId="77777777" w:rsidR="004D086A" w:rsidRDefault="004D086A">
      <w:pPr>
        <w:pStyle w:val="CommentText"/>
      </w:pPr>
      <w:r>
        <w:rPr>
          <w:rStyle w:val="CommentReference"/>
        </w:rPr>
        <w:annotationRef/>
      </w:r>
      <w:r>
        <w:t>just?</w:t>
      </w:r>
    </w:p>
  </w:comment>
  <w:comment w:id="470" w:author="Windows User" w:date="2015-10-30T08:56:00Z" w:initials="BS">
    <w:p w14:paraId="614DAD54" w14:textId="77777777" w:rsidR="004D086A" w:rsidRDefault="004D086A">
      <w:pPr>
        <w:pStyle w:val="CommentText"/>
      </w:pPr>
      <w:r>
        <w:rPr>
          <w:rStyle w:val="CommentReference"/>
        </w:rPr>
        <w:annotationRef/>
      </w:r>
      <w:r>
        <w:t>chaste or meek?</w:t>
      </w:r>
    </w:p>
  </w:comment>
  <w:comment w:id="471" w:author="Windows User" w:date="2015-10-30T08:56:00Z" w:initials="BS">
    <w:p w14:paraId="7BFF54F7" w14:textId="77777777" w:rsidR="004D086A" w:rsidRDefault="004D086A">
      <w:pPr>
        <w:pStyle w:val="CommentText"/>
      </w:pPr>
      <w:r>
        <w:rPr>
          <w:rStyle w:val="CommentReference"/>
        </w:rPr>
        <w:annotationRef/>
      </w:r>
      <w:r>
        <w:t>St. Isaac? Holy issac?</w:t>
      </w:r>
    </w:p>
  </w:comment>
  <w:comment w:id="472" w:author="Windows User" w:date="2015-10-30T08:56:00Z" w:initials="BS">
    <w:p w14:paraId="0D6B85B0" w14:textId="77777777" w:rsidR="004D086A" w:rsidRDefault="004D086A">
      <w:pPr>
        <w:pStyle w:val="CommentText"/>
      </w:pPr>
      <w:r>
        <w:rPr>
          <w:rStyle w:val="CommentReference"/>
        </w:rPr>
        <w:annotationRef/>
      </w:r>
      <w:r>
        <w:t>ten thousand time?</w:t>
      </w:r>
    </w:p>
  </w:comment>
  <w:comment w:id="473" w:author="Windows User" w:date="2015-10-30T08:56:00Z" w:initials="BS">
    <w:p w14:paraId="70F47173" w14:textId="77777777" w:rsidR="004D086A" w:rsidRDefault="004D086A">
      <w:pPr>
        <w:pStyle w:val="CommentText"/>
      </w:pPr>
      <w:r>
        <w:rPr>
          <w:rStyle w:val="CommentReference"/>
        </w:rPr>
        <w:annotationRef/>
      </w:r>
      <w:r>
        <w:t>probably don't want to say despot.</w:t>
      </w:r>
    </w:p>
  </w:comment>
  <w:comment w:id="474" w:author="Windows User" w:date="2015-10-30T08:56:00Z" w:initials="BS">
    <w:p w14:paraId="6CB131AD" w14:textId="77777777" w:rsidR="004D086A" w:rsidRDefault="004D086A">
      <w:pPr>
        <w:pStyle w:val="CommentText"/>
      </w:pPr>
      <w:r>
        <w:rPr>
          <w:rStyle w:val="CommentReference"/>
        </w:rPr>
        <w:annotationRef/>
      </w:r>
      <w:r>
        <w:t>honour or pride?</w:t>
      </w:r>
    </w:p>
  </w:comment>
  <w:comment w:id="475" w:author="Windows User" w:date="2015-10-30T08:56:00Z" w:initials="BS">
    <w:p w14:paraId="64CB9F13" w14:textId="77777777" w:rsidR="004D086A" w:rsidRDefault="004D086A">
      <w:pPr>
        <w:pStyle w:val="CommentText"/>
      </w:pPr>
      <w:r>
        <w:rPr>
          <w:rStyle w:val="CommentReference"/>
        </w:rPr>
        <w:annotationRef/>
      </w:r>
      <w:r>
        <w:t>spouse or friend???</w:t>
      </w:r>
    </w:p>
  </w:comment>
  <w:comment w:id="476" w:author="Windows User" w:date="2015-10-30T08:56:00Z" w:initials="BS">
    <w:p w14:paraId="72A28506" w14:textId="77777777" w:rsidR="004D086A" w:rsidRDefault="004D086A">
      <w:pPr>
        <w:pStyle w:val="CommentText"/>
      </w:pPr>
      <w:r>
        <w:rPr>
          <w:rStyle w:val="CommentReference"/>
        </w:rPr>
        <w:annotationRef/>
      </w:r>
      <w:r>
        <w:t>word can be health or salvation... but health would parallel healing in next verse??? should it be salvation?</w:t>
      </w:r>
    </w:p>
  </w:comment>
  <w:comment w:id="477" w:author="Windows User" w:date="2015-10-30T08:56:00Z" w:initials="BS">
    <w:p w14:paraId="5FD63150" w14:textId="77777777" w:rsidR="004D086A" w:rsidRDefault="004D086A">
      <w:pPr>
        <w:pStyle w:val="CommentText"/>
      </w:pPr>
      <w:r>
        <w:rPr>
          <w:rStyle w:val="CommentReference"/>
        </w:rPr>
        <w:annotationRef/>
      </w:r>
      <w:r>
        <w:t>unity or oneness? indescribable or unparalleled?</w:t>
      </w:r>
    </w:p>
  </w:comment>
  <w:comment w:id="478" w:author="Windows User" w:date="2015-10-30T08:56:00Z" w:initials="BS">
    <w:p w14:paraId="372EA6E6" w14:textId="77777777" w:rsidR="004D086A" w:rsidRDefault="004D086A">
      <w:pPr>
        <w:pStyle w:val="CommentText"/>
      </w:pPr>
      <w:r>
        <w:rPr>
          <w:rStyle w:val="CommentReference"/>
        </w:rPr>
        <w:annotationRef/>
      </w:r>
      <w:r>
        <w:t>mingling of substance or human seed? kind of a big difference.</w:t>
      </w:r>
    </w:p>
  </w:comment>
  <w:comment w:id="479" w:author="Windows User" w:date="2015-10-30T08:56:00Z" w:initials="BS">
    <w:p w14:paraId="13C5A16B" w14:textId="77777777" w:rsidR="004D086A" w:rsidRDefault="004D086A">
      <w:pPr>
        <w:pStyle w:val="CommentText"/>
      </w:pPr>
      <w:r>
        <w:rPr>
          <w:rStyle w:val="CommentReference"/>
        </w:rPr>
        <w:annotationRef/>
      </w:r>
      <w:r>
        <w:t>pray or interceed? With or before?</w:t>
      </w:r>
    </w:p>
  </w:comment>
  <w:comment w:id="486" w:author="Windows User" w:date="2015-10-30T08:56:00Z" w:initials="WU">
    <w:p w14:paraId="1FCE53E0" w14:textId="77777777" w:rsidR="004D086A" w:rsidRDefault="004D086A">
      <w:pPr>
        <w:pStyle w:val="CommentText"/>
      </w:pPr>
      <w:r>
        <w:rPr>
          <w:rStyle w:val="CommentReference"/>
        </w:rPr>
        <w:annotationRef/>
      </w:r>
      <w:r>
        <w:t>Are exalted abve. Are honoured more. Parallel structure. More honoured doesn’t flow as well because it doesn’t parallel the structure</w:t>
      </w:r>
    </w:p>
  </w:comment>
  <w:comment w:id="487" w:author="Windows User" w:date="2015-10-30T08:56:00Z" w:initials="WU">
    <w:p w14:paraId="49746F39" w14:textId="77777777" w:rsidR="004D086A" w:rsidRDefault="004D086A">
      <w:pPr>
        <w:pStyle w:val="CommentText"/>
      </w:pPr>
      <w:r>
        <w:rPr>
          <w:rStyle w:val="CommentReference"/>
        </w:rPr>
        <w:annotationRef/>
      </w:r>
      <w:r>
        <w:t>Are more honoured?</w:t>
      </w:r>
    </w:p>
  </w:comment>
  <w:comment w:id="488" w:author="Windows User" w:date="2015-10-30T08:56:00Z" w:initials="WU">
    <w:p w14:paraId="12DBB60D" w14:textId="77777777" w:rsidR="004D086A" w:rsidRDefault="004D086A">
      <w:pPr>
        <w:pStyle w:val="CommentText"/>
      </w:pPr>
      <w:r>
        <w:rPr>
          <w:rStyle w:val="CommentReference"/>
        </w:rPr>
        <w:annotationRef/>
      </w:r>
      <w:r>
        <w:t xml:space="preserve">Means or path? Means with freedom of speech is not a sclear as a way orpath that has a freedom of speech. </w:t>
      </w:r>
    </w:p>
  </w:comment>
  <w:comment w:id="495" w:author="Windows User" w:date="2015-10-30T08:56:00Z" w:initials="WU">
    <w:p w14:paraId="11E3CA1F" w14:textId="77777777" w:rsidR="004D086A" w:rsidRDefault="004D086A">
      <w:pPr>
        <w:pStyle w:val="CommentText"/>
      </w:pPr>
      <w:r>
        <w:rPr>
          <w:rStyle w:val="CommentReference"/>
        </w:rPr>
        <w:annotationRef/>
      </w:r>
      <w:r>
        <w:t>Above heaven or above the heavens. Not above the heaven.</w:t>
      </w:r>
    </w:p>
  </w:comment>
  <w:comment w:id="496" w:author="Windows User" w:date="2015-10-30T08:56:00Z" w:initials="WU">
    <w:p w14:paraId="6ACDBFFB" w14:textId="77777777" w:rsidR="004D086A" w:rsidRDefault="004D086A">
      <w:pPr>
        <w:pStyle w:val="CommentText"/>
      </w:pPr>
      <w:r>
        <w:rPr>
          <w:rStyle w:val="CommentReference"/>
        </w:rPr>
        <w:annotationRef/>
      </w:r>
      <w:r>
        <w:t>Reuse of truth is very awkward</w:t>
      </w:r>
    </w:p>
  </w:comment>
  <w:comment w:id="500" w:author="Windows User" w:date="2015-10-30T08:56:00Z" w:initials="WU">
    <w:p w14:paraId="724AED47" w14:textId="77777777" w:rsidR="004D086A" w:rsidRDefault="004D086A">
      <w:pPr>
        <w:pStyle w:val="CommentText"/>
      </w:pPr>
      <w:r>
        <w:rPr>
          <w:rStyle w:val="CommentReference"/>
        </w:rPr>
        <w:annotationRef/>
      </w:r>
      <w:r>
        <w:t>The Virgin Mary?</w:t>
      </w:r>
    </w:p>
  </w:comment>
  <w:comment w:id="501" w:author="Windows User" w:date="2015-10-30T08:56:00Z" w:initials="WU">
    <w:p w14:paraId="3F7DA89D" w14:textId="77777777" w:rsidR="004D086A" w:rsidRDefault="004D086A">
      <w:pPr>
        <w:pStyle w:val="CommentText"/>
      </w:pPr>
      <w:r>
        <w:rPr>
          <w:rStyle w:val="CommentReference"/>
        </w:rPr>
        <w:annotationRef/>
      </w:r>
      <w:r>
        <w:t>And the Mercy Seat / with the Cherubs? Less literal, but makes more sense.</w:t>
      </w:r>
    </w:p>
  </w:comment>
  <w:comment w:id="502" w:author="Windows User" w:date="2015-10-30T08:56:00Z" w:initials="WU">
    <w:p w14:paraId="52BA778F" w14:textId="77777777" w:rsidR="004D086A" w:rsidRDefault="004D086A">
      <w:pPr>
        <w:pStyle w:val="CommentText"/>
      </w:pPr>
      <w:r>
        <w:rPr>
          <w:rStyle w:val="CommentReference"/>
        </w:rPr>
        <w:annotationRef/>
      </w:r>
      <w:r>
        <w:t>Jar or vessel for the sake of youth who think marijuana?</w:t>
      </w:r>
    </w:p>
  </w:comment>
  <w:comment w:id="503" w:author="Windows User" w:date="2015-10-30T08:56:00Z" w:initials="WU">
    <w:p w14:paraId="568991B3" w14:textId="77777777" w:rsidR="004D086A" w:rsidRDefault="004D086A">
      <w:pPr>
        <w:pStyle w:val="CommentText"/>
      </w:pPr>
      <w:r>
        <w:rPr>
          <w:rStyle w:val="CommentReference"/>
        </w:rPr>
        <w:annotationRef/>
      </w:r>
      <w:r>
        <w:t>Not lampstand?</w:t>
      </w:r>
    </w:p>
  </w:comment>
  <w:comment w:id="507" w:author="Windows User" w:date="2015-10-30T08:56:00Z" w:initials="WU">
    <w:p w14:paraId="76A75751" w14:textId="77777777" w:rsidR="004D086A" w:rsidRDefault="004D086A">
      <w:pPr>
        <w:pStyle w:val="CommentText"/>
      </w:pPr>
      <w:r>
        <w:rPr>
          <w:rStyle w:val="CommentReference"/>
        </w:rPr>
        <w:annotationRef/>
      </w:r>
      <w:r>
        <w:t>Adorend? Ornamented?</w:t>
      </w:r>
    </w:p>
  </w:comment>
  <w:comment w:id="508" w:author="Windows User" w:date="2015-10-30T08:56:00Z" w:initials="WU">
    <w:p w14:paraId="0CCDAFB9" w14:textId="77777777" w:rsidR="004D086A" w:rsidRDefault="004D086A">
      <w:pPr>
        <w:pStyle w:val="CommentText"/>
      </w:pPr>
      <w:r>
        <w:rPr>
          <w:rStyle w:val="CommentReference"/>
        </w:rPr>
        <w:annotationRef/>
      </w:r>
      <w:r>
        <w:t>Need to decide whether to capitalize and be Consistent.</w:t>
      </w:r>
    </w:p>
  </w:comment>
  <w:comment w:id="509" w:author="Windows User" w:date="2015-10-30T08:56:00Z" w:initials="WU">
    <w:p w14:paraId="49DAF1E5" w14:textId="77777777" w:rsidR="004D086A" w:rsidRDefault="004D086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10" w:author="Windows User" w:date="2015-10-30T08:56:00Z" w:initials="WU">
    <w:p w14:paraId="6F7EC60A" w14:textId="77777777" w:rsidR="004D086A" w:rsidRDefault="004D086A">
      <w:pPr>
        <w:pStyle w:val="CommentText"/>
      </w:pPr>
      <w:r>
        <w:rPr>
          <w:rStyle w:val="CommentReference"/>
        </w:rPr>
        <w:annotationRef/>
      </w:r>
      <w:r>
        <w:t>Tense(s) of this vs?</w:t>
      </w:r>
    </w:p>
  </w:comment>
  <w:comment w:id="514" w:author="Windows User" w:date="2015-10-30T08:56:00Z" w:initials="WU">
    <w:p w14:paraId="6D806464" w14:textId="77777777" w:rsidR="004D086A" w:rsidRDefault="004D086A">
      <w:pPr>
        <w:pStyle w:val="CommentText"/>
      </w:pPr>
      <w:r>
        <w:rPr>
          <w:rStyle w:val="CommentReference"/>
        </w:rPr>
        <w:annotationRef/>
      </w:r>
      <w:r>
        <w:t>If no coma, then that. If coma, then which.</w:t>
      </w:r>
    </w:p>
  </w:comment>
  <w:comment w:id="515" w:author="Windows User" w:date="2015-11-21T13:10:00Z" w:initials="WU">
    <w:p w14:paraId="21B267A2" w14:textId="21A4BB9B" w:rsidR="004D086A" w:rsidRPr="00FA5B8C" w:rsidRDefault="004D086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6" w:author="Windows User" w:date="2015-10-30T08:56:00Z" w:initials="WU">
    <w:p w14:paraId="71984CC8" w14:textId="77777777" w:rsidR="004D086A" w:rsidRDefault="004D086A">
      <w:pPr>
        <w:pStyle w:val="CommentText"/>
      </w:pPr>
      <w:r>
        <w:rPr>
          <w:rStyle w:val="CommentReference"/>
        </w:rPr>
        <w:annotationRef/>
      </w:r>
      <w:r>
        <w:t>Ok for traditional English. But in current usage hasn’t it narrowed to taste rather than still including smell? Armona?</w:t>
      </w:r>
    </w:p>
  </w:comment>
  <w:comment w:id="517" w:author="Windows User" w:date="2015-10-30T08:56:00Z" w:initials="WU">
    <w:p w14:paraId="7AC6899E" w14:textId="77777777" w:rsidR="004D086A" w:rsidRDefault="004D086A">
      <w:pPr>
        <w:pStyle w:val="CommentText"/>
      </w:pPr>
      <w:r>
        <w:rPr>
          <w:rStyle w:val="CommentReference"/>
        </w:rPr>
        <w:annotationRef/>
      </w:r>
      <w:r>
        <w:t>This makes little sense. An estate is just a state, a status… you can restore to a first status, but not to a status</w:t>
      </w:r>
    </w:p>
  </w:comment>
  <w:comment w:id="527" w:author="Windows User" w:date="2015-10-30T08:56:00Z" w:initials="WU">
    <w:p w14:paraId="2D9A6112" w14:textId="77777777" w:rsidR="004D086A" w:rsidRDefault="004D086A">
      <w:pPr>
        <w:pStyle w:val="CommentText"/>
      </w:pPr>
      <w:r>
        <w:rPr>
          <w:rStyle w:val="CommentReference"/>
        </w:rPr>
        <w:annotationRef/>
      </w:r>
      <w:r>
        <w:t>Care or concern?</w:t>
      </w:r>
    </w:p>
  </w:comment>
  <w:comment w:id="528" w:author="Windows User" w:date="2015-10-30T08:56:00Z" w:initials="WU">
    <w:p w14:paraId="168AADF5" w14:textId="77777777" w:rsidR="004D086A" w:rsidRDefault="004D086A">
      <w:pPr>
        <w:pStyle w:val="CommentText"/>
      </w:pPr>
      <w:r>
        <w:rPr>
          <w:rStyle w:val="CommentReference"/>
        </w:rPr>
        <w:annotationRef/>
      </w:r>
      <w:r>
        <w:t>Uhm…. ? Coptic clearly says Sabbaton…. But wasn’t it the first day?</w:t>
      </w:r>
    </w:p>
  </w:comment>
  <w:comment w:id="536" w:author="Windows User" w:date="2015-10-30T08:56:00Z" w:initials="WU">
    <w:p w14:paraId="61404F3E" w14:textId="77777777" w:rsidR="004D086A" w:rsidRDefault="004D086A">
      <w:pPr>
        <w:pStyle w:val="CommentText"/>
      </w:pPr>
      <w:r>
        <w:rPr>
          <w:rStyle w:val="CommentReference"/>
        </w:rPr>
        <w:annotationRef/>
      </w:r>
      <w:r>
        <w:t>Exceedingly? Too? So?</w:t>
      </w:r>
    </w:p>
  </w:comment>
  <w:comment w:id="537" w:author="Windows User" w:date="2015-10-30T08:56:00Z" w:initials="WU">
    <w:p w14:paraId="7B2CE30C" w14:textId="77777777" w:rsidR="004D086A" w:rsidRDefault="004D086A">
      <w:pPr>
        <w:pStyle w:val="CommentText"/>
      </w:pPr>
      <w:r>
        <w:rPr>
          <w:rStyle w:val="CommentReference"/>
        </w:rPr>
        <w:annotationRef/>
      </w:r>
      <w:r>
        <w:t>Count or heed?</w:t>
      </w:r>
    </w:p>
  </w:comment>
  <w:comment w:id="538" w:author="Windows User" w:date="2015-10-30T08:56:00Z" w:initials="WU">
    <w:p w14:paraId="040F4849" w14:textId="77777777" w:rsidR="004D086A" w:rsidRDefault="004D086A">
      <w:pPr>
        <w:pStyle w:val="CommentText"/>
      </w:pPr>
      <w:r>
        <w:rPr>
          <w:rStyle w:val="CommentReference"/>
        </w:rPr>
        <w:annotationRef/>
      </w:r>
      <w:r>
        <w:t>Ramez, I or me?</w:t>
      </w:r>
    </w:p>
  </w:comment>
  <w:comment w:id="539" w:author="Windows User" w:date="2015-10-30T08:56:00Z" w:initials="WU">
    <w:p w14:paraId="5954D4FC" w14:textId="77777777" w:rsidR="004D086A" w:rsidRDefault="004D086A">
      <w:pPr>
        <w:pStyle w:val="CommentText"/>
      </w:pPr>
      <w:r>
        <w:rPr>
          <w:rStyle w:val="CommentReference"/>
        </w:rPr>
        <w:annotationRef/>
      </w:r>
      <w:r>
        <w:t>Teach to offer repentance or instruct in repentance?</w:t>
      </w:r>
    </w:p>
  </w:comment>
  <w:comment w:id="540" w:author="Windows User" w:date="2015-10-30T08:56:00Z" w:initials="WU">
    <w:p w14:paraId="267BB7CB" w14:textId="77777777" w:rsidR="004D086A" w:rsidRDefault="004D086A">
      <w:pPr>
        <w:pStyle w:val="CommentText"/>
      </w:pPr>
      <w:r>
        <w:rPr>
          <w:rStyle w:val="CommentReference"/>
        </w:rPr>
        <w:annotationRef/>
      </w:r>
      <w:r>
        <w:t>That a sinner die would make this consistent.</w:t>
      </w:r>
    </w:p>
  </w:comment>
  <w:comment w:id="541" w:author="Windows User" w:date="2015-10-30T08:56:00Z" w:initials="WU">
    <w:p w14:paraId="73469DF7" w14:textId="77777777" w:rsidR="004D086A" w:rsidRDefault="004D086A">
      <w:pPr>
        <w:pStyle w:val="CommentText"/>
      </w:pPr>
      <w:r>
        <w:rPr>
          <w:rStyle w:val="CommentReference"/>
        </w:rPr>
        <w:annotationRef/>
      </w:r>
      <w:r>
        <w:t>Kind-hearted or merciful?</w:t>
      </w:r>
    </w:p>
  </w:comment>
  <w:comment w:id="542" w:author="Windows User" w:date="2015-10-30T08:56:00Z" w:initials="WU">
    <w:p w14:paraId="772707E9" w14:textId="77777777" w:rsidR="004D086A" w:rsidRDefault="004D086A">
      <w:pPr>
        <w:pStyle w:val="CommentText"/>
      </w:pPr>
      <w:r>
        <w:rPr>
          <w:rStyle w:val="CommentReference"/>
        </w:rPr>
        <w:annotationRef/>
      </w:r>
      <w:r>
        <w:t>Compassions or tender mercies?</w:t>
      </w:r>
    </w:p>
  </w:comment>
  <w:comment w:id="543" w:author="Windows User" w:date="2015-10-30T08:56:00Z" w:initials="WU">
    <w:p w14:paraId="2F67672A" w14:textId="77777777" w:rsidR="004D086A" w:rsidRDefault="004D086A">
      <w:pPr>
        <w:pStyle w:val="CommentText"/>
      </w:pPr>
      <w:r>
        <w:rPr>
          <w:rStyle w:val="CommentReference"/>
        </w:rPr>
        <w:annotationRef/>
      </w:r>
      <w:r>
        <w:t>May He or that He may</w:t>
      </w:r>
    </w:p>
  </w:comment>
  <w:comment w:id="573" w:author="Windows User" w:date="2015-10-30T08:56:00Z" w:initials="BS">
    <w:p w14:paraId="2CED70EE" w14:textId="77777777" w:rsidR="004D086A" w:rsidRDefault="004D086A">
      <w:pPr>
        <w:pStyle w:val="CommentText"/>
      </w:pPr>
      <w:r>
        <w:rPr>
          <w:rStyle w:val="CommentReference"/>
        </w:rPr>
        <w:annotationRef/>
      </w:r>
      <w:r>
        <w:t>very greatly is redundant...</w:t>
      </w:r>
    </w:p>
  </w:comment>
  <w:comment w:id="574" w:author="Windows User" w:date="2015-10-30T08:56:00Z" w:initials="BS">
    <w:p w14:paraId="2C12168E" w14:textId="77777777" w:rsidR="004D086A" w:rsidRDefault="004D086A">
      <w:pPr>
        <w:pStyle w:val="CommentText"/>
      </w:pPr>
      <w:r>
        <w:rPr>
          <w:rStyle w:val="CommentReference"/>
        </w:rPr>
        <w:annotationRef/>
      </w:r>
      <w:r>
        <w:t>above? in?</w:t>
      </w:r>
    </w:p>
  </w:comment>
  <w:comment w:id="575" w:author="Windows User" w:date="2015-10-30T08:56:00Z" w:initials="BS">
    <w:p w14:paraId="4CF812FD" w14:textId="77777777" w:rsidR="004D086A" w:rsidRDefault="004D086A">
      <w:pPr>
        <w:pStyle w:val="CommentText"/>
      </w:pPr>
      <w:r>
        <w:rPr>
          <w:rStyle w:val="CommentReference"/>
        </w:rPr>
        <w:annotationRef/>
      </w:r>
      <w:r>
        <w:t>dikeos is usually rended 'righteous'. Is there good cause to use 'just' here?</w:t>
      </w:r>
    </w:p>
  </w:comment>
  <w:comment w:id="576" w:author="Windows User" w:date="2015-10-30T08:56:00Z" w:initials="BS">
    <w:p w14:paraId="63FD3FBC" w14:textId="77777777" w:rsidR="004D086A" w:rsidRDefault="004D086A">
      <w:pPr>
        <w:pStyle w:val="CommentText"/>
      </w:pPr>
      <w:r>
        <w:rPr>
          <w:rStyle w:val="CommentReference"/>
        </w:rPr>
        <w:annotationRef/>
      </w:r>
      <w:r>
        <w:t>mediated or put into practice?</w:t>
      </w:r>
    </w:p>
  </w:comment>
  <w:comment w:id="577" w:author="Windows User" w:date="2015-10-30T08:56:00Z" w:initials="BS">
    <w:p w14:paraId="0583089C" w14:textId="77777777" w:rsidR="004D086A" w:rsidRDefault="004D086A">
      <w:pPr>
        <w:pStyle w:val="CommentText"/>
      </w:pPr>
      <w:r>
        <w:rPr>
          <w:rStyle w:val="CommentReference"/>
        </w:rPr>
        <w:annotationRef/>
      </w:r>
      <w:r>
        <w:t>on their lips is a common English expression that seems to have the same meaning as "in their mouths"</w:t>
      </w:r>
    </w:p>
  </w:comment>
  <w:comment w:id="578" w:author="Windows User" w:date="2015-10-30T08:56:00Z" w:initials="BS">
    <w:p w14:paraId="0EEDFF13" w14:textId="77777777" w:rsidR="004D086A" w:rsidRDefault="004D086A">
      <w:pPr>
        <w:pStyle w:val="CommentText"/>
      </w:pPr>
      <w:r>
        <w:rPr>
          <w:rStyle w:val="CommentReference"/>
        </w:rPr>
        <w:annotationRef/>
      </w:r>
      <w:r>
        <w:t>The tree of immortality would flow better in English.</w:t>
      </w:r>
    </w:p>
  </w:comment>
  <w:comment w:id="579" w:author="Windows User" w:date="2015-10-30T08:56:00Z" w:initials="BS">
    <w:p w14:paraId="5B5F2A6E" w14:textId="77777777" w:rsidR="004D086A" w:rsidRDefault="004D086A">
      <w:pPr>
        <w:pStyle w:val="CommentText"/>
      </w:pPr>
      <w:r>
        <w:rPr>
          <w:rStyle w:val="CommentReference"/>
        </w:rPr>
        <w:annotationRef/>
      </w:r>
      <w:r>
        <w:t>thoughts or senses?</w:t>
      </w:r>
    </w:p>
  </w:comment>
  <w:comment w:id="580" w:author="Windows User" w:date="2015-10-30T08:56:00Z" w:initials="BS">
    <w:p w14:paraId="6CEBB671" w14:textId="77777777" w:rsidR="004D086A" w:rsidRDefault="004D086A">
      <w:pPr>
        <w:pStyle w:val="CommentText"/>
      </w:pPr>
      <w:r>
        <w:rPr>
          <w:rStyle w:val="CommentReference"/>
        </w:rPr>
        <w:annotationRef/>
      </w:r>
      <w:r>
        <w:t>lay? set? cast?</w:t>
      </w:r>
    </w:p>
  </w:comment>
  <w:comment w:id="581" w:author="Windows User" w:date="2015-10-30T08:56:00Z" w:initials="BS">
    <w:p w14:paraId="29C31040" w14:textId="77777777" w:rsidR="004D086A" w:rsidRDefault="004D086A">
      <w:pPr>
        <w:pStyle w:val="CommentText"/>
      </w:pPr>
      <w:r>
        <w:rPr>
          <w:rStyle w:val="CommentReference"/>
        </w:rPr>
        <w:annotationRef/>
      </w:r>
      <w:r>
        <w:t>more common word... does it capture meaning well enough?</w:t>
      </w:r>
    </w:p>
  </w:comment>
  <w:comment w:id="582" w:author="Windows User" w:date="2015-10-30T08:56:00Z" w:initials="BS">
    <w:p w14:paraId="3B534330" w14:textId="77777777" w:rsidR="004D086A" w:rsidRDefault="004D086A">
      <w:pPr>
        <w:pStyle w:val="CommentText"/>
      </w:pPr>
      <w:r>
        <w:rPr>
          <w:rStyle w:val="CommentReference"/>
        </w:rPr>
        <w:annotationRef/>
      </w:r>
      <w:r>
        <w:t>types?</w:t>
      </w:r>
    </w:p>
  </w:comment>
  <w:comment w:id="590" w:author="Windows User" w:date="2015-10-30T08:56:00Z" w:initials="BS">
    <w:p w14:paraId="04455D69" w14:textId="77777777" w:rsidR="004D086A" w:rsidRDefault="004D086A">
      <w:pPr>
        <w:pStyle w:val="CommentText"/>
      </w:pPr>
      <w:r>
        <w:rPr>
          <w:rStyle w:val="CommentReference"/>
        </w:rPr>
        <w:annotationRef/>
      </w:r>
      <w:r>
        <w:t>Coptic clearly says beginning... is there anything in it about authority as the other translations have?</w:t>
      </w:r>
    </w:p>
  </w:comment>
  <w:comment w:id="591" w:author="Windows User" w:date="2015-10-30T08:56:00Z" w:initials="BS">
    <w:p w14:paraId="741D37DE" w14:textId="77777777" w:rsidR="004D086A" w:rsidRDefault="004D086A">
      <w:pPr>
        <w:pStyle w:val="CommentText"/>
      </w:pPr>
      <w:r>
        <w:rPr>
          <w:rStyle w:val="CommentReference"/>
        </w:rPr>
        <w:annotationRef/>
      </w:r>
      <w:r>
        <w:t>risen, or shone?</w:t>
      </w:r>
    </w:p>
  </w:comment>
  <w:comment w:id="598" w:author="Windows User" w:date="2015-10-30T08:56:00Z" w:initials="BS">
    <w:p w14:paraId="1FF53EBB" w14:textId="77777777" w:rsidR="004D086A" w:rsidRDefault="004D086A">
      <w:pPr>
        <w:pStyle w:val="CommentText"/>
      </w:pPr>
      <w:r>
        <w:rPr>
          <w:rStyle w:val="CommentReference"/>
        </w:rPr>
        <w:annotationRef/>
      </w:r>
      <w:r>
        <w:t>cap?</w:t>
      </w:r>
    </w:p>
  </w:comment>
  <w:comment w:id="599" w:author="Windows User" w:date="2015-10-30T08:56:00Z" w:initials="BS">
    <w:p w14:paraId="1E7441CF" w14:textId="77777777" w:rsidR="004D086A" w:rsidRDefault="004D086A">
      <w:pPr>
        <w:pStyle w:val="CommentText"/>
      </w:pPr>
      <w:r>
        <w:rPr>
          <w:rStyle w:val="CommentReference"/>
        </w:rPr>
        <w:annotationRef/>
      </w:r>
      <w:r>
        <w:t>save? redeem?</w:t>
      </w:r>
    </w:p>
  </w:comment>
  <w:comment w:id="603" w:author="Windows User" w:date="2015-11-02T09:17:00Z" w:initials="BS">
    <w:p w14:paraId="6D0D6CAD" w14:textId="77777777" w:rsidR="004D086A" w:rsidRDefault="004D086A" w:rsidP="003B4CB7">
      <w:pPr>
        <w:pStyle w:val="CommentText"/>
      </w:pPr>
      <w:r>
        <w:rPr>
          <w:rStyle w:val="CommentReference"/>
        </w:rPr>
        <w:annotationRef/>
      </w:r>
      <w:r>
        <w:t>need a policy on names formes. Greek or Hebrew? But Coptic doesn't even have Isaiah... Reordered from next vs... ok.</w:t>
      </w:r>
    </w:p>
  </w:comment>
  <w:comment w:id="604" w:author="Windows User" w:date="2015-10-30T08:56:00Z" w:initials="BS">
    <w:p w14:paraId="370F17D1" w14:textId="77777777" w:rsidR="004D086A" w:rsidRDefault="004D086A">
      <w:pPr>
        <w:pStyle w:val="CommentText"/>
      </w:pPr>
      <w:r>
        <w:rPr>
          <w:rStyle w:val="CommentReference"/>
        </w:rPr>
        <w:annotationRef/>
      </w:r>
      <w:r>
        <w:t>or should " be down here</w:t>
      </w:r>
    </w:p>
  </w:comment>
  <w:comment w:id="608" w:author="Windows User" w:date="2015-10-30T08:56:00Z" w:initials="BS">
    <w:p w14:paraId="59118737" w14:textId="77777777" w:rsidR="004D086A" w:rsidRDefault="004D086A">
      <w:pPr>
        <w:pStyle w:val="CommentText"/>
      </w:pPr>
      <w:r>
        <w:rPr>
          <w:rStyle w:val="CommentReference"/>
        </w:rPr>
        <w:annotationRef/>
      </w:r>
      <w:r>
        <w:t>was overcame or did overcome? very different...</w:t>
      </w:r>
    </w:p>
  </w:comment>
  <w:comment w:id="612" w:author="Windows User" w:date="2015-10-30T08:56:00Z" w:initials="BS">
    <w:p w14:paraId="107D1E1A" w14:textId="77777777" w:rsidR="004D086A" w:rsidRDefault="004D086A">
      <w:pPr>
        <w:pStyle w:val="CommentText"/>
      </w:pPr>
      <w:r>
        <w:rPr>
          <w:rStyle w:val="CommentReference"/>
        </w:rPr>
        <w:annotationRef/>
      </w:r>
      <w:r>
        <w:t>awkward, but changing to a perfect man or man perfectly destroys meaning...</w:t>
      </w:r>
    </w:p>
  </w:comment>
  <w:comment w:id="613" w:author="Windows User" w:date="2015-10-30T08:56:00Z" w:initials="BS">
    <w:p w14:paraId="2AF88C1C" w14:textId="77777777" w:rsidR="004D086A" w:rsidRDefault="004D086A">
      <w:pPr>
        <w:pStyle w:val="CommentText"/>
      </w:pPr>
      <w:r>
        <w:rPr>
          <w:rStyle w:val="CommentReference"/>
        </w:rPr>
        <w:annotationRef/>
      </w:r>
      <w:r>
        <w:t>L.A. is quite different fo rthis vs...</w:t>
      </w:r>
    </w:p>
  </w:comment>
  <w:comment w:id="620" w:author="Windows User" w:date="2015-10-30T08:56:00Z" w:initials="BS">
    <w:p w14:paraId="1C23DEA6" w14:textId="77777777" w:rsidR="004D086A" w:rsidRDefault="004D086A">
      <w:pPr>
        <w:pStyle w:val="CommentText"/>
      </w:pPr>
      <w:r>
        <w:rPr>
          <w:rStyle w:val="CommentReference"/>
        </w:rPr>
        <w:annotationRef/>
      </w:r>
      <w:r>
        <w:t>and goodwill towards men, or towards men of goodwill?</w:t>
      </w:r>
    </w:p>
  </w:comment>
  <w:comment w:id="621" w:author="Windows User" w:date="2015-10-30T08:56:00Z" w:initials="BS">
    <w:p w14:paraId="27213CEE" w14:textId="77777777" w:rsidR="004D086A" w:rsidRDefault="004D086A">
      <w:pPr>
        <w:pStyle w:val="CommentText"/>
      </w:pPr>
      <w:r>
        <w:rPr>
          <w:rStyle w:val="CommentReference"/>
        </w:rPr>
        <w:annotationRef/>
      </w:r>
      <w:r>
        <w:t>dividing wall?</w:t>
      </w:r>
    </w:p>
  </w:comment>
  <w:comment w:id="625" w:author="Windows User" w:date="2015-10-30T08:56:00Z" w:initials="BS">
    <w:p w14:paraId="412B39E6" w14:textId="77777777" w:rsidR="004D086A" w:rsidRDefault="004D086A">
      <w:pPr>
        <w:pStyle w:val="CommentText"/>
      </w:pPr>
      <w:r>
        <w:rPr>
          <w:rStyle w:val="CommentReference"/>
        </w:rPr>
        <w:annotationRef/>
      </w:r>
      <w:r>
        <w:t>what does han mean? can we say teh angels of light?</w:t>
      </w:r>
    </w:p>
  </w:comment>
  <w:comment w:id="626" w:author="Windows User" w:date="2015-10-30T08:56:00Z" w:initials="BS">
    <w:p w14:paraId="3258F250" w14:textId="77777777" w:rsidR="004D086A" w:rsidRDefault="004D086A">
      <w:pPr>
        <w:pStyle w:val="CommentText"/>
      </w:pPr>
      <w:r>
        <w:rPr>
          <w:rStyle w:val="CommentReference"/>
        </w:rPr>
        <w:annotationRef/>
      </w:r>
      <w:r>
        <w:t>sing hymns to be consistent with above?</w:t>
      </w:r>
    </w:p>
  </w:comment>
  <w:comment w:id="627" w:author="Windows User" w:date="2015-10-30T08:56:00Z" w:initials="BS">
    <w:p w14:paraId="1954C506" w14:textId="77777777" w:rsidR="004D086A" w:rsidRDefault="004D086A">
      <w:pPr>
        <w:pStyle w:val="CommentText"/>
      </w:pPr>
      <w:r>
        <w:rPr>
          <w:rStyle w:val="CommentReference"/>
        </w:rPr>
        <w:annotationRef/>
      </w:r>
      <w:r>
        <w:t>should be arose to match parallel with next vs... but makes no sense in English. Arose within Mary or shone from Mary.</w:t>
      </w:r>
    </w:p>
  </w:comment>
  <w:comment w:id="628" w:author="Windows User" w:date="2015-10-30T08:56:00Z" w:initials="BS">
    <w:p w14:paraId="6417487A" w14:textId="77777777" w:rsidR="004D086A" w:rsidRDefault="004D086A">
      <w:pPr>
        <w:pStyle w:val="CommentText"/>
      </w:pPr>
      <w:r>
        <w:rPr>
          <w:rStyle w:val="CommentReference"/>
        </w:rPr>
        <w:annotationRef/>
      </w:r>
      <w:r>
        <w:t>Is "je" enough justification to prepend 'saying'?</w:t>
      </w:r>
    </w:p>
  </w:comment>
  <w:comment w:id="629" w:author="Windows User" w:date="2015-10-30T08:56:00Z" w:initials="BS">
    <w:p w14:paraId="6C444D3B" w14:textId="77777777" w:rsidR="004D086A" w:rsidRDefault="004D086A">
      <w:pPr>
        <w:pStyle w:val="CommentText"/>
      </w:pPr>
      <w:r>
        <w:rPr>
          <w:rStyle w:val="CommentReference"/>
        </w:rPr>
        <w:annotationRef/>
      </w:r>
      <w:r>
        <w:t>abouna's doxology of prime has 'that' here I think...</w:t>
      </w:r>
    </w:p>
  </w:comment>
  <w:comment w:id="630" w:author="Windows User" w:date="2015-10-30T08:56:00Z" w:initials="BS">
    <w:p w14:paraId="1353B344" w14:textId="77777777" w:rsidR="004D086A" w:rsidRDefault="004D086A">
      <w:pPr>
        <w:pStyle w:val="CommentText"/>
      </w:pPr>
      <w:r>
        <w:rPr>
          <w:rStyle w:val="CommentReference"/>
        </w:rPr>
        <w:annotationRef/>
      </w:r>
      <w:r>
        <w:t>or "sining"?</w:t>
      </w:r>
    </w:p>
  </w:comment>
  <w:comment w:id="635" w:author="Windows User" w:date="2015-10-30T08:56:00Z" w:initials="BS">
    <w:p w14:paraId="0D1101A9" w14:textId="77777777" w:rsidR="004D086A" w:rsidRDefault="004D086A">
      <w:pPr>
        <w:pStyle w:val="CommentText"/>
      </w:pPr>
      <w:r>
        <w:rPr>
          <w:rStyle w:val="CommentReference"/>
        </w:rPr>
        <w:annotationRef/>
      </w:r>
      <w:r>
        <w:t>If continuing as one sentence from previous verse, can't repeat 'adam' here.</w:t>
      </w:r>
    </w:p>
  </w:comment>
  <w:comment w:id="636" w:author="Windows User" w:date="2015-10-30T08:56:00Z" w:initials="BS">
    <w:p w14:paraId="60796E95" w14:textId="77777777" w:rsidR="004D086A" w:rsidRDefault="004D086A">
      <w:pPr>
        <w:pStyle w:val="CommentText"/>
      </w:pPr>
      <w:r>
        <w:rPr>
          <w:rStyle w:val="CommentReference"/>
        </w:rPr>
        <w:annotationRef/>
      </w:r>
      <w:r>
        <w:t>any sense of authority in coptic?</w:t>
      </w:r>
    </w:p>
  </w:comment>
  <w:comment w:id="637" w:author="Windows User" w:date="2015-11-02T12:45:00Z" w:initials="BS">
    <w:p w14:paraId="2D944131" w14:textId="77777777" w:rsidR="004D086A" w:rsidRDefault="004D086A">
      <w:pPr>
        <w:pStyle w:val="CommentText"/>
      </w:pPr>
      <w:r>
        <w:rPr>
          <w:rStyle w:val="CommentReference"/>
        </w:rPr>
        <w:annotationRef/>
      </w:r>
      <w:r>
        <w:t>or saint mary? I prefer the holy... but we should be consistent one way or the other.</w:t>
      </w:r>
    </w:p>
  </w:comment>
  <w:comment w:id="638" w:author="Windows User" w:date="2015-10-30T08:56:00Z" w:initials="BS">
    <w:p w14:paraId="2B95C054" w14:textId="77777777" w:rsidR="004D086A" w:rsidRDefault="004D086A">
      <w:pPr>
        <w:pStyle w:val="CommentText"/>
      </w:pPr>
      <w:r>
        <w:rPr>
          <w:rStyle w:val="CommentReference"/>
        </w:rPr>
        <w:annotationRef/>
      </w:r>
      <w:r>
        <w:t>how to express abstract genus of woman or womanhood? race of women doesn't work in modern English, and gender of women doesn't capture it.</w:t>
      </w:r>
    </w:p>
  </w:comment>
  <w:comment w:id="647" w:author="Windows User" w:date="2015-10-30T08:56:00Z" w:initials="BS">
    <w:p w14:paraId="2B0033F4" w14:textId="77777777" w:rsidR="004D086A" w:rsidRDefault="004D086A">
      <w:pPr>
        <w:pStyle w:val="CommentText"/>
      </w:pPr>
      <w:r>
        <w:rPr>
          <w:rStyle w:val="CommentReference"/>
        </w:rPr>
        <w:annotationRef/>
      </w:r>
      <w:r>
        <w:t>tense is flipping so much vs to vs. Any way to make more consistent?</w:t>
      </w:r>
    </w:p>
  </w:comment>
  <w:comment w:id="648" w:author="Windows User" w:date="2015-11-02T12:41:00Z" w:initials="BS">
    <w:p w14:paraId="41D5DE86" w14:textId="77777777" w:rsidR="004D086A" w:rsidRDefault="004D086A">
      <w:pPr>
        <w:pStyle w:val="CommentText"/>
      </w:pPr>
      <w:r>
        <w:rPr>
          <w:rStyle w:val="CommentReference"/>
        </w:rPr>
        <w:annotationRef/>
      </w:r>
      <w:r>
        <w:t>cold frost? frosty cold? too many ands.</w:t>
      </w:r>
    </w:p>
  </w:comment>
  <w:comment w:id="649" w:author="Windows User" w:date="2015-10-30T08:56:00Z" w:initials="BS">
    <w:p w14:paraId="44C68E13" w14:textId="77777777" w:rsidR="004D086A" w:rsidRDefault="004D086A">
      <w:pPr>
        <w:pStyle w:val="CommentText"/>
      </w:pPr>
      <w:r>
        <w:rPr>
          <w:rStyle w:val="CommentReference"/>
        </w:rPr>
        <w:annotationRef/>
      </w:r>
      <w:r>
        <w:t>In is probably more right... I probably shouldn't have changed that...</w:t>
      </w:r>
    </w:p>
  </w:comment>
  <w:comment w:id="664" w:author="Brett Slote" w:date="2015-10-30T08:56:00Z" w:initials="BS">
    <w:p w14:paraId="10454F1D" w14:textId="77777777" w:rsidR="004D086A" w:rsidRDefault="004D086A">
      <w:pPr>
        <w:pStyle w:val="CommentText"/>
      </w:pPr>
      <w:r>
        <w:rPr>
          <w:rStyle w:val="CommentReference"/>
        </w:rPr>
        <w:annotationRef/>
      </w:r>
      <w:r>
        <w:t>Received or bought?</w:t>
      </w:r>
    </w:p>
  </w:comment>
  <w:comment w:id="667" w:author="Brett Slote" w:date="2015-10-30T08:56:00Z" w:initials="BS">
    <w:p w14:paraId="4DF8C7B4" w14:textId="77777777" w:rsidR="004D086A" w:rsidRDefault="004D086A">
      <w:pPr>
        <w:pStyle w:val="CommentText"/>
      </w:pPr>
      <w:r>
        <w:rPr>
          <w:rStyle w:val="CommentReference"/>
        </w:rPr>
        <w:annotationRef/>
      </w:r>
      <w:r>
        <w:t>Not hail to you?</w:t>
      </w:r>
    </w:p>
  </w:comment>
  <w:comment w:id="670" w:author="Brett Slote" w:date="2015-10-30T08:56:00Z" w:initials="BS">
    <w:p w14:paraId="5C1218C2" w14:textId="77777777" w:rsidR="004D086A" w:rsidRDefault="004D086A">
      <w:pPr>
        <w:pStyle w:val="CommentText"/>
      </w:pPr>
      <w:r>
        <w:rPr>
          <w:rStyle w:val="CommentReference"/>
        </w:rPr>
        <w:annotationRef/>
      </w:r>
      <w:r>
        <w:t>Again ‘a’ perfect man loses meaning, but as is sounds awkward.</w:t>
      </w:r>
    </w:p>
  </w:comment>
  <w:comment w:id="673" w:author="Brett Slote" w:date="2015-10-30T08:56:00Z" w:initials="BS">
    <w:p w14:paraId="3D4CB88C" w14:textId="77777777" w:rsidR="004D086A" w:rsidRDefault="004D086A">
      <w:pPr>
        <w:pStyle w:val="CommentText"/>
      </w:pPr>
      <w:r>
        <w:rPr>
          <w:rStyle w:val="CommentReference"/>
        </w:rPr>
        <w:annotationRef/>
      </w:r>
      <w:r>
        <w:t>Uncircumscript?</w:t>
      </w:r>
    </w:p>
  </w:comment>
  <w:comment w:id="676" w:author="Brett Slote" w:date="2015-10-30T08:56:00Z" w:initials="BS">
    <w:p w14:paraId="4350A62E" w14:textId="77777777" w:rsidR="004D086A" w:rsidRDefault="004D086A">
      <w:pPr>
        <w:pStyle w:val="CommentText"/>
      </w:pPr>
      <w:r>
        <w:rPr>
          <w:rStyle w:val="CommentReference"/>
        </w:rPr>
        <w:annotationRef/>
      </w:r>
      <w:r>
        <w:t>Orthodox?</w:t>
      </w:r>
    </w:p>
  </w:comment>
  <w:comment w:id="677" w:author="Brett Slote" w:date="2015-10-30T08:56:00Z" w:initials="BS">
    <w:p w14:paraId="08040BF4" w14:textId="77777777" w:rsidR="004D086A" w:rsidRDefault="004D086A">
      <w:pPr>
        <w:pStyle w:val="CommentText"/>
      </w:pPr>
      <w:r>
        <w:rPr>
          <w:rStyle w:val="CommentReference"/>
        </w:rPr>
        <w:annotationRef/>
      </w:r>
      <w:r>
        <w:t>Faith?</w:t>
      </w:r>
    </w:p>
  </w:comment>
  <w:comment w:id="680" w:author="Brett Slote" w:date="2015-10-30T08:56:00Z" w:initials="BS">
    <w:p w14:paraId="1E4B4FEE" w14:textId="77777777" w:rsidR="004D086A" w:rsidRDefault="004D086A">
      <w:pPr>
        <w:pStyle w:val="CommentText"/>
      </w:pPr>
      <w:r>
        <w:rPr>
          <w:rStyle w:val="CommentReference"/>
        </w:rPr>
        <w:annotationRef/>
      </w:r>
      <w:r>
        <w:t>Need a consistent policy</w:t>
      </w:r>
    </w:p>
  </w:comment>
  <w:comment w:id="684" w:author="Brett Slote" w:date="2015-10-30T08:56:00Z" w:initials="BS">
    <w:p w14:paraId="4A463175" w14:textId="77777777" w:rsidR="004D086A" w:rsidRDefault="004D086A">
      <w:pPr>
        <w:pStyle w:val="CommentText"/>
      </w:pPr>
      <w:r>
        <w:rPr>
          <w:rStyle w:val="CommentReference"/>
        </w:rPr>
        <w:annotationRef/>
      </w:r>
      <w:r>
        <w:t>Ramez, He or Him?</w:t>
      </w:r>
    </w:p>
  </w:comment>
  <w:comment w:id="685" w:author="Brett Slote" w:date="2015-10-30T08:56:00Z" w:initials="BS">
    <w:p w14:paraId="01E420BC" w14:textId="77777777" w:rsidR="004D086A" w:rsidRDefault="004D086A">
      <w:pPr>
        <w:pStyle w:val="CommentText"/>
      </w:pPr>
      <w:r>
        <w:rPr>
          <w:rStyle w:val="CommentReference"/>
        </w:rPr>
        <w:annotationRef/>
      </w:r>
      <w:r>
        <w:t>On? By?</w:t>
      </w:r>
    </w:p>
  </w:comment>
  <w:comment w:id="686" w:author="Windows User" w:date="2015-11-21T13:15:00Z" w:initials="WU">
    <w:p w14:paraId="4BEB75B4" w14:textId="201EED17" w:rsidR="004D086A" w:rsidRDefault="004D086A">
      <w:pPr>
        <w:pStyle w:val="CommentText"/>
      </w:pPr>
      <w:r>
        <w:rPr>
          <w:rStyle w:val="CommentReference"/>
        </w:rPr>
        <w:annotationRef/>
      </w:r>
      <w:r>
        <w:t>check</w:t>
      </w:r>
    </w:p>
  </w:comment>
  <w:comment w:id="691" w:author="Windows User" w:date="2015-10-30T08:56:00Z" w:initials="BS">
    <w:p w14:paraId="27C88DDC" w14:textId="77777777" w:rsidR="004D086A" w:rsidRDefault="004D086A">
      <w:pPr>
        <w:pStyle w:val="CommentText"/>
      </w:pPr>
      <w:r>
        <w:rPr>
          <w:rStyle w:val="CommentReference"/>
        </w:rPr>
        <w:annotationRef/>
      </w:r>
      <w:r>
        <w:t>Are the breaths referring to the inspiration of scripture, as the other translations have, or the breath of creation cf gn 1?</w:t>
      </w:r>
    </w:p>
  </w:comment>
  <w:comment w:id="692" w:author="Windows User" w:date="2015-10-30T08:56:00Z" w:initials="BS">
    <w:p w14:paraId="53F7084A" w14:textId="77777777" w:rsidR="004D086A" w:rsidRDefault="004D086A">
      <w:pPr>
        <w:pStyle w:val="CommentText"/>
      </w:pPr>
      <w:r>
        <w:rPr>
          <w:rStyle w:val="CommentReference"/>
        </w:rPr>
        <w:annotationRef/>
      </w:r>
      <w:r>
        <w:t>When we love the Name of our Lord Jesus Christ, the Name of Salvation...</w:t>
      </w:r>
    </w:p>
  </w:comment>
  <w:comment w:id="693" w:author="Windows User" w:date="2015-10-30T08:56:00Z" w:initials="BS">
    <w:p w14:paraId="4705E7C8" w14:textId="77777777" w:rsidR="004D086A" w:rsidRDefault="004D086A">
      <w:pPr>
        <w:pStyle w:val="CommentText"/>
      </w:pPr>
      <w:r>
        <w:rPr>
          <w:rStyle w:val="CommentReference"/>
        </w:rPr>
        <w:annotationRef/>
      </w:r>
      <w:r>
        <w:t>adjective? severe?</w:t>
      </w:r>
    </w:p>
  </w:comment>
  <w:comment w:id="700" w:author="Windows User" w:date="2015-11-21T13:15:00Z" w:initials="WU">
    <w:p w14:paraId="5D7A5708" w14:textId="27F5BDCC" w:rsidR="004D086A" w:rsidRDefault="004D086A">
      <w:pPr>
        <w:pStyle w:val="CommentText"/>
      </w:pPr>
      <w:r>
        <w:rPr>
          <w:rStyle w:val="CommentReference"/>
        </w:rPr>
        <w:annotationRef/>
      </w:r>
      <w:r>
        <w:t>check</w:t>
      </w:r>
    </w:p>
  </w:comment>
  <w:comment w:id="702" w:author="Windows User" w:date="2015-10-30T08:56:00Z" w:initials="BS">
    <w:p w14:paraId="4899C8E2" w14:textId="77777777" w:rsidR="004D086A" w:rsidRDefault="004D086A">
      <w:pPr>
        <w:pStyle w:val="CommentText"/>
      </w:pPr>
      <w:r>
        <w:rPr>
          <w:rStyle w:val="CommentReference"/>
        </w:rPr>
        <w:annotationRef/>
      </w:r>
      <w:r>
        <w:t>too literal?</w:t>
      </w:r>
    </w:p>
  </w:comment>
  <w:comment w:id="705" w:author="Windows User" w:date="2015-10-30T08:56:00Z" w:initials="BS">
    <w:p w14:paraId="4EBC6F27" w14:textId="77777777" w:rsidR="004D086A" w:rsidRDefault="004D086A">
      <w:pPr>
        <w:pStyle w:val="CommentText"/>
      </w:pPr>
      <w:r>
        <w:rPr>
          <w:rStyle w:val="CommentReference"/>
        </w:rPr>
        <w:annotationRef/>
      </w:r>
      <w:r>
        <w:t>awkward</w:t>
      </w:r>
    </w:p>
  </w:comment>
  <w:comment w:id="706" w:author="Windows User" w:date="2015-10-30T08:56:00Z" w:initials="BS">
    <w:p w14:paraId="2E00F7F9" w14:textId="77777777" w:rsidR="004D086A" w:rsidRDefault="004D086A">
      <w:pPr>
        <w:pStyle w:val="CommentText"/>
      </w:pPr>
      <w:r>
        <w:rPr>
          <w:rStyle w:val="CommentReference"/>
        </w:rPr>
        <w:annotationRef/>
      </w:r>
      <w:r>
        <w:t>sits, less literal, but more clear?</w:t>
      </w:r>
    </w:p>
  </w:comment>
  <w:comment w:id="707" w:author="Windows User" w:date="2015-10-30T08:56:00Z" w:initials="BS">
    <w:p w14:paraId="7635C5E6" w14:textId="77777777" w:rsidR="004D086A" w:rsidRDefault="004D086A">
      <w:pPr>
        <w:pStyle w:val="CommentText"/>
      </w:pPr>
      <w:r>
        <w:rPr>
          <w:rStyle w:val="CommentReference"/>
        </w:rPr>
        <w:annotationRef/>
      </w:r>
      <w:r>
        <w:t>awkward</w:t>
      </w:r>
    </w:p>
  </w:comment>
  <w:comment w:id="709" w:author="Windows User" w:date="2015-10-30T08:56:00Z" w:initials="BS">
    <w:p w14:paraId="07F5FC79" w14:textId="77777777" w:rsidR="004D086A" w:rsidRDefault="004D086A">
      <w:pPr>
        <w:pStyle w:val="CommentText"/>
      </w:pPr>
      <w:r>
        <w:rPr>
          <w:rStyle w:val="CommentReference"/>
        </w:rPr>
        <w:annotationRef/>
      </w:r>
      <w:r>
        <w:t>terribly awkward</w:t>
      </w:r>
    </w:p>
  </w:comment>
  <w:comment w:id="710" w:author="Windows User" w:date="2015-11-21T13:16:00Z" w:initials="WU">
    <w:p w14:paraId="197F0F42" w14:textId="5078F6FA" w:rsidR="004D086A" w:rsidRDefault="004D086A">
      <w:pPr>
        <w:pStyle w:val="CommentText"/>
      </w:pPr>
      <w:r>
        <w:rPr>
          <w:rStyle w:val="CommentReference"/>
        </w:rPr>
        <w:annotationRef/>
      </w:r>
      <w:r>
        <w:t>check</w:t>
      </w:r>
    </w:p>
  </w:comment>
  <w:comment w:id="711" w:author="Windows User" w:date="2015-11-21T13:16:00Z" w:initials="WU">
    <w:p w14:paraId="4BA7ACF0" w14:textId="3D32F115" w:rsidR="004D086A" w:rsidRDefault="004D086A">
      <w:pPr>
        <w:pStyle w:val="CommentText"/>
      </w:pPr>
      <w:r>
        <w:rPr>
          <w:rStyle w:val="CommentReference"/>
        </w:rPr>
        <w:annotationRef/>
      </w:r>
      <w:r>
        <w:t>check</w:t>
      </w:r>
    </w:p>
  </w:comment>
  <w:comment w:id="712" w:author="Windows User" w:date="2015-11-21T13:16:00Z" w:initials="WU">
    <w:p w14:paraId="6657783C" w14:textId="2A8AC09D" w:rsidR="004D086A" w:rsidRDefault="004D086A">
      <w:pPr>
        <w:pStyle w:val="CommentText"/>
      </w:pPr>
      <w:r>
        <w:rPr>
          <w:rStyle w:val="CommentReference"/>
        </w:rPr>
        <w:annotationRef/>
      </w:r>
      <w:r>
        <w:t>check</w:t>
      </w:r>
    </w:p>
  </w:comment>
  <w:comment w:id="713" w:author="Windows User" w:date="2015-11-21T13:16:00Z" w:initials="WU">
    <w:p w14:paraId="280C2333" w14:textId="7D468F5B" w:rsidR="004D086A" w:rsidRDefault="004D086A">
      <w:pPr>
        <w:pStyle w:val="CommentText"/>
      </w:pPr>
      <w:r>
        <w:rPr>
          <w:rStyle w:val="CommentReference"/>
        </w:rPr>
        <w:annotationRef/>
      </w:r>
      <w:r>
        <w:t>check</w:t>
      </w:r>
    </w:p>
  </w:comment>
  <w:comment w:id="715" w:author="Windows User" w:date="2015-10-30T08:56:00Z" w:initials="BS">
    <w:p w14:paraId="02E36170" w14:textId="77777777" w:rsidR="004D086A" w:rsidRDefault="004D086A">
      <w:pPr>
        <w:pStyle w:val="CommentText"/>
      </w:pPr>
      <w:r>
        <w:rPr>
          <w:rStyle w:val="CommentReference"/>
        </w:rPr>
        <w:annotationRef/>
      </w:r>
      <w:r>
        <w:t>sat?</w:t>
      </w:r>
    </w:p>
  </w:comment>
  <w:comment w:id="716" w:author="Windows User" w:date="2015-11-21T13:17:00Z" w:initials="WU">
    <w:p w14:paraId="16F69644" w14:textId="555FDE59" w:rsidR="004D086A" w:rsidRDefault="004D086A">
      <w:pPr>
        <w:pStyle w:val="CommentText"/>
      </w:pPr>
      <w:r>
        <w:rPr>
          <w:rStyle w:val="CommentReference"/>
        </w:rPr>
        <w:annotationRef/>
      </w:r>
      <w:r>
        <w:t>check</w:t>
      </w:r>
    </w:p>
  </w:comment>
  <w:comment w:id="717" w:author="Windows User" w:date="2015-11-21T13:17:00Z" w:initials="WU">
    <w:p w14:paraId="59E1ECCC" w14:textId="61291C66" w:rsidR="004D086A" w:rsidRDefault="004D086A">
      <w:pPr>
        <w:pStyle w:val="CommentText"/>
      </w:pPr>
      <w:r>
        <w:rPr>
          <w:rStyle w:val="CommentReference"/>
        </w:rPr>
        <w:annotationRef/>
      </w:r>
      <w:r>
        <w:t>check</w:t>
      </w:r>
    </w:p>
  </w:comment>
  <w:comment w:id="720" w:author="Windows User" w:date="2015-10-30T08:56:00Z" w:initials="BS">
    <w:p w14:paraId="681DB0FE" w14:textId="77777777" w:rsidR="004D086A" w:rsidRDefault="004D086A">
      <w:pPr>
        <w:pStyle w:val="CommentText"/>
      </w:pPr>
      <w:r>
        <w:rPr>
          <w:rStyle w:val="CommentReference"/>
        </w:rPr>
        <w:annotationRef/>
      </w:r>
      <w:r>
        <w:t>entered and come forth, or entered through it?</w:t>
      </w:r>
    </w:p>
  </w:comment>
  <w:comment w:id="721" w:author="Windows User" w:date="2015-10-30T08:56:00Z" w:initials="BS">
    <w:p w14:paraId="561C0007" w14:textId="77777777" w:rsidR="004D086A" w:rsidRDefault="004D086A">
      <w:pPr>
        <w:pStyle w:val="CommentText"/>
      </w:pPr>
      <w:r>
        <w:rPr>
          <w:rStyle w:val="CommentReference"/>
        </w:rPr>
        <w:annotationRef/>
      </w:r>
      <w:r>
        <w:t>appearing?</w:t>
      </w:r>
    </w:p>
  </w:comment>
  <w:comment w:id="722" w:author="Windows User" w:date="2015-10-30T08:56:00Z" w:initials="BS">
    <w:p w14:paraId="0B39F1C6" w14:textId="77777777" w:rsidR="004D086A" w:rsidRDefault="004D086A">
      <w:pPr>
        <w:pStyle w:val="CommentText"/>
      </w:pPr>
      <w:r>
        <w:rPr>
          <w:rStyle w:val="CommentReference"/>
        </w:rPr>
        <w:annotationRef/>
      </w:r>
      <w:r>
        <w:t>He</w:t>
      </w:r>
    </w:p>
  </w:comment>
  <w:comment w:id="727" w:author="Windows User" w:date="2015-10-30T08:56:00Z" w:initials="BS">
    <w:p w14:paraId="48FCFB9E" w14:textId="77777777" w:rsidR="004D086A" w:rsidRDefault="004D086A">
      <w:pPr>
        <w:pStyle w:val="CommentText"/>
      </w:pPr>
      <w:r>
        <w:rPr>
          <w:rStyle w:val="CommentReference"/>
        </w:rPr>
        <w:annotationRef/>
      </w:r>
      <w:r>
        <w:t>I feel like upon sounds better here and below</w:t>
      </w:r>
    </w:p>
  </w:comment>
  <w:comment w:id="728" w:author="Windows User" w:date="2015-10-30T08:56:00Z" w:initials="BS">
    <w:p w14:paraId="2C4DA934" w14:textId="77777777" w:rsidR="004D086A" w:rsidRDefault="004D086A">
      <w:pPr>
        <w:pStyle w:val="CommentText"/>
      </w:pPr>
      <w:r>
        <w:rPr>
          <w:rStyle w:val="CommentReference"/>
        </w:rPr>
        <w:annotationRef/>
      </w:r>
      <w:r>
        <w:t>For forty days</w:t>
      </w:r>
    </w:p>
  </w:comment>
  <w:comment w:id="729" w:author="Windows User" w:date="2015-10-30T08:56:00Z" w:initials="BS">
    <w:p w14:paraId="3A60EA56" w14:textId="77777777" w:rsidR="004D086A" w:rsidRDefault="004D086A">
      <w:pPr>
        <w:pStyle w:val="CommentText"/>
      </w:pPr>
      <w:r>
        <w:rPr>
          <w:rStyle w:val="CommentReference"/>
        </w:rPr>
        <w:annotationRef/>
      </w:r>
      <w:r>
        <w:t>awkward. Crush under our feet or crush within us? Even if feet not literally there, needed to complete the implied thought in english.</w:t>
      </w:r>
    </w:p>
  </w:comment>
  <w:comment w:id="735" w:author="Windows User" w:date="2015-10-30T08:56:00Z" w:initials="BS">
    <w:p w14:paraId="330AB2CB" w14:textId="77777777" w:rsidR="004D086A" w:rsidRDefault="004D086A">
      <w:pPr>
        <w:pStyle w:val="CommentText"/>
      </w:pPr>
      <w:r>
        <w:rPr>
          <w:rStyle w:val="CommentReference"/>
        </w:rPr>
        <w:annotationRef/>
      </w:r>
      <w:r>
        <w:t>a? I know virgin doesn't sound right. Nor virginal. But a virgin seems to cheapen the thought...</w:t>
      </w:r>
    </w:p>
  </w:comment>
  <w:comment w:id="737" w:author="Windows User" w:date="2015-10-30T08:56:00Z" w:initials="BS">
    <w:p w14:paraId="3C79EF83" w14:textId="77777777" w:rsidR="004D086A" w:rsidRDefault="004D086A">
      <w:pPr>
        <w:pStyle w:val="CommentText"/>
      </w:pPr>
      <w:r>
        <w:rPr>
          <w:rStyle w:val="CommentReference"/>
        </w:rPr>
        <w:annotationRef/>
      </w:r>
      <w:r>
        <w:t>annulled has connotation from catholicism of never having been. I like abolished better. Sounds more poetic like too.</w:t>
      </w:r>
    </w:p>
  </w:comment>
  <w:comment w:id="740" w:author="Windows User" w:date="2015-10-30T08:56:00Z" w:initials="BS">
    <w:p w14:paraId="2CE63F4B" w14:textId="77777777" w:rsidR="004D086A" w:rsidRDefault="004D086A">
      <w:pPr>
        <w:pStyle w:val="CommentText"/>
      </w:pPr>
      <w:r>
        <w:rPr>
          <w:rStyle w:val="CommentReference"/>
        </w:rPr>
        <w:annotationRef/>
      </w:r>
      <w:r>
        <w:t>yes, it is a continuous thought. But this and next are complete sentences in themselves.</w:t>
      </w:r>
    </w:p>
  </w:comment>
  <w:comment w:id="741" w:author="Windows User" w:date="2015-10-30T08:56:00Z" w:initials="BS">
    <w:p w14:paraId="1816FDC2" w14:textId="77777777" w:rsidR="004D086A" w:rsidRDefault="004D086A">
      <w:pPr>
        <w:pStyle w:val="CommentText"/>
      </w:pPr>
      <w:r>
        <w:rPr>
          <w:rStyle w:val="CommentReference"/>
        </w:rPr>
        <w:annotationRef/>
      </w:r>
      <w:r>
        <w:t>revealed almost makes sense here... but not with the next line having "said"</w:t>
      </w:r>
    </w:p>
  </w:comment>
  <w:comment w:id="742" w:author="Windows User" w:date="2015-10-30T08:56:00Z" w:initials="BS">
    <w:p w14:paraId="4511C954" w14:textId="77777777" w:rsidR="004D086A" w:rsidRDefault="004D086A">
      <w:pPr>
        <w:pStyle w:val="CommentText"/>
      </w:pPr>
      <w:r>
        <w:rPr>
          <w:rStyle w:val="CommentReference"/>
        </w:rPr>
        <w:annotationRef/>
      </w:r>
      <w:r>
        <w:t>repeat quotes or contiguious?</w:t>
      </w:r>
    </w:p>
  </w:comment>
  <w:comment w:id="743" w:author="Windows User" w:date="2015-10-30T08:56:00Z" w:initials="BS">
    <w:p w14:paraId="56656ACA" w14:textId="77777777" w:rsidR="004D086A" w:rsidRDefault="004D086A">
      <w:pPr>
        <w:pStyle w:val="CommentText"/>
      </w:pPr>
      <w:r>
        <w:rPr>
          <w:rStyle w:val="CommentReference"/>
        </w:rPr>
        <w:annotationRef/>
      </w:r>
      <w:r>
        <w:t>in strength?</w:t>
      </w:r>
    </w:p>
  </w:comment>
  <w:comment w:id="744" w:author="Windows User" w:date="2015-10-30T08:56:00Z" w:initials="BS">
    <w:p w14:paraId="0BBEA7F8" w14:textId="77777777" w:rsidR="004D086A" w:rsidRDefault="004D086A">
      <w:pPr>
        <w:pStyle w:val="CommentText"/>
      </w:pPr>
      <w:r>
        <w:rPr>
          <w:rStyle w:val="CommentReference"/>
        </w:rPr>
        <w:annotationRef/>
      </w:r>
      <w:r>
        <w:t>in the tune it just sounds more emphatic dropping the "both"</w:t>
      </w:r>
    </w:p>
  </w:comment>
  <w:comment w:id="746" w:author="Windows User" w:date="2015-10-30T08:56:00Z" w:initials="BS">
    <w:p w14:paraId="2C3E8DBE" w14:textId="77777777" w:rsidR="004D086A" w:rsidRDefault="004D086A">
      <w:pPr>
        <w:pStyle w:val="CommentText"/>
      </w:pPr>
      <w:r>
        <w:rPr>
          <w:rStyle w:val="CommentReference"/>
        </w:rPr>
        <w:annotationRef/>
      </w:r>
      <w:r>
        <w:t>theotokos, not mav em ef Nooti</w:t>
      </w:r>
    </w:p>
  </w:comment>
  <w:comment w:id="747" w:author="Windows User" w:date="2015-10-30T08:56:00Z" w:initials="BS">
    <w:p w14:paraId="76D071C9" w14:textId="77777777" w:rsidR="004D086A" w:rsidRDefault="004D086A">
      <w:pPr>
        <w:pStyle w:val="CommentText"/>
      </w:pPr>
      <w:r>
        <w:rPr>
          <w:rStyle w:val="CommentReference"/>
        </w:rPr>
        <w:annotationRef/>
      </w:r>
      <w:r>
        <w:t>in?</w:t>
      </w:r>
    </w:p>
  </w:comment>
  <w:comment w:id="749" w:author="Windows User" w:date="2015-10-30T08:56:00Z" w:initials="BS">
    <w:p w14:paraId="35AA1BF7" w14:textId="77777777" w:rsidR="004D086A" w:rsidRDefault="004D086A">
      <w:pPr>
        <w:pStyle w:val="CommentText"/>
      </w:pPr>
      <w:r>
        <w:rPr>
          <w:rStyle w:val="CommentReference"/>
        </w:rPr>
        <w:annotationRef/>
      </w:r>
      <w:r>
        <w:t>it's literally "And" but that leaves too much grammatical ambiguity that tends towards nonsensical parsing.</w:t>
      </w:r>
    </w:p>
  </w:comment>
  <w:comment w:id="750" w:author="Windows User" w:date="2015-10-30T08:56:00Z" w:initials="BS">
    <w:p w14:paraId="59FF9497" w14:textId="77777777" w:rsidR="004D086A" w:rsidRDefault="004D086A">
      <w:pPr>
        <w:pStyle w:val="CommentText"/>
      </w:pPr>
      <w:r>
        <w:rPr>
          <w:rStyle w:val="CommentReference"/>
        </w:rPr>
        <w:annotationRef/>
      </w:r>
      <w:r>
        <w:t>tense?</w:t>
      </w:r>
    </w:p>
  </w:comment>
  <w:comment w:id="752" w:author="Windows User" w:date="2015-10-30T08:56:00Z" w:initials="BS">
    <w:p w14:paraId="3CF45818" w14:textId="77777777" w:rsidR="004D086A" w:rsidRDefault="004D086A">
      <w:pPr>
        <w:pStyle w:val="CommentText"/>
      </w:pPr>
      <w:r>
        <w:rPr>
          <w:rStyle w:val="CommentReference"/>
        </w:rPr>
        <w:annotationRef/>
      </w:r>
      <w:r>
        <w:t>too far for a pronoun</w:t>
      </w:r>
    </w:p>
  </w:comment>
  <w:comment w:id="753" w:author="Windows User" w:date="2015-10-30T08:56:00Z" w:initials="BS">
    <w:p w14:paraId="04E47880" w14:textId="77777777" w:rsidR="004D086A" w:rsidRDefault="004D086A">
      <w:pPr>
        <w:pStyle w:val="CommentText"/>
      </w:pPr>
      <w:r>
        <w:rPr>
          <w:rStyle w:val="CommentReference"/>
        </w:rPr>
        <w:annotationRef/>
      </w:r>
      <w:r>
        <w:t>deemed or made?</w:t>
      </w:r>
    </w:p>
  </w:comment>
  <w:comment w:id="755" w:author="Windows User" w:date="2015-10-30T08:56:00Z" w:initials="BS">
    <w:p w14:paraId="4BEF6991" w14:textId="77777777" w:rsidR="004D086A" w:rsidRDefault="004D086A">
      <w:pPr>
        <w:pStyle w:val="CommentText"/>
      </w:pPr>
      <w:r>
        <w:rPr>
          <w:rStyle w:val="CommentReference"/>
        </w:rPr>
        <w:annotationRef/>
      </w:r>
      <w:r>
        <w:t>coptic is heavens of heavens, but we usually say heaven of heavens.</w:t>
      </w:r>
    </w:p>
  </w:comment>
  <w:comment w:id="757" w:author="Windows User" w:date="2015-10-30T08:56:00Z" w:initials="BS">
    <w:p w14:paraId="3AB1B9D1" w14:textId="77777777" w:rsidR="004D086A" w:rsidRDefault="004D086A">
      <w:pPr>
        <w:pStyle w:val="CommentText"/>
      </w:pPr>
      <w:r>
        <w:rPr>
          <w:rStyle w:val="CommentReference"/>
        </w:rPr>
        <w:annotationRef/>
      </w:r>
      <w:r>
        <w:t>rises or shines?</w:t>
      </w:r>
    </w:p>
  </w:comment>
  <w:comment w:id="760" w:author="Windows User" w:date="2015-10-30T08:56:00Z" w:initials="BS">
    <w:p w14:paraId="4F324E1B" w14:textId="77777777" w:rsidR="004D086A" w:rsidRDefault="004D086A">
      <w:pPr>
        <w:pStyle w:val="CommentText"/>
      </w:pPr>
      <w:r>
        <w:rPr>
          <w:rStyle w:val="CommentReference"/>
        </w:rPr>
        <w:annotationRef/>
      </w:r>
      <w:r>
        <w:t>destroyed or damaged?</w:t>
      </w:r>
    </w:p>
  </w:comment>
  <w:comment w:id="765" w:author="Windows User" w:date="2015-10-30T08:56:00Z" w:initials="BS">
    <w:p w14:paraId="79923BFC" w14:textId="77777777" w:rsidR="004D086A" w:rsidRDefault="004D086A">
      <w:pPr>
        <w:pStyle w:val="CommentText"/>
      </w:pPr>
      <w:r>
        <w:rPr>
          <w:rStyle w:val="CommentReference"/>
        </w:rPr>
        <w:annotationRef/>
      </w:r>
      <w:r>
        <w:t>servant, or slave?</w:t>
      </w:r>
    </w:p>
  </w:comment>
  <w:comment w:id="766" w:author="Windows User" w:date="2015-10-30T08:56:00Z" w:initials="BS">
    <w:p w14:paraId="7A143CF0" w14:textId="77777777" w:rsidR="004D086A" w:rsidRDefault="004D086A">
      <w:pPr>
        <w:pStyle w:val="CommentText"/>
      </w:pPr>
      <w:r>
        <w:rPr>
          <w:rStyle w:val="CommentReference"/>
        </w:rPr>
        <w:annotationRef/>
      </w:r>
      <w:r>
        <w:t>Feels way too literal</w:t>
      </w:r>
    </w:p>
  </w:comment>
  <w:comment w:id="767" w:author="Windows User" w:date="2015-11-21T13:18:00Z" w:initials="WU">
    <w:p w14:paraId="013367B3" w14:textId="1342797D" w:rsidR="004D086A" w:rsidRDefault="004D086A">
      <w:pPr>
        <w:pStyle w:val="CommentText"/>
      </w:pPr>
      <w:r>
        <w:rPr>
          <w:rStyle w:val="CommentReference"/>
        </w:rPr>
        <w:annotationRef/>
      </w:r>
      <w:r>
        <w:t>check</w:t>
      </w:r>
    </w:p>
  </w:comment>
  <w:comment w:id="773" w:author="Windows User" w:date="2015-10-30T08:56:00Z" w:initials="BS">
    <w:p w14:paraId="7572AFE8" w14:textId="77777777" w:rsidR="004D086A" w:rsidRDefault="004D086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5" w:author="Windows User" w:date="2015-10-30T08:56:00Z" w:initials="BS">
    <w:p w14:paraId="4BD346B3" w14:textId="77777777" w:rsidR="004D086A" w:rsidRDefault="004D086A">
      <w:pPr>
        <w:pStyle w:val="CommentText"/>
      </w:pPr>
      <w:r>
        <w:rPr>
          <w:rStyle w:val="CommentReference"/>
        </w:rPr>
        <w:annotationRef/>
      </w:r>
      <w:r>
        <w:t>was incarnate or took flesh? Need a decision for this common phrase.</w:t>
      </w:r>
    </w:p>
  </w:comment>
  <w:comment w:id="777" w:author="Windows User" w:date="2015-10-30T08:56:00Z" w:initials="BS">
    <w:p w14:paraId="034C1EC4" w14:textId="77777777" w:rsidR="004D086A" w:rsidRDefault="004D086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2" w:author="Windows User" w:date="2015-10-30T08:56:00Z" w:initials="BS">
    <w:p w14:paraId="1A450199" w14:textId="77777777" w:rsidR="004D086A" w:rsidRDefault="004D086A">
      <w:pPr>
        <w:pStyle w:val="CommentText"/>
      </w:pPr>
      <w:r>
        <w:rPr>
          <w:rStyle w:val="CommentReference"/>
        </w:rPr>
        <w:annotationRef/>
      </w:r>
      <w:r>
        <w:t>Altar/The place where the Sacrifice is offered, is clearly not right. But Temple? Or Holy of Holies?</w:t>
      </w:r>
    </w:p>
  </w:comment>
  <w:comment w:id="785" w:author="Windows User" w:date="2015-10-30T08:56:00Z" w:initials="BS">
    <w:p w14:paraId="645B0D7E" w14:textId="77777777" w:rsidR="004D086A" w:rsidRDefault="004D086A">
      <w:pPr>
        <w:pStyle w:val="CommentText"/>
      </w:pPr>
      <w:r>
        <w:rPr>
          <w:rStyle w:val="CommentReference"/>
        </w:rPr>
        <w:annotationRef/>
      </w:r>
      <w:r>
        <w:t>I think infinite captures the meaning of uncircumscript in a more approachable way.</w:t>
      </w:r>
    </w:p>
  </w:comment>
  <w:comment w:id="786" w:author="Windows User" w:date="2015-10-30T08:56:00Z" w:initials="BS">
    <w:p w14:paraId="1421937C" w14:textId="77777777" w:rsidR="004D086A" w:rsidRDefault="004D086A">
      <w:pPr>
        <w:pStyle w:val="CommentText"/>
      </w:pPr>
      <w:r>
        <w:rPr>
          <w:rStyle w:val="CommentReference"/>
        </w:rPr>
        <w:annotationRef/>
      </w:r>
      <w:r>
        <w:t>net or hook?</w:t>
      </w:r>
    </w:p>
  </w:comment>
  <w:comment w:id="787" w:author="Windows User" w:date="2015-10-30T08:56:00Z" w:initials="BS">
    <w:p w14:paraId="6723C76C" w14:textId="77777777" w:rsidR="004D086A" w:rsidRDefault="004D086A">
      <w:pPr>
        <w:pStyle w:val="CommentText"/>
      </w:pPr>
      <w:r>
        <w:rPr>
          <w:rStyle w:val="CommentReference"/>
        </w:rPr>
        <w:annotationRef/>
      </w:r>
      <w:r>
        <w:t>Instructing them in the worship?</w:t>
      </w:r>
    </w:p>
  </w:comment>
  <w:comment w:id="788" w:author="Windows User" w:date="2015-10-30T08:56:00Z" w:initials="BS">
    <w:p w14:paraId="62A67018" w14:textId="77777777" w:rsidR="004D086A" w:rsidRDefault="004D086A">
      <w:pPr>
        <w:pStyle w:val="CommentText"/>
      </w:pPr>
      <w:r>
        <w:rPr>
          <w:rStyle w:val="CommentReference"/>
        </w:rPr>
        <w:annotationRef/>
      </w:r>
      <w:r>
        <w:t>what does this mean?</w:t>
      </w:r>
    </w:p>
  </w:comment>
  <w:comment w:id="789" w:author="Windows User" w:date="2015-10-30T08:56:00Z" w:initials="BS">
    <w:p w14:paraId="26273E35" w14:textId="77777777" w:rsidR="004D086A" w:rsidRDefault="004D086A">
      <w:pPr>
        <w:pStyle w:val="CommentText"/>
      </w:pPr>
      <w:r>
        <w:rPr>
          <w:rStyle w:val="CommentReference"/>
        </w:rPr>
        <w:annotationRef/>
      </w:r>
      <w:r>
        <w:t>Path? Or Way? i.e. Christ?</w:t>
      </w:r>
    </w:p>
  </w:comment>
  <w:comment w:id="790" w:author="Windows User" w:date="2015-10-30T08:56:00Z" w:initials="BS">
    <w:p w14:paraId="4A8A49E6" w14:textId="77777777" w:rsidR="004D086A" w:rsidRDefault="004D086A">
      <w:pPr>
        <w:pStyle w:val="CommentText"/>
      </w:pPr>
      <w:r>
        <w:rPr>
          <w:rStyle w:val="CommentReference"/>
        </w:rPr>
        <w:annotationRef/>
      </w:r>
      <w:r>
        <w:t>forward to? Or towards?</w:t>
      </w:r>
    </w:p>
  </w:comment>
  <w:comment w:id="791" w:author="Windows User" w:date="2015-10-30T08:56:00Z" w:initials="BS">
    <w:p w14:paraId="3641E3CF" w14:textId="77777777" w:rsidR="004D086A" w:rsidRDefault="004D086A">
      <w:pPr>
        <w:pStyle w:val="CommentText"/>
      </w:pPr>
      <w:r>
        <w:rPr>
          <w:rStyle w:val="CommentReference"/>
        </w:rPr>
        <w:annotationRef/>
      </w:r>
      <w:r>
        <w:t>gladness</w:t>
      </w:r>
    </w:p>
  </w:comment>
  <w:comment w:id="796" w:author="Windows User" w:date="2015-10-30T08:56:00Z" w:initials="BS">
    <w:p w14:paraId="18CD3B37" w14:textId="77777777" w:rsidR="004D086A" w:rsidRDefault="004D086A">
      <w:pPr>
        <w:pStyle w:val="CommentText"/>
      </w:pPr>
      <w:r>
        <w:rPr>
          <w:rStyle w:val="CommentReference"/>
        </w:rPr>
        <w:annotationRef/>
      </w:r>
      <w:r>
        <w:t>Inclined to switch to L.A. ordering, but probably better to be consistent with Black.</w:t>
      </w:r>
    </w:p>
  </w:comment>
  <w:comment w:id="797" w:author="Windows User" w:date="2015-10-30T08:56:00Z" w:initials="BS">
    <w:p w14:paraId="14657D9B" w14:textId="77777777" w:rsidR="004D086A" w:rsidRDefault="004D086A">
      <w:pPr>
        <w:pStyle w:val="CommentText"/>
      </w:pPr>
      <w:r>
        <w:rPr>
          <w:rStyle w:val="CommentReference"/>
        </w:rPr>
        <w:annotationRef/>
      </w:r>
      <w:r>
        <w:t>Everyday or a day?</w:t>
      </w:r>
    </w:p>
  </w:comment>
  <w:comment w:id="798" w:author="Windows User" w:date="2015-10-30T08:56:00Z" w:initials="BS">
    <w:p w14:paraId="149067DF" w14:textId="77777777" w:rsidR="004D086A" w:rsidRDefault="004D086A">
      <w:pPr>
        <w:pStyle w:val="CommentText"/>
      </w:pPr>
      <w:r>
        <w:rPr>
          <w:rStyle w:val="CommentReference"/>
        </w:rPr>
        <w:annotationRef/>
      </w:r>
      <w:r>
        <w:t>not delight. Maybe joy instead of esctasy?</w:t>
      </w:r>
    </w:p>
  </w:comment>
  <w:comment w:id="799" w:author="Windows User" w:date="2015-10-30T08:56:00Z" w:initials="BS">
    <w:p w14:paraId="02ED9136" w14:textId="77777777" w:rsidR="004D086A" w:rsidRDefault="004D086A">
      <w:pPr>
        <w:pStyle w:val="CommentText"/>
      </w:pPr>
      <w:r>
        <w:rPr>
          <w:rStyle w:val="CommentReference"/>
        </w:rPr>
        <w:annotationRef/>
      </w:r>
      <w:r>
        <w:t>glory, splendor or beauty?</w:t>
      </w:r>
    </w:p>
  </w:comment>
  <w:comment w:id="800" w:author="Windows User" w:date="2015-10-30T08:56:00Z" w:initials="BS">
    <w:p w14:paraId="6EE864C2" w14:textId="77777777" w:rsidR="004D086A" w:rsidRDefault="004D086A">
      <w:pPr>
        <w:pStyle w:val="CommentText"/>
      </w:pPr>
      <w:r>
        <w:rPr>
          <w:rStyle w:val="CommentReference"/>
        </w:rPr>
        <w:annotationRef/>
      </w:r>
      <w:r>
        <w:t>from or and?</w:t>
      </w:r>
    </w:p>
  </w:comment>
  <w:comment w:id="801" w:author="Windows User" w:date="2015-10-30T08:56:00Z" w:initials="BS">
    <w:p w14:paraId="646E63C2" w14:textId="77777777" w:rsidR="004D086A" w:rsidRDefault="004D086A">
      <w:pPr>
        <w:pStyle w:val="CommentText"/>
      </w:pPr>
      <w:r>
        <w:rPr>
          <w:rStyle w:val="CommentReference"/>
        </w:rPr>
        <w:annotationRef/>
      </w:r>
      <w:r>
        <w:t>What prophet? Why did abouna redact this?</w:t>
      </w:r>
    </w:p>
  </w:comment>
  <w:comment w:id="802" w:author="Windows User" w:date="2015-10-30T08:56:00Z" w:initials="BS">
    <w:p w14:paraId="79F5EF00" w14:textId="77777777" w:rsidR="004D086A" w:rsidRDefault="004D086A">
      <w:pPr>
        <w:pStyle w:val="CommentText"/>
      </w:pPr>
      <w:r>
        <w:rPr>
          <w:rStyle w:val="CommentReference"/>
        </w:rPr>
        <w:annotationRef/>
      </w:r>
      <w:r>
        <w:t>Doesn't this say you are beyond beginning, or something to that effect? Beyond the beginning from which even time arose?</w:t>
      </w:r>
    </w:p>
  </w:comment>
  <w:comment w:id="803" w:author="Windows User" w:date="2015-10-30T08:56:00Z" w:initials="BS">
    <w:p w14:paraId="6ADED7EC" w14:textId="77777777" w:rsidR="004D086A" w:rsidRDefault="004D086A">
      <w:pPr>
        <w:pStyle w:val="CommentText"/>
      </w:pPr>
      <w:r>
        <w:rPr>
          <w:rStyle w:val="CommentReference"/>
        </w:rPr>
        <w:annotationRef/>
      </w:r>
      <w:r>
        <w:t>is this right?</w:t>
      </w:r>
    </w:p>
  </w:comment>
  <w:comment w:id="804" w:author="Windows User" w:date="2015-10-30T08:56:00Z" w:initials="BS">
    <w:p w14:paraId="020E5B92" w14:textId="77777777" w:rsidR="004D086A" w:rsidRDefault="004D086A">
      <w:pPr>
        <w:pStyle w:val="CommentText"/>
      </w:pPr>
      <w:r>
        <w:rPr>
          <w:rStyle w:val="CommentReference"/>
        </w:rPr>
        <w:annotationRef/>
      </w:r>
      <w:r>
        <w:t>isn't it of?</w:t>
      </w:r>
    </w:p>
  </w:comment>
  <w:comment w:id="805" w:author="Windows User" w:date="2015-10-30T08:56:00Z" w:initials="BS">
    <w:p w14:paraId="7BDB93A0" w14:textId="77777777" w:rsidR="004D086A" w:rsidRDefault="004D086A">
      <w:pPr>
        <w:pStyle w:val="CommentText"/>
      </w:pPr>
      <w:r>
        <w:rPr>
          <w:rStyle w:val="CommentReference"/>
        </w:rPr>
        <w:annotationRef/>
      </w:r>
      <w:r>
        <w:t>isn't it blesses?</w:t>
      </w:r>
    </w:p>
  </w:comment>
  <w:comment w:id="806" w:author="Windows User" w:date="2015-10-30T08:56:00Z" w:initials="BS">
    <w:p w14:paraId="31BB6C0C" w14:textId="77777777" w:rsidR="004D086A" w:rsidRDefault="004D086A">
      <w:pPr>
        <w:pStyle w:val="CommentText"/>
      </w:pPr>
      <w:r>
        <w:rPr>
          <w:rStyle w:val="CommentReference"/>
        </w:rPr>
        <w:annotationRef/>
      </w:r>
      <w:r>
        <w:t>blessing or blessing?</w:t>
      </w:r>
    </w:p>
  </w:comment>
  <w:comment w:id="807" w:author="Windows User" w:date="2015-10-30T08:56:00Z" w:initials="BS">
    <w:p w14:paraId="7E2CC9C5" w14:textId="77777777" w:rsidR="004D086A" w:rsidRDefault="004D086A">
      <w:pPr>
        <w:pStyle w:val="CommentText"/>
      </w:pPr>
      <w:r>
        <w:rPr>
          <w:rStyle w:val="CommentReference"/>
        </w:rPr>
        <w:annotationRef/>
      </w:r>
      <w:r>
        <w:t>the other translations seem not to like abouna's contractions...</w:t>
      </w:r>
    </w:p>
  </w:comment>
  <w:comment w:id="808" w:author="Windows User" w:date="2015-10-30T08:56:00Z" w:initials="BS">
    <w:p w14:paraId="17457A5D" w14:textId="77777777" w:rsidR="004D086A" w:rsidRDefault="004D086A">
      <w:pPr>
        <w:pStyle w:val="CommentText"/>
      </w:pPr>
      <w:r>
        <w:rPr>
          <w:rStyle w:val="CommentReference"/>
        </w:rPr>
        <w:annotationRef/>
      </w:r>
      <w:r>
        <w:t>perfect or true?</w:t>
      </w:r>
    </w:p>
  </w:comment>
  <w:comment w:id="811" w:author="Windows User" w:date="2015-11-21T13:21:00Z" w:initials="WU">
    <w:p w14:paraId="2B36B3E8" w14:textId="6CA0A112" w:rsidR="004D086A" w:rsidRDefault="004D086A">
      <w:pPr>
        <w:pStyle w:val="CommentText"/>
      </w:pPr>
      <w:r>
        <w:rPr>
          <w:rStyle w:val="CommentReference"/>
        </w:rPr>
        <w:annotationRef/>
      </w:r>
    </w:p>
  </w:comment>
  <w:comment w:id="816" w:author="Windows User" w:date="2015-10-30T08:56:00Z" w:initials="BS">
    <w:p w14:paraId="5F73F58F" w14:textId="77777777" w:rsidR="004D086A" w:rsidRDefault="004D086A">
      <w:pPr>
        <w:pStyle w:val="CommentText"/>
      </w:pPr>
      <w:r>
        <w:rPr>
          <w:rStyle w:val="CommentReference"/>
        </w:rPr>
        <w:annotationRef/>
      </w:r>
      <w:r>
        <w:t>which word is right?</w:t>
      </w:r>
    </w:p>
  </w:comment>
  <w:comment w:id="817" w:author="Windows User" w:date="2015-10-30T08:56:00Z" w:initials="BS">
    <w:p w14:paraId="7EA05C7E" w14:textId="77777777" w:rsidR="004D086A" w:rsidRDefault="004D086A">
      <w:pPr>
        <w:pStyle w:val="CommentText"/>
      </w:pPr>
      <w:r>
        <w:rPr>
          <w:rStyle w:val="CommentReference"/>
        </w:rPr>
        <w:annotationRef/>
      </w:r>
      <w:r>
        <w:t>wise?</w:t>
      </w:r>
    </w:p>
  </w:comment>
  <w:comment w:id="819" w:author="Windows User" w:date="2015-10-30T08:56:00Z" w:initials="BS">
    <w:p w14:paraId="69093D0A" w14:textId="77777777" w:rsidR="004D086A" w:rsidRDefault="004D086A">
      <w:pPr>
        <w:pStyle w:val="CommentText"/>
      </w:pPr>
      <w:r>
        <w:rPr>
          <w:rStyle w:val="CommentReference"/>
        </w:rPr>
        <w:annotationRef/>
      </w:r>
      <w:r>
        <w:t>bride, or bridal chamber?</w:t>
      </w:r>
    </w:p>
  </w:comment>
  <w:comment w:id="820" w:author="Windows User" w:date="2015-10-30T08:56:00Z" w:initials="BS">
    <w:p w14:paraId="22779ECC" w14:textId="77777777" w:rsidR="004D086A" w:rsidRDefault="004D086A" w:rsidP="00BE768B">
      <w:pPr>
        <w:pStyle w:val="CommentText"/>
      </w:pPr>
      <w:r>
        <w:rPr>
          <w:rStyle w:val="CommentReference"/>
        </w:rPr>
        <w:annotationRef/>
      </w:r>
      <w:r>
        <w:t>truth, logos, or true logos?</w:t>
      </w:r>
    </w:p>
  </w:comment>
  <w:comment w:id="821" w:author="Windows User" w:date="2015-10-30T08:56:00Z" w:initials="BS">
    <w:p w14:paraId="6213BCBE" w14:textId="77777777" w:rsidR="004D086A" w:rsidRDefault="004D086A" w:rsidP="00BE768B">
      <w:pPr>
        <w:pStyle w:val="CommentText"/>
      </w:pPr>
      <w:r>
        <w:rPr>
          <w:rStyle w:val="CommentReference"/>
        </w:rPr>
        <w:annotationRef/>
      </w:r>
      <w:r>
        <w:t>redeemed or saved?</w:t>
      </w:r>
    </w:p>
  </w:comment>
  <w:comment w:id="823" w:author="Windows User" w:date="2015-10-30T08:56:00Z" w:initials="BS">
    <w:p w14:paraId="2A3CAD8D" w14:textId="77777777" w:rsidR="004D086A" w:rsidRDefault="004D086A">
      <w:pPr>
        <w:pStyle w:val="CommentText"/>
      </w:pPr>
      <w:r>
        <w:rPr>
          <w:rStyle w:val="CommentReference"/>
        </w:rPr>
        <w:annotationRef/>
      </w:r>
      <w:r>
        <w:t>for us or unto us?</w:t>
      </w:r>
    </w:p>
  </w:comment>
  <w:comment w:id="826" w:author="Windows User" w:date="2015-10-30T08:56:00Z" w:initials="BS">
    <w:p w14:paraId="74DABC9B" w14:textId="77777777" w:rsidR="004D086A" w:rsidRDefault="004D086A">
      <w:pPr>
        <w:pStyle w:val="CommentText"/>
      </w:pPr>
      <w:r>
        <w:rPr>
          <w:rStyle w:val="CommentReference"/>
        </w:rPr>
        <w:annotationRef/>
      </w:r>
      <w:r>
        <w:t>what does eshleelooi mean?</w:t>
      </w:r>
    </w:p>
  </w:comment>
  <w:comment w:id="827" w:author="Windows User" w:date="2015-10-30T08:56:00Z" w:initials="BS">
    <w:p w14:paraId="068283F8" w14:textId="77777777" w:rsidR="004D086A" w:rsidRDefault="004D086A">
      <w:pPr>
        <w:pStyle w:val="CommentText"/>
      </w:pPr>
      <w:r>
        <w:rPr>
          <w:rStyle w:val="CommentReference"/>
        </w:rPr>
        <w:annotationRef/>
      </w:r>
      <w:r>
        <w:t>save or redeem?</w:t>
      </w:r>
    </w:p>
  </w:comment>
  <w:comment w:id="829" w:author="Windows User" w:date="2015-10-30T08:56:00Z" w:initials="BS">
    <w:p w14:paraId="580D65BC" w14:textId="77777777" w:rsidR="004D086A" w:rsidRDefault="004D086A">
      <w:pPr>
        <w:pStyle w:val="CommentText"/>
      </w:pPr>
      <w:r>
        <w:rPr>
          <w:rStyle w:val="CommentReference"/>
        </w:rPr>
        <w:annotationRef/>
      </w:r>
      <w:r>
        <w:t>paradoxically or miraculously?</w:t>
      </w:r>
    </w:p>
  </w:comment>
  <w:comment w:id="830" w:author="Windows User" w:date="2015-10-30T08:56:00Z" w:initials="BS">
    <w:p w14:paraId="1504B052" w14:textId="77777777" w:rsidR="004D086A" w:rsidRDefault="004D086A">
      <w:pPr>
        <w:pStyle w:val="CommentText"/>
      </w:pPr>
      <w:r>
        <w:rPr>
          <w:rStyle w:val="CommentReference"/>
        </w:rPr>
        <w:annotationRef/>
      </w:r>
      <w:r>
        <w:t>I get that this is perfectly valid English without 'is'. But too hard to follow fast.</w:t>
      </w:r>
    </w:p>
  </w:comment>
  <w:comment w:id="832" w:author="Windows User" w:date="2015-10-30T08:56:00Z" w:initials="BS">
    <w:p w14:paraId="6FECF727" w14:textId="77777777" w:rsidR="004D086A" w:rsidRDefault="004D086A">
      <w:pPr>
        <w:pStyle w:val="CommentText"/>
      </w:pPr>
      <w:r>
        <w:rPr>
          <w:rStyle w:val="CommentReference"/>
        </w:rPr>
        <w:annotationRef/>
      </w:r>
      <w:r>
        <w:t>this seems to be parallel to gold on all sides rather than gold roundabout it.</w:t>
      </w:r>
    </w:p>
  </w:comment>
  <w:comment w:id="833" w:author="Windows User" w:date="2015-10-30T08:56:00Z" w:initials="BS">
    <w:p w14:paraId="70D28A4D" w14:textId="77777777" w:rsidR="004D086A" w:rsidRDefault="004D086A">
      <w:pPr>
        <w:pStyle w:val="CommentText"/>
      </w:pPr>
      <w:r>
        <w:rPr>
          <w:rStyle w:val="CommentReference"/>
        </w:rPr>
        <w:annotationRef/>
      </w:r>
      <w:r>
        <w:t>Saviour or redeemer?</w:t>
      </w:r>
    </w:p>
  </w:comment>
  <w:comment w:id="835" w:author="Windows User" w:date="2015-10-30T08:56:00Z" w:initials="BS">
    <w:p w14:paraId="5810A4FB" w14:textId="77777777" w:rsidR="004D086A" w:rsidRDefault="004D086A">
      <w:pPr>
        <w:pStyle w:val="CommentText"/>
      </w:pPr>
      <w:r>
        <w:rPr>
          <w:rStyle w:val="CommentReference"/>
        </w:rPr>
        <w:annotationRef/>
      </w:r>
      <w:r>
        <w:t>isn't this compassion? not nishti nai...</w:t>
      </w:r>
    </w:p>
  </w:comment>
  <w:comment w:id="838" w:author="Windows User" w:date="2015-10-30T08:56:00Z" w:initials="BS">
    <w:p w14:paraId="11961883" w14:textId="77777777" w:rsidR="004D086A" w:rsidRDefault="004D086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9" w:author="Windows User" w:date="2015-10-30T08:56:00Z" w:initials="BS">
    <w:p w14:paraId="46371F93" w14:textId="77777777" w:rsidR="004D086A" w:rsidRDefault="004D086A">
      <w:pPr>
        <w:pStyle w:val="CommentText"/>
      </w:pPr>
      <w:r>
        <w:rPr>
          <w:rStyle w:val="CommentReference"/>
        </w:rPr>
        <w:annotationRef/>
      </w:r>
      <w:r>
        <w:t>should be lampstand, not candle stick, here and throughout.</w:t>
      </w:r>
    </w:p>
  </w:comment>
  <w:comment w:id="840" w:author="Windows User" w:date="2015-10-30T08:56:00Z" w:initials="BS">
    <w:p w14:paraId="4BC316E7" w14:textId="77777777" w:rsidR="004D086A" w:rsidRDefault="004D086A">
      <w:pPr>
        <w:pStyle w:val="CommentText"/>
      </w:pPr>
      <w:r>
        <w:rPr>
          <w:rStyle w:val="CommentReference"/>
        </w:rPr>
        <w:annotationRef/>
      </w:r>
      <w:r>
        <w:t>Ok, not saluted... Greeted, or I would prefer hailed...</w:t>
      </w:r>
    </w:p>
  </w:comment>
  <w:comment w:id="841" w:author="Windows User" w:date="2015-10-30T08:56:00Z" w:initials="BS">
    <w:p w14:paraId="16528738" w14:textId="77777777" w:rsidR="004D086A" w:rsidRDefault="004D086A">
      <w:pPr>
        <w:pStyle w:val="CommentText"/>
      </w:pPr>
      <w:r>
        <w:rPr>
          <w:rStyle w:val="CommentReference"/>
        </w:rPr>
        <w:annotationRef/>
      </w:r>
      <w:r>
        <w:t>The Father was overjoyed, in your conception????</w:t>
      </w:r>
    </w:p>
  </w:comment>
  <w:comment w:id="842" w:author="Windows User" w:date="2015-10-30T08:56:00Z" w:initials="BS">
    <w:p w14:paraId="771A2703" w14:textId="77777777" w:rsidR="004D086A" w:rsidRDefault="004D086A">
      <w:pPr>
        <w:pStyle w:val="CommentText"/>
      </w:pPr>
      <w:r>
        <w:rPr>
          <w:rStyle w:val="CommentReference"/>
        </w:rPr>
        <w:annotationRef/>
      </w:r>
      <w:r>
        <w:t>appearing doesn't sound right for parousia... coming or advent?</w:t>
      </w:r>
    </w:p>
  </w:comment>
  <w:comment w:id="843" w:author="Windows User" w:date="2015-11-21T13:22:00Z" w:initials="WU">
    <w:p w14:paraId="2133F1E5" w14:textId="2F2C22EF" w:rsidR="004D086A" w:rsidRDefault="004D086A">
      <w:pPr>
        <w:pStyle w:val="CommentText"/>
      </w:pPr>
      <w:r>
        <w:rPr>
          <w:rStyle w:val="CommentReference"/>
        </w:rPr>
        <w:annotationRef/>
      </w:r>
      <w:r w:rsidRPr="00582AD7">
        <w:t>(ⲡⲉⲥⲱⲙⲁ??)</w:t>
      </w:r>
    </w:p>
  </w:comment>
  <w:comment w:id="844" w:author="Windows User" w:date="2015-10-30T08:56:00Z" w:initials="BS">
    <w:p w14:paraId="41579CB8" w14:textId="77777777" w:rsidR="004D086A" w:rsidRDefault="004D086A">
      <w:pPr>
        <w:pStyle w:val="CommentText"/>
      </w:pPr>
      <w:r>
        <w:rPr>
          <w:rStyle w:val="CommentReference"/>
        </w:rPr>
        <w:annotationRef/>
      </w:r>
      <w:r>
        <w:t>kinda funny in English to switch pronoun from Lord to Virgin in one scentence.</w:t>
      </w:r>
    </w:p>
  </w:comment>
  <w:comment w:id="847" w:author="Windows User" w:date="2015-10-30T08:56:00Z" w:initials="BS">
    <w:p w14:paraId="592417C8" w14:textId="77777777" w:rsidR="004D086A" w:rsidRDefault="004D086A">
      <w:pPr>
        <w:pStyle w:val="CommentText"/>
      </w:pPr>
      <w:r>
        <w:rPr>
          <w:rStyle w:val="CommentReference"/>
        </w:rPr>
        <w:annotationRef/>
      </w:r>
      <w:r>
        <w:t>I really didn't like preached... Is this to literal though? Maybe L.A. is better.</w:t>
      </w:r>
    </w:p>
  </w:comment>
  <w:comment w:id="848" w:author="Windows User" w:date="2015-10-30T08:56:00Z" w:initials="BS">
    <w:p w14:paraId="58B144CC" w14:textId="77777777" w:rsidR="004D086A" w:rsidRDefault="004D086A">
      <w:pPr>
        <w:pStyle w:val="CommentText"/>
      </w:pPr>
      <w:r>
        <w:rPr>
          <w:rStyle w:val="CommentReference"/>
        </w:rPr>
        <w:annotationRef/>
      </w:r>
      <w:r>
        <w:t>these thereofs are so awkward... but I can't think of a better phrasing right now.</w:t>
      </w:r>
    </w:p>
  </w:comment>
  <w:comment w:id="849" w:author="Windows User" w:date="2015-11-21T13:23:00Z" w:initials="WU">
    <w:p w14:paraId="363E21CE" w14:textId="09E27204" w:rsidR="004D086A" w:rsidRDefault="004D086A">
      <w:pPr>
        <w:pStyle w:val="CommentText"/>
      </w:pPr>
      <w:r>
        <w:rPr>
          <w:rStyle w:val="CommentReference"/>
        </w:rPr>
        <w:annotationRef/>
      </w:r>
      <w:r>
        <w:t>review</w:t>
      </w:r>
    </w:p>
  </w:comment>
  <w:comment w:id="855" w:author="Windows User" w:date="2015-10-30T08:56:00Z" w:initials="BS">
    <w:p w14:paraId="23A92A97" w14:textId="77777777" w:rsidR="004D086A" w:rsidRDefault="004D086A">
      <w:pPr>
        <w:pStyle w:val="CommentText"/>
      </w:pPr>
      <w:r>
        <w:rPr>
          <w:rStyle w:val="CommentReference"/>
        </w:rPr>
        <w:annotationRef/>
      </w:r>
      <w:r>
        <w:t>this seems kind of loose... is it ok?</w:t>
      </w:r>
    </w:p>
  </w:comment>
  <w:comment w:id="856" w:author="Windows User" w:date="2015-10-30T08:56:00Z" w:initials="BS">
    <w:p w14:paraId="2BD3AC96" w14:textId="77777777" w:rsidR="004D086A" w:rsidRDefault="004D086A">
      <w:pPr>
        <w:pStyle w:val="CommentText"/>
      </w:pPr>
      <w:r>
        <w:rPr>
          <w:rStyle w:val="CommentReference"/>
        </w:rPr>
        <w:annotationRef/>
      </w:r>
      <w:r>
        <w:t>works or deeds?</w:t>
      </w:r>
    </w:p>
  </w:comment>
  <w:comment w:id="857" w:author="Windows User" w:date="2015-11-21T13:24:00Z" w:initials="WU">
    <w:p w14:paraId="36A3FAE0" w14:textId="5AD4BC46" w:rsidR="004D086A" w:rsidRDefault="004D086A">
      <w:pPr>
        <w:pStyle w:val="CommentText"/>
      </w:pPr>
      <w:r>
        <w:rPr>
          <w:rStyle w:val="CommentReference"/>
        </w:rPr>
        <w:annotationRef/>
      </w:r>
      <w:r>
        <w:t>review</w:t>
      </w:r>
    </w:p>
  </w:comment>
  <w:comment w:id="858" w:author="Windows User" w:date="2015-10-30T08:56:00Z" w:initials="BS">
    <w:p w14:paraId="7290C623" w14:textId="77777777" w:rsidR="004D086A" w:rsidRDefault="004D086A">
      <w:pPr>
        <w:pStyle w:val="CommentText"/>
      </w:pPr>
      <w:r>
        <w:rPr>
          <w:rStyle w:val="CommentReference"/>
        </w:rPr>
        <w:annotationRef/>
      </w:r>
      <w:r>
        <w:t>does Coptic have 'high'?</w:t>
      </w:r>
    </w:p>
  </w:comment>
  <w:comment w:id="859" w:author="Windows User" w:date="2015-11-21T13:24:00Z" w:initials="WU">
    <w:p w14:paraId="2E47A31F" w14:textId="5C8BDB44" w:rsidR="004D086A" w:rsidRDefault="004D086A">
      <w:pPr>
        <w:pStyle w:val="CommentText"/>
      </w:pPr>
      <w:r>
        <w:rPr>
          <w:rStyle w:val="CommentReference"/>
        </w:rPr>
        <w:annotationRef/>
      </w:r>
      <w:r>
        <w:t>review, add variant</w:t>
      </w:r>
    </w:p>
  </w:comment>
  <w:comment w:id="860" w:author="Windows User" w:date="2015-10-30T08:56:00Z" w:initials="BS">
    <w:p w14:paraId="370E3024" w14:textId="77777777" w:rsidR="004D086A" w:rsidRDefault="004D086A">
      <w:pPr>
        <w:pStyle w:val="CommentText"/>
      </w:pPr>
      <w:r>
        <w:rPr>
          <w:rStyle w:val="CommentReference"/>
        </w:rPr>
        <w:annotationRef/>
      </w:r>
      <w:r>
        <w:t>bless or praise? inconsistent rendering of esmo</w:t>
      </w:r>
    </w:p>
  </w:comment>
  <w:comment w:id="887" w:author="Windows User" w:date="2015-10-30T08:56:00Z" w:initials="WU">
    <w:p w14:paraId="36599FA2" w14:textId="77777777" w:rsidR="004D086A" w:rsidRDefault="004D086A" w:rsidP="000278EC">
      <w:pPr>
        <w:pStyle w:val="CommentText"/>
      </w:pPr>
      <w:r>
        <w:rPr>
          <w:rStyle w:val="CommentReference"/>
        </w:rPr>
        <w:annotationRef/>
      </w:r>
      <w:r>
        <w:t>Gives light? Enlightens?</w:t>
      </w:r>
    </w:p>
  </w:comment>
  <w:comment w:id="888" w:author="Windows User" w:date="2015-10-30T08:56:00Z" w:initials="WU">
    <w:p w14:paraId="274DD96D" w14:textId="77777777" w:rsidR="004D086A" w:rsidRDefault="004D086A">
      <w:pPr>
        <w:pStyle w:val="CommentText"/>
      </w:pPr>
      <w:r>
        <w:rPr>
          <w:rStyle w:val="CommentReference"/>
        </w:rPr>
        <w:annotationRef/>
      </w:r>
      <w:r>
        <w:t>split after this vs?</w:t>
      </w:r>
    </w:p>
  </w:comment>
  <w:comment w:id="889" w:author="Windows User" w:date="2015-10-30T08:56:00Z" w:initials="WU">
    <w:p w14:paraId="709B00B0" w14:textId="77777777" w:rsidR="004D086A" w:rsidRDefault="004D086A">
      <w:pPr>
        <w:pStyle w:val="CommentText"/>
      </w:pPr>
      <w:r>
        <w:rPr>
          <w:rStyle w:val="CommentReference"/>
        </w:rPr>
        <w:annotationRef/>
      </w:r>
      <w:r>
        <w:t>Better word than prelate?</w:t>
      </w:r>
    </w:p>
  </w:comment>
  <w:comment w:id="925" w:author="Windows User" w:date="2015-11-04T08:53:00Z" w:initials="WU">
    <w:p w14:paraId="057654D4" w14:textId="77777777" w:rsidR="004D086A" w:rsidRDefault="004D086A">
      <w:pPr>
        <w:pStyle w:val="CommentText"/>
      </w:pPr>
      <w:r>
        <w:rPr>
          <w:rStyle w:val="CommentReference"/>
        </w:rPr>
        <w:annotationRef/>
      </w:r>
      <w:r>
        <w:t>Life giver or giver of life?</w:t>
      </w:r>
    </w:p>
  </w:comment>
  <w:comment w:id="926" w:author="Windows User" w:date="2015-11-04T08:54:00Z" w:initials="WU">
    <w:p w14:paraId="27A10A48" w14:textId="77777777" w:rsidR="004D086A" w:rsidRDefault="004D086A">
      <w:pPr>
        <w:pStyle w:val="CommentText"/>
      </w:pPr>
      <w:r>
        <w:rPr>
          <w:rStyle w:val="CommentReference"/>
        </w:rPr>
        <w:annotationRef/>
      </w:r>
      <w:r>
        <w:t>Fix. Middle of this got deleted.</w:t>
      </w:r>
    </w:p>
  </w:comment>
  <w:comment w:id="937" w:author="Windows User" w:date="2015-10-30T08:56:00Z" w:initials="BS">
    <w:p w14:paraId="681427A6" w14:textId="77777777" w:rsidR="004D086A" w:rsidRDefault="004D086A">
      <w:pPr>
        <w:pStyle w:val="CommentText"/>
      </w:pPr>
      <w:r>
        <w:rPr>
          <w:rStyle w:val="CommentReference"/>
        </w:rPr>
        <w:annotationRef/>
      </w:r>
      <w:r>
        <w:t>coptic has confess</w:t>
      </w:r>
    </w:p>
  </w:comment>
  <w:comment w:id="944" w:author="Windows User" w:date="2016-02-10T12:41:00Z" w:initials="WU">
    <w:p w14:paraId="190B37FB" w14:textId="77777777" w:rsidR="004D086A" w:rsidRDefault="004D086A" w:rsidP="00351A43">
      <w:pPr>
        <w:pStyle w:val="CommentText"/>
      </w:pPr>
      <w:r>
        <w:rPr>
          <w:rStyle w:val="CommentReference"/>
        </w:rPr>
        <w:annotationRef/>
      </w:r>
      <w:r>
        <w:t>May He or that He may</w:t>
      </w:r>
    </w:p>
  </w:comment>
  <w:comment w:id="965" w:author="Microsoft Office User" w:date="2015-12-11T19:51:00Z" w:initials="Office">
    <w:p w14:paraId="37A50849" w14:textId="7A27E5BD" w:rsidR="004D086A" w:rsidRDefault="004D086A">
      <w:pPr>
        <w:pStyle w:val="CommentText"/>
      </w:pPr>
      <w:r>
        <w:rPr>
          <w:rStyle w:val="CommentReference"/>
        </w:rPr>
        <w:annotationRef/>
      </w:r>
      <w:r>
        <w:t>this one needs rewording</w:t>
      </w:r>
    </w:p>
  </w:comment>
  <w:comment w:id="1062" w:author="Windows User" w:date="2015-10-30T08:56:00Z" w:initials="WU">
    <w:p w14:paraId="6841EDAF" w14:textId="77777777" w:rsidR="004D086A" w:rsidRDefault="004D086A">
      <w:pPr>
        <w:pStyle w:val="CommentText"/>
      </w:pPr>
      <w:r>
        <w:rPr>
          <w:rStyle w:val="CommentReference"/>
        </w:rPr>
        <w:annotationRef/>
      </w:r>
      <w:r>
        <w:t>Isn’t this one more faithful?</w:t>
      </w:r>
    </w:p>
  </w:comment>
  <w:comment w:id="1063" w:author="Windows User" w:date="2015-10-30T08:56:00Z" w:initials="WU">
    <w:p w14:paraId="44483F5F" w14:textId="77777777" w:rsidR="004D086A" w:rsidRDefault="004D086A">
      <w:pPr>
        <w:pStyle w:val="CommentText"/>
      </w:pPr>
      <w:r>
        <w:rPr>
          <w:rStyle w:val="CommentReference"/>
        </w:rPr>
        <w:annotationRef/>
      </w:r>
      <w:r>
        <w:t>Which one(s) are/is right?</w:t>
      </w:r>
    </w:p>
  </w:comment>
  <w:comment w:id="1064" w:author="Windows User" w:date="2015-10-30T08:56:00Z" w:initials="WU">
    <w:p w14:paraId="22B3EF76" w14:textId="77777777" w:rsidR="004D086A" w:rsidRDefault="004D086A">
      <w:pPr>
        <w:pStyle w:val="CommentText"/>
      </w:pPr>
      <w:r>
        <w:rPr>
          <w:rStyle w:val="CommentReference"/>
        </w:rPr>
        <w:annotationRef/>
      </w:r>
      <w:r>
        <w:t>Coptic doesn’t seem to have “O Lord”</w:t>
      </w:r>
    </w:p>
  </w:comment>
  <w:comment w:id="1068" w:author="Windows User" w:date="2015-10-30T08:56:00Z" w:initials="WU">
    <w:p w14:paraId="6BF65470" w14:textId="77777777" w:rsidR="004D086A" w:rsidRDefault="004D086A">
      <w:pPr>
        <w:pStyle w:val="CommentText"/>
      </w:pPr>
      <w:r>
        <w:rPr>
          <w:rStyle w:val="CommentReference"/>
        </w:rPr>
        <w:annotationRef/>
      </w:r>
      <w:r>
        <w:t>Called or named?</w:t>
      </w:r>
    </w:p>
  </w:comment>
  <w:comment w:id="1069" w:author="Windows User" w:date="2015-10-30T08:56:00Z" w:initials="WU">
    <w:p w14:paraId="64122CF8" w14:textId="77777777" w:rsidR="004D086A" w:rsidRDefault="004D086A">
      <w:pPr>
        <w:pStyle w:val="CommentText"/>
      </w:pPr>
      <w:r>
        <w:rPr>
          <w:rStyle w:val="CommentReference"/>
        </w:rPr>
        <w:annotationRef/>
      </w:r>
      <w:r>
        <w:t>John loved the Lord, or the Lord loved John?</w:t>
      </w:r>
    </w:p>
  </w:comment>
  <w:comment w:id="1071" w:author="Windows User" w:date="2015-10-30T08:56:00Z" w:initials="WU">
    <w:p w14:paraId="28540FAB" w14:textId="77777777" w:rsidR="004D086A" w:rsidRDefault="004D086A">
      <w:pPr>
        <w:pStyle w:val="CommentText"/>
      </w:pPr>
      <w:r>
        <w:rPr>
          <w:rStyle w:val="CommentReference"/>
        </w:rPr>
        <w:annotationRef/>
      </w:r>
      <w:r>
        <w:t>Not the Lord?</w:t>
      </w:r>
    </w:p>
  </w:comment>
  <w:comment w:id="1072" w:author="Windows User" w:date="2015-10-30T08:56:00Z" w:initials="WU">
    <w:p w14:paraId="3BE9EA57" w14:textId="77777777" w:rsidR="004D086A" w:rsidRDefault="004D086A">
      <w:pPr>
        <w:pStyle w:val="CommentText"/>
      </w:pPr>
      <w:r>
        <w:rPr>
          <w:rStyle w:val="CommentReference"/>
        </w:rPr>
        <w:annotationRef/>
      </w:r>
      <w:r>
        <w:t>The rest missing?</w:t>
      </w:r>
    </w:p>
  </w:comment>
  <w:comment w:id="1073" w:author="Windows User" w:date="2015-10-30T08:56:00Z" w:initials="WU">
    <w:p w14:paraId="17CFCF91" w14:textId="77777777" w:rsidR="004D086A" w:rsidRDefault="004D086A">
      <w:pPr>
        <w:pStyle w:val="CommentText"/>
      </w:pPr>
      <w:r>
        <w:rPr>
          <w:rStyle w:val="CommentReference"/>
        </w:rPr>
        <w:annotationRef/>
      </w:r>
      <w:r>
        <w:t>Completely different…</w:t>
      </w:r>
    </w:p>
  </w:comment>
  <w:comment w:id="1074" w:author="Windows User" w:date="2015-10-30T08:56:00Z" w:initials="WU">
    <w:p w14:paraId="1A5ABDDA" w14:textId="77777777" w:rsidR="004D086A" w:rsidRDefault="004D086A">
      <w:pPr>
        <w:pStyle w:val="CommentText"/>
      </w:pPr>
      <w:r>
        <w:rPr>
          <w:rStyle w:val="CommentReference"/>
        </w:rPr>
        <w:annotationRef/>
      </w:r>
      <w:r>
        <w:t>Sound or voices?</w:t>
      </w:r>
    </w:p>
  </w:comment>
  <w:comment w:id="1076" w:author="Windows User" w:date="2015-10-30T08:56:00Z" w:initials="WU">
    <w:p w14:paraId="2632154F" w14:textId="77777777" w:rsidR="004D086A" w:rsidRDefault="004D086A">
      <w:pPr>
        <w:pStyle w:val="CommentText"/>
      </w:pPr>
      <w:r>
        <w:rPr>
          <w:rStyle w:val="CommentReference"/>
        </w:rPr>
        <w:annotationRef/>
      </w:r>
      <w:r>
        <w:t>AAP has divinely inspired.</w:t>
      </w:r>
    </w:p>
  </w:comment>
  <w:comment w:id="1078" w:author="Windows User" w:date="2015-10-30T08:56:00Z" w:initials="WU">
    <w:p w14:paraId="6A684B9E" w14:textId="77777777" w:rsidR="004D086A" w:rsidRDefault="004D086A">
      <w:pPr>
        <w:pStyle w:val="CommentText"/>
      </w:pPr>
      <w:r>
        <w:rPr>
          <w:rStyle w:val="CommentReference"/>
        </w:rPr>
        <w:annotationRef/>
      </w:r>
      <w:r>
        <w:t>This one needs looking at.</w:t>
      </w:r>
    </w:p>
  </w:comment>
  <w:comment w:id="1079" w:author="Windows User" w:date="2015-10-30T08:56:00Z" w:initials="WU">
    <w:p w14:paraId="3E29D706" w14:textId="77777777" w:rsidR="004D086A" w:rsidRDefault="004D086A">
      <w:pPr>
        <w:pStyle w:val="CommentText"/>
      </w:pPr>
      <w:r>
        <w:rPr>
          <w:rStyle w:val="CommentReference"/>
        </w:rPr>
        <w:annotationRef/>
      </w:r>
      <w:r>
        <w:t>Partners?</w:t>
      </w:r>
    </w:p>
  </w:comment>
  <w:comment w:id="1084" w:author="Windows User" w:date="2015-10-30T08:56:00Z" w:initials="WU">
    <w:p w14:paraId="662AC6DC" w14:textId="77777777" w:rsidR="004D086A" w:rsidRDefault="004D086A">
      <w:pPr>
        <w:pStyle w:val="CommentText"/>
      </w:pPr>
      <w:r>
        <w:rPr>
          <w:rStyle w:val="CommentReference"/>
        </w:rPr>
        <w:annotationRef/>
      </w:r>
      <w:r>
        <w:t>What land?</w:t>
      </w:r>
    </w:p>
  </w:comment>
  <w:comment w:id="1086" w:author="Windows User" w:date="2015-10-30T08:56:00Z" w:initials="WU">
    <w:p w14:paraId="121BE348" w14:textId="77777777" w:rsidR="004D086A" w:rsidRDefault="004D086A">
      <w:pPr>
        <w:pStyle w:val="CommentText"/>
      </w:pPr>
      <w:r>
        <w:rPr>
          <w:rStyle w:val="CommentReference"/>
        </w:rPr>
        <w:annotationRef/>
      </w:r>
      <w:r>
        <w:t>Or englighten?</w:t>
      </w:r>
    </w:p>
  </w:comment>
  <w:comment w:id="1100" w:author="Windows User" w:date="2015-10-30T08:56:00Z" w:initials="WU">
    <w:p w14:paraId="52EAF036" w14:textId="77777777" w:rsidR="004D086A" w:rsidRDefault="004D086A">
      <w:pPr>
        <w:pStyle w:val="CommentText"/>
      </w:pPr>
      <w:r>
        <w:rPr>
          <w:rStyle w:val="CommentReference"/>
        </w:rPr>
        <w:annotationRef/>
      </w:r>
      <w:r>
        <w:t>What should this verse be?</w:t>
      </w:r>
    </w:p>
  </w:comment>
  <w:comment w:id="1111" w:author="Windows User" w:date="2015-10-30T08:56:00Z" w:initials="BS">
    <w:p w14:paraId="1A0E2428" w14:textId="77777777" w:rsidR="004D086A" w:rsidRDefault="004D086A">
      <w:pPr>
        <w:pStyle w:val="CommentText"/>
      </w:pPr>
      <w:r>
        <w:rPr>
          <w:rStyle w:val="CommentReference"/>
        </w:rPr>
        <w:annotationRef/>
      </w:r>
      <w:r>
        <w:t>wiles or snares?</w:t>
      </w:r>
    </w:p>
  </w:comment>
  <w:comment w:id="1113" w:author="Windows User" w:date="2015-10-30T08:56:00Z" w:initials="BS">
    <w:p w14:paraId="2B8DD286" w14:textId="77777777" w:rsidR="004D086A" w:rsidRDefault="004D086A">
      <w:pPr>
        <w:pStyle w:val="CommentText"/>
      </w:pPr>
      <w:r>
        <w:rPr>
          <w:rStyle w:val="CommentReference"/>
        </w:rPr>
        <w:annotationRef/>
      </w:r>
      <w:r>
        <w:t>I typed this Coptic... so it will have typos..</w:t>
      </w:r>
    </w:p>
  </w:comment>
  <w:comment w:id="1114" w:author="Windows User" w:date="2015-10-30T08:56:00Z" w:initials="WU">
    <w:p w14:paraId="7AD216CC" w14:textId="77777777" w:rsidR="004D086A" w:rsidRDefault="004D086A">
      <w:pPr>
        <w:pStyle w:val="CommentText"/>
      </w:pPr>
      <w:r>
        <w:rPr>
          <w:rStyle w:val="CommentReference"/>
        </w:rPr>
        <w:annotationRef/>
      </w:r>
      <w:r>
        <w:t>You reign? The dominion is yours? Yours is the dominion?</w:t>
      </w:r>
    </w:p>
  </w:comment>
  <w:comment w:id="1116" w:author="Windows User" w:date="2015-10-30T08:56:00Z" w:initials="BS">
    <w:p w14:paraId="68C1922F" w14:textId="77777777" w:rsidR="004D086A" w:rsidRDefault="004D086A">
      <w:pPr>
        <w:pStyle w:val="CommentText"/>
      </w:pPr>
      <w:r>
        <w:rPr>
          <w:rStyle w:val="CommentReference"/>
        </w:rPr>
        <w:annotationRef/>
      </w:r>
      <w:r>
        <w:t>omit 'be' in contemporary?</w:t>
      </w:r>
    </w:p>
  </w:comment>
  <w:comment w:id="1117" w:author="Windows User" w:date="2015-10-30T08:56:00Z" w:initials="BS">
    <w:p w14:paraId="6511FB80" w14:textId="77777777" w:rsidR="004D086A" w:rsidRDefault="004D086A">
      <w:pPr>
        <w:pStyle w:val="CommentText"/>
      </w:pPr>
      <w:r>
        <w:rPr>
          <w:rStyle w:val="CommentReference"/>
        </w:rPr>
        <w:annotationRef/>
      </w:r>
      <w:r>
        <w:t>Abouna Antony: I typed this Coptic from the black book. Jenkims were very unclear. Please proof for typos.</w:t>
      </w:r>
    </w:p>
  </w:comment>
  <w:comment w:id="1118" w:author="Windows User" w:date="2015-10-30T08:56:00Z" w:initials="BS">
    <w:p w14:paraId="7DEA42F3" w14:textId="77777777" w:rsidR="004D086A" w:rsidRDefault="004D086A">
      <w:pPr>
        <w:pStyle w:val="CommentText"/>
      </w:pPr>
      <w:r>
        <w:rPr>
          <w:rStyle w:val="CommentReference"/>
        </w:rPr>
        <w:annotationRef/>
      </w:r>
      <w:r>
        <w:t>"is" before "the King" would make this whole vs flow as a sentence...</w:t>
      </w:r>
    </w:p>
  </w:comment>
  <w:comment w:id="1119" w:author="Windows User" w:date="2015-10-30T08:56:00Z" w:initials="BS">
    <w:p w14:paraId="1F17623C" w14:textId="77777777" w:rsidR="004D086A" w:rsidRDefault="004D086A">
      <w:pPr>
        <w:pStyle w:val="CommentText"/>
      </w:pPr>
      <w:r>
        <w:rPr>
          <w:rStyle w:val="CommentReference"/>
        </w:rPr>
        <w:annotationRef/>
      </w:r>
      <w:r>
        <w:t>ask more modern than entreat... but not quite right?</w:t>
      </w:r>
    </w:p>
  </w:comment>
  <w:comment w:id="1138" w:author="Windows User" w:date="2015-10-30T08:56:00Z" w:initials="WU">
    <w:p w14:paraId="5F20584F" w14:textId="77777777" w:rsidR="004D086A" w:rsidRDefault="004D086A">
      <w:pPr>
        <w:pStyle w:val="CommentText"/>
      </w:pPr>
      <w:r>
        <w:rPr>
          <w:rStyle w:val="CommentReference"/>
        </w:rPr>
        <w:annotationRef/>
      </w:r>
      <w:r>
        <w:t>Needs work.</w:t>
      </w:r>
    </w:p>
  </w:comment>
  <w:comment w:id="1143" w:author="Windows User" w:date="2015-10-30T08:56:00Z" w:initials="WU">
    <w:p w14:paraId="76E8B799" w14:textId="77777777" w:rsidR="004D086A" w:rsidRDefault="004D086A">
      <w:pPr>
        <w:pStyle w:val="CommentText"/>
      </w:pPr>
      <w:r>
        <w:rPr>
          <w:rStyle w:val="CommentReference"/>
        </w:rPr>
        <w:annotationRef/>
      </w:r>
      <w:r>
        <w:t>Should this be tho-out 5? Or 25?</w:t>
      </w:r>
    </w:p>
  </w:comment>
  <w:comment w:id="1150" w:author="Windows User" w:date="2015-11-11T11:06:00Z" w:initials="WU">
    <w:p w14:paraId="58D84DCF" w14:textId="77777777" w:rsidR="004D086A" w:rsidRDefault="004D086A">
      <w:pPr>
        <w:pStyle w:val="CommentText"/>
      </w:pPr>
      <w:r>
        <w:rPr>
          <w:rStyle w:val="CommentReference"/>
        </w:rPr>
        <w:annotationRef/>
      </w:r>
      <w:r>
        <w:t>Should this be last age or something?</w:t>
      </w:r>
    </w:p>
  </w:comment>
  <w:comment w:id="1152" w:author="Windows User" w:date="2015-11-11T11:00:00Z" w:initials="WU">
    <w:p w14:paraId="7D2DE752" w14:textId="77777777" w:rsidR="004D086A" w:rsidRDefault="004D086A">
      <w:pPr>
        <w:pStyle w:val="CommentText"/>
      </w:pPr>
      <w:r>
        <w:rPr>
          <w:rStyle w:val="CommentReference"/>
        </w:rPr>
        <w:annotationRef/>
      </w:r>
      <w:r>
        <w:t>This needs reviewing!</w:t>
      </w:r>
    </w:p>
  </w:comment>
  <w:comment w:id="1153" w:author="Windows User" w:date="2015-11-11T11:00:00Z" w:initials="WU">
    <w:p w14:paraId="65102EEC" w14:textId="77777777" w:rsidR="004D086A" w:rsidRDefault="004D086A">
      <w:pPr>
        <w:pStyle w:val="CommentText"/>
      </w:pPr>
      <w:r>
        <w:rPr>
          <w:rStyle w:val="CommentReference"/>
        </w:rPr>
        <w:annotationRef/>
      </w:r>
      <w:r>
        <w:t xml:space="preserve">This is probably wrong. God on high? </w:t>
      </w:r>
    </w:p>
  </w:comment>
  <w:comment w:id="1158" w:author="Windows User" w:date="2015-10-30T08:56:00Z" w:initials="WU">
    <w:p w14:paraId="38E4F092" w14:textId="77777777" w:rsidR="004D086A" w:rsidRDefault="004D086A">
      <w:pPr>
        <w:pStyle w:val="CommentText"/>
      </w:pPr>
      <w:r>
        <w:rPr>
          <w:rStyle w:val="CommentReference"/>
        </w:rPr>
        <w:annotationRef/>
      </w:r>
      <w:r>
        <w:t>Confirmed?</w:t>
      </w:r>
    </w:p>
  </w:comment>
  <w:comment w:id="1169" w:author="Windows User" w:date="2015-10-30T08:56:00Z" w:initials="WU">
    <w:p w14:paraId="41EDECE7" w14:textId="77777777" w:rsidR="004D086A" w:rsidRDefault="004D086A">
      <w:pPr>
        <w:pStyle w:val="CommentText"/>
      </w:pPr>
      <w:r>
        <w:rPr>
          <w:rStyle w:val="CommentReference"/>
        </w:rPr>
        <w:annotationRef/>
      </w:r>
      <w:r>
        <w:t>Heroes, or athletes?</w:t>
      </w:r>
    </w:p>
  </w:comment>
  <w:comment w:id="1196" w:author="Windows User" w:date="2015-10-30T08:56:00Z" w:initials="WU">
    <w:p w14:paraId="5FA627EB" w14:textId="77777777" w:rsidR="004D086A" w:rsidRDefault="004D086A">
      <w:pPr>
        <w:pStyle w:val="CommentText"/>
      </w:pPr>
      <w:r>
        <w:rPr>
          <w:rStyle w:val="CommentReference"/>
        </w:rPr>
        <w:annotationRef/>
      </w:r>
      <w:r>
        <w:t>Beasts or creatures?</w:t>
      </w:r>
    </w:p>
  </w:comment>
  <w:comment w:id="1197" w:author="Windows User" w:date="2015-10-30T08:56:00Z" w:initials="WU">
    <w:p w14:paraId="04563F96" w14:textId="77777777" w:rsidR="004D086A" w:rsidRDefault="004D086A">
      <w:pPr>
        <w:pStyle w:val="CommentText"/>
      </w:pPr>
      <w:r>
        <w:rPr>
          <w:rStyle w:val="CommentReference"/>
        </w:rPr>
        <w:annotationRef/>
      </w:r>
      <w:r>
        <w:t>Incessant? Or unceasing?</w:t>
      </w:r>
    </w:p>
  </w:comment>
  <w:comment w:id="1198" w:author="Windows User" w:date="2015-10-30T08:56:00Z" w:initials="WU">
    <w:p w14:paraId="7BD20F77" w14:textId="77777777" w:rsidR="004D086A" w:rsidRDefault="004D086A">
      <w:pPr>
        <w:pStyle w:val="CommentText"/>
      </w:pPr>
      <w:r>
        <w:rPr>
          <w:rStyle w:val="CommentReference"/>
        </w:rPr>
        <w:annotationRef/>
      </w:r>
      <w:r>
        <w:t>Flames of fire or fervent as fire?</w:t>
      </w:r>
    </w:p>
  </w:comment>
  <w:comment w:id="1202" w:author="Windows User" w:date="2015-10-30T08:56:00Z" w:initials="WU">
    <w:p w14:paraId="44A84E5A" w14:textId="77777777" w:rsidR="004D086A" w:rsidRDefault="004D086A">
      <w:pPr>
        <w:pStyle w:val="CommentText"/>
      </w:pPr>
      <w:r>
        <w:rPr>
          <w:rStyle w:val="CommentReference"/>
        </w:rPr>
        <w:annotationRef/>
      </w:r>
      <w:r>
        <w:t>Serving the Lord, or serving before the Lord?</w:t>
      </w:r>
    </w:p>
  </w:comment>
  <w:comment w:id="1216" w:author="Windows User" w:date="2015-10-30T08:56:00Z" w:initials="WU">
    <w:p w14:paraId="07D2B1EF" w14:textId="77777777" w:rsidR="004D086A" w:rsidRDefault="004D086A">
      <w:pPr>
        <w:pStyle w:val="CommentText"/>
      </w:pPr>
      <w:r>
        <w:rPr>
          <w:rStyle w:val="CommentReference"/>
        </w:rPr>
        <w:annotationRef/>
      </w:r>
      <w:r>
        <w:t>Or voice of God?</w:t>
      </w:r>
    </w:p>
  </w:comment>
  <w:comment w:id="1217" w:author="Windows User" w:date="2015-10-30T08:56:00Z" w:initials="WU">
    <w:p w14:paraId="3900CC21" w14:textId="77777777" w:rsidR="004D086A" w:rsidRDefault="004D086A">
      <w:pPr>
        <w:pStyle w:val="CommentText"/>
      </w:pPr>
      <w:r>
        <w:rPr>
          <w:rStyle w:val="CommentReference"/>
        </w:rPr>
        <w:annotationRef/>
      </w:r>
      <w:r>
        <w:t>Received or accepted?</w:t>
      </w:r>
    </w:p>
  </w:comment>
  <w:comment w:id="1222" w:author="Windows User" w:date="2015-11-06T08:39:00Z" w:initials="WU">
    <w:p w14:paraId="6EA3F191" w14:textId="77777777" w:rsidR="004D086A" w:rsidRDefault="004D086A">
      <w:pPr>
        <w:pStyle w:val="CommentText"/>
      </w:pPr>
      <w:r>
        <w:rPr>
          <w:rStyle w:val="CommentReference"/>
        </w:rPr>
        <w:annotationRef/>
      </w:r>
      <w:r>
        <w:t>Is this the right St. Theodore?</w:t>
      </w:r>
    </w:p>
  </w:comment>
  <w:comment w:id="1228" w:author="Windows User" w:date="2015-10-30T08:56:00Z" w:initials="WU">
    <w:p w14:paraId="227730E1" w14:textId="77777777" w:rsidR="004D086A" w:rsidRDefault="004D086A">
      <w:pPr>
        <w:pStyle w:val="CommentText"/>
      </w:pPr>
      <w:r>
        <w:rPr>
          <w:rStyle w:val="CommentReference"/>
        </w:rPr>
        <w:annotationRef/>
      </w:r>
      <w:r>
        <w:t>Prabios or Arabius? Doctors and physicians or physicians and well learned?</w:t>
      </w:r>
    </w:p>
  </w:comment>
  <w:comment w:id="1229" w:author="Windows User" w:date="2015-10-30T08:56:00Z" w:initials="WU">
    <w:p w14:paraId="519ADC1D" w14:textId="77777777" w:rsidR="004D086A" w:rsidRDefault="004D086A">
      <w:pPr>
        <w:pStyle w:val="CommentText"/>
      </w:pPr>
      <w:r>
        <w:rPr>
          <w:rStyle w:val="CommentReference"/>
        </w:rPr>
        <w:annotationRef/>
      </w:r>
      <w:r>
        <w:t>Building them upon the Name?</w:t>
      </w:r>
    </w:p>
  </w:comment>
  <w:comment w:id="1239" w:author="Windows User" w:date="2015-10-30T08:56:00Z" w:initials="WU">
    <w:p w14:paraId="3CFB1D1A" w14:textId="77777777" w:rsidR="004D086A" w:rsidRDefault="004D086A">
      <w:pPr>
        <w:pStyle w:val="CommentText"/>
      </w:pPr>
      <w:r>
        <w:rPr>
          <w:rStyle w:val="CommentReference"/>
        </w:rPr>
        <w:annotationRef/>
      </w:r>
      <w:r>
        <w:t>Placed or established?</w:t>
      </w:r>
    </w:p>
  </w:comment>
  <w:comment w:id="1240" w:author="Windows User" w:date="2015-10-30T08:56:00Z" w:initials="WU">
    <w:p w14:paraId="08983CC0" w14:textId="77777777" w:rsidR="004D086A" w:rsidRDefault="004D086A">
      <w:pPr>
        <w:pStyle w:val="CommentText"/>
      </w:pPr>
      <w:r>
        <w:rPr>
          <w:rStyle w:val="CommentReference"/>
        </w:rPr>
        <w:annotationRef/>
      </w:r>
      <w:r>
        <w:t>Or refused?</w:t>
      </w:r>
    </w:p>
  </w:comment>
  <w:comment w:id="1246" w:author="Windows User" w:date="2015-10-30T08:56:00Z" w:initials="WU">
    <w:p w14:paraId="535F3E1B" w14:textId="77777777" w:rsidR="004D086A" w:rsidRDefault="004D086A">
      <w:pPr>
        <w:pStyle w:val="CommentText"/>
      </w:pPr>
      <w:r>
        <w:rPr>
          <w:rStyle w:val="CommentReference"/>
        </w:rPr>
        <w:annotationRef/>
      </w:r>
      <w:r>
        <w:t>Sprung forth? Came forth? Blossomed?</w:t>
      </w:r>
    </w:p>
  </w:comment>
  <w:comment w:id="1258" w:author="Windows User" w:date="2015-10-30T08:56:00Z" w:initials="BS">
    <w:p w14:paraId="07DE8008" w14:textId="77777777" w:rsidR="004D086A" w:rsidRDefault="004D086A">
      <w:pPr>
        <w:pStyle w:val="CommentText"/>
      </w:pPr>
      <w:r>
        <w:rPr>
          <w:rStyle w:val="CommentReference"/>
        </w:rPr>
        <w:annotationRef/>
      </w:r>
      <w:r>
        <w:t>what does this mean?</w:t>
      </w:r>
    </w:p>
  </w:comment>
  <w:comment w:id="1259" w:author="Windows User" w:date="2015-10-30T08:56:00Z" w:initials="BS">
    <w:p w14:paraId="7DE26DCC" w14:textId="77777777" w:rsidR="004D086A" w:rsidRDefault="004D086A">
      <w:pPr>
        <w:pStyle w:val="CommentText"/>
      </w:pPr>
      <w:r>
        <w:rPr>
          <w:rStyle w:val="CommentReference"/>
        </w:rPr>
        <w:annotationRef/>
      </w:r>
      <w:r>
        <w:t>announced or proclaimed?</w:t>
      </w:r>
    </w:p>
  </w:comment>
  <w:comment w:id="1263" w:author="Windows User" w:date="2015-10-30T08:56:00Z" w:initials="WU">
    <w:p w14:paraId="729B2278" w14:textId="77777777" w:rsidR="004D086A" w:rsidRDefault="004D086A">
      <w:pPr>
        <w:pStyle w:val="CommentText"/>
      </w:pPr>
      <w:r>
        <w:rPr>
          <w:rStyle w:val="CommentReference"/>
        </w:rPr>
        <w:annotationRef/>
      </w:r>
      <w:r>
        <w:t>?</w:t>
      </w:r>
    </w:p>
  </w:comment>
  <w:comment w:id="1264" w:author="Windows User" w:date="2015-10-30T08:56:00Z" w:initials="WU">
    <w:p w14:paraId="44863D12" w14:textId="77777777" w:rsidR="004D086A" w:rsidRDefault="004D086A">
      <w:pPr>
        <w:pStyle w:val="CommentText"/>
      </w:pPr>
      <w:r>
        <w:rPr>
          <w:rStyle w:val="CommentReference"/>
        </w:rPr>
        <w:annotationRef/>
      </w:r>
      <w:r>
        <w:t>Bride, no, not bridegroom?</w:t>
      </w:r>
    </w:p>
  </w:comment>
  <w:comment w:id="1267" w:author="Windows User" w:date="2015-10-30T08:56:00Z" w:initials="WU">
    <w:p w14:paraId="6CE1AF88" w14:textId="77777777" w:rsidR="004D086A" w:rsidRDefault="004D086A">
      <w:pPr>
        <w:pStyle w:val="CommentText"/>
      </w:pPr>
      <w:r>
        <w:rPr>
          <w:rStyle w:val="CommentReference"/>
        </w:rPr>
        <w:annotationRef/>
      </w:r>
      <w:r>
        <w:t>Return?</w:t>
      </w:r>
    </w:p>
  </w:comment>
  <w:comment w:id="1268" w:author="Windows User" w:date="2015-10-30T08:56:00Z" w:initials="WU">
    <w:p w14:paraId="2917E600" w14:textId="77777777" w:rsidR="004D086A" w:rsidRDefault="004D086A">
      <w:pPr>
        <w:pStyle w:val="CommentText"/>
      </w:pPr>
      <w:r>
        <w:rPr>
          <w:rStyle w:val="CommentReference"/>
        </w:rPr>
        <w:annotationRef/>
      </w:r>
      <w:r>
        <w:t>Establishment? Building up?</w:t>
      </w:r>
    </w:p>
  </w:comment>
  <w:comment w:id="1270" w:author="Windows User" w:date="2015-10-30T08:56:00Z" w:initials="WU">
    <w:p w14:paraId="14DF4F91" w14:textId="77777777" w:rsidR="004D086A" w:rsidRDefault="004D086A">
      <w:pPr>
        <w:pStyle w:val="CommentText"/>
      </w:pPr>
      <w:r>
        <w:rPr>
          <w:rStyle w:val="CommentReference"/>
        </w:rPr>
        <w:annotationRef/>
      </w:r>
      <w:r>
        <w:t>Heavenly evangelist? Good tidings? Glad tidings? Good news?</w:t>
      </w:r>
    </w:p>
  </w:comment>
  <w:comment w:id="1271" w:author="Windows User" w:date="2015-10-30T08:56:00Z" w:initials="WU">
    <w:p w14:paraId="55FC1EAE" w14:textId="77777777" w:rsidR="004D086A" w:rsidRDefault="004D086A">
      <w:pPr>
        <w:pStyle w:val="CommentText"/>
      </w:pPr>
      <w:r>
        <w:rPr>
          <w:rStyle w:val="CommentReference"/>
        </w:rPr>
        <w:annotationRef/>
      </w:r>
      <w:r>
        <w:t>I don’t see “the Lord is with you” in the Coptic</w:t>
      </w:r>
    </w:p>
    <w:p w14:paraId="4431CB1C" w14:textId="77777777" w:rsidR="004D086A" w:rsidRDefault="004D086A">
      <w:pPr>
        <w:pStyle w:val="CommentText"/>
      </w:pPr>
    </w:p>
  </w:comment>
  <w:comment w:id="1272" w:author="Windows User" w:date="2015-10-30T08:56:00Z" w:initials="WU">
    <w:p w14:paraId="4549B91A" w14:textId="77777777" w:rsidR="004D086A" w:rsidRDefault="004D086A">
      <w:pPr>
        <w:pStyle w:val="CommentText"/>
      </w:pPr>
      <w:r>
        <w:rPr>
          <w:rStyle w:val="CommentReference"/>
        </w:rPr>
        <w:annotationRef/>
      </w:r>
      <w:r>
        <w:t>Heavenly herald of Good News?</w:t>
      </w:r>
    </w:p>
    <w:p w14:paraId="384F02AC" w14:textId="77777777" w:rsidR="004D086A" w:rsidRDefault="004D086A">
      <w:pPr>
        <w:pStyle w:val="CommentText"/>
      </w:pPr>
    </w:p>
  </w:comment>
  <w:comment w:id="1279" w:author="Windows User" w:date="2015-10-30T08:56:00Z" w:initials="WU">
    <w:p w14:paraId="4A264D5C" w14:textId="77777777" w:rsidR="004D086A" w:rsidRDefault="004D086A">
      <w:pPr>
        <w:pStyle w:val="CommentText"/>
      </w:pPr>
      <w:r>
        <w:rPr>
          <w:rStyle w:val="CommentReference"/>
        </w:rPr>
        <w:annotationRef/>
      </w:r>
      <w:r>
        <w:t>I think we’re doing holy for ethowab, but saint for agios… open to discussion though.</w:t>
      </w:r>
    </w:p>
  </w:comment>
  <w:comment w:id="1310" w:author="Windows User" w:date="2015-10-30T08:56:00Z" w:initials="WU">
    <w:p w14:paraId="3A72AA33" w14:textId="77777777" w:rsidR="004D086A" w:rsidRDefault="004D086A">
      <w:pPr>
        <w:pStyle w:val="CommentText"/>
      </w:pPr>
      <w:r>
        <w:rPr>
          <w:rStyle w:val="CommentReference"/>
        </w:rPr>
        <w:annotationRef/>
      </w:r>
      <w:r>
        <w:t>Redeemed?</w:t>
      </w:r>
    </w:p>
  </w:comment>
  <w:comment w:id="1311" w:author="Windows User" w:date="2015-10-30T08:56:00Z" w:initials="WU">
    <w:p w14:paraId="5BF82FF5" w14:textId="77777777" w:rsidR="004D086A" w:rsidRDefault="004D086A">
      <w:pPr>
        <w:pStyle w:val="CommentText"/>
      </w:pPr>
      <w:r>
        <w:rPr>
          <w:rStyle w:val="CommentReference"/>
        </w:rPr>
        <w:annotationRef/>
      </w:r>
      <w:r>
        <w:t>For? So?</w:t>
      </w:r>
    </w:p>
  </w:comment>
  <w:comment w:id="1316" w:author="Windows User" w:date="2015-10-30T08:56:00Z" w:initials="WU">
    <w:p w14:paraId="5B54A424" w14:textId="77777777" w:rsidR="004D086A" w:rsidRDefault="004D086A">
      <w:pPr>
        <w:pStyle w:val="CommentText"/>
      </w:pPr>
      <w:r>
        <w:rPr>
          <w:rStyle w:val="CommentReference"/>
        </w:rPr>
        <w:annotationRef/>
      </w:r>
      <w:r>
        <w:t>Or did shine and did illuminate</w:t>
      </w:r>
    </w:p>
  </w:comment>
  <w:comment w:id="1317" w:author="Windows User" w:date="2015-10-30T08:56:00Z" w:initials="WU">
    <w:p w14:paraId="5929E69F" w14:textId="77777777" w:rsidR="004D086A" w:rsidRDefault="004D086A">
      <w:pPr>
        <w:pStyle w:val="CommentText"/>
      </w:pPr>
      <w:r>
        <w:rPr>
          <w:rStyle w:val="CommentReference"/>
        </w:rPr>
        <w:annotationRef/>
      </w:r>
      <w:r>
        <w:t>What should this verse be?</w:t>
      </w:r>
    </w:p>
  </w:comment>
  <w:comment w:id="1318" w:author="Windows User" w:date="2015-10-30T08:56:00Z" w:initials="WU">
    <w:p w14:paraId="37815108" w14:textId="77777777" w:rsidR="004D086A" w:rsidRDefault="004D086A">
      <w:pPr>
        <w:pStyle w:val="CommentText"/>
      </w:pPr>
      <w:r>
        <w:rPr>
          <w:rStyle w:val="CommentReference"/>
        </w:rPr>
        <w:annotationRef/>
      </w:r>
      <w:r>
        <w:t>Uhm… does this mean something else, because saying the seal of the door Ezekiel saw was raised seems really bad …</w:t>
      </w:r>
    </w:p>
  </w:comment>
  <w:comment w:id="1319" w:author="Windows User" w:date="2015-10-30T08:56:00Z" w:initials="WU">
    <w:p w14:paraId="770E6FA0" w14:textId="77777777" w:rsidR="004D086A" w:rsidRDefault="004D086A">
      <w:pPr>
        <w:pStyle w:val="CommentText"/>
      </w:pPr>
      <w:r>
        <w:rPr>
          <w:rStyle w:val="CommentReference"/>
        </w:rPr>
        <w:annotationRef/>
      </w:r>
      <w:r>
        <w:t>Who?</w:t>
      </w:r>
    </w:p>
  </w:comment>
  <w:comment w:id="1320" w:author="Windows User" w:date="2015-10-30T08:56:00Z" w:initials="WU">
    <w:p w14:paraId="7FDD5784" w14:textId="77777777" w:rsidR="004D086A" w:rsidRDefault="004D086A">
      <w:pPr>
        <w:pStyle w:val="CommentText"/>
      </w:pPr>
      <w:r>
        <w:rPr>
          <w:rStyle w:val="CommentReference"/>
        </w:rPr>
        <w:annotationRef/>
      </w:r>
      <w:r>
        <w:t>Different adjective</w:t>
      </w:r>
    </w:p>
  </w:comment>
  <w:comment w:id="1321" w:author="Windows User" w:date="2015-10-30T08:56:00Z" w:initials="WU">
    <w:p w14:paraId="69734FAC" w14:textId="77777777" w:rsidR="004D086A" w:rsidRDefault="004D086A">
      <w:pPr>
        <w:pStyle w:val="CommentText"/>
      </w:pPr>
      <w:r>
        <w:rPr>
          <w:rStyle w:val="CommentReference"/>
        </w:rPr>
        <w:annotationRef/>
      </w:r>
      <w:r>
        <w:t>Sickness?</w:t>
      </w:r>
    </w:p>
  </w:comment>
  <w:comment w:id="1324" w:author="Windows User" w:date="2015-10-30T08:56:00Z" w:initials="BS">
    <w:p w14:paraId="07C468E8" w14:textId="77777777" w:rsidR="004D086A" w:rsidRDefault="004D086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27" w:author="Windows User" w:date="2015-10-30T08:56:00Z" w:initials="WU">
    <w:p w14:paraId="14F94395" w14:textId="77777777" w:rsidR="004D086A" w:rsidRDefault="004D086A">
      <w:pPr>
        <w:pStyle w:val="CommentText"/>
      </w:pPr>
      <w:r>
        <w:rPr>
          <w:rStyle w:val="CommentReference"/>
        </w:rPr>
        <w:annotationRef/>
      </w:r>
      <w:r>
        <w:t>What?</w:t>
      </w:r>
    </w:p>
  </w:comment>
  <w:comment w:id="1336" w:author="Windows User" w:date="2015-10-30T08:56:00Z" w:initials="WU">
    <w:p w14:paraId="39A2608E" w14:textId="77777777" w:rsidR="004D086A" w:rsidRDefault="004D086A">
      <w:pPr>
        <w:pStyle w:val="CommentText"/>
      </w:pPr>
      <w:r>
        <w:rPr>
          <w:rStyle w:val="CommentReference"/>
        </w:rPr>
        <w:annotationRef/>
      </w:r>
    </w:p>
  </w:comment>
  <w:comment w:id="1347" w:author="Windows User" w:date="2015-10-30T08:56:00Z" w:initials="WU">
    <w:p w14:paraId="255EEE9F" w14:textId="77777777" w:rsidR="004D086A" w:rsidRDefault="004D086A">
      <w:pPr>
        <w:pStyle w:val="CommentText"/>
      </w:pPr>
      <w:r>
        <w:rPr>
          <w:rStyle w:val="CommentReference"/>
        </w:rPr>
        <w:annotationRef/>
      </w:r>
      <w:r>
        <w:t>Is abouna going by a different version of the Coptic?</w:t>
      </w:r>
    </w:p>
    <w:p w14:paraId="45F504BB" w14:textId="77777777" w:rsidR="004D086A" w:rsidRDefault="004D086A">
      <w:pPr>
        <w:pStyle w:val="CommentText"/>
      </w:pPr>
    </w:p>
  </w:comment>
  <w:comment w:id="1349" w:author="Windows User" w:date="2015-10-30T08:56:00Z" w:initials="WU">
    <w:p w14:paraId="63C351E6" w14:textId="77777777" w:rsidR="004D086A" w:rsidRDefault="004D086A">
      <w:pPr>
        <w:pStyle w:val="CommentText"/>
      </w:pPr>
      <w:r>
        <w:rPr>
          <w:rStyle w:val="CommentReference"/>
        </w:rPr>
        <w:annotationRef/>
      </w:r>
      <w:r>
        <w:t>Praise and victory doesn’t make sense.</w:t>
      </w:r>
    </w:p>
  </w:comment>
  <w:comment w:id="1351" w:author="Windows User" w:date="2015-10-30T08:56:00Z" w:initials="WU">
    <w:p w14:paraId="5729C7D5" w14:textId="77777777" w:rsidR="004D086A" w:rsidRDefault="004D086A">
      <w:pPr>
        <w:pStyle w:val="CommentText"/>
      </w:pPr>
      <w:r>
        <w:rPr>
          <w:rStyle w:val="CommentReference"/>
        </w:rPr>
        <w:annotationRef/>
      </w:r>
      <w:r>
        <w:t>Godhead?</w:t>
      </w:r>
    </w:p>
  </w:comment>
  <w:comment w:id="1360" w:author="Windows User" w:date="2015-10-30T08:56:00Z" w:initials="WU">
    <w:p w14:paraId="78E42A11" w14:textId="77777777" w:rsidR="004D086A" w:rsidRDefault="004D086A">
      <w:pPr>
        <w:pStyle w:val="CommentText"/>
      </w:pPr>
      <w:r>
        <w:rPr>
          <w:rStyle w:val="CommentReference"/>
        </w:rPr>
        <w:annotationRef/>
      </w:r>
      <w:r>
        <w:t>Establish?</w:t>
      </w:r>
    </w:p>
  </w:comment>
  <w:comment w:id="1361" w:author="Windows User" w:date="2015-10-30T08:56:00Z" w:initials="WU">
    <w:p w14:paraId="642EB965" w14:textId="77777777" w:rsidR="004D086A" w:rsidRDefault="004D086A">
      <w:pPr>
        <w:pStyle w:val="CommentText"/>
      </w:pPr>
      <w:r>
        <w:rPr>
          <w:rStyle w:val="CommentReference"/>
        </w:rPr>
        <w:annotationRef/>
      </w:r>
      <w:r>
        <w:t>Check another source… missing puncuation</w:t>
      </w:r>
    </w:p>
  </w:comment>
  <w:comment w:id="1362" w:author="Windows User" w:date="2015-10-30T08:56:00Z" w:initials="WU">
    <w:p w14:paraId="6F8B5532" w14:textId="77777777" w:rsidR="004D086A" w:rsidRDefault="004D086A">
      <w:pPr>
        <w:pStyle w:val="CommentText"/>
      </w:pPr>
      <w:r>
        <w:rPr>
          <w:rStyle w:val="CommentReference"/>
        </w:rPr>
        <w:annotationRef/>
      </w:r>
      <w:r>
        <w:t>Worked?</w:t>
      </w:r>
    </w:p>
  </w:comment>
  <w:comment w:id="1363" w:author="Windows User" w:date="2015-10-30T08:56:00Z" w:initials="WU">
    <w:p w14:paraId="4F504285" w14:textId="77777777" w:rsidR="004D086A" w:rsidRDefault="004D086A">
      <w:pPr>
        <w:pStyle w:val="CommentText"/>
      </w:pPr>
      <w:r>
        <w:rPr>
          <w:rStyle w:val="CommentReference"/>
        </w:rPr>
        <w:annotationRef/>
      </w:r>
      <w:r>
        <w:t>Thrice holy or Trisagion?</w:t>
      </w:r>
    </w:p>
  </w:comment>
  <w:comment w:id="1365" w:author="Windows User" w:date="2015-10-30T08:56:00Z" w:initials="WU">
    <w:p w14:paraId="5514BCC2" w14:textId="77777777" w:rsidR="004D086A" w:rsidRPr="00936DE7" w:rsidRDefault="004D08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66" w:author="Windows User" w:date="2015-10-30T08:56:00Z" w:initials="WU">
    <w:p w14:paraId="179A5384" w14:textId="77777777" w:rsidR="004D086A" w:rsidRDefault="004D086A">
      <w:pPr>
        <w:pStyle w:val="CommentText"/>
      </w:pPr>
      <w:r>
        <w:rPr>
          <w:rStyle w:val="CommentReference"/>
        </w:rPr>
        <w:annotationRef/>
      </w:r>
      <w:r>
        <w:t>Right translation?</w:t>
      </w:r>
    </w:p>
  </w:comment>
  <w:comment w:id="1368" w:author="Windows User" w:date="2015-10-30T08:56:00Z" w:initials="WU">
    <w:p w14:paraId="1682BE28" w14:textId="77777777" w:rsidR="004D086A" w:rsidRDefault="004D086A">
      <w:pPr>
        <w:pStyle w:val="CommentText"/>
      </w:pPr>
      <w:r>
        <w:rPr>
          <w:rStyle w:val="CommentReference"/>
        </w:rPr>
        <w:annotationRef/>
      </w:r>
      <w:r>
        <w:t>What does this mean?</w:t>
      </w:r>
    </w:p>
  </w:comment>
  <w:comment w:id="1369" w:author="Windows User" w:date="2015-10-30T08:56:00Z" w:initials="WU">
    <w:p w14:paraId="30C5B7C9" w14:textId="77777777" w:rsidR="004D086A" w:rsidRDefault="004D086A">
      <w:pPr>
        <w:pStyle w:val="CommentText"/>
      </w:pPr>
      <w:r>
        <w:rPr>
          <w:rStyle w:val="CommentReference"/>
        </w:rPr>
        <w:annotationRef/>
      </w:r>
      <w:r>
        <w:t>To the end?</w:t>
      </w:r>
    </w:p>
  </w:comment>
  <w:comment w:id="1374" w:author="Windows User" w:date="2015-10-30T08:56:00Z" w:initials="WU">
    <w:p w14:paraId="2C2856CA" w14:textId="77777777" w:rsidR="004D086A" w:rsidRDefault="004D086A">
      <w:pPr>
        <w:pStyle w:val="CommentText"/>
      </w:pPr>
      <w:r>
        <w:rPr>
          <w:rStyle w:val="CommentReference"/>
        </w:rPr>
        <w:annotationRef/>
      </w:r>
      <w:r>
        <w:t>Or freedom?</w:t>
      </w:r>
    </w:p>
  </w:comment>
  <w:comment w:id="1375" w:author="Windows User" w:date="2015-10-30T08:56:00Z" w:initials="WU">
    <w:p w14:paraId="229642C6" w14:textId="77777777" w:rsidR="004D086A" w:rsidRDefault="004D086A">
      <w:pPr>
        <w:pStyle w:val="CommentText"/>
      </w:pPr>
      <w:r>
        <w:rPr>
          <w:rStyle w:val="CommentReference"/>
        </w:rPr>
        <w:annotationRef/>
      </w:r>
      <w:r>
        <w:t>Or establish?</w:t>
      </w:r>
    </w:p>
  </w:comment>
  <w:comment w:id="1383" w:author="Windows User" w:date="2015-10-30T08:56:00Z" w:initials="WU">
    <w:p w14:paraId="798C7307" w14:textId="77777777" w:rsidR="004D086A" w:rsidRDefault="004D086A">
      <w:pPr>
        <w:pStyle w:val="CommentText"/>
      </w:pPr>
      <w:r>
        <w:rPr>
          <w:rStyle w:val="CommentReference"/>
        </w:rPr>
        <w:annotationRef/>
      </w:r>
      <w:r>
        <w:t>Is this the correct date?</w:t>
      </w:r>
    </w:p>
  </w:comment>
  <w:comment w:id="1475" w:author="Windows User" w:date="2015-10-30T08:56:00Z" w:initials="WU">
    <w:p w14:paraId="1C25D03A" w14:textId="77777777" w:rsidR="004D086A" w:rsidRDefault="004D086A">
      <w:pPr>
        <w:pStyle w:val="CommentText"/>
      </w:pPr>
      <w:r>
        <w:rPr>
          <w:rStyle w:val="CommentReference"/>
        </w:rPr>
        <w:annotationRef/>
      </w:r>
      <w:r>
        <w:t>Can this be reworded?</w:t>
      </w:r>
    </w:p>
  </w:comment>
  <w:comment w:id="1477" w:author="Windows User" w:date="2015-10-30T08:56:00Z" w:initials="WU">
    <w:p w14:paraId="71B1FE22" w14:textId="77777777" w:rsidR="004D086A" w:rsidRDefault="004D086A">
      <w:pPr>
        <w:pStyle w:val="CommentText"/>
      </w:pPr>
      <w:r>
        <w:rPr>
          <w:rStyle w:val="CommentReference"/>
        </w:rPr>
        <w:annotationRef/>
      </w:r>
      <w:r>
        <w:t>Check other books for alternate word here.</w:t>
      </w:r>
    </w:p>
  </w:comment>
  <w:comment w:id="1478" w:author="Windows User" w:date="2015-10-30T08:56:00Z" w:initials="WU">
    <w:p w14:paraId="546F5FFA" w14:textId="77777777" w:rsidR="004D086A" w:rsidRDefault="004D086A">
      <w:pPr>
        <w:pStyle w:val="CommentText"/>
      </w:pPr>
      <w:r>
        <w:rPr>
          <w:rStyle w:val="CommentReference"/>
        </w:rPr>
        <w:annotationRef/>
      </w:r>
      <w:r>
        <w:t>Nations or peoples?</w:t>
      </w:r>
    </w:p>
  </w:comment>
  <w:comment w:id="1479" w:author="Windows User" w:date="2015-10-30T08:56:00Z" w:initials="WU">
    <w:p w14:paraId="4FC1DCF3" w14:textId="77777777" w:rsidR="004D086A" w:rsidRDefault="004D086A">
      <w:pPr>
        <w:pStyle w:val="CommentText"/>
      </w:pPr>
      <w:r>
        <w:rPr>
          <w:rStyle w:val="CommentReference"/>
        </w:rPr>
        <w:annotationRef/>
      </w:r>
      <w:r>
        <w:t>Burned or consumed?</w:t>
      </w:r>
    </w:p>
  </w:comment>
  <w:comment w:id="1480" w:author="Windows User" w:date="2015-10-30T08:56:00Z" w:initials="WU">
    <w:p w14:paraId="5B463C07" w14:textId="77777777" w:rsidR="004D086A" w:rsidRDefault="004D086A">
      <w:pPr>
        <w:pStyle w:val="CommentText"/>
      </w:pPr>
      <w:r>
        <w:rPr>
          <w:rStyle w:val="CommentReference"/>
        </w:rPr>
        <w:annotationRef/>
      </w:r>
      <w:r>
        <w:t>?</w:t>
      </w:r>
    </w:p>
  </w:comment>
  <w:comment w:id="1481" w:author="Windows User" w:date="2015-10-30T08:56:00Z" w:initials="WU">
    <w:p w14:paraId="3079CC02" w14:textId="77777777" w:rsidR="004D086A" w:rsidRPr="0098028B" w:rsidRDefault="004D08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92" w:author="Windows User" w:date="2015-10-30T08:56:00Z" w:initials="WU">
    <w:p w14:paraId="4B943F0B" w14:textId="77777777" w:rsidR="004D086A" w:rsidRDefault="004D086A">
      <w:pPr>
        <w:pStyle w:val="CommentText"/>
      </w:pPr>
      <w:r>
        <w:rPr>
          <w:rStyle w:val="CommentReference"/>
        </w:rPr>
        <w:annotationRef/>
      </w:r>
      <w:r>
        <w:t>Synaxarium has St. James dying twice… likely one of them should be St. John!</w:t>
      </w:r>
    </w:p>
  </w:comment>
  <w:comment w:id="1525" w:author="Windows User" w:date="2015-10-30T08:56:00Z" w:initials="WU">
    <w:p w14:paraId="11436C6E" w14:textId="77777777" w:rsidR="004D086A" w:rsidRDefault="004D086A">
      <w:pPr>
        <w:pStyle w:val="CommentText"/>
      </w:pPr>
      <w:r>
        <w:rPr>
          <w:rStyle w:val="CommentReference"/>
        </w:rPr>
        <w:annotationRef/>
      </w:r>
      <w:r>
        <w:t>Ramez says print synacarium may have him in july</w:t>
      </w:r>
    </w:p>
  </w:comment>
  <w:comment w:id="1536" w:author="Windows User" w:date="2015-10-30T08:56:00Z" w:initials="WU">
    <w:p w14:paraId="62A36CDC" w14:textId="77777777" w:rsidR="004D086A" w:rsidRDefault="004D086A">
      <w:pPr>
        <w:pStyle w:val="CommentText"/>
      </w:pPr>
      <w:r>
        <w:rPr>
          <w:rStyle w:val="CommentReference"/>
        </w:rPr>
        <w:annotationRef/>
      </w:r>
      <w:r>
        <w:t>Approached? What does this vs mean?</w:t>
      </w:r>
    </w:p>
  </w:comment>
  <w:comment w:id="1537" w:author="Windows User" w:date="2015-10-30T08:56:00Z" w:initials="WU">
    <w:p w14:paraId="329416E7" w14:textId="77777777" w:rsidR="004D086A" w:rsidRPr="00035775" w:rsidRDefault="004D08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43" w:author="Windows User" w:date="2015-10-30T08:56:00Z" w:initials="WU">
    <w:p w14:paraId="763F73BB" w14:textId="77777777" w:rsidR="004D086A" w:rsidRDefault="004D086A">
      <w:pPr>
        <w:pStyle w:val="CommentText"/>
      </w:pPr>
      <w:r>
        <w:rPr>
          <w:rStyle w:val="CommentReference"/>
        </w:rPr>
        <w:annotationRef/>
      </w:r>
      <w:r>
        <w:t>Thoughts?</w:t>
      </w:r>
    </w:p>
  </w:comment>
  <w:comment w:id="1564" w:author="Windows User" w:date="2015-10-30T08:56:00Z" w:initials="WU">
    <w:p w14:paraId="7B47C8A3" w14:textId="77777777" w:rsidR="004D086A" w:rsidRDefault="004D086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99" w:author="Windows User" w:date="2015-10-30T08:56:00Z" w:initials="WU">
    <w:p w14:paraId="0BE9113A" w14:textId="77777777" w:rsidR="004D086A" w:rsidRDefault="004D086A">
      <w:pPr>
        <w:pStyle w:val="CommentText"/>
      </w:pPr>
      <w:r>
        <w:rPr>
          <w:rStyle w:val="CommentReference"/>
        </w:rPr>
        <w:annotationRef/>
      </w:r>
      <w:r>
        <w:t>Completely different.</w:t>
      </w:r>
    </w:p>
  </w:comment>
  <w:comment w:id="1600" w:author="Windows User" w:date="2015-10-30T08:56:00Z" w:initials="WU">
    <w:p w14:paraId="074682DD" w14:textId="77777777" w:rsidR="004D086A" w:rsidRDefault="004D086A">
      <w:pPr>
        <w:pStyle w:val="CommentText"/>
      </w:pPr>
      <w:r>
        <w:rPr>
          <w:rStyle w:val="CommentReference"/>
        </w:rPr>
        <w:annotationRef/>
      </w:r>
      <w:r>
        <w:t>With or in?</w:t>
      </w:r>
    </w:p>
  </w:comment>
  <w:comment w:id="1601" w:author="Windows User" w:date="2015-10-30T08:56:00Z" w:initials="WU">
    <w:p w14:paraId="371712E1" w14:textId="77777777" w:rsidR="004D086A" w:rsidRDefault="004D086A">
      <w:pPr>
        <w:pStyle w:val="CommentText"/>
      </w:pPr>
      <w:r>
        <w:rPr>
          <w:rStyle w:val="CommentReference"/>
        </w:rPr>
        <w:annotationRef/>
      </w:r>
    </w:p>
  </w:comment>
  <w:comment w:id="1602" w:author="Windows User" w:date="2015-10-30T08:56:00Z" w:initials="WU">
    <w:p w14:paraId="0B3C1D3B" w14:textId="77777777" w:rsidR="004D086A" w:rsidRDefault="004D086A">
      <w:pPr>
        <w:pStyle w:val="CommentText"/>
      </w:pPr>
      <w:r>
        <w:rPr>
          <w:rStyle w:val="CommentReference"/>
        </w:rPr>
        <w:annotationRef/>
      </w:r>
      <w:r>
        <w:t>Sound or voice?</w:t>
      </w:r>
    </w:p>
  </w:comment>
  <w:comment w:id="1604" w:author="Windows User" w:date="2015-10-30T08:56:00Z" w:initials="WU">
    <w:p w14:paraId="1C3A0B98" w14:textId="77777777" w:rsidR="004D086A" w:rsidRDefault="004D086A">
      <w:pPr>
        <w:pStyle w:val="CommentText"/>
      </w:pPr>
      <w:r>
        <w:rPr>
          <w:rStyle w:val="CommentReference"/>
        </w:rPr>
        <w:annotationRef/>
      </w:r>
      <w:r>
        <w:t>Open to suggetions.</w:t>
      </w:r>
    </w:p>
  </w:comment>
  <w:comment w:id="1605" w:author="Windows User" w:date="2015-10-30T08:56:00Z" w:initials="WU">
    <w:p w14:paraId="79DB91AB" w14:textId="77777777" w:rsidR="004D086A" w:rsidRDefault="004D086A">
      <w:pPr>
        <w:pStyle w:val="CommentText"/>
      </w:pPr>
      <w:r>
        <w:rPr>
          <w:rStyle w:val="CommentReference"/>
        </w:rPr>
        <w:annotationRef/>
      </w:r>
      <w:r>
        <w:t>Before?</w:t>
      </w:r>
    </w:p>
  </w:comment>
  <w:comment w:id="1606" w:author="Windows User" w:date="2015-10-30T08:56:00Z" w:initials="WU">
    <w:p w14:paraId="777049F3" w14:textId="77777777" w:rsidR="004D086A" w:rsidRDefault="004D086A">
      <w:pPr>
        <w:pStyle w:val="CommentText"/>
      </w:pPr>
      <w:r>
        <w:rPr>
          <w:rStyle w:val="CommentReference"/>
        </w:rPr>
        <w:annotationRef/>
      </w:r>
      <w:r>
        <w:t>Nations?</w:t>
      </w:r>
    </w:p>
  </w:comment>
  <w:comment w:id="1607" w:author="Windows User" w:date="2015-10-30T08:56:00Z" w:initials="WU">
    <w:p w14:paraId="29D1E0CC" w14:textId="77777777" w:rsidR="004D086A" w:rsidRDefault="004D086A">
      <w:pPr>
        <w:pStyle w:val="CommentText"/>
      </w:pPr>
      <w:r>
        <w:rPr>
          <w:rStyle w:val="CommentReference"/>
        </w:rPr>
        <w:annotationRef/>
      </w:r>
      <w:r>
        <w:t>?</w:t>
      </w:r>
    </w:p>
  </w:comment>
  <w:comment w:id="1648" w:author="Windows User" w:date="2015-10-30T08:56:00Z" w:initials="WU">
    <w:p w14:paraId="73A9ACC7" w14:textId="77777777" w:rsidR="004D086A" w:rsidRDefault="004D086A">
      <w:pPr>
        <w:pStyle w:val="CommentText"/>
      </w:pPr>
      <w:r>
        <w:rPr>
          <w:rStyle w:val="CommentReference"/>
        </w:rPr>
        <w:annotationRef/>
      </w:r>
      <w:r>
        <w:t>?</w:t>
      </w:r>
    </w:p>
  </w:comment>
  <w:comment w:id="1655" w:author="Windows User" w:date="2015-10-30T08:56:00Z" w:initials="WU">
    <w:p w14:paraId="4F5630C0" w14:textId="77777777" w:rsidR="004D086A" w:rsidRDefault="004D086A">
      <w:pPr>
        <w:pStyle w:val="CommentText"/>
      </w:pPr>
      <w:r>
        <w:rPr>
          <w:rStyle w:val="CommentReference"/>
        </w:rPr>
        <w:annotationRef/>
      </w:r>
      <w:r>
        <w:t>Abba Noub, abanoub, Apa Noub, Apnoub?</w:t>
      </w:r>
    </w:p>
  </w:comment>
  <w:comment w:id="1656" w:author="Windows User" w:date="2015-10-30T08:56:00Z" w:initials="WU">
    <w:p w14:paraId="3899034D" w14:textId="77777777" w:rsidR="004D086A" w:rsidRDefault="004D086A">
      <w:pPr>
        <w:pStyle w:val="CommentText"/>
      </w:pPr>
      <w:r>
        <w:rPr>
          <w:rStyle w:val="CommentReference"/>
        </w:rPr>
        <w:annotationRef/>
      </w:r>
      <w:r>
        <w:t>Upright, or orthodox?</w:t>
      </w:r>
    </w:p>
  </w:comment>
  <w:comment w:id="1665" w:author="Windows User" w:date="2015-10-30T08:56:00Z" w:initials="WU">
    <w:p w14:paraId="61207ABC" w14:textId="77777777" w:rsidR="004D086A" w:rsidRDefault="004D086A">
      <w:pPr>
        <w:pStyle w:val="CommentText"/>
      </w:pPr>
      <w:r>
        <w:rPr>
          <w:rStyle w:val="CommentReference"/>
        </w:rPr>
        <w:annotationRef/>
      </w:r>
      <w:r>
        <w:t>Are we going with ti agia = saint and ti ethowab = the holy?</w:t>
      </w:r>
    </w:p>
  </w:comment>
  <w:comment w:id="1687" w:author="Windows User" w:date="2015-11-18T20:43:00Z" w:initials="WU">
    <w:p w14:paraId="08613E46" w14:textId="00F90E8C" w:rsidR="004D086A" w:rsidRDefault="004D086A">
      <w:pPr>
        <w:pStyle w:val="CommentText"/>
      </w:pPr>
      <w:r>
        <w:rPr>
          <w:rStyle w:val="CommentReference"/>
        </w:rPr>
        <w:annotationRef/>
      </w:r>
      <w:r>
        <w:t>Is this for Adam days? Or just Sundays?</w:t>
      </w:r>
    </w:p>
  </w:comment>
  <w:comment w:id="1688" w:author="Windows User" w:date="2015-11-18T20:38:00Z" w:initials="WU">
    <w:p w14:paraId="43F9C3B7" w14:textId="77777777" w:rsidR="004D086A" w:rsidRDefault="004D086A">
      <w:pPr>
        <w:pStyle w:val="CommentText"/>
      </w:pPr>
      <w:r>
        <w:rPr>
          <w:rStyle w:val="CommentReference"/>
        </w:rPr>
        <w:annotationRef/>
      </w:r>
      <w:r>
        <w:t>What does this mean? I feel like we put something else somewhere else</w:t>
      </w:r>
    </w:p>
  </w:comment>
  <w:comment w:id="1690" w:author="Windows User" w:date="2015-11-19T22:12:00Z" w:initials="WU">
    <w:p w14:paraId="79F037D4" w14:textId="77777777" w:rsidR="004D086A" w:rsidRDefault="004D086A">
      <w:pPr>
        <w:pStyle w:val="CommentText"/>
      </w:pPr>
      <w:r>
        <w:rPr>
          <w:rStyle w:val="CommentReference"/>
        </w:rPr>
        <w:annotationRef/>
      </w:r>
      <w:r>
        <w:t>Theotokos forever, or ever-Theotokos?</w:t>
      </w:r>
    </w:p>
  </w:comment>
  <w:comment w:id="1691" w:author="Windows User" w:date="2015-11-19T22:12:00Z" w:initials="WU">
    <w:p w14:paraId="7E2C6DDB" w14:textId="77777777" w:rsidR="004D086A" w:rsidRDefault="004D086A">
      <w:pPr>
        <w:pStyle w:val="CommentText"/>
      </w:pPr>
      <w:r>
        <w:rPr>
          <w:rStyle w:val="CommentReference"/>
        </w:rPr>
        <w:annotationRef/>
      </w:r>
      <w:r>
        <w:t>What does this mean?</w:t>
      </w:r>
    </w:p>
  </w:comment>
  <w:comment w:id="1692" w:author="Windows User" w:date="2015-11-19T22:12:00Z" w:initials="WU">
    <w:p w14:paraId="71146019" w14:textId="77777777" w:rsidR="004D086A" w:rsidRDefault="004D086A">
      <w:pPr>
        <w:pStyle w:val="CommentText"/>
      </w:pPr>
      <w:r>
        <w:rPr>
          <w:rStyle w:val="CommentReference"/>
        </w:rPr>
        <w:annotationRef/>
      </w:r>
      <w:r>
        <w:t>What does this mean?</w:t>
      </w:r>
    </w:p>
  </w:comment>
  <w:comment w:id="1693" w:author="Windows User" w:date="2015-11-19T22:12:00Z" w:initials="WU">
    <w:p w14:paraId="24E4F57A" w14:textId="77777777" w:rsidR="004D086A" w:rsidRDefault="004D086A">
      <w:pPr>
        <w:pStyle w:val="CommentText"/>
      </w:pPr>
      <w:r>
        <w:rPr>
          <w:rStyle w:val="CommentReference"/>
        </w:rPr>
        <w:annotationRef/>
      </w:r>
      <w:r>
        <w:t>Praying or interceding?</w:t>
      </w:r>
    </w:p>
  </w:comment>
  <w:comment w:id="1711" w:author="Windows User" w:date="2015-10-30T08:56:00Z" w:initials="WU">
    <w:p w14:paraId="36116F5D" w14:textId="77777777" w:rsidR="004D086A" w:rsidRPr="00F905FE" w:rsidRDefault="004D08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12" w:author="Windows User" w:date="2015-10-30T08:56:00Z" w:initials="WU">
    <w:p w14:paraId="55EA204B" w14:textId="77777777" w:rsidR="004D086A" w:rsidRDefault="004D086A">
      <w:pPr>
        <w:pStyle w:val="CommentText"/>
      </w:pPr>
      <w:r>
        <w:rPr>
          <w:rStyle w:val="CommentReference"/>
        </w:rPr>
        <w:annotationRef/>
      </w:r>
      <w:r>
        <w:t>Typo?</w:t>
      </w:r>
    </w:p>
  </w:comment>
  <w:comment w:id="1733" w:author="Windows User" w:date="2015-10-30T08:56:00Z" w:initials="WU">
    <w:p w14:paraId="11E5D177" w14:textId="77777777" w:rsidR="004D086A" w:rsidRPr="00DD5DBC" w:rsidRDefault="004D08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35" w:author="Windows User" w:date="2015-10-30T08:56:00Z" w:initials="WU">
    <w:p w14:paraId="38A16B24" w14:textId="77777777" w:rsidR="004D086A" w:rsidRDefault="004D086A">
      <w:pPr>
        <w:pStyle w:val="CommentText"/>
      </w:pPr>
      <w:r>
        <w:rPr>
          <w:rStyle w:val="CommentReference"/>
        </w:rPr>
        <w:annotationRef/>
      </w:r>
      <w:r>
        <w:t>What does the Coptic say?</w:t>
      </w:r>
    </w:p>
  </w:comment>
  <w:comment w:id="1736" w:author="Windows User" w:date="2015-10-30T08:56:00Z" w:initials="WU">
    <w:p w14:paraId="239824AA" w14:textId="77777777" w:rsidR="004D086A" w:rsidRDefault="004D086A">
      <w:pPr>
        <w:pStyle w:val="CommentText"/>
      </w:pPr>
      <w:r>
        <w:rPr>
          <w:rStyle w:val="CommentReference"/>
        </w:rPr>
        <w:annotationRef/>
      </w:r>
      <w:r>
        <w:t>What is being quoted? 2Cor 5?</w:t>
      </w:r>
    </w:p>
  </w:comment>
  <w:comment w:id="1739" w:author="Windows User" w:date="2015-10-30T08:56:00Z" w:initials="WU">
    <w:p w14:paraId="1EC34668" w14:textId="77777777" w:rsidR="004D086A" w:rsidRDefault="004D086A">
      <w:pPr>
        <w:pStyle w:val="CommentText"/>
      </w:pPr>
      <w:r>
        <w:rPr>
          <w:rStyle w:val="CommentReference"/>
        </w:rPr>
        <w:annotationRef/>
      </w:r>
      <w:r>
        <w:t>This is clearly a late composition, bastardizing other hymns. “our father in heaven, the sinless one, with your good father…” right.</w:t>
      </w:r>
    </w:p>
  </w:comment>
  <w:comment w:id="1740" w:author="Windows User" w:date="2015-10-30T08:56:00Z" w:initials="WU">
    <w:p w14:paraId="4470C38C" w14:textId="77777777" w:rsidR="004D086A" w:rsidRDefault="004D086A">
      <w:pPr>
        <w:pStyle w:val="CommentText"/>
      </w:pPr>
      <w:r>
        <w:rPr>
          <w:rStyle w:val="CommentReference"/>
        </w:rPr>
        <w:annotationRef/>
      </w:r>
      <w:r>
        <w:t>Coptic is different from previous verse. What should English be?</w:t>
      </w:r>
    </w:p>
  </w:comment>
  <w:comment w:id="1741" w:author="Windows User" w:date="2015-10-30T08:56:00Z" w:initials="WU">
    <w:p w14:paraId="350A9B71" w14:textId="77777777" w:rsidR="004D086A" w:rsidRDefault="004D086A">
      <w:pPr>
        <w:pStyle w:val="CommentText"/>
      </w:pPr>
      <w:r>
        <w:rPr>
          <w:rStyle w:val="CommentReference"/>
        </w:rPr>
        <w:annotationRef/>
      </w:r>
      <w:r>
        <w:t>Or athletes? Or athletic martyrs?</w:t>
      </w:r>
    </w:p>
  </w:comment>
  <w:comment w:id="1742" w:author="Windows User" w:date="2015-10-30T08:56:00Z" w:initials="WU">
    <w:p w14:paraId="72F9FFC3" w14:textId="77777777" w:rsidR="004D086A" w:rsidRDefault="004D086A">
      <w:pPr>
        <w:pStyle w:val="CommentText"/>
      </w:pPr>
      <w:r>
        <w:rPr>
          <w:rStyle w:val="CommentReference"/>
        </w:rPr>
        <w:annotationRef/>
      </w:r>
      <w:r>
        <w:t>Or of the martyrs?</w:t>
      </w:r>
    </w:p>
  </w:comment>
  <w:comment w:id="1743" w:author="Windows User" w:date="2015-10-30T08:56:00Z" w:initials="WU">
    <w:p w14:paraId="7BD5C124" w14:textId="77777777" w:rsidR="004D086A" w:rsidRDefault="004D086A">
      <w:pPr>
        <w:pStyle w:val="CommentText"/>
      </w:pPr>
      <w:r>
        <w:rPr>
          <w:rStyle w:val="CommentReference"/>
        </w:rPr>
        <w:annotationRef/>
      </w:r>
      <w:r>
        <w:t>Carries or lifts?</w:t>
      </w:r>
    </w:p>
  </w:comment>
  <w:comment w:id="1744" w:author="Windows User" w:date="2015-10-30T08:56:00Z" w:initials="WU">
    <w:p w14:paraId="525F7218" w14:textId="77777777" w:rsidR="004D086A" w:rsidRDefault="004D086A">
      <w:pPr>
        <w:pStyle w:val="CommentText"/>
      </w:pPr>
      <w:r>
        <w:rPr>
          <w:rStyle w:val="CommentReference"/>
        </w:rPr>
        <w:annotationRef/>
      </w:r>
      <w:r>
        <w:t>Churches?</w:t>
      </w:r>
    </w:p>
    <w:p w14:paraId="32A8F1D7" w14:textId="77777777" w:rsidR="004D086A" w:rsidRDefault="004D086A">
      <w:pPr>
        <w:pStyle w:val="CommentText"/>
      </w:pPr>
    </w:p>
  </w:comment>
  <w:comment w:id="1745" w:author="Windows User" w:date="2015-10-30T08:56:00Z" w:initials="WU">
    <w:p w14:paraId="165286E5" w14:textId="77777777" w:rsidR="004D086A" w:rsidRDefault="004D086A">
      <w:pPr>
        <w:pStyle w:val="CommentText"/>
      </w:pPr>
      <w:r>
        <w:rPr>
          <w:rStyle w:val="CommentReference"/>
        </w:rPr>
        <w:annotationRef/>
      </w:r>
      <w:r>
        <w:t>End?</w:t>
      </w:r>
    </w:p>
  </w:comment>
  <w:comment w:id="1754" w:author="Windows User" w:date="2015-10-30T08:56:00Z" w:initials="WU">
    <w:p w14:paraId="770DC519" w14:textId="77777777" w:rsidR="004D086A" w:rsidRDefault="004D086A">
      <w:pPr>
        <w:pStyle w:val="CommentText"/>
      </w:pPr>
      <w:r>
        <w:rPr>
          <w:rStyle w:val="CommentReference"/>
        </w:rPr>
        <w:annotationRef/>
      </w:r>
      <w:r>
        <w:t>Or full stop. You are worthy of the glory,</w:t>
      </w:r>
    </w:p>
  </w:comment>
  <w:comment w:id="1760" w:author="Windows User" w:date="2015-10-30T08:56:00Z" w:initials="WU">
    <w:p w14:paraId="664F3BFA" w14:textId="77777777" w:rsidR="004D086A" w:rsidRDefault="004D086A">
      <w:pPr>
        <w:pStyle w:val="CommentText"/>
      </w:pPr>
      <w:r>
        <w:rPr>
          <w:rStyle w:val="CommentReference"/>
        </w:rPr>
        <w:annotationRef/>
      </w:r>
      <w:r>
        <w:t>?</w:t>
      </w:r>
    </w:p>
  </w:comment>
  <w:comment w:id="1763" w:author="Windows User" w:date="2015-10-30T08:56:00Z" w:initials="WU">
    <w:p w14:paraId="08BCD53E" w14:textId="77777777" w:rsidR="004D086A" w:rsidRDefault="004D086A">
      <w:pPr>
        <w:pStyle w:val="CommentText"/>
      </w:pPr>
      <w:r>
        <w:rPr>
          <w:rStyle w:val="CommentReference"/>
        </w:rPr>
        <w:annotationRef/>
      </w:r>
      <w:r>
        <w:t>Is? Or will be? Exalted, or highly exalted?</w:t>
      </w:r>
    </w:p>
  </w:comment>
  <w:comment w:id="1765" w:author="Windows User" w:date="2015-10-30T08:56:00Z" w:initials="WU">
    <w:p w14:paraId="4F4D62D2" w14:textId="77777777" w:rsidR="004D086A" w:rsidRDefault="004D086A">
      <w:pPr>
        <w:pStyle w:val="CommentText"/>
      </w:pPr>
      <w:r>
        <w:rPr>
          <w:rStyle w:val="CommentReference"/>
        </w:rPr>
        <w:annotationRef/>
      </w:r>
      <w:r>
        <w:t>Bring or offer</w:t>
      </w:r>
    </w:p>
  </w:comment>
  <w:comment w:id="1766" w:author="Windows User" w:date="2015-10-30T08:56:00Z" w:initials="WU">
    <w:p w14:paraId="66D4EE13" w14:textId="77777777" w:rsidR="004D086A" w:rsidRDefault="004D086A">
      <w:pPr>
        <w:pStyle w:val="CommentText"/>
      </w:pPr>
      <w:r>
        <w:rPr>
          <w:rStyle w:val="CommentReference"/>
        </w:rPr>
        <w:annotationRef/>
      </w:r>
      <w:r>
        <w:t>Spelling?</w:t>
      </w:r>
    </w:p>
  </w:comment>
  <w:comment w:id="1772" w:author="Windows User" w:date="2015-11-17T22:12:00Z" w:initials="WU">
    <w:p w14:paraId="412F0631" w14:textId="77777777" w:rsidR="004D086A" w:rsidRDefault="004D086A">
      <w:pPr>
        <w:pStyle w:val="CommentText"/>
      </w:pPr>
      <w:r>
        <w:rPr>
          <w:rStyle w:val="CommentReference"/>
        </w:rPr>
        <w:annotationRef/>
      </w:r>
      <w:r>
        <w:t>Literally trampled, right? Or crushed?</w:t>
      </w:r>
    </w:p>
  </w:comment>
  <w:comment w:id="1773" w:author="Windows User" w:date="2015-11-17T22:12:00Z" w:initials="WU">
    <w:p w14:paraId="135DCC31" w14:textId="77777777" w:rsidR="004D086A" w:rsidRDefault="004D086A">
      <w:pPr>
        <w:pStyle w:val="CommentText"/>
      </w:pPr>
      <w:r>
        <w:rPr>
          <w:rStyle w:val="CommentReference"/>
        </w:rPr>
        <w:annotationRef/>
      </w:r>
      <w:r>
        <w:t>Authority? Might? Reign?</w:t>
      </w:r>
    </w:p>
  </w:comment>
  <w:comment w:id="1776" w:author="Windows User" w:date="2015-10-30T08:56:00Z" w:initials="WU">
    <w:p w14:paraId="11BE3C4D" w14:textId="77777777" w:rsidR="004D086A" w:rsidRDefault="004D086A">
      <w:pPr>
        <w:pStyle w:val="CommentText"/>
      </w:pPr>
      <w:r>
        <w:rPr>
          <w:rStyle w:val="CommentReference"/>
        </w:rPr>
        <w:annotationRef/>
      </w:r>
      <w:r>
        <w:t>Name or Holy Name?</w:t>
      </w:r>
    </w:p>
  </w:comment>
  <w:comment w:id="1786" w:author="Windows User" w:date="2015-10-30T08:56:00Z" w:initials="WU">
    <w:p w14:paraId="4A1C10F1" w14:textId="77777777" w:rsidR="004D086A" w:rsidRDefault="004D086A">
      <w:pPr>
        <w:pStyle w:val="CommentText"/>
      </w:pPr>
      <w:r>
        <w:rPr>
          <w:rStyle w:val="CommentReference"/>
        </w:rPr>
        <w:annotationRef/>
      </w:r>
      <w:r>
        <w:t>Christ or Jesus Christ?</w:t>
      </w:r>
    </w:p>
  </w:comment>
  <w:comment w:id="1792" w:author="Windows User" w:date="2015-10-30T08:56:00Z" w:initials="WU">
    <w:p w14:paraId="31C2C585" w14:textId="77777777" w:rsidR="004D086A" w:rsidRDefault="004D086A">
      <w:pPr>
        <w:pStyle w:val="CommentText"/>
      </w:pPr>
      <w:r>
        <w:rPr>
          <w:rStyle w:val="CommentReference"/>
        </w:rPr>
        <w:annotationRef/>
      </w:r>
      <w:r>
        <w:t>Name or Holy Name?</w:t>
      </w:r>
    </w:p>
  </w:comment>
  <w:comment w:id="1793" w:author="Windows User" w:date="2015-10-30T08:56:00Z" w:initials="WU">
    <w:p w14:paraId="18203C3C" w14:textId="77777777" w:rsidR="004D086A" w:rsidRDefault="004D086A">
      <w:pPr>
        <w:pStyle w:val="CommentText"/>
      </w:pPr>
      <w:r>
        <w:rPr>
          <w:rStyle w:val="CommentReference"/>
        </w:rPr>
        <w:annotationRef/>
      </w:r>
      <w:r>
        <w:t>To Him? Or by His might/power?</w:t>
      </w:r>
    </w:p>
  </w:comment>
  <w:comment w:id="1794" w:author="Windows User" w:date="2015-10-30T08:56:00Z" w:initials="WU">
    <w:p w14:paraId="27B39720" w14:textId="77777777" w:rsidR="004D086A" w:rsidRDefault="004D086A">
      <w:pPr>
        <w:pStyle w:val="CommentText"/>
      </w:pPr>
      <w:r>
        <w:rPr>
          <w:rStyle w:val="CommentReference"/>
        </w:rPr>
        <w:annotationRef/>
      </w:r>
      <w:r>
        <w:t>Might, or may?</w:t>
      </w:r>
    </w:p>
  </w:comment>
  <w:comment w:id="1795" w:author="Windows User" w:date="2015-10-30T08:56:00Z" w:initials="WU">
    <w:p w14:paraId="2FB96B7C" w14:textId="77777777" w:rsidR="004D086A" w:rsidRDefault="004D086A" w:rsidP="00F77A5B">
      <w:pPr>
        <w:pStyle w:val="CommentText"/>
      </w:pPr>
      <w:r>
        <w:rPr>
          <w:rStyle w:val="CommentReference"/>
        </w:rPr>
        <w:annotationRef/>
      </w:r>
      <w:r>
        <w:t>Christ or Jesus Christ?</w:t>
      </w:r>
    </w:p>
  </w:comment>
  <w:comment w:id="1798" w:author="Windows User" w:date="2015-10-30T08:56:00Z" w:initials="WU">
    <w:p w14:paraId="775D4B1C" w14:textId="77777777" w:rsidR="004D086A" w:rsidRDefault="004D086A">
      <w:pPr>
        <w:pStyle w:val="CommentText"/>
      </w:pPr>
      <w:r>
        <w:rPr>
          <w:rStyle w:val="CommentReference"/>
        </w:rPr>
        <w:annotationRef/>
      </w:r>
      <w:r>
        <w:t>Miracles?</w:t>
      </w:r>
    </w:p>
  </w:comment>
  <w:comment w:id="1804" w:author="Windows User" w:date="2015-10-30T08:56:00Z" w:initials="WU">
    <w:p w14:paraId="511773EC" w14:textId="77777777" w:rsidR="004D086A" w:rsidRDefault="004D086A">
      <w:pPr>
        <w:pStyle w:val="CommentText"/>
      </w:pPr>
      <w:r>
        <w:rPr>
          <w:rStyle w:val="CommentReference"/>
        </w:rPr>
        <w:annotationRef/>
      </w:r>
      <w:r>
        <w:t>Name or Holy Name?</w:t>
      </w:r>
    </w:p>
  </w:comment>
  <w:comment w:id="1805" w:author="Windows User" w:date="2015-10-30T08:56:00Z" w:initials="WU">
    <w:p w14:paraId="0BC6FD3A" w14:textId="77777777" w:rsidR="004D086A" w:rsidRDefault="004D086A">
      <w:pPr>
        <w:pStyle w:val="CommentText"/>
      </w:pPr>
      <w:r>
        <w:rPr>
          <w:rStyle w:val="CommentReference"/>
        </w:rPr>
        <w:annotationRef/>
      </w:r>
      <w:r>
        <w:t>To Him? Or by His might/power?</w:t>
      </w:r>
    </w:p>
  </w:comment>
  <w:comment w:id="1806" w:author="Windows User" w:date="2015-10-30T08:56:00Z" w:initials="WU">
    <w:p w14:paraId="6BED6166" w14:textId="77777777" w:rsidR="004D086A" w:rsidRDefault="004D086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EFF81" w14:textId="77777777" w:rsidR="008E0C10" w:rsidRDefault="008E0C10" w:rsidP="006D61CA">
      <w:pPr>
        <w:spacing w:after="0" w:line="240" w:lineRule="auto"/>
      </w:pPr>
      <w:r>
        <w:separator/>
      </w:r>
    </w:p>
  </w:endnote>
  <w:endnote w:type="continuationSeparator" w:id="0">
    <w:p w14:paraId="723E3877" w14:textId="77777777" w:rsidR="008E0C10" w:rsidRDefault="008E0C1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4D086A" w:rsidRPr="004D6538" w:rsidRDefault="004D086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D086A" w:rsidRPr="009654EE" w:rsidRDefault="004D086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9E9C447" w:rsidR="004D086A" w:rsidRPr="009654EE" w:rsidRDefault="004D086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315A4">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75513A4" w:rsidR="004D086A" w:rsidRPr="004D6538" w:rsidRDefault="004D086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315A4">
      <w:rPr>
        <w:noProof/>
        <w:lang w:val="en-US"/>
      </w:rPr>
      <w:t>552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A701553" w:rsidR="004D086A" w:rsidRPr="006D61CA" w:rsidRDefault="004D08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315A4">
      <w:rPr>
        <w:noProof/>
        <w:lang w:val="en-US"/>
      </w:rPr>
      <w:t>553</w:t>
    </w:r>
    <w:r w:rsidRPr="006D61CA">
      <w:rPr>
        <w:lang w:val="en-US"/>
      </w:rPr>
      <w:fldChar w:fldCharType="end"/>
    </w:r>
  </w:p>
  <w:p w14:paraId="1546C8BA" w14:textId="77777777" w:rsidR="004D086A" w:rsidRDefault="004D086A"/>
  <w:p w14:paraId="578F45FC" w14:textId="77777777" w:rsidR="004D086A" w:rsidRDefault="004D086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10EF6" w14:textId="77777777" w:rsidR="008E0C10" w:rsidRDefault="008E0C10" w:rsidP="006D61CA">
      <w:pPr>
        <w:spacing w:after="0" w:line="240" w:lineRule="auto"/>
      </w:pPr>
      <w:r>
        <w:separator/>
      </w:r>
    </w:p>
  </w:footnote>
  <w:footnote w:type="continuationSeparator" w:id="0">
    <w:p w14:paraId="376410AE" w14:textId="77777777" w:rsidR="008E0C10" w:rsidRDefault="008E0C10" w:rsidP="006D61CA">
      <w:pPr>
        <w:spacing w:after="0" w:line="240" w:lineRule="auto"/>
      </w:pPr>
      <w:r>
        <w:continuationSeparator/>
      </w:r>
    </w:p>
  </w:footnote>
  <w:footnote w:id="1">
    <w:p w14:paraId="5E4DFE5E" w14:textId="69B73039" w:rsidR="004D086A" w:rsidRPr="00926B87" w:rsidRDefault="004D086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D086A" w:rsidRDefault="004D086A" w:rsidP="00031314">
      <w:pPr>
        <w:pStyle w:val="footnote"/>
      </w:pPr>
    </w:p>
  </w:footnote>
  <w:footnote w:id="2">
    <w:p w14:paraId="0C402B60" w14:textId="77777777" w:rsidR="004D086A" w:rsidRDefault="004D086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D086A" w:rsidRPr="00260CA9" w:rsidRDefault="004D086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D086A" w:rsidRDefault="004D086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D086A" w:rsidRPr="00B021F8" w:rsidRDefault="004D086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D086A" w:rsidRDefault="004D086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D086A" w:rsidRDefault="004D086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D086A" w:rsidRDefault="004D086A" w:rsidP="00323889">
      <w:pPr>
        <w:pStyle w:val="footnote"/>
      </w:pPr>
      <w:r>
        <w:rPr>
          <w:rStyle w:val="FootnoteReference"/>
        </w:rPr>
        <w:footnoteRef/>
      </w:r>
      <w:r>
        <w:t xml:space="preserve"> Or “The Lord’s Annointed”</w:t>
      </w:r>
    </w:p>
  </w:footnote>
  <w:footnote w:id="13">
    <w:p w14:paraId="31BBF667" w14:textId="77777777" w:rsidR="004D086A" w:rsidRPr="00926B87" w:rsidRDefault="004D086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D086A" w:rsidRDefault="004D086A" w:rsidP="00441BAC">
      <w:pPr>
        <w:pStyle w:val="footnote"/>
      </w:pPr>
    </w:p>
  </w:footnote>
  <w:footnote w:id="14">
    <w:p w14:paraId="580FAEDD" w14:textId="77777777" w:rsidR="004D086A" w:rsidRDefault="004D086A" w:rsidP="00130E47">
      <w:pPr>
        <w:pStyle w:val="footnote"/>
      </w:pPr>
      <w:r>
        <w:rPr>
          <w:rStyle w:val="FootnoteReference"/>
        </w:rPr>
        <w:footnoteRef/>
      </w:r>
      <w:r>
        <w:t xml:space="preserve"> Or “The Lord’s Annointed”</w:t>
      </w:r>
    </w:p>
  </w:footnote>
  <w:footnote w:id="15">
    <w:p w14:paraId="6CB42CA0" w14:textId="488CBE5E" w:rsidR="004D086A" w:rsidRDefault="004D086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4D086A" w:rsidRDefault="004D086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D086A" w:rsidRDefault="004D086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4D086A" w:rsidRDefault="004D086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4D086A" w:rsidRDefault="004D086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4D086A" w:rsidRDefault="004D086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D086A" w:rsidRDefault="004D086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D086A" w:rsidRDefault="004D086A" w:rsidP="006800D4">
      <w:pPr>
        <w:pStyle w:val="footnote"/>
      </w:pPr>
      <w:r>
        <w:rPr>
          <w:rStyle w:val="FootnoteReference"/>
        </w:rPr>
        <w:footnoteRef/>
      </w:r>
      <w:r>
        <w:t xml:space="preserve"> Or ‘Unique’</w:t>
      </w:r>
    </w:p>
  </w:footnote>
  <w:footnote w:id="28">
    <w:p w14:paraId="4D9AA31B" w14:textId="77777777" w:rsidR="004D086A" w:rsidRDefault="004D086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4D086A" w:rsidRDefault="004D086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4D086A" w:rsidRDefault="004D086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4D086A" w:rsidRDefault="004D086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4D086A" w:rsidRDefault="004D086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4D086A" w:rsidRDefault="004D086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4D086A" w:rsidRDefault="004D086A" w:rsidP="00CB65D3">
      <w:pPr>
        <w:pStyle w:val="footnote"/>
      </w:pPr>
      <w:r>
        <w:rPr>
          <w:rStyle w:val="FootnoteReference"/>
        </w:rPr>
        <w:footnoteRef/>
      </w:r>
      <w:r>
        <w:t xml:space="preserve"> From Paoni 12 to Paopi 19: “Bless the waters of the river this year”.</w:t>
      </w:r>
    </w:p>
    <w:p w14:paraId="02290069" w14:textId="1E620A87" w:rsidR="004D086A" w:rsidRDefault="004D086A" w:rsidP="00CB65D3">
      <w:pPr>
        <w:pStyle w:val="footnote"/>
      </w:pPr>
      <w:r>
        <w:t>From Paopi 10 to Tobi 10: “Bless the herbs and the plants”.</w:t>
      </w:r>
    </w:p>
    <w:p w14:paraId="06874E14" w14:textId="370DFE60" w:rsidR="004D086A" w:rsidRDefault="004D086A" w:rsidP="00CB65D3">
      <w:pPr>
        <w:pStyle w:val="footnote"/>
      </w:pPr>
      <w:r>
        <w:t>From Tobi 11 to paoni 18: “Bless the air of heaven”.</w:t>
      </w:r>
    </w:p>
  </w:footnote>
  <w:footnote w:id="35">
    <w:p w14:paraId="21EB05D3" w14:textId="3E0DE2CA" w:rsidR="004D086A" w:rsidRPr="004A3E27" w:rsidRDefault="004D086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4D086A" w:rsidRPr="004A3E27" w:rsidRDefault="004D086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4D086A" w:rsidRPr="004A3E27" w:rsidRDefault="004D086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4D086A" w:rsidRPr="004A3E27" w:rsidRDefault="004D086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4D086A" w:rsidRPr="004A3E27" w:rsidRDefault="004D086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4D086A" w:rsidRPr="004A3E27" w:rsidRDefault="004D086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4D086A" w:rsidRPr="004A3E27" w:rsidRDefault="004D086A"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4D086A" w:rsidRDefault="004D086A" w:rsidP="00AC01E8">
      <w:pPr>
        <w:pStyle w:val="footnote"/>
      </w:pPr>
      <w:r>
        <w:rPr>
          <w:rStyle w:val="FootnoteReference"/>
        </w:rPr>
        <w:footnoteRef/>
      </w:r>
      <w:r>
        <w:t xml:space="preserve"> [JS] or “enlarged me”</w:t>
      </w:r>
    </w:p>
  </w:footnote>
  <w:footnote w:id="43">
    <w:p w14:paraId="369566FF" w14:textId="769E6598" w:rsidR="004D086A" w:rsidRPr="004A3E27" w:rsidRDefault="004D086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4D086A" w:rsidRPr="004A3E27" w:rsidRDefault="004D086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4D086A" w:rsidRPr="004A3E27" w:rsidRDefault="004D086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4D086A" w:rsidRPr="004A3E27" w:rsidRDefault="004D086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4D086A" w:rsidRDefault="004D086A" w:rsidP="00AC01E8">
      <w:pPr>
        <w:pStyle w:val="footnote"/>
      </w:pPr>
      <w:r>
        <w:rPr>
          <w:rStyle w:val="FootnoteReference"/>
        </w:rPr>
        <w:footnoteRef/>
      </w:r>
      <w:r>
        <w:t xml:space="preserve"> [JS] literally, “face”</w:t>
      </w:r>
    </w:p>
  </w:footnote>
  <w:footnote w:id="48">
    <w:p w14:paraId="158091A0" w14:textId="77777777" w:rsidR="004D086A" w:rsidRPr="004A3E27" w:rsidRDefault="004D086A"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4D086A" w:rsidRPr="004A3E27" w:rsidRDefault="004D086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4D086A" w:rsidRDefault="004D086A" w:rsidP="00FE33CB">
      <w:pPr>
        <w:pStyle w:val="footnote"/>
      </w:pPr>
      <w:r>
        <w:rPr>
          <w:rStyle w:val="FootnoteReference"/>
        </w:rPr>
        <w:footnoteRef/>
      </w:r>
      <w:r>
        <w:t xml:space="preserve"> [JS] or “and You will see me.”</w:t>
      </w:r>
    </w:p>
  </w:footnote>
  <w:footnote w:id="51">
    <w:p w14:paraId="2738F1D2" w14:textId="121829F4" w:rsidR="004D086A" w:rsidRDefault="004D086A" w:rsidP="00DC2AAA">
      <w:pPr>
        <w:pStyle w:val="footnote"/>
      </w:pPr>
      <w:r>
        <w:rPr>
          <w:rStyle w:val="FootnoteReference"/>
        </w:rPr>
        <w:footnoteRef/>
      </w:r>
      <w:r>
        <w:t xml:space="preserve"> [JS] or lawlessness</w:t>
      </w:r>
    </w:p>
  </w:footnote>
  <w:footnote w:id="52">
    <w:p w14:paraId="0C722E17" w14:textId="0C245CCD" w:rsidR="004D086A" w:rsidRDefault="004D086A" w:rsidP="00423962">
      <w:pPr>
        <w:pStyle w:val="footnote"/>
      </w:pPr>
      <w:r>
        <w:rPr>
          <w:rStyle w:val="FootnoteReference"/>
        </w:rPr>
        <w:footnoteRef/>
      </w:r>
      <w:r>
        <w:t xml:space="preserve"> [JS] “do obeisance”, “worship”, referring to the physical act</w:t>
      </w:r>
    </w:p>
  </w:footnote>
  <w:footnote w:id="53">
    <w:p w14:paraId="673FFF4D" w14:textId="4AC67C07" w:rsidR="004D086A" w:rsidRPr="004A3E27" w:rsidRDefault="004D086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4D086A" w:rsidRDefault="004D086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4D086A" w:rsidRPr="004A3E27" w:rsidRDefault="004D086A"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4D086A" w:rsidRPr="004A3E27" w:rsidRDefault="004D086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4D086A" w:rsidRDefault="004D086A" w:rsidP="00530F84">
      <w:pPr>
        <w:pStyle w:val="footnote"/>
      </w:pPr>
      <w:r>
        <w:rPr>
          <w:rStyle w:val="FootnoteReference"/>
        </w:rPr>
        <w:footnoteRef/>
      </w:r>
      <w:r>
        <w:t xml:space="preserve"> [JS] or “give thanks”. The word conveys “thankfully confess with praise”</w:t>
      </w:r>
    </w:p>
  </w:footnote>
  <w:footnote w:id="58">
    <w:p w14:paraId="3C274CF7" w14:textId="753C99BC" w:rsidR="004D086A" w:rsidRPr="004A3E27" w:rsidRDefault="004D086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4D086A" w:rsidRDefault="004D086A" w:rsidP="00530F84">
      <w:pPr>
        <w:pStyle w:val="footnote"/>
      </w:pPr>
      <w:r>
        <w:rPr>
          <w:rStyle w:val="FootnoteReference"/>
        </w:rPr>
        <w:footnoteRef/>
      </w:r>
      <w:r>
        <w:t xml:space="preserve"> [JS] Fr. Lazarus and Brenton interpolate “my enemy”</w:t>
      </w:r>
    </w:p>
  </w:footnote>
  <w:footnote w:id="60">
    <w:p w14:paraId="4AC07AFE" w14:textId="206B4893" w:rsidR="004D086A" w:rsidRPr="004A3E27" w:rsidRDefault="004D086A"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4D086A" w:rsidRPr="004A3E27" w:rsidRDefault="004D086A" w:rsidP="00C06875">
      <w:pPr>
        <w:pStyle w:val="footnote"/>
      </w:pPr>
      <w:r w:rsidRPr="004A3E27">
        <w:rPr>
          <w:rStyle w:val="FootnoteReference"/>
        </w:rPr>
        <w:footnoteRef/>
      </w:r>
      <w:r w:rsidRPr="004A3E27">
        <w:t xml:space="preserve"> Empties fall (Ephes. 5:18).</w:t>
      </w:r>
    </w:p>
  </w:footnote>
  <w:footnote w:id="62">
    <w:p w14:paraId="5DDCA66E" w14:textId="77777777" w:rsidR="004D086A" w:rsidRPr="004A3E27" w:rsidRDefault="004D086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4D086A" w:rsidRDefault="004D086A" w:rsidP="00741EF6">
      <w:pPr>
        <w:pStyle w:val="footnote"/>
      </w:pPr>
      <w:r>
        <w:rPr>
          <w:rStyle w:val="FootnoteReference"/>
        </w:rPr>
        <w:footnoteRef/>
      </w:r>
      <w:r>
        <w:t xml:space="preserve"> [JS] or “give thanks to”, or “thankfully confess the Lord with Praise”</w:t>
      </w:r>
    </w:p>
  </w:footnote>
  <w:footnote w:id="64">
    <w:p w14:paraId="74E99F4D" w14:textId="77777777" w:rsidR="004D086A" w:rsidRPr="004A3E27" w:rsidRDefault="004D086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4D086A" w:rsidRPr="004A3E27" w:rsidRDefault="004D086A" w:rsidP="00C06875">
      <w:pPr>
        <w:pStyle w:val="footnote"/>
      </w:pPr>
      <w:r w:rsidRPr="004A3E27">
        <w:rPr>
          <w:rStyle w:val="FootnoteReference"/>
        </w:rPr>
        <w:footnoteRef/>
      </w:r>
      <w:r w:rsidRPr="004A3E27">
        <w:t xml:space="preserve"> Mt. 21:16.</w:t>
      </w:r>
    </w:p>
  </w:footnote>
  <w:footnote w:id="66">
    <w:p w14:paraId="263154A0" w14:textId="77777777" w:rsidR="004D086A" w:rsidRPr="004A3E27" w:rsidRDefault="004D086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4D086A" w:rsidRPr="004A3E27" w:rsidRDefault="004D086A"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4D086A" w:rsidRDefault="004D086A" w:rsidP="00741EF6">
      <w:pPr>
        <w:pStyle w:val="footnote"/>
      </w:pPr>
      <w:r>
        <w:rPr>
          <w:rStyle w:val="FootnoteReference"/>
        </w:rPr>
        <w:footnoteRef/>
      </w:r>
      <w:r>
        <w:t xml:space="preserve"> [JS] or “thank”, “I will thankfully confess You with praise”</w:t>
      </w:r>
    </w:p>
  </w:footnote>
  <w:footnote w:id="69">
    <w:p w14:paraId="4A64FA1B" w14:textId="245FE10B" w:rsidR="004D086A" w:rsidRDefault="004D086A" w:rsidP="005C7C41">
      <w:pPr>
        <w:pStyle w:val="footnote"/>
      </w:pPr>
      <w:r>
        <w:rPr>
          <w:rStyle w:val="FootnoteReference"/>
        </w:rPr>
        <w:footnoteRef/>
      </w:r>
      <w:r>
        <w:t xml:space="preserve"> [JS] Or, “I will confess You with thanksgiving”</w:t>
      </w:r>
    </w:p>
  </w:footnote>
  <w:footnote w:id="70">
    <w:p w14:paraId="70996BAC" w14:textId="67EDD120" w:rsidR="004D086A" w:rsidRDefault="004D086A" w:rsidP="00741EF6">
      <w:pPr>
        <w:pStyle w:val="footnote"/>
      </w:pPr>
      <w:r>
        <w:rPr>
          <w:rStyle w:val="FootnoteReference"/>
        </w:rPr>
        <w:footnoteRef/>
      </w:r>
      <w:r>
        <w:t xml:space="preserve"> [JS] literally, “from before Your face”</w:t>
      </w:r>
    </w:p>
  </w:footnote>
  <w:footnote w:id="71">
    <w:p w14:paraId="1EEFD7A1" w14:textId="55BF803F" w:rsidR="004D086A" w:rsidRPr="004A3E27" w:rsidRDefault="004D086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4D086A" w:rsidRPr="004A3E27" w:rsidRDefault="004D086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4D086A" w:rsidRPr="004A3E27" w:rsidRDefault="004D086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4D086A" w:rsidRPr="004A3E27" w:rsidRDefault="004D086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4D086A" w:rsidRDefault="004D086A" w:rsidP="00AF711D">
      <w:pPr>
        <w:pStyle w:val="footnote"/>
      </w:pPr>
      <w:r>
        <w:rPr>
          <w:rStyle w:val="FootnoteReference"/>
        </w:rPr>
        <w:footnoteRef/>
      </w:r>
      <w:r>
        <w:t xml:space="preserve"> [JS] literally, “arm”</w:t>
      </w:r>
    </w:p>
  </w:footnote>
  <w:footnote w:id="76">
    <w:p w14:paraId="4F5EE238" w14:textId="67FB8443" w:rsidR="004D086A" w:rsidRPr="004A3E27" w:rsidRDefault="004D086A"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4D086A" w:rsidRPr="004A3E27" w:rsidRDefault="004D086A"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4D086A" w:rsidRPr="004A3E27" w:rsidRDefault="004D086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4D086A" w:rsidRDefault="004D086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4D086A" w:rsidRDefault="004D086A" w:rsidP="003F1DDB">
      <w:pPr>
        <w:pStyle w:val="footnote"/>
      </w:pPr>
      <w:r>
        <w:rPr>
          <w:rStyle w:val="FootnoteReference"/>
        </w:rPr>
        <w:footnoteRef/>
      </w:r>
      <w:r>
        <w:t xml:space="preserve"> [JS] from Fr. Athanasius</w:t>
      </w:r>
    </w:p>
  </w:footnote>
  <w:footnote w:id="81">
    <w:p w14:paraId="69DDC031" w14:textId="072B35A0" w:rsidR="004D086A" w:rsidRPr="004A3E27" w:rsidRDefault="004D086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4D086A" w:rsidRPr="004A3E27" w:rsidRDefault="004D086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4D086A" w:rsidRPr="004A3E27" w:rsidRDefault="004D086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4D086A" w:rsidRPr="004A3E27" w:rsidRDefault="004D086A"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4D086A" w:rsidRPr="004A3E27" w:rsidRDefault="004D086A"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4D086A" w:rsidRPr="004A3E27" w:rsidRDefault="004D086A"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4D086A" w:rsidRPr="004A3E27" w:rsidRDefault="004D086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4D086A" w:rsidRPr="004A3E27" w:rsidRDefault="004D086A"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4D086A" w:rsidRPr="004A3E27" w:rsidRDefault="004D086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4D086A" w:rsidRDefault="004D086A" w:rsidP="00D47452">
      <w:pPr>
        <w:pStyle w:val="footnote"/>
      </w:pPr>
      <w:r>
        <w:rPr>
          <w:rStyle w:val="FootnoteReference"/>
        </w:rPr>
        <w:footnoteRef/>
      </w:r>
      <w:r>
        <w:t xml:space="preserve"> [JS] or “foundation”</w:t>
      </w:r>
    </w:p>
  </w:footnote>
  <w:footnote w:id="91">
    <w:p w14:paraId="3C5663F2" w14:textId="2A9D9C12" w:rsidR="004D086A" w:rsidRDefault="004D086A"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4D086A" w:rsidRPr="004A3E27" w:rsidRDefault="004D086A"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4D086A" w:rsidRPr="004A3E27" w:rsidRDefault="004D086A"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4D086A" w:rsidRDefault="004D086A" w:rsidP="00D47452">
      <w:pPr>
        <w:pStyle w:val="footnote"/>
      </w:pPr>
      <w:r>
        <w:rPr>
          <w:rStyle w:val="FootnoteReference"/>
        </w:rPr>
        <w:footnoteRef/>
      </w:r>
      <w:r>
        <w:t xml:space="preserve"> [JS] literally, “then the sptrings of water were seen/appeared”</w:t>
      </w:r>
    </w:p>
  </w:footnote>
  <w:footnote w:id="95">
    <w:p w14:paraId="767519CF" w14:textId="3A0C4171" w:rsidR="004D086A" w:rsidRPr="004A3E27" w:rsidRDefault="004D08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4D086A" w:rsidRPr="004A3E27" w:rsidRDefault="004D086A"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4D086A" w:rsidRPr="004A3E27" w:rsidRDefault="004D086A"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4D086A" w:rsidRPr="004A3E27" w:rsidRDefault="004D086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4D086A" w:rsidRPr="004A3E27" w:rsidRDefault="004D086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4D086A" w:rsidRDefault="004D086A" w:rsidP="006303CE">
      <w:pPr>
        <w:pStyle w:val="footnote"/>
      </w:pPr>
      <w:r>
        <w:rPr>
          <w:rStyle w:val="FootnoteReference"/>
        </w:rPr>
        <w:footnoteRef/>
      </w:r>
      <w:r>
        <w:t xml:space="preserve"> [JS] or “give thanks to You”, or “thankfully confess You with praise”</w:t>
      </w:r>
    </w:p>
  </w:footnote>
  <w:footnote w:id="101">
    <w:p w14:paraId="57A591AD" w14:textId="5B4F539E" w:rsidR="004D086A" w:rsidRPr="004A3E27" w:rsidRDefault="004D086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4D086A" w:rsidRPr="004A3E27" w:rsidRDefault="004D086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4D086A" w:rsidRDefault="004D086A" w:rsidP="00D019CA">
      <w:pPr>
        <w:pStyle w:val="footnote"/>
      </w:pPr>
      <w:r>
        <w:rPr>
          <w:rStyle w:val="FootnoteReference"/>
        </w:rPr>
        <w:footnoteRef/>
      </w:r>
      <w:r>
        <w:t xml:space="preserve"> [JS] lit. day to day</w:t>
      </w:r>
    </w:p>
  </w:footnote>
  <w:footnote w:id="104">
    <w:p w14:paraId="4D739E0B" w14:textId="0FB443F5" w:rsidR="004D086A" w:rsidRDefault="004D086A"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4D086A" w:rsidRPr="004A3E27" w:rsidRDefault="004D086A" w:rsidP="00BD5BBE">
      <w:pPr>
        <w:pStyle w:val="footnote"/>
      </w:pPr>
      <w:r w:rsidRPr="004A3E27">
        <w:rPr>
          <w:rStyle w:val="FootnoteReference"/>
        </w:rPr>
        <w:footnoteRef/>
      </w:r>
      <w:r w:rsidRPr="004A3E27">
        <w:t xml:space="preserve"> Rom. 10:18.</w:t>
      </w:r>
    </w:p>
  </w:footnote>
  <w:footnote w:id="106">
    <w:p w14:paraId="774F183E" w14:textId="35452E5D" w:rsidR="004D086A" w:rsidRDefault="004D086A" w:rsidP="005E2409">
      <w:pPr>
        <w:pStyle w:val="footnote"/>
      </w:pPr>
      <w:r>
        <w:rPr>
          <w:rStyle w:val="FootnoteReference"/>
        </w:rPr>
        <w:footnoteRef/>
      </w:r>
      <w:r>
        <w:t xml:space="preserve"> [JS] Fr. Lazarus has “sanctuary”</w:t>
      </w:r>
    </w:p>
  </w:footnote>
  <w:footnote w:id="107">
    <w:p w14:paraId="28F942E6" w14:textId="353F357B" w:rsidR="004D086A" w:rsidRPr="004A3E27" w:rsidRDefault="004D086A"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4D086A" w:rsidRDefault="004D086A" w:rsidP="005E2409">
      <w:pPr>
        <w:pStyle w:val="footnote"/>
      </w:pPr>
      <w:r>
        <w:rPr>
          <w:rStyle w:val="FootnoteReference"/>
        </w:rPr>
        <w:footnoteRef/>
      </w:r>
      <w:r>
        <w:t xml:space="preserve"> [JS] literally “giant”</w:t>
      </w:r>
    </w:p>
  </w:footnote>
  <w:footnote w:id="109">
    <w:p w14:paraId="4D5F61F1" w14:textId="397EFA8A" w:rsidR="004D086A" w:rsidRDefault="004D086A" w:rsidP="005E2409">
      <w:pPr>
        <w:pStyle w:val="footnote"/>
      </w:pPr>
      <w:r>
        <w:rPr>
          <w:rStyle w:val="FootnoteReference"/>
        </w:rPr>
        <w:footnoteRef/>
      </w:r>
      <w:r>
        <w:t xml:space="preserve"> [JS] or “it”</w:t>
      </w:r>
    </w:p>
  </w:footnote>
  <w:footnote w:id="110">
    <w:p w14:paraId="7D882E05" w14:textId="2F32DF97" w:rsidR="004D086A" w:rsidRPr="004A3E27" w:rsidRDefault="004D086A"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4D086A" w:rsidRPr="004A3E27" w:rsidRDefault="004D086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4D086A" w:rsidRPr="004A3E27" w:rsidRDefault="004D086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4D086A" w:rsidRDefault="004D086A" w:rsidP="00223CB5">
      <w:pPr>
        <w:pStyle w:val="footnote"/>
      </w:pPr>
      <w:r>
        <w:rPr>
          <w:rStyle w:val="FootnoteReference"/>
        </w:rPr>
        <w:footnoteRef/>
      </w:r>
      <w:r>
        <w:t xml:space="preserve"> [JS] literally “holy place”.</w:t>
      </w:r>
    </w:p>
  </w:footnote>
  <w:footnote w:id="114">
    <w:p w14:paraId="383B4369" w14:textId="77777777" w:rsidR="004D086A" w:rsidRDefault="004D086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4D086A" w:rsidRPr="004A3E27" w:rsidRDefault="004D086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4D086A" w:rsidRDefault="004D086A" w:rsidP="00A10A86">
      <w:pPr>
        <w:pStyle w:val="footnote"/>
      </w:pPr>
      <w:r>
        <w:rPr>
          <w:rStyle w:val="FootnoteReference"/>
        </w:rPr>
        <w:footnoteRef/>
      </w:r>
      <w:r>
        <w:t xml:space="preserve"> [JS] or “his glory is great by your salvation/deliverance”</w:t>
      </w:r>
    </w:p>
  </w:footnote>
  <w:footnote w:id="117">
    <w:p w14:paraId="40556A29" w14:textId="77777777" w:rsidR="004D086A" w:rsidRPr="004A3E27" w:rsidRDefault="004D086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4D086A" w:rsidRPr="004A3E27" w:rsidRDefault="004D086A"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4D086A" w:rsidRPr="004A3E27" w:rsidRDefault="004D086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4D086A" w:rsidRPr="004A3E27" w:rsidRDefault="004D086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4D086A" w:rsidRDefault="004D086A" w:rsidP="00614947">
      <w:pPr>
        <w:pStyle w:val="footnote"/>
      </w:pPr>
      <w:r>
        <w:rPr>
          <w:rStyle w:val="FootnoteReference"/>
        </w:rPr>
        <w:footnoteRef/>
      </w:r>
      <w:r>
        <w:t xml:space="preserve"> [JS] Fr. Lazarus has “dwell in the holy place”.</w:t>
      </w:r>
    </w:p>
  </w:footnote>
  <w:footnote w:id="122">
    <w:p w14:paraId="41CC497C" w14:textId="77777777" w:rsidR="004D086A" w:rsidRPr="004A3E27" w:rsidRDefault="004D086A" w:rsidP="00BD5BBE">
      <w:pPr>
        <w:pStyle w:val="footnote"/>
      </w:pPr>
      <w:r w:rsidRPr="004A3E27">
        <w:rPr>
          <w:rStyle w:val="FootnoteReference"/>
        </w:rPr>
        <w:footnoteRef/>
      </w:r>
      <w:r w:rsidRPr="004A3E27">
        <w:t xml:space="preserve"> Mt. 27:39,43; Wis. 2:12-20.</w:t>
      </w:r>
    </w:p>
  </w:footnote>
  <w:footnote w:id="123">
    <w:p w14:paraId="552BFC80" w14:textId="77777777" w:rsidR="004D086A" w:rsidRPr="004A3E27" w:rsidRDefault="004D086A" w:rsidP="00BD5BBE">
      <w:pPr>
        <w:pStyle w:val="footnote"/>
      </w:pPr>
      <w:r w:rsidRPr="004A3E27">
        <w:rPr>
          <w:rStyle w:val="FootnoteReference"/>
        </w:rPr>
        <w:footnoteRef/>
      </w:r>
      <w:r w:rsidRPr="004A3E27">
        <w:t xml:space="preserve"> Lam. 2:16; 3:46.</w:t>
      </w:r>
    </w:p>
  </w:footnote>
  <w:footnote w:id="124">
    <w:p w14:paraId="1382AE44" w14:textId="77777777" w:rsidR="004D086A" w:rsidRPr="004A3E27" w:rsidRDefault="004D086A" w:rsidP="00BD5BBE">
      <w:pPr>
        <w:pStyle w:val="footnote"/>
      </w:pPr>
      <w:r w:rsidRPr="004A3E27">
        <w:rPr>
          <w:rStyle w:val="FootnoteReference"/>
        </w:rPr>
        <w:footnoteRef/>
      </w:r>
      <w:r w:rsidRPr="004A3E27">
        <w:t xml:space="preserve"> Jn. 19:37.</w:t>
      </w:r>
    </w:p>
  </w:footnote>
  <w:footnote w:id="125">
    <w:p w14:paraId="17643289" w14:textId="77777777" w:rsidR="004D086A" w:rsidRPr="004A3E27" w:rsidRDefault="004D086A" w:rsidP="00BD5BBE">
      <w:pPr>
        <w:pStyle w:val="footnote"/>
      </w:pPr>
      <w:r w:rsidRPr="004A3E27">
        <w:rPr>
          <w:rStyle w:val="FootnoteReference"/>
        </w:rPr>
        <w:footnoteRef/>
      </w:r>
      <w:r w:rsidRPr="004A3E27">
        <w:t xml:space="preserve"> Jn. 19:24.</w:t>
      </w:r>
    </w:p>
  </w:footnote>
  <w:footnote w:id="126">
    <w:p w14:paraId="79F35E59" w14:textId="3AF86606" w:rsidR="004D086A" w:rsidRPr="004A3E27" w:rsidRDefault="004D086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4D086A" w:rsidRDefault="004D086A" w:rsidP="00ED0D70">
      <w:pPr>
        <w:pStyle w:val="footnote"/>
      </w:pPr>
      <w:r>
        <w:rPr>
          <w:rStyle w:val="FootnoteReference"/>
        </w:rPr>
        <w:footnoteRef/>
      </w:r>
      <w:r>
        <w:t xml:space="preserve"> [JS]Others have “and my only-begotten from the hand of the dog.”</w:t>
      </w:r>
    </w:p>
  </w:footnote>
  <w:footnote w:id="128">
    <w:p w14:paraId="18C385E9" w14:textId="2415B4A3" w:rsidR="004D086A" w:rsidRDefault="004D086A" w:rsidP="00ED0D70">
      <w:pPr>
        <w:pStyle w:val="footnote"/>
      </w:pPr>
      <w:r>
        <w:rPr>
          <w:rStyle w:val="FootnoteReference"/>
        </w:rPr>
        <w:footnoteRef/>
      </w:r>
      <w:r>
        <w:t xml:space="preserve"> [JS] Fr. Lazarus has “the rhinoceros.”</w:t>
      </w:r>
    </w:p>
  </w:footnote>
  <w:footnote w:id="129">
    <w:p w14:paraId="08777F76" w14:textId="77777777" w:rsidR="004D086A" w:rsidRPr="004A3E27" w:rsidRDefault="004D086A" w:rsidP="00BD5BBE">
      <w:pPr>
        <w:pStyle w:val="footnote"/>
      </w:pPr>
      <w:r w:rsidRPr="004A3E27">
        <w:rPr>
          <w:rStyle w:val="FootnoteReference"/>
        </w:rPr>
        <w:footnoteRef/>
      </w:r>
      <w:r w:rsidRPr="004A3E27">
        <w:t xml:space="preserve"> Hebrews 2:12.</w:t>
      </w:r>
    </w:p>
  </w:footnote>
  <w:footnote w:id="130">
    <w:p w14:paraId="1C395EA2" w14:textId="6F37561F" w:rsidR="004D086A" w:rsidRDefault="004D086A" w:rsidP="000651AA">
      <w:pPr>
        <w:pStyle w:val="footnote"/>
      </w:pPr>
      <w:r>
        <w:rPr>
          <w:rStyle w:val="FootnoteReference"/>
        </w:rPr>
        <w:footnoteRef/>
      </w:r>
      <w:r>
        <w:t xml:space="preserve"> [JS] literally “all you seed of Jacob”</w:t>
      </w:r>
    </w:p>
  </w:footnote>
  <w:footnote w:id="131">
    <w:p w14:paraId="077193E5" w14:textId="6727B2C9" w:rsidR="004D086A" w:rsidRDefault="004D086A" w:rsidP="007A2D16">
      <w:pPr>
        <w:pStyle w:val="footnote"/>
      </w:pPr>
      <w:r>
        <w:rPr>
          <w:rStyle w:val="FootnoteReference"/>
        </w:rPr>
        <w:footnoteRef/>
      </w:r>
      <w:r>
        <w:t xml:space="preserve"> [JS] Congregation or assembly, not building.</w:t>
      </w:r>
    </w:p>
  </w:footnote>
  <w:footnote w:id="132">
    <w:p w14:paraId="332BD906" w14:textId="38FB3FF8" w:rsidR="004D086A" w:rsidRDefault="004D086A" w:rsidP="007A2D16">
      <w:pPr>
        <w:pStyle w:val="footnote"/>
      </w:pPr>
      <w:r>
        <w:rPr>
          <w:rStyle w:val="FootnoteReference"/>
        </w:rPr>
        <w:footnoteRef/>
      </w:r>
      <w:r>
        <w:t xml:space="preserve"> [JS] or “give thanks to”</w:t>
      </w:r>
    </w:p>
  </w:footnote>
  <w:footnote w:id="133">
    <w:p w14:paraId="5B6174F4" w14:textId="35F5BA44" w:rsidR="004D086A" w:rsidRDefault="004D086A" w:rsidP="000651AA">
      <w:pPr>
        <w:pStyle w:val="footnote"/>
      </w:pPr>
      <w:r>
        <w:rPr>
          <w:rStyle w:val="FootnoteReference"/>
        </w:rPr>
        <w:footnoteRef/>
      </w:r>
      <w:r>
        <w:t xml:space="preserve"> [JS] did obeisance, i.e. the physical act of bowing down.</w:t>
      </w:r>
    </w:p>
  </w:footnote>
  <w:footnote w:id="134">
    <w:p w14:paraId="6B61808C" w14:textId="77777777" w:rsidR="004D086A" w:rsidRPr="004A3E27" w:rsidRDefault="004D086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4D086A" w:rsidRPr="004A3E27" w:rsidRDefault="004D086A" w:rsidP="00BD5BBE">
      <w:pPr>
        <w:pStyle w:val="footnote"/>
      </w:pPr>
      <w:r w:rsidRPr="004A3E27">
        <w:rPr>
          <w:rStyle w:val="FootnoteReference"/>
        </w:rPr>
        <w:footnoteRef/>
      </w:r>
      <w:r w:rsidRPr="004A3E27">
        <w:t xml:space="preserve"> Romans 3:24-26; John 17:4; 19:30.</w:t>
      </w:r>
    </w:p>
  </w:footnote>
  <w:footnote w:id="136">
    <w:p w14:paraId="47E5BE1D" w14:textId="6D6B1127" w:rsidR="004D086A" w:rsidRPr="004A3E27" w:rsidRDefault="004D086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4D086A" w:rsidRPr="004A3E27" w:rsidRDefault="004D086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4D086A" w:rsidRPr="004A3E27" w:rsidRDefault="004D086A"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4D086A" w:rsidRPr="004A3E27" w:rsidRDefault="004D086A"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4D086A" w:rsidRPr="004A3E27" w:rsidRDefault="004D086A" w:rsidP="00BD5BBE">
      <w:pPr>
        <w:pStyle w:val="footnote"/>
      </w:pPr>
      <w:r w:rsidRPr="004A3E27">
        <w:rPr>
          <w:rStyle w:val="FootnoteReference"/>
        </w:rPr>
        <w:footnoteRef/>
      </w:r>
      <w:r w:rsidRPr="004A3E27">
        <w:t xml:space="preserve"> Is. 2:2; Dan. 2:35; 1 Cor. 10:4.</w:t>
      </w:r>
    </w:p>
  </w:footnote>
  <w:footnote w:id="141">
    <w:p w14:paraId="51F7905C" w14:textId="09ECCFBD" w:rsidR="004D086A" w:rsidRPr="004A3E27" w:rsidRDefault="004D086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4D086A" w:rsidRDefault="004D086A" w:rsidP="005A5E13">
      <w:pPr>
        <w:pStyle w:val="footnote"/>
      </w:pPr>
      <w:r>
        <w:rPr>
          <w:rStyle w:val="FootnoteReference"/>
        </w:rPr>
        <w:footnoteRef/>
      </w:r>
      <w:r>
        <w:t xml:space="preserve"> [JS] literally: “because they are from of old”.</w:t>
      </w:r>
    </w:p>
  </w:footnote>
  <w:footnote w:id="143">
    <w:p w14:paraId="78816607" w14:textId="60AD0FEA" w:rsidR="004D086A" w:rsidRDefault="004D086A" w:rsidP="00055722">
      <w:pPr>
        <w:pStyle w:val="footnote"/>
      </w:pPr>
      <w:r>
        <w:rPr>
          <w:rStyle w:val="FootnoteReference"/>
        </w:rPr>
        <w:footnoteRef/>
      </w:r>
      <w:r>
        <w:t xml:space="preserve"> [JS] literally, “so He sets a law for those who sin in the way.”</w:t>
      </w:r>
    </w:p>
  </w:footnote>
  <w:footnote w:id="144">
    <w:p w14:paraId="2169EE05" w14:textId="77777777" w:rsidR="004D086A" w:rsidRPr="004A3E27" w:rsidRDefault="004D086A"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4D086A" w:rsidRPr="004A3E27" w:rsidRDefault="004D086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4D086A" w:rsidRDefault="004D086A" w:rsidP="00055722">
      <w:pPr>
        <w:pStyle w:val="footnote"/>
      </w:pPr>
      <w:r>
        <w:rPr>
          <w:rStyle w:val="FootnoteReference"/>
        </w:rPr>
        <w:footnoteRef/>
      </w:r>
      <w:r>
        <w:t xml:space="preserve"> [JS] NETS and Fr. Athanasius have “You will”</w:t>
      </w:r>
    </w:p>
  </w:footnote>
  <w:footnote w:id="147">
    <w:p w14:paraId="71590F21" w14:textId="77777777" w:rsidR="004D086A" w:rsidRPr="004A3E27" w:rsidRDefault="004D086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4D086A" w:rsidRDefault="004D086A" w:rsidP="003B7D97">
      <w:pPr>
        <w:pStyle w:val="footnote"/>
      </w:pPr>
      <w:r>
        <w:rPr>
          <w:rStyle w:val="FootnoteReference"/>
        </w:rPr>
        <w:footnoteRef/>
      </w:r>
      <w:r>
        <w:t xml:space="preserve"> Present in Fr. Athanasius and OSB.</w:t>
      </w:r>
    </w:p>
  </w:footnote>
  <w:footnote w:id="149">
    <w:p w14:paraId="00A665CB" w14:textId="42EDEB47" w:rsidR="004D086A" w:rsidRPr="004A3E27" w:rsidRDefault="004D086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4D086A" w:rsidRDefault="004D086A"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4D086A" w:rsidRPr="004A3E27" w:rsidRDefault="004D086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4D086A" w:rsidRPr="004A3E27" w:rsidRDefault="004D086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4D086A" w:rsidRPr="004A3E27" w:rsidRDefault="004D086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4D086A" w:rsidRDefault="004D086A" w:rsidP="00550F3A">
      <w:pPr>
        <w:pStyle w:val="footnote"/>
      </w:pPr>
      <w:r>
        <w:rPr>
          <w:rStyle w:val="FootnoteReference"/>
        </w:rPr>
        <w:footnoteRef/>
      </w:r>
      <w:r>
        <w:t xml:space="preserve"> [JS] literally, “place”</w:t>
      </w:r>
    </w:p>
  </w:footnote>
  <w:footnote w:id="155">
    <w:p w14:paraId="2B8FEA02" w14:textId="77777777" w:rsidR="004D086A" w:rsidRPr="004A3E27" w:rsidRDefault="004D086A"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4D086A" w:rsidRPr="004A3E27" w:rsidRDefault="004D086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4D086A" w:rsidRPr="004A3E27" w:rsidRDefault="004D086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D086A" w:rsidRPr="004A3E27" w:rsidRDefault="004D086A" w:rsidP="00BD5BBE">
      <w:pPr>
        <w:pStyle w:val="footnote"/>
      </w:pPr>
      <w:r w:rsidRPr="004A3E27">
        <w:tab/>
        <w:t>‘No sweeter fragrance than to follow Christ,</w:t>
      </w:r>
    </w:p>
    <w:p w14:paraId="506149C0" w14:textId="77777777" w:rsidR="004D086A" w:rsidRPr="004A3E27" w:rsidRDefault="004D086A" w:rsidP="00BD5BBE">
      <w:pPr>
        <w:pStyle w:val="footnote"/>
      </w:pPr>
      <w:r w:rsidRPr="004A3E27">
        <w:tab/>
        <w:t>when man makes offerings of a holy life,</w:t>
      </w:r>
    </w:p>
    <w:p w14:paraId="3F57220B" w14:textId="77777777" w:rsidR="004D086A" w:rsidRPr="004A3E27" w:rsidRDefault="004D086A" w:rsidP="00BD5BBE">
      <w:pPr>
        <w:pStyle w:val="footnote"/>
      </w:pPr>
      <w:r w:rsidRPr="004A3E27">
        <w:tab/>
        <w:t>and offers golden deeds in sacrifice’ (St. Prosper).</w:t>
      </w:r>
    </w:p>
  </w:footnote>
  <w:footnote w:id="158">
    <w:p w14:paraId="0CC1CAEE" w14:textId="1E5BC75B" w:rsidR="004D086A" w:rsidRPr="004A3E27" w:rsidRDefault="004D086A"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4D086A" w:rsidRPr="004A3E27" w:rsidRDefault="004D086A"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4D086A" w:rsidRDefault="004D086A" w:rsidP="005922FD">
      <w:pPr>
        <w:pStyle w:val="footnote"/>
      </w:pPr>
      <w:r>
        <w:rPr>
          <w:rStyle w:val="FootnoteReference"/>
        </w:rPr>
        <w:footnoteRef/>
      </w:r>
      <w:r>
        <w:t xml:space="preserve"> [JS] confess: or “give thanks to”, or “thankfully confess”</w:t>
      </w:r>
    </w:p>
  </w:footnote>
  <w:footnote w:id="161">
    <w:p w14:paraId="73C943A7" w14:textId="0F5D3F1A" w:rsidR="004D086A" w:rsidRPr="004A3E27" w:rsidRDefault="004D086A"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4D086A" w:rsidRDefault="004D086A" w:rsidP="008A40DF">
      <w:pPr>
        <w:pStyle w:val="footnote"/>
      </w:pPr>
      <w:r>
        <w:rPr>
          <w:rStyle w:val="FootnoteReference"/>
        </w:rPr>
        <w:footnoteRef/>
      </w:r>
      <w:r>
        <w:t xml:space="preserve"> [JS] “do obeisance”, i.e. a physical act.</w:t>
      </w:r>
    </w:p>
  </w:footnote>
  <w:footnote w:id="163">
    <w:p w14:paraId="0B35546F" w14:textId="519CF713" w:rsidR="004D086A" w:rsidRPr="004A3E27" w:rsidRDefault="004D086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4D086A" w:rsidRPr="004A3E27" w:rsidRDefault="004D086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4D086A" w:rsidRPr="004A3E27" w:rsidRDefault="004D086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4D086A" w:rsidRPr="004A3E27" w:rsidRDefault="004D086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4D086A" w:rsidRPr="004A3E27" w:rsidRDefault="004D086A"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4D086A" w:rsidRPr="004A3E27" w:rsidRDefault="004D086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4D086A" w:rsidRDefault="004D086A" w:rsidP="00643BB8">
      <w:pPr>
        <w:pStyle w:val="footnote"/>
      </w:pPr>
      <w:r>
        <w:rPr>
          <w:rStyle w:val="FootnoteReference"/>
        </w:rPr>
        <w:footnoteRef/>
      </w:r>
      <w:r>
        <w:t xml:space="preserve"> [JS] or “give thanks to You”, or “thankfully confess You with praise”</w:t>
      </w:r>
    </w:p>
  </w:footnote>
  <w:footnote w:id="170">
    <w:p w14:paraId="5ADD520F" w14:textId="77777777" w:rsidR="004D086A" w:rsidRPr="004A3E27" w:rsidRDefault="004D086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4D086A" w:rsidRPr="004A3E27" w:rsidRDefault="004D086A" w:rsidP="00BD5BBE">
      <w:pPr>
        <w:pStyle w:val="footnote"/>
      </w:pPr>
      <w:r w:rsidRPr="004A3E27">
        <w:rPr>
          <w:rStyle w:val="FootnoteReference"/>
        </w:rPr>
        <w:footnoteRef/>
      </w:r>
      <w:r w:rsidRPr="004A3E27">
        <w:t xml:space="preserve"> Luke 23:46.</w:t>
      </w:r>
    </w:p>
  </w:footnote>
  <w:footnote w:id="172">
    <w:p w14:paraId="1A1A8E3A" w14:textId="6D5B65DB" w:rsidR="004D086A" w:rsidRPr="004A3E27" w:rsidRDefault="004D086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4D086A" w:rsidRPr="004A3E27" w:rsidRDefault="004D086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4D086A" w:rsidRDefault="004D086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4D086A" w:rsidRPr="004A3E27" w:rsidRDefault="004D086A"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4D086A" w:rsidRDefault="004D086A" w:rsidP="00E87C17">
      <w:pPr>
        <w:pStyle w:val="footnote"/>
      </w:pPr>
      <w:r>
        <w:rPr>
          <w:rStyle w:val="FootnoteReference"/>
        </w:rPr>
        <w:footnoteRef/>
      </w:r>
      <w:r>
        <w:t xml:space="preserve"> [JS] or “seeks out”</w:t>
      </w:r>
    </w:p>
  </w:footnote>
  <w:footnote w:id="177">
    <w:p w14:paraId="64625F8E" w14:textId="77777777" w:rsidR="004D086A" w:rsidRPr="004A3E27" w:rsidRDefault="004D086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4D086A" w:rsidRPr="004A3E27" w:rsidRDefault="004D086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4D086A" w:rsidRPr="004A3E27" w:rsidRDefault="004D086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4D086A" w:rsidRDefault="004D086A" w:rsidP="00E87C17">
      <w:pPr>
        <w:pStyle w:val="footnote"/>
      </w:pPr>
      <w:r>
        <w:rPr>
          <w:rStyle w:val="FootnoteReference"/>
        </w:rPr>
        <w:footnoteRef/>
      </w:r>
      <w:r>
        <w:t xml:space="preserve"> [JS] or, “boast”</w:t>
      </w:r>
    </w:p>
  </w:footnote>
  <w:footnote w:id="181">
    <w:p w14:paraId="68902C2B" w14:textId="77777777" w:rsidR="004D086A" w:rsidRPr="004A3E27" w:rsidRDefault="004D086A"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4D086A" w:rsidRDefault="004D086A"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4D086A" w:rsidRDefault="004D086A" w:rsidP="00643986">
      <w:pPr>
        <w:pStyle w:val="footnote"/>
      </w:pPr>
      <w:r>
        <w:rPr>
          <w:rStyle w:val="FootnoteReference"/>
        </w:rPr>
        <w:footnoteRef/>
      </w:r>
      <w:r>
        <w:t xml:space="preserve"> [JS] or “Confess the Lord with the harp.</w:t>
      </w:r>
    </w:p>
  </w:footnote>
  <w:footnote w:id="184">
    <w:p w14:paraId="7DFB6EDE" w14:textId="2BE29A55" w:rsidR="004D086A" w:rsidRPr="004A3E27" w:rsidRDefault="004D08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4D086A" w:rsidRPr="004A3E27" w:rsidRDefault="004D086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4D086A" w:rsidRPr="004A3E27" w:rsidRDefault="004D086A" w:rsidP="00BD5BBE">
      <w:pPr>
        <w:pStyle w:val="footnote"/>
      </w:pPr>
      <w:r w:rsidRPr="004A3E27">
        <w:rPr>
          <w:rStyle w:val="FootnoteReference"/>
        </w:rPr>
        <w:footnoteRef/>
      </w:r>
      <w:r w:rsidRPr="004A3E27">
        <w:t xml:space="preserve"> Naturally and spiritually (Jn. 3:3-6).</w:t>
      </w:r>
    </w:p>
  </w:footnote>
  <w:footnote w:id="187">
    <w:p w14:paraId="21961A60" w14:textId="0C801544" w:rsidR="004D086A" w:rsidRDefault="004D086A" w:rsidP="002C27B3">
      <w:pPr>
        <w:pStyle w:val="footnote"/>
      </w:pPr>
      <w:r>
        <w:rPr>
          <w:rStyle w:val="FootnoteReference"/>
        </w:rPr>
        <w:footnoteRef/>
      </w:r>
      <w:r>
        <w:t xml:space="preserve"> [JS] Fr. Lazarus has “plans”</w:t>
      </w:r>
    </w:p>
  </w:footnote>
  <w:footnote w:id="188">
    <w:p w14:paraId="13FB143C" w14:textId="0A8A9BB8" w:rsidR="004D086A" w:rsidRDefault="004D086A" w:rsidP="00831460">
      <w:pPr>
        <w:pStyle w:val="footnote"/>
      </w:pPr>
      <w:r>
        <w:rPr>
          <w:rStyle w:val="FootnoteReference"/>
        </w:rPr>
        <w:footnoteRef/>
      </w:r>
      <w:r>
        <w:t xml:space="preserve"> [JS] or “fashioned”</w:t>
      </w:r>
    </w:p>
  </w:footnote>
  <w:footnote w:id="189">
    <w:p w14:paraId="1CA3C8B8" w14:textId="7384D6BF" w:rsidR="004D086A" w:rsidRDefault="004D086A" w:rsidP="00366380">
      <w:pPr>
        <w:pStyle w:val="footnote"/>
      </w:pPr>
      <w:r>
        <w:rPr>
          <w:rStyle w:val="FootnoteReference"/>
        </w:rPr>
        <w:footnoteRef/>
      </w:r>
      <w:r>
        <w:t xml:space="preserve"> Fr. Athanasius has “My soul shall make her boast in the Lord”</w:t>
      </w:r>
    </w:p>
  </w:footnote>
  <w:footnote w:id="190">
    <w:p w14:paraId="50F89B8F" w14:textId="77777777" w:rsidR="004D086A" w:rsidRPr="004A3E27" w:rsidRDefault="004D086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4D086A" w:rsidRPr="004A3E27" w:rsidRDefault="004D086A"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4D086A" w:rsidRDefault="004D086A" w:rsidP="00E42174">
      <w:pPr>
        <w:pStyle w:val="footnote"/>
      </w:pPr>
      <w:r>
        <w:rPr>
          <w:rStyle w:val="FootnoteReference"/>
        </w:rPr>
        <w:footnoteRef/>
      </w:r>
      <w:r>
        <w:t xml:space="preserve"> [JS] or “contrite in heart”</w:t>
      </w:r>
    </w:p>
  </w:footnote>
  <w:footnote w:id="193">
    <w:p w14:paraId="7E58A13C" w14:textId="1AC06A85" w:rsidR="004D086A" w:rsidRDefault="004D086A" w:rsidP="00F803AB">
      <w:pPr>
        <w:pStyle w:val="footnote"/>
      </w:pPr>
      <w:r>
        <w:rPr>
          <w:rStyle w:val="FootnoteReference"/>
        </w:rPr>
        <w:footnoteRef/>
      </w:r>
      <w:r>
        <w:t xml:space="preserve"> [JS] Coptic has “eat their hearts”, which Fr. Athanasius renders, “regret”</w:t>
      </w:r>
    </w:p>
  </w:footnote>
  <w:footnote w:id="194">
    <w:p w14:paraId="54D93979" w14:textId="34E7EB30" w:rsidR="004D086A" w:rsidRDefault="004D086A" w:rsidP="00F803AB">
      <w:pPr>
        <w:pStyle w:val="footnote"/>
      </w:pPr>
      <w:r>
        <w:rPr>
          <w:rStyle w:val="FootnoteReference"/>
        </w:rPr>
        <w:footnoteRef/>
      </w:r>
      <w:r>
        <w:t xml:space="preserve"> [JS] or regret.</w:t>
      </w:r>
    </w:p>
  </w:footnote>
  <w:footnote w:id="195">
    <w:p w14:paraId="51CEFDC6" w14:textId="77777777" w:rsidR="004D086A" w:rsidRPr="004A3E27" w:rsidRDefault="004D086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4D086A" w:rsidRDefault="004D086A" w:rsidP="00442FE7">
      <w:pPr>
        <w:pStyle w:val="footnote"/>
      </w:pPr>
      <w:r>
        <w:rPr>
          <w:rStyle w:val="FootnoteReference"/>
        </w:rPr>
        <w:footnoteRef/>
      </w:r>
      <w:r>
        <w:t xml:space="preserve"> [JS] literally “and my soul with barrenness/childlessness.”</w:t>
      </w:r>
    </w:p>
  </w:footnote>
  <w:footnote w:id="197">
    <w:p w14:paraId="0CEA87F3" w14:textId="77777777" w:rsidR="004D086A" w:rsidRPr="004A3E27" w:rsidRDefault="004D086A" w:rsidP="00BD5BBE">
      <w:pPr>
        <w:pStyle w:val="footnote"/>
      </w:pPr>
      <w:r w:rsidRPr="004A3E27">
        <w:rPr>
          <w:rStyle w:val="FootnoteReference"/>
        </w:rPr>
        <w:footnoteRef/>
      </w:r>
      <w:r w:rsidRPr="004A3E27">
        <w:t xml:space="preserve"> John 19:1; Mt. 27:26.</w:t>
      </w:r>
    </w:p>
  </w:footnote>
  <w:footnote w:id="198">
    <w:p w14:paraId="1C6E21CA" w14:textId="4A1BFD04" w:rsidR="004D086A" w:rsidRPr="004A3E27" w:rsidRDefault="004D086A"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4D086A" w:rsidRDefault="004D086A"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4D086A" w:rsidRPr="004A3E27" w:rsidRDefault="004D086A"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4D086A" w:rsidRDefault="004D086A" w:rsidP="004E0429">
      <w:pPr>
        <w:pStyle w:val="footnote"/>
      </w:pPr>
      <w:r>
        <w:rPr>
          <w:rStyle w:val="FootnoteReference"/>
        </w:rPr>
        <w:footnoteRef/>
      </w:r>
      <w:r>
        <w:t xml:space="preserve"> [JS] or “Aha! Aha!” Or “Well done! Well done!”</w:t>
      </w:r>
    </w:p>
  </w:footnote>
  <w:footnote w:id="202">
    <w:p w14:paraId="55852630" w14:textId="7161891F" w:rsidR="004D086A" w:rsidRDefault="004D086A" w:rsidP="004D4897">
      <w:pPr>
        <w:pStyle w:val="footnote"/>
      </w:pPr>
      <w:r>
        <w:rPr>
          <w:rStyle w:val="FootnoteReference"/>
        </w:rPr>
        <w:footnoteRef/>
      </w:r>
      <w:r>
        <w:t xml:space="preserve"> [JS] others have “righteousness”. NETS has “vindication”.</w:t>
      </w:r>
    </w:p>
  </w:footnote>
  <w:footnote w:id="203">
    <w:p w14:paraId="5AE758E3" w14:textId="591B2CD9" w:rsidR="004D086A" w:rsidRDefault="004D086A" w:rsidP="004E0429">
      <w:pPr>
        <w:pStyle w:val="footnote"/>
      </w:pPr>
      <w:r>
        <w:rPr>
          <w:rStyle w:val="FootnoteReference"/>
        </w:rPr>
        <w:footnoteRef/>
      </w:r>
      <w:r>
        <w:t xml:space="preserve"> [JS] Fr. Lazarus has, “towering mountains”</w:t>
      </w:r>
    </w:p>
  </w:footnote>
  <w:footnote w:id="204">
    <w:p w14:paraId="6484AC83" w14:textId="6D53CC8C" w:rsidR="004D086A" w:rsidRPr="004A3E27" w:rsidRDefault="004D086A"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4D086A" w:rsidRDefault="004D086A" w:rsidP="00090695">
      <w:pPr>
        <w:pStyle w:val="footnote"/>
      </w:pPr>
      <w:r>
        <w:rPr>
          <w:rStyle w:val="FootnoteReference"/>
        </w:rPr>
        <w:footnoteRef/>
      </w:r>
      <w:r>
        <w:t xml:space="preserve"> [JS] OSB has “many waters”</w:t>
      </w:r>
    </w:p>
  </w:footnote>
  <w:footnote w:id="206">
    <w:p w14:paraId="50DAFDF2" w14:textId="77777777" w:rsidR="004D086A" w:rsidRPr="004A3E27" w:rsidRDefault="004D086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4D086A" w:rsidRPr="004A3E27" w:rsidRDefault="004D086A"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4D086A" w:rsidRPr="004A3E27" w:rsidRDefault="004D086A" w:rsidP="00BD5BBE">
      <w:pPr>
        <w:pStyle w:val="footnote"/>
      </w:pPr>
      <w:r w:rsidRPr="004A3E27">
        <w:rPr>
          <w:rStyle w:val="FootnoteReference"/>
        </w:rPr>
        <w:footnoteRef/>
      </w:r>
      <w:r w:rsidRPr="004A3E27">
        <w:t xml:space="preserve"> Prov. 24:19.</w:t>
      </w:r>
    </w:p>
  </w:footnote>
  <w:footnote w:id="209">
    <w:p w14:paraId="325B4264" w14:textId="77777777" w:rsidR="004D086A" w:rsidRPr="004A3E27" w:rsidRDefault="004D086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4D086A" w:rsidRPr="004A3E27" w:rsidRDefault="004D086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4D086A" w:rsidRPr="004A3E27" w:rsidRDefault="004D086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4D086A" w:rsidRDefault="004D086A" w:rsidP="00402CB0">
      <w:pPr>
        <w:pStyle w:val="footnote"/>
      </w:pPr>
      <w:r>
        <w:rPr>
          <w:rStyle w:val="FootnoteReference"/>
        </w:rPr>
        <w:footnoteRef/>
      </w:r>
      <w:r>
        <w:t xml:space="preserve"> [JS] or “judgment”</w:t>
      </w:r>
    </w:p>
  </w:footnote>
  <w:footnote w:id="213">
    <w:p w14:paraId="0271DF81" w14:textId="5DFB25DB" w:rsidR="004D086A" w:rsidRPr="004A3E27" w:rsidRDefault="004D086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4D086A" w:rsidRDefault="004D086A" w:rsidP="00402CB0">
      <w:pPr>
        <w:pStyle w:val="footnote"/>
      </w:pPr>
      <w:r>
        <w:rPr>
          <w:rStyle w:val="FootnoteReference"/>
        </w:rPr>
        <w:footnoteRef/>
      </w:r>
      <w:r>
        <w:t xml:space="preserve"> [JS] or “fret”</w:t>
      </w:r>
    </w:p>
  </w:footnote>
  <w:footnote w:id="215">
    <w:p w14:paraId="0F35B29D" w14:textId="57DF774F" w:rsidR="004D086A" w:rsidRDefault="004D086A" w:rsidP="00414006">
      <w:pPr>
        <w:pStyle w:val="footnote"/>
      </w:pPr>
      <w:r>
        <w:rPr>
          <w:rStyle w:val="FootnoteReference"/>
        </w:rPr>
        <w:footnoteRef/>
      </w:r>
      <w:r>
        <w:t xml:space="preserve"> [JS] or “land”</w:t>
      </w:r>
    </w:p>
  </w:footnote>
  <w:footnote w:id="216">
    <w:p w14:paraId="65980F9C" w14:textId="79143A5A" w:rsidR="004D086A" w:rsidRPr="004A3E27" w:rsidRDefault="004D086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4D086A" w:rsidRPr="004A3E27" w:rsidRDefault="004D086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4D086A" w:rsidRDefault="004D086A" w:rsidP="00090695">
      <w:pPr>
        <w:pStyle w:val="footnote"/>
      </w:pPr>
      <w:r>
        <w:rPr>
          <w:rStyle w:val="FootnoteReference"/>
        </w:rPr>
        <w:footnoteRef/>
      </w:r>
      <w:r>
        <w:t xml:space="preserve"> [JS] literally, “seed”, here and throughout</w:t>
      </w:r>
    </w:p>
  </w:footnote>
  <w:footnote w:id="219">
    <w:p w14:paraId="112B59F5" w14:textId="77777777" w:rsidR="004D086A" w:rsidRPr="004A3E27" w:rsidRDefault="004D086A"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4D086A" w:rsidRPr="004A3E27" w:rsidRDefault="004D086A"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4D086A" w:rsidRPr="004A3E27" w:rsidRDefault="004D086A"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4D086A" w:rsidRDefault="004D086A" w:rsidP="003F50A7">
      <w:pPr>
        <w:pStyle w:val="footnote"/>
      </w:pPr>
      <w:r>
        <w:rPr>
          <w:rStyle w:val="FootnoteReference"/>
        </w:rPr>
        <w:footnoteRef/>
      </w:r>
      <w:r>
        <w:t xml:space="preserve"> [JS] literally “with a sad face”</w:t>
      </w:r>
    </w:p>
  </w:footnote>
  <w:footnote w:id="223">
    <w:p w14:paraId="18445857" w14:textId="0B799012" w:rsidR="004D086A" w:rsidRDefault="004D086A" w:rsidP="003F50A7">
      <w:pPr>
        <w:pStyle w:val="footnote"/>
      </w:pPr>
      <w:r>
        <w:rPr>
          <w:rStyle w:val="FootnoteReference"/>
        </w:rPr>
        <w:footnoteRef/>
      </w:r>
      <w:r>
        <w:t xml:space="preserve"> [JS] literally “loins”</w:t>
      </w:r>
    </w:p>
  </w:footnote>
  <w:footnote w:id="224">
    <w:p w14:paraId="72DD6C76" w14:textId="7D200E30" w:rsidR="004D086A" w:rsidRPr="004A3E27" w:rsidRDefault="004D086A"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4D086A" w:rsidRDefault="004D086A" w:rsidP="002538F7">
      <w:pPr>
        <w:pStyle w:val="footnote"/>
      </w:pPr>
      <w:r>
        <w:rPr>
          <w:rStyle w:val="FootnoteReference"/>
        </w:rPr>
        <w:footnoteRef/>
      </w:r>
      <w:r>
        <w:t xml:space="preserve"> [JS] or “walks about like a phantom”</w:t>
      </w:r>
    </w:p>
  </w:footnote>
  <w:footnote w:id="226">
    <w:p w14:paraId="3396E2D4" w14:textId="4AC28F88" w:rsidR="004D086A" w:rsidRPr="004A3E27" w:rsidRDefault="004D086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4D086A" w:rsidRPr="004A3E27" w:rsidRDefault="004D086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4D086A" w:rsidRPr="004A3E27" w:rsidRDefault="004D086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4D086A" w:rsidRPr="004A3E27" w:rsidRDefault="004D086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4D086A" w:rsidRPr="004A3E27" w:rsidRDefault="004D086A"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4D086A" w:rsidRDefault="004D086A" w:rsidP="005B3452">
      <w:pPr>
        <w:pStyle w:val="footnote"/>
      </w:pPr>
      <w:r>
        <w:rPr>
          <w:rStyle w:val="FootnoteReference"/>
        </w:rPr>
        <w:footnoteRef/>
      </w:r>
      <w:r>
        <w:t xml:space="preserve"> [JS] or “Aha! Aha!” or “Well done! Well done!”</w:t>
      </w:r>
    </w:p>
  </w:footnote>
  <w:footnote w:id="232">
    <w:p w14:paraId="37A0E454" w14:textId="77777777" w:rsidR="004D086A" w:rsidRPr="004A3E27" w:rsidRDefault="004D086A" w:rsidP="00BD5BBE">
      <w:pPr>
        <w:pStyle w:val="footnote"/>
      </w:pPr>
      <w:r w:rsidRPr="004A3E27">
        <w:rPr>
          <w:rStyle w:val="FootnoteReference"/>
        </w:rPr>
        <w:footnoteRef/>
      </w:r>
      <w:r w:rsidRPr="004A3E27">
        <w:t xml:space="preserve"> John 13:30.</w:t>
      </w:r>
    </w:p>
  </w:footnote>
  <w:footnote w:id="233">
    <w:p w14:paraId="32644EEC" w14:textId="77777777" w:rsidR="004D086A" w:rsidRPr="004A3E27" w:rsidRDefault="004D086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4D086A" w:rsidRPr="004A3E27" w:rsidRDefault="004D086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4D086A" w:rsidRPr="004A3E27" w:rsidRDefault="004D086A"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4D086A" w:rsidRDefault="004D086A" w:rsidP="008612F3">
      <w:pPr>
        <w:pStyle w:val="footnote"/>
      </w:pPr>
      <w:r>
        <w:rPr>
          <w:rStyle w:val="FootnoteReference"/>
        </w:rPr>
        <w:footnoteRef/>
      </w:r>
      <w:r>
        <w:t xml:space="preserve"> [JS] or “from age to age. So be it! So be it!”</w:t>
      </w:r>
    </w:p>
  </w:footnote>
  <w:footnote w:id="237">
    <w:p w14:paraId="2B9F5A56" w14:textId="77777777" w:rsidR="004D086A" w:rsidRPr="004A3E27" w:rsidRDefault="004D086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4D086A" w:rsidRDefault="004D086A" w:rsidP="005B3452">
      <w:pPr>
        <w:pStyle w:val="footnote"/>
      </w:pPr>
      <w:r>
        <w:rPr>
          <w:rStyle w:val="FootnoteReference"/>
        </w:rPr>
        <w:footnoteRef/>
      </w:r>
      <w:r>
        <w:t xml:space="preserve"> [JS] or “thanksgiving”, or “thankful confession with praise”</w:t>
      </w:r>
    </w:p>
  </w:footnote>
  <w:footnote w:id="239">
    <w:p w14:paraId="53A5AE10" w14:textId="0D816E3A" w:rsidR="004D086A" w:rsidRDefault="004D086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4D086A" w:rsidRDefault="004D086A" w:rsidP="00AD1AC9">
      <w:pPr>
        <w:pStyle w:val="footnote"/>
      </w:pPr>
      <w:r>
        <w:rPr>
          <w:rStyle w:val="FootnoteReference"/>
        </w:rPr>
        <w:footnoteRef/>
      </w:r>
      <w:r>
        <w:t xml:space="preserve"> [JS] Fr. Lazarus has “dwelling”</w:t>
      </w:r>
    </w:p>
  </w:footnote>
  <w:footnote w:id="241">
    <w:p w14:paraId="03275919" w14:textId="77777777" w:rsidR="004D086A" w:rsidRPr="004A3E27" w:rsidRDefault="004D086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4D086A" w:rsidRDefault="004D086A"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4D086A" w:rsidRDefault="004D086A"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4D086A" w:rsidRPr="004A3E27" w:rsidRDefault="004D086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4D086A" w:rsidRDefault="004D086A" w:rsidP="006C1793">
      <w:pPr>
        <w:pStyle w:val="footnote"/>
      </w:pPr>
      <w:r>
        <w:rPr>
          <w:rStyle w:val="FootnoteReference"/>
        </w:rPr>
        <w:footnoteRef/>
      </w:r>
      <w:r>
        <w:t xml:space="preserve"> [JS] or “presence”</w:t>
      </w:r>
    </w:p>
  </w:footnote>
  <w:footnote w:id="246">
    <w:p w14:paraId="14C8DE9A" w14:textId="1AF2328A" w:rsidR="004D086A" w:rsidRDefault="004D086A" w:rsidP="006C1793">
      <w:pPr>
        <w:pStyle w:val="footnote"/>
      </w:pPr>
      <w:r>
        <w:rPr>
          <w:rStyle w:val="FootnoteReference"/>
        </w:rPr>
        <w:footnoteRef/>
      </w:r>
      <w:r>
        <w:t xml:space="preserve"> [JS] or “boast in” or “praise”</w:t>
      </w:r>
    </w:p>
  </w:footnote>
  <w:footnote w:id="247">
    <w:p w14:paraId="66A26B87" w14:textId="54FC310A" w:rsidR="004D086A" w:rsidRDefault="004D086A" w:rsidP="006C1793">
      <w:pPr>
        <w:pStyle w:val="footnote"/>
      </w:pPr>
      <w:r>
        <w:rPr>
          <w:rStyle w:val="FootnoteReference"/>
        </w:rPr>
        <w:footnoteRef/>
      </w:r>
      <w:r>
        <w:t xml:space="preserve"> [JS] or “give thanks to”, or “thankfully confess Your Name with praise”</w:t>
      </w:r>
    </w:p>
  </w:footnote>
  <w:footnote w:id="248">
    <w:p w14:paraId="4F22E4CE" w14:textId="77777777" w:rsidR="004D086A" w:rsidRPr="004A3E27" w:rsidRDefault="004D086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4D086A" w:rsidRPr="004A3E27" w:rsidRDefault="004D086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4D086A" w:rsidRPr="004A3E27" w:rsidRDefault="004D086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4D086A" w:rsidRPr="004A3E27" w:rsidRDefault="004D086A"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4D086A" w:rsidRPr="004A3E27" w:rsidRDefault="004D086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4D086A" w:rsidRPr="004A3E27" w:rsidRDefault="004D086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4D086A" w:rsidRDefault="004D086A"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4D086A" w:rsidRDefault="004D086A" w:rsidP="00E10FAF">
      <w:pPr>
        <w:pStyle w:val="footnote"/>
      </w:pPr>
      <w:r>
        <w:rPr>
          <w:rStyle w:val="FootnoteReference"/>
        </w:rPr>
        <w:footnoteRef/>
      </w:r>
      <w:r>
        <w:t xml:space="preserve"> [JS] literally “do obeisance”, i.e. “bow down to”</w:t>
      </w:r>
    </w:p>
  </w:footnote>
  <w:footnote w:id="256">
    <w:p w14:paraId="66A4B8D8" w14:textId="2A1C62C8" w:rsidR="004D086A" w:rsidRPr="004A3E27" w:rsidRDefault="004D086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4D086A" w:rsidRPr="004A3E27" w:rsidRDefault="004D086A" w:rsidP="00714A98">
      <w:pPr>
        <w:pStyle w:val="footnote"/>
      </w:pPr>
      <w:r w:rsidRPr="004A3E27">
        <w:rPr>
          <w:rStyle w:val="FootnoteReference"/>
        </w:rPr>
        <w:footnoteRef/>
      </w:r>
      <w:r w:rsidRPr="004A3E27">
        <w:t xml:space="preserve"> Rev. 22:1.</w:t>
      </w:r>
    </w:p>
  </w:footnote>
  <w:footnote w:id="258">
    <w:p w14:paraId="0C57446A" w14:textId="77777777" w:rsidR="004D086A" w:rsidRDefault="004D086A" w:rsidP="00714A98">
      <w:pPr>
        <w:pStyle w:val="footnote"/>
      </w:pPr>
      <w:r>
        <w:rPr>
          <w:rStyle w:val="FootnoteReference"/>
        </w:rPr>
        <w:footnoteRef/>
      </w:r>
      <w:r>
        <w:t xml:space="preserve"> Fr. Lazarus has “dwelling-place”</w:t>
      </w:r>
    </w:p>
  </w:footnote>
  <w:footnote w:id="259">
    <w:p w14:paraId="77903F63" w14:textId="77777777" w:rsidR="004D086A" w:rsidRDefault="004D086A" w:rsidP="00714A98">
      <w:pPr>
        <w:pStyle w:val="footnote"/>
      </w:pPr>
      <w:r>
        <w:rPr>
          <w:rStyle w:val="FootnoteReference"/>
        </w:rPr>
        <w:footnoteRef/>
      </w:r>
      <w:r>
        <w:t xml:space="preserve"> [JS] the city’s</w:t>
      </w:r>
    </w:p>
  </w:footnote>
  <w:footnote w:id="260">
    <w:p w14:paraId="73DCC24E" w14:textId="7E226D89" w:rsidR="004D086A" w:rsidRPr="004A3E27" w:rsidRDefault="004D086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4D086A" w:rsidRPr="004A3E27" w:rsidRDefault="004D086A"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4D086A" w:rsidRPr="004A3E27" w:rsidRDefault="004D086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4D086A" w:rsidRPr="004A3E27" w:rsidRDefault="004D086A"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4D086A" w:rsidRPr="004A3E27" w:rsidRDefault="004D086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4D086A" w:rsidRPr="004A3E27" w:rsidRDefault="004D086A"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4D086A" w:rsidRPr="004A3E27" w:rsidRDefault="004D086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4D086A" w:rsidRDefault="004D086A" w:rsidP="008C19B4">
      <w:pPr>
        <w:pStyle w:val="footnote"/>
      </w:pPr>
      <w:r>
        <w:rPr>
          <w:rStyle w:val="FootnoteReference"/>
        </w:rPr>
        <w:footnoteRef/>
      </w:r>
      <w:r>
        <w:t xml:space="preserve"> [JS] or “beautifully situated”</w:t>
      </w:r>
    </w:p>
  </w:footnote>
  <w:footnote w:id="268">
    <w:p w14:paraId="5F050EEC" w14:textId="7F9EDEA1" w:rsidR="004D086A" w:rsidRPr="004A3E27" w:rsidRDefault="004D086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4D086A" w:rsidRPr="004A3E27" w:rsidRDefault="004D086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4D086A" w:rsidRPr="004A3E27" w:rsidRDefault="004D086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4D086A" w:rsidRDefault="004D086A" w:rsidP="00183599">
      <w:pPr>
        <w:pStyle w:val="footnote"/>
      </w:pPr>
      <w:r>
        <w:rPr>
          <w:rStyle w:val="FootnoteReference"/>
        </w:rPr>
        <w:footnoteRef/>
      </w:r>
      <w:r>
        <w:t xml:space="preserve"> [JS] Fr. Lazarus adds “justice and right judgment” to “righteousness”</w:t>
      </w:r>
    </w:p>
  </w:footnote>
  <w:footnote w:id="272">
    <w:p w14:paraId="7F2EAAD2" w14:textId="77777777" w:rsidR="004D086A" w:rsidRPr="004A3E27" w:rsidRDefault="004D086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4D086A" w:rsidRPr="004A3E27" w:rsidRDefault="004D086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4D086A" w:rsidRDefault="004D086A" w:rsidP="00183599">
      <w:pPr>
        <w:pStyle w:val="footnote"/>
      </w:pPr>
      <w:r>
        <w:rPr>
          <w:rStyle w:val="FootnoteReference"/>
        </w:rPr>
        <w:footnoteRef/>
      </w:r>
      <w:r>
        <w:t xml:space="preserve"> [JS] or “eternally”</w:t>
      </w:r>
    </w:p>
  </w:footnote>
  <w:footnote w:id="275">
    <w:p w14:paraId="398A65D2" w14:textId="3A913DFE" w:rsidR="004D086A" w:rsidRDefault="004D086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4D086A" w:rsidRDefault="004D086A" w:rsidP="00183599">
      <w:pPr>
        <w:pStyle w:val="footnote"/>
      </w:pPr>
      <w:r>
        <w:rPr>
          <w:rStyle w:val="FootnoteReference"/>
        </w:rPr>
        <w:footnoteRef/>
      </w:r>
      <w:r>
        <w:t xml:space="preserve"> [JS] or “workers of iniquity”</w:t>
      </w:r>
    </w:p>
  </w:footnote>
  <w:footnote w:id="277">
    <w:p w14:paraId="3A50B91B" w14:textId="77777777" w:rsidR="004D086A" w:rsidRPr="004A3E27" w:rsidRDefault="004D086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4D086A" w:rsidRDefault="004D086A" w:rsidP="00183599">
      <w:pPr>
        <w:pStyle w:val="footnote"/>
      </w:pPr>
      <w:r>
        <w:rPr>
          <w:rStyle w:val="FootnoteReference"/>
        </w:rPr>
        <w:footnoteRef/>
      </w:r>
      <w:r>
        <w:t xml:space="preserve"> [JS] or “ransom”</w:t>
      </w:r>
    </w:p>
  </w:footnote>
  <w:footnote w:id="279">
    <w:p w14:paraId="058ED3C9" w14:textId="6776EDA1" w:rsidR="004D086A" w:rsidRDefault="004D086A" w:rsidP="001B710E">
      <w:pPr>
        <w:pStyle w:val="footnote"/>
      </w:pPr>
      <w:r>
        <w:rPr>
          <w:rStyle w:val="FootnoteReference"/>
        </w:rPr>
        <w:footnoteRef/>
      </w:r>
      <w:r>
        <w:t xml:space="preserve"> [JS] or tabernacles.</w:t>
      </w:r>
    </w:p>
  </w:footnote>
  <w:footnote w:id="280">
    <w:p w14:paraId="329608F2" w14:textId="7CC39845" w:rsidR="004D086A" w:rsidRDefault="004D086A"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4D086A" w:rsidRDefault="004D086A" w:rsidP="005E4259">
      <w:pPr>
        <w:pStyle w:val="footnote"/>
      </w:pPr>
      <w:r>
        <w:rPr>
          <w:rStyle w:val="FootnoteReference"/>
        </w:rPr>
        <w:footnoteRef/>
      </w:r>
      <w:r>
        <w:t xml:space="preserve"> [JS] or “I will not find fault with your sacrifices”</w:t>
      </w:r>
    </w:p>
  </w:footnote>
  <w:footnote w:id="282">
    <w:p w14:paraId="45DA152E" w14:textId="77777777" w:rsidR="004D086A" w:rsidRPr="004A3E27" w:rsidRDefault="004D086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4D086A" w:rsidRDefault="004D086A" w:rsidP="007E0330">
      <w:pPr>
        <w:pStyle w:val="footnote"/>
      </w:pPr>
      <w:r>
        <w:rPr>
          <w:rStyle w:val="FootnoteReference"/>
        </w:rPr>
        <w:footnoteRef/>
      </w:r>
      <w:r>
        <w:t xml:space="preserve"> [JS] [] found in Coptic</w:t>
      </w:r>
    </w:p>
  </w:footnote>
  <w:footnote w:id="284">
    <w:p w14:paraId="5A6B4D6B" w14:textId="65293C06" w:rsidR="004D086A" w:rsidRPr="004A3E27" w:rsidRDefault="004D086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4D086A" w:rsidRDefault="004D086A" w:rsidP="007E0330">
      <w:pPr>
        <w:pStyle w:val="footnote"/>
      </w:pPr>
      <w:r>
        <w:rPr>
          <w:rStyle w:val="FootnoteReference"/>
        </w:rPr>
        <w:footnoteRef/>
      </w:r>
      <w:r>
        <w:t xml:space="preserve"> [JS] “showed me” or “made known to me”</w:t>
      </w:r>
    </w:p>
  </w:footnote>
  <w:footnote w:id="286">
    <w:p w14:paraId="6185D531" w14:textId="77777777" w:rsidR="004D086A" w:rsidRPr="004A3E27" w:rsidRDefault="004D086A" w:rsidP="00BD5BBE">
      <w:pPr>
        <w:pStyle w:val="footnote"/>
      </w:pPr>
      <w:r w:rsidRPr="004A3E27">
        <w:rPr>
          <w:rStyle w:val="FootnoteReference"/>
        </w:rPr>
        <w:footnoteRef/>
      </w:r>
      <w:r w:rsidRPr="004A3E27">
        <w:t xml:space="preserve"> Exodus 12:22; John 19:29; Hebrews 9:19.</w:t>
      </w:r>
    </w:p>
  </w:footnote>
  <w:footnote w:id="287">
    <w:p w14:paraId="3533F1BB" w14:textId="71B96EA6" w:rsidR="004D086A" w:rsidRDefault="004D086A" w:rsidP="007E0330">
      <w:pPr>
        <w:pStyle w:val="footnote"/>
      </w:pPr>
      <w:r>
        <w:rPr>
          <w:rStyle w:val="FootnoteReference"/>
        </w:rPr>
        <w:footnoteRef/>
      </w:r>
      <w:r>
        <w:t xml:space="preserve"> [JS] literally “face”.</w:t>
      </w:r>
    </w:p>
  </w:footnote>
  <w:footnote w:id="288">
    <w:p w14:paraId="1F9FC60F" w14:textId="3E919970" w:rsidR="004D086A" w:rsidRDefault="004D086A" w:rsidP="005E4259">
      <w:pPr>
        <w:pStyle w:val="footnote"/>
      </w:pPr>
      <w:r>
        <w:rPr>
          <w:rStyle w:val="FootnoteReference"/>
        </w:rPr>
        <w:footnoteRef/>
      </w:r>
      <w:r>
        <w:t xml:space="preserve"> [JS] or “blood-guiltiness”</w:t>
      </w:r>
    </w:p>
  </w:footnote>
  <w:footnote w:id="289">
    <w:p w14:paraId="202128F8" w14:textId="4DFF74D6" w:rsidR="004D086A" w:rsidRDefault="004D086A" w:rsidP="00284568">
      <w:pPr>
        <w:pStyle w:val="footnote"/>
      </w:pPr>
      <w:r>
        <w:rPr>
          <w:rStyle w:val="FootnoteReference"/>
        </w:rPr>
        <w:footnoteRef/>
      </w:r>
      <w:r>
        <w:t xml:space="preserve"> [JS] or “gives thanks to,” or “thankfully confess You with praise”</w:t>
      </w:r>
    </w:p>
  </w:footnote>
  <w:footnote w:id="290">
    <w:p w14:paraId="6650920A" w14:textId="4D441CB0" w:rsidR="004D086A" w:rsidRPr="004A3E27" w:rsidRDefault="004D086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4D086A" w:rsidRPr="004A3E27" w:rsidRDefault="004D086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4D086A" w:rsidRDefault="004D086A" w:rsidP="00284568">
      <w:pPr>
        <w:pStyle w:val="footnote"/>
      </w:pPr>
      <w:r>
        <w:rPr>
          <w:rStyle w:val="FootnoteReference"/>
        </w:rPr>
        <w:footnoteRef/>
      </w:r>
      <w:r>
        <w:t xml:space="preserve"> [JS] or “give thanks to You,” or “thankfully confess You with praise”</w:t>
      </w:r>
    </w:p>
  </w:footnote>
  <w:footnote w:id="293">
    <w:p w14:paraId="51837483" w14:textId="77777777" w:rsidR="004D086A" w:rsidRPr="004A3E27" w:rsidRDefault="004D086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4D086A" w:rsidRPr="004A3E27" w:rsidRDefault="004D086A" w:rsidP="00BD5BBE">
      <w:pPr>
        <w:pStyle w:val="footnote"/>
      </w:pPr>
      <w:r w:rsidRPr="004A3E27">
        <w:rPr>
          <w:rStyle w:val="FootnoteReference"/>
        </w:rPr>
        <w:footnoteRef/>
      </w:r>
      <w:r w:rsidRPr="004A3E27">
        <w:t xml:space="preserve"> Lk. 10:18; 2 Thess. 1:6.</w:t>
      </w:r>
    </w:p>
  </w:footnote>
  <w:footnote w:id="295">
    <w:p w14:paraId="649547A2" w14:textId="77777777" w:rsidR="004D086A" w:rsidRPr="004A3E27" w:rsidRDefault="004D086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4D086A" w:rsidRDefault="004D086A" w:rsidP="00125EB7">
      <w:pPr>
        <w:pStyle w:val="footnote"/>
      </w:pPr>
      <w:r>
        <w:rPr>
          <w:rStyle w:val="FootnoteReference"/>
        </w:rPr>
        <w:footnoteRef/>
      </w:r>
      <w:r>
        <w:t xml:space="preserve"> [JS] “it” refers to the iniquity and strife.</w:t>
      </w:r>
    </w:p>
  </w:footnote>
  <w:footnote w:id="297">
    <w:p w14:paraId="4DEA0F95" w14:textId="27D8C248" w:rsidR="004D086A" w:rsidRPr="004A3E27" w:rsidRDefault="004D086A"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4D086A" w:rsidRPr="004A3E27" w:rsidRDefault="004D086A"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4D086A" w:rsidRDefault="004D086A" w:rsidP="00A8553A">
      <w:pPr>
        <w:pStyle w:val="footnote"/>
      </w:pPr>
      <w:r>
        <w:rPr>
          <w:rStyle w:val="FootnoteReference"/>
        </w:rPr>
        <w:footnoteRef/>
      </w:r>
      <w:r>
        <w:t xml:space="preserve"> [JS] NETS omits “not”</w:t>
      </w:r>
    </w:p>
  </w:footnote>
  <w:footnote w:id="300">
    <w:p w14:paraId="594F6979" w14:textId="77777777" w:rsidR="004D086A" w:rsidRPr="004A3E27" w:rsidRDefault="004D086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4D086A" w:rsidRPr="004A3E27" w:rsidRDefault="004D086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4D086A" w:rsidRDefault="004D086A" w:rsidP="003E4AFE">
      <w:pPr>
        <w:pStyle w:val="footnote"/>
      </w:pPr>
      <w:r>
        <w:rPr>
          <w:rStyle w:val="FootnoteReference"/>
        </w:rPr>
        <w:footnoteRef/>
      </w:r>
      <w:r>
        <w:t xml:space="preserve"> [JS] or “I will sing and praise,” or “I will sing and make music”</w:t>
      </w:r>
    </w:p>
  </w:footnote>
  <w:footnote w:id="303">
    <w:p w14:paraId="5EA08A63" w14:textId="7ED730C0" w:rsidR="004D086A" w:rsidRDefault="004D086A"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4D086A" w:rsidRPr="004A3E27" w:rsidRDefault="004D086A"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4D086A" w:rsidRDefault="004D086A" w:rsidP="0080248C">
      <w:pPr>
        <w:pStyle w:val="footnote"/>
      </w:pPr>
      <w:r>
        <w:rPr>
          <w:rStyle w:val="FootnoteReference"/>
        </w:rPr>
        <w:footnoteRef/>
      </w:r>
      <w:r>
        <w:t xml:space="preserve"> [JS] or “the lawless,” or “those that do wickedness”</w:t>
      </w:r>
    </w:p>
  </w:footnote>
  <w:footnote w:id="306">
    <w:p w14:paraId="21F36685" w14:textId="77777777" w:rsidR="004D086A" w:rsidRPr="004A3E27" w:rsidRDefault="004D086A" w:rsidP="00BD5BBE">
      <w:pPr>
        <w:pStyle w:val="footnote"/>
      </w:pPr>
      <w:r w:rsidRPr="004A3E27">
        <w:rPr>
          <w:rStyle w:val="FootnoteReference"/>
        </w:rPr>
        <w:footnoteRef/>
      </w:r>
      <w:r w:rsidRPr="004A3E27">
        <w:t xml:space="preserve"> Mercy: love (Luke 10:37).</w:t>
      </w:r>
    </w:p>
  </w:footnote>
  <w:footnote w:id="307">
    <w:p w14:paraId="6EFF888C" w14:textId="1261A193" w:rsidR="004D086A" w:rsidRPr="004A3E27" w:rsidRDefault="004D086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4D086A" w:rsidRPr="004A3E27" w:rsidRDefault="004D086A"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4D086A" w:rsidRPr="004A3E27" w:rsidRDefault="004D086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4D086A" w:rsidRPr="004A3E27" w:rsidRDefault="004D086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4D086A" w:rsidRPr="004A3E27" w:rsidRDefault="004D086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4D086A" w:rsidRPr="004A3E27" w:rsidRDefault="004D086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4D086A" w:rsidRDefault="004D086A"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4D086A" w:rsidRPr="004A3E27" w:rsidRDefault="004D086A" w:rsidP="009C1AC4">
      <w:pPr>
        <w:pStyle w:val="footnote"/>
      </w:pPr>
      <w:r w:rsidRPr="004A3E27">
        <w:rPr>
          <w:rStyle w:val="FootnoteReference"/>
        </w:rPr>
        <w:footnoteRef/>
      </w:r>
      <w:r w:rsidRPr="004A3E27">
        <w:t xml:space="preserve"> Job. 33:14.</w:t>
      </w:r>
    </w:p>
  </w:footnote>
  <w:footnote w:id="315">
    <w:p w14:paraId="3F4DF601" w14:textId="362CF8F1" w:rsidR="004D086A" w:rsidRDefault="004D086A" w:rsidP="004F49CE">
      <w:pPr>
        <w:pStyle w:val="footnote"/>
      </w:pPr>
      <w:r>
        <w:rPr>
          <w:rStyle w:val="FootnoteReference"/>
        </w:rPr>
        <w:footnoteRef/>
      </w:r>
      <w:r>
        <w:t xml:space="preserve"> [JS] literally, “holy place”</w:t>
      </w:r>
    </w:p>
  </w:footnote>
  <w:footnote w:id="316">
    <w:p w14:paraId="686CF1C0" w14:textId="1BBF228C" w:rsidR="004D086A" w:rsidRPr="004A3E27" w:rsidRDefault="004D086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4D086A" w:rsidRPr="004A3E27" w:rsidRDefault="004D086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4D086A" w:rsidRPr="004A3E27" w:rsidRDefault="004D086A"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4D086A" w:rsidRDefault="004D086A" w:rsidP="005438BF">
      <w:pPr>
        <w:pStyle w:val="footnote"/>
      </w:pPr>
      <w:r>
        <w:rPr>
          <w:rStyle w:val="FootnoteReference"/>
        </w:rPr>
        <w:footnoteRef/>
      </w:r>
      <w:r>
        <w:t xml:space="preserve"> [JS] lit, “filled with fatness.”</w:t>
      </w:r>
    </w:p>
  </w:footnote>
  <w:footnote w:id="320">
    <w:p w14:paraId="6F4E7A1F" w14:textId="704DC134" w:rsidR="004D086A" w:rsidRPr="004A3E27" w:rsidRDefault="004D086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4D086A" w:rsidRPr="004A3E27" w:rsidRDefault="004D086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4D086A" w:rsidRPr="004A3E27" w:rsidRDefault="004D086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4D086A" w:rsidRPr="004A3E27" w:rsidRDefault="004D086A" w:rsidP="00BD5BBE">
      <w:pPr>
        <w:pStyle w:val="footnote"/>
      </w:pPr>
      <w:r w:rsidRPr="004A3E27">
        <w:rPr>
          <w:rStyle w:val="FootnoteReference"/>
        </w:rPr>
        <w:footnoteRef/>
      </w:r>
      <w:r w:rsidRPr="004A3E27">
        <w:t xml:space="preserve"> See footnote 62. &lt;2 previously&gt;</w:t>
      </w:r>
    </w:p>
  </w:footnote>
  <w:footnote w:id="324">
    <w:p w14:paraId="520E1D4D" w14:textId="70DD6036" w:rsidR="004D086A" w:rsidRDefault="004D086A" w:rsidP="000E01D1">
      <w:pPr>
        <w:pStyle w:val="footnote"/>
      </w:pPr>
      <w:r>
        <w:rPr>
          <w:rStyle w:val="FootnoteReference"/>
        </w:rPr>
        <w:footnoteRef/>
      </w:r>
      <w:r>
        <w:t xml:space="preserve"> [JS], “do obeisance”, i.e. prostrate, not just an attitude, but an act</w:t>
      </w:r>
    </w:p>
  </w:footnote>
  <w:footnote w:id="325">
    <w:p w14:paraId="1B791EBC" w14:textId="77777777" w:rsidR="004D086A" w:rsidRPr="004A3E27" w:rsidRDefault="004D086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4D086A" w:rsidRPr="004A3E27" w:rsidRDefault="004D086A"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4D086A" w:rsidRDefault="004D086A" w:rsidP="000E01D1">
      <w:pPr>
        <w:pStyle w:val="footnote"/>
      </w:pPr>
      <w:r>
        <w:rPr>
          <w:rStyle w:val="FootnoteReference"/>
        </w:rPr>
        <w:footnoteRef/>
      </w:r>
      <w:r>
        <w:t xml:space="preserve"> [JS] Fr. Lazarus has, “for”</w:t>
      </w:r>
    </w:p>
  </w:footnote>
  <w:footnote w:id="328">
    <w:p w14:paraId="693C7006" w14:textId="4BAA4AB8" w:rsidR="004D086A" w:rsidRPr="004A3E27" w:rsidRDefault="004D086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4D086A" w:rsidRPr="004A3E27" w:rsidRDefault="004D086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4D086A" w:rsidRPr="004A3E27" w:rsidRDefault="004D086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4D086A" w:rsidRPr="004A3E27" w:rsidRDefault="004D086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4D086A" w:rsidRDefault="004D086A" w:rsidP="00F81502">
      <w:pPr>
        <w:pStyle w:val="footnote"/>
      </w:pPr>
      <w:r>
        <w:rPr>
          <w:rStyle w:val="FootnoteReference"/>
        </w:rPr>
        <w:footnoteRef/>
      </w:r>
      <w:r>
        <w:t xml:space="preserve"> [JS] or “give thanks to You” or “thankfully confess You with praise”</w:t>
      </w:r>
    </w:p>
  </w:footnote>
  <w:footnote w:id="333">
    <w:p w14:paraId="29F3A7DD" w14:textId="66A81F41" w:rsidR="004D086A" w:rsidRDefault="004D086A"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4D086A" w:rsidRPr="004A3E27" w:rsidRDefault="004D086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4D086A" w:rsidRPr="004A3E27" w:rsidRDefault="004D086A"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4D086A" w:rsidRPr="004A3E27" w:rsidRDefault="004D086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4D086A" w:rsidRDefault="004D086A" w:rsidP="00A66BCD">
      <w:pPr>
        <w:pStyle w:val="footnote"/>
      </w:pPr>
      <w:r>
        <w:rPr>
          <w:rStyle w:val="FootnoteReference"/>
        </w:rPr>
        <w:footnoteRef/>
      </w:r>
      <w:r>
        <w:t xml:space="preserve"> [JS] literally, “before the face of”</w:t>
      </w:r>
    </w:p>
  </w:footnote>
  <w:footnote w:id="338">
    <w:p w14:paraId="576015E9" w14:textId="77777777" w:rsidR="004D086A" w:rsidRPr="004A3E27" w:rsidRDefault="004D086A" w:rsidP="00BD5BBE">
      <w:pPr>
        <w:pStyle w:val="footnote"/>
      </w:pPr>
      <w:r w:rsidRPr="004A3E27">
        <w:rPr>
          <w:rStyle w:val="FootnoteReference"/>
        </w:rPr>
        <w:footnoteRef/>
      </w:r>
      <w:r w:rsidRPr="004A3E27">
        <w:t xml:space="preserve"> Luke 4:32.</w:t>
      </w:r>
    </w:p>
  </w:footnote>
  <w:footnote w:id="339">
    <w:p w14:paraId="528CA841" w14:textId="6B333BD0" w:rsidR="004D086A" w:rsidRDefault="004D086A" w:rsidP="003863C1">
      <w:pPr>
        <w:pStyle w:val="footnote"/>
      </w:pPr>
      <w:r>
        <w:rPr>
          <w:rStyle w:val="FootnoteReference"/>
        </w:rPr>
        <w:footnoteRef/>
      </w:r>
      <w:r>
        <w:t xml:space="preserve"> [JS] literally “hosts”</w:t>
      </w:r>
    </w:p>
  </w:footnote>
  <w:footnote w:id="340">
    <w:p w14:paraId="1C35810F" w14:textId="7EDB3A13" w:rsidR="004D086A" w:rsidRPr="004A3E27" w:rsidRDefault="004D086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4D086A" w:rsidRDefault="004D086A" w:rsidP="0080282E">
      <w:pPr>
        <w:pStyle w:val="footnote"/>
      </w:pPr>
      <w:r>
        <w:rPr>
          <w:rStyle w:val="FootnoteReference"/>
        </w:rPr>
        <w:footnoteRef/>
      </w:r>
      <w:r>
        <w:t xml:space="preserve"> [JS] literally, “ten-thousand fold”</w:t>
      </w:r>
    </w:p>
  </w:footnote>
  <w:footnote w:id="342">
    <w:p w14:paraId="4BA4E820" w14:textId="74DEA970" w:rsidR="004D086A" w:rsidRPr="004A3E27" w:rsidRDefault="004D086A"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4D086A" w:rsidRDefault="004D086A" w:rsidP="00AC3180">
      <w:pPr>
        <w:pStyle w:val="footnote"/>
      </w:pPr>
      <w:r>
        <w:rPr>
          <w:rStyle w:val="FootnoteReference"/>
        </w:rPr>
        <w:footnoteRef/>
      </w:r>
      <w:r>
        <w:t xml:space="preserve"> [JS] “assemblies” or “congregations”</w:t>
      </w:r>
    </w:p>
  </w:footnote>
  <w:footnote w:id="344">
    <w:p w14:paraId="1069FF00" w14:textId="77777777" w:rsidR="004D086A" w:rsidRPr="004A3E27" w:rsidRDefault="004D086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4D086A" w:rsidRPr="004A3E27" w:rsidRDefault="004D086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4D086A" w:rsidRPr="004A3E27" w:rsidRDefault="004D086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4D086A" w:rsidRPr="004A3E27" w:rsidRDefault="004D086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4D086A" w:rsidRPr="004A3E27" w:rsidRDefault="004D086A" w:rsidP="00BD5BBE">
      <w:pPr>
        <w:pStyle w:val="footnote"/>
      </w:pPr>
      <w:r w:rsidRPr="004A3E27">
        <w:rPr>
          <w:rStyle w:val="FootnoteReference"/>
        </w:rPr>
        <w:footnoteRef/>
      </w:r>
      <w:r w:rsidRPr="004A3E27">
        <w:t xml:space="preserve"> Mk. 15:29; Jn. 2:17; Rom. 15:3.</w:t>
      </w:r>
    </w:p>
  </w:footnote>
  <w:footnote w:id="349">
    <w:p w14:paraId="252B5848" w14:textId="77777777" w:rsidR="004D086A" w:rsidRPr="004A3E27" w:rsidRDefault="004D086A" w:rsidP="00BD5BBE">
      <w:pPr>
        <w:pStyle w:val="footnote"/>
      </w:pPr>
      <w:r w:rsidRPr="004A3E27">
        <w:rPr>
          <w:rStyle w:val="FootnoteReference"/>
        </w:rPr>
        <w:footnoteRef/>
      </w:r>
      <w:r w:rsidRPr="004A3E27">
        <w:t xml:space="preserve"> The elders and chief priests.</w:t>
      </w:r>
    </w:p>
  </w:footnote>
  <w:footnote w:id="350">
    <w:p w14:paraId="0AE68D03" w14:textId="77777777" w:rsidR="004D086A" w:rsidRPr="004A3E27" w:rsidRDefault="004D086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4D086A" w:rsidRPr="004A3E27" w:rsidRDefault="004D086A" w:rsidP="00BD5BBE">
      <w:pPr>
        <w:pStyle w:val="footnote"/>
      </w:pPr>
      <w:r w:rsidRPr="004A3E27">
        <w:rPr>
          <w:rStyle w:val="FootnoteReference"/>
        </w:rPr>
        <w:footnoteRef/>
      </w:r>
      <w:r w:rsidRPr="004A3E27">
        <w:t xml:space="preserve"> Mt. 16:21; Mk. 8:31.</w:t>
      </w:r>
    </w:p>
  </w:footnote>
  <w:footnote w:id="352">
    <w:p w14:paraId="5D4E90F4" w14:textId="77777777" w:rsidR="004D086A" w:rsidRPr="004A3E27" w:rsidRDefault="004D086A" w:rsidP="00BD5BBE">
      <w:pPr>
        <w:pStyle w:val="footnote"/>
      </w:pPr>
      <w:r w:rsidRPr="004A3E27">
        <w:rPr>
          <w:rStyle w:val="FootnoteReference"/>
        </w:rPr>
        <w:footnoteRef/>
      </w:r>
      <w:r w:rsidRPr="004A3E27">
        <w:t xml:space="preserve"> Mt. 27:34.</w:t>
      </w:r>
    </w:p>
  </w:footnote>
  <w:footnote w:id="353">
    <w:p w14:paraId="2A1BD707" w14:textId="2E0A380E" w:rsidR="004D086A" w:rsidRPr="004A3E27" w:rsidRDefault="004D086A"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4D086A" w:rsidRPr="004A3E27" w:rsidRDefault="004D086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4D086A" w:rsidRPr="004A3E27" w:rsidRDefault="004D086A"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4D086A" w:rsidRDefault="004D086A"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4D086A" w:rsidRPr="004A3E27" w:rsidRDefault="004D086A"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4D086A" w:rsidRPr="004A3E27" w:rsidRDefault="004D08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4D086A" w:rsidRDefault="004D086A" w:rsidP="00C614C7">
      <w:pPr>
        <w:pStyle w:val="footnote"/>
      </w:pPr>
      <w:r>
        <w:rPr>
          <w:rStyle w:val="FootnoteReference"/>
        </w:rPr>
        <w:footnoteRef/>
      </w:r>
      <w:r>
        <w:t xml:space="preserve"> [JS] literally, “arm”.</w:t>
      </w:r>
    </w:p>
  </w:footnote>
  <w:footnote w:id="360">
    <w:p w14:paraId="523E76EA" w14:textId="77777777" w:rsidR="004D086A" w:rsidRPr="004A3E27" w:rsidRDefault="004D086A" w:rsidP="00C614C7">
      <w:pPr>
        <w:pStyle w:val="footnote"/>
      </w:pPr>
      <w:r w:rsidRPr="004A3E27">
        <w:rPr>
          <w:rStyle w:val="FootnoteReference"/>
        </w:rPr>
        <w:footnoteRef/>
      </w:r>
      <w:r w:rsidRPr="004A3E27">
        <w:t xml:space="preserve"> Ephes. 3:10; 4:8.</w:t>
      </w:r>
    </w:p>
  </w:footnote>
  <w:footnote w:id="361">
    <w:p w14:paraId="65732174" w14:textId="7AFAEA7C" w:rsidR="004D086A" w:rsidRDefault="004D086A"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4D086A" w:rsidRPr="004A3E27" w:rsidRDefault="004D086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4D086A" w:rsidRPr="004A3E27" w:rsidRDefault="004D086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4D086A" w:rsidRDefault="004D086A" w:rsidP="00733705">
      <w:pPr>
        <w:pStyle w:val="footnote"/>
      </w:pPr>
      <w:r>
        <w:rPr>
          <w:rStyle w:val="FootnoteReference"/>
        </w:rPr>
        <w:footnoteRef/>
      </w:r>
      <w:r>
        <w:t xml:space="preserve"> [JS] literally “He will judge the poor of the people.”</w:t>
      </w:r>
    </w:p>
  </w:footnote>
  <w:footnote w:id="365">
    <w:p w14:paraId="4ADD947E" w14:textId="3381547D" w:rsidR="004D086A" w:rsidRPr="004A3E27" w:rsidRDefault="004D086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4D086A" w:rsidRPr="004A3E27" w:rsidRDefault="004D086A" w:rsidP="00BD5BBE">
      <w:pPr>
        <w:pStyle w:val="footnote"/>
      </w:pPr>
      <w:r w:rsidRPr="004A3E27">
        <w:rPr>
          <w:rStyle w:val="FootnoteReference"/>
        </w:rPr>
        <w:footnoteRef/>
      </w:r>
      <w:r w:rsidRPr="004A3E27">
        <w:t xml:space="preserve"> Rivers: Tigris and Euphrates.</w:t>
      </w:r>
    </w:p>
  </w:footnote>
  <w:footnote w:id="367">
    <w:p w14:paraId="7811A007" w14:textId="64EFDFFD" w:rsidR="004D086A" w:rsidRPr="004A3E27" w:rsidRDefault="004D086A"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4D086A" w:rsidRDefault="004D086A"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4D086A" w:rsidRPr="004A3E27" w:rsidRDefault="004D086A"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4D086A" w:rsidRPr="004A3E27" w:rsidRDefault="004D086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4D086A" w:rsidRDefault="004D086A" w:rsidP="005B5466">
      <w:pPr>
        <w:pStyle w:val="footnote"/>
      </w:pPr>
      <w:r>
        <w:rPr>
          <w:rStyle w:val="FootnoteReference"/>
        </w:rPr>
        <w:footnoteRef/>
      </w:r>
      <w:r>
        <w:t xml:space="preserve"> [JS] or, “So be it! So be it!”</w:t>
      </w:r>
    </w:p>
  </w:footnote>
  <w:footnote w:id="372">
    <w:p w14:paraId="2E2191B6" w14:textId="77777777" w:rsidR="004D086A" w:rsidRPr="004A3E27" w:rsidRDefault="004D086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4D086A" w:rsidRPr="004A3E27" w:rsidRDefault="004D086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D086A" w:rsidRPr="004A3E27" w:rsidRDefault="004D086A" w:rsidP="00BD5BBE">
      <w:pPr>
        <w:pStyle w:val="footnote"/>
      </w:pPr>
      <w:r w:rsidRPr="004A3E27">
        <w:tab/>
        <w:t>For them there are no pains;</w:t>
      </w:r>
    </w:p>
    <w:p w14:paraId="15E57D33" w14:textId="77777777" w:rsidR="004D086A" w:rsidRPr="004A3E27" w:rsidRDefault="004D086A" w:rsidP="00BD5BBE">
      <w:pPr>
        <w:pStyle w:val="footnote"/>
      </w:pPr>
      <w:r w:rsidRPr="004A3E27">
        <w:tab/>
        <w:t>fit and strong are their bodies.</w:t>
      </w:r>
    </w:p>
  </w:footnote>
  <w:footnote w:id="374">
    <w:p w14:paraId="2000D9CE" w14:textId="77777777" w:rsidR="004D086A" w:rsidRPr="004A3E27" w:rsidRDefault="004D086A"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4D086A" w:rsidRPr="004A3E27" w:rsidRDefault="004D086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4D086A" w:rsidRPr="004A3E27" w:rsidRDefault="004D086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4D086A" w:rsidRPr="004A3E27" w:rsidRDefault="004D086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4D086A" w:rsidRPr="004A3E27" w:rsidRDefault="004D086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4D086A" w:rsidRPr="004A3E27" w:rsidRDefault="004D086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4D086A" w:rsidRPr="004A3E27" w:rsidRDefault="004D086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4D086A" w:rsidRDefault="004D086A"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4D086A" w:rsidRDefault="004D086A" w:rsidP="004B0577">
      <w:pPr>
        <w:pStyle w:val="footnote"/>
      </w:pPr>
      <w:r>
        <w:rPr>
          <w:rStyle w:val="FootnoteReference"/>
        </w:rPr>
        <w:footnoteRef/>
      </w:r>
      <w:r>
        <w:t xml:space="preserve"> [JS] or emblems.</w:t>
      </w:r>
    </w:p>
  </w:footnote>
  <w:footnote w:id="383">
    <w:p w14:paraId="48E0BAD1" w14:textId="77777777" w:rsidR="004D086A" w:rsidRPr="004A3E27" w:rsidRDefault="004D086A"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4D086A" w:rsidRPr="004A3E27" w:rsidRDefault="004D086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4D086A" w:rsidRPr="004A3E27" w:rsidRDefault="004D086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4D086A" w:rsidRDefault="004D086A" w:rsidP="00E269C1">
      <w:pPr>
        <w:pStyle w:val="footnote"/>
      </w:pPr>
      <w:r>
        <w:rPr>
          <w:rStyle w:val="FootnoteReference"/>
        </w:rPr>
        <w:footnoteRef/>
      </w:r>
      <w:r>
        <w:t xml:space="preserve"> [JS] or “give thanks to You” or “thankfully confess you with praise”</w:t>
      </w:r>
    </w:p>
  </w:footnote>
  <w:footnote w:id="387">
    <w:p w14:paraId="13B7F9F8" w14:textId="32B2D2FD" w:rsidR="004D086A" w:rsidRDefault="004D086A"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4D086A" w:rsidRDefault="004D086A" w:rsidP="00220BA1">
      <w:pPr>
        <w:pStyle w:val="footnote"/>
      </w:pPr>
      <w:r>
        <w:rPr>
          <w:rStyle w:val="FootnoteReference"/>
        </w:rPr>
        <w:footnoteRef/>
      </w:r>
      <w:r>
        <w:t xml:space="preserve"> [JS] literally “horn”, here and below.</w:t>
      </w:r>
    </w:p>
  </w:footnote>
  <w:footnote w:id="389">
    <w:p w14:paraId="43EF022B" w14:textId="270DF778" w:rsidR="004D086A" w:rsidRPr="004A3E27" w:rsidRDefault="004D08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4D086A" w:rsidRPr="004A3E27" w:rsidRDefault="004D086A"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4D086A" w:rsidRPr="004A3E27" w:rsidRDefault="004D086A"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4D086A" w:rsidRPr="004A3E27" w:rsidRDefault="004D086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4D086A" w:rsidRPr="004A3E27" w:rsidRDefault="004D086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4D086A" w:rsidRDefault="004D086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4D086A" w:rsidRDefault="004D086A" w:rsidP="0077116C">
      <w:pPr>
        <w:pStyle w:val="footnote"/>
      </w:pPr>
      <w:r>
        <w:rPr>
          <w:rStyle w:val="FootnoteReference"/>
        </w:rPr>
        <w:footnoteRef/>
      </w:r>
      <w:r>
        <w:t xml:space="preserve"> [JS] literally, “their voice”</w:t>
      </w:r>
    </w:p>
  </w:footnote>
  <w:footnote w:id="396">
    <w:p w14:paraId="691BE305" w14:textId="638D6FB9" w:rsidR="004D086A" w:rsidRDefault="004D086A" w:rsidP="0077116C">
      <w:pPr>
        <w:pStyle w:val="footnote"/>
      </w:pPr>
      <w:r>
        <w:rPr>
          <w:rStyle w:val="FootnoteReference"/>
        </w:rPr>
        <w:footnoteRef/>
      </w:r>
      <w:r>
        <w:t xml:space="preserve"> [JS] literally, “arrows”</w:t>
      </w:r>
    </w:p>
  </w:footnote>
  <w:footnote w:id="397">
    <w:p w14:paraId="02B0A65D" w14:textId="5AC6E269" w:rsidR="004D086A" w:rsidRDefault="004D086A" w:rsidP="0077116C">
      <w:pPr>
        <w:pStyle w:val="footnote"/>
      </w:pPr>
      <w:r>
        <w:rPr>
          <w:rStyle w:val="FootnoteReference"/>
        </w:rPr>
        <w:footnoteRef/>
      </w:r>
      <w:r>
        <w:t xml:space="preserve"> [JS] literally, “voice”</w:t>
      </w:r>
    </w:p>
  </w:footnote>
  <w:footnote w:id="398">
    <w:p w14:paraId="062E4DFE" w14:textId="77777777" w:rsidR="004D086A" w:rsidRDefault="004D086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D086A" w:rsidRDefault="004D086A" w:rsidP="00BD5BBE">
      <w:pPr>
        <w:pStyle w:val="footnote"/>
      </w:pPr>
      <w:r>
        <w:tab/>
        <w:t>‘I will speak My mind in parables,</w:t>
      </w:r>
    </w:p>
    <w:p w14:paraId="04636509" w14:textId="5081AB06" w:rsidR="004D086A" w:rsidRDefault="004D086A" w:rsidP="00BD5BBE">
      <w:pPr>
        <w:pStyle w:val="footnote"/>
      </w:pPr>
      <w:r>
        <w:tab/>
        <w:t>divulge secrets hidden since creation’ (cf. Rev. 3:14).</w:t>
      </w:r>
    </w:p>
  </w:footnote>
  <w:footnote w:id="399">
    <w:p w14:paraId="7427B3ED" w14:textId="77777777" w:rsidR="004D086A" w:rsidRDefault="004D086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4D086A" w:rsidRDefault="004D086A" w:rsidP="00BD5BBE">
      <w:pPr>
        <w:pStyle w:val="footnote"/>
      </w:pPr>
      <w:r>
        <w:rPr>
          <w:rStyle w:val="FootnoteReference"/>
        </w:rPr>
        <w:footnoteRef/>
      </w:r>
      <w:r>
        <w:t xml:space="preserve"> Ephraim = Israel (cf. Hos. 7; Num. 14; 1 Sam. 4).</w:t>
      </w:r>
    </w:p>
  </w:footnote>
  <w:footnote w:id="401">
    <w:p w14:paraId="0E4A044E" w14:textId="4F6EBBCE" w:rsidR="004D086A" w:rsidRDefault="004D086A" w:rsidP="008A536F">
      <w:pPr>
        <w:pStyle w:val="footnote"/>
      </w:pPr>
      <w:r>
        <w:rPr>
          <w:rStyle w:val="FootnoteReference"/>
        </w:rPr>
        <w:footnoteRef/>
      </w:r>
      <w:r>
        <w:t xml:space="preserve"> [JS] literally, “a waterless land”</w:t>
      </w:r>
    </w:p>
  </w:footnote>
  <w:footnote w:id="402">
    <w:p w14:paraId="3E975B3D" w14:textId="77777777" w:rsidR="004D086A" w:rsidRDefault="004D086A" w:rsidP="00BD5BBE">
      <w:pPr>
        <w:pStyle w:val="footnote"/>
      </w:pPr>
      <w:r>
        <w:rPr>
          <w:rStyle w:val="FootnoteReference"/>
        </w:rPr>
        <w:footnoteRef/>
      </w:r>
      <w:r>
        <w:t xml:space="preserve"> He deferred giving them the promised food and the Promised Land.</w:t>
      </w:r>
    </w:p>
  </w:footnote>
  <w:footnote w:id="403">
    <w:p w14:paraId="0FFCC018" w14:textId="5FB43138" w:rsidR="004D086A" w:rsidRDefault="004D086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4D086A" w:rsidRDefault="004D086A" w:rsidP="00287CDE">
      <w:pPr>
        <w:pStyle w:val="footnote"/>
      </w:pPr>
      <w:r>
        <w:rPr>
          <w:rStyle w:val="FootnoteReference"/>
        </w:rPr>
        <w:footnoteRef/>
      </w:r>
      <w:r>
        <w:t xml:space="preserve"> [JS] Fr. Lazarus has “recovered from wine”</w:t>
      </w:r>
    </w:p>
  </w:footnote>
  <w:footnote w:id="405">
    <w:p w14:paraId="4F93FDA3" w14:textId="3D07B295" w:rsidR="004D086A" w:rsidRDefault="004D086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4D086A" w:rsidRDefault="004D086A"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4D086A" w:rsidRDefault="004D086A" w:rsidP="00BD5BBE">
      <w:pPr>
        <w:pStyle w:val="footnote"/>
      </w:pPr>
      <w:r>
        <w:rPr>
          <w:rStyle w:val="FootnoteReference"/>
        </w:rPr>
        <w:footnoteRef/>
      </w:r>
      <w:r>
        <w:t xml:space="preserve"> John 15.</w:t>
      </w:r>
    </w:p>
  </w:footnote>
  <w:footnote w:id="408">
    <w:p w14:paraId="211D4309" w14:textId="77777777" w:rsidR="004D086A" w:rsidRDefault="004D086A" w:rsidP="00BD5BBE">
      <w:pPr>
        <w:pStyle w:val="footnote"/>
      </w:pPr>
      <w:r>
        <w:rPr>
          <w:rStyle w:val="FootnoteReference"/>
        </w:rPr>
        <w:footnoteRef/>
      </w:r>
      <w:r>
        <w:t xml:space="preserve"> Joseph = Israel (Gen. 40:23; 48:15; Amos 6:6).</w:t>
      </w:r>
    </w:p>
  </w:footnote>
  <w:footnote w:id="409">
    <w:p w14:paraId="7AA1750E" w14:textId="77777777" w:rsidR="004D086A" w:rsidRDefault="004D086A" w:rsidP="00BD5BBE">
      <w:pPr>
        <w:pStyle w:val="footnote"/>
      </w:pPr>
      <w:r>
        <w:rPr>
          <w:rStyle w:val="FootnoteReference"/>
        </w:rPr>
        <w:footnoteRef/>
      </w:r>
      <w:r>
        <w:t xml:space="preserve"> 2 Sam. 6:2 (LXX).</w:t>
      </w:r>
    </w:p>
  </w:footnote>
  <w:footnote w:id="410">
    <w:p w14:paraId="4A2B3530" w14:textId="5B5CF4B9" w:rsidR="004D086A" w:rsidRDefault="004D086A" w:rsidP="006B0A9B">
      <w:pPr>
        <w:pStyle w:val="footnote"/>
      </w:pPr>
      <w:r>
        <w:rPr>
          <w:rStyle w:val="FootnoteReference"/>
        </w:rPr>
        <w:footnoteRef/>
      </w:r>
      <w:r>
        <w:t xml:space="preserve"> [JS] or “appear” or “reveal Yourself”</w:t>
      </w:r>
    </w:p>
  </w:footnote>
  <w:footnote w:id="411">
    <w:p w14:paraId="502F316B" w14:textId="0CF056C9" w:rsidR="004D086A" w:rsidRDefault="004D086A" w:rsidP="00542B9B">
      <w:pPr>
        <w:pStyle w:val="footnote"/>
      </w:pPr>
      <w:r>
        <w:rPr>
          <w:rStyle w:val="FootnoteReference"/>
        </w:rPr>
        <w:footnoteRef/>
      </w:r>
      <w:r>
        <w:t xml:space="preserve"> [JS] or “reveal Your face”.</w:t>
      </w:r>
    </w:p>
  </w:footnote>
  <w:footnote w:id="412">
    <w:p w14:paraId="1F148131" w14:textId="7C16470D" w:rsidR="004D086A" w:rsidRDefault="004D086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4D086A" w:rsidRDefault="004D086A" w:rsidP="00BD5BBE">
      <w:pPr>
        <w:pStyle w:val="footnote"/>
      </w:pPr>
      <w:r>
        <w:rPr>
          <w:rStyle w:val="FootnoteReference"/>
        </w:rPr>
        <w:footnoteRef/>
      </w:r>
      <w:r>
        <w:t xml:space="preserve"> ‘What tongue? The voice of God’ (St Athanasius).</w:t>
      </w:r>
    </w:p>
  </w:footnote>
  <w:footnote w:id="414">
    <w:p w14:paraId="33FBC19B" w14:textId="77777777" w:rsidR="004D086A" w:rsidRDefault="004D086A" w:rsidP="00BD5BBE">
      <w:pPr>
        <w:pStyle w:val="footnote"/>
      </w:pPr>
      <w:r>
        <w:rPr>
          <w:rStyle w:val="FootnoteReference"/>
        </w:rPr>
        <w:footnoteRef/>
      </w:r>
      <w:r>
        <w:t xml:space="preserve"> Exodus 9:23; 19:16.</w:t>
      </w:r>
    </w:p>
  </w:footnote>
  <w:footnote w:id="415">
    <w:p w14:paraId="5C3F1B44" w14:textId="608ECC60" w:rsidR="004D086A" w:rsidRDefault="004D086A"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4D086A" w:rsidRDefault="004D086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4D086A" w:rsidRDefault="004D086A" w:rsidP="00BD5BBE">
      <w:pPr>
        <w:pStyle w:val="footnote"/>
      </w:pPr>
      <w:r>
        <w:rPr>
          <w:rStyle w:val="FootnoteReference"/>
        </w:rPr>
        <w:footnoteRef/>
      </w:r>
      <w:r>
        <w:t xml:space="preserve"> </w:t>
      </w:r>
      <w:r>
        <w:rPr>
          <w:i/>
        </w:rPr>
        <w:t>See the previous footnote</w:t>
      </w:r>
      <w:r>
        <w:t>.</w:t>
      </w:r>
    </w:p>
  </w:footnote>
  <w:footnote w:id="418">
    <w:p w14:paraId="09156637" w14:textId="44D0701B" w:rsidR="004D086A" w:rsidRDefault="004D086A" w:rsidP="00BD5BBE">
      <w:pPr>
        <w:pStyle w:val="footnote"/>
      </w:pPr>
      <w:r>
        <w:rPr>
          <w:rStyle w:val="FootnoteReference"/>
        </w:rPr>
        <w:footnoteRef/>
      </w:r>
      <w:r>
        <w:t xml:space="preserve"> Cf. Isaiah 36:6; 2 Chron. 32:8; 1 Tim. 6:17; Ps. 74:4; Gal. 2:9; 1 Sam. 2:8.</w:t>
      </w:r>
    </w:p>
  </w:footnote>
  <w:footnote w:id="419">
    <w:p w14:paraId="14FEF0D9" w14:textId="77777777" w:rsidR="004D086A" w:rsidRDefault="004D086A" w:rsidP="00BD5BBE">
      <w:pPr>
        <w:pStyle w:val="footnote"/>
      </w:pPr>
      <w:r>
        <w:rPr>
          <w:rStyle w:val="FootnoteReference"/>
        </w:rPr>
        <w:footnoteRef/>
      </w:r>
      <w:r>
        <w:t xml:space="preserve"> John 10:34-36.</w:t>
      </w:r>
    </w:p>
  </w:footnote>
  <w:footnote w:id="420">
    <w:p w14:paraId="136A7666" w14:textId="77777777" w:rsidR="004D086A" w:rsidRDefault="004D086A" w:rsidP="00BD5BBE">
      <w:pPr>
        <w:pStyle w:val="footnote"/>
      </w:pPr>
      <w:r>
        <w:rPr>
          <w:rStyle w:val="FootnoteReference"/>
        </w:rPr>
        <w:footnoteRef/>
      </w:r>
      <w:r>
        <w:t xml:space="preserve"> This prayer is already answered (John 3:18; 9:39; 12:31; Acts 17:31).</w:t>
      </w:r>
    </w:p>
  </w:footnote>
  <w:footnote w:id="421">
    <w:p w14:paraId="764CD80E" w14:textId="77777777" w:rsidR="004D086A" w:rsidRDefault="004D086A"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4D086A" w:rsidRDefault="004D086A" w:rsidP="00BD5BBE">
      <w:pPr>
        <w:pStyle w:val="footnote"/>
      </w:pPr>
      <w:r>
        <w:rPr>
          <w:rStyle w:val="FootnoteReference"/>
        </w:rPr>
        <w:footnoteRef/>
      </w:r>
      <w:r>
        <w:t xml:space="preserve"> Man has made a mess of the earth (Gen. 3; Isaiah 24:4-6 etc.)</w:t>
      </w:r>
    </w:p>
  </w:footnote>
  <w:footnote w:id="423">
    <w:p w14:paraId="65885EA4" w14:textId="7CFB9AA8" w:rsidR="004D086A" w:rsidRDefault="004D086A" w:rsidP="00C7094F">
      <w:pPr>
        <w:pStyle w:val="footnote"/>
      </w:pPr>
      <w:r>
        <w:rPr>
          <w:rStyle w:val="FootnoteReference"/>
        </w:rPr>
        <w:footnoteRef/>
      </w:r>
      <w:r>
        <w:t xml:space="preserve"> [JS] or “anointed”</w:t>
      </w:r>
    </w:p>
  </w:footnote>
  <w:footnote w:id="424">
    <w:p w14:paraId="71E6E356" w14:textId="3B6C4C62" w:rsidR="004D086A" w:rsidRDefault="004D086A" w:rsidP="00BD5BBE">
      <w:pPr>
        <w:pStyle w:val="footnote"/>
      </w:pPr>
      <w:r>
        <w:rPr>
          <w:rStyle w:val="FootnoteReference"/>
        </w:rPr>
        <w:footnoteRef/>
      </w:r>
      <w:r>
        <w:t xml:space="preserve"> Cf. Lk. 13:25; Mk. 4:11; Col. 4:5; Rev. 22:15.</w:t>
      </w:r>
    </w:p>
  </w:footnote>
  <w:footnote w:id="425">
    <w:p w14:paraId="39C94F4B" w14:textId="0B87A78E" w:rsidR="004D086A" w:rsidRDefault="004D086A" w:rsidP="006B0A9B">
      <w:pPr>
        <w:pStyle w:val="footnote"/>
      </w:pPr>
      <w:r>
        <w:rPr>
          <w:rStyle w:val="FootnoteReference"/>
        </w:rPr>
        <w:footnoteRef/>
      </w:r>
      <w:r>
        <w:t xml:space="preserve"> [JS] or “transgressions”</w:t>
      </w:r>
    </w:p>
  </w:footnote>
  <w:footnote w:id="426">
    <w:p w14:paraId="41AC4983" w14:textId="77777777" w:rsidR="004D086A" w:rsidRDefault="004D086A"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4D086A" w:rsidRDefault="004D086A" w:rsidP="009745F6">
      <w:pPr>
        <w:pStyle w:val="footnote"/>
      </w:pPr>
      <w:r>
        <w:rPr>
          <w:rStyle w:val="FootnoteReference"/>
        </w:rPr>
        <w:footnoteRef/>
      </w:r>
      <w:r>
        <w:t xml:space="preserve"> [JS] Fr. Lazarus has, “convert us”</w:t>
      </w:r>
    </w:p>
  </w:footnote>
  <w:footnote w:id="428">
    <w:p w14:paraId="5359A239" w14:textId="2D06041F" w:rsidR="004D086A" w:rsidRDefault="004D086A" w:rsidP="009745F6">
      <w:pPr>
        <w:pStyle w:val="footnote"/>
      </w:pPr>
      <w:r>
        <w:rPr>
          <w:rStyle w:val="FootnoteReference"/>
        </w:rPr>
        <w:footnoteRef/>
      </w:r>
      <w:r>
        <w:t xml:space="preserve"> [JS] or “sprouted”</w:t>
      </w:r>
    </w:p>
  </w:footnote>
  <w:footnote w:id="429">
    <w:p w14:paraId="098CF664" w14:textId="4B2C526D" w:rsidR="004D086A" w:rsidRDefault="004D086A" w:rsidP="00BD5BBE">
      <w:pPr>
        <w:pStyle w:val="footnote"/>
      </w:pPr>
      <w:r>
        <w:rPr>
          <w:rStyle w:val="FootnoteReference"/>
        </w:rPr>
        <w:footnoteRef/>
      </w:r>
      <w:r>
        <w:t xml:space="preserve"> holy: cf. 1 Cor. 3:16,17; 6:15-19; Heb. 3:1; 12:10; 1 Pet. 1:15,16; 2 Pet. 1-4.</w:t>
      </w:r>
    </w:p>
  </w:footnote>
  <w:footnote w:id="430">
    <w:p w14:paraId="7FD51EF5" w14:textId="77777777" w:rsidR="004D086A" w:rsidRDefault="004D086A"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4D086A" w:rsidRDefault="004D086A" w:rsidP="00751701">
      <w:pPr>
        <w:pStyle w:val="footnote"/>
      </w:pPr>
      <w:r>
        <w:rPr>
          <w:rStyle w:val="FootnoteReference"/>
        </w:rPr>
        <w:footnoteRef/>
      </w:r>
      <w:r>
        <w:t xml:space="preserve"> [JS] literally, “voice”</w:t>
      </w:r>
    </w:p>
  </w:footnote>
  <w:footnote w:id="432">
    <w:p w14:paraId="3DAD2C70" w14:textId="080A36FD" w:rsidR="004D086A" w:rsidRDefault="004D086A" w:rsidP="00C32C04">
      <w:pPr>
        <w:pStyle w:val="footnote"/>
      </w:pPr>
      <w:r>
        <w:rPr>
          <w:rStyle w:val="FootnoteReference"/>
        </w:rPr>
        <w:footnoteRef/>
      </w:r>
      <w:r>
        <w:t xml:space="preserve"> [JS] Literally, “do obeisance”, i.e. physically bow down</w:t>
      </w:r>
    </w:p>
  </w:footnote>
  <w:footnote w:id="433">
    <w:p w14:paraId="2E11ABE5" w14:textId="77777777" w:rsidR="004D086A" w:rsidRDefault="004D086A" w:rsidP="00BD5BBE">
      <w:pPr>
        <w:pStyle w:val="footnote"/>
      </w:pPr>
      <w:r>
        <w:rPr>
          <w:rStyle w:val="FootnoteReference"/>
        </w:rPr>
        <w:footnoteRef/>
      </w:r>
      <w:r>
        <w:t xml:space="preserve"> ‘The song of the Lamb.’ (Rev. 15:3-5; John 12:32).</w:t>
      </w:r>
    </w:p>
  </w:footnote>
  <w:footnote w:id="434">
    <w:p w14:paraId="7112E84B" w14:textId="2D3BBD84" w:rsidR="004D086A" w:rsidRDefault="004D086A"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4D086A" w:rsidRDefault="004D086A" w:rsidP="00C32C04">
      <w:pPr>
        <w:pStyle w:val="footnote"/>
      </w:pPr>
      <w:r>
        <w:rPr>
          <w:rStyle w:val="FootnoteReference"/>
        </w:rPr>
        <w:footnoteRef/>
      </w:r>
      <w:r>
        <w:t xml:space="preserve"> [JS] or “lawless”</w:t>
      </w:r>
    </w:p>
  </w:footnote>
  <w:footnote w:id="436">
    <w:p w14:paraId="76D459DC" w14:textId="1D5E39F2" w:rsidR="004D086A" w:rsidRDefault="004D086A" w:rsidP="004A5192">
      <w:pPr>
        <w:pStyle w:val="footnote"/>
      </w:pPr>
      <w:r>
        <w:rPr>
          <w:rStyle w:val="FootnoteReference"/>
        </w:rPr>
        <w:footnoteRef/>
      </w:r>
      <w:r>
        <w:t xml:space="preserve"> [JS] Or, “band”, “gathering”, or “synagogue”</w:t>
      </w:r>
    </w:p>
  </w:footnote>
  <w:footnote w:id="437">
    <w:p w14:paraId="664DD95E" w14:textId="08E445BA" w:rsidR="004D086A" w:rsidRDefault="004D086A"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4D086A" w:rsidRDefault="004D086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4D086A" w:rsidRDefault="004D086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4D086A" w:rsidRDefault="004D086A" w:rsidP="00ED7AD3">
      <w:pPr>
        <w:pStyle w:val="footnote"/>
      </w:pPr>
      <w:r>
        <w:rPr>
          <w:rStyle w:val="FootnoteReference"/>
        </w:rPr>
        <w:footnoteRef/>
      </w:r>
      <w:r>
        <w:t xml:space="preserve"> [JS] or “Mother Zion will say,”</w:t>
      </w:r>
    </w:p>
  </w:footnote>
  <w:footnote w:id="441">
    <w:p w14:paraId="2178F99A" w14:textId="083F0AD6" w:rsidR="004D086A" w:rsidRDefault="004D086A" w:rsidP="00ED7AD3">
      <w:pPr>
        <w:pStyle w:val="footnote"/>
      </w:pPr>
      <w:r>
        <w:rPr>
          <w:rStyle w:val="FootnoteReference"/>
        </w:rPr>
        <w:footnoteRef/>
      </w:r>
      <w:r>
        <w:t xml:space="preserve"> [JS] Coptic has, “that a man and a man dwelt in her”</w:t>
      </w:r>
    </w:p>
  </w:footnote>
  <w:footnote w:id="442">
    <w:p w14:paraId="02B9876C" w14:textId="77777777" w:rsidR="004D086A" w:rsidRDefault="004D086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4D086A" w:rsidRDefault="004D086A" w:rsidP="004E2A9B">
      <w:pPr>
        <w:pStyle w:val="footnote"/>
      </w:pPr>
      <w:r>
        <w:rPr>
          <w:rStyle w:val="FootnoteReference"/>
        </w:rPr>
        <w:footnoteRef/>
      </w:r>
      <w:r>
        <w:t xml:space="preserve"> [JS] or, “corpses”</w:t>
      </w:r>
    </w:p>
  </w:footnote>
  <w:footnote w:id="444">
    <w:p w14:paraId="228CEE3D" w14:textId="77777777" w:rsidR="004D086A" w:rsidRDefault="004D086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4D086A" w:rsidRDefault="004D086A" w:rsidP="004E2A9B">
      <w:pPr>
        <w:pStyle w:val="footnote"/>
      </w:pPr>
      <w:r>
        <w:rPr>
          <w:rStyle w:val="FootnoteReference"/>
        </w:rPr>
        <w:footnoteRef/>
      </w:r>
      <w:r>
        <w:t xml:space="preserve"> [JS] or “billows”</w:t>
      </w:r>
    </w:p>
  </w:footnote>
  <w:footnote w:id="446">
    <w:p w14:paraId="5ACFD856" w14:textId="14632015" w:rsidR="004D086A" w:rsidRDefault="004D086A" w:rsidP="00FF46D1">
      <w:pPr>
        <w:pStyle w:val="footnote"/>
      </w:pPr>
      <w:r>
        <w:rPr>
          <w:rStyle w:val="FootnoteReference"/>
        </w:rPr>
        <w:footnoteRef/>
      </w:r>
      <w:r>
        <w:t xml:space="preserve"> [JS] “they” refers to “the dead”, not to “physicians”</w:t>
      </w:r>
    </w:p>
  </w:footnote>
  <w:footnote w:id="447">
    <w:p w14:paraId="0E2F399B" w14:textId="26144FDB" w:rsidR="004D086A" w:rsidRDefault="004D086A"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4D086A" w:rsidRDefault="004D086A"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4D086A" w:rsidRDefault="004D086A"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4D086A" w:rsidRDefault="004D086A"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4D086A" w:rsidRDefault="004D086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4D086A" w:rsidRDefault="004D086A" w:rsidP="006D6CF8">
      <w:pPr>
        <w:pStyle w:val="footnote"/>
      </w:pPr>
      <w:r>
        <w:rPr>
          <w:rStyle w:val="FootnoteReference"/>
        </w:rPr>
        <w:footnoteRef/>
      </w:r>
      <w:r>
        <w:t xml:space="preserve"> [JS] Fr. Lazarus has, “for an eternal reign”</w:t>
      </w:r>
    </w:p>
  </w:footnote>
  <w:footnote w:id="453">
    <w:p w14:paraId="71813680" w14:textId="7D3BCF59" w:rsidR="004D086A" w:rsidRDefault="004D086A" w:rsidP="006D6CF8">
      <w:pPr>
        <w:pStyle w:val="footnote"/>
      </w:pPr>
      <w:r>
        <w:rPr>
          <w:rStyle w:val="FootnoteReference"/>
        </w:rPr>
        <w:footnoteRef/>
      </w:r>
      <w:r>
        <w:t xml:space="preserve"> [JS] Fr. Lazarus has, “for all generations.”</w:t>
      </w:r>
    </w:p>
  </w:footnote>
  <w:footnote w:id="454">
    <w:p w14:paraId="3E8CA221" w14:textId="7ED1052D" w:rsidR="004D086A" w:rsidRDefault="004D086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4D086A" w:rsidRDefault="004D086A" w:rsidP="006D6CF8">
      <w:pPr>
        <w:pStyle w:val="footnote"/>
      </w:pPr>
      <w:r>
        <w:rPr>
          <w:rStyle w:val="FootnoteReference"/>
        </w:rPr>
        <w:footnoteRef/>
      </w:r>
      <w:r>
        <w:t xml:space="preserve"> [JS] literally, “an assembly of holy ones”</w:t>
      </w:r>
    </w:p>
  </w:footnote>
  <w:footnote w:id="456">
    <w:p w14:paraId="179D7A74" w14:textId="04A38D47" w:rsidR="004D086A" w:rsidRDefault="004D086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4D086A" w:rsidRDefault="004D086A" w:rsidP="001626CD">
      <w:pPr>
        <w:pStyle w:val="footnote"/>
      </w:pPr>
      <w:r>
        <w:rPr>
          <w:rStyle w:val="FootnoteReference"/>
        </w:rPr>
        <w:footnoteRef/>
      </w:r>
      <w:r>
        <w:t xml:space="preserve"> [JS] Fr. Lazarus has, “will pave the way for Your presence”</w:t>
      </w:r>
    </w:p>
  </w:footnote>
  <w:footnote w:id="458">
    <w:p w14:paraId="6DF491B9" w14:textId="2435757B" w:rsidR="004D086A" w:rsidRDefault="004D086A" w:rsidP="001626CD">
      <w:pPr>
        <w:pStyle w:val="footnote"/>
      </w:pPr>
      <w:r>
        <w:rPr>
          <w:rStyle w:val="FootnoteReference"/>
        </w:rPr>
        <w:footnoteRef/>
      </w:r>
      <w:r>
        <w:t xml:space="preserve"> [JS] or “face”</w:t>
      </w:r>
    </w:p>
  </w:footnote>
  <w:footnote w:id="459">
    <w:p w14:paraId="1815409B" w14:textId="50184218" w:rsidR="004D086A" w:rsidRDefault="004D086A" w:rsidP="00B5373A">
      <w:pPr>
        <w:pStyle w:val="footnote"/>
      </w:pPr>
      <w:r>
        <w:rPr>
          <w:rStyle w:val="FootnoteReference"/>
        </w:rPr>
        <w:footnoteRef/>
      </w:r>
      <w:r>
        <w:t xml:space="preserve"> [JS] Fr. Lazrus has “we are raised to power”</w:t>
      </w:r>
    </w:p>
  </w:footnote>
  <w:footnote w:id="460">
    <w:p w14:paraId="0F6F70D6" w14:textId="1994D705" w:rsidR="004D086A" w:rsidRDefault="004D086A" w:rsidP="00BD5BBE">
      <w:pPr>
        <w:pStyle w:val="footnote"/>
      </w:pPr>
      <w:r>
        <w:rPr>
          <w:rStyle w:val="FootnoteReference"/>
        </w:rPr>
        <w:footnoteRef/>
      </w:r>
      <w:r>
        <w:t xml:space="preserve"> Cf. 2 Samuel 7:4-17; 1 Chron. 17:3-14.</w:t>
      </w:r>
    </w:p>
  </w:footnote>
  <w:footnote w:id="461">
    <w:p w14:paraId="4FF1211C" w14:textId="57A861DB" w:rsidR="004D086A" w:rsidRDefault="004D086A" w:rsidP="00962B09">
      <w:pPr>
        <w:pStyle w:val="footnote"/>
      </w:pPr>
      <w:r>
        <w:rPr>
          <w:rStyle w:val="FootnoteReference"/>
        </w:rPr>
        <w:footnoteRef/>
      </w:r>
      <w:r>
        <w:t xml:space="preserve"> [JS] or “lawlessness,” or “transgression</w:t>
      </w:r>
    </w:p>
  </w:footnote>
  <w:footnote w:id="462">
    <w:p w14:paraId="5008AA97" w14:textId="7C635360" w:rsidR="004D086A" w:rsidRDefault="004D086A" w:rsidP="00B5373A">
      <w:pPr>
        <w:pStyle w:val="footnote"/>
      </w:pPr>
      <w:r>
        <w:rPr>
          <w:rStyle w:val="FootnoteReference"/>
        </w:rPr>
        <w:footnoteRef/>
      </w:r>
      <w:r>
        <w:t xml:space="preserve"> [JS] literally, “his horn will be exalted”</w:t>
      </w:r>
    </w:p>
  </w:footnote>
  <w:footnote w:id="463">
    <w:p w14:paraId="2D768480" w14:textId="725D7BB3" w:rsidR="004D086A" w:rsidRDefault="004D086A" w:rsidP="00B5373A">
      <w:pPr>
        <w:pStyle w:val="footnote"/>
      </w:pPr>
      <w:r>
        <w:rPr>
          <w:rStyle w:val="FootnoteReference"/>
        </w:rPr>
        <w:footnoteRef/>
      </w:r>
      <w:r>
        <w:t xml:space="preserve"> [JS] Fr. Lazarus has, “I will extend his power over the sea”</w:t>
      </w:r>
    </w:p>
  </w:footnote>
  <w:footnote w:id="464">
    <w:p w14:paraId="41487A2A" w14:textId="014FBA23" w:rsidR="004D086A" w:rsidRDefault="004D086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4D086A" w:rsidRDefault="004D086A" w:rsidP="00962B09">
      <w:pPr>
        <w:pStyle w:val="footnote"/>
      </w:pPr>
      <w:r>
        <w:rPr>
          <w:rStyle w:val="FootnoteReference"/>
        </w:rPr>
        <w:footnoteRef/>
      </w:r>
      <w:r>
        <w:t xml:space="preserve"> [JS] Fr. Lazarus renders this, “dynasty”</w:t>
      </w:r>
    </w:p>
  </w:footnote>
  <w:footnote w:id="466">
    <w:p w14:paraId="11323AA1" w14:textId="77777777" w:rsidR="004D086A" w:rsidRDefault="004D086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4D086A" w:rsidRDefault="004D086A" w:rsidP="00B5373A">
      <w:pPr>
        <w:pStyle w:val="footnote"/>
      </w:pPr>
      <w:r>
        <w:rPr>
          <w:rStyle w:val="FootnoteReference"/>
        </w:rPr>
        <w:footnoteRef/>
      </w:r>
      <w:r>
        <w:t xml:space="preserve"> [JS] or “in my holy place”</w:t>
      </w:r>
    </w:p>
  </w:footnote>
  <w:footnote w:id="468">
    <w:p w14:paraId="4C1D0FC5" w14:textId="77777777" w:rsidR="004D086A" w:rsidRDefault="004D086A" w:rsidP="00C544D6">
      <w:pPr>
        <w:pStyle w:val="footnote"/>
      </w:pPr>
      <w:r>
        <w:rPr>
          <w:rStyle w:val="FootnoteReference"/>
        </w:rPr>
        <w:footnoteRef/>
      </w:r>
      <w:r>
        <w:t xml:space="preserve"> Rev. 1:5; 3:14.</w:t>
      </w:r>
    </w:p>
  </w:footnote>
  <w:footnote w:id="469">
    <w:p w14:paraId="0B7D22CC" w14:textId="391FD3DE" w:rsidR="004D086A" w:rsidRDefault="004D086A" w:rsidP="00B5373A">
      <w:pPr>
        <w:pStyle w:val="footnote"/>
      </w:pPr>
      <w:r>
        <w:rPr>
          <w:rStyle w:val="FootnoteReference"/>
        </w:rPr>
        <w:footnoteRef/>
      </w:r>
      <w:r>
        <w:t xml:space="preserve"> [JS] “anointed”</w:t>
      </w:r>
    </w:p>
  </w:footnote>
  <w:footnote w:id="470">
    <w:p w14:paraId="2C6B21AE" w14:textId="0FBCD630" w:rsidR="004D086A" w:rsidRDefault="004D086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4D086A" w:rsidRDefault="004D086A" w:rsidP="00B5373A">
      <w:pPr>
        <w:pStyle w:val="footnote"/>
      </w:pPr>
      <w:r>
        <w:rPr>
          <w:rStyle w:val="FootnoteReference"/>
        </w:rPr>
        <w:footnoteRef/>
      </w:r>
      <w:r>
        <w:t xml:space="preserve"> [JS] “So be it! So be it!” or “May it be! May it be!”</w:t>
      </w:r>
    </w:p>
  </w:footnote>
  <w:footnote w:id="472">
    <w:p w14:paraId="33FEA89E" w14:textId="6A510F2C" w:rsidR="004D086A" w:rsidRDefault="004D086A" w:rsidP="006236CC">
      <w:pPr>
        <w:pStyle w:val="footnote"/>
      </w:pPr>
      <w:r>
        <w:rPr>
          <w:rStyle w:val="FootnoteReference"/>
        </w:rPr>
        <w:footnoteRef/>
      </w:r>
      <w:r>
        <w:t xml:space="preserve"> [JS] or “expired”</w:t>
      </w:r>
    </w:p>
  </w:footnote>
  <w:footnote w:id="473">
    <w:p w14:paraId="11F2D9AD" w14:textId="77777777" w:rsidR="004D086A" w:rsidRDefault="004D086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4D086A" w:rsidRDefault="004D086A" w:rsidP="00DB082B">
      <w:pPr>
        <w:pStyle w:val="footnote"/>
      </w:pPr>
      <w:r>
        <w:rPr>
          <w:rStyle w:val="FootnoteReference"/>
        </w:rPr>
        <w:footnoteRef/>
      </w:r>
      <w:r>
        <w:t xml:space="preserve"> [JS] or “chastened”</w:t>
      </w:r>
    </w:p>
  </w:footnote>
  <w:footnote w:id="475">
    <w:p w14:paraId="2C9584E9" w14:textId="0BF57A67" w:rsidR="004D086A" w:rsidRDefault="004D086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4D086A" w:rsidRDefault="004D086A" w:rsidP="00C544D6">
      <w:pPr>
        <w:pStyle w:val="footnote"/>
      </w:pPr>
      <w:r>
        <w:rPr>
          <w:rStyle w:val="FootnoteReference"/>
        </w:rPr>
        <w:footnoteRef/>
      </w:r>
      <w:r>
        <w:t xml:space="preserve"> That is, in the Kingdom (1 Cor. 4:20).</w:t>
      </w:r>
    </w:p>
  </w:footnote>
  <w:footnote w:id="477">
    <w:p w14:paraId="6FEEFB4C" w14:textId="77777777" w:rsidR="004D086A" w:rsidRDefault="004D086A"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4D086A" w:rsidRDefault="004D086A"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4D086A" w:rsidRDefault="004D086A"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4D086A" w:rsidRDefault="004D086A" w:rsidP="00B74D74">
      <w:pPr>
        <w:pStyle w:val="footnote"/>
      </w:pPr>
      <w:r>
        <w:rPr>
          <w:rStyle w:val="FootnoteReference"/>
        </w:rPr>
        <w:footnoteRef/>
      </w:r>
      <w:r>
        <w:t xml:space="preserve"> [JS] Or “ode”</w:t>
      </w:r>
    </w:p>
  </w:footnote>
  <w:footnote w:id="481">
    <w:p w14:paraId="4C277098" w14:textId="02C8A24D" w:rsidR="004D086A" w:rsidRDefault="004D086A" w:rsidP="00B74D74">
      <w:pPr>
        <w:pStyle w:val="footnote"/>
      </w:pPr>
      <w:r>
        <w:rPr>
          <w:rStyle w:val="FootnoteReference"/>
        </w:rPr>
        <w:footnoteRef/>
      </w:r>
      <w:r>
        <w:t xml:space="preserve"> [JS] or “forever and ever.”</w:t>
      </w:r>
    </w:p>
  </w:footnote>
  <w:footnote w:id="482">
    <w:p w14:paraId="3BE1818B" w14:textId="556FC717" w:rsidR="004D086A" w:rsidRDefault="004D086A" w:rsidP="00B74D74">
      <w:pPr>
        <w:pStyle w:val="footnote"/>
      </w:pPr>
      <w:r>
        <w:rPr>
          <w:rStyle w:val="FootnoteReference"/>
        </w:rPr>
        <w:footnoteRef/>
      </w:r>
      <w:r>
        <w:t xml:space="preserve"> [JS] literally, “And my horn will be exalted like a unicorn’s”</w:t>
      </w:r>
    </w:p>
  </w:footnote>
  <w:footnote w:id="483">
    <w:p w14:paraId="0EA8E9DE" w14:textId="575E16F4" w:rsidR="004D086A" w:rsidRDefault="004D086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4D086A" w:rsidRDefault="004D086A"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4D086A" w:rsidRDefault="004D086A" w:rsidP="00325B16">
      <w:pPr>
        <w:pStyle w:val="footnote"/>
      </w:pPr>
      <w:r>
        <w:rPr>
          <w:rStyle w:val="FootnoteReference"/>
        </w:rPr>
        <w:footnoteRef/>
      </w:r>
      <w:r>
        <w:t xml:space="preserve"> [JS] literally “still increase”</w:t>
      </w:r>
    </w:p>
  </w:footnote>
  <w:footnote w:id="486">
    <w:p w14:paraId="5C5C66FF" w14:textId="1F74D241" w:rsidR="004D086A" w:rsidRDefault="004D086A" w:rsidP="00325B16">
      <w:pPr>
        <w:pStyle w:val="footnote"/>
      </w:pPr>
      <w:r>
        <w:rPr>
          <w:rStyle w:val="FootnoteReference"/>
        </w:rPr>
        <w:footnoteRef/>
      </w:r>
      <w:r>
        <w:t xml:space="preserve"> [JS] literally, “rich” or “prosperous”</w:t>
      </w:r>
    </w:p>
  </w:footnote>
  <w:footnote w:id="487">
    <w:p w14:paraId="78AC2D24" w14:textId="77777777" w:rsidR="004D086A" w:rsidRDefault="004D086A" w:rsidP="00C544D6">
      <w:pPr>
        <w:pStyle w:val="footnote"/>
      </w:pPr>
      <w:r>
        <w:rPr>
          <w:rStyle w:val="FootnoteReference"/>
        </w:rPr>
        <w:footnoteRef/>
      </w:r>
      <w:r>
        <w:t xml:space="preserve"> John 7:38.</w:t>
      </w:r>
    </w:p>
  </w:footnote>
  <w:footnote w:id="488">
    <w:p w14:paraId="6ED6A617" w14:textId="771AAD68" w:rsidR="004D086A" w:rsidRDefault="004D086A" w:rsidP="00350BD4">
      <w:pPr>
        <w:pStyle w:val="footnote"/>
      </w:pPr>
      <w:r>
        <w:rPr>
          <w:rStyle w:val="FootnoteReference"/>
        </w:rPr>
        <w:footnoteRef/>
      </w:r>
      <w:r>
        <w:t xml:space="preserve"> [JS] or “forever”</w:t>
      </w:r>
    </w:p>
  </w:footnote>
  <w:footnote w:id="489">
    <w:p w14:paraId="004CC793" w14:textId="74A20F1B" w:rsidR="004D086A" w:rsidRDefault="004D086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4D086A" w:rsidRDefault="004D086A" w:rsidP="0002098A">
      <w:pPr>
        <w:pStyle w:val="footnote"/>
      </w:pPr>
      <w:r>
        <w:rPr>
          <w:rStyle w:val="FootnoteReference"/>
        </w:rPr>
        <w:footnoteRef/>
      </w:r>
      <w:r>
        <w:t xml:space="preserve"> [JS] resident alien</w:t>
      </w:r>
    </w:p>
  </w:footnote>
  <w:footnote w:id="491">
    <w:p w14:paraId="1C9111DE" w14:textId="17A2009E" w:rsidR="004D086A" w:rsidRDefault="004D086A" w:rsidP="00C544D6">
      <w:pPr>
        <w:pStyle w:val="footnote"/>
      </w:pPr>
      <w:r>
        <w:rPr>
          <w:rStyle w:val="FootnoteReference"/>
        </w:rPr>
        <w:footnoteRef/>
      </w:r>
      <w:r>
        <w:t xml:space="preserve"> Cf. 1 Cor. 3:20, ‘The Lord knows the thoughts of the wise…’</w:t>
      </w:r>
    </w:p>
  </w:footnote>
  <w:footnote w:id="492">
    <w:p w14:paraId="63074263" w14:textId="3DCC4808" w:rsidR="004D086A" w:rsidRDefault="004D086A" w:rsidP="003E7D85">
      <w:pPr>
        <w:pStyle w:val="footnote"/>
      </w:pPr>
      <w:r>
        <w:rPr>
          <w:rStyle w:val="FootnoteReference"/>
        </w:rPr>
        <w:footnoteRef/>
      </w:r>
      <w:r>
        <w:t xml:space="preserve"> [JS] or “lawless,” or “the throne of iniquity”</w:t>
      </w:r>
    </w:p>
  </w:footnote>
  <w:footnote w:id="493">
    <w:p w14:paraId="31260F30" w14:textId="198F9DB4" w:rsidR="004D086A" w:rsidRDefault="004D086A" w:rsidP="000470D3">
      <w:pPr>
        <w:pStyle w:val="footnote"/>
      </w:pPr>
      <w:r>
        <w:rPr>
          <w:rStyle w:val="FootnoteReference"/>
        </w:rPr>
        <w:footnoteRef/>
      </w:r>
      <w:r>
        <w:t xml:space="preserve"> [JS] i.e. presence</w:t>
      </w:r>
    </w:p>
  </w:footnote>
  <w:footnote w:id="494">
    <w:p w14:paraId="3F261962" w14:textId="0A15CF5B" w:rsidR="004D086A" w:rsidRDefault="004D086A"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4D086A" w:rsidRDefault="004D086A" w:rsidP="000470D3">
      <w:pPr>
        <w:pStyle w:val="footnote"/>
      </w:pPr>
      <w:r>
        <w:rPr>
          <w:rStyle w:val="FootnoteReference"/>
        </w:rPr>
        <w:footnoteRef/>
      </w:r>
      <w:r>
        <w:t xml:space="preserve"> [JS] or melody</w:t>
      </w:r>
    </w:p>
  </w:footnote>
  <w:footnote w:id="496">
    <w:p w14:paraId="6606F51D" w14:textId="294AC06E" w:rsidR="004D086A" w:rsidRDefault="004D086A" w:rsidP="002A2713">
      <w:pPr>
        <w:pStyle w:val="footnote"/>
      </w:pPr>
      <w:r>
        <w:rPr>
          <w:rStyle w:val="FootnoteReference"/>
        </w:rPr>
        <w:footnoteRef/>
      </w:r>
      <w:r>
        <w:t xml:space="preserve"> [JS] “do obeisance”</w:t>
      </w:r>
    </w:p>
  </w:footnote>
  <w:footnote w:id="497">
    <w:p w14:paraId="23B88AAA" w14:textId="4D5A6129" w:rsidR="004D086A" w:rsidRDefault="004D086A" w:rsidP="002A2713">
      <w:pPr>
        <w:pStyle w:val="footnote"/>
      </w:pPr>
      <w:r>
        <w:rPr>
          <w:rStyle w:val="FootnoteReference"/>
        </w:rPr>
        <w:footnoteRef/>
      </w:r>
      <w:r>
        <w:t xml:space="preserve"> [JS] “prostrate”</w:t>
      </w:r>
    </w:p>
  </w:footnote>
  <w:footnote w:id="498">
    <w:p w14:paraId="0242B10E" w14:textId="597B77DF" w:rsidR="004D086A" w:rsidRDefault="004D086A" w:rsidP="002A2713">
      <w:pPr>
        <w:pStyle w:val="footnote"/>
      </w:pPr>
      <w:r>
        <w:rPr>
          <w:rStyle w:val="FootnoteReference"/>
        </w:rPr>
        <w:footnoteRef/>
      </w:r>
      <w:r>
        <w:t xml:space="preserve"> [JS] OSB has, “Rebellion,” NETS has “embittering”</w:t>
      </w:r>
    </w:p>
  </w:footnote>
  <w:footnote w:id="499">
    <w:p w14:paraId="046745B9" w14:textId="77777777" w:rsidR="004D086A" w:rsidRDefault="004D086A" w:rsidP="00C544D6">
      <w:pPr>
        <w:pStyle w:val="footnote"/>
      </w:pPr>
      <w:r>
        <w:rPr>
          <w:rStyle w:val="FootnoteReference"/>
        </w:rPr>
        <w:footnoteRef/>
      </w:r>
      <w:r>
        <w:t xml:space="preserve"> Ex. 17:1-7.</w:t>
      </w:r>
    </w:p>
  </w:footnote>
  <w:footnote w:id="500">
    <w:p w14:paraId="64AAAD4A" w14:textId="25E6F9F0" w:rsidR="004D086A" w:rsidRDefault="004D086A" w:rsidP="002A2713">
      <w:pPr>
        <w:pStyle w:val="footnote"/>
      </w:pPr>
      <w:r>
        <w:rPr>
          <w:rStyle w:val="FootnoteReference"/>
        </w:rPr>
        <w:footnoteRef/>
      </w:r>
      <w:r>
        <w:t xml:space="preserve"> [JS] or “tempted”</w:t>
      </w:r>
    </w:p>
  </w:footnote>
  <w:footnote w:id="501">
    <w:p w14:paraId="08EA846E" w14:textId="77777777" w:rsidR="004D086A" w:rsidRDefault="004D086A" w:rsidP="00C544D6">
      <w:pPr>
        <w:pStyle w:val="footnote"/>
      </w:pPr>
      <w:r>
        <w:rPr>
          <w:rStyle w:val="FootnoteReference"/>
        </w:rPr>
        <w:footnoteRef/>
      </w:r>
      <w:r>
        <w:t xml:space="preserve"> Num. 14:32-34.</w:t>
      </w:r>
    </w:p>
  </w:footnote>
  <w:footnote w:id="502">
    <w:p w14:paraId="27E7289C" w14:textId="49B8D2B5" w:rsidR="004D086A" w:rsidRDefault="004D086A" w:rsidP="00C544D6">
      <w:pPr>
        <w:pStyle w:val="footnote"/>
      </w:pPr>
      <w:r>
        <w:rPr>
          <w:rStyle w:val="FootnoteReference"/>
        </w:rPr>
        <w:footnoteRef/>
      </w:r>
      <w:r>
        <w:t xml:space="preserve"> Cf. Heb.3:7-11; 4:10.</w:t>
      </w:r>
    </w:p>
  </w:footnote>
  <w:footnote w:id="503">
    <w:p w14:paraId="6A0DA86F" w14:textId="27B2622D" w:rsidR="004D086A" w:rsidRDefault="004D086A" w:rsidP="00C544D6">
      <w:pPr>
        <w:pStyle w:val="footnote"/>
      </w:pPr>
      <w:r>
        <w:rPr>
          <w:rStyle w:val="FootnoteReference"/>
        </w:rPr>
        <w:footnoteRef/>
      </w:r>
      <w:r>
        <w:t xml:space="preserve"> Cf. Deut. 32:17; 1 Cor. 10:20; Psalm 105:36-38; 1 Chron. 16:26.</w:t>
      </w:r>
    </w:p>
  </w:footnote>
  <w:footnote w:id="504">
    <w:p w14:paraId="20A46088" w14:textId="101D0C08" w:rsidR="004D086A" w:rsidRDefault="004D086A" w:rsidP="00363583">
      <w:pPr>
        <w:pStyle w:val="footnote"/>
      </w:pPr>
      <w:r>
        <w:rPr>
          <w:rStyle w:val="FootnoteReference"/>
        </w:rPr>
        <w:footnoteRef/>
      </w:r>
      <w:r>
        <w:t xml:space="preserve"> [JS] or “thanksgiving”, or “praise”. Really, “thankful confession with praise”.</w:t>
      </w:r>
    </w:p>
  </w:footnote>
  <w:footnote w:id="505">
    <w:p w14:paraId="4CE9E737" w14:textId="37ADED0C" w:rsidR="004D086A" w:rsidRDefault="004D086A" w:rsidP="00363583">
      <w:pPr>
        <w:pStyle w:val="footnote"/>
      </w:pPr>
      <w:r>
        <w:rPr>
          <w:rStyle w:val="FootnoteReference"/>
        </w:rPr>
        <w:footnoteRef/>
      </w:r>
      <w:r>
        <w:t xml:space="preserve"> [JS] literally, “holy place”</w:t>
      </w:r>
    </w:p>
  </w:footnote>
  <w:footnote w:id="506">
    <w:p w14:paraId="0D26CC38" w14:textId="563291CA" w:rsidR="004D086A" w:rsidRDefault="004D086A" w:rsidP="00363583">
      <w:pPr>
        <w:pStyle w:val="footnote"/>
      </w:pPr>
      <w:r>
        <w:rPr>
          <w:rStyle w:val="FootnoteReference"/>
        </w:rPr>
        <w:footnoteRef/>
      </w:r>
      <w:r>
        <w:t xml:space="preserve"> [JS] or, “sacrifices”</w:t>
      </w:r>
    </w:p>
  </w:footnote>
  <w:footnote w:id="507">
    <w:p w14:paraId="3B6D0020" w14:textId="12CB55F6" w:rsidR="004D086A" w:rsidRDefault="004D086A" w:rsidP="00363583">
      <w:pPr>
        <w:pStyle w:val="footnote"/>
      </w:pPr>
      <w:r>
        <w:rPr>
          <w:rStyle w:val="FootnoteReference"/>
        </w:rPr>
        <w:footnoteRef/>
      </w:r>
      <w:r>
        <w:t xml:space="preserve"> [JS] “do obeisance”</w:t>
      </w:r>
    </w:p>
  </w:footnote>
  <w:footnote w:id="508">
    <w:p w14:paraId="0223F21B" w14:textId="2545193C" w:rsidR="004D086A" w:rsidRDefault="004D086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4D086A" w:rsidRDefault="004D086A" w:rsidP="00445570">
      <w:pPr>
        <w:pStyle w:val="footnote"/>
      </w:pPr>
      <w:r>
        <w:rPr>
          <w:rStyle w:val="FootnoteReference"/>
        </w:rPr>
        <w:footnoteRef/>
      </w:r>
      <w:r>
        <w:t xml:space="preserve"> [JS] literally, “set right the world”.</w:t>
      </w:r>
    </w:p>
  </w:footnote>
  <w:footnote w:id="510">
    <w:p w14:paraId="29039A45" w14:textId="77777777" w:rsidR="004D086A" w:rsidRDefault="004D086A"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4D086A" w:rsidRDefault="004D086A" w:rsidP="00445570">
      <w:pPr>
        <w:pStyle w:val="footnote"/>
      </w:pPr>
      <w:r>
        <w:rPr>
          <w:rStyle w:val="FootnoteReference"/>
        </w:rPr>
        <w:footnoteRef/>
      </w:r>
      <w:r>
        <w:t xml:space="preserve"> [JS] or “exult.”</w:t>
      </w:r>
    </w:p>
  </w:footnote>
  <w:footnote w:id="512">
    <w:p w14:paraId="027E6C5C" w14:textId="07849C22" w:rsidR="004D086A" w:rsidRDefault="004D086A" w:rsidP="00445570">
      <w:pPr>
        <w:pStyle w:val="footnote"/>
      </w:pPr>
      <w:r>
        <w:rPr>
          <w:rStyle w:val="FootnoteReference"/>
        </w:rPr>
        <w:footnoteRef/>
      </w:r>
      <w:r>
        <w:t xml:space="preserve"> [JS] i.e. “the the presence of the Lord”</w:t>
      </w:r>
    </w:p>
  </w:footnote>
  <w:footnote w:id="513">
    <w:p w14:paraId="502B0E29" w14:textId="19324D6F" w:rsidR="004D086A" w:rsidRDefault="004D086A" w:rsidP="00AF055B">
      <w:pPr>
        <w:pStyle w:val="footnote"/>
      </w:pPr>
      <w:r>
        <w:rPr>
          <w:rStyle w:val="FootnoteReference"/>
        </w:rPr>
        <w:footnoteRef/>
      </w:r>
      <w:r>
        <w:t xml:space="preserve"> [JS] or are the establishment/restoration of His throne.”</w:t>
      </w:r>
    </w:p>
  </w:footnote>
  <w:footnote w:id="514">
    <w:p w14:paraId="0A420AC8" w14:textId="0E9B7FA2" w:rsidR="004D086A" w:rsidRDefault="004D086A" w:rsidP="00C544D6">
      <w:pPr>
        <w:pStyle w:val="footnote"/>
      </w:pPr>
      <w:r>
        <w:rPr>
          <w:rStyle w:val="FootnoteReference"/>
        </w:rPr>
        <w:footnoteRef/>
      </w:r>
      <w:r>
        <w:t xml:space="preserve"> Cf. Pss. 32:5b; 84:10b. Rom. 1:19-21; 2 Cor. 4:6; Jn. 1:14; 6:40; 17:22-24.</w:t>
      </w:r>
    </w:p>
  </w:footnote>
  <w:footnote w:id="515">
    <w:p w14:paraId="7B92C494" w14:textId="3893728C" w:rsidR="004D086A" w:rsidRDefault="004D086A" w:rsidP="00AF055B">
      <w:pPr>
        <w:pStyle w:val="footnote"/>
      </w:pPr>
      <w:r>
        <w:rPr>
          <w:rStyle w:val="FootnoteReference"/>
        </w:rPr>
        <w:footnoteRef/>
      </w:r>
      <w:r>
        <w:t xml:space="preserve"> [JS] “do obeisance to”</w:t>
      </w:r>
    </w:p>
  </w:footnote>
  <w:footnote w:id="516">
    <w:p w14:paraId="3C69AEE3" w14:textId="2FCFF9DA" w:rsidR="004D086A" w:rsidRDefault="004D086A" w:rsidP="00AF055B">
      <w:pPr>
        <w:pStyle w:val="footnote"/>
      </w:pPr>
      <w:r>
        <w:rPr>
          <w:rStyle w:val="FootnoteReference"/>
        </w:rPr>
        <w:footnoteRef/>
      </w:r>
      <w:r>
        <w:t xml:space="preserve"> [JS] “do obeisance to”</w:t>
      </w:r>
    </w:p>
  </w:footnote>
  <w:footnote w:id="517">
    <w:p w14:paraId="7E0327B2" w14:textId="516E0233" w:rsidR="004D086A" w:rsidRDefault="004D086A" w:rsidP="00AF055B">
      <w:pPr>
        <w:pStyle w:val="footnote"/>
      </w:pPr>
      <w:r>
        <w:rPr>
          <w:rStyle w:val="FootnoteReference"/>
        </w:rPr>
        <w:footnoteRef/>
      </w:r>
      <w:r>
        <w:t xml:space="preserve"> [JS] Fr. Lazarus has “lives”</w:t>
      </w:r>
    </w:p>
  </w:footnote>
  <w:footnote w:id="518">
    <w:p w14:paraId="202D3E03" w14:textId="48C7AC7B" w:rsidR="004D086A" w:rsidRDefault="004D086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4D086A" w:rsidRDefault="004D086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4D086A" w:rsidRDefault="004D086A" w:rsidP="00C544D6">
      <w:pPr>
        <w:pStyle w:val="footnote"/>
      </w:pPr>
      <w:r>
        <w:rPr>
          <w:rStyle w:val="FootnoteReference"/>
        </w:rPr>
        <w:footnoteRef/>
      </w:r>
      <w:r>
        <w:t xml:space="preserve"> Rev. 4:6, Ezek. 1:5-10.</w:t>
      </w:r>
    </w:p>
  </w:footnote>
  <w:footnote w:id="521">
    <w:p w14:paraId="2C987C7D" w14:textId="7DA14E0E" w:rsidR="004D086A" w:rsidRDefault="004D086A"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4D086A" w:rsidRDefault="004D086A" w:rsidP="006263C2">
      <w:pPr>
        <w:pStyle w:val="footnote"/>
      </w:pPr>
      <w:r>
        <w:rPr>
          <w:rStyle w:val="FootnoteReference"/>
        </w:rPr>
        <w:footnoteRef/>
      </w:r>
      <w:r>
        <w:t xml:space="preserve"> [JS] Fr. Lazarus has “laws”</w:t>
      </w:r>
    </w:p>
  </w:footnote>
  <w:footnote w:id="523">
    <w:p w14:paraId="2FC019B3" w14:textId="70AAB5D0" w:rsidR="004D086A" w:rsidRDefault="004D086A" w:rsidP="006263C2">
      <w:pPr>
        <w:pStyle w:val="footnote"/>
      </w:pPr>
      <w:r>
        <w:rPr>
          <w:rStyle w:val="FootnoteReference"/>
        </w:rPr>
        <w:footnoteRef/>
      </w:r>
      <w:r>
        <w:t xml:space="preserve"> [JS] “do obeisance”, commonly rendered “worship”</w:t>
      </w:r>
    </w:p>
  </w:footnote>
  <w:footnote w:id="524">
    <w:p w14:paraId="7386C0B1" w14:textId="0080D811" w:rsidR="004D086A" w:rsidRDefault="004D086A" w:rsidP="004A1997">
      <w:pPr>
        <w:pStyle w:val="footnote"/>
      </w:pPr>
      <w:r>
        <w:rPr>
          <w:rStyle w:val="FootnoteReference"/>
        </w:rPr>
        <w:footnoteRef/>
      </w:r>
      <w:r>
        <w:t xml:space="preserve"> [JS] Fr. Lazarus has “correcting”</w:t>
      </w:r>
    </w:p>
  </w:footnote>
  <w:footnote w:id="525">
    <w:p w14:paraId="273EA178" w14:textId="4DFF2FD9" w:rsidR="004D086A" w:rsidRDefault="004D086A" w:rsidP="004A1997">
      <w:pPr>
        <w:pStyle w:val="footnote"/>
      </w:pPr>
      <w:r>
        <w:rPr>
          <w:rStyle w:val="FootnoteReference"/>
        </w:rPr>
        <w:footnoteRef/>
      </w:r>
      <w:r>
        <w:t xml:space="preserve"> [JS] “do obeisance” or “fall down”</w:t>
      </w:r>
    </w:p>
  </w:footnote>
  <w:footnote w:id="526">
    <w:p w14:paraId="6E38F9F7" w14:textId="307328EF" w:rsidR="004D086A" w:rsidRDefault="004D086A"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4D086A" w:rsidRDefault="004D086A" w:rsidP="0016307C">
      <w:pPr>
        <w:pStyle w:val="footnote"/>
      </w:pPr>
      <w:r>
        <w:rPr>
          <w:rStyle w:val="FootnoteReference"/>
        </w:rPr>
        <w:footnoteRef/>
      </w:r>
      <w:r>
        <w:t xml:space="preserve"> [JS] or, “and not we Him”</w:t>
      </w:r>
    </w:p>
  </w:footnote>
  <w:footnote w:id="528">
    <w:p w14:paraId="14022FB6" w14:textId="4CE3B2A5" w:rsidR="004D086A" w:rsidRDefault="004D086A"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4D086A" w:rsidRDefault="004D086A" w:rsidP="00C050C7">
      <w:pPr>
        <w:pStyle w:val="footnote"/>
      </w:pPr>
      <w:r>
        <w:rPr>
          <w:rStyle w:val="FootnoteReference"/>
        </w:rPr>
        <w:footnoteRef/>
      </w:r>
      <w:r>
        <w:t xml:space="preserve"> [JS] or “do wrong,” or “the workers of iniquity”</w:t>
      </w:r>
    </w:p>
  </w:footnote>
  <w:footnote w:id="530">
    <w:p w14:paraId="4E28D6F6" w14:textId="75DDD646" w:rsidR="004D086A" w:rsidRDefault="004D086A" w:rsidP="00CD361B">
      <w:pPr>
        <w:pStyle w:val="footnote"/>
      </w:pPr>
      <w:r>
        <w:rPr>
          <w:rStyle w:val="FootnoteReference"/>
        </w:rPr>
        <w:footnoteRef/>
      </w:r>
      <w:r>
        <w:t xml:space="preserve"> [JS] or proud/haughty eyes.</w:t>
      </w:r>
    </w:p>
  </w:footnote>
  <w:footnote w:id="531">
    <w:p w14:paraId="33F848D7" w14:textId="77777777" w:rsidR="004D086A" w:rsidRDefault="004D086A"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4D086A" w:rsidRDefault="004D086A"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4D086A" w:rsidRDefault="004D086A" w:rsidP="00C544D6">
      <w:pPr>
        <w:pStyle w:val="footnote"/>
      </w:pPr>
      <w:r>
        <w:rPr>
          <w:rStyle w:val="FootnoteReference"/>
        </w:rPr>
        <w:footnoteRef/>
      </w:r>
      <w:r>
        <w:t xml:space="preserve"> Cf. Ps. 38:7a.</w:t>
      </w:r>
    </w:p>
  </w:footnote>
  <w:footnote w:id="534">
    <w:p w14:paraId="1B133F2B" w14:textId="56FE4EC3" w:rsidR="004D086A" w:rsidRDefault="004D086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4D086A" w:rsidRDefault="004D086A"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4D086A" w:rsidRDefault="004D086A" w:rsidP="00C544D6">
      <w:pPr>
        <w:pStyle w:val="footnote"/>
      </w:pPr>
      <w:r>
        <w:rPr>
          <w:rStyle w:val="FootnoteReference"/>
        </w:rPr>
        <w:footnoteRef/>
      </w:r>
      <w:r>
        <w:t xml:space="preserve"> ‘God is love’ (1 John 4:8,16).</w:t>
      </w:r>
    </w:p>
  </w:footnote>
  <w:footnote w:id="537">
    <w:p w14:paraId="169A7896" w14:textId="77777777" w:rsidR="004D086A" w:rsidRDefault="004D086A"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4D086A" w:rsidRDefault="004D086A" w:rsidP="00C544D6">
      <w:pPr>
        <w:pStyle w:val="footnote"/>
      </w:pPr>
      <w:r>
        <w:rPr>
          <w:rStyle w:val="FootnoteReference"/>
        </w:rPr>
        <w:footnoteRef/>
      </w:r>
      <w:r>
        <w:t xml:space="preserve"> Cf. Ps. 147:8.</w:t>
      </w:r>
    </w:p>
  </w:footnote>
  <w:footnote w:id="539">
    <w:p w14:paraId="3C4F2E7D" w14:textId="704C8BBC" w:rsidR="004D086A" w:rsidRDefault="004D086A" w:rsidP="001566BD">
      <w:pPr>
        <w:pStyle w:val="footnote"/>
      </w:pPr>
      <w:r>
        <w:rPr>
          <w:rStyle w:val="FootnoteReference"/>
        </w:rPr>
        <w:footnoteRef/>
      </w:r>
      <w:r>
        <w:t xml:space="preserve"> [JS] or “transgressions”</w:t>
      </w:r>
    </w:p>
  </w:footnote>
  <w:footnote w:id="540">
    <w:p w14:paraId="1F5C3038" w14:textId="77777777" w:rsidR="004D086A" w:rsidRDefault="004D086A"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4D086A" w:rsidRDefault="004D086A"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4D086A" w:rsidRDefault="004D086A"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4D086A" w:rsidRDefault="004D086A" w:rsidP="00342E73">
      <w:pPr>
        <w:pStyle w:val="footnote"/>
      </w:pPr>
      <w:r>
        <w:rPr>
          <w:rStyle w:val="FootnoteReference"/>
        </w:rPr>
        <w:footnoteRef/>
      </w:r>
      <w:r>
        <w:t xml:space="preserve"> [JS] Fr. Lazarus has “very great”</w:t>
      </w:r>
    </w:p>
  </w:footnote>
  <w:footnote w:id="544">
    <w:p w14:paraId="4F7FE92C" w14:textId="411FA40A" w:rsidR="004D086A" w:rsidRDefault="004D086A" w:rsidP="00342E73">
      <w:pPr>
        <w:pStyle w:val="footnote"/>
      </w:pPr>
      <w:r>
        <w:rPr>
          <w:rStyle w:val="FootnoteReference"/>
        </w:rPr>
        <w:footnoteRef/>
      </w:r>
      <w:r>
        <w:t xml:space="preserve"> [JS] or “thanksgiving,” or “thankful confession with praise”</w:t>
      </w:r>
    </w:p>
  </w:footnote>
  <w:footnote w:id="545">
    <w:p w14:paraId="169AA0B7" w14:textId="592F3FAF" w:rsidR="004D086A" w:rsidRDefault="004D086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4D086A" w:rsidRDefault="004D086A" w:rsidP="00342E73">
      <w:pPr>
        <w:pStyle w:val="footnote"/>
      </w:pPr>
      <w:r>
        <w:rPr>
          <w:rStyle w:val="FootnoteReference"/>
        </w:rPr>
        <w:footnoteRef/>
      </w:r>
      <w:r>
        <w:t xml:space="preserve"> [JS] or “makes the clouds His chariot”</w:t>
      </w:r>
    </w:p>
  </w:footnote>
  <w:footnote w:id="547">
    <w:p w14:paraId="62DF6E81" w14:textId="51054D24" w:rsidR="004D086A" w:rsidRDefault="004D086A" w:rsidP="00342E73">
      <w:pPr>
        <w:pStyle w:val="footnote"/>
      </w:pPr>
      <w:r>
        <w:rPr>
          <w:rStyle w:val="FootnoteReference"/>
        </w:rPr>
        <w:footnoteRef/>
      </w:r>
      <w:r>
        <w:t xml:space="preserve"> [JS] or “messengers”</w:t>
      </w:r>
    </w:p>
  </w:footnote>
  <w:footnote w:id="548">
    <w:p w14:paraId="168D3C90" w14:textId="7FDCEE0D" w:rsidR="004D086A" w:rsidRDefault="004D086A" w:rsidP="00342E73">
      <w:pPr>
        <w:pStyle w:val="footnote"/>
      </w:pPr>
      <w:r>
        <w:rPr>
          <w:rStyle w:val="FootnoteReference"/>
        </w:rPr>
        <w:footnoteRef/>
      </w:r>
      <w:r>
        <w:t xml:space="preserve"> [JS] Fr. Lazarus has “servants”</w:t>
      </w:r>
    </w:p>
  </w:footnote>
  <w:footnote w:id="549">
    <w:p w14:paraId="45145696" w14:textId="77777777" w:rsidR="004D086A" w:rsidRDefault="004D086A" w:rsidP="00C544D6">
      <w:pPr>
        <w:pStyle w:val="footnote"/>
      </w:pPr>
      <w:r>
        <w:rPr>
          <w:rStyle w:val="FootnoteReference"/>
        </w:rPr>
        <w:footnoteRef/>
      </w:r>
      <w:r>
        <w:t xml:space="preserve"> Heb. 1:7; Ezek. 1:14; 2 Esdras 8:22.</w:t>
      </w:r>
    </w:p>
  </w:footnote>
  <w:footnote w:id="550">
    <w:p w14:paraId="0185F645" w14:textId="47FC8356" w:rsidR="004D086A" w:rsidRDefault="004D086A" w:rsidP="00342E73">
      <w:pPr>
        <w:pStyle w:val="footnote"/>
      </w:pPr>
      <w:r>
        <w:rPr>
          <w:rStyle w:val="FootnoteReference"/>
        </w:rPr>
        <w:footnoteRef/>
      </w:r>
      <w:r>
        <w:t xml:space="preserve"> [JS] Fr. Lazarus has “axis”</w:t>
      </w:r>
    </w:p>
  </w:footnote>
  <w:footnote w:id="551">
    <w:p w14:paraId="62442F76" w14:textId="4CE61300" w:rsidR="004D086A" w:rsidRDefault="004D086A" w:rsidP="00342E73">
      <w:pPr>
        <w:pStyle w:val="footnote"/>
      </w:pPr>
      <w:r>
        <w:rPr>
          <w:rStyle w:val="FootnoteReference"/>
        </w:rPr>
        <w:footnoteRef/>
      </w:r>
      <w:r>
        <w:t xml:space="preserve"> [JS] Fr. Lazarus has “wander”. NETS has “be tilted”</w:t>
      </w:r>
    </w:p>
  </w:footnote>
  <w:footnote w:id="552">
    <w:p w14:paraId="1733D904" w14:textId="3B68C5C6" w:rsidR="004D086A" w:rsidRDefault="004D086A" w:rsidP="006A0F54">
      <w:pPr>
        <w:pStyle w:val="footnote"/>
      </w:pPr>
      <w:r>
        <w:rPr>
          <w:rStyle w:val="FootnoteReference"/>
        </w:rPr>
        <w:footnoteRef/>
      </w:r>
      <w:r>
        <w:t xml:space="preserve"> [JS] literally, “founded”</w:t>
      </w:r>
    </w:p>
  </w:footnote>
  <w:footnote w:id="553">
    <w:p w14:paraId="2075EA79" w14:textId="5E6B474F" w:rsidR="004D086A" w:rsidRDefault="004D086A" w:rsidP="006A0F54">
      <w:pPr>
        <w:pStyle w:val="footnote"/>
      </w:pPr>
      <w:r>
        <w:rPr>
          <w:rStyle w:val="FootnoteReference"/>
        </w:rPr>
        <w:footnoteRef/>
      </w:r>
      <w:r>
        <w:t xml:space="preserve"> [JS] or “takes the lead among them”</w:t>
      </w:r>
    </w:p>
  </w:footnote>
  <w:footnote w:id="554">
    <w:p w14:paraId="28E7BE34" w14:textId="16676F65" w:rsidR="004D086A" w:rsidRDefault="004D086A" w:rsidP="001566BD">
      <w:pPr>
        <w:pStyle w:val="footnote"/>
      </w:pPr>
      <w:r>
        <w:rPr>
          <w:rStyle w:val="FootnoteReference"/>
        </w:rPr>
        <w:footnoteRef/>
      </w:r>
      <w:r>
        <w:t xml:space="preserve"> [JS] or “serpent”</w:t>
      </w:r>
    </w:p>
  </w:footnote>
  <w:footnote w:id="555">
    <w:p w14:paraId="11DE9B53" w14:textId="0A5609C6" w:rsidR="004D086A" w:rsidRDefault="004D086A" w:rsidP="00915FD3">
      <w:pPr>
        <w:pStyle w:val="footnote"/>
      </w:pPr>
      <w:r>
        <w:rPr>
          <w:rStyle w:val="FootnoteReference"/>
        </w:rPr>
        <w:footnoteRef/>
      </w:r>
      <w:r>
        <w:t xml:space="preserve"> [JS] or, “the universe”</w:t>
      </w:r>
    </w:p>
  </w:footnote>
  <w:footnote w:id="556">
    <w:p w14:paraId="74093DC5" w14:textId="1E09F0AA" w:rsidR="004D086A" w:rsidRDefault="004D086A" w:rsidP="00915FD3">
      <w:pPr>
        <w:pStyle w:val="footnote"/>
      </w:pPr>
      <w:r>
        <w:rPr>
          <w:rStyle w:val="FootnoteReference"/>
        </w:rPr>
        <w:footnoteRef/>
      </w:r>
      <w:r>
        <w:t xml:space="preserve"> [JS] or, “breath”</w:t>
      </w:r>
    </w:p>
  </w:footnote>
  <w:footnote w:id="557">
    <w:p w14:paraId="7147B16E" w14:textId="621A8A9E" w:rsidR="004D086A" w:rsidRDefault="004D086A" w:rsidP="001566BD">
      <w:pPr>
        <w:pStyle w:val="footnote"/>
      </w:pPr>
      <w:r>
        <w:rPr>
          <w:rStyle w:val="FootnoteReference"/>
        </w:rPr>
        <w:footnoteRef/>
      </w:r>
      <w:r>
        <w:t xml:space="preserve"> [JS] Fr. Lazarus has, “meditation”</w:t>
      </w:r>
    </w:p>
  </w:footnote>
  <w:footnote w:id="558">
    <w:p w14:paraId="384A849F" w14:textId="641C79E3" w:rsidR="004D086A" w:rsidRDefault="004D086A" w:rsidP="00C544D6">
      <w:pPr>
        <w:pStyle w:val="footnote"/>
      </w:pPr>
      <w:r>
        <w:rPr>
          <w:rStyle w:val="FootnoteReference"/>
        </w:rPr>
        <w:footnoteRef/>
      </w:r>
      <w:r>
        <w:t xml:space="preserve"> Much of Psalm 104 occurs almost verbatim in 1 Chron. 16:8-22 (cf. vv. 7:36).</w:t>
      </w:r>
    </w:p>
  </w:footnote>
  <w:footnote w:id="559">
    <w:p w14:paraId="3905FF41" w14:textId="613F8D2E" w:rsidR="004D086A" w:rsidRDefault="004D086A" w:rsidP="00321F6F">
      <w:pPr>
        <w:pStyle w:val="footnote"/>
      </w:pPr>
      <w:r>
        <w:rPr>
          <w:rStyle w:val="FootnoteReference"/>
        </w:rPr>
        <w:footnoteRef/>
      </w:r>
      <w:r>
        <w:t xml:space="preserve"> [JS] or “give thanks to”. “Thankfully confess with praise”</w:t>
      </w:r>
    </w:p>
  </w:footnote>
  <w:footnote w:id="560">
    <w:p w14:paraId="01463307" w14:textId="64E551BC" w:rsidR="004D086A" w:rsidRDefault="004D086A" w:rsidP="00321F6F">
      <w:pPr>
        <w:pStyle w:val="footnote"/>
      </w:pPr>
      <w:r>
        <w:rPr>
          <w:rStyle w:val="FootnoteReference"/>
        </w:rPr>
        <w:footnoteRef/>
      </w:r>
      <w:r>
        <w:t xml:space="preserve"> [JS] or “make music to”</w:t>
      </w:r>
    </w:p>
  </w:footnote>
  <w:footnote w:id="561">
    <w:p w14:paraId="2B9E23B4" w14:textId="03FD2FE2" w:rsidR="004D086A" w:rsidRDefault="004D086A" w:rsidP="00321F6F">
      <w:pPr>
        <w:pStyle w:val="footnote"/>
      </w:pPr>
      <w:r>
        <w:rPr>
          <w:rStyle w:val="FootnoteReference"/>
        </w:rPr>
        <w:footnoteRef/>
      </w:r>
      <w:r>
        <w:t xml:space="preserve"> [JS] i.e. presence</w:t>
      </w:r>
    </w:p>
  </w:footnote>
  <w:footnote w:id="562">
    <w:p w14:paraId="661C891F" w14:textId="3A70284B" w:rsidR="004D086A" w:rsidRDefault="004D086A" w:rsidP="00321F6F">
      <w:pPr>
        <w:pStyle w:val="footnote"/>
      </w:pPr>
      <w:r>
        <w:rPr>
          <w:rStyle w:val="FootnoteReference"/>
        </w:rPr>
        <w:footnoteRef/>
      </w:r>
      <w:r>
        <w:t xml:space="preserve"> [JS] literally, “seed”</w:t>
      </w:r>
    </w:p>
  </w:footnote>
  <w:footnote w:id="563">
    <w:p w14:paraId="329D8569" w14:textId="5DC45E53" w:rsidR="004D086A" w:rsidRDefault="004D086A" w:rsidP="00321F6F">
      <w:pPr>
        <w:pStyle w:val="footnote"/>
      </w:pPr>
      <w:r>
        <w:rPr>
          <w:rStyle w:val="FootnoteReference"/>
        </w:rPr>
        <w:footnoteRef/>
      </w:r>
      <w:r>
        <w:t xml:space="preserve"> [JS] literally, “He remembered His covenant forever”</w:t>
      </w:r>
    </w:p>
  </w:footnote>
  <w:footnote w:id="564">
    <w:p w14:paraId="6010B733" w14:textId="6B64E095" w:rsidR="004D086A" w:rsidRDefault="004D086A" w:rsidP="00321F6F">
      <w:pPr>
        <w:pStyle w:val="footnote"/>
      </w:pPr>
      <w:r>
        <w:rPr>
          <w:rStyle w:val="FootnoteReference"/>
        </w:rPr>
        <w:footnoteRef/>
      </w:r>
      <w:r>
        <w:t xml:space="preserve"> [JS] i.e. the covenant</w:t>
      </w:r>
    </w:p>
  </w:footnote>
  <w:footnote w:id="565">
    <w:p w14:paraId="301BA381" w14:textId="3C68C9E1" w:rsidR="004D086A" w:rsidRDefault="004D086A" w:rsidP="00280E2D">
      <w:pPr>
        <w:pStyle w:val="footnote"/>
      </w:pPr>
      <w:r>
        <w:rPr>
          <w:rStyle w:val="FootnoteReference"/>
        </w:rPr>
        <w:footnoteRef/>
      </w:r>
      <w:r>
        <w:t xml:space="preserve"> [JS] or foreigners, resident aliens.</w:t>
      </w:r>
    </w:p>
  </w:footnote>
  <w:footnote w:id="566">
    <w:p w14:paraId="1DCE9038" w14:textId="77777777" w:rsidR="004D086A" w:rsidRDefault="004D086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4D086A" w:rsidRDefault="004D086A" w:rsidP="00C544D6">
      <w:pPr>
        <w:pStyle w:val="footnote"/>
      </w:pPr>
      <w:r>
        <w:rPr>
          <w:rStyle w:val="FootnoteReference"/>
        </w:rPr>
        <w:footnoteRef/>
      </w:r>
      <w:r>
        <w:t xml:space="preserve"> caterpillars: larva of the locust.</w:t>
      </w:r>
    </w:p>
  </w:footnote>
  <w:footnote w:id="568">
    <w:p w14:paraId="6E762A27" w14:textId="77777777" w:rsidR="004D086A" w:rsidRDefault="004D086A" w:rsidP="00C544D6">
      <w:pPr>
        <w:pStyle w:val="footnote"/>
      </w:pPr>
      <w:r>
        <w:rPr>
          <w:rStyle w:val="FootnoteReference"/>
        </w:rPr>
        <w:footnoteRef/>
      </w:r>
      <w:r>
        <w:t xml:space="preserve"> Ex. 16:12-15; Jn. 6:31-35.</w:t>
      </w:r>
    </w:p>
  </w:footnote>
  <w:footnote w:id="569">
    <w:p w14:paraId="49AE41C2" w14:textId="50246779" w:rsidR="004D086A" w:rsidRDefault="004D086A" w:rsidP="00E46516">
      <w:pPr>
        <w:pStyle w:val="footnote"/>
      </w:pPr>
      <w:r>
        <w:rPr>
          <w:rStyle w:val="FootnoteReference"/>
        </w:rPr>
        <w:footnoteRef/>
      </w:r>
      <w:r>
        <w:t xml:space="preserve"> [JS] or “promise”</w:t>
      </w:r>
    </w:p>
  </w:footnote>
  <w:footnote w:id="570">
    <w:p w14:paraId="463C0491" w14:textId="77777777" w:rsidR="004D086A" w:rsidRDefault="004D086A" w:rsidP="00C544D6">
      <w:pPr>
        <w:pStyle w:val="footnote"/>
      </w:pPr>
      <w:r>
        <w:rPr>
          <w:rStyle w:val="FootnoteReference"/>
        </w:rPr>
        <w:footnoteRef/>
      </w:r>
      <w:r>
        <w:t xml:space="preserve"> Gen. 15:14.</w:t>
      </w:r>
    </w:p>
  </w:footnote>
  <w:footnote w:id="571">
    <w:p w14:paraId="078805D2" w14:textId="5FA9820B" w:rsidR="004D086A" w:rsidRDefault="004D086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4D086A" w:rsidRDefault="004D086A" w:rsidP="00854B91">
      <w:pPr>
        <w:pStyle w:val="footnote"/>
      </w:pPr>
      <w:r>
        <w:rPr>
          <w:rStyle w:val="FootnoteReference"/>
        </w:rPr>
        <w:footnoteRef/>
      </w:r>
      <w:r>
        <w:t xml:space="preserve"> [JS] or “give thanks to”. “Thankfully confess with praise”</w:t>
      </w:r>
    </w:p>
  </w:footnote>
  <w:footnote w:id="573">
    <w:p w14:paraId="08540649" w14:textId="77777777" w:rsidR="004D086A" w:rsidRDefault="004D086A"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4D086A" w:rsidRDefault="004D086A" w:rsidP="00854B91">
      <w:pPr>
        <w:pStyle w:val="footnote"/>
      </w:pPr>
      <w:r>
        <w:rPr>
          <w:rStyle w:val="FootnoteReference"/>
        </w:rPr>
        <w:footnoteRef/>
      </w:r>
      <w:r>
        <w:t xml:space="preserve"> [JS] or “observe justice”</w:t>
      </w:r>
    </w:p>
  </w:footnote>
  <w:footnote w:id="575">
    <w:p w14:paraId="03E9E4DD" w14:textId="395B2D3C" w:rsidR="004D086A" w:rsidRDefault="004D086A" w:rsidP="00854B91">
      <w:pPr>
        <w:pStyle w:val="footnote"/>
      </w:pPr>
      <w:r>
        <w:rPr>
          <w:rStyle w:val="FootnoteReference"/>
        </w:rPr>
        <w:footnoteRef/>
      </w:r>
      <w:r>
        <w:t xml:space="preserve"> [JS] literally, “do”</w:t>
      </w:r>
    </w:p>
  </w:footnote>
  <w:footnote w:id="576">
    <w:p w14:paraId="5B7ACE2B" w14:textId="78E5BEF3" w:rsidR="004D086A" w:rsidRDefault="004D086A" w:rsidP="00854B91">
      <w:pPr>
        <w:pStyle w:val="footnote"/>
      </w:pPr>
      <w:r>
        <w:rPr>
          <w:rStyle w:val="FootnoteReference"/>
        </w:rPr>
        <w:footnoteRef/>
      </w:r>
      <w:r>
        <w:t xml:space="preserve"> [JS] or “because of the good will of Your people”</w:t>
      </w:r>
    </w:p>
  </w:footnote>
  <w:footnote w:id="577">
    <w:p w14:paraId="1A81CC74" w14:textId="6EC9F596" w:rsidR="004D086A" w:rsidRDefault="004D086A" w:rsidP="00C544D6">
      <w:pPr>
        <w:pStyle w:val="footnote"/>
      </w:pPr>
      <w:r>
        <w:rPr>
          <w:rStyle w:val="FootnoteReference"/>
        </w:rPr>
        <w:footnoteRef/>
      </w:r>
      <w:r>
        <w:t xml:space="preserve"> Cf. Mark 8:17-21; Matthew 16:9-12.</w:t>
      </w:r>
    </w:p>
  </w:footnote>
  <w:footnote w:id="578">
    <w:p w14:paraId="6D8403EE" w14:textId="7911CBB2" w:rsidR="004D086A" w:rsidRDefault="004D086A" w:rsidP="00FF4329">
      <w:pPr>
        <w:pStyle w:val="footnote"/>
      </w:pPr>
      <w:r>
        <w:rPr>
          <w:rStyle w:val="FootnoteReference"/>
        </w:rPr>
        <w:footnoteRef/>
      </w:r>
      <w:r>
        <w:t xml:space="preserve"> [JS] Fr. Lazarus has “will”</w:t>
      </w:r>
    </w:p>
  </w:footnote>
  <w:footnote w:id="579">
    <w:p w14:paraId="008D3EE2" w14:textId="77777777" w:rsidR="004D086A" w:rsidRDefault="004D086A" w:rsidP="00C544D6">
      <w:pPr>
        <w:pStyle w:val="footnote"/>
      </w:pPr>
      <w:r>
        <w:rPr>
          <w:rStyle w:val="FootnoteReference"/>
        </w:rPr>
        <w:footnoteRef/>
      </w:r>
      <w:r>
        <w:t xml:space="preserve"> Num. 11:34.</w:t>
      </w:r>
    </w:p>
  </w:footnote>
  <w:footnote w:id="580">
    <w:p w14:paraId="45B2152E" w14:textId="77777777" w:rsidR="004D086A" w:rsidRDefault="004D086A" w:rsidP="00C544D6">
      <w:pPr>
        <w:pStyle w:val="footnote"/>
      </w:pPr>
      <w:r>
        <w:rPr>
          <w:rStyle w:val="FootnoteReference"/>
        </w:rPr>
        <w:footnoteRef/>
      </w:r>
      <w:r>
        <w:t xml:space="preserve"> Num. 16:32.</w:t>
      </w:r>
    </w:p>
  </w:footnote>
  <w:footnote w:id="581">
    <w:p w14:paraId="4E447E07" w14:textId="714805BD" w:rsidR="004D086A" w:rsidRDefault="004D086A" w:rsidP="00FF4329">
      <w:pPr>
        <w:pStyle w:val="footnote"/>
      </w:pPr>
      <w:r>
        <w:rPr>
          <w:rStyle w:val="FootnoteReference"/>
        </w:rPr>
        <w:footnoteRef/>
      </w:r>
      <w:r>
        <w:t xml:space="preserve"> [JS] “did obeisance”. “bowed down to”.</w:t>
      </w:r>
    </w:p>
  </w:footnote>
  <w:footnote w:id="582">
    <w:p w14:paraId="74DDF551" w14:textId="7993EDFC" w:rsidR="004D086A" w:rsidRDefault="004D086A" w:rsidP="00FF4329">
      <w:pPr>
        <w:pStyle w:val="footnote"/>
      </w:pPr>
      <w:r>
        <w:rPr>
          <w:rStyle w:val="FootnoteReference"/>
        </w:rPr>
        <w:footnoteRef/>
      </w:r>
      <w:r>
        <w:t xml:space="preserve"> [JS] or fearful, terrible.</w:t>
      </w:r>
    </w:p>
  </w:footnote>
  <w:footnote w:id="583">
    <w:p w14:paraId="5BE35E93" w14:textId="77777777" w:rsidR="004D086A" w:rsidRDefault="004D086A"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4D086A" w:rsidRDefault="004D086A" w:rsidP="00335B68">
      <w:pPr>
        <w:pStyle w:val="footnote"/>
      </w:pPr>
      <w:r>
        <w:rPr>
          <w:rStyle w:val="FootnoteReference"/>
        </w:rPr>
        <w:footnoteRef/>
      </w:r>
      <w:r>
        <w:t xml:space="preserve"> [JS] or, “destruction”</w:t>
      </w:r>
    </w:p>
  </w:footnote>
  <w:footnote w:id="585">
    <w:p w14:paraId="6145EAB5" w14:textId="4C75086F" w:rsidR="004D086A" w:rsidRDefault="004D086A" w:rsidP="00335B68">
      <w:pPr>
        <w:pStyle w:val="footnote"/>
      </w:pPr>
      <w:r>
        <w:rPr>
          <w:rStyle w:val="FootnoteReference"/>
        </w:rPr>
        <w:footnoteRef/>
      </w:r>
      <w:r>
        <w:t xml:space="preserve"> [JS] or “the breach abated”</w:t>
      </w:r>
    </w:p>
  </w:footnote>
  <w:footnote w:id="586">
    <w:p w14:paraId="7BC84269" w14:textId="5FF802CF" w:rsidR="004D086A" w:rsidRDefault="004D086A" w:rsidP="00335B68">
      <w:pPr>
        <w:pStyle w:val="footnote"/>
      </w:pPr>
      <w:r>
        <w:rPr>
          <w:rStyle w:val="FootnoteReference"/>
        </w:rPr>
        <w:footnoteRef/>
      </w:r>
      <w:r>
        <w:t xml:space="preserve"> [JS] or “reckoned”</w:t>
      </w:r>
    </w:p>
  </w:footnote>
  <w:footnote w:id="587">
    <w:p w14:paraId="7C896B79" w14:textId="22421F6C" w:rsidR="004D086A" w:rsidRDefault="004D086A" w:rsidP="00335B68">
      <w:pPr>
        <w:pStyle w:val="footnote"/>
      </w:pPr>
      <w:r>
        <w:rPr>
          <w:rStyle w:val="FootnoteReference"/>
        </w:rPr>
        <w:footnoteRef/>
      </w:r>
      <w:r>
        <w:t xml:space="preserve"> [JS] literally “mingled” and “works”</w:t>
      </w:r>
    </w:p>
  </w:footnote>
  <w:footnote w:id="588">
    <w:p w14:paraId="642B0591" w14:textId="225C9085" w:rsidR="004D086A" w:rsidRDefault="004D086A" w:rsidP="00F208ED">
      <w:pPr>
        <w:pStyle w:val="footnote"/>
      </w:pPr>
      <w:r>
        <w:rPr>
          <w:rStyle w:val="FootnoteReference"/>
        </w:rPr>
        <w:footnoteRef/>
      </w:r>
      <w:r>
        <w:t xml:space="preserve"> [JS] or “give thanks to”, “thankfully confess with praise”</w:t>
      </w:r>
    </w:p>
  </w:footnote>
  <w:footnote w:id="589">
    <w:p w14:paraId="1D020CD0" w14:textId="190B32B1" w:rsidR="004D086A" w:rsidRDefault="004D086A" w:rsidP="00A87777">
      <w:pPr>
        <w:pStyle w:val="footnote"/>
      </w:pPr>
      <w:r>
        <w:rPr>
          <w:rStyle w:val="FootnoteReference"/>
        </w:rPr>
        <w:footnoteRef/>
      </w:r>
      <w:r>
        <w:t xml:space="preserve"> [JS] or “age to age”</w:t>
      </w:r>
    </w:p>
  </w:footnote>
  <w:footnote w:id="590">
    <w:p w14:paraId="0B2ABDB6" w14:textId="66F5B000" w:rsidR="004D086A" w:rsidRDefault="004D086A" w:rsidP="00F208ED">
      <w:pPr>
        <w:pStyle w:val="footnote"/>
      </w:pPr>
      <w:r>
        <w:rPr>
          <w:rStyle w:val="FootnoteReference"/>
        </w:rPr>
        <w:footnoteRef/>
      </w:r>
      <w:r>
        <w:t xml:space="preserve"> [JS] or “May it be! May it be” or “So be it! So be it!”</w:t>
      </w:r>
    </w:p>
  </w:footnote>
  <w:footnote w:id="591">
    <w:p w14:paraId="04C140F9" w14:textId="166D1F53" w:rsidR="004D086A" w:rsidRDefault="004D086A" w:rsidP="005843FD">
      <w:pPr>
        <w:pStyle w:val="footnote"/>
      </w:pPr>
      <w:r>
        <w:rPr>
          <w:rStyle w:val="FootnoteReference"/>
        </w:rPr>
        <w:footnoteRef/>
      </w:r>
      <w:r>
        <w:t xml:space="preserve"> [JS] or “give thanks to”, “thankfully confess with praise”</w:t>
      </w:r>
    </w:p>
  </w:footnote>
  <w:footnote w:id="592">
    <w:p w14:paraId="338DEC03" w14:textId="41CA3C59" w:rsidR="004D086A" w:rsidRDefault="004D086A" w:rsidP="005843FD">
      <w:pPr>
        <w:pStyle w:val="footnote"/>
      </w:pPr>
      <w:r>
        <w:rPr>
          <w:rStyle w:val="FootnoteReference"/>
        </w:rPr>
        <w:footnoteRef/>
      </w:r>
      <w:r>
        <w:t xml:space="preserve"> [JS] NETS and Fr. Lazarus have “sea” in place of “south”</w:t>
      </w:r>
    </w:p>
  </w:footnote>
  <w:footnote w:id="593">
    <w:p w14:paraId="6197905E" w14:textId="37F1FE6C" w:rsidR="004D086A" w:rsidRDefault="004D086A" w:rsidP="005843FD">
      <w:pPr>
        <w:pStyle w:val="footnote"/>
      </w:pPr>
      <w:r>
        <w:rPr>
          <w:rStyle w:val="FootnoteReference"/>
        </w:rPr>
        <w:footnoteRef/>
      </w:r>
      <w:r>
        <w:t xml:space="preserve"> [JS] or “praise and thank”, “thankfully confess with praise”</w:t>
      </w:r>
    </w:p>
  </w:footnote>
  <w:footnote w:id="594">
    <w:p w14:paraId="2927C9DC" w14:textId="30BA0C90" w:rsidR="004D086A" w:rsidRDefault="004D086A" w:rsidP="008B5FD0">
      <w:pPr>
        <w:pStyle w:val="footnote"/>
      </w:pPr>
      <w:r>
        <w:rPr>
          <w:rStyle w:val="FootnoteReference"/>
        </w:rPr>
        <w:footnoteRef/>
      </w:r>
      <w:r>
        <w:t xml:space="preserve"> [JS] or “praise and thank”, “thankfully confess with praise.”</w:t>
      </w:r>
    </w:p>
  </w:footnote>
  <w:footnote w:id="595">
    <w:p w14:paraId="6B4B3E8B" w14:textId="1A47DD82" w:rsidR="004D086A" w:rsidRDefault="004D086A" w:rsidP="005D0282">
      <w:pPr>
        <w:pStyle w:val="footnote"/>
      </w:pPr>
      <w:r>
        <w:rPr>
          <w:rStyle w:val="FootnoteReference"/>
        </w:rPr>
        <w:footnoteRef/>
      </w:r>
      <w:r>
        <w:t xml:space="preserve"> [JS] or “He helped them out of the way of their iniquity”</w:t>
      </w:r>
    </w:p>
  </w:footnote>
  <w:footnote w:id="596">
    <w:p w14:paraId="3CB0230A" w14:textId="77777777" w:rsidR="004D086A" w:rsidRDefault="004D086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4D086A" w:rsidRDefault="004D086A" w:rsidP="008B5FD0">
      <w:pPr>
        <w:pStyle w:val="footnote"/>
      </w:pPr>
      <w:r>
        <w:rPr>
          <w:rStyle w:val="FootnoteReference"/>
        </w:rPr>
        <w:footnoteRef/>
      </w:r>
      <w:r>
        <w:t xml:space="preserve"> [JS] or “praise and thank”, “thankfully confess with praise”</w:t>
      </w:r>
    </w:p>
  </w:footnote>
  <w:footnote w:id="598">
    <w:p w14:paraId="678ED315" w14:textId="00F5D3AB" w:rsidR="004D086A" w:rsidRDefault="004D086A" w:rsidP="0048178C">
      <w:pPr>
        <w:pStyle w:val="footnote"/>
      </w:pPr>
      <w:r>
        <w:rPr>
          <w:rStyle w:val="FootnoteReference"/>
        </w:rPr>
        <w:footnoteRef/>
      </w:r>
      <w:r>
        <w:t xml:space="preserve"> [JS] Fr. Lazarus has “all their skill was scuttled.”</w:t>
      </w:r>
    </w:p>
  </w:footnote>
  <w:footnote w:id="599">
    <w:p w14:paraId="34CCA381" w14:textId="4D43FBED" w:rsidR="004D086A" w:rsidRDefault="004D086A" w:rsidP="0048178C">
      <w:pPr>
        <w:pStyle w:val="footnote"/>
      </w:pPr>
      <w:r>
        <w:rPr>
          <w:rStyle w:val="FootnoteReference"/>
        </w:rPr>
        <w:footnoteRef/>
      </w:r>
      <w:r>
        <w:t xml:space="preserve"> [JS] or “praise and thank”, “thankfully confess with praise”</w:t>
      </w:r>
    </w:p>
  </w:footnote>
  <w:footnote w:id="600">
    <w:p w14:paraId="4C3D1737" w14:textId="77777777" w:rsidR="004D086A" w:rsidRDefault="004D086A"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4D086A" w:rsidRDefault="004D086A" w:rsidP="00F56D7A">
      <w:pPr>
        <w:pStyle w:val="footnote"/>
      </w:pPr>
      <w:r>
        <w:rPr>
          <w:rStyle w:val="FootnoteReference"/>
        </w:rPr>
        <w:footnoteRef/>
      </w:r>
      <w:r>
        <w:t xml:space="preserve"> [JS] NETS has, “make music”, OSB, “give praise”</w:t>
      </w:r>
    </w:p>
  </w:footnote>
  <w:footnote w:id="602">
    <w:p w14:paraId="004CF885" w14:textId="714969FE" w:rsidR="004D086A" w:rsidRDefault="004D086A" w:rsidP="00F56D7A">
      <w:pPr>
        <w:pStyle w:val="footnote"/>
      </w:pPr>
      <w:r>
        <w:rPr>
          <w:rStyle w:val="FootnoteReference"/>
        </w:rPr>
        <w:footnoteRef/>
      </w:r>
      <w:r>
        <w:t xml:space="preserve"> [JS] “thankfully confess You with praise”</w:t>
      </w:r>
    </w:p>
  </w:footnote>
  <w:footnote w:id="603">
    <w:p w14:paraId="5EB077FD" w14:textId="77777777" w:rsidR="004D086A" w:rsidRDefault="004D086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4D086A" w:rsidRDefault="004D086A" w:rsidP="00F56D7A">
      <w:pPr>
        <w:pStyle w:val="footnote"/>
      </w:pPr>
      <w:r>
        <w:rPr>
          <w:rStyle w:val="FootnoteReference"/>
        </w:rPr>
        <w:footnoteRef/>
      </w:r>
      <w:r>
        <w:t xml:space="preserve"> [JS] “holy place.”</w:t>
      </w:r>
    </w:p>
  </w:footnote>
  <w:footnote w:id="605">
    <w:p w14:paraId="32F80B0A" w14:textId="77777777" w:rsidR="004D086A" w:rsidRDefault="004D086A" w:rsidP="00C544D6">
      <w:pPr>
        <w:pStyle w:val="footnote"/>
      </w:pPr>
      <w:r>
        <w:rPr>
          <w:rStyle w:val="FootnoteReference"/>
        </w:rPr>
        <w:footnoteRef/>
      </w:r>
      <w:r>
        <w:t xml:space="preserve"> See Psalm 59:10 and footnote.</w:t>
      </w:r>
    </w:p>
  </w:footnote>
  <w:footnote w:id="606">
    <w:p w14:paraId="70CC4836" w14:textId="77777777" w:rsidR="004D086A" w:rsidRDefault="004D086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4D086A" w:rsidRDefault="004D086A" w:rsidP="00814FC4">
      <w:pPr>
        <w:pStyle w:val="footnote"/>
      </w:pPr>
      <w:r>
        <w:rPr>
          <w:rStyle w:val="FootnoteReference"/>
        </w:rPr>
        <w:footnoteRef/>
      </w:r>
      <w:r>
        <w:t xml:space="preserve"> [JS] or “lawlessness”</w:t>
      </w:r>
    </w:p>
  </w:footnote>
  <w:footnote w:id="608">
    <w:p w14:paraId="67FB27B1" w14:textId="3F7103C4" w:rsidR="004D086A" w:rsidRDefault="004D086A" w:rsidP="00C544D6">
      <w:pPr>
        <w:pStyle w:val="footnote"/>
      </w:pPr>
      <w:r>
        <w:rPr>
          <w:rStyle w:val="FootnoteReference"/>
        </w:rPr>
        <w:footnoteRef/>
      </w:r>
      <w:r>
        <w:t xml:space="preserve"> Cf. Num. 5:22.</w:t>
      </w:r>
    </w:p>
  </w:footnote>
  <w:footnote w:id="609">
    <w:p w14:paraId="292E96AE" w14:textId="77777777" w:rsidR="004D086A" w:rsidRDefault="004D086A" w:rsidP="00C544D6">
      <w:pPr>
        <w:pStyle w:val="footnote"/>
      </w:pPr>
      <w:r>
        <w:rPr>
          <w:rStyle w:val="FootnoteReference"/>
        </w:rPr>
        <w:footnoteRef/>
      </w:r>
      <w:r>
        <w:t xml:space="preserve"> Mt. 27:39.</w:t>
      </w:r>
    </w:p>
  </w:footnote>
  <w:footnote w:id="610">
    <w:p w14:paraId="151268C5" w14:textId="656FFD88" w:rsidR="004D086A" w:rsidRDefault="004D086A" w:rsidP="003A31BD">
      <w:pPr>
        <w:pStyle w:val="footnote"/>
      </w:pPr>
      <w:r>
        <w:rPr>
          <w:rStyle w:val="FootnoteReference"/>
        </w:rPr>
        <w:footnoteRef/>
      </w:r>
      <w:r>
        <w:t xml:space="preserve"> [JS] or “give thanks to”. “thankfully confess with praise”</w:t>
      </w:r>
    </w:p>
  </w:footnote>
  <w:footnote w:id="611">
    <w:p w14:paraId="7B5761D5" w14:textId="1159D032" w:rsidR="004D086A" w:rsidRDefault="004D086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4D086A" w:rsidRDefault="004D086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4D086A" w:rsidRDefault="004D086A" w:rsidP="00AB05E1">
      <w:pPr>
        <w:pStyle w:val="footnote"/>
      </w:pPr>
      <w:r>
        <w:rPr>
          <w:rStyle w:val="FootnoteReference"/>
        </w:rPr>
        <w:footnoteRef/>
      </w:r>
      <w:r>
        <w:t xml:space="preserve"> [JS] “with You is the dominion/rule in the day of Your power”</w:t>
      </w:r>
    </w:p>
  </w:footnote>
  <w:footnote w:id="614">
    <w:p w14:paraId="5B5E529A" w14:textId="5149157C" w:rsidR="004D086A" w:rsidRDefault="004D086A" w:rsidP="00C544D6">
      <w:pPr>
        <w:pStyle w:val="footnote"/>
      </w:pPr>
      <w:r>
        <w:rPr>
          <w:rStyle w:val="FootnoteReference"/>
        </w:rPr>
        <w:footnoteRef/>
      </w:r>
      <w:r>
        <w:t xml:space="preserve"> Cf. 1 Cor. 15:41-43.</w:t>
      </w:r>
    </w:p>
  </w:footnote>
  <w:footnote w:id="615">
    <w:p w14:paraId="58BF3DF2" w14:textId="33BF2504" w:rsidR="004D086A" w:rsidRDefault="004D086A" w:rsidP="00AB05E1">
      <w:pPr>
        <w:pStyle w:val="footnote"/>
      </w:pPr>
      <w:r>
        <w:rPr>
          <w:rStyle w:val="FootnoteReference"/>
        </w:rPr>
        <w:footnoteRef/>
      </w:r>
      <w:r>
        <w:t xml:space="preserve"> [JS] literally “morning star”</w:t>
      </w:r>
    </w:p>
  </w:footnote>
  <w:footnote w:id="616">
    <w:p w14:paraId="4C93D1C9" w14:textId="77777777" w:rsidR="004D086A" w:rsidRDefault="004D086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4D086A" w:rsidRDefault="004D086A" w:rsidP="00AB05E1">
      <w:pPr>
        <w:pStyle w:val="footnote"/>
      </w:pPr>
      <w:r>
        <w:rPr>
          <w:rStyle w:val="FootnoteReference"/>
        </w:rPr>
        <w:footnoteRef/>
      </w:r>
      <w:r>
        <w:t xml:space="preserve"> [JS] Fr. Lazarus renders “repent” as “change His mind”</w:t>
      </w:r>
    </w:p>
  </w:footnote>
  <w:footnote w:id="618">
    <w:p w14:paraId="5DE3DED0" w14:textId="77777777" w:rsidR="004D086A" w:rsidRDefault="004D086A" w:rsidP="00C544D6">
      <w:pPr>
        <w:pStyle w:val="footnote"/>
      </w:pPr>
      <w:r>
        <w:rPr>
          <w:rStyle w:val="FootnoteReference"/>
        </w:rPr>
        <w:footnoteRef/>
      </w:r>
      <w:r>
        <w:t xml:space="preserve"> Heb. 7:21.</w:t>
      </w:r>
    </w:p>
  </w:footnote>
  <w:footnote w:id="619">
    <w:p w14:paraId="09E7C6C1" w14:textId="5A2E3633" w:rsidR="004D086A" w:rsidRDefault="004D086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4D086A" w:rsidRDefault="004D086A" w:rsidP="003C200D">
      <w:pPr>
        <w:pStyle w:val="footnote"/>
      </w:pPr>
      <w:r>
        <w:rPr>
          <w:rStyle w:val="FootnoteReference"/>
        </w:rPr>
        <w:footnoteRef/>
      </w:r>
      <w:r>
        <w:t xml:space="preserve"> [JS] or “give thanks,” or “thankfully confess with praise”</w:t>
      </w:r>
    </w:p>
  </w:footnote>
  <w:footnote w:id="621">
    <w:p w14:paraId="71D97FF3" w14:textId="5ADB40B3" w:rsidR="004D086A" w:rsidRDefault="004D086A" w:rsidP="00680987">
      <w:pPr>
        <w:pStyle w:val="footnote"/>
      </w:pPr>
      <w:r>
        <w:rPr>
          <w:rStyle w:val="FootnoteReference"/>
        </w:rPr>
        <w:footnoteRef/>
      </w:r>
      <w:r>
        <w:t xml:space="preserve"> [JS] or “assembly”</w:t>
      </w:r>
    </w:p>
  </w:footnote>
  <w:footnote w:id="622">
    <w:p w14:paraId="794D19AF" w14:textId="3FB23375" w:rsidR="004D086A" w:rsidRDefault="004D086A" w:rsidP="00680987">
      <w:pPr>
        <w:pStyle w:val="footnote"/>
      </w:pPr>
      <w:r>
        <w:rPr>
          <w:rStyle w:val="FootnoteReference"/>
        </w:rPr>
        <w:footnoteRef/>
      </w:r>
      <w:r>
        <w:t xml:space="preserve"> [JS] or “sought out in all things according to His will.”</w:t>
      </w:r>
    </w:p>
  </w:footnote>
  <w:footnote w:id="623">
    <w:p w14:paraId="20B5E251" w14:textId="0958B144" w:rsidR="004D086A" w:rsidRDefault="004D086A" w:rsidP="003C200D">
      <w:pPr>
        <w:pStyle w:val="footnote"/>
      </w:pPr>
      <w:r>
        <w:rPr>
          <w:rStyle w:val="FootnoteReference"/>
        </w:rPr>
        <w:footnoteRef/>
      </w:r>
      <w:r>
        <w:t xml:space="preserve"> [JS] or “thanksgiving,” or “thankful confession with praise”</w:t>
      </w:r>
    </w:p>
  </w:footnote>
  <w:footnote w:id="624">
    <w:p w14:paraId="1BC090E3" w14:textId="77777777" w:rsidR="004D086A" w:rsidRDefault="004D086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4D086A" w:rsidRDefault="004D086A" w:rsidP="00C544D6">
      <w:pPr>
        <w:pStyle w:val="footnote"/>
      </w:pPr>
      <w:r>
        <w:rPr>
          <w:rStyle w:val="FootnoteReference"/>
        </w:rPr>
        <w:footnoteRef/>
      </w:r>
      <w:r>
        <w:t xml:space="preserve"> Gen. 6:18; 9:9f; 15; 17; Ex. 19:5; Mk. 14:24; Lk. 22:20,29,30.</w:t>
      </w:r>
    </w:p>
  </w:footnote>
  <w:footnote w:id="626">
    <w:p w14:paraId="37902716" w14:textId="6DF49123" w:rsidR="004D086A" w:rsidRDefault="004D086A" w:rsidP="001F0BA8">
      <w:pPr>
        <w:pStyle w:val="footnote"/>
      </w:pPr>
      <w:r>
        <w:rPr>
          <w:rStyle w:val="FootnoteReference"/>
        </w:rPr>
        <w:footnoteRef/>
      </w:r>
      <w:r>
        <w:t xml:space="preserve"> [JS] or “awesome”, “terrible”</w:t>
      </w:r>
    </w:p>
  </w:footnote>
  <w:footnote w:id="627">
    <w:p w14:paraId="534F669F" w14:textId="77777777" w:rsidR="004D086A" w:rsidRDefault="004D086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4D086A" w:rsidRDefault="004D086A"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4D086A" w:rsidRDefault="004D086A" w:rsidP="009717D4">
      <w:pPr>
        <w:pStyle w:val="footnote"/>
      </w:pPr>
      <w:r>
        <w:rPr>
          <w:rStyle w:val="FootnoteReference"/>
        </w:rPr>
        <w:footnoteRef/>
      </w:r>
      <w:r>
        <w:t xml:space="preserve"> [JS] or “endures forever and ever”</w:t>
      </w:r>
    </w:p>
  </w:footnote>
  <w:footnote w:id="630">
    <w:p w14:paraId="6ED31546" w14:textId="32850D5D" w:rsidR="004D086A" w:rsidRDefault="004D086A" w:rsidP="00081087">
      <w:pPr>
        <w:pStyle w:val="footnote"/>
      </w:pPr>
      <w:r>
        <w:rPr>
          <w:rStyle w:val="FootnoteReference"/>
        </w:rPr>
        <w:footnoteRef/>
      </w:r>
      <w:r>
        <w:t xml:space="preserve"> [JS] or “dawned”</w:t>
      </w:r>
    </w:p>
  </w:footnote>
  <w:footnote w:id="631">
    <w:p w14:paraId="56F05B01" w14:textId="70E648CE" w:rsidR="004D086A" w:rsidRDefault="004D086A" w:rsidP="00081087">
      <w:pPr>
        <w:pStyle w:val="footnote"/>
      </w:pPr>
      <w:r>
        <w:rPr>
          <w:rStyle w:val="FootnoteReference"/>
        </w:rPr>
        <w:footnoteRef/>
      </w:r>
      <w:r>
        <w:t xml:space="preserve"> [JS] NETS interprets this as “He scattered [His enemies]”</w:t>
      </w:r>
    </w:p>
  </w:footnote>
  <w:footnote w:id="632">
    <w:p w14:paraId="246FBDEA" w14:textId="2D78AE51" w:rsidR="004D086A" w:rsidRDefault="004D086A" w:rsidP="00081087">
      <w:pPr>
        <w:pStyle w:val="footnote"/>
      </w:pPr>
      <w:r>
        <w:rPr>
          <w:rStyle w:val="FootnoteReference"/>
        </w:rPr>
        <w:footnoteRef/>
      </w:r>
      <w:r>
        <w:t xml:space="preserve"> [JS] or “contines forever and ever”</w:t>
      </w:r>
    </w:p>
  </w:footnote>
  <w:footnote w:id="633">
    <w:p w14:paraId="58019E44" w14:textId="02459B25" w:rsidR="004D086A" w:rsidRDefault="004D086A" w:rsidP="00081087">
      <w:pPr>
        <w:pStyle w:val="footnote"/>
      </w:pPr>
      <w:r>
        <w:rPr>
          <w:rStyle w:val="FootnoteReference"/>
        </w:rPr>
        <w:footnoteRef/>
      </w:r>
      <w:r>
        <w:t xml:space="preserve"> [JS] or “he will be raised to power and glory.”</w:t>
      </w:r>
    </w:p>
  </w:footnote>
  <w:footnote w:id="634">
    <w:p w14:paraId="0B84AC37" w14:textId="74BB2C6D" w:rsidR="004D086A" w:rsidRDefault="004D086A"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4D086A" w:rsidRDefault="004D086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4D086A" w:rsidRDefault="004D086A"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4D086A" w:rsidRDefault="004D086A" w:rsidP="00C544D6">
      <w:pPr>
        <w:pStyle w:val="footnote"/>
      </w:pPr>
      <w:r>
        <w:rPr>
          <w:rStyle w:val="FootnoteReference"/>
        </w:rPr>
        <w:footnoteRef/>
      </w:r>
      <w:r>
        <w:t xml:space="preserve"> Ex. 19:6; 29:43-46; Deut. 27:9; Is. 63:18,19; Jer. 2:3; 2 Cor. 6:16.</w:t>
      </w:r>
    </w:p>
  </w:footnote>
  <w:footnote w:id="638">
    <w:p w14:paraId="6D9F1C7B" w14:textId="0AA2BDBF" w:rsidR="004D086A" w:rsidRDefault="004D086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4D086A" w:rsidRDefault="004D086A"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4D086A" w:rsidRDefault="004D086A" w:rsidP="004446FE">
      <w:pPr>
        <w:pStyle w:val="footnote"/>
      </w:pPr>
      <w:r>
        <w:rPr>
          <w:rStyle w:val="FootnoteReference"/>
        </w:rPr>
        <w:footnoteRef/>
      </w:r>
      <w:r>
        <w:t xml:space="preserve"> [JS] or “presence”</w:t>
      </w:r>
    </w:p>
  </w:footnote>
  <w:footnote w:id="641">
    <w:p w14:paraId="0CFFAE38" w14:textId="5E3C02BC" w:rsidR="004D086A" w:rsidRDefault="004D086A" w:rsidP="00C544D6">
      <w:pPr>
        <w:pStyle w:val="footnote"/>
      </w:pPr>
      <w:r>
        <w:rPr>
          <w:rStyle w:val="FootnoteReference"/>
        </w:rPr>
        <w:footnoteRef/>
      </w:r>
      <w:r>
        <w:t xml:space="preserve"> Cf. John 1:18; 3:13; Wisdom 18:16.</w:t>
      </w:r>
    </w:p>
  </w:footnote>
  <w:footnote w:id="642">
    <w:p w14:paraId="47CB4F3E" w14:textId="77777777" w:rsidR="004D086A" w:rsidRDefault="004D086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4D086A" w:rsidRDefault="004D086A" w:rsidP="00BD138C">
      <w:pPr>
        <w:pStyle w:val="footnote"/>
      </w:pPr>
      <w:r>
        <w:rPr>
          <w:rStyle w:val="FootnoteReference"/>
        </w:rPr>
        <w:footnoteRef/>
      </w:r>
      <w:r>
        <w:t xml:space="preserve"> [JS] or “from now and forevermore.”</w:t>
      </w:r>
    </w:p>
  </w:footnote>
  <w:footnote w:id="644">
    <w:p w14:paraId="5DABE081" w14:textId="210E3418" w:rsidR="004D086A" w:rsidRDefault="004D086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4D086A" w:rsidRDefault="004D086A" w:rsidP="00D27B1F">
      <w:pPr>
        <w:pStyle w:val="footnote"/>
      </w:pPr>
      <w:r>
        <w:rPr>
          <w:rStyle w:val="FootnoteReference"/>
        </w:rPr>
        <w:footnoteRef/>
      </w:r>
      <w:r>
        <w:t xml:space="preserve"> [JS] or “cry”</w:t>
      </w:r>
    </w:p>
  </w:footnote>
  <w:footnote w:id="646">
    <w:p w14:paraId="181149B5" w14:textId="32524C88" w:rsidR="004D086A" w:rsidRDefault="004D086A" w:rsidP="00D27B1F">
      <w:pPr>
        <w:pStyle w:val="footnote"/>
      </w:pPr>
      <w:r>
        <w:rPr>
          <w:rStyle w:val="FootnoteReference"/>
        </w:rPr>
        <w:footnoteRef/>
      </w:r>
      <w:r>
        <w:t xml:space="preserve"> [JS] or “rescue”, i.e. “O Lord, rescue me!”</w:t>
      </w:r>
    </w:p>
  </w:footnote>
  <w:footnote w:id="647">
    <w:p w14:paraId="25D08CAE" w14:textId="420582EC" w:rsidR="004D086A" w:rsidRDefault="004D086A" w:rsidP="00C544D6">
      <w:pPr>
        <w:pStyle w:val="footnote"/>
      </w:pPr>
      <w:r>
        <w:rPr>
          <w:rStyle w:val="FootnoteReference"/>
        </w:rPr>
        <w:footnoteRef/>
      </w:r>
      <w:r>
        <w:t xml:space="preserve"> cf. Heb. 4:10; Phil. 2:12; Mt. 11:28,29; Jer. 6:16.</w:t>
      </w:r>
    </w:p>
  </w:footnote>
  <w:footnote w:id="648">
    <w:p w14:paraId="05F0C10B" w14:textId="6BC266D9" w:rsidR="004D086A" w:rsidRDefault="004D086A" w:rsidP="0099246B">
      <w:pPr>
        <w:pStyle w:val="footnote"/>
      </w:pPr>
      <w:r>
        <w:rPr>
          <w:rStyle w:val="FootnoteReference"/>
        </w:rPr>
        <w:footnoteRef/>
      </w:r>
      <w:r>
        <w:t xml:space="preserve"> [JS] Fr. Lazarus has, “I will live to please the Lord”</w:t>
      </w:r>
    </w:p>
  </w:footnote>
  <w:footnote w:id="649">
    <w:p w14:paraId="4CB1C48E" w14:textId="77777777" w:rsidR="004D086A" w:rsidRDefault="004D086A" w:rsidP="00C544D6">
      <w:pPr>
        <w:pStyle w:val="footnote"/>
      </w:pPr>
      <w:r>
        <w:rPr>
          <w:rStyle w:val="FootnoteReference"/>
        </w:rPr>
        <w:footnoteRef/>
      </w:r>
      <w:r>
        <w:t xml:space="preserve"> 2 Cor. 4:13.</w:t>
      </w:r>
    </w:p>
  </w:footnote>
  <w:footnote w:id="650">
    <w:p w14:paraId="3BB26747" w14:textId="6DF70EDA" w:rsidR="004D086A" w:rsidRDefault="004D086A" w:rsidP="00040C56">
      <w:pPr>
        <w:pStyle w:val="footnote"/>
      </w:pPr>
      <w:r>
        <w:rPr>
          <w:rStyle w:val="FootnoteReference"/>
        </w:rPr>
        <w:footnoteRef/>
      </w:r>
      <w:r>
        <w:t xml:space="preserve"> [JS] or “brought very low”</w:t>
      </w:r>
    </w:p>
  </w:footnote>
  <w:footnote w:id="651">
    <w:p w14:paraId="14C69153" w14:textId="7E1050DE" w:rsidR="004D086A" w:rsidRDefault="004D086A" w:rsidP="00B403A1">
      <w:pPr>
        <w:pStyle w:val="footnote"/>
      </w:pPr>
      <w:r>
        <w:rPr>
          <w:rStyle w:val="FootnoteReference"/>
        </w:rPr>
        <w:footnoteRef/>
      </w:r>
      <w:r>
        <w:t xml:space="preserve"> [JS] OSB has, “ecstasy,” Fr. Lazarus has “madness,” Brenton has “amazement.”</w:t>
      </w:r>
    </w:p>
  </w:footnote>
  <w:footnote w:id="652">
    <w:p w14:paraId="01F55DAD" w14:textId="6E588482" w:rsidR="004D086A" w:rsidRDefault="004D086A" w:rsidP="00B403A1">
      <w:pPr>
        <w:pStyle w:val="footnote"/>
      </w:pPr>
      <w:r>
        <w:rPr>
          <w:rStyle w:val="FootnoteReference"/>
        </w:rPr>
        <w:footnoteRef/>
      </w:r>
      <w:r>
        <w:t xml:space="preserve"> [JS] NETS and OSB omit vs. 5.</w:t>
      </w:r>
    </w:p>
  </w:footnote>
  <w:footnote w:id="653">
    <w:p w14:paraId="0273528E" w14:textId="77777777" w:rsidR="004D086A" w:rsidRDefault="004D086A" w:rsidP="00F01C0B">
      <w:pPr>
        <w:pStyle w:val="footnote"/>
      </w:pPr>
      <w:r>
        <w:rPr>
          <w:rStyle w:val="FootnoteReference"/>
        </w:rPr>
        <w:footnoteRef/>
      </w:r>
      <w:r>
        <w:t xml:space="preserve"> [JS] literally, “holy ones.”</w:t>
      </w:r>
    </w:p>
  </w:footnote>
  <w:footnote w:id="654">
    <w:p w14:paraId="536B616C" w14:textId="77777777" w:rsidR="004D086A" w:rsidRDefault="004D086A"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4D086A" w:rsidRDefault="004D086A" w:rsidP="00B403A1">
      <w:pPr>
        <w:pStyle w:val="footnote"/>
      </w:pPr>
      <w:r>
        <w:rPr>
          <w:rStyle w:val="FootnoteReference"/>
        </w:rPr>
        <w:footnoteRef/>
      </w:r>
      <w:r>
        <w:t xml:space="preserve"> [JS] litearlly, “slave”.</w:t>
      </w:r>
    </w:p>
  </w:footnote>
  <w:footnote w:id="656">
    <w:p w14:paraId="74CEF705" w14:textId="6A24290B" w:rsidR="004D086A" w:rsidRDefault="004D086A" w:rsidP="00B403A1">
      <w:pPr>
        <w:pStyle w:val="footnote"/>
      </w:pPr>
      <w:r>
        <w:rPr>
          <w:rStyle w:val="FootnoteReference"/>
        </w:rPr>
        <w:footnoteRef/>
      </w:r>
      <w:r>
        <w:t xml:space="preserve"> [JS] [] lacking in NETS and OSB.</w:t>
      </w:r>
    </w:p>
  </w:footnote>
  <w:footnote w:id="657">
    <w:p w14:paraId="380C2FA4" w14:textId="77777777" w:rsidR="004D086A" w:rsidRDefault="004D086A" w:rsidP="00C544D6">
      <w:pPr>
        <w:pStyle w:val="footnote"/>
      </w:pPr>
      <w:r>
        <w:rPr>
          <w:rStyle w:val="FootnoteReference"/>
        </w:rPr>
        <w:footnoteRef/>
      </w:r>
      <w:r>
        <w:t xml:space="preserve"> Rom. 15:11.</w:t>
      </w:r>
    </w:p>
  </w:footnote>
  <w:footnote w:id="658">
    <w:p w14:paraId="62277668" w14:textId="3F273B69" w:rsidR="004D086A" w:rsidRDefault="004D086A"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4D086A" w:rsidRDefault="004D086A" w:rsidP="00407DA2">
      <w:pPr>
        <w:pStyle w:val="footnote"/>
      </w:pPr>
      <w:r>
        <w:rPr>
          <w:rStyle w:val="FootnoteReference"/>
        </w:rPr>
        <w:footnoteRef/>
      </w:r>
      <w:r>
        <w:t xml:space="preserve"> [JS] “thankfully confess the Lord with praise,” here and throughout</w:t>
      </w:r>
    </w:p>
  </w:footnote>
  <w:footnote w:id="660">
    <w:p w14:paraId="468C84B0" w14:textId="77777777" w:rsidR="004D086A" w:rsidRDefault="004D086A"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4D086A" w:rsidRPr="00C544D6" w:rsidRDefault="004D086A" w:rsidP="00C544D6">
      <w:pPr>
        <w:pStyle w:val="footnote"/>
      </w:pPr>
      <w:r w:rsidRPr="00C544D6">
        <w:rPr>
          <w:rStyle w:val="FootnoteReference"/>
          <w:vertAlign w:val="baseline"/>
        </w:rPr>
        <w:footnoteRef/>
      </w:r>
      <w:r w:rsidRPr="00C544D6">
        <w:t xml:space="preserve"> Heb. 13:6.</w:t>
      </w:r>
    </w:p>
  </w:footnote>
  <w:footnote w:id="662">
    <w:p w14:paraId="0D5076CD" w14:textId="11027FF0" w:rsidR="004D086A" w:rsidRDefault="004D086A" w:rsidP="00C13781">
      <w:pPr>
        <w:pStyle w:val="footnote"/>
      </w:pPr>
      <w:r>
        <w:rPr>
          <w:rStyle w:val="FootnoteReference"/>
        </w:rPr>
        <w:footnoteRef/>
      </w:r>
      <w:r>
        <w:t xml:space="preserve"> [JS] Fr. Lazarus has “see the fall of”</w:t>
      </w:r>
    </w:p>
  </w:footnote>
  <w:footnote w:id="663">
    <w:p w14:paraId="6976F3A7" w14:textId="5D43CA43" w:rsidR="004D086A" w:rsidRDefault="004D086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4D086A" w:rsidRDefault="004D086A" w:rsidP="00283E41">
      <w:pPr>
        <w:pStyle w:val="footnote"/>
      </w:pPr>
      <w:r>
        <w:rPr>
          <w:rStyle w:val="FootnoteReference"/>
        </w:rPr>
        <w:footnoteRef/>
      </w:r>
      <w:r>
        <w:t xml:space="preserve"> [JS] or “give thanks to”, “thankfully confess with praise”</w:t>
      </w:r>
    </w:p>
  </w:footnote>
  <w:footnote w:id="665">
    <w:p w14:paraId="6FF61961" w14:textId="48C00F3F" w:rsidR="004D086A" w:rsidRDefault="004D086A" w:rsidP="00283E41">
      <w:pPr>
        <w:pStyle w:val="footnote"/>
      </w:pPr>
      <w:r>
        <w:rPr>
          <w:rStyle w:val="FootnoteReference"/>
        </w:rPr>
        <w:footnoteRef/>
      </w:r>
      <w:r>
        <w:t xml:space="preserve"> [JS] or “praise and thank,” “thankfully confess with praise”</w:t>
      </w:r>
    </w:p>
  </w:footnote>
  <w:footnote w:id="666">
    <w:p w14:paraId="136E3140" w14:textId="77777777" w:rsidR="004D086A" w:rsidRDefault="004D086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4D086A" w:rsidRDefault="004D086A" w:rsidP="00283E41">
      <w:pPr>
        <w:pStyle w:val="footnote"/>
      </w:pPr>
      <w:r>
        <w:rPr>
          <w:rStyle w:val="FootnoteReference"/>
        </w:rPr>
        <w:footnoteRef/>
      </w:r>
      <w:r>
        <w:t xml:space="preserve"> [JS] or “prosper us”</w:t>
      </w:r>
    </w:p>
  </w:footnote>
  <w:footnote w:id="668">
    <w:p w14:paraId="7A2D9627" w14:textId="49D0AACD" w:rsidR="004D086A" w:rsidRDefault="004D086A" w:rsidP="00407DA2">
      <w:pPr>
        <w:pStyle w:val="footnote"/>
      </w:pPr>
      <w:r>
        <w:rPr>
          <w:rStyle w:val="FootnoteReference"/>
        </w:rPr>
        <w:footnoteRef/>
      </w:r>
      <w:r>
        <w:t xml:space="preserve"> [JS] or “revealed Himself to us”</w:t>
      </w:r>
    </w:p>
  </w:footnote>
  <w:footnote w:id="669">
    <w:p w14:paraId="05642717" w14:textId="78CE3F15" w:rsidR="004D086A" w:rsidRDefault="004D086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4D086A" w:rsidRDefault="004D086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4D086A" w:rsidRDefault="004D086A" w:rsidP="00407DA2">
      <w:pPr>
        <w:pStyle w:val="footnote"/>
      </w:pPr>
      <w:r>
        <w:rPr>
          <w:rStyle w:val="FootnoteReference"/>
        </w:rPr>
        <w:footnoteRef/>
      </w:r>
      <w:r>
        <w:t xml:space="preserve"> [JS] “thankfully confess You with praise”</w:t>
      </w:r>
    </w:p>
  </w:footnote>
  <w:footnote w:id="672">
    <w:p w14:paraId="327B2E03" w14:textId="17966534" w:rsidR="004D086A" w:rsidRDefault="004D086A" w:rsidP="00407DA2">
      <w:pPr>
        <w:pStyle w:val="footnote"/>
      </w:pPr>
      <w:r>
        <w:rPr>
          <w:rStyle w:val="FootnoteReference"/>
        </w:rPr>
        <w:footnoteRef/>
      </w:r>
      <w:r>
        <w:t xml:space="preserve"> [JS] “thankfully confess You with praise”</w:t>
      </w:r>
    </w:p>
  </w:footnote>
  <w:footnote w:id="673">
    <w:p w14:paraId="6E3C51BA" w14:textId="77777777" w:rsidR="004D086A" w:rsidRDefault="004D086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4D086A" w:rsidRDefault="004D086A" w:rsidP="00C544D6">
      <w:pPr>
        <w:pStyle w:val="footnote"/>
      </w:pPr>
      <w:r>
        <w:rPr>
          <w:rStyle w:val="FootnoteReference"/>
        </w:rPr>
        <w:footnoteRef/>
      </w:r>
      <w:r>
        <w:t xml:space="preserve"> Rom. 10:5; Gal. 3:12; Lev. 18:5; Luke 10:25-28.</w:t>
      </w:r>
    </w:p>
  </w:footnote>
  <w:footnote w:id="675">
    <w:p w14:paraId="0E153BF4" w14:textId="77777777" w:rsidR="004D086A" w:rsidRDefault="004D086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4D086A" w:rsidRDefault="004D086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4D086A" w:rsidRDefault="004D086A"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4D086A" w:rsidRDefault="004D086A"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4D086A" w:rsidRDefault="004D086A" w:rsidP="00C57482">
      <w:pPr>
        <w:pStyle w:val="footnote"/>
      </w:pPr>
      <w:r>
        <w:rPr>
          <w:rStyle w:val="FootnoteReference"/>
        </w:rPr>
        <w:footnoteRef/>
      </w:r>
      <w:r>
        <w:t xml:space="preserve"> [JS] or “sayings,” or “teachings”</w:t>
      </w:r>
    </w:p>
  </w:footnote>
  <w:footnote w:id="680">
    <w:p w14:paraId="798DF7BE" w14:textId="68962B07" w:rsidR="004D086A" w:rsidRDefault="004D086A" w:rsidP="00BE75D2">
      <w:pPr>
        <w:pStyle w:val="footnote"/>
      </w:pPr>
      <w:r>
        <w:rPr>
          <w:rStyle w:val="FootnoteReference"/>
        </w:rPr>
        <w:footnoteRef/>
      </w:r>
      <w:r>
        <w:t xml:space="preserve"> [JS] Fr. Athanasius has, “repaly,” Brenton has “recompense”</w:t>
      </w:r>
    </w:p>
  </w:footnote>
  <w:footnote w:id="681">
    <w:p w14:paraId="0D4EEBCE" w14:textId="0AC85059" w:rsidR="004D086A" w:rsidRDefault="004D086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4D086A" w:rsidRDefault="004D086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3">
    <w:p w14:paraId="7E47ADA2" w14:textId="77777777" w:rsidR="004D086A" w:rsidRDefault="004D086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4">
    <w:p w14:paraId="1EDD2AC5" w14:textId="77777777" w:rsidR="004D086A" w:rsidRDefault="004D086A"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4D086A" w:rsidRDefault="004D086A" w:rsidP="005E7419">
      <w:pPr>
        <w:pStyle w:val="footnote"/>
      </w:pPr>
      <w:r>
        <w:rPr>
          <w:rStyle w:val="FootnoteReference"/>
        </w:rPr>
        <w:footnoteRef/>
      </w:r>
      <w:r>
        <w:t xml:space="preserve"> [JS] or “establish,” “confirm”</w:t>
      </w:r>
    </w:p>
  </w:footnote>
  <w:footnote w:id="686">
    <w:p w14:paraId="2E991C7E" w14:textId="4933BF85" w:rsidR="004D086A" w:rsidRDefault="004D086A" w:rsidP="00B5676D">
      <w:pPr>
        <w:pStyle w:val="footnote"/>
      </w:pPr>
      <w:r>
        <w:rPr>
          <w:rStyle w:val="FootnoteReference"/>
        </w:rPr>
        <w:footnoteRef/>
      </w:r>
      <w:r>
        <w:t xml:space="preserve"> [JS] or “covetousness”</w:t>
      </w:r>
    </w:p>
  </w:footnote>
  <w:footnote w:id="687">
    <w:p w14:paraId="25BE986A" w14:textId="2129563B" w:rsidR="004D086A" w:rsidRDefault="004D086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4D086A" w:rsidRDefault="004D086A"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4D086A" w:rsidRDefault="004D086A"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4D086A" w:rsidRDefault="004D086A"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4D086A" w:rsidRDefault="004D086A" w:rsidP="00C544D6">
      <w:pPr>
        <w:pStyle w:val="footnote"/>
      </w:pPr>
      <w:r>
        <w:rPr>
          <w:rStyle w:val="FootnoteReference"/>
        </w:rPr>
        <w:footnoteRef/>
      </w:r>
      <w:r>
        <w:t xml:space="preserve"> </w:t>
      </w:r>
      <w:r w:rsidRPr="0002544A">
        <w:rPr>
          <w:i/>
        </w:rPr>
        <w:t>Lit</w:t>
      </w:r>
      <w:r>
        <w:t>. Face: a Hebraism for ‘favor’. (Cf. Psalm 44:13).</w:t>
      </w:r>
    </w:p>
  </w:footnote>
  <w:footnote w:id="692">
    <w:p w14:paraId="38605490" w14:textId="30AFC73A" w:rsidR="004D086A" w:rsidRDefault="004D086A" w:rsidP="00D305E3">
      <w:pPr>
        <w:pStyle w:val="footnote"/>
      </w:pPr>
      <w:r>
        <w:rPr>
          <w:rStyle w:val="FootnoteReference"/>
        </w:rPr>
        <w:footnoteRef/>
      </w:r>
      <w:r>
        <w:t xml:space="preserve"> [JS] or “thank,” “thankfully confess You with praise”</w:t>
      </w:r>
    </w:p>
  </w:footnote>
  <w:footnote w:id="693">
    <w:p w14:paraId="7A206583" w14:textId="77777777" w:rsidR="004D086A" w:rsidRDefault="004D086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4D086A" w:rsidRDefault="004D086A" w:rsidP="00C544D6">
      <w:pPr>
        <w:pStyle w:val="footnote"/>
      </w:pPr>
      <w:r>
        <w:rPr>
          <w:rStyle w:val="FootnoteReference"/>
        </w:rPr>
        <w:footnoteRef/>
      </w:r>
      <w:r>
        <w:t xml:space="preserve"> Curdled with scorn, anger and fear.</w:t>
      </w:r>
    </w:p>
  </w:footnote>
  <w:footnote w:id="695">
    <w:p w14:paraId="7309743D" w14:textId="0EE8ABB9" w:rsidR="004D086A" w:rsidRDefault="004D086A"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4D086A" w:rsidRDefault="004D086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4D086A" w:rsidRDefault="004D086A" w:rsidP="00C936FC">
      <w:pPr>
        <w:pStyle w:val="footnote"/>
      </w:pPr>
      <w:r>
        <w:rPr>
          <w:rStyle w:val="FootnoteReference"/>
        </w:rPr>
        <w:footnoteRef/>
      </w:r>
      <w:r>
        <w:t xml:space="preserve"> [JS] i.e. my eyes were straigned looking for your word.</w:t>
      </w:r>
    </w:p>
  </w:footnote>
  <w:footnote w:id="698">
    <w:p w14:paraId="4CBD2EF6" w14:textId="212825E8" w:rsidR="004D086A" w:rsidRDefault="004D086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4D086A" w:rsidRDefault="004D086A"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4D086A" w:rsidRDefault="004D086A" w:rsidP="00D9575C">
      <w:pPr>
        <w:pStyle w:val="footnote"/>
      </w:pPr>
      <w:r>
        <w:rPr>
          <w:rStyle w:val="FootnoteReference"/>
        </w:rPr>
        <w:footnoteRef/>
      </w:r>
      <w:r>
        <w:t xml:space="preserve"> [JS] revive, “give me life”</w:t>
      </w:r>
    </w:p>
  </w:footnote>
  <w:footnote w:id="701">
    <w:p w14:paraId="43860D7B" w14:textId="0D5C0E48" w:rsidR="004D086A" w:rsidRDefault="004D086A" w:rsidP="00D9575C">
      <w:pPr>
        <w:pStyle w:val="footnote"/>
      </w:pPr>
      <w:r>
        <w:rPr>
          <w:rStyle w:val="FootnoteReference"/>
        </w:rPr>
        <w:footnoteRef/>
      </w:r>
      <w:r>
        <w:t xml:space="preserve"> [JS] “all things together”, i.e. “all the universe”</w:t>
      </w:r>
    </w:p>
  </w:footnote>
  <w:footnote w:id="702">
    <w:p w14:paraId="1C03CDF6" w14:textId="6210968E" w:rsidR="004D086A" w:rsidRDefault="004D086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4D086A" w:rsidRDefault="004D086A"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4D086A" w:rsidRDefault="004D086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4D086A" w:rsidRDefault="004D086A" w:rsidP="004D36A2">
      <w:pPr>
        <w:pStyle w:val="footnote"/>
      </w:pPr>
      <w:r>
        <w:rPr>
          <w:rStyle w:val="FootnoteReference"/>
        </w:rPr>
        <w:footnoteRef/>
      </w:r>
      <w:r>
        <w:t xml:space="preserve"> [JS] probably “forever for a reward”, rather than “for an eternal reward”</w:t>
      </w:r>
    </w:p>
  </w:footnote>
  <w:footnote w:id="706">
    <w:p w14:paraId="5687A5D1" w14:textId="12E6D97D" w:rsidR="004D086A" w:rsidRDefault="004D086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4D086A" w:rsidRDefault="004D086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4D086A" w:rsidRDefault="004D086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4D086A" w:rsidRDefault="004D086A"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4D086A" w:rsidRDefault="004D086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4D086A" w:rsidRDefault="004D086A" w:rsidP="00027E51">
      <w:pPr>
        <w:pStyle w:val="footnote"/>
      </w:pPr>
      <w:r>
        <w:rPr>
          <w:rStyle w:val="FootnoteReference"/>
        </w:rPr>
        <w:footnoteRef/>
      </w:r>
      <w:r>
        <w:t xml:space="preserve"> [JS] or “I directed myself towards”</w:t>
      </w:r>
    </w:p>
  </w:footnote>
  <w:footnote w:id="712">
    <w:p w14:paraId="0B2F62E7" w14:textId="0CF252B5" w:rsidR="004D086A" w:rsidRDefault="004D086A" w:rsidP="00C544D6">
      <w:pPr>
        <w:pStyle w:val="footnote"/>
      </w:pPr>
      <w:r>
        <w:rPr>
          <w:rStyle w:val="FootnoteReference"/>
        </w:rPr>
        <w:footnoteRef/>
      </w:r>
      <w:r>
        <w:t xml:space="preserve"> Cf. Lk. 24:27,32,45.</w:t>
      </w:r>
    </w:p>
  </w:footnote>
  <w:footnote w:id="713">
    <w:p w14:paraId="081BE299" w14:textId="0DC86D26" w:rsidR="004D086A" w:rsidRDefault="004D086A"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4D086A" w:rsidRDefault="004D086A"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4D086A" w:rsidRDefault="004D086A"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4D086A" w:rsidRDefault="004D086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4D086A" w:rsidRDefault="004D086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8">
    <w:p w14:paraId="7AACBE15" w14:textId="544AAC0D" w:rsidR="004D086A" w:rsidRDefault="004D086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4D086A" w:rsidRDefault="004D086A" w:rsidP="00330381">
      <w:pPr>
        <w:pStyle w:val="footnote"/>
      </w:pPr>
      <w:r>
        <w:rPr>
          <w:rStyle w:val="FootnoteReference"/>
        </w:rPr>
        <w:footnoteRef/>
      </w:r>
      <w:r>
        <w:t xml:space="preserve"> [JS] or “wickedness”</w:t>
      </w:r>
    </w:p>
  </w:footnote>
  <w:footnote w:id="720">
    <w:p w14:paraId="50052FF4" w14:textId="1790CFD6" w:rsidR="004D086A" w:rsidRDefault="004D086A" w:rsidP="00C544D6">
      <w:pPr>
        <w:pStyle w:val="footnote"/>
      </w:pPr>
      <w:r>
        <w:rPr>
          <w:rStyle w:val="FootnoteReference"/>
        </w:rPr>
        <w:footnoteRef/>
      </w:r>
      <w:r>
        <w:t xml:space="preserve"> Cf. Ps. 110:10.</w:t>
      </w:r>
    </w:p>
  </w:footnote>
  <w:footnote w:id="721">
    <w:p w14:paraId="720D7516" w14:textId="1A9EC268" w:rsidR="004D086A" w:rsidRDefault="004D086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4D086A" w:rsidRDefault="004D086A" w:rsidP="00922B79">
      <w:pPr>
        <w:pStyle w:val="footnote"/>
      </w:pPr>
      <w:r>
        <w:rPr>
          <w:rStyle w:val="FootnoteReference"/>
        </w:rPr>
        <w:footnoteRef/>
      </w:r>
      <w:r>
        <w:t xml:space="preserve"> [JS] Coptic has, “Name”.</w:t>
      </w:r>
    </w:p>
  </w:footnote>
  <w:footnote w:id="723">
    <w:p w14:paraId="6758F0AB" w14:textId="1B97FFBE" w:rsidR="004D086A" w:rsidRDefault="004D086A" w:rsidP="00922B79">
      <w:pPr>
        <w:pStyle w:val="footnote"/>
      </w:pPr>
      <w:r>
        <w:rPr>
          <w:rStyle w:val="FootnoteReference"/>
        </w:rPr>
        <w:footnoteRef/>
      </w:r>
      <w:r>
        <w:t xml:space="preserve"> [JS] or “word,” or “teachings</w:t>
      </w:r>
    </w:p>
  </w:footnote>
  <w:footnote w:id="724">
    <w:p w14:paraId="6F9983BE" w14:textId="25FEB91F" w:rsidR="004D086A" w:rsidRDefault="004D086A"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4D086A" w:rsidRDefault="004D086A"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4D086A" w:rsidRDefault="004D086A" w:rsidP="00C544D6">
      <w:pPr>
        <w:pStyle w:val="footnote"/>
      </w:pPr>
      <w:r>
        <w:rPr>
          <w:rStyle w:val="FootnoteReference"/>
        </w:rPr>
        <w:footnoteRef/>
      </w:r>
      <w:r>
        <w:t xml:space="preserve"> Cf. Jeremiah 3:23. I look through the hills to their unseen Maker.</w:t>
      </w:r>
    </w:p>
  </w:footnote>
  <w:footnote w:id="727">
    <w:p w14:paraId="597C7008" w14:textId="630EBDA2" w:rsidR="004D086A" w:rsidRDefault="004D086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4D086A" w:rsidRDefault="004D086A"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4D086A" w:rsidRDefault="004D086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4D086A" w:rsidRDefault="004D086A" w:rsidP="00CE55B0">
      <w:pPr>
        <w:pStyle w:val="footnote"/>
      </w:pPr>
      <w:r>
        <w:rPr>
          <w:rStyle w:val="FootnoteReference"/>
        </w:rPr>
        <w:footnoteRef/>
      </w:r>
      <w:r>
        <w:t xml:space="preserve"> [JS] or “thank and praise”, “thankfully confess with praise”</w:t>
      </w:r>
    </w:p>
  </w:footnote>
  <w:footnote w:id="731">
    <w:p w14:paraId="351045EF" w14:textId="461615AB" w:rsidR="004D086A" w:rsidRDefault="004D086A"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4D086A" w:rsidRDefault="004D086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4D086A" w:rsidRDefault="004D086A" w:rsidP="00C544D6">
      <w:pPr>
        <w:pStyle w:val="footnote"/>
      </w:pPr>
      <w:r>
        <w:rPr>
          <w:rStyle w:val="FootnoteReference"/>
        </w:rPr>
        <w:footnoteRef/>
      </w:r>
      <w:r>
        <w:t xml:space="preserve"> Hebrews 11:26; 13:13.</w:t>
      </w:r>
    </w:p>
  </w:footnote>
  <w:footnote w:id="734">
    <w:p w14:paraId="09354BED" w14:textId="77777777" w:rsidR="004D086A" w:rsidRDefault="004D086A" w:rsidP="00C544D6">
      <w:pPr>
        <w:pStyle w:val="footnote"/>
      </w:pPr>
      <w:r>
        <w:rPr>
          <w:rStyle w:val="FootnoteReference"/>
        </w:rPr>
        <w:footnoteRef/>
      </w:r>
      <w:r>
        <w:t xml:space="preserve"> Heaven is here (Mt. 4:17; Lk. 17:21; Prov. 17:24).</w:t>
      </w:r>
    </w:p>
  </w:footnote>
  <w:footnote w:id="735">
    <w:p w14:paraId="70E4A917" w14:textId="510327E2" w:rsidR="004D086A" w:rsidRDefault="004D086A" w:rsidP="0017251E">
      <w:pPr>
        <w:pStyle w:val="footnote"/>
      </w:pPr>
      <w:r>
        <w:rPr>
          <w:rStyle w:val="FootnoteReference"/>
        </w:rPr>
        <w:footnoteRef/>
      </w:r>
      <w:r>
        <w:t xml:space="preserve"> [JS] Fr. Lazarus and NETS have “irresistible”, OSB has “overwhelming”</w:t>
      </w:r>
    </w:p>
  </w:footnote>
  <w:footnote w:id="736">
    <w:p w14:paraId="045830C0" w14:textId="3777C1FD" w:rsidR="004D086A" w:rsidRDefault="004D086A" w:rsidP="00330381">
      <w:pPr>
        <w:pStyle w:val="footnote"/>
      </w:pPr>
      <w:r>
        <w:rPr>
          <w:rStyle w:val="FootnoteReference"/>
        </w:rPr>
        <w:footnoteRef/>
      </w:r>
      <w:r>
        <w:t xml:space="preserve"> [JS] or “evildoers”</w:t>
      </w:r>
    </w:p>
  </w:footnote>
  <w:footnote w:id="737">
    <w:p w14:paraId="09C30AE4" w14:textId="6C02AB51" w:rsidR="004D086A" w:rsidRDefault="004D086A" w:rsidP="00511459">
      <w:pPr>
        <w:pStyle w:val="footnote"/>
      </w:pPr>
      <w:r>
        <w:rPr>
          <w:rStyle w:val="FootnoteReference"/>
        </w:rPr>
        <w:footnoteRef/>
      </w:r>
      <w:r>
        <w:t xml:space="preserve"> [JS] Fr. Athanasius has, “the Lord has magnified His doings with them.”</w:t>
      </w:r>
    </w:p>
  </w:footnote>
  <w:footnote w:id="738">
    <w:p w14:paraId="5CAE6DBB" w14:textId="77777777" w:rsidR="004D086A" w:rsidRDefault="004D086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4D086A" w:rsidRDefault="004D086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4D086A" w:rsidRDefault="004D086A" w:rsidP="003169DD">
      <w:pPr>
        <w:pStyle w:val="footnote"/>
      </w:pPr>
      <w:r>
        <w:rPr>
          <w:rStyle w:val="FootnoteReference"/>
        </w:rPr>
        <w:footnoteRef/>
      </w:r>
      <w:r>
        <w:t xml:space="preserve"> [JS] “from your rest”, literally, “after sitting”</w:t>
      </w:r>
    </w:p>
  </w:footnote>
  <w:footnote w:id="741">
    <w:p w14:paraId="2EF38BE0" w14:textId="36D5D79C" w:rsidR="004D086A" w:rsidRDefault="004D086A" w:rsidP="003169DD">
      <w:pPr>
        <w:pStyle w:val="footnote"/>
      </w:pPr>
      <w:r>
        <w:rPr>
          <w:rStyle w:val="FootnoteReference"/>
        </w:rPr>
        <w:footnoteRef/>
      </w:r>
      <w:r>
        <w:t xml:space="preserve"> [JS] Fr. Athanasius has, “the children of those who have been awakened.”</w:t>
      </w:r>
    </w:p>
  </w:footnote>
  <w:footnote w:id="742">
    <w:p w14:paraId="40FE15BF" w14:textId="13C73A63" w:rsidR="004D086A" w:rsidRDefault="004D086A" w:rsidP="008D24A6">
      <w:pPr>
        <w:pStyle w:val="footnote"/>
      </w:pPr>
      <w:r>
        <w:rPr>
          <w:rStyle w:val="FootnoteReference"/>
        </w:rPr>
        <w:footnoteRef/>
      </w:r>
      <w:r>
        <w:t xml:space="preserve"> [JS] Fr. Lazarus has, “such exiles”</w:t>
      </w:r>
    </w:p>
  </w:footnote>
  <w:footnote w:id="743">
    <w:p w14:paraId="48D4D6D3" w14:textId="3C1F801B" w:rsidR="004D086A" w:rsidRDefault="004D086A" w:rsidP="00087D9B">
      <w:pPr>
        <w:pStyle w:val="footnote"/>
      </w:pPr>
      <w:r>
        <w:rPr>
          <w:rStyle w:val="FootnoteReference"/>
        </w:rPr>
        <w:footnoteRef/>
      </w:r>
      <w:r>
        <w:t xml:space="preserve"> [JS] Fr. Athanasius has, “You will be blessed”</w:t>
      </w:r>
    </w:p>
  </w:footnote>
  <w:footnote w:id="744">
    <w:p w14:paraId="7A7A17DB" w14:textId="31683221" w:rsidR="004D086A" w:rsidRDefault="004D086A"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4D086A" w:rsidRDefault="004D086A"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4D086A" w:rsidRDefault="004D086A" w:rsidP="0061464A">
      <w:pPr>
        <w:pStyle w:val="footnote"/>
      </w:pPr>
      <w:r>
        <w:rPr>
          <w:rStyle w:val="FootnoteReference"/>
        </w:rPr>
        <w:footnoteRef/>
      </w:r>
      <w:r>
        <w:t xml:space="preserve"> [JS] or “lawlessness”</w:t>
      </w:r>
    </w:p>
  </w:footnote>
  <w:footnote w:id="747">
    <w:p w14:paraId="6A925E31" w14:textId="50F1CD8D" w:rsidR="004D086A" w:rsidRDefault="004D086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4D086A" w:rsidRDefault="004D086A" w:rsidP="00714F88">
      <w:pPr>
        <w:pStyle w:val="footnote"/>
      </w:pPr>
      <w:r>
        <w:rPr>
          <w:rStyle w:val="FootnoteReference"/>
        </w:rPr>
        <w:footnoteRef/>
      </w:r>
      <w:r>
        <w:t xml:space="preserve"> [JS] or “transgressions” or “acts of lawlessness”, throughout.</w:t>
      </w:r>
    </w:p>
  </w:footnote>
  <w:footnote w:id="749">
    <w:p w14:paraId="0461F9AD" w14:textId="6F28CA37" w:rsidR="004D086A" w:rsidRDefault="004D086A" w:rsidP="00714F88">
      <w:pPr>
        <w:pStyle w:val="footnote"/>
      </w:pPr>
      <w:r>
        <w:rPr>
          <w:rStyle w:val="FootnoteReference"/>
        </w:rPr>
        <w:footnoteRef/>
      </w:r>
      <w:r>
        <w:t xml:space="preserve"> [JS] or “forgiveness”</w:t>
      </w:r>
    </w:p>
  </w:footnote>
  <w:footnote w:id="750">
    <w:p w14:paraId="0C346C8C" w14:textId="77777777" w:rsidR="004D086A" w:rsidRDefault="004D086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4D086A" w:rsidRDefault="004D086A" w:rsidP="00C544D6">
      <w:pPr>
        <w:pStyle w:val="footnote"/>
      </w:pPr>
      <w:r>
        <w:rPr>
          <w:rStyle w:val="FootnoteReference"/>
        </w:rPr>
        <w:footnoteRef/>
      </w:r>
      <w:r>
        <w:t xml:space="preserve"> Cf. Titus 2:14.</w:t>
      </w:r>
    </w:p>
  </w:footnote>
  <w:footnote w:id="752">
    <w:p w14:paraId="55BAD822" w14:textId="77777777" w:rsidR="004D086A" w:rsidRDefault="004D086A" w:rsidP="00C544D6">
      <w:pPr>
        <w:pStyle w:val="footnote"/>
      </w:pPr>
      <w:r>
        <w:rPr>
          <w:rStyle w:val="FootnoteReference"/>
        </w:rPr>
        <w:footnoteRef/>
      </w:r>
      <w:r>
        <w:t xml:space="preserve"> Prov. 29:1; 2 Kings 17:14; Neh. 9:16; Dt. 9:6.</w:t>
      </w:r>
    </w:p>
  </w:footnote>
  <w:footnote w:id="753">
    <w:p w14:paraId="4E2F71A4" w14:textId="2CCCE707" w:rsidR="004D086A" w:rsidRDefault="004D086A" w:rsidP="00C0758B">
      <w:pPr>
        <w:pStyle w:val="footnote"/>
      </w:pPr>
      <w:r>
        <w:rPr>
          <w:rStyle w:val="FootnoteReference"/>
        </w:rPr>
        <w:footnoteRef/>
      </w:r>
      <w:r>
        <w:t xml:space="preserve"> [JS] literally “the tabernacle of my house”</w:t>
      </w:r>
    </w:p>
  </w:footnote>
  <w:footnote w:id="754">
    <w:p w14:paraId="7C027A5F" w14:textId="25B43E29" w:rsidR="004D086A" w:rsidRDefault="004D086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4D086A" w:rsidRDefault="004D086A" w:rsidP="00C544D6">
      <w:pPr>
        <w:pStyle w:val="footnote"/>
      </w:pPr>
      <w:r>
        <w:rPr>
          <w:rStyle w:val="FootnoteReference"/>
        </w:rPr>
        <w:footnoteRef/>
      </w:r>
      <w:r>
        <w:t xml:space="preserve"> Cf. 1 Kings 6:21 (1 Sam. 6:21).</w:t>
      </w:r>
    </w:p>
  </w:footnote>
  <w:footnote w:id="756">
    <w:p w14:paraId="7A5052C0" w14:textId="161D9B7D" w:rsidR="004D086A" w:rsidRDefault="004D086A" w:rsidP="00023B09">
      <w:pPr>
        <w:pStyle w:val="footnote"/>
      </w:pPr>
      <w:r>
        <w:rPr>
          <w:rStyle w:val="FootnoteReference"/>
        </w:rPr>
        <w:footnoteRef/>
      </w:r>
      <w:r>
        <w:t xml:space="preserve"> [JS] “do obeisance”, i.e. literally “bow down”</w:t>
      </w:r>
    </w:p>
  </w:footnote>
  <w:footnote w:id="757">
    <w:p w14:paraId="7B1B3D1C" w14:textId="1A224FFE" w:rsidR="004D086A" w:rsidRDefault="004D086A" w:rsidP="00023B09">
      <w:pPr>
        <w:pStyle w:val="footnote"/>
      </w:pPr>
      <w:r>
        <w:rPr>
          <w:rStyle w:val="FootnoteReference"/>
        </w:rPr>
        <w:footnoteRef/>
      </w:r>
      <w:r>
        <w:t xml:space="preserve"> [JS] Fr. Lazarus has “resting-place”</w:t>
      </w:r>
    </w:p>
  </w:footnote>
  <w:footnote w:id="758">
    <w:p w14:paraId="57742C2B" w14:textId="024D8554" w:rsidR="004D086A" w:rsidRDefault="004D086A" w:rsidP="00023B09">
      <w:pPr>
        <w:pStyle w:val="footnote"/>
      </w:pPr>
      <w:r>
        <w:rPr>
          <w:rStyle w:val="FootnoteReference"/>
        </w:rPr>
        <w:footnoteRef/>
      </w:r>
      <w:r>
        <w:t xml:space="preserve"> [JS] or “the ark of Your holiness”</w:t>
      </w:r>
    </w:p>
  </w:footnote>
  <w:footnote w:id="759">
    <w:p w14:paraId="371872E1" w14:textId="77777777" w:rsidR="004D086A" w:rsidRDefault="004D086A" w:rsidP="00C544D6">
      <w:pPr>
        <w:pStyle w:val="footnote"/>
      </w:pPr>
      <w:r>
        <w:rPr>
          <w:rStyle w:val="FootnoteReference"/>
        </w:rPr>
        <w:footnoteRef/>
      </w:r>
      <w:r>
        <w:t xml:space="preserve"> Ps. 131:8-10 = 2 Chron. 6:41-42.</w:t>
      </w:r>
    </w:p>
  </w:footnote>
  <w:footnote w:id="760">
    <w:p w14:paraId="3FFC0219" w14:textId="77777777" w:rsidR="004D086A" w:rsidRDefault="004D086A" w:rsidP="00C544D6">
      <w:pPr>
        <w:pStyle w:val="footnote"/>
      </w:pPr>
      <w:r>
        <w:rPr>
          <w:rStyle w:val="FootnoteReference"/>
        </w:rPr>
        <w:footnoteRef/>
      </w:r>
      <w:r>
        <w:t xml:space="preserve"> I Chron. 17:11-14; Acts 2:30-33.</w:t>
      </w:r>
    </w:p>
  </w:footnote>
  <w:footnote w:id="761">
    <w:p w14:paraId="750994E1" w14:textId="39B5FB55" w:rsidR="004D086A" w:rsidRDefault="004D086A" w:rsidP="00631963">
      <w:pPr>
        <w:pStyle w:val="footnote"/>
      </w:pPr>
      <w:r>
        <w:rPr>
          <w:rStyle w:val="FootnoteReference"/>
        </w:rPr>
        <w:footnoteRef/>
      </w:r>
      <w:r>
        <w:t xml:space="preserve"> [JS] Coptic has “widow”.</w:t>
      </w:r>
    </w:p>
  </w:footnote>
  <w:footnote w:id="762">
    <w:p w14:paraId="20533A22" w14:textId="760F6E73" w:rsidR="004D086A" w:rsidRDefault="004D086A" w:rsidP="00631963">
      <w:pPr>
        <w:pStyle w:val="footnote"/>
      </w:pPr>
      <w:r>
        <w:rPr>
          <w:rStyle w:val="FootnoteReference"/>
        </w:rPr>
        <w:footnoteRef/>
      </w:r>
      <w:r>
        <w:t xml:space="preserve"> [JS] or “rejoice with rejoicing”</w:t>
      </w:r>
    </w:p>
  </w:footnote>
  <w:footnote w:id="763">
    <w:p w14:paraId="41E94330" w14:textId="77777777" w:rsidR="004D086A" w:rsidRDefault="004D086A" w:rsidP="00C544D6">
      <w:pPr>
        <w:pStyle w:val="footnote"/>
      </w:pPr>
      <w:r>
        <w:rPr>
          <w:rStyle w:val="FootnoteReference"/>
        </w:rPr>
        <w:footnoteRef/>
      </w:r>
      <w:r>
        <w:t xml:space="preserve"> stock: </w:t>
      </w:r>
      <w:r w:rsidRPr="00783CA0">
        <w:rPr>
          <w:i/>
        </w:rPr>
        <w:t>lit</w:t>
      </w:r>
      <w:r>
        <w:t>. horn.</w:t>
      </w:r>
    </w:p>
  </w:footnote>
  <w:footnote w:id="764">
    <w:p w14:paraId="2CC35491" w14:textId="77777777" w:rsidR="004D086A" w:rsidRDefault="004D086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4D086A" w:rsidRDefault="004D086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4D086A" w:rsidRDefault="004D086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4D086A" w:rsidRDefault="004D086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4D086A" w:rsidRDefault="004D086A" w:rsidP="008B199B">
      <w:pPr>
        <w:pStyle w:val="footnote"/>
      </w:pPr>
      <w:r>
        <w:rPr>
          <w:rStyle w:val="FootnoteReference"/>
        </w:rPr>
        <w:footnoteRef/>
      </w:r>
      <w:r>
        <w:t xml:space="preserve"> [JS] literally, “slaves”</w:t>
      </w:r>
    </w:p>
  </w:footnote>
  <w:footnote w:id="769">
    <w:p w14:paraId="1FC82724" w14:textId="77777777" w:rsidR="004D086A" w:rsidRDefault="004D086A"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4D086A" w:rsidRDefault="004D086A" w:rsidP="00C544D6">
      <w:pPr>
        <w:pStyle w:val="footnote"/>
      </w:pPr>
      <w:r>
        <w:rPr>
          <w:rStyle w:val="FootnoteReference"/>
        </w:rPr>
        <w:footnoteRef/>
      </w:r>
      <w:r>
        <w:t xml:space="preserve"> Deut. 32:36.</w:t>
      </w:r>
    </w:p>
  </w:footnote>
  <w:footnote w:id="771">
    <w:p w14:paraId="6CA454B0" w14:textId="699660A9" w:rsidR="004D086A" w:rsidRDefault="004D086A" w:rsidP="009F1DA0">
      <w:pPr>
        <w:pStyle w:val="footnote"/>
      </w:pPr>
      <w:r>
        <w:rPr>
          <w:rStyle w:val="FootnoteReference"/>
        </w:rPr>
        <w:footnoteRef/>
      </w:r>
      <w:r>
        <w:t xml:space="preserve"> [JS] [] lacking in all but OSB</w:t>
      </w:r>
    </w:p>
  </w:footnote>
  <w:footnote w:id="772">
    <w:p w14:paraId="71CEF4E9" w14:textId="77777777" w:rsidR="004D086A" w:rsidRDefault="004D086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4D086A" w:rsidRDefault="004D086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37BB0491" w14:textId="7EAC2B84" w:rsidR="004D086A" w:rsidRPr="009F1DA0" w:rsidRDefault="004D086A"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5">
    <w:p w14:paraId="2B96894E" w14:textId="6C468A01" w:rsidR="004D086A" w:rsidRDefault="004D086A" w:rsidP="00C544D6">
      <w:pPr>
        <w:pStyle w:val="footnote"/>
      </w:pPr>
      <w:r>
        <w:rPr>
          <w:rStyle w:val="FootnoteReference"/>
        </w:rPr>
        <w:footnoteRef/>
      </w:r>
      <w:r>
        <w:t xml:space="preserve"> mercy: </w:t>
      </w:r>
      <w:r w:rsidRPr="007F3CE8">
        <w:rPr>
          <w:i/>
        </w:rPr>
        <w:t>or</w:t>
      </w:r>
      <w:r>
        <w:t xml:space="preserve"> love. Cf. Lk. 10:37.</w:t>
      </w:r>
    </w:p>
  </w:footnote>
  <w:footnote w:id="776">
    <w:p w14:paraId="08E6A124" w14:textId="11CACB93" w:rsidR="004D086A" w:rsidRDefault="004D086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7">
    <w:p w14:paraId="39412F7E" w14:textId="1E04020D" w:rsidR="004D086A" w:rsidRDefault="004D086A" w:rsidP="00AE1E0F">
      <w:pPr>
        <w:pStyle w:val="footnote"/>
      </w:pPr>
      <w:r>
        <w:rPr>
          <w:rStyle w:val="FootnoteReference"/>
        </w:rPr>
        <w:footnoteRef/>
      </w:r>
      <w:r>
        <w:t xml:space="preserve"> [JS] or “and shook of Pharaoh and his army into the Red sea,”</w:t>
      </w:r>
    </w:p>
  </w:footnote>
  <w:footnote w:id="778">
    <w:p w14:paraId="0B96BC12" w14:textId="30893C5B" w:rsidR="004D086A" w:rsidRDefault="004D086A" w:rsidP="00AE1E0F">
      <w:pPr>
        <w:pStyle w:val="footnote"/>
      </w:pPr>
      <w:r>
        <w:rPr>
          <w:rStyle w:val="FootnoteReference"/>
        </w:rPr>
        <w:footnoteRef/>
      </w:r>
      <w:r>
        <w:t xml:space="preserve"> [JS] or “slew”</w:t>
      </w:r>
    </w:p>
  </w:footnote>
  <w:footnote w:id="779">
    <w:p w14:paraId="0DA78EFF" w14:textId="6EE98942" w:rsidR="004D086A" w:rsidRDefault="004D086A" w:rsidP="00AE1E0F">
      <w:pPr>
        <w:pStyle w:val="footnote"/>
      </w:pPr>
      <w:r>
        <w:rPr>
          <w:rStyle w:val="FootnoteReference"/>
        </w:rPr>
        <w:footnoteRef/>
      </w:r>
      <w:r>
        <w:t xml:space="preserve"> [JS] [] lacking in all but the Copitc. This verse and 16b lacking in most translations.</w:t>
      </w:r>
    </w:p>
  </w:footnote>
  <w:footnote w:id="780">
    <w:p w14:paraId="491E3626" w14:textId="77777777" w:rsidR="004D086A" w:rsidRDefault="004D086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1">
    <w:p w14:paraId="27102E37" w14:textId="01E87A4E" w:rsidR="004D086A" w:rsidRDefault="004D086A" w:rsidP="00C544D6">
      <w:pPr>
        <w:pStyle w:val="footnote"/>
      </w:pPr>
      <w:r>
        <w:rPr>
          <w:rStyle w:val="FootnoteReference"/>
        </w:rPr>
        <w:footnoteRef/>
      </w:r>
      <w:r>
        <w:t xml:space="preserve"> See previous footnote.</w:t>
      </w:r>
    </w:p>
  </w:footnote>
  <w:footnote w:id="782">
    <w:p w14:paraId="32C9C8BA" w14:textId="1283C1AE" w:rsidR="004D086A" w:rsidRDefault="004D086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3">
    <w:p w14:paraId="1CAEC73A" w14:textId="2CFEA53A" w:rsidR="004D086A" w:rsidRDefault="004D086A" w:rsidP="00AC3281">
      <w:pPr>
        <w:pStyle w:val="footnote"/>
      </w:pPr>
      <w:r>
        <w:rPr>
          <w:rStyle w:val="FootnoteReference"/>
        </w:rPr>
        <w:footnoteRef/>
      </w:r>
      <w:r>
        <w:t xml:space="preserve"> [JS] or “thank”, or “thankfully confess with praise”</w:t>
      </w:r>
    </w:p>
  </w:footnote>
  <w:footnote w:id="784">
    <w:p w14:paraId="02264BC2" w14:textId="77777777" w:rsidR="004D086A" w:rsidRDefault="004D086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5">
    <w:p w14:paraId="474A88D1" w14:textId="00155028" w:rsidR="004D086A" w:rsidRDefault="004D086A" w:rsidP="00AC3281">
      <w:pPr>
        <w:pStyle w:val="footnote"/>
      </w:pPr>
      <w:r>
        <w:rPr>
          <w:rStyle w:val="FootnoteReference"/>
        </w:rPr>
        <w:footnoteRef/>
      </w:r>
      <w:r>
        <w:t xml:space="preserve"> [JS] “do obeisance”, elsewhere rendered “worship’, but referring to the physical act.</w:t>
      </w:r>
    </w:p>
  </w:footnote>
  <w:footnote w:id="786">
    <w:p w14:paraId="1B1D5002" w14:textId="29B07E11" w:rsidR="004D086A" w:rsidRDefault="004D086A" w:rsidP="00C1761F">
      <w:pPr>
        <w:pStyle w:val="footnote"/>
      </w:pPr>
      <w:r>
        <w:rPr>
          <w:rStyle w:val="FootnoteReference"/>
        </w:rPr>
        <w:footnoteRef/>
      </w:r>
      <w:r>
        <w:t xml:space="preserve"> [JS] or “give thanks to,” or “prase,” or “thankfully confess Your Name with praise”</w:t>
      </w:r>
    </w:p>
  </w:footnote>
  <w:footnote w:id="787">
    <w:p w14:paraId="12351032" w14:textId="637DDCD6" w:rsidR="004D086A" w:rsidRDefault="004D086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8">
    <w:p w14:paraId="00F8589A" w14:textId="3079BAC3" w:rsidR="004D086A" w:rsidRDefault="004D086A" w:rsidP="00C1761F">
      <w:pPr>
        <w:pStyle w:val="footnote"/>
      </w:pPr>
      <w:r>
        <w:rPr>
          <w:rStyle w:val="FootnoteReference"/>
        </w:rPr>
        <w:footnoteRef/>
      </w:r>
      <w:r>
        <w:t xml:space="preserve"> [JS] or “acknowledge,” or “give thanks to,” or “thankfully confess with praise”</w:t>
      </w:r>
    </w:p>
  </w:footnote>
  <w:footnote w:id="789">
    <w:p w14:paraId="18BB02EB" w14:textId="33FE7177" w:rsidR="004D086A" w:rsidRDefault="004D086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0">
    <w:p w14:paraId="333B0F0E" w14:textId="4D89FC4A" w:rsidR="004D086A" w:rsidRDefault="004D086A" w:rsidP="00FF6795">
      <w:pPr>
        <w:pStyle w:val="footnote"/>
      </w:pPr>
      <w:r>
        <w:rPr>
          <w:rStyle w:val="FootnoteReference"/>
        </w:rPr>
        <w:footnoteRef/>
      </w:r>
      <w:r>
        <w:t xml:space="preserve"> [JS] literally “those who are exalted” or “the high things”</w:t>
      </w:r>
    </w:p>
  </w:footnote>
  <w:footnote w:id="791">
    <w:p w14:paraId="596BB70E" w14:textId="27F87B4A" w:rsidR="004D086A" w:rsidRDefault="004D086A" w:rsidP="00C544D6">
      <w:pPr>
        <w:pStyle w:val="footnote"/>
      </w:pPr>
      <w:r>
        <w:rPr>
          <w:rStyle w:val="FootnoteReference"/>
        </w:rPr>
        <w:footnoteRef/>
      </w:r>
      <w:r>
        <w:t xml:space="preserve"> The Spirit of the Lord fills the world (Wisdom 1:7). [JS] presence: literally “face”</w:t>
      </w:r>
    </w:p>
  </w:footnote>
  <w:footnote w:id="792">
    <w:p w14:paraId="7AB3BB43" w14:textId="5D02016E" w:rsidR="004D086A" w:rsidRDefault="004D086A" w:rsidP="00485563">
      <w:pPr>
        <w:pStyle w:val="footnote"/>
      </w:pPr>
      <w:r>
        <w:rPr>
          <w:rStyle w:val="FootnoteReference"/>
        </w:rPr>
        <w:footnoteRef/>
      </w:r>
      <w:r>
        <w:t xml:space="preserve"> [JS] or “possess”</w:t>
      </w:r>
    </w:p>
  </w:footnote>
  <w:footnote w:id="793">
    <w:p w14:paraId="145A6B15" w14:textId="77777777" w:rsidR="004D086A" w:rsidRDefault="004D086A" w:rsidP="00C544D6">
      <w:pPr>
        <w:pStyle w:val="footnote"/>
      </w:pPr>
      <w:r>
        <w:rPr>
          <w:rStyle w:val="FootnoteReference"/>
        </w:rPr>
        <w:footnoteRef/>
      </w:r>
      <w:r>
        <w:t xml:space="preserve"> heart: </w:t>
      </w:r>
      <w:r w:rsidRPr="007F3CE8">
        <w:rPr>
          <w:i/>
        </w:rPr>
        <w:t>lit</w:t>
      </w:r>
      <w:r>
        <w:t>. kidneys (seat of the affections in Hebrew thought).</w:t>
      </w:r>
    </w:p>
  </w:footnote>
  <w:footnote w:id="794">
    <w:p w14:paraId="5EA66D53" w14:textId="1C1D5AB6" w:rsidR="004D086A" w:rsidRDefault="004D086A" w:rsidP="00485563">
      <w:pPr>
        <w:pStyle w:val="footnote"/>
      </w:pPr>
      <w:r>
        <w:rPr>
          <w:rStyle w:val="FootnoteReference"/>
        </w:rPr>
        <w:footnoteRef/>
      </w:r>
      <w:r>
        <w:t xml:space="preserve"> [JS] or “give thanks,” or “thankfully confess You with praise”</w:t>
      </w:r>
    </w:p>
  </w:footnote>
  <w:footnote w:id="795">
    <w:p w14:paraId="4E73646F" w14:textId="549C13C9" w:rsidR="004D086A" w:rsidRDefault="004D086A" w:rsidP="00EB72A3">
      <w:pPr>
        <w:pStyle w:val="footnote"/>
      </w:pPr>
      <w:r>
        <w:rPr>
          <w:rStyle w:val="FootnoteReference"/>
        </w:rPr>
        <w:footnoteRef/>
      </w:r>
      <w:r>
        <w:t xml:space="preserve"> [JS] or “and do I not waste away because of my enemies?”</w:t>
      </w:r>
    </w:p>
  </w:footnote>
  <w:footnote w:id="796">
    <w:p w14:paraId="4CC16564" w14:textId="262FCF3B" w:rsidR="004D086A" w:rsidRDefault="004D086A" w:rsidP="00814FC4">
      <w:pPr>
        <w:pStyle w:val="footnote"/>
      </w:pPr>
      <w:r>
        <w:rPr>
          <w:rStyle w:val="FootnoteReference"/>
        </w:rPr>
        <w:footnoteRef/>
      </w:r>
      <w:r>
        <w:t xml:space="preserve"> [JS] or “way of iniquity”</w:t>
      </w:r>
    </w:p>
  </w:footnote>
  <w:footnote w:id="797">
    <w:p w14:paraId="6BCAB3AE" w14:textId="77777777" w:rsidR="004D086A" w:rsidRDefault="004D086A" w:rsidP="00C544D6">
      <w:pPr>
        <w:pStyle w:val="footnote"/>
      </w:pPr>
      <w:r>
        <w:rPr>
          <w:rStyle w:val="FootnoteReference"/>
        </w:rPr>
        <w:footnoteRef/>
      </w:r>
      <w:r>
        <w:t xml:space="preserve"> ‘He gives songs in the night’ (Job. 35:10).</w:t>
      </w:r>
    </w:p>
  </w:footnote>
  <w:footnote w:id="798">
    <w:p w14:paraId="6FFB8AE3" w14:textId="30159915" w:rsidR="004D086A" w:rsidRDefault="004D086A" w:rsidP="00FF4A4F">
      <w:pPr>
        <w:pStyle w:val="footnote"/>
      </w:pPr>
      <w:r>
        <w:rPr>
          <w:rStyle w:val="FootnoteReference"/>
        </w:rPr>
        <w:footnoteRef/>
      </w:r>
      <w:r>
        <w:t xml:space="preserve"> Literally “voice”</w:t>
      </w:r>
    </w:p>
  </w:footnote>
  <w:footnote w:id="799">
    <w:p w14:paraId="1995E6B7" w14:textId="70D38F62" w:rsidR="004D086A" w:rsidRDefault="004D086A" w:rsidP="00EB72A3">
      <w:pPr>
        <w:pStyle w:val="footnote"/>
      </w:pPr>
      <w:r>
        <w:rPr>
          <w:rStyle w:val="FootnoteReference"/>
        </w:rPr>
        <w:footnoteRef/>
      </w:r>
      <w:r>
        <w:t xml:space="preserve"> [JS] or “praise,” or “give thanks to,” or “thankfully confess with praise”</w:t>
      </w:r>
    </w:p>
  </w:footnote>
  <w:footnote w:id="800">
    <w:p w14:paraId="7EBC0985" w14:textId="77777777" w:rsidR="004D086A" w:rsidRDefault="004D086A" w:rsidP="00784373">
      <w:pPr>
        <w:pStyle w:val="footnote"/>
      </w:pPr>
      <w:r>
        <w:rPr>
          <w:rStyle w:val="FootnoteReference"/>
        </w:rPr>
        <w:footnoteRef/>
      </w:r>
      <w:r>
        <w:t xml:space="preserve"> [JS] or “Hades”.</w:t>
      </w:r>
    </w:p>
  </w:footnote>
  <w:footnote w:id="801">
    <w:p w14:paraId="5A5C1D1C" w14:textId="586EEB89" w:rsidR="004D086A" w:rsidRDefault="004D086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2">
    <w:p w14:paraId="1AD5A19A" w14:textId="77777777" w:rsidR="004D086A" w:rsidRDefault="004D086A" w:rsidP="00C544D6">
      <w:pPr>
        <w:pStyle w:val="footnote"/>
      </w:pPr>
      <w:r>
        <w:rPr>
          <w:rStyle w:val="FootnoteReference"/>
        </w:rPr>
        <w:footnoteRef/>
      </w:r>
      <w:r>
        <w:t xml:space="preserve"> this way: the confession of Christ (2 Tim. 3:12).</w:t>
      </w:r>
    </w:p>
  </w:footnote>
  <w:footnote w:id="803">
    <w:p w14:paraId="1B4DA4D8" w14:textId="4D3CDF72" w:rsidR="004D086A" w:rsidRDefault="004D086A" w:rsidP="00EB72A3">
      <w:pPr>
        <w:pStyle w:val="footnote"/>
      </w:pPr>
      <w:r>
        <w:rPr>
          <w:rStyle w:val="FootnoteReference"/>
        </w:rPr>
        <w:footnoteRef/>
      </w:r>
      <w:r>
        <w:t xml:space="preserve"> [JS] or “praise” or “thive thanks to,” or “thankfully confess with praise”</w:t>
      </w:r>
    </w:p>
  </w:footnote>
  <w:footnote w:id="804">
    <w:p w14:paraId="10A5500A" w14:textId="77777777" w:rsidR="004D086A" w:rsidRDefault="004D086A" w:rsidP="00C544D6">
      <w:pPr>
        <w:pStyle w:val="footnote"/>
      </w:pPr>
      <w:r>
        <w:rPr>
          <w:rStyle w:val="FootnoteReference"/>
        </w:rPr>
        <w:footnoteRef/>
      </w:r>
      <w:r>
        <w:t xml:space="preserve"> These two lines are identical with Lamentations 3:6.</w:t>
      </w:r>
    </w:p>
  </w:footnote>
  <w:footnote w:id="805">
    <w:p w14:paraId="30FC40DD" w14:textId="11119DF6" w:rsidR="004D086A" w:rsidRDefault="004D086A" w:rsidP="00C544D6">
      <w:pPr>
        <w:pStyle w:val="footnote"/>
      </w:pPr>
      <w:r>
        <w:rPr>
          <w:rStyle w:val="FootnoteReference"/>
        </w:rPr>
        <w:footnoteRef/>
      </w:r>
      <w:r>
        <w:t xml:space="preserve"> Cf. Rev. 10:5; Ezek. 20:23,28,42; Deut. 32:14.</w:t>
      </w:r>
    </w:p>
  </w:footnote>
  <w:footnote w:id="806">
    <w:p w14:paraId="58511EB9" w14:textId="77777777" w:rsidR="004D086A" w:rsidRDefault="004D086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7">
    <w:p w14:paraId="3B148124" w14:textId="77777777" w:rsidR="004D086A" w:rsidRDefault="004D086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8">
    <w:p w14:paraId="1CAB0511" w14:textId="43E4190B" w:rsidR="004D086A" w:rsidRDefault="004D086A" w:rsidP="00C544D6">
      <w:pPr>
        <w:pStyle w:val="footnote"/>
      </w:pPr>
      <w:r>
        <w:rPr>
          <w:rStyle w:val="FootnoteReference"/>
        </w:rPr>
        <w:footnoteRef/>
      </w:r>
      <w:r>
        <w:t xml:space="preserve"> Cf. ‘If I am lifted up from the earth, I will draw all men to Me’ (Jn. 12:32). See also Psalm 45:11 and the note there.</w:t>
      </w:r>
    </w:p>
  </w:footnote>
  <w:footnote w:id="809">
    <w:p w14:paraId="13B01E95" w14:textId="737A6D70" w:rsidR="004D086A" w:rsidRDefault="004D086A" w:rsidP="00F53108">
      <w:pPr>
        <w:pStyle w:val="footnote"/>
      </w:pPr>
      <w:r>
        <w:rPr>
          <w:rStyle w:val="FootnoteReference"/>
        </w:rPr>
        <w:footnoteRef/>
      </w:r>
      <w:r>
        <w:t xml:space="preserve"> [JS] or “gush forth”, “overflow”</w:t>
      </w:r>
    </w:p>
  </w:footnote>
  <w:footnote w:id="810">
    <w:p w14:paraId="291B5302" w14:textId="22414254" w:rsidR="004D086A" w:rsidRDefault="004D086A" w:rsidP="00F53108">
      <w:pPr>
        <w:pStyle w:val="footnote"/>
      </w:pPr>
      <w:r>
        <w:rPr>
          <w:rStyle w:val="FootnoteReference"/>
        </w:rPr>
        <w:footnoteRef/>
      </w:r>
      <w:r>
        <w:t xml:space="preserve"> [JS] or “thankfully confess You with praise”, or “praise”, or “give thanks to”</w:t>
      </w:r>
    </w:p>
  </w:footnote>
  <w:footnote w:id="811">
    <w:p w14:paraId="7FEF7BE1" w14:textId="0F451A05" w:rsidR="004D086A" w:rsidRDefault="004D086A" w:rsidP="008D3680">
      <w:pPr>
        <w:pStyle w:val="footnote"/>
      </w:pPr>
      <w:r>
        <w:rPr>
          <w:rStyle w:val="FootnoteReference"/>
        </w:rPr>
        <w:footnoteRef/>
      </w:r>
      <w:r>
        <w:t xml:space="preserve"> [JS] literally “holy ones”</w:t>
      </w:r>
    </w:p>
  </w:footnote>
  <w:footnote w:id="812">
    <w:p w14:paraId="67EE1F7C" w14:textId="1AC854C4" w:rsidR="004D086A" w:rsidRDefault="004D086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3">
    <w:p w14:paraId="353ACEBC" w14:textId="59328CB4" w:rsidR="004D086A" w:rsidRDefault="004D086A" w:rsidP="00C544D6">
      <w:pPr>
        <w:pStyle w:val="footnote"/>
      </w:pPr>
      <w:r>
        <w:rPr>
          <w:rStyle w:val="FootnoteReference"/>
        </w:rPr>
        <w:footnoteRef/>
      </w:r>
      <w:r>
        <w:t xml:space="preserve"> Cf. Ps. 145:2 with Ps. 103:33. Only verbs differ.</w:t>
      </w:r>
    </w:p>
  </w:footnote>
  <w:footnote w:id="814">
    <w:p w14:paraId="35C0C4DD" w14:textId="71AC6682" w:rsidR="004D086A" w:rsidRDefault="004D086A" w:rsidP="007F50FD">
      <w:pPr>
        <w:pStyle w:val="footnote"/>
      </w:pPr>
      <w:r>
        <w:rPr>
          <w:rStyle w:val="FootnoteReference"/>
        </w:rPr>
        <w:footnoteRef/>
      </w:r>
      <w:r>
        <w:t xml:space="preserve"> [JS] or “spirit”</w:t>
      </w:r>
    </w:p>
  </w:footnote>
  <w:footnote w:id="815">
    <w:p w14:paraId="23EB32F2" w14:textId="235BD424" w:rsidR="004D086A" w:rsidRDefault="004D086A" w:rsidP="007F50FD">
      <w:pPr>
        <w:pStyle w:val="footnote"/>
      </w:pPr>
      <w:r>
        <w:rPr>
          <w:rStyle w:val="FootnoteReference"/>
        </w:rPr>
        <w:footnoteRef/>
      </w:r>
      <w:r>
        <w:t xml:space="preserve"> [JS] thoughts, or designs, plans, projects</w:t>
      </w:r>
    </w:p>
  </w:footnote>
  <w:footnote w:id="816">
    <w:p w14:paraId="1E480973" w14:textId="3F051D55" w:rsidR="004D086A" w:rsidRDefault="004D086A" w:rsidP="007F50FD">
      <w:pPr>
        <w:pStyle w:val="footnote"/>
      </w:pPr>
      <w:r>
        <w:rPr>
          <w:rStyle w:val="FootnoteReference"/>
        </w:rPr>
        <w:footnoteRef/>
      </w:r>
      <w:r>
        <w:t xml:space="preserve"> [JS] or “guards”</w:t>
      </w:r>
    </w:p>
  </w:footnote>
  <w:footnote w:id="817">
    <w:p w14:paraId="6A1BF79E" w14:textId="2C42AEE5" w:rsidR="004D086A" w:rsidRDefault="004D086A" w:rsidP="007F50FD">
      <w:pPr>
        <w:pStyle w:val="footnote"/>
      </w:pPr>
      <w:r>
        <w:rPr>
          <w:rStyle w:val="FootnoteReference"/>
        </w:rPr>
        <w:footnoteRef/>
      </w:r>
      <w:r>
        <w:t xml:space="preserve"> [JS] or “frees the prisoners”</w:t>
      </w:r>
    </w:p>
  </w:footnote>
  <w:footnote w:id="818">
    <w:p w14:paraId="5D5111FF" w14:textId="66B6F812" w:rsidR="004D086A" w:rsidRDefault="004D086A" w:rsidP="007F50FD">
      <w:pPr>
        <w:pStyle w:val="footnote"/>
      </w:pPr>
      <w:r>
        <w:rPr>
          <w:rStyle w:val="FootnoteReference"/>
        </w:rPr>
        <w:footnoteRef/>
      </w:r>
      <w:r>
        <w:t xml:space="preserve"> [JS] or “bent”</w:t>
      </w:r>
    </w:p>
  </w:footnote>
  <w:footnote w:id="819">
    <w:p w14:paraId="4090A924" w14:textId="68E30641" w:rsidR="004D086A" w:rsidRDefault="004D086A" w:rsidP="007F50FD">
      <w:pPr>
        <w:pStyle w:val="footnote"/>
      </w:pPr>
      <w:r>
        <w:rPr>
          <w:rStyle w:val="FootnoteReference"/>
        </w:rPr>
        <w:footnoteRef/>
      </w:r>
      <w:r>
        <w:t xml:space="preserve"> [JS] or “skill”</w:t>
      </w:r>
    </w:p>
  </w:footnote>
  <w:footnote w:id="820">
    <w:p w14:paraId="6F819BD3" w14:textId="78976808" w:rsidR="004D086A" w:rsidRDefault="004D086A" w:rsidP="007F50FD">
      <w:pPr>
        <w:pStyle w:val="footnote"/>
      </w:pPr>
      <w:r>
        <w:rPr>
          <w:rStyle w:val="FootnoteReference"/>
        </w:rPr>
        <w:footnoteRef/>
      </w:r>
      <w:r>
        <w:t xml:space="preserve"> [JS] or “foreigners”</w:t>
      </w:r>
    </w:p>
  </w:footnote>
  <w:footnote w:id="821">
    <w:p w14:paraId="78560DE2" w14:textId="6759CA05" w:rsidR="004D086A" w:rsidRDefault="004D086A" w:rsidP="007F50FD">
      <w:pPr>
        <w:pStyle w:val="footnote"/>
      </w:pPr>
      <w:r>
        <w:rPr>
          <w:rStyle w:val="FootnoteReference"/>
        </w:rPr>
        <w:footnoteRef/>
      </w:r>
      <w:r>
        <w:t xml:space="preserve"> [JS] or a psalm, or a melody</w:t>
      </w:r>
    </w:p>
  </w:footnote>
  <w:footnote w:id="822">
    <w:p w14:paraId="2C19D159" w14:textId="3C9E27D5" w:rsidR="004D086A" w:rsidRDefault="004D086A" w:rsidP="00F258B1">
      <w:pPr>
        <w:pStyle w:val="footnote"/>
      </w:pPr>
      <w:r>
        <w:rPr>
          <w:rStyle w:val="FootnoteReference"/>
        </w:rPr>
        <w:footnoteRef/>
      </w:r>
      <w:r>
        <w:t xml:space="preserve"> </w:t>
      </w:r>
      <w:r w:rsidRPr="00D813A7">
        <w:rPr>
          <w:i/>
        </w:rPr>
        <w:t>Lit</w:t>
      </w:r>
      <w:r>
        <w:t>. ‘dispersions’. Cf. Mt. 24:31.</w:t>
      </w:r>
    </w:p>
  </w:footnote>
  <w:footnote w:id="823">
    <w:p w14:paraId="7AC7AD8B" w14:textId="5BFFD4CA" w:rsidR="004D086A" w:rsidRDefault="004D086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4">
    <w:p w14:paraId="1F0F4402" w14:textId="056F6B42" w:rsidR="004D086A" w:rsidRDefault="004D086A" w:rsidP="00CD1E61">
      <w:pPr>
        <w:pStyle w:val="footnote"/>
      </w:pPr>
      <w:r>
        <w:rPr>
          <w:rStyle w:val="FootnoteReference"/>
        </w:rPr>
        <w:footnoteRef/>
      </w:r>
      <w:r>
        <w:t xml:space="preserve"> [JS] or word, or teaching</w:t>
      </w:r>
    </w:p>
  </w:footnote>
  <w:footnote w:id="825">
    <w:p w14:paraId="407F2DDB" w14:textId="624657B1" w:rsidR="004D086A" w:rsidRDefault="004D086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6">
    <w:p w14:paraId="35167DCD" w14:textId="373FC63F" w:rsidR="004D086A" w:rsidRDefault="004D086A" w:rsidP="00DE04F0">
      <w:pPr>
        <w:pStyle w:val="footnote"/>
      </w:pPr>
      <w:r>
        <w:rPr>
          <w:rStyle w:val="FootnoteReference"/>
        </w:rPr>
        <w:footnoteRef/>
      </w:r>
      <w:r>
        <w:t xml:space="preserve"> [JS] or “stormy wind”</w:t>
      </w:r>
    </w:p>
  </w:footnote>
  <w:footnote w:id="827">
    <w:p w14:paraId="596CA46F" w14:textId="3CE69ED5" w:rsidR="004D086A" w:rsidRDefault="004D086A" w:rsidP="00DE04F0">
      <w:pPr>
        <w:pStyle w:val="footnote"/>
      </w:pPr>
      <w:r>
        <w:rPr>
          <w:rStyle w:val="FootnoteReference"/>
        </w:rPr>
        <w:footnoteRef/>
      </w:r>
      <w:r>
        <w:t xml:space="preserve"> [JS] or “maidens,” or “unmarried women”</w:t>
      </w:r>
    </w:p>
  </w:footnote>
  <w:footnote w:id="828">
    <w:p w14:paraId="302477DE" w14:textId="0B0020EA" w:rsidR="004D086A" w:rsidRDefault="004D086A" w:rsidP="007039A0">
      <w:pPr>
        <w:pStyle w:val="footnote"/>
      </w:pPr>
      <w:r>
        <w:rPr>
          <w:rStyle w:val="FootnoteReference"/>
        </w:rPr>
        <w:footnoteRef/>
      </w:r>
      <w:r>
        <w:t xml:space="preserve"> [JS] “Thankful confession of Him with praise is above the earth and heaven.”</w:t>
      </w:r>
    </w:p>
  </w:footnote>
  <w:footnote w:id="829">
    <w:p w14:paraId="33D71E70" w14:textId="0BBF5DA2" w:rsidR="004D086A" w:rsidRDefault="004D086A" w:rsidP="007039A0">
      <w:pPr>
        <w:pStyle w:val="footnote"/>
      </w:pPr>
      <w:r>
        <w:rPr>
          <w:rStyle w:val="FootnoteReference"/>
        </w:rPr>
        <w:footnoteRef/>
      </w:r>
      <w:r>
        <w:t xml:space="preserve"> [JS] literally, “And Hw ill raise/exalt the horn of His people”</w:t>
      </w:r>
    </w:p>
  </w:footnote>
  <w:footnote w:id="830">
    <w:p w14:paraId="43AD805B" w14:textId="6DFE2128" w:rsidR="004D086A" w:rsidRDefault="004D086A" w:rsidP="007039A0">
      <w:pPr>
        <w:pStyle w:val="footnote"/>
      </w:pPr>
      <w:r>
        <w:rPr>
          <w:rStyle w:val="FootnoteReference"/>
        </w:rPr>
        <w:footnoteRef/>
      </w:r>
      <w:r>
        <w:t xml:space="preserve"> [JS] “assembly”</w:t>
      </w:r>
    </w:p>
  </w:footnote>
  <w:footnote w:id="831">
    <w:p w14:paraId="0C277B75" w14:textId="51E0F674" w:rsidR="004D086A" w:rsidRDefault="004D086A" w:rsidP="007039A0">
      <w:pPr>
        <w:pStyle w:val="footnote"/>
      </w:pPr>
      <w:r>
        <w:rPr>
          <w:rStyle w:val="FootnoteReference"/>
        </w:rPr>
        <w:footnoteRef/>
      </w:r>
      <w:r>
        <w:t xml:space="preserve"> [JS] Coptic has “in the chorus”</w:t>
      </w:r>
    </w:p>
  </w:footnote>
  <w:footnote w:id="832">
    <w:p w14:paraId="7329AB19" w14:textId="77777777" w:rsidR="004D086A" w:rsidRDefault="004D086A" w:rsidP="00F258B1">
      <w:pPr>
        <w:pStyle w:val="footnote"/>
      </w:pPr>
      <w:r>
        <w:rPr>
          <w:rStyle w:val="FootnoteReference"/>
        </w:rPr>
        <w:footnoteRef/>
      </w:r>
      <w:r>
        <w:t xml:space="preserve"> two-edged sword: praise which conquers Amalek (St. Chrysostom).</w:t>
      </w:r>
    </w:p>
  </w:footnote>
  <w:footnote w:id="833">
    <w:p w14:paraId="2095C32A" w14:textId="77777777" w:rsidR="004D086A" w:rsidRDefault="004D086A" w:rsidP="00F258B1">
      <w:pPr>
        <w:pStyle w:val="footnote"/>
      </w:pPr>
      <w:r>
        <w:rPr>
          <w:rStyle w:val="FootnoteReference"/>
        </w:rPr>
        <w:footnoteRef/>
      </w:r>
      <w:r>
        <w:t xml:space="preserve"> ‘Holiness of life is the mother of glory’ (St Theodoret).</w:t>
      </w:r>
    </w:p>
  </w:footnote>
  <w:footnote w:id="834">
    <w:p w14:paraId="4C5EFC08" w14:textId="6D588D58" w:rsidR="004D086A" w:rsidRDefault="004D086A" w:rsidP="00AE5C5A">
      <w:pPr>
        <w:pStyle w:val="footnote"/>
      </w:pPr>
      <w:r>
        <w:rPr>
          <w:rStyle w:val="FootnoteReference"/>
        </w:rPr>
        <w:footnoteRef/>
      </w:r>
      <w:r>
        <w:t xml:space="preserve"> [JS] variant reading, “harp and lyre”</w:t>
      </w:r>
    </w:p>
  </w:footnote>
  <w:footnote w:id="835">
    <w:p w14:paraId="34B39967" w14:textId="2F98E45D" w:rsidR="004D086A" w:rsidRDefault="004D086A" w:rsidP="00AE5C5A">
      <w:pPr>
        <w:pStyle w:val="footnote"/>
      </w:pPr>
      <w:r>
        <w:rPr>
          <w:rStyle w:val="FootnoteReference"/>
        </w:rPr>
        <w:footnoteRef/>
      </w:r>
      <w:r>
        <w:t xml:space="preserve"> [JS] Coptic has “chorus” in place of “dance”</w:t>
      </w:r>
    </w:p>
  </w:footnote>
  <w:footnote w:id="836">
    <w:p w14:paraId="3F01F63D" w14:textId="7FB71CE4" w:rsidR="004D086A" w:rsidRDefault="004D086A" w:rsidP="00FB1741">
      <w:pPr>
        <w:pStyle w:val="footnote"/>
      </w:pPr>
      <w:r>
        <w:rPr>
          <w:rStyle w:val="FootnoteReference"/>
        </w:rPr>
        <w:footnoteRef/>
      </w:r>
      <w:r>
        <w:t xml:space="preserve"> [JS] or “allophyle”, which means “foreigner”, but specificially in reference to Philistines.</w:t>
      </w:r>
    </w:p>
  </w:footnote>
  <w:footnote w:id="837">
    <w:p w14:paraId="2C6CD715" w14:textId="77777777" w:rsidR="004D086A" w:rsidRDefault="004D086A">
      <w:pPr>
        <w:pStyle w:val="FootnoteText"/>
      </w:pPr>
      <w:r>
        <w:rPr>
          <w:rStyle w:val="FootnoteReference"/>
        </w:rPr>
        <w:footnoteRef/>
      </w:r>
      <w:r>
        <w:t xml:space="preserve"> Acts 7:60</w:t>
      </w:r>
    </w:p>
  </w:footnote>
  <w:footnote w:id="838">
    <w:p w14:paraId="66841CA4" w14:textId="77777777" w:rsidR="004D086A" w:rsidRDefault="004D086A"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4D086A" w:rsidRDefault="004D086A"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4D086A" w:rsidRDefault="004D086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Numbers 12:7-8</w:t>
        </w:r>
      </w:ins>
    </w:p>
  </w:footnote>
  <w:footnote w:id="841">
    <w:p w14:paraId="7099EBEB" w14:textId="77777777" w:rsidR="004D086A" w:rsidRDefault="004D086A">
      <w:pPr>
        <w:pStyle w:val="footnote"/>
        <w:rPr>
          <w:ins w:id="1094" w:author="Brett Slote" w:date="2011-07-21T19:13:00Z"/>
        </w:rPr>
        <w:pPrChange w:id="1095" w:author="Brett Slote" w:date="2011-07-21T20:05:00Z">
          <w:pPr>
            <w:pStyle w:val="FootnoteText"/>
          </w:pPr>
        </w:pPrChange>
      </w:pPr>
      <w:ins w:id="1096" w:author="Brett Slote" w:date="2011-07-21T19:13:00Z">
        <w:r>
          <w:rPr>
            <w:rStyle w:val="FootnoteReference"/>
          </w:rPr>
          <w:footnoteRef/>
        </w:r>
        <w:r>
          <w:t xml:space="preserve"> Exodus 28:1</w:t>
        </w:r>
      </w:ins>
    </w:p>
  </w:footnote>
  <w:footnote w:id="842">
    <w:p w14:paraId="5BFC95F9" w14:textId="77777777" w:rsidR="004D086A" w:rsidRDefault="004D086A">
      <w:pPr>
        <w:pStyle w:val="footnote"/>
        <w:rPr>
          <w:ins w:id="1097" w:author="Brett Slote" w:date="2011-07-21T19:13:00Z"/>
        </w:rPr>
        <w:pPrChange w:id="1098" w:author="Brett Slote" w:date="2011-07-21T20:05:00Z">
          <w:pPr>
            <w:pStyle w:val="FootnoteText"/>
          </w:pPr>
        </w:pPrChange>
      </w:pPr>
      <w:ins w:id="1099" w:author="Brett Slote" w:date="2011-07-21T19:13:00Z">
        <w:r>
          <w:rPr>
            <w:rStyle w:val="FootnoteReference"/>
          </w:rPr>
          <w:footnoteRef/>
        </w:r>
        <w:r>
          <w:t xml:space="preserve"> Matthew 16:18</w:t>
        </w:r>
      </w:ins>
    </w:p>
  </w:footnote>
  <w:footnote w:id="843">
    <w:p w14:paraId="04125830" w14:textId="77777777" w:rsidR="004D086A" w:rsidRDefault="004D086A">
      <w:pPr>
        <w:pStyle w:val="footnote"/>
        <w:rPr>
          <w:ins w:id="1101" w:author="Brett Slote" w:date="2011-07-21T19:13:00Z"/>
        </w:rPr>
        <w:pPrChange w:id="1102" w:author="Brett Slote" w:date="2011-07-21T20:05:00Z">
          <w:pPr>
            <w:pStyle w:val="FootnoteText"/>
          </w:pPr>
        </w:pPrChange>
      </w:pPr>
      <w:ins w:id="1103" w:author="Brett Slote" w:date="2011-07-21T19:13:00Z">
        <w:r>
          <w:rPr>
            <w:rStyle w:val="FootnoteReference"/>
          </w:rPr>
          <w:footnoteRef/>
        </w:r>
        <w:r>
          <w:t xml:space="preserve"> Psalms 110:4, Hebrews 5:6,10</w:t>
        </w:r>
      </w:ins>
    </w:p>
  </w:footnote>
  <w:footnote w:id="844">
    <w:p w14:paraId="4ECDDE09" w14:textId="77777777" w:rsidR="004D086A" w:rsidRDefault="004D086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4D086A" w:rsidRDefault="004D086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4D086A" w:rsidRDefault="004D086A" w:rsidP="00C0205C">
      <w:pPr>
        <w:pStyle w:val="footnote"/>
      </w:pPr>
      <w:r>
        <w:rPr>
          <w:rStyle w:val="FootnoteReference"/>
          <w:rFonts w:eastAsiaTheme="majorEastAsia"/>
        </w:rPr>
        <w:footnoteRef/>
      </w:r>
      <w:r>
        <w:t xml:space="preserve"> Ps 72:10</w:t>
      </w:r>
    </w:p>
  </w:footnote>
  <w:footnote w:id="847">
    <w:p w14:paraId="73200F36" w14:textId="77777777" w:rsidR="004D086A" w:rsidRDefault="004D086A">
      <w:pPr>
        <w:pStyle w:val="FootnoteText"/>
      </w:pPr>
      <w:r>
        <w:rPr>
          <w:rStyle w:val="FootnoteReference"/>
        </w:rPr>
        <w:footnoteRef/>
      </w:r>
      <w:r>
        <w:t xml:space="preserve"> Pope Dioscorus can but substituted here to use this doxology on his feast.</w:t>
      </w:r>
    </w:p>
  </w:footnote>
  <w:footnote w:id="848">
    <w:p w14:paraId="2FF46E46" w14:textId="77777777" w:rsidR="004D086A" w:rsidRDefault="004D086A" w:rsidP="003D4209">
      <w:pPr>
        <w:pStyle w:val="footnote"/>
      </w:pPr>
      <w:r>
        <w:rPr>
          <w:rStyle w:val="FootnoteReference"/>
        </w:rPr>
        <w:footnoteRef/>
      </w:r>
      <w:r>
        <w:t xml:space="preserve"> Dan 12:3</w:t>
      </w:r>
    </w:p>
  </w:footnote>
  <w:footnote w:id="849">
    <w:p w14:paraId="4F373D62" w14:textId="77777777" w:rsidR="004D086A" w:rsidRDefault="004D086A"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4D086A" w:rsidRDefault="004D086A"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4D086A" w:rsidRDefault="004D086A">
      <w:pPr>
        <w:pStyle w:val="FootnoteText"/>
      </w:pPr>
      <w:r>
        <w:rPr>
          <w:rStyle w:val="FootnoteReference"/>
        </w:rPr>
        <w:footnoteRef/>
      </w:r>
      <w:r>
        <w:t xml:space="preserve"> Rev 4:6</w:t>
      </w:r>
    </w:p>
  </w:footnote>
  <w:footnote w:id="852">
    <w:p w14:paraId="474C3AF6" w14:textId="77777777" w:rsidR="004D086A" w:rsidRDefault="004D086A" w:rsidP="00104A9B">
      <w:pPr>
        <w:pStyle w:val="FootnoteText"/>
        <w:rPr>
          <w:ins w:id="1203" w:author="Brett Slote" w:date="2011-07-19T15:43:00Z"/>
        </w:rPr>
      </w:pPr>
      <w:ins w:id="1204" w:author="Brett Slote" w:date="2011-07-19T15:43:00Z">
        <w:r>
          <w:rPr>
            <w:rStyle w:val="FootnoteReference"/>
          </w:rPr>
          <w:footnoteRef/>
        </w:r>
        <w:r>
          <w:t xml:space="preserve"> or supplications/intercessions</w:t>
        </w:r>
      </w:ins>
    </w:p>
  </w:footnote>
  <w:footnote w:id="853">
    <w:p w14:paraId="527ECCCD" w14:textId="77777777" w:rsidR="004D086A" w:rsidRDefault="004D086A">
      <w:pPr>
        <w:pStyle w:val="footnote"/>
        <w:rPr>
          <w:ins w:id="1205" w:author="Brett Slote" w:date="2011-07-19T15:43:00Z"/>
        </w:rPr>
        <w:pPrChange w:id="1206" w:author="Brett Slote" w:date="2011-07-21T19:56:00Z">
          <w:pPr>
            <w:pStyle w:val="FootnoteText"/>
          </w:pPr>
        </w:pPrChange>
      </w:pPr>
      <w:ins w:id="1207"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4D086A" w:rsidRDefault="004D086A">
      <w:pPr>
        <w:pStyle w:val="footnote"/>
        <w:rPr>
          <w:ins w:id="1208" w:author="Brett Slote" w:date="2011-07-19T15:43:00Z"/>
          <w:rFonts w:ascii="Antonious" w:hAnsi="Antonious" w:cs="Antonious"/>
        </w:rPr>
        <w:pPrChange w:id="1209" w:author="Brett Slote" w:date="2011-07-21T19:56:00Z">
          <w:pPr>
            <w:widowControl w:val="0"/>
            <w:autoSpaceDE w:val="0"/>
            <w:autoSpaceDN w:val="0"/>
            <w:adjustRightInd w:val="0"/>
          </w:pPr>
        </w:pPrChange>
      </w:pPr>
      <w:ins w:id="121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4D086A" w:rsidRDefault="004D086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4D086A" w:rsidRDefault="004D086A">
      <w:pPr>
        <w:pStyle w:val="FootnoteText"/>
      </w:pPr>
      <w:r>
        <w:rPr>
          <w:rStyle w:val="FootnoteReference"/>
        </w:rPr>
        <w:footnoteRef/>
      </w:r>
      <w:r>
        <w:t xml:space="preserve"> Rev 4:4</w:t>
      </w:r>
    </w:p>
  </w:footnote>
  <w:footnote w:id="857">
    <w:p w14:paraId="70D69B5E" w14:textId="77777777" w:rsidR="004D086A" w:rsidRDefault="004D086A">
      <w:pPr>
        <w:pStyle w:val="FootnoteText"/>
      </w:pPr>
      <w:r>
        <w:rPr>
          <w:rStyle w:val="FootnoteReference"/>
        </w:rPr>
        <w:footnoteRef/>
      </w:r>
      <w:r>
        <w:t xml:space="preserve"> Rev 5:8</w:t>
      </w:r>
    </w:p>
  </w:footnote>
  <w:footnote w:id="858">
    <w:p w14:paraId="741347AD" w14:textId="77777777" w:rsidR="004D086A" w:rsidRDefault="004D086A">
      <w:pPr>
        <w:pStyle w:val="footnote"/>
        <w:rPr>
          <w:ins w:id="1235" w:author="Brett Slote" w:date="2011-07-19T18:33:00Z"/>
        </w:rPr>
        <w:pPrChange w:id="1236" w:author="Brett Slote" w:date="2011-07-21T19:58:00Z">
          <w:pPr>
            <w:pStyle w:val="FootnoteText"/>
          </w:pPr>
        </w:pPrChange>
      </w:pPr>
      <w:ins w:id="1237" w:author="Brett Slote" w:date="2011-07-19T18:33:00Z">
        <w:r w:rsidRPr="00C96A85">
          <w:rPr>
            <w:rStyle w:val="FootnoteReference"/>
            <w:vertAlign w:val="baseline"/>
          </w:rPr>
          <w:footnoteRef/>
        </w:r>
        <w:r w:rsidRPr="00C96A85">
          <w:t xml:space="preserve"> Ephesians 6:11</w:t>
        </w:r>
      </w:ins>
      <w:r>
        <w:t xml:space="preserve"> </w:t>
      </w:r>
      <w:ins w:id="1238" w:author="Brett Slote" w:date="2011-07-19T18:33:00Z">
        <w:r w:rsidRPr="00C96A85">
          <w:t>(Literally: “all the girding”)</w:t>
        </w:r>
      </w:ins>
    </w:p>
  </w:footnote>
  <w:footnote w:id="859">
    <w:p w14:paraId="22B1B2A8" w14:textId="77777777" w:rsidR="004D086A" w:rsidRDefault="004D086A">
      <w:pPr>
        <w:pStyle w:val="footnote"/>
        <w:rPr>
          <w:ins w:id="1241" w:author="Brett Slote" w:date="2011-07-19T18:34:00Z"/>
        </w:rPr>
        <w:pPrChange w:id="1242" w:author="Brett Slote" w:date="2011-07-21T19:58:00Z">
          <w:pPr>
            <w:pStyle w:val="FootnoteText"/>
          </w:pPr>
        </w:pPrChange>
      </w:pPr>
      <w:ins w:id="1243" w:author="Brett Slote" w:date="2011-07-19T18:34:00Z">
        <w:r>
          <w:rPr>
            <w:rStyle w:val="FootnoteReference"/>
          </w:rPr>
          <w:footnoteRef/>
        </w:r>
        <w:r>
          <w:t xml:space="preserve"> Col 3:1</w:t>
        </w:r>
      </w:ins>
    </w:p>
  </w:footnote>
  <w:footnote w:id="860">
    <w:p w14:paraId="515A7079"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4D086A" w:rsidRDefault="004D086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4D086A" w:rsidRDefault="004D086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4D086A" w:rsidRPr="00A20ACC" w:rsidRDefault="004D086A">
      <w:pPr>
        <w:pStyle w:val="footnote"/>
        <w:rPr>
          <w:ins w:id="1286" w:author="Brett Slote" w:date="2011-07-21T18:59:00Z"/>
          <w:color w:val="FF0000"/>
          <w:rPrChange w:id="1287" w:author="Brett Slote" w:date="2011-07-21T20:03:00Z">
            <w:rPr>
              <w:ins w:id="1288" w:author="Brett Slote" w:date="2011-07-21T18:59:00Z"/>
            </w:rPr>
          </w:rPrChange>
        </w:rPr>
        <w:pPrChange w:id="1289" w:author="Brett Slote" w:date="2011-07-21T20:03:00Z">
          <w:pPr>
            <w:pStyle w:val="FootnoteText"/>
          </w:pPr>
        </w:pPrChange>
      </w:pPr>
      <w:ins w:id="1290" w:author="Brett Slote" w:date="2011-07-21T18:59:00Z">
        <w:r w:rsidRPr="003A78C2">
          <w:rPr>
            <w:rStyle w:val="FootnoteReference"/>
            <w:color w:val="FF0000"/>
            <w:rPrChange w:id="1291" w:author="Brett Slote" w:date="2011-07-21T20:03:00Z">
              <w:rPr>
                <w:rStyle w:val="FootnoteReference"/>
              </w:rPr>
            </w:rPrChange>
          </w:rPr>
          <w:footnoteRef/>
        </w:r>
        <w:r w:rsidRPr="003A78C2">
          <w:rPr>
            <w:color w:val="FF0000"/>
            <w:rPrChange w:id="1292"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4D086A" w:rsidRDefault="004D086A">
      <w:pPr>
        <w:pStyle w:val="footnote"/>
        <w:rPr>
          <w:ins w:id="1293" w:author="Brett Slote" w:date="2011-07-21T19:00:00Z"/>
        </w:rPr>
        <w:pPrChange w:id="1294" w:author="Brett Slote" w:date="2011-07-21T20:03:00Z">
          <w:pPr>
            <w:pStyle w:val="FootnoteText"/>
          </w:pPr>
        </w:pPrChange>
      </w:pPr>
      <w:ins w:id="1295" w:author="Brett Slote" w:date="2011-07-21T19:00:00Z">
        <w:r>
          <w:rPr>
            <w:rStyle w:val="FootnoteReference"/>
          </w:rPr>
          <w:footnoteRef/>
        </w:r>
        <w:r>
          <w:t xml:space="preserve"> Need to do some research into the name of this man in English</w:t>
        </w:r>
      </w:ins>
    </w:p>
  </w:footnote>
  <w:footnote w:id="867">
    <w:p w14:paraId="4DD173AD" w14:textId="50F9B05A" w:rsidR="004D086A" w:rsidRDefault="004D086A"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4D086A" w:rsidRDefault="004D086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4D086A" w:rsidRDefault="004D086A" w:rsidP="00073003">
      <w:pPr>
        <w:pStyle w:val="footnote"/>
      </w:pPr>
      <w:r>
        <w:rPr>
          <w:rStyle w:val="FootnoteReference"/>
        </w:rPr>
        <w:footnoteRef/>
      </w:r>
      <w:r>
        <w:t xml:space="preserve"> Revelation 7:2</w:t>
      </w:r>
    </w:p>
  </w:footnote>
  <w:footnote w:id="870">
    <w:p w14:paraId="047C672B" w14:textId="77777777" w:rsidR="004D086A" w:rsidRDefault="004D086A" w:rsidP="00073003">
      <w:pPr>
        <w:pStyle w:val="footnote"/>
      </w:pPr>
      <w:r>
        <w:rPr>
          <w:rStyle w:val="FootnoteReference"/>
        </w:rPr>
        <w:footnoteRef/>
      </w:r>
      <w:r>
        <w:t xml:space="preserve"> Revelation 7:3</w:t>
      </w:r>
    </w:p>
  </w:footnote>
  <w:footnote w:id="871">
    <w:p w14:paraId="338E8815" w14:textId="77777777" w:rsidR="004D086A" w:rsidRDefault="004D086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4D086A" w:rsidRDefault="004D086A" w:rsidP="00BC160E">
      <w:pPr>
        <w:pStyle w:val="footnote"/>
      </w:pPr>
      <w:r>
        <w:rPr>
          <w:rStyle w:val="FootnoteReference"/>
        </w:rPr>
        <w:footnoteRef/>
      </w:r>
      <w:r>
        <w:t xml:space="preserve"> John 13:25</w:t>
      </w:r>
    </w:p>
  </w:footnote>
  <w:footnote w:id="873">
    <w:p w14:paraId="795EE333" w14:textId="77777777" w:rsidR="004D086A" w:rsidRDefault="004D086A" w:rsidP="00B53E05">
      <w:pPr>
        <w:pStyle w:val="footnote"/>
      </w:pPr>
      <w:r>
        <w:rPr>
          <w:rStyle w:val="FootnoteReference"/>
        </w:rPr>
        <w:footnoteRef/>
      </w:r>
      <w:r>
        <w:t xml:space="preserve"> Normally reserved for the Theotokos.</w:t>
      </w:r>
    </w:p>
  </w:footnote>
  <w:footnote w:id="874">
    <w:p w14:paraId="483F0E8B" w14:textId="77777777" w:rsidR="004D086A" w:rsidRDefault="004D086A" w:rsidP="00B53E05">
      <w:pPr>
        <w:pStyle w:val="footnote"/>
      </w:pPr>
      <w:r>
        <w:rPr>
          <w:rStyle w:val="FootnoteReference"/>
        </w:rPr>
        <w:footnoteRef/>
      </w:r>
      <w:r>
        <w:t xml:space="preserve"> The law of righteousness, not the Law of the Old Covenant.</w:t>
      </w:r>
    </w:p>
  </w:footnote>
  <w:footnote w:id="875">
    <w:p w14:paraId="361DBD71" w14:textId="77777777" w:rsidR="004D086A" w:rsidRDefault="004D086A" w:rsidP="00662600">
      <w:pPr>
        <w:pStyle w:val="footnote"/>
      </w:pPr>
      <w:r>
        <w:rPr>
          <w:rStyle w:val="FootnoteReference"/>
        </w:rPr>
        <w:footnoteRef/>
      </w:r>
      <w:r>
        <w:t xml:space="preserve"> Or image</w:t>
      </w:r>
    </w:p>
  </w:footnote>
  <w:footnote w:id="876">
    <w:p w14:paraId="2DF974D0" w14:textId="77777777" w:rsidR="004D086A" w:rsidRDefault="004D086A">
      <w:pPr>
        <w:pStyle w:val="footnote"/>
        <w:rPr>
          <w:ins w:id="1396" w:author="Brett Slote" w:date="2011-07-21T18:57:00Z"/>
        </w:rPr>
        <w:pPrChange w:id="1397" w:author="Brett Slote" w:date="2011-07-21T20:03:00Z">
          <w:pPr>
            <w:pStyle w:val="FootnoteText"/>
          </w:pPr>
        </w:pPrChange>
      </w:pPr>
      <w:ins w:id="1398" w:author="Brett Slote" w:date="2011-07-21T18:57:00Z">
        <w:r>
          <w:rPr>
            <w:rStyle w:val="FootnoteReference"/>
          </w:rPr>
          <w:footnoteRef/>
        </w:r>
        <w:r>
          <w:t xml:space="preserve"> Colossians 3:14</w:t>
        </w:r>
      </w:ins>
    </w:p>
  </w:footnote>
  <w:footnote w:id="877">
    <w:p w14:paraId="56032475" w14:textId="77777777" w:rsidR="004D086A" w:rsidRDefault="004D086A" w:rsidP="00E22010">
      <w:pPr>
        <w:pStyle w:val="footnote"/>
      </w:pPr>
      <w:r>
        <w:rPr>
          <w:rStyle w:val="FootnoteReference"/>
        </w:rPr>
        <w:footnoteRef/>
      </w:r>
      <w:r>
        <w:t xml:space="preserve"> 2 Tim 4:7</w:t>
      </w:r>
    </w:p>
  </w:footnote>
  <w:footnote w:id="878">
    <w:p w14:paraId="519A6EA0" w14:textId="77777777" w:rsidR="004D086A" w:rsidRDefault="004D086A" w:rsidP="00E22010">
      <w:pPr>
        <w:pStyle w:val="footnote"/>
      </w:pPr>
      <w:r>
        <w:rPr>
          <w:rStyle w:val="FootnoteReference"/>
        </w:rPr>
        <w:footnoteRef/>
      </w:r>
      <w:r>
        <w:t xml:space="preserve"> 2 Tim 4:8</w:t>
      </w:r>
    </w:p>
  </w:footnote>
  <w:footnote w:id="879">
    <w:p w14:paraId="2C92CCF6" w14:textId="77777777" w:rsidR="004D086A" w:rsidRDefault="004D086A"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4D086A" w:rsidRDefault="004D086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4D086A" w:rsidRDefault="004D086A">
      <w:pPr>
        <w:pStyle w:val="footnote"/>
        <w:rPr>
          <w:ins w:id="1461" w:author="Brett Slote" w:date="2011-07-21T18:45:00Z"/>
        </w:rPr>
        <w:pPrChange w:id="1462" w:author="Brett Slote" w:date="2011-07-21T20:01:00Z">
          <w:pPr>
            <w:pStyle w:val="FootnoteText"/>
          </w:pPr>
        </w:pPrChange>
      </w:pPr>
      <w:ins w:id="1463" w:author="Brett Slote" w:date="2011-07-21T18:45:00Z">
        <w:r>
          <w:rPr>
            <w:rStyle w:val="FootnoteReference"/>
          </w:rPr>
          <w:footnoteRef/>
        </w:r>
        <w:r>
          <w:t xml:space="preserve"> Daniel 12:3</w:t>
        </w:r>
      </w:ins>
    </w:p>
  </w:footnote>
  <w:footnote w:id="882">
    <w:p w14:paraId="7155AD88" w14:textId="77777777" w:rsidR="004D086A" w:rsidRDefault="004D086A">
      <w:pPr>
        <w:pStyle w:val="footnote"/>
        <w:rPr>
          <w:ins w:id="1464" w:author="Brett Slote" w:date="2011-07-21T18:46:00Z"/>
        </w:rPr>
        <w:pPrChange w:id="1465" w:author="Brett Slote" w:date="2011-07-21T20:01:00Z">
          <w:pPr>
            <w:pStyle w:val="FootnoteText"/>
          </w:pPr>
        </w:pPrChange>
      </w:pPr>
      <w:ins w:id="1466" w:author="Brett Slote" w:date="2011-07-21T18:46:00Z">
        <w:r>
          <w:rPr>
            <w:rStyle w:val="FootnoteReference"/>
          </w:rPr>
          <w:footnoteRef/>
        </w:r>
        <w:r>
          <w:t xml:space="preserve"> Literally: all you monastic folk</w:t>
        </w:r>
      </w:ins>
    </w:p>
  </w:footnote>
  <w:footnote w:id="883">
    <w:p w14:paraId="7EEF391B" w14:textId="77777777" w:rsidR="004D086A" w:rsidRDefault="004D086A">
      <w:pPr>
        <w:pStyle w:val="FootnoteText"/>
      </w:pPr>
      <w:r>
        <w:rPr>
          <w:rStyle w:val="FootnoteReference"/>
        </w:rPr>
        <w:footnoteRef/>
      </w:r>
      <w:r>
        <w:t xml:space="preserve"> Published by Abouna Matta El-Maskeen of St. Macarius’ Monastery.</w:t>
      </w:r>
    </w:p>
  </w:footnote>
  <w:footnote w:id="884">
    <w:p w14:paraId="6BC2BFA9" w14:textId="77777777" w:rsidR="004D086A" w:rsidRDefault="004D08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4D086A" w:rsidRDefault="004D086A" w:rsidP="00670C79">
      <w:pPr>
        <w:pStyle w:val="footnote"/>
      </w:pPr>
      <w:r>
        <w:rPr>
          <w:rStyle w:val="FootnoteReference"/>
        </w:rPr>
        <w:footnoteRef/>
      </w:r>
      <w:r>
        <w:t xml:space="preserve"> Modern day Ethiopia and Eritrea.</w:t>
      </w:r>
    </w:p>
  </w:footnote>
  <w:footnote w:id="886">
    <w:p w14:paraId="46D5577E" w14:textId="77777777" w:rsidR="004D086A" w:rsidRDefault="004D086A"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4D086A" w:rsidRDefault="004D086A" w:rsidP="00BD2B3F">
      <w:pPr>
        <w:pStyle w:val="footnote"/>
      </w:pPr>
      <w:r>
        <w:rPr>
          <w:rStyle w:val="FootnoteReference"/>
        </w:rPr>
        <w:footnoteRef/>
      </w:r>
      <w:r>
        <w:t xml:space="preserve"> Adapted from the hymn of St. Severus of Antioch, in 2015 in English.</w:t>
      </w:r>
    </w:p>
  </w:footnote>
  <w:footnote w:id="888">
    <w:p w14:paraId="018A465B" w14:textId="77777777" w:rsidR="004D086A" w:rsidRDefault="004D086A">
      <w:pPr>
        <w:pStyle w:val="footnote"/>
        <w:rPr>
          <w:ins w:id="1552" w:author="Brett Slote" w:date="2011-07-21T19:11:00Z"/>
        </w:rPr>
        <w:pPrChange w:id="1553" w:author="Brett Slote" w:date="2011-07-21T20:05:00Z">
          <w:pPr>
            <w:pStyle w:val="FootnoteText"/>
          </w:pPr>
        </w:pPrChange>
      </w:pPr>
      <w:ins w:id="1554" w:author="Brett Slote" w:date="2011-07-21T19:11:00Z">
        <w:r>
          <w:rPr>
            <w:rStyle w:val="FootnoteReference"/>
          </w:rPr>
          <w:footnoteRef/>
        </w:r>
        <w:r>
          <w:t xml:space="preserve"> Psalm 41:1</w:t>
        </w:r>
      </w:ins>
    </w:p>
  </w:footnote>
  <w:footnote w:id="889">
    <w:p w14:paraId="30B9D2C6" w14:textId="77777777" w:rsidR="004D086A" w:rsidRDefault="004D086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4D086A" w:rsidRDefault="004D086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4D086A" w:rsidRDefault="004D086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4D086A" w:rsidRDefault="004D086A" w:rsidP="006D27E4">
      <w:pPr>
        <w:pStyle w:val="Footnote0"/>
      </w:pPr>
      <w:r>
        <w:rPr>
          <w:rStyle w:val="FootnoteReference"/>
        </w:rPr>
        <w:footnoteRef/>
      </w:r>
      <w:r>
        <w:t xml:space="preserve"> In modern day Libya</w:t>
      </w:r>
    </w:p>
  </w:footnote>
  <w:footnote w:id="893">
    <w:p w14:paraId="5E4AA7CE" w14:textId="77777777" w:rsidR="004D086A" w:rsidRDefault="004D086A">
      <w:pPr>
        <w:pStyle w:val="footnote"/>
        <w:rPr>
          <w:ins w:id="1579" w:author="Brett Slote" w:date="2011-07-21T18:49:00Z"/>
        </w:rPr>
        <w:pPrChange w:id="1580" w:author="Brett Slote" w:date="2011-07-21T20:02:00Z">
          <w:pPr>
            <w:pStyle w:val="FootnoteText"/>
          </w:pPr>
        </w:pPrChange>
      </w:pPr>
      <w:ins w:id="1581" w:author="Brett Slote" w:date="2011-07-21T18:49:00Z">
        <w:r>
          <w:rPr>
            <w:rStyle w:val="FootnoteReference"/>
          </w:rPr>
          <w:footnoteRef/>
        </w:r>
        <w:r>
          <w:t xml:space="preserve"> Note that </w:t>
        </w:r>
        <w:r w:rsidRPr="003A78C2">
          <w:rPr>
            <w:rFonts w:ascii="CS Avva Shenouda" w:hAnsi="CS Avva Shenouda"/>
            <w:rPrChange w:id="1582"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4D086A" w:rsidRDefault="004D086A">
      <w:pPr>
        <w:pStyle w:val="footnote"/>
        <w:rPr>
          <w:ins w:id="1583" w:author="Brett Slote" w:date="2011-07-21T18:50:00Z"/>
        </w:rPr>
        <w:pPrChange w:id="1584" w:author="Brett Slote" w:date="2011-07-21T20:02:00Z">
          <w:pPr>
            <w:pStyle w:val="FootnoteText"/>
          </w:pPr>
        </w:pPrChange>
      </w:pPr>
      <w:ins w:id="1585" w:author="Brett Slote" w:date="2011-07-21T18:50:00Z">
        <w:r>
          <w:rPr>
            <w:rStyle w:val="FootnoteReference"/>
          </w:rPr>
          <w:footnoteRef/>
        </w:r>
        <w:r>
          <w:t xml:space="preserve"> US book has “travails of torment” – but it’s not possessive.</w:t>
        </w:r>
      </w:ins>
    </w:p>
  </w:footnote>
  <w:footnote w:id="895">
    <w:p w14:paraId="39517237" w14:textId="77777777" w:rsidR="004D086A" w:rsidRDefault="004D086A">
      <w:pPr>
        <w:pStyle w:val="footnote"/>
        <w:rPr>
          <w:ins w:id="1586" w:author="Brett Slote" w:date="2011-07-21T18:49:00Z"/>
        </w:rPr>
        <w:pPrChange w:id="1587" w:author="Brett Slote" w:date="2011-07-21T20:02:00Z">
          <w:pPr>
            <w:pStyle w:val="FootnoteText"/>
          </w:pPr>
        </w:pPrChange>
      </w:pPr>
      <w:ins w:id="1588" w:author="Brett Slote" w:date="2011-07-21T18:49:00Z">
        <w:r>
          <w:rPr>
            <w:rStyle w:val="FootnoteReference"/>
          </w:rPr>
          <w:footnoteRef/>
        </w:r>
        <w:r>
          <w:t xml:space="preserve"> 1 Peter 1:4</w:t>
        </w:r>
      </w:ins>
    </w:p>
  </w:footnote>
  <w:footnote w:id="896">
    <w:p w14:paraId="049774F0" w14:textId="77777777" w:rsidR="004D086A" w:rsidRDefault="004D086A"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4D086A" w:rsidRDefault="004D086A" w:rsidP="00E77C68">
      <w:pPr>
        <w:pStyle w:val="footnote"/>
      </w:pPr>
      <w:r>
        <w:rPr>
          <w:rStyle w:val="FootnoteReference"/>
        </w:rPr>
        <w:footnoteRef/>
      </w:r>
      <w:r>
        <w:t xml:space="preserve"> This line is heretical.</w:t>
      </w:r>
    </w:p>
  </w:footnote>
  <w:footnote w:id="898">
    <w:p w14:paraId="2A005F90" w14:textId="77777777" w:rsidR="004D086A" w:rsidRDefault="004D086A">
      <w:pPr>
        <w:pStyle w:val="footnote"/>
        <w:rPr>
          <w:ins w:id="1623" w:author="Brett Slote" w:date="2011-07-21T18:55:00Z"/>
        </w:rPr>
        <w:pPrChange w:id="1624" w:author="Brett Slote" w:date="2011-07-21T20:02:00Z">
          <w:pPr>
            <w:pStyle w:val="FootnoteText"/>
          </w:pPr>
        </w:pPrChange>
      </w:pPr>
      <w:ins w:id="1625"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4D086A" w:rsidRDefault="004D086A">
      <w:pPr>
        <w:pStyle w:val="footnote"/>
        <w:rPr>
          <w:ins w:id="1631" w:author="Brett Slote" w:date="2011-07-21T18:52:00Z"/>
        </w:rPr>
        <w:pPrChange w:id="1632" w:author="Brett Slote" w:date="2011-07-21T20:02:00Z">
          <w:pPr/>
        </w:pPrChange>
      </w:pPr>
      <w:ins w:id="1633"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4D086A" w:rsidRPr="00A20ACC" w:rsidRDefault="004D086A">
      <w:pPr>
        <w:pStyle w:val="footnote"/>
        <w:rPr>
          <w:ins w:id="1634" w:author="Brett Slote" w:date="2011-07-21T18:52:00Z"/>
          <w:rFonts w:ascii="CS Avva Shenouda" w:hAnsi="CS Avva Shenouda"/>
          <w:color w:val="FF0000"/>
          <w:rPrChange w:id="1635" w:author="Brett Slote" w:date="2011-07-21T20:02:00Z">
            <w:rPr>
              <w:ins w:id="1636" w:author="Brett Slote" w:date="2011-07-21T18:52:00Z"/>
              <w:color w:val="FF0000"/>
            </w:rPr>
          </w:rPrChange>
        </w:rPr>
        <w:pPrChange w:id="1637" w:author="Brett Slote" w:date="2011-07-21T20:02:00Z">
          <w:pPr/>
        </w:pPrChange>
      </w:pPr>
      <w:ins w:id="1638" w:author="Brett Slote" w:date="2011-07-21T18:52:00Z">
        <w:r w:rsidRPr="00FB36D8">
          <w:rPr>
            <w:rStyle w:val="FootnoteReference"/>
            <w:vertAlign w:val="baseline"/>
          </w:rPr>
          <w:footnoteRef/>
        </w:r>
        <w:r w:rsidRPr="00FB36D8">
          <w:t xml:space="preserve"> </w:t>
        </w:r>
        <w:r w:rsidRPr="003A78C2">
          <w:rPr>
            <w:rPrChange w:id="1639" w:author="Brett Slote" w:date="2011-07-21T20:02:00Z">
              <w:rPr>
                <w:rFonts w:ascii="Antonious Normal" w:hAnsi="Antonious Normal"/>
                <w:color w:val="FF0000"/>
              </w:rPr>
            </w:rPrChange>
          </w:rPr>
          <w:t>qen hanhwd/ nem han'almoc</w:t>
        </w:r>
      </w:ins>
    </w:p>
  </w:footnote>
  <w:footnote w:id="901">
    <w:p w14:paraId="4AFC6896" w14:textId="77777777" w:rsidR="004D086A" w:rsidRDefault="004D086A">
      <w:pPr>
        <w:pStyle w:val="FootnoteText"/>
      </w:pPr>
      <w:r>
        <w:rPr>
          <w:rStyle w:val="FootnoteReference"/>
        </w:rPr>
        <w:footnoteRef/>
      </w:r>
      <w:r>
        <w:t xml:space="preserve"> Matthew 1:20</w:t>
      </w:r>
    </w:p>
  </w:footnote>
  <w:footnote w:id="902">
    <w:p w14:paraId="0E9CA519" w14:textId="77777777" w:rsidR="004D086A" w:rsidRDefault="004D086A" w:rsidP="00662A48">
      <w:pPr>
        <w:pStyle w:val="footnote"/>
      </w:pPr>
      <w:r>
        <w:rPr>
          <w:rStyle w:val="FootnoteReference"/>
          <w:rFonts w:eastAsiaTheme="majorEastAsia"/>
        </w:rPr>
        <w:footnoteRef/>
      </w:r>
      <w:r>
        <w:t xml:space="preserve"> All-holy</w:t>
      </w:r>
    </w:p>
  </w:footnote>
  <w:footnote w:id="903">
    <w:p w14:paraId="50451B0F" w14:textId="77777777" w:rsidR="004D086A" w:rsidRDefault="004D086A">
      <w:pPr>
        <w:pStyle w:val="footnote"/>
        <w:rPr>
          <w:ins w:id="1708" w:author="Brett Slote" w:date="2011-07-21T19:04:00Z"/>
        </w:rPr>
        <w:pPrChange w:id="1709" w:author="Brett Slote" w:date="2011-07-21T20:04:00Z">
          <w:pPr>
            <w:pStyle w:val="FootnoteText"/>
          </w:pPr>
        </w:pPrChange>
      </w:pPr>
      <w:ins w:id="1710" w:author="Brett Slote" w:date="2011-07-21T19:04:00Z">
        <w:r>
          <w:rPr>
            <w:rStyle w:val="FootnoteReference"/>
          </w:rPr>
          <w:footnoteRef/>
        </w:r>
        <w:r>
          <w:t xml:space="preserve"> literal is disregarded</w:t>
        </w:r>
      </w:ins>
    </w:p>
  </w:footnote>
  <w:footnote w:id="904">
    <w:p w14:paraId="062BDCC1" w14:textId="77777777" w:rsidR="004D086A" w:rsidRDefault="004D086A">
      <w:pPr>
        <w:pStyle w:val="FootnoteText"/>
      </w:pPr>
      <w:r>
        <w:rPr>
          <w:rStyle w:val="FootnoteReference"/>
        </w:rPr>
        <w:footnoteRef/>
      </w:r>
      <w:r>
        <w:t xml:space="preserve"> Ps 8:2</w:t>
      </w:r>
    </w:p>
  </w:footnote>
  <w:footnote w:id="905">
    <w:p w14:paraId="5BC08478" w14:textId="77777777" w:rsidR="004D086A" w:rsidRPr="000C76BB" w:rsidRDefault="004D086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4D086A" w:rsidRDefault="004D086A">
      <w:pPr>
        <w:pStyle w:val="FootnoteText"/>
      </w:pPr>
      <w:r>
        <w:rPr>
          <w:rStyle w:val="FootnoteReference"/>
        </w:rPr>
        <w:footnoteRef/>
      </w:r>
      <w:r>
        <w:t xml:space="preserve"> Matthew 28:6</w:t>
      </w:r>
    </w:p>
  </w:footnote>
  <w:footnote w:id="907">
    <w:p w14:paraId="339855D2" w14:textId="77777777" w:rsidR="004D086A" w:rsidRDefault="004D086A">
      <w:pPr>
        <w:pStyle w:val="FootnoteText"/>
      </w:pPr>
      <w:r>
        <w:rPr>
          <w:rStyle w:val="FootnoteReference"/>
        </w:rPr>
        <w:footnoteRef/>
      </w:r>
      <w:r>
        <w:t xml:space="preserve"> Matthew 28:7,6</w:t>
      </w:r>
    </w:p>
  </w:footnote>
  <w:footnote w:id="908">
    <w:p w14:paraId="76212A49" w14:textId="77777777" w:rsidR="004D086A" w:rsidRDefault="004D086A">
      <w:pPr>
        <w:pStyle w:val="FootnoteText"/>
      </w:pPr>
      <w:r>
        <w:rPr>
          <w:rStyle w:val="FootnoteReference"/>
        </w:rPr>
        <w:footnoteRef/>
      </w:r>
      <w:r>
        <w:t xml:space="preserve"> Matthew 28:7</w:t>
      </w:r>
    </w:p>
  </w:footnote>
  <w:footnote w:id="909">
    <w:p w14:paraId="716019EB" w14:textId="77777777" w:rsidR="004D086A" w:rsidRDefault="004D086A">
      <w:pPr>
        <w:pStyle w:val="FootnoteText"/>
      </w:pPr>
      <w:r>
        <w:rPr>
          <w:rStyle w:val="FootnoteReference"/>
        </w:rPr>
        <w:footnoteRef/>
      </w:r>
      <w:r>
        <w:t xml:space="preserve"> John 20:27</w:t>
      </w:r>
    </w:p>
  </w:footnote>
  <w:footnote w:id="910">
    <w:p w14:paraId="0ECF3FB0" w14:textId="77777777" w:rsidR="004D086A" w:rsidRDefault="004D086A">
      <w:pPr>
        <w:pStyle w:val="FootnoteText"/>
      </w:pPr>
      <w:r>
        <w:rPr>
          <w:rStyle w:val="FootnoteReference"/>
        </w:rPr>
        <w:footnoteRef/>
      </w:r>
      <w:r>
        <w:t xml:space="preserve"> John 20:28</w:t>
      </w:r>
    </w:p>
  </w:footnote>
  <w:footnote w:id="911">
    <w:p w14:paraId="3FCB0B65" w14:textId="77777777" w:rsidR="004D086A" w:rsidRDefault="004D086A">
      <w:pPr>
        <w:pStyle w:val="FootnoteText"/>
      </w:pPr>
      <w:r>
        <w:rPr>
          <w:rStyle w:val="FootnoteReference"/>
        </w:rPr>
        <w:footnoteRef/>
      </w:r>
      <w:r>
        <w:t xml:space="preserve"> John 20:29</w:t>
      </w:r>
    </w:p>
  </w:footnote>
  <w:footnote w:id="912">
    <w:p w14:paraId="6B80EDF7" w14:textId="77777777" w:rsidR="004D086A" w:rsidRDefault="004D086A">
      <w:pPr>
        <w:pStyle w:val="FootnoteText"/>
      </w:pPr>
      <w:r>
        <w:rPr>
          <w:rStyle w:val="FootnoteReference"/>
        </w:rPr>
        <w:footnoteRef/>
      </w:r>
      <w:r>
        <w:t xml:space="preserve"> John 20:29</w:t>
      </w:r>
    </w:p>
  </w:footnote>
  <w:footnote w:id="913">
    <w:p w14:paraId="31D8885C" w14:textId="3AFC7B18" w:rsidR="004D086A" w:rsidRDefault="004D086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9E62452" w:rsidR="004D086A" w:rsidRPr="00E00D27" w:rsidRDefault="004D08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315A4">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D086A" w:rsidRPr="00E00D27" w:rsidRDefault="004D086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D086A" w:rsidRPr="00E00D27" w:rsidRDefault="004D086A" w:rsidP="00686912">
    <w:pPr>
      <w:pStyle w:val="Header"/>
      <w:jc w:val="center"/>
      <w:rPr>
        <w:sz w:val="20"/>
        <w:szCs w:val="20"/>
      </w:rPr>
    </w:pPr>
  </w:p>
  <w:p w14:paraId="022704DA" w14:textId="77777777" w:rsidR="004D086A" w:rsidRPr="00686912" w:rsidRDefault="004D086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4D086A" w:rsidRPr="00E00D27" w:rsidRDefault="004D086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CC15065" w:rsidR="004D086A" w:rsidRPr="00E00D27" w:rsidRDefault="004D08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315A4">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29F3979" w:rsidR="004D086A" w:rsidRPr="00E00D27" w:rsidRDefault="004D086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15A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4D086A" w:rsidRPr="00E00D27" w:rsidRDefault="004D086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4D086A" w:rsidRPr="00E00D27" w:rsidRDefault="004D086A" w:rsidP="00686912">
    <w:pPr>
      <w:pStyle w:val="Header"/>
      <w:jc w:val="center"/>
      <w:rPr>
        <w:sz w:val="20"/>
        <w:szCs w:val="20"/>
      </w:rPr>
    </w:pPr>
  </w:p>
  <w:p w14:paraId="48CF3F9A" w14:textId="245E316D" w:rsidR="004D086A" w:rsidRPr="00686912" w:rsidRDefault="004D086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4B40E79" w:rsidR="004D086A" w:rsidRPr="00E00D27" w:rsidRDefault="004D08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15A4">
      <w:rPr>
        <w:noProof/>
        <w:sz w:val="20"/>
        <w:szCs w:val="20"/>
      </w:rPr>
      <w:t>Psalm 151: “I was the smallest among my brothers”</w:t>
    </w:r>
    <w:r w:rsidRPr="00E00D27">
      <w:rPr>
        <w:sz w:val="20"/>
        <w:szCs w:val="20"/>
      </w:rPr>
      <w:fldChar w:fldCharType="end"/>
    </w:r>
  </w:p>
  <w:p w14:paraId="1DAD4C8D" w14:textId="77777777" w:rsidR="004D086A" w:rsidRPr="00686912" w:rsidRDefault="004D086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D086A" w:rsidRPr="00686912" w:rsidRDefault="004D086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164BFCE" w:rsidR="004D086A" w:rsidRPr="00E00D27" w:rsidRDefault="004D08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315A4">
      <w:rPr>
        <w:noProof/>
        <w:sz w:val="20"/>
        <w:szCs w:val="20"/>
      </w:rPr>
      <w:t>August 29 (30) / Tho-out 1: Ecclesiastical New Year: Nairouz</w:t>
    </w:r>
    <w:r w:rsidRPr="00E00D27">
      <w:rPr>
        <w:sz w:val="20"/>
        <w:szCs w:val="20"/>
      </w:rPr>
      <w:fldChar w:fldCharType="end"/>
    </w:r>
  </w:p>
  <w:p w14:paraId="7E9EFC1B" w14:textId="77777777" w:rsidR="004D086A" w:rsidRPr="00686912" w:rsidRDefault="004D086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F59BF-BB23-42D9-87A6-FE4915E48B55}">
  <ds:schemaRefs>
    <ds:schemaRef ds:uri="http://schemas.openxmlformats.org/officeDocument/2006/bibliography"/>
  </ds:schemaRefs>
</ds:datastoreItem>
</file>

<file path=customXml/itemProps2.xml><?xml version="1.0" encoding="utf-8"?>
<ds:datastoreItem xmlns:ds="http://schemas.openxmlformats.org/officeDocument/2006/customXml" ds:itemID="{E1C0126C-2845-4EA0-BC9A-A1103AEFDA2B}">
  <ds:schemaRefs>
    <ds:schemaRef ds:uri="http://schemas.openxmlformats.org/officeDocument/2006/bibliography"/>
  </ds:schemaRefs>
</ds:datastoreItem>
</file>

<file path=customXml/itemProps3.xml><?xml version="1.0" encoding="utf-8"?>
<ds:datastoreItem xmlns:ds="http://schemas.openxmlformats.org/officeDocument/2006/customXml" ds:itemID="{F11779F8-402E-4E35-BE59-A4553F350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26319</TotalTime>
  <Pages>1</Pages>
  <Words>192975</Words>
  <Characters>1099959</Characters>
  <Application>Microsoft Office Word</Application>
  <DocSecurity>0</DocSecurity>
  <Lines>9166</Lines>
  <Paragraphs>2580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505</cp:revision>
  <cp:lastPrinted>2016-04-11T16:26:00Z</cp:lastPrinted>
  <dcterms:created xsi:type="dcterms:W3CDTF">2014-10-30T02:06:00Z</dcterms:created>
  <dcterms:modified xsi:type="dcterms:W3CDTF">2016-04-11T16:27:00Z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