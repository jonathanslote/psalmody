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0E2EAC">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Pr>
            <w:noProof/>
            <w:webHidden/>
          </w:rPr>
          <w:t>5</w:t>
        </w:r>
        <w:r w:rsidR="00710C7C">
          <w:rPr>
            <w:noProof/>
            <w:webHidden/>
          </w:rPr>
          <w:fldChar w:fldCharType="end"/>
        </w:r>
      </w:hyperlink>
    </w:p>
    <w:p w14:paraId="3CFC8F18" w14:textId="66466939" w:rsidR="00710C7C" w:rsidRDefault="000E2EAC">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Pr>
            <w:noProof/>
            <w:webHidden/>
          </w:rPr>
          <w:t>21</w:t>
        </w:r>
        <w:r w:rsidR="00710C7C">
          <w:rPr>
            <w:noProof/>
            <w:webHidden/>
          </w:rPr>
          <w:fldChar w:fldCharType="end"/>
        </w:r>
      </w:hyperlink>
    </w:p>
    <w:p w14:paraId="400A6F13" w14:textId="43E1F41A" w:rsidR="00710C7C" w:rsidRDefault="000E2EAC">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Pr>
            <w:noProof/>
            <w:webHidden/>
          </w:rPr>
          <w:t>37</w:t>
        </w:r>
        <w:r w:rsidR="00710C7C">
          <w:rPr>
            <w:noProof/>
            <w:webHidden/>
          </w:rPr>
          <w:fldChar w:fldCharType="end"/>
        </w:r>
      </w:hyperlink>
    </w:p>
    <w:p w14:paraId="6B540032" w14:textId="15DD1BA7" w:rsidR="00710C7C" w:rsidRDefault="000E2EAC">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Pr>
            <w:noProof/>
            <w:webHidden/>
          </w:rPr>
          <w:t>51</w:t>
        </w:r>
        <w:r w:rsidR="00710C7C">
          <w:rPr>
            <w:noProof/>
            <w:webHidden/>
          </w:rPr>
          <w:fldChar w:fldCharType="end"/>
        </w:r>
      </w:hyperlink>
    </w:p>
    <w:p w14:paraId="10986545" w14:textId="1E17402D" w:rsidR="00710C7C" w:rsidRDefault="000E2EAC">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Pr>
            <w:noProof/>
            <w:webHidden/>
          </w:rPr>
          <w:t>52</w:t>
        </w:r>
        <w:r w:rsidR="00710C7C">
          <w:rPr>
            <w:noProof/>
            <w:webHidden/>
          </w:rPr>
          <w:fldChar w:fldCharType="end"/>
        </w:r>
      </w:hyperlink>
    </w:p>
    <w:p w14:paraId="4171B925" w14:textId="60AE845D" w:rsidR="00710C7C" w:rsidRDefault="000E2EAC">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Pr>
            <w:noProof/>
            <w:webHidden/>
          </w:rPr>
          <w:t>71</w:t>
        </w:r>
        <w:r w:rsidR="00710C7C">
          <w:rPr>
            <w:noProof/>
            <w:webHidden/>
          </w:rPr>
          <w:fldChar w:fldCharType="end"/>
        </w:r>
      </w:hyperlink>
    </w:p>
    <w:p w14:paraId="42D8994E" w14:textId="2BAAE3BA" w:rsidR="00710C7C" w:rsidRDefault="000E2EAC">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Pr>
            <w:noProof/>
            <w:webHidden/>
          </w:rPr>
          <w:t>74</w:t>
        </w:r>
        <w:r w:rsidR="00710C7C">
          <w:rPr>
            <w:noProof/>
            <w:webHidden/>
          </w:rPr>
          <w:fldChar w:fldCharType="end"/>
        </w:r>
      </w:hyperlink>
    </w:p>
    <w:p w14:paraId="0A7E2F83" w14:textId="53074A7D" w:rsidR="00710C7C" w:rsidRDefault="000E2EAC">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Pr>
            <w:noProof/>
            <w:webHidden/>
          </w:rPr>
          <w:t>78</w:t>
        </w:r>
        <w:r w:rsidR="00710C7C">
          <w:rPr>
            <w:noProof/>
            <w:webHidden/>
          </w:rPr>
          <w:fldChar w:fldCharType="end"/>
        </w:r>
      </w:hyperlink>
    </w:p>
    <w:p w14:paraId="25F176D4" w14:textId="70FF81C7" w:rsidR="00710C7C" w:rsidRDefault="000E2EAC">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Pr>
            <w:noProof/>
            <w:webHidden/>
          </w:rPr>
          <w:t>82</w:t>
        </w:r>
        <w:r w:rsidR="00710C7C">
          <w:rPr>
            <w:noProof/>
            <w:webHidden/>
          </w:rPr>
          <w:fldChar w:fldCharType="end"/>
        </w:r>
      </w:hyperlink>
    </w:p>
    <w:p w14:paraId="3B686C5F" w14:textId="6C914574" w:rsidR="00710C7C" w:rsidRDefault="000E2EAC">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Pr>
            <w:noProof/>
            <w:webHidden/>
          </w:rPr>
          <w:t>85</w:t>
        </w:r>
        <w:r w:rsidR="00710C7C">
          <w:rPr>
            <w:noProof/>
            <w:webHidden/>
          </w:rPr>
          <w:fldChar w:fldCharType="end"/>
        </w:r>
      </w:hyperlink>
    </w:p>
    <w:p w14:paraId="30124BAF" w14:textId="6E45C471" w:rsidR="00710C7C" w:rsidRDefault="000E2EAC">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Pr>
            <w:noProof/>
            <w:webHidden/>
          </w:rPr>
          <w:t>334</w:t>
        </w:r>
        <w:r w:rsidR="00710C7C">
          <w:rPr>
            <w:noProof/>
            <w:webHidden/>
          </w:rPr>
          <w:fldChar w:fldCharType="end"/>
        </w:r>
      </w:hyperlink>
    </w:p>
    <w:p w14:paraId="48EE43E0" w14:textId="3966E0E0" w:rsidR="00710C7C" w:rsidRDefault="000E2EAC">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Pr>
            <w:noProof/>
            <w:webHidden/>
          </w:rPr>
          <w:t>420</w:t>
        </w:r>
        <w:r w:rsidR="00710C7C">
          <w:rPr>
            <w:noProof/>
            <w:webHidden/>
          </w:rPr>
          <w:fldChar w:fldCharType="end"/>
        </w:r>
      </w:hyperlink>
    </w:p>
    <w:p w14:paraId="77AED744" w14:textId="02700060" w:rsidR="00710C7C" w:rsidRDefault="000E2EAC">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Pr>
            <w:noProof/>
            <w:webHidden/>
          </w:rPr>
          <w:t>421</w:t>
        </w:r>
        <w:r w:rsidR="00710C7C">
          <w:rPr>
            <w:noProof/>
            <w:webHidden/>
          </w:rPr>
          <w:fldChar w:fldCharType="end"/>
        </w:r>
      </w:hyperlink>
    </w:p>
    <w:p w14:paraId="09854551" w14:textId="11733FE7" w:rsidR="00710C7C" w:rsidRDefault="000E2EAC">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Pr>
            <w:noProof/>
            <w:webHidden/>
          </w:rPr>
          <w:t>460</w:t>
        </w:r>
        <w:r w:rsidR="00710C7C">
          <w:rPr>
            <w:noProof/>
            <w:webHidden/>
          </w:rPr>
          <w:fldChar w:fldCharType="end"/>
        </w:r>
      </w:hyperlink>
    </w:p>
    <w:p w14:paraId="58C0E068" w14:textId="4A382509" w:rsidR="00710C7C" w:rsidRDefault="000E2EAC">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Pr>
            <w:noProof/>
            <w:webHidden/>
          </w:rPr>
          <w:t>463</w:t>
        </w:r>
        <w:r w:rsidR="00710C7C">
          <w:rPr>
            <w:noProof/>
            <w:webHidden/>
          </w:rPr>
          <w:fldChar w:fldCharType="end"/>
        </w:r>
      </w:hyperlink>
    </w:p>
    <w:p w14:paraId="7A6DE785" w14:textId="622875B3" w:rsidR="00710C7C" w:rsidRDefault="000E2EAC">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Pr>
            <w:noProof/>
            <w:webHidden/>
          </w:rPr>
          <w:t>478</w:t>
        </w:r>
        <w:r w:rsidR="00710C7C">
          <w:rPr>
            <w:noProof/>
            <w:webHidden/>
          </w:rPr>
          <w:fldChar w:fldCharType="end"/>
        </w:r>
      </w:hyperlink>
    </w:p>
    <w:p w14:paraId="6557CF2D" w14:textId="1AE205AE" w:rsidR="00710C7C" w:rsidRDefault="000E2EAC">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Pr>
            <w:noProof/>
            <w:webHidden/>
          </w:rPr>
          <w:t>490</w:t>
        </w:r>
        <w:r w:rsidR="00710C7C">
          <w:rPr>
            <w:noProof/>
            <w:webHidden/>
          </w:rPr>
          <w:fldChar w:fldCharType="end"/>
        </w:r>
      </w:hyperlink>
    </w:p>
    <w:p w14:paraId="74B3E6E8" w14:textId="70127239" w:rsidR="00710C7C" w:rsidRDefault="000E2EAC">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Pr>
            <w:noProof/>
            <w:webHidden/>
          </w:rPr>
          <w:t>502</w:t>
        </w:r>
        <w:r w:rsidR="00710C7C">
          <w:rPr>
            <w:noProof/>
            <w:webHidden/>
          </w:rPr>
          <w:fldChar w:fldCharType="end"/>
        </w:r>
      </w:hyperlink>
    </w:p>
    <w:p w14:paraId="34AE5243" w14:textId="4F975B38" w:rsidR="00710C7C" w:rsidRDefault="000E2EAC">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Pr>
            <w:noProof/>
            <w:webHidden/>
          </w:rPr>
          <w:t>517</w:t>
        </w:r>
        <w:r w:rsidR="00710C7C">
          <w:rPr>
            <w:noProof/>
            <w:webHidden/>
          </w:rPr>
          <w:fldChar w:fldCharType="end"/>
        </w:r>
      </w:hyperlink>
    </w:p>
    <w:p w14:paraId="1E96911C" w14:textId="3949FE27" w:rsidR="00710C7C" w:rsidRDefault="000E2EAC">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Pr>
            <w:noProof/>
            <w:webHidden/>
          </w:rPr>
          <w:t>526</w:t>
        </w:r>
        <w:r w:rsidR="00710C7C">
          <w:rPr>
            <w:noProof/>
            <w:webHidden/>
          </w:rPr>
          <w:fldChar w:fldCharType="end"/>
        </w:r>
      </w:hyperlink>
    </w:p>
    <w:p w14:paraId="11499E90" w14:textId="54B9F835" w:rsidR="00710C7C" w:rsidRDefault="000E2EAC">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Pr>
            <w:noProof/>
            <w:webHidden/>
          </w:rPr>
          <w:t>541</w:t>
        </w:r>
        <w:r w:rsidR="00710C7C">
          <w:rPr>
            <w:noProof/>
            <w:webHidden/>
          </w:rPr>
          <w:fldChar w:fldCharType="end"/>
        </w:r>
      </w:hyperlink>
    </w:p>
    <w:p w14:paraId="5054C76A" w14:textId="64B040CC" w:rsidR="00710C7C" w:rsidRDefault="000E2EAC">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Pr>
            <w:noProof/>
            <w:webHidden/>
          </w:rPr>
          <w:t>544</w:t>
        </w:r>
        <w:r w:rsidR="00710C7C">
          <w:rPr>
            <w:noProof/>
            <w:webHidden/>
          </w:rPr>
          <w:fldChar w:fldCharType="end"/>
        </w:r>
      </w:hyperlink>
    </w:p>
    <w:p w14:paraId="5F7303D3" w14:textId="5EC81DE8" w:rsidR="00710C7C" w:rsidRDefault="000E2EAC">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Pr>
            <w:noProof/>
            <w:webHidden/>
          </w:rPr>
          <w:t>545</w:t>
        </w:r>
        <w:r w:rsidR="00710C7C">
          <w:rPr>
            <w:noProof/>
            <w:webHidden/>
          </w:rPr>
          <w:fldChar w:fldCharType="end"/>
        </w:r>
      </w:hyperlink>
    </w:p>
    <w:p w14:paraId="5A669915" w14:textId="59FD4F0D" w:rsidR="00710C7C" w:rsidRDefault="000E2EAC">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Pr>
            <w:noProof/>
            <w:webHidden/>
          </w:rPr>
          <w:t>645</w:t>
        </w:r>
        <w:r w:rsidR="00710C7C">
          <w:rPr>
            <w:noProof/>
            <w:webHidden/>
          </w:rPr>
          <w:fldChar w:fldCharType="end"/>
        </w:r>
      </w:hyperlink>
    </w:p>
    <w:p w14:paraId="2D0B95E5" w14:textId="3FC0F4CF" w:rsidR="00710C7C" w:rsidRDefault="000E2EAC">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Pr>
            <w:noProof/>
            <w:webHidden/>
          </w:rPr>
          <w:t>668</w:t>
        </w:r>
        <w:r w:rsidR="00710C7C">
          <w:rPr>
            <w:noProof/>
            <w:webHidden/>
          </w:rPr>
          <w:fldChar w:fldCharType="end"/>
        </w:r>
      </w:hyperlink>
    </w:p>
    <w:p w14:paraId="30822ECF" w14:textId="0D0F190C" w:rsidR="00710C7C" w:rsidRDefault="000E2EAC">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Pr>
            <w:noProof/>
            <w:webHidden/>
          </w:rPr>
          <w:t>702</w:t>
        </w:r>
        <w:r w:rsidR="00710C7C">
          <w:rPr>
            <w:noProof/>
            <w:webHidden/>
          </w:rPr>
          <w:fldChar w:fldCharType="end"/>
        </w:r>
      </w:hyperlink>
    </w:p>
    <w:p w14:paraId="0D4A9305" w14:textId="256692B9" w:rsidR="00710C7C" w:rsidRDefault="000E2EAC">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Pr>
            <w:noProof/>
            <w:webHidden/>
          </w:rPr>
          <w:t>703</w:t>
        </w:r>
        <w:r w:rsidR="00710C7C">
          <w:rPr>
            <w:noProof/>
            <w:webHidden/>
          </w:rPr>
          <w:fldChar w:fldCharType="end"/>
        </w:r>
      </w:hyperlink>
    </w:p>
    <w:p w14:paraId="00F6D5CD" w14:textId="02CB743A" w:rsidR="00710C7C" w:rsidRDefault="000E2EAC">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Pr>
            <w:noProof/>
            <w:webHidden/>
          </w:rPr>
          <w:t>724</w:t>
        </w:r>
        <w:r w:rsidR="00710C7C">
          <w:rPr>
            <w:noProof/>
            <w:webHidden/>
          </w:rPr>
          <w:fldChar w:fldCharType="end"/>
        </w:r>
      </w:hyperlink>
    </w:p>
    <w:p w14:paraId="1874C8AE" w14:textId="10D0B828" w:rsidR="00710C7C" w:rsidRDefault="000E2EAC">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Pr>
            <w:noProof/>
            <w:webHidden/>
          </w:rPr>
          <w:t>775</w:t>
        </w:r>
        <w:r w:rsidR="00710C7C">
          <w:rPr>
            <w:noProof/>
            <w:webHidden/>
          </w:rPr>
          <w:fldChar w:fldCharType="end"/>
        </w:r>
      </w:hyperlink>
    </w:p>
    <w:p w14:paraId="53437F52" w14:textId="4E68F8F4" w:rsidR="00710C7C" w:rsidRDefault="000E2EAC">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Pr>
            <w:noProof/>
            <w:webHidden/>
          </w:rPr>
          <w:t>791</w:t>
        </w:r>
        <w:r w:rsidR="00710C7C">
          <w:rPr>
            <w:noProof/>
            <w:webHidden/>
          </w:rPr>
          <w:fldChar w:fldCharType="end"/>
        </w:r>
      </w:hyperlink>
    </w:p>
    <w:p w14:paraId="5F785666" w14:textId="6A9C0B7B" w:rsidR="00710C7C" w:rsidRDefault="000E2EAC">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Pr>
            <w:noProof/>
            <w:webHidden/>
          </w:rPr>
          <w:t>823</w:t>
        </w:r>
        <w:r w:rsidR="00710C7C">
          <w:rPr>
            <w:noProof/>
            <w:webHidden/>
          </w:rPr>
          <w:fldChar w:fldCharType="end"/>
        </w:r>
      </w:hyperlink>
    </w:p>
    <w:p w14:paraId="269774E7" w14:textId="3B77E752" w:rsidR="00710C7C" w:rsidRDefault="000E2EAC">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Pr>
            <w:noProof/>
            <w:webHidden/>
          </w:rPr>
          <w:t>907</w:t>
        </w:r>
        <w:r w:rsidR="00710C7C">
          <w:rPr>
            <w:noProof/>
            <w:webHidden/>
          </w:rPr>
          <w:fldChar w:fldCharType="end"/>
        </w:r>
      </w:hyperlink>
    </w:p>
    <w:p w14:paraId="1B6C8056" w14:textId="3E9B02FD" w:rsidR="00710C7C" w:rsidRDefault="000E2EAC">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Pr>
            <w:noProof/>
            <w:webHidden/>
          </w:rPr>
          <w:t>980</w:t>
        </w:r>
        <w:r w:rsidR="00710C7C">
          <w:rPr>
            <w:noProof/>
            <w:webHidden/>
          </w:rPr>
          <w:fldChar w:fldCharType="end"/>
        </w:r>
      </w:hyperlink>
    </w:p>
    <w:p w14:paraId="2C84227C" w14:textId="19F4EBDC" w:rsidR="00710C7C" w:rsidRDefault="000E2EAC">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Pr>
            <w:noProof/>
            <w:webHidden/>
          </w:rPr>
          <w:t>991</w:t>
        </w:r>
        <w:r w:rsidR="00710C7C">
          <w:rPr>
            <w:noProof/>
            <w:webHidden/>
          </w:rPr>
          <w:fldChar w:fldCharType="end"/>
        </w:r>
      </w:hyperlink>
    </w:p>
    <w:p w14:paraId="642BAE36" w14:textId="4E0B2CBF" w:rsidR="00710C7C" w:rsidRDefault="000E2EAC">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Pr>
            <w:noProof/>
            <w:webHidden/>
          </w:rPr>
          <w:t>1016</w:t>
        </w:r>
        <w:r w:rsidR="00710C7C">
          <w:rPr>
            <w:noProof/>
            <w:webHidden/>
          </w:rPr>
          <w:fldChar w:fldCharType="end"/>
        </w:r>
      </w:hyperlink>
    </w:p>
    <w:p w14:paraId="7AC72C2C" w14:textId="7C245AD1" w:rsidR="00710C7C" w:rsidRDefault="000E2EAC">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Pr>
            <w:noProof/>
            <w:webHidden/>
          </w:rPr>
          <w:t>1027</w:t>
        </w:r>
        <w:r w:rsidR="00710C7C">
          <w:rPr>
            <w:noProof/>
            <w:webHidden/>
          </w:rPr>
          <w:fldChar w:fldCharType="end"/>
        </w:r>
      </w:hyperlink>
    </w:p>
    <w:p w14:paraId="45F69D07" w14:textId="00E473E1" w:rsidR="00710C7C" w:rsidRDefault="000E2EAC">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Pr>
            <w:noProof/>
            <w:webHidden/>
          </w:rPr>
          <w:t>1054</w:t>
        </w:r>
        <w:r w:rsidR="00710C7C">
          <w:rPr>
            <w:noProof/>
            <w:webHidden/>
          </w:rPr>
          <w:fldChar w:fldCharType="end"/>
        </w:r>
      </w:hyperlink>
    </w:p>
    <w:p w14:paraId="20F2F7ED" w14:textId="0627F008" w:rsidR="00710C7C" w:rsidRDefault="000E2EAC">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Pr>
            <w:noProof/>
            <w:webHidden/>
          </w:rPr>
          <w:t>1089</w:t>
        </w:r>
        <w:r w:rsidR="00710C7C">
          <w:rPr>
            <w:noProof/>
            <w:webHidden/>
          </w:rPr>
          <w:fldChar w:fldCharType="end"/>
        </w:r>
      </w:hyperlink>
    </w:p>
    <w:p w14:paraId="241E0588" w14:textId="6019C7CF" w:rsidR="00710C7C" w:rsidRDefault="000E2EAC">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Pr>
            <w:noProof/>
            <w:webHidden/>
          </w:rPr>
          <w:t>1104</w:t>
        </w:r>
        <w:r w:rsidR="00710C7C">
          <w:rPr>
            <w:noProof/>
            <w:webHidden/>
          </w:rPr>
          <w:fldChar w:fldCharType="end"/>
        </w:r>
      </w:hyperlink>
    </w:p>
    <w:p w14:paraId="2EC7025B" w14:textId="72B38E21" w:rsidR="00710C7C" w:rsidRDefault="000E2EAC">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Pr>
            <w:noProof/>
            <w:webHidden/>
          </w:rPr>
          <w:t>1132</w:t>
        </w:r>
        <w:r w:rsidR="00710C7C">
          <w:rPr>
            <w:noProof/>
            <w:webHidden/>
          </w:rPr>
          <w:fldChar w:fldCharType="end"/>
        </w:r>
      </w:hyperlink>
    </w:p>
    <w:p w14:paraId="23B22FA2" w14:textId="298F65FC" w:rsidR="00710C7C" w:rsidRDefault="000E2EAC">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Pr>
            <w:noProof/>
            <w:webHidden/>
          </w:rPr>
          <w:t>1260</w:t>
        </w:r>
        <w:r w:rsidR="00710C7C">
          <w:rPr>
            <w:noProof/>
            <w:webHidden/>
          </w:rPr>
          <w:fldChar w:fldCharType="end"/>
        </w:r>
      </w:hyperlink>
    </w:p>
    <w:p w14:paraId="05DA13C6" w14:textId="5508F648" w:rsidR="00710C7C" w:rsidRDefault="000E2EAC">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0E2EAC">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Pr>
                <w:noProof/>
                <w:webHidden/>
              </w:rPr>
              <w:t>13</w:t>
            </w:r>
            <w:r w:rsidR="00710C7C">
              <w:rPr>
                <w:noProof/>
                <w:webHidden/>
              </w:rPr>
              <w:fldChar w:fldCharType="end"/>
            </w:r>
          </w:hyperlink>
        </w:p>
        <w:p w14:paraId="7CAE5073" w14:textId="1780D992" w:rsidR="00710C7C" w:rsidRDefault="000E2EAC">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3910D0B6" w14:textId="77777777" w:rsidR="000E2EAC" w:rsidRDefault="00B102EF" w:rsidP="003A7286">
      <w:pPr>
        <w:pStyle w:val="Heading1"/>
        <w:sectPr w:rsidR="000E2EAC" w:rsidSect="00686912">
          <w:headerReference w:type="default" r:id="rId15"/>
          <w:type w:val="oddPage"/>
          <w:pgSz w:w="11880" w:h="15480" w:code="1"/>
          <w:pgMar w:top="1080" w:right="1440" w:bottom="1440" w:left="1080" w:header="720" w:footer="720" w:gutter="504"/>
          <w:cols w:space="720"/>
          <w:docGrid w:linePitch="360"/>
        </w:sectPr>
      </w:pPr>
      <w:r>
        <w:lastRenderedPageBreak/>
        <w:tab/>
        <w:t xml:space="preserve">Or </w:t>
      </w:r>
      <w:r>
        <w:fldChar w:fldCharType="begin"/>
      </w:r>
      <w:r>
        <w:instrText xml:space="preserve"> REF _Ref448228543 \h </w:instrText>
      </w:r>
      <w:r>
        <w:fldChar w:fldCharType="separate"/>
      </w:r>
    </w:p>
    <w:p w14:paraId="160344F1" w14:textId="034E3DEE" w:rsidR="00B102EF" w:rsidRDefault="000E2EAC" w:rsidP="004D23BC">
      <w:pPr>
        <w:tabs>
          <w:tab w:val="left" w:pos="720"/>
          <w:tab w:val="left" w:leader="dot" w:pos="7920"/>
        </w:tabs>
      </w:pPr>
      <w:r>
        <w:lastRenderedPageBreak/>
        <w:t>The Book of Psalis and Doxologies</w:t>
      </w:r>
      <w:r w:rsidR="00B102EF">
        <w:fldChar w:fldCharType="end"/>
      </w:r>
      <w:r w:rsidR="00B102EF">
        <w:tab/>
      </w:r>
      <w:r w:rsidR="00B102EF">
        <w:fldChar w:fldCharType="begin"/>
      </w:r>
      <w:r w:rsidR="00B102EF">
        <w:instrText xml:space="preserve"> PAGEREF _Ref448228546 \h </w:instrText>
      </w:r>
      <w:r w:rsidR="00B102EF">
        <w:fldChar w:fldCharType="separate"/>
      </w:r>
      <w:r>
        <w:rPr>
          <w:noProof/>
        </w:rPr>
        <w:t>702</w:t>
      </w:r>
      <w:r w:rsidR="00B102EF">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 xml:space="preserve">And He was crucified for us under Pontius Pilate; suffered and was buried; and the third </w:t>
            </w:r>
            <w:r w:rsidRPr="009E64DA">
              <w:rPr>
                <w:rFonts w:eastAsia="@MingLiU"/>
              </w:rPr>
              <w:lastRenderedPageBreak/>
              <w:t>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lastRenderedPageBreak/>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lastRenderedPageBreak/>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 xml:space="preserve">Give us our bread of tomorrow, today. Forgive us our trespasses, as we forgive those who trespass against </w:t>
            </w:r>
            <w:r>
              <w:lastRenderedPageBreak/>
              <w:t>us. And lead us not into temptation, but deliver us from the evil one;</w:t>
            </w:r>
          </w:p>
        </w:tc>
        <w:tc>
          <w:tcPr>
            <w:tcW w:w="3024" w:type="dxa"/>
          </w:tcPr>
          <w:p w14:paraId="4C5F7BE2" w14:textId="77777777" w:rsidR="00916CE7" w:rsidRPr="002073E3" w:rsidRDefault="00916CE7" w:rsidP="00916CE7">
            <w:pPr>
              <w:pStyle w:val="EngInd"/>
              <w:jc w:val="both"/>
            </w:pPr>
            <w:r>
              <w:lastRenderedPageBreak/>
              <w:t>Give us this day our daily bread,</w:t>
            </w:r>
            <w:r w:rsidRPr="002073E3">
              <w:t xml:space="preserve"> and forgive us our trespasses as we forgive those who trespass against </w:t>
            </w:r>
            <w:r w:rsidRPr="002073E3">
              <w:lastRenderedPageBreak/>
              <w:t>us.  And lead us not into temptation, bu</w:t>
            </w:r>
            <w:r>
              <w:t>t deliver us from the Evil One;</w:t>
            </w:r>
          </w:p>
        </w:tc>
        <w:tc>
          <w:tcPr>
            <w:tcW w:w="3024" w:type="dxa"/>
          </w:tcPr>
          <w:p w14:paraId="062072C8" w14:textId="77777777" w:rsidR="00916CE7" w:rsidRDefault="00916CE7" w:rsidP="00916CE7">
            <w:pPr>
              <w:pStyle w:val="Coptic"/>
            </w:pPr>
            <w:r>
              <w:lastRenderedPageBreak/>
              <w:t xml:space="preserve">Ⲡⲉⲛⲱⲓⲕ ⲛ̀ⲧⲉ ⲣⲁⲥϯ ⲙⲏⲓϥ ⲛⲁⲛ ⲙ̀ⲫⲟⲟⲩ: ⲟⲩⲟϩ ⲭⲁ ⲛⲏⲉ̀ⲧⲉⲣⲟⲛ ⲛⲁⲛ ⲉ̀ⲃⲟⲗ: ⲙ̀ⲫ̀ⲣⲏϯ ϩⲱⲛ ⲛ̀ⲧⲉⲛⲭⲱ ⲉ̀ⲃⲟⲗ ⲛ̀ⲛⲏⲉ̀ⲧⲉ ⲟⲩⲟⲛ </w:t>
            </w:r>
            <w:r>
              <w:lastRenderedPageBreak/>
              <w:t>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lastRenderedPageBreak/>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lastRenderedPageBreak/>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lastRenderedPageBreak/>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w:t>
      </w:r>
      <w:r w:rsidRPr="00E54261">
        <w:lastRenderedPageBreak/>
        <w:t xml:space="preserve">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lastRenderedPageBreak/>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lastRenderedPageBreak/>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0E2EAC">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Pr>
                <w:noProof/>
                <w:webHidden/>
              </w:rPr>
              <w:t>27</w:t>
            </w:r>
            <w:r w:rsidR="00710C7C">
              <w:rPr>
                <w:noProof/>
                <w:webHidden/>
              </w:rPr>
              <w:fldChar w:fldCharType="end"/>
            </w:r>
          </w:hyperlink>
        </w:p>
        <w:p w14:paraId="267EE733" w14:textId="51949FDD" w:rsidR="00710C7C" w:rsidRDefault="000E2EAC">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0E2EAC">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Pr>
                <w:noProof/>
                <w:webHidden/>
              </w:rPr>
              <w:t>41</w:t>
            </w:r>
            <w:r w:rsidR="00710C7C">
              <w:rPr>
                <w:noProof/>
                <w:webHidden/>
              </w:rPr>
              <w:fldChar w:fldCharType="end"/>
            </w:r>
          </w:hyperlink>
        </w:p>
        <w:p w14:paraId="32870134" w14:textId="7EF1B855" w:rsidR="00710C7C" w:rsidRDefault="000E2EAC">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Pr>
                <w:noProof/>
                <w:webHidden/>
              </w:rPr>
              <w:t>43</w:t>
            </w:r>
            <w:r w:rsidR="00710C7C">
              <w:rPr>
                <w:noProof/>
                <w:webHidden/>
              </w:rPr>
              <w:fldChar w:fldCharType="end"/>
            </w:r>
          </w:hyperlink>
        </w:p>
        <w:p w14:paraId="0046003C" w14:textId="2C3BEDD8" w:rsidR="00710C7C" w:rsidRDefault="000E2EAC">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8"/>
          <w:footerReference w:type="default" r:id="rId19"/>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0E2EAC">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Pr>
                <w:noProof/>
                <w:webHidden/>
              </w:rPr>
              <w:t>59</w:t>
            </w:r>
            <w:r w:rsidR="00710C7C">
              <w:rPr>
                <w:noProof/>
                <w:webHidden/>
              </w:rPr>
              <w:fldChar w:fldCharType="end"/>
            </w:r>
          </w:hyperlink>
        </w:p>
        <w:p w14:paraId="0BF3DCAF" w14:textId="511DBFCA" w:rsidR="00710C7C" w:rsidRDefault="000E2EAC">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20"/>
          <w:headerReference w:type="default" r:id="rId21"/>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2"/>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3"/>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4"/>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r>
        <w:lastRenderedPageBreak/>
        <w:t>The Book of Psalis and Doxologies</w:t>
      </w:r>
      <w:bookmarkEnd w:id="225"/>
      <w:bookmarkEnd w:id="226"/>
      <w:bookmarkEnd w:id="227"/>
      <w:bookmarkEnd w:id="1196"/>
      <w:bookmarkEnd w:id="1197"/>
      <w:bookmarkEnd w:id="1198"/>
      <w:bookmarkEnd w:id="1199"/>
    </w:p>
    <w:p w14:paraId="32EC2511" w14:textId="77777777" w:rsidR="00686912" w:rsidRDefault="00686912" w:rsidP="00686912">
      <w:pPr>
        <w:sectPr w:rsidR="00686912" w:rsidSect="000E2EAC">
          <w:headerReference w:type="even" r:id="rId25"/>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0" w:name="_Toc485884444"/>
      <w:bookmarkStart w:id="1201" w:name="_Toc410196197"/>
      <w:bookmarkStart w:id="1202" w:name="_Toc410196439"/>
      <w:bookmarkStart w:id="1203" w:name="_Toc410196941"/>
      <w:r>
        <w:lastRenderedPageBreak/>
        <w:t>General and Common Doxologies</w:t>
      </w:r>
      <w:bookmarkEnd w:id="1200"/>
    </w:p>
    <w:p w14:paraId="1B082926" w14:textId="77777777" w:rsidR="009C13E9" w:rsidRDefault="009C13E9" w:rsidP="009C13E9">
      <w:pPr>
        <w:pStyle w:val="Heading3"/>
      </w:pPr>
      <w:bookmarkStart w:id="1204" w:name="_Ref434488390"/>
      <w:r>
        <w:t>The Doxology of the Heavenly</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5"/>
            <w:r>
              <w:t>The great and holy luminaries,</w:t>
            </w:r>
            <w:commentRangeEnd w:id="1205"/>
            <w:r>
              <w:rPr>
                <w:rStyle w:val="CommentReference"/>
                <w:rFonts w:ascii="Times New Roman" w:hAnsi="Times New Roman"/>
              </w:rPr>
              <w:commentReference w:id="120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6"/>
            <w:r>
              <w:rPr>
                <w:rStyle w:val="CommentReference"/>
                <w:rFonts w:ascii="Times New Roman" w:hAnsi="Times New Roman"/>
              </w:rPr>
              <w:commentReference w:id="120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7"/>
            <w:r w:rsidRPr="00602B0F">
              <w:t xml:space="preserve">O Lord, </w:t>
            </w:r>
            <w:commentRangeEnd w:id="1207"/>
            <w:r>
              <w:rPr>
                <w:rStyle w:val="CommentReference"/>
                <w:rFonts w:ascii="Times New Roman" w:hAnsi="Times New Roman"/>
              </w:rPr>
              <w:commentReference w:id="120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8" w:name="_Ref434488524"/>
      <w:r>
        <w:t>The Doxology of St. John the Baptist</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09" w:name="_Ref434488546"/>
      <w:r>
        <w:t>Another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0" w:name="_Ref434488644"/>
      <w:r>
        <w:lastRenderedPageBreak/>
        <w:t>A Doxology for the Apostles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1"/>
            <w:r>
              <w:t xml:space="preserve">called </w:t>
            </w:r>
            <w:commentRangeEnd w:id="1211"/>
            <w:r>
              <w:rPr>
                <w:rStyle w:val="CommentReference"/>
                <w:rFonts w:ascii="Times New Roman" w:eastAsiaTheme="minorHAnsi" w:hAnsi="Times New Roman" w:cstheme="minorBidi"/>
                <w:color w:val="auto"/>
              </w:rPr>
              <w:commentReference w:id="121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2"/>
            <w:r>
              <w:t>Who loved him greatly.</w:t>
            </w:r>
            <w:commentRangeEnd w:id="1212"/>
            <w:r>
              <w:rPr>
                <w:rStyle w:val="CommentReference"/>
                <w:rFonts w:ascii="Times New Roman" w:eastAsiaTheme="minorHAnsi" w:hAnsi="Times New Roman" w:cstheme="minorBidi"/>
                <w:color w:val="auto"/>
              </w:rPr>
              <w:commentReference w:id="121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3" w:name="_Ref434488657"/>
      <w:r>
        <w:t>Another Doxology for the Apostles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4"/>
            <w:r>
              <w:t xml:space="preserve">Our </w:t>
            </w:r>
            <w:commentRangeEnd w:id="1214"/>
            <w:r>
              <w:rPr>
                <w:rStyle w:val="CommentReference"/>
                <w:rFonts w:ascii="Times New Roman" w:eastAsiaTheme="minorHAnsi" w:hAnsi="Times New Roman" w:cstheme="minorBidi"/>
                <w:color w:val="auto"/>
              </w:rPr>
              <w:commentReference w:id="121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5"/>
            <w:r>
              <w:t xml:space="preserve">And </w:t>
            </w:r>
            <w:commentRangeEnd w:id="1215"/>
            <w:r>
              <w:rPr>
                <w:rStyle w:val="CommentReference"/>
                <w:rFonts w:ascii="Times New Roman" w:eastAsiaTheme="minorHAnsi" w:hAnsi="Times New Roman" w:cstheme="minorBidi"/>
                <w:color w:val="auto"/>
              </w:rPr>
              <w:commentReference w:id="121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6"/>
            <w:r>
              <w:t>And was numbered with</w:t>
            </w:r>
          </w:p>
          <w:p w14:paraId="5527B3A6" w14:textId="77777777" w:rsidR="004C7F73" w:rsidRDefault="004C7F73" w:rsidP="004C7F73">
            <w:pPr>
              <w:pStyle w:val="EngHangEnd"/>
            </w:pPr>
            <w:r>
              <w:t>The rest of the Apostles.</w:t>
            </w:r>
            <w:commentRangeEnd w:id="1216"/>
            <w:r>
              <w:rPr>
                <w:rStyle w:val="CommentReference"/>
                <w:rFonts w:ascii="Times New Roman" w:eastAsiaTheme="minorHAnsi" w:hAnsi="Times New Roman" w:cstheme="minorBidi"/>
                <w:color w:val="auto"/>
              </w:rPr>
              <w:commentReference w:id="121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7"/>
            <w:r>
              <w:t xml:space="preserve">sound </w:t>
            </w:r>
            <w:commentRangeEnd w:id="1217"/>
            <w:r>
              <w:rPr>
                <w:rStyle w:val="CommentReference"/>
                <w:rFonts w:ascii="Times New Roman" w:eastAsiaTheme="minorHAnsi" w:hAnsi="Times New Roman" w:cstheme="minorBidi"/>
                <w:color w:val="auto"/>
              </w:rPr>
              <w:commentReference w:id="121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8" w:name="_Ref434488814"/>
      <w:r>
        <w:t>The Doxology of St. Mark</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19" w:name="_Ref434488992"/>
      <w:r>
        <w:t>The Doxology of Any Apostle</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0"/>
            <w:r>
              <w:rPr>
                <w:rStyle w:val="CommentReference"/>
                <w:rFonts w:ascii="Times New Roman" w:eastAsiaTheme="minorHAnsi" w:hAnsi="Times New Roman" w:cstheme="minorBidi"/>
                <w:color w:val="auto"/>
              </w:rPr>
              <w:commentReference w:id="122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1"/>
            <w:r>
              <w:t>compatriots</w:t>
            </w:r>
            <w:commentRangeEnd w:id="1221"/>
            <w:r>
              <w:rPr>
                <w:rStyle w:val="CommentReference"/>
                <w:rFonts w:ascii="Times New Roman" w:eastAsiaTheme="minorHAnsi" w:hAnsi="Times New Roman" w:cstheme="minorBidi"/>
                <w:color w:val="auto"/>
              </w:rPr>
              <w:commentReference w:id="122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2" w:name="_Ref434489014"/>
      <w:r>
        <w:t>The Doxology of St. Stephen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3" w:name="_Ref434489170"/>
      <w:r>
        <w:lastRenderedPageBreak/>
        <w:t>The Doxology of St. George</w:t>
      </w:r>
      <w:bookmarkEnd w:id="1223"/>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4" w:name="_Ref434490082"/>
      <w:r>
        <w:t>The Doxology of St. Demiana</w:t>
      </w:r>
      <w:bookmarkEnd w:id="1224"/>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5" w:name="_Ref434489950"/>
      <w:r>
        <w:t>The Doxology of the Martyrs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6"/>
            <w:r>
              <w:t>Akrash</w:t>
            </w:r>
            <w:commentRangeEnd w:id="1226"/>
            <w:r>
              <w:rPr>
                <w:rStyle w:val="CommentReference"/>
              </w:rPr>
              <w:commentReference w:id="122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7" w:name="_Ref434490311"/>
      <w:r>
        <w:t>The Doxology of St. Anthony and St. Paul</w:t>
      </w:r>
      <w:bookmarkEnd w:id="1227"/>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8"/>
            <w:r w:rsidRPr="004764BD">
              <w:t>give light to</w:t>
            </w:r>
            <w:commentRangeEnd w:id="1228"/>
            <w:r>
              <w:rPr>
                <w:rStyle w:val="CommentReference"/>
                <w:rFonts w:ascii="Times New Roman" w:eastAsiaTheme="minorHAnsi" w:hAnsi="Times New Roman" w:cstheme="minorBidi"/>
                <w:color w:val="auto"/>
              </w:rPr>
              <w:commentReference w:id="122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29" w:name="_Ref434490826"/>
      <w:r>
        <w:t>The Doxology of St. Pishoy and St. Paul of Tammah</w:t>
      </w:r>
      <w:bookmarkEnd w:id="1229"/>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0" w:name="_Ref434492161"/>
      <w:r>
        <w:lastRenderedPageBreak/>
        <w:t>The Doxology of St. Athanasius the Apostolic</w:t>
      </w:r>
      <w:bookmarkEnd w:id="1230"/>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1" w:name="_Ref434492536"/>
      <w:r>
        <w:t xml:space="preserve">The Doxology of </w:t>
      </w:r>
      <w:r w:rsidR="00231798">
        <w:t>the</w:t>
      </w:r>
      <w:r>
        <w:t xml:space="preserve"> Cross Bearers</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2" w:name="_Ref434492645"/>
      <w:r>
        <w:t>The Doxology for a Hierarch Who is Present</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2"/>
            <w:r>
              <w:rPr>
                <w:rStyle w:val="CommentReference"/>
                <w:rFonts w:ascii="Times New Roman" w:eastAsiaTheme="minorHAnsi" w:hAnsi="Times New Roman" w:cstheme="minorBidi"/>
                <w:color w:val="auto"/>
              </w:rPr>
              <w:commentReference w:id="124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6" w:name="_Toc485884445"/>
      <w:bookmarkStart w:id="1247" w:name="September"/>
      <w:r>
        <w:lastRenderedPageBreak/>
        <w:t>September</w:t>
      </w:r>
      <w:bookmarkEnd w:id="1201"/>
      <w:bookmarkEnd w:id="1202"/>
      <w:bookmarkEnd w:id="120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6"/>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0E2EAC">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Pr>
                <w:noProof/>
                <w:webHidden/>
              </w:rPr>
              <w:t>739</w:t>
            </w:r>
            <w:r w:rsidR="00710C7C">
              <w:rPr>
                <w:noProof/>
                <w:webHidden/>
              </w:rPr>
              <w:fldChar w:fldCharType="end"/>
            </w:r>
          </w:hyperlink>
        </w:p>
        <w:p w14:paraId="3AF4E7B7" w14:textId="3549A331" w:rsidR="00710C7C" w:rsidRDefault="000E2EAC">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Pr>
                <w:noProof/>
                <w:webHidden/>
              </w:rPr>
              <w:t>739</w:t>
            </w:r>
            <w:r w:rsidR="00710C7C">
              <w:rPr>
                <w:noProof/>
                <w:webHidden/>
              </w:rPr>
              <w:fldChar w:fldCharType="end"/>
            </w:r>
          </w:hyperlink>
        </w:p>
        <w:p w14:paraId="606A38BC" w14:textId="40C6DA50" w:rsidR="00710C7C" w:rsidRDefault="000E2EAC">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Pr>
                <w:noProof/>
                <w:webHidden/>
              </w:rPr>
              <w:t>739</w:t>
            </w:r>
            <w:r w:rsidR="00710C7C">
              <w:rPr>
                <w:noProof/>
                <w:webHidden/>
              </w:rPr>
              <w:fldChar w:fldCharType="end"/>
            </w:r>
          </w:hyperlink>
        </w:p>
        <w:p w14:paraId="660F7BA8" w14:textId="731DC252" w:rsidR="00710C7C" w:rsidRDefault="000E2EAC">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Pr>
                <w:noProof/>
                <w:webHidden/>
              </w:rPr>
              <w:t>741</w:t>
            </w:r>
            <w:r w:rsidR="00710C7C">
              <w:rPr>
                <w:noProof/>
                <w:webHidden/>
              </w:rPr>
              <w:fldChar w:fldCharType="end"/>
            </w:r>
          </w:hyperlink>
        </w:p>
        <w:p w14:paraId="7B07C36E" w14:textId="4C42DF6F" w:rsidR="00710C7C" w:rsidRDefault="000E2EAC">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Pr>
                <w:noProof/>
                <w:webHidden/>
              </w:rPr>
              <w:t>742</w:t>
            </w:r>
            <w:r w:rsidR="00710C7C">
              <w:rPr>
                <w:noProof/>
                <w:webHidden/>
              </w:rPr>
              <w:fldChar w:fldCharType="end"/>
            </w:r>
          </w:hyperlink>
        </w:p>
        <w:p w14:paraId="73E14646" w14:textId="731EF967" w:rsidR="00710C7C" w:rsidRDefault="000E2EAC">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Pr>
                <w:noProof/>
                <w:webHidden/>
              </w:rPr>
              <w:t>742</w:t>
            </w:r>
            <w:r w:rsidR="00710C7C">
              <w:rPr>
                <w:noProof/>
                <w:webHidden/>
              </w:rPr>
              <w:fldChar w:fldCharType="end"/>
            </w:r>
          </w:hyperlink>
        </w:p>
        <w:p w14:paraId="2451DA40" w14:textId="35F6CF7A" w:rsidR="00710C7C" w:rsidRDefault="000E2EAC">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Pr>
                <w:noProof/>
                <w:webHidden/>
              </w:rPr>
              <w:t>743</w:t>
            </w:r>
            <w:r w:rsidR="00710C7C">
              <w:rPr>
                <w:noProof/>
                <w:webHidden/>
              </w:rPr>
              <w:fldChar w:fldCharType="end"/>
            </w:r>
          </w:hyperlink>
        </w:p>
        <w:p w14:paraId="732E9599" w14:textId="19690A52" w:rsidR="00710C7C" w:rsidRDefault="000E2EAC">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Pr>
                <w:noProof/>
                <w:webHidden/>
              </w:rPr>
              <w:t>745</w:t>
            </w:r>
            <w:r w:rsidR="00710C7C">
              <w:rPr>
                <w:noProof/>
                <w:webHidden/>
              </w:rPr>
              <w:fldChar w:fldCharType="end"/>
            </w:r>
          </w:hyperlink>
        </w:p>
        <w:p w14:paraId="5D2E124E" w14:textId="21D28001" w:rsidR="00710C7C" w:rsidRDefault="000E2EAC">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Pr>
                <w:noProof/>
                <w:webHidden/>
              </w:rPr>
              <w:t>745</w:t>
            </w:r>
            <w:r w:rsidR="00710C7C">
              <w:rPr>
                <w:noProof/>
                <w:webHidden/>
              </w:rPr>
              <w:fldChar w:fldCharType="end"/>
            </w:r>
          </w:hyperlink>
        </w:p>
        <w:p w14:paraId="4B8120C3" w14:textId="4D83E266" w:rsidR="00710C7C" w:rsidRDefault="000E2EAC">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Pr>
                <w:noProof/>
                <w:webHidden/>
              </w:rPr>
              <w:t>746</w:t>
            </w:r>
            <w:r w:rsidR="00710C7C">
              <w:rPr>
                <w:noProof/>
                <w:webHidden/>
              </w:rPr>
              <w:fldChar w:fldCharType="end"/>
            </w:r>
          </w:hyperlink>
        </w:p>
        <w:p w14:paraId="33D2BE4B" w14:textId="79D42F1E" w:rsidR="00710C7C" w:rsidRDefault="000E2EAC">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Pr>
                <w:noProof/>
                <w:webHidden/>
              </w:rPr>
              <w:t>746</w:t>
            </w:r>
            <w:r w:rsidR="00710C7C">
              <w:rPr>
                <w:noProof/>
                <w:webHidden/>
              </w:rPr>
              <w:fldChar w:fldCharType="end"/>
            </w:r>
          </w:hyperlink>
        </w:p>
        <w:p w14:paraId="36DB1AD7" w14:textId="69BCB3BD" w:rsidR="00710C7C" w:rsidRDefault="000E2EAC">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Pr>
                <w:noProof/>
                <w:webHidden/>
              </w:rPr>
              <w:t>761</w:t>
            </w:r>
            <w:r w:rsidR="00710C7C">
              <w:rPr>
                <w:noProof/>
                <w:webHidden/>
              </w:rPr>
              <w:fldChar w:fldCharType="end"/>
            </w:r>
          </w:hyperlink>
        </w:p>
        <w:p w14:paraId="0EA16A8C" w14:textId="7DA96515" w:rsidR="00710C7C" w:rsidRDefault="000E2EAC">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Pr>
                <w:noProof/>
                <w:webHidden/>
              </w:rPr>
              <w:t>761</w:t>
            </w:r>
            <w:r w:rsidR="00710C7C">
              <w:rPr>
                <w:noProof/>
                <w:webHidden/>
              </w:rPr>
              <w:fldChar w:fldCharType="end"/>
            </w:r>
          </w:hyperlink>
        </w:p>
        <w:p w14:paraId="6181386D" w14:textId="6AA654B6" w:rsidR="00710C7C" w:rsidRDefault="000E2EAC">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Pr>
                <w:noProof/>
                <w:webHidden/>
              </w:rPr>
              <w:t>761</w:t>
            </w:r>
            <w:r w:rsidR="00710C7C">
              <w:rPr>
                <w:noProof/>
                <w:webHidden/>
              </w:rPr>
              <w:fldChar w:fldCharType="end"/>
            </w:r>
          </w:hyperlink>
        </w:p>
        <w:p w14:paraId="355E96F3" w14:textId="26252FB3" w:rsidR="00710C7C" w:rsidRDefault="000E2EAC">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Pr>
                <w:noProof/>
                <w:webHidden/>
              </w:rPr>
              <w:t>764</w:t>
            </w:r>
            <w:r w:rsidR="00710C7C">
              <w:rPr>
                <w:noProof/>
                <w:webHidden/>
              </w:rPr>
              <w:fldChar w:fldCharType="end"/>
            </w:r>
          </w:hyperlink>
        </w:p>
        <w:p w14:paraId="08D1AA98" w14:textId="4F0B129C" w:rsidR="00710C7C" w:rsidRDefault="000E2EAC">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Pr>
                <w:noProof/>
                <w:webHidden/>
              </w:rPr>
              <w:t>764</w:t>
            </w:r>
            <w:r w:rsidR="00710C7C">
              <w:rPr>
                <w:noProof/>
                <w:webHidden/>
              </w:rPr>
              <w:fldChar w:fldCharType="end"/>
            </w:r>
          </w:hyperlink>
        </w:p>
        <w:p w14:paraId="6E8A332D" w14:textId="053380FC" w:rsidR="00710C7C" w:rsidRDefault="000E2EAC">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Pr>
                <w:noProof/>
                <w:webHidden/>
              </w:rPr>
              <w:t>773</w:t>
            </w:r>
            <w:r w:rsidR="00710C7C">
              <w:rPr>
                <w:noProof/>
                <w:webHidden/>
              </w:rPr>
              <w:fldChar w:fldCharType="end"/>
            </w:r>
          </w:hyperlink>
        </w:p>
        <w:p w14:paraId="46DA3AC3" w14:textId="161BE5EC" w:rsidR="00710C7C" w:rsidRDefault="000E2EAC">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8" w:name="_Toc410196198"/>
      <w:bookmarkStart w:id="1249" w:name="_Toc410196440"/>
      <w:bookmarkStart w:id="1250" w:name="_Toc410196942"/>
      <w:r>
        <w:br w:type="page"/>
      </w:r>
    </w:p>
    <w:p w14:paraId="3B77A2B2" w14:textId="6F99453D" w:rsidR="00495F1A" w:rsidRDefault="0092592B" w:rsidP="00495F1A">
      <w:pPr>
        <w:pStyle w:val="Heading3"/>
      </w:pPr>
      <w:bookmarkStart w:id="1251" w:name="_Toc485884473"/>
      <w:r>
        <w:lastRenderedPageBreak/>
        <w:t xml:space="preserve">August 29 (30) / Tho-out 1: </w:t>
      </w:r>
      <w:r w:rsidR="00495F1A">
        <w:t>Ecclesiastical New Year: Nairouz</w:t>
      </w:r>
      <w:bookmarkEnd w:id="1248"/>
      <w:bookmarkEnd w:id="1249"/>
      <w:bookmarkEnd w:id="1250"/>
      <w:bookmarkEnd w:id="125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3" w:name="_Ref459398951"/>
      <w:r>
        <w:t>The Doxolog</w:t>
      </w:r>
      <w:r w:rsidR="00E21EA3">
        <w:t>y for Ecclesiastical New Year</w:t>
      </w:r>
      <w:bookmarkEnd w:id="1252"/>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4"/>
            <w:r>
              <w:t xml:space="preserve">wiles </w:t>
            </w:r>
            <w:commentRangeEnd w:id="1254"/>
            <w:r>
              <w:rPr>
                <w:rStyle w:val="CommentReference"/>
                <w:rFonts w:ascii="Times New Roman" w:eastAsiaTheme="minorHAnsi" w:hAnsi="Times New Roman" w:cstheme="minorBidi"/>
                <w:color w:val="auto"/>
              </w:rPr>
              <w:commentReference w:id="125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5" w:name="_Ref434473482"/>
      <w:r>
        <w:t>The Psali Adam</w:t>
      </w:r>
      <w:r w:rsidR="00B411C9">
        <w:t xml:space="preserve"> for the Ecclesiastical New Year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6"/>
            <w:r>
              <w:t xml:space="preserve">Ϯⲛⲁⲟⲩⲱϣⲧ </w:t>
            </w:r>
            <w:commentRangeEnd w:id="1256"/>
            <w:r>
              <w:rPr>
                <w:rStyle w:val="CommentReference"/>
                <w:rFonts w:ascii="Times New Roman" w:hAnsi="Times New Roman"/>
              </w:rPr>
              <w:commentReference w:id="125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7"/>
            <w:r>
              <w:t>reign</w:t>
            </w:r>
            <w:commentRangeEnd w:id="1257"/>
            <w:r>
              <w:rPr>
                <w:rStyle w:val="CommentReference"/>
              </w:rPr>
              <w:commentReference w:id="125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8" w:name="_Ref434473530"/>
      <w:r>
        <w:t xml:space="preserve">The Psali </w:t>
      </w:r>
      <w:r w:rsidR="004E71A7">
        <w:t>Batos for the Ecclesiastical New Year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59"/>
            <w:r>
              <w:t xml:space="preserve">be </w:t>
            </w:r>
            <w:commentRangeEnd w:id="1259"/>
            <w:r>
              <w:rPr>
                <w:rStyle w:val="CommentReference"/>
              </w:rPr>
              <w:commentReference w:id="125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0"/>
            <w:r>
              <w:t xml:space="preserve">Ⲁⲙⲱⲛⲓ </w:t>
            </w:r>
            <w:commentRangeEnd w:id="1260"/>
            <w:r>
              <w:rPr>
                <w:rStyle w:val="CommentReference"/>
                <w:rFonts w:ascii="Times New Roman" w:hAnsi="Times New Roman"/>
              </w:rPr>
              <w:commentReference w:id="126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1"/>
            <w:r>
              <w:t xml:space="preserve">the </w:t>
            </w:r>
            <w:commentRangeEnd w:id="1261"/>
            <w:r>
              <w:rPr>
                <w:rStyle w:val="CommentReference"/>
              </w:rPr>
              <w:commentReference w:id="126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2"/>
            <w:r>
              <w:t xml:space="preserve">entreat </w:t>
            </w:r>
            <w:commentRangeEnd w:id="1262"/>
            <w:r>
              <w:rPr>
                <w:rStyle w:val="CommentReference"/>
              </w:rPr>
              <w:commentReference w:id="126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3" w:name="_Toc485884474"/>
      <w:r>
        <w:t xml:space="preserve">August 29 (30) / Tho-out 1: </w:t>
      </w:r>
      <w:r w:rsidRPr="00646349">
        <w:t xml:space="preserve">Also </w:t>
      </w:r>
      <w:r>
        <w:t>the Martyrdom of St. Bartholomew the Apostle</w:t>
      </w:r>
      <w:bookmarkEnd w:id="1263"/>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4" w:name="_Toc485884475"/>
      <w:r>
        <w:t xml:space="preserve">August 30 (31) / Tho-out 2: </w:t>
      </w:r>
      <w:r w:rsidR="005242D1">
        <w:t xml:space="preserve">Martyrdom of </w:t>
      </w:r>
      <w:r>
        <w:t>St. John the Baptist</w:t>
      </w:r>
      <w:bookmarkEnd w:id="1264"/>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5" w:name="_Toc485884476"/>
      <w:r>
        <w:t>September 1 (2) / Tho-out 4: St. Verena</w:t>
      </w:r>
      <w:bookmarkEnd w:id="1265"/>
    </w:p>
    <w:p w14:paraId="593C8957" w14:textId="505B2827" w:rsidR="00DB5470" w:rsidRDefault="00296539" w:rsidP="00DB5470">
      <w:pPr>
        <w:pStyle w:val="Heading4"/>
      </w:pPr>
      <w:bookmarkStart w:id="126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7" w:name="_Ref459401476"/>
      <w:r>
        <w:t>The Doxology</w:t>
      </w:r>
      <w:r w:rsidR="00B46E6E">
        <w:t xml:space="preserve"> for St. Verena</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8" w:name="_Ref485107976"/>
      <w:bookmarkStart w:id="1269" w:name="_Toc485884477"/>
      <w:r>
        <w:t>September 3 (4) / Tho-out 6: St. Phoebe the Protodeaconess</w:t>
      </w:r>
      <w:r w:rsidR="008C4D26">
        <w:rPr>
          <w:rStyle w:val="FootnoteReference"/>
        </w:rPr>
        <w:footnoteReference w:id="984"/>
      </w:r>
      <w:bookmarkEnd w:id="1268"/>
      <w:bookmarkEnd w:id="1269"/>
    </w:p>
    <w:p w14:paraId="0CD3398B" w14:textId="45AB9974" w:rsidR="00AA0D73" w:rsidRDefault="00AA0D73" w:rsidP="00AA0D73">
      <w:pPr>
        <w:pStyle w:val="Heading4"/>
      </w:pPr>
      <w:bookmarkStart w:id="1270" w:name="_Ref485107985"/>
      <w:r>
        <w:t>The Doxology for St. Phoebe the Protodeaconess</w:t>
      </w:r>
      <w:r>
        <w:rPr>
          <w:rStyle w:val="FootnoteReference"/>
        </w:rPr>
        <w:footnoteReference w:id="985"/>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1" w:name="_Toc485884478"/>
      <w:r>
        <w:lastRenderedPageBreak/>
        <w:t>September 3 (4) / Tho-out 6: Isaias the Prophet</w:t>
      </w:r>
      <w:bookmarkEnd w:id="1271"/>
    </w:p>
    <w:p w14:paraId="16A6A8C4" w14:textId="3E75D9E7" w:rsidR="005A4893" w:rsidRDefault="005A4893" w:rsidP="005A4893">
      <w:pPr>
        <w:pStyle w:val="Heading4"/>
      </w:pPr>
      <w:bookmarkStart w:id="1272" w:name="_Ref485797659"/>
      <w:r>
        <w:t>The Doxology for Prophet Isaias</w:t>
      </w:r>
      <w:r>
        <w:rPr>
          <w:rStyle w:val="FootnoteReference"/>
        </w:rPr>
        <w:footnoteReference w:id="986"/>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3" w:name="_Toc485884479"/>
      <w:r>
        <w:t>September 4 (5) / Tho-out 7: St. Dioscorus</w:t>
      </w:r>
      <w:bookmarkEnd w:id="1273"/>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4" w:name="_Toc485884480"/>
      <w:r>
        <w:lastRenderedPageBreak/>
        <w:t>September 4 (5) / Tho-out 7: Also St. Rebecca and her Children</w:t>
      </w:r>
      <w:bookmarkEnd w:id="1274"/>
    </w:p>
    <w:p w14:paraId="51FECB60" w14:textId="7CDB2FBF" w:rsidR="00BD6485" w:rsidRDefault="00BD6485" w:rsidP="00BD6485">
      <w:pPr>
        <w:pStyle w:val="Heading4"/>
      </w:pPr>
      <w:bookmarkStart w:id="1275"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6" w:name="_Ref459401387"/>
      <w:r>
        <w:t>The Doxology</w:t>
      </w:r>
      <w:r w:rsidR="00B46E6E">
        <w:t xml:space="preserve"> for St. Rebecca and her Children</w:t>
      </w:r>
      <w:bookmarkEnd w:id="1275"/>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7" w:name="_Toc485884481"/>
      <w:r>
        <w:t>September 5 (6) / Tho-oout 8: Moses the Archprophet</w:t>
      </w:r>
      <w:bookmarkEnd w:id="1277"/>
    </w:p>
    <w:p w14:paraId="20FEBBD9" w14:textId="60374825" w:rsidR="00FA1142" w:rsidRDefault="00FA1142" w:rsidP="00FA1142">
      <w:pPr>
        <w:pStyle w:val="Heading4"/>
      </w:pPr>
      <w:bookmarkStart w:id="1278" w:name="_Ref485625619"/>
      <w:r>
        <w:t>The Doxology for Moses the Archprophet</w:t>
      </w:r>
      <w:r>
        <w:rPr>
          <w:rStyle w:val="FootnoteReference"/>
        </w:rPr>
        <w:footnoteReference w:id="987"/>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79" w:name="_Toc485884482"/>
      <w:r>
        <w:t>September 9 (10) / Tho-out 12: Commemoration of Archangel Michael</w:t>
      </w:r>
      <w:bookmarkEnd w:id="1279"/>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0" w:name="_Toc485884483"/>
      <w:r>
        <w:lastRenderedPageBreak/>
        <w:t xml:space="preserve">September 12 (13) / Tho-out 15: </w:t>
      </w:r>
      <w:r w:rsidR="00191A26">
        <w:t xml:space="preserve">Translocation of the Relics of </w:t>
      </w:r>
      <w:r>
        <w:t>St. Stephen</w:t>
      </w:r>
      <w:bookmarkEnd w:id="1280"/>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1" w:name="_Toc410196199"/>
      <w:bookmarkStart w:id="1282" w:name="_Toc410196441"/>
      <w:bookmarkStart w:id="1283" w:name="_Toc410196943"/>
      <w:bookmarkStart w:id="1284" w:name="_Ref434563524"/>
      <w:bookmarkStart w:id="1285" w:name="_Ref434563530"/>
      <w:bookmarkStart w:id="1286" w:name="_Toc485884484"/>
      <w:r>
        <w:t xml:space="preserve">September 14 (15) / Tho-out 17: </w:t>
      </w:r>
      <w:r w:rsidR="00495F1A">
        <w:t>The Dedication of the Church of the Holy Cross</w:t>
      </w:r>
      <w:bookmarkEnd w:id="1281"/>
      <w:bookmarkEnd w:id="1282"/>
      <w:bookmarkEnd w:id="1283"/>
      <w:bookmarkEnd w:id="1284"/>
      <w:bookmarkEnd w:id="1285"/>
      <w:bookmarkEnd w:id="128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8" w:name="_Ref459399000"/>
      <w:r>
        <w:t>The Doxology</w:t>
      </w:r>
      <w:r w:rsidR="00E21EA3">
        <w:t xml:space="preserve"> for the Feast of the Cross</w:t>
      </w:r>
      <w:bookmarkEnd w:id="1287"/>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89" w:name="_Ref434474964"/>
      <w:r>
        <w:t>The Psali Ada</w:t>
      </w:r>
      <w:r w:rsidR="006C1B94">
        <w:t>m for the Feast of the Cross</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0"/>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0"/>
            <w:r>
              <w:rPr>
                <w:rStyle w:val="CommentReference"/>
              </w:rPr>
              <w:commentReference w:id="1290"/>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1" w:name="_Ref434474992"/>
      <w:r>
        <w:t>The Psali Bato</w:t>
      </w:r>
      <w:r w:rsidR="006C1B94">
        <w:t>s for the Feast of the Cross</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2" w:name="_Toc485884485"/>
      <w:r>
        <w:t>September 18 (19) / Tho-out 21: Commemoration of the Theotokos</w:t>
      </w:r>
      <w:bookmarkEnd w:id="1292"/>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3" w:name="_Toc485884486"/>
      <w:r>
        <w:t>September 21 (22) / Tho-out 24: Martyrdom of St. Quandratus, One of the Seventy Two</w:t>
      </w:r>
      <w:bookmarkEnd w:id="1293"/>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4" w:name="_Toc485884487"/>
      <w:r>
        <w:t xml:space="preserve">September 22 (23) / </w:t>
      </w:r>
      <w:commentRangeStart w:id="1295"/>
      <w:r>
        <w:t>Tho-out 24</w:t>
      </w:r>
      <w:commentRangeEnd w:id="1295"/>
      <w:r w:rsidR="00C46B09">
        <w:rPr>
          <w:rStyle w:val="CommentReference"/>
          <w:rFonts w:eastAsiaTheme="minorHAnsi" w:cstheme="minorBidi"/>
          <w:b w:val="0"/>
          <w:bCs w:val="0"/>
        </w:rPr>
        <w:commentReference w:id="1295"/>
      </w:r>
      <w:r>
        <w:t>: St. Maurice and the Theban Legion</w:t>
      </w:r>
      <w:bookmarkEnd w:id="1294"/>
    </w:p>
    <w:p w14:paraId="74C264D0" w14:textId="77777777" w:rsidR="00D54A29" w:rsidRDefault="00B46E6E" w:rsidP="00D54A29">
      <w:pPr>
        <w:pStyle w:val="Heading4"/>
      </w:pPr>
      <w:bookmarkStart w:id="1296" w:name="_Ref434489859"/>
      <w:r>
        <w:t>The Doxology for</w:t>
      </w:r>
      <w:r w:rsidR="00D54A29">
        <w:t xml:space="preserve"> St. Maurice and the Theban Legion</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7" w:name="_Ref434489873"/>
      <w:r>
        <w:lastRenderedPageBreak/>
        <w:t>Another Doxology of St. Maurice</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8" w:name="_Toc485884488"/>
      <w:r>
        <w:t>September 23 (24) / Tho-out 26: Annunciation of St. John the Baptist to Zacharias</w:t>
      </w:r>
      <w:bookmarkEnd w:id="1298"/>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99" w:name="_Ref435003974"/>
      <w:bookmarkStart w:id="1300"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99"/>
      <w:bookmarkEnd w:id="1300"/>
    </w:p>
    <w:p w14:paraId="0A0A7EC3" w14:textId="08992E6A" w:rsidR="00C0205C" w:rsidRDefault="00C0205C" w:rsidP="00C0205C">
      <w:pPr>
        <w:pStyle w:val="Heading4"/>
      </w:pPr>
      <w:bookmarkStart w:id="1301" w:name="_Ref435003845"/>
      <w:r>
        <w:t>The Psali Adam for the 29</w:t>
      </w:r>
      <w:r w:rsidRPr="00C0205C">
        <w:rPr>
          <w:vertAlign w:val="superscript"/>
        </w:rPr>
        <w:t>th</w:t>
      </w:r>
      <w:r>
        <w:t xml:space="preserve"> of Every </w:t>
      </w:r>
      <w:r w:rsidR="004246C3">
        <w:t xml:space="preserve">Coptic </w:t>
      </w:r>
      <w:r>
        <w:t>Month</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2"/>
            <w:r>
              <w:t>At the end of times.</w:t>
            </w:r>
            <w:commentRangeEnd w:id="1302"/>
            <w:r>
              <w:rPr>
                <w:rStyle w:val="CommentReference"/>
                <w:rFonts w:ascii="Times New Roman" w:eastAsiaTheme="minorHAnsi" w:hAnsi="Times New Roman" w:cstheme="minorBidi"/>
                <w:color w:val="auto"/>
              </w:rPr>
              <w:commentReference w:id="1302"/>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3" w:name="_Ref435003860"/>
      <w:r>
        <w:t>The Psali Batos for the 29</w:t>
      </w:r>
      <w:r w:rsidRPr="00C0205C">
        <w:rPr>
          <w:vertAlign w:val="superscript"/>
        </w:rPr>
        <w:t>th</w:t>
      </w:r>
      <w:r>
        <w:t xml:space="preserve"> of Every Month</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4"/>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4"/>
            <w:r>
              <w:rPr>
                <w:rStyle w:val="CommentReference"/>
                <w:rFonts w:ascii="Times New Roman" w:eastAsiaTheme="minorHAnsi" w:hAnsi="Times New Roman" w:cstheme="minorBidi"/>
                <w:color w:val="auto"/>
              </w:rPr>
              <w:commentReference w:id="1304"/>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5"/>
            <w:r>
              <w:t xml:space="preserve"> Lord God</w:t>
            </w:r>
            <w:commentRangeEnd w:id="1305"/>
            <w:r>
              <w:rPr>
                <w:rStyle w:val="CommentReference"/>
                <w:rFonts w:ascii="Times New Roman" w:eastAsiaTheme="minorHAnsi" w:hAnsi="Times New Roman" w:cstheme="minorBidi"/>
                <w:color w:val="auto"/>
              </w:rPr>
              <w:commentReference w:id="1305"/>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6" w:name="_Toc485884490"/>
      <w:r>
        <w:t>September 27 (28) / Tho-out 30: Miracle performed by St. Athanasius the Apostolic</w:t>
      </w:r>
      <w:bookmarkEnd w:id="1306"/>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7" w:name="_Ref434561058"/>
      <w:bookmarkStart w:id="1308" w:name="_Toc485884491"/>
      <w:r>
        <w:t xml:space="preserve">September 29 (30) / Paopi 2: </w:t>
      </w:r>
      <w:r w:rsidR="000274A5">
        <w:t xml:space="preserve">The Coming of </w:t>
      </w:r>
      <w:r>
        <w:t>St. Severus</w:t>
      </w:r>
      <w:r w:rsidR="000274A5">
        <w:t xml:space="preserve"> to Egypt</w:t>
      </w:r>
      <w:bookmarkEnd w:id="1307"/>
      <w:bookmarkEnd w:id="1308"/>
    </w:p>
    <w:p w14:paraId="1B16436A" w14:textId="77777777" w:rsidR="0039635A" w:rsidRDefault="0039635A" w:rsidP="0039635A">
      <w:pPr>
        <w:pStyle w:val="Heading4"/>
      </w:pPr>
      <w:bookmarkStart w:id="1309" w:name="_Ref434492249"/>
      <w:r>
        <w:t>The Doxology</w:t>
      </w:r>
      <w:r w:rsidR="00B82753">
        <w:t xml:space="preserve"> for St. Severus</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0"/>
            <w:r w:rsidRPr="004764BD">
              <w:t xml:space="preserve">confirmed </w:t>
            </w:r>
            <w:commentRangeEnd w:id="1310"/>
            <w:r>
              <w:rPr>
                <w:rStyle w:val="CommentReference"/>
                <w:rFonts w:ascii="Times New Roman" w:eastAsiaTheme="minorHAnsi" w:hAnsi="Times New Roman" w:cstheme="minorBidi"/>
                <w:color w:val="auto"/>
              </w:rPr>
              <w:commentReference w:id="131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1" w:name="_Toc410196200"/>
      <w:bookmarkStart w:id="1312" w:name="_Toc410196442"/>
      <w:bookmarkStart w:id="1313" w:name="_Toc410196944"/>
      <w:bookmarkStart w:id="1314" w:name="October"/>
      <w:bookmarkEnd w:id="124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5" w:name="_Toc485884446"/>
      <w:r>
        <w:lastRenderedPageBreak/>
        <w:t>October</w:t>
      </w:r>
      <w:bookmarkEnd w:id="1311"/>
      <w:bookmarkEnd w:id="1312"/>
      <w:bookmarkEnd w:id="1313"/>
      <w:r w:rsidR="006E370D">
        <w:t xml:space="preserve"> or </w:t>
      </w:r>
      <w:r w:rsidR="006E370D">
        <w:rPr>
          <w:rFonts w:ascii="FreeSerifAvvaShenouda" w:hAnsi="FreeSerifAvvaShenouda" w:cs="FreeSerifAvvaShenouda"/>
        </w:rPr>
        <w:t>Ⲡⲁⲱⲡⲉ</w:t>
      </w:r>
      <w:bookmarkEnd w:id="1315"/>
    </w:p>
    <w:bookmarkStart w:id="1316"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0E2EAC">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Pr>
                <w:noProof/>
                <w:webHidden/>
              </w:rPr>
              <w:t>778</w:t>
            </w:r>
            <w:r w:rsidR="00710C7C">
              <w:rPr>
                <w:noProof/>
                <w:webHidden/>
              </w:rPr>
              <w:fldChar w:fldCharType="end"/>
            </w:r>
          </w:hyperlink>
        </w:p>
        <w:p w14:paraId="572DD8EF" w14:textId="1BDE2647" w:rsidR="00710C7C" w:rsidRDefault="000E2EAC">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Pr>
                <w:noProof/>
                <w:webHidden/>
              </w:rPr>
              <w:t>778</w:t>
            </w:r>
            <w:r w:rsidR="00710C7C">
              <w:rPr>
                <w:noProof/>
                <w:webHidden/>
              </w:rPr>
              <w:fldChar w:fldCharType="end"/>
            </w:r>
          </w:hyperlink>
        </w:p>
        <w:p w14:paraId="14E81A93" w14:textId="26EA1A42" w:rsidR="00710C7C" w:rsidRDefault="000E2EAC">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Pr>
                <w:noProof/>
                <w:webHidden/>
              </w:rPr>
              <w:t>779</w:t>
            </w:r>
            <w:r w:rsidR="00710C7C">
              <w:rPr>
                <w:noProof/>
                <w:webHidden/>
              </w:rPr>
              <w:fldChar w:fldCharType="end"/>
            </w:r>
          </w:hyperlink>
        </w:p>
        <w:p w14:paraId="27503366" w14:textId="18249D24" w:rsidR="00710C7C" w:rsidRDefault="000E2EAC">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Pr>
                <w:noProof/>
                <w:webHidden/>
              </w:rPr>
              <w:t>780</w:t>
            </w:r>
            <w:r w:rsidR="00710C7C">
              <w:rPr>
                <w:noProof/>
                <w:webHidden/>
              </w:rPr>
              <w:fldChar w:fldCharType="end"/>
            </w:r>
          </w:hyperlink>
        </w:p>
        <w:p w14:paraId="4AD09A29" w14:textId="3FED1642" w:rsidR="00710C7C" w:rsidRDefault="000E2EAC">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Pr>
                <w:noProof/>
                <w:webHidden/>
              </w:rPr>
              <w:t>781</w:t>
            </w:r>
            <w:r w:rsidR="00710C7C">
              <w:rPr>
                <w:noProof/>
                <w:webHidden/>
              </w:rPr>
              <w:fldChar w:fldCharType="end"/>
            </w:r>
          </w:hyperlink>
        </w:p>
        <w:p w14:paraId="3FB6E306" w14:textId="76CFD35F" w:rsidR="00710C7C" w:rsidRDefault="000E2EAC">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Pr>
                <w:noProof/>
                <w:webHidden/>
              </w:rPr>
              <w:t>782</w:t>
            </w:r>
            <w:r w:rsidR="00710C7C">
              <w:rPr>
                <w:noProof/>
                <w:webHidden/>
              </w:rPr>
              <w:fldChar w:fldCharType="end"/>
            </w:r>
          </w:hyperlink>
        </w:p>
        <w:p w14:paraId="663025A2" w14:textId="21CC4D8B" w:rsidR="00710C7C" w:rsidRDefault="000E2EAC">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Pr>
                <w:noProof/>
                <w:webHidden/>
              </w:rPr>
              <w:t>783</w:t>
            </w:r>
            <w:r w:rsidR="00710C7C">
              <w:rPr>
                <w:noProof/>
                <w:webHidden/>
              </w:rPr>
              <w:fldChar w:fldCharType="end"/>
            </w:r>
          </w:hyperlink>
        </w:p>
        <w:p w14:paraId="6020AA7D" w14:textId="43C529F2" w:rsidR="00710C7C" w:rsidRDefault="000E2EAC">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Pr>
                <w:noProof/>
                <w:webHidden/>
              </w:rPr>
              <w:t>784</w:t>
            </w:r>
            <w:r w:rsidR="00710C7C">
              <w:rPr>
                <w:noProof/>
                <w:webHidden/>
              </w:rPr>
              <w:fldChar w:fldCharType="end"/>
            </w:r>
          </w:hyperlink>
        </w:p>
        <w:p w14:paraId="60397A2A" w14:textId="21CEDE62" w:rsidR="00710C7C" w:rsidRDefault="000E2EAC">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Pr>
                <w:noProof/>
                <w:webHidden/>
              </w:rPr>
              <w:t>786</w:t>
            </w:r>
            <w:r w:rsidR="00710C7C">
              <w:rPr>
                <w:noProof/>
                <w:webHidden/>
              </w:rPr>
              <w:fldChar w:fldCharType="end"/>
            </w:r>
          </w:hyperlink>
        </w:p>
        <w:p w14:paraId="181087A9" w14:textId="6EB8F6E6" w:rsidR="00710C7C" w:rsidRDefault="000E2EAC">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Pr>
                <w:noProof/>
                <w:webHidden/>
              </w:rPr>
              <w:t>787</w:t>
            </w:r>
            <w:r w:rsidR="00710C7C">
              <w:rPr>
                <w:noProof/>
                <w:webHidden/>
              </w:rPr>
              <w:fldChar w:fldCharType="end"/>
            </w:r>
          </w:hyperlink>
        </w:p>
        <w:p w14:paraId="4D310F2C" w14:textId="095A39BC" w:rsidR="00710C7C" w:rsidRDefault="000E2EAC">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Pr>
                <w:noProof/>
                <w:webHidden/>
              </w:rPr>
              <w:t>788</w:t>
            </w:r>
            <w:r w:rsidR="00710C7C">
              <w:rPr>
                <w:noProof/>
                <w:webHidden/>
              </w:rPr>
              <w:fldChar w:fldCharType="end"/>
            </w:r>
          </w:hyperlink>
        </w:p>
        <w:p w14:paraId="6E1FEE56" w14:textId="03CA2FF6" w:rsidR="00710C7C" w:rsidRDefault="000E2EAC">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Pr>
                <w:noProof/>
                <w:webHidden/>
              </w:rPr>
              <w:t>788</w:t>
            </w:r>
            <w:r w:rsidR="00710C7C">
              <w:rPr>
                <w:noProof/>
                <w:webHidden/>
              </w:rPr>
              <w:fldChar w:fldCharType="end"/>
            </w:r>
          </w:hyperlink>
        </w:p>
        <w:p w14:paraId="5A0753E6" w14:textId="267F0CF6" w:rsidR="00710C7C" w:rsidRDefault="000E2EAC">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Pr>
                <w:noProof/>
                <w:webHidden/>
              </w:rPr>
              <w:t>789</w:t>
            </w:r>
            <w:r w:rsidR="00710C7C">
              <w:rPr>
                <w:noProof/>
                <w:webHidden/>
              </w:rPr>
              <w:fldChar w:fldCharType="end"/>
            </w:r>
          </w:hyperlink>
        </w:p>
        <w:p w14:paraId="662A85BB" w14:textId="55E7F590" w:rsidR="00710C7C" w:rsidRDefault="000E2EAC">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Pr>
                <w:noProof/>
                <w:webHidden/>
              </w:rPr>
              <w:t>789</w:t>
            </w:r>
            <w:r w:rsidR="00710C7C">
              <w:rPr>
                <w:noProof/>
                <w:webHidden/>
              </w:rPr>
              <w:fldChar w:fldCharType="end"/>
            </w:r>
          </w:hyperlink>
        </w:p>
        <w:p w14:paraId="08593559" w14:textId="14AED164" w:rsidR="00710C7C" w:rsidRDefault="000E2EAC">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7" w:name="_Ref436250096"/>
      <w:bookmarkStart w:id="1318" w:name="_Ref436250168"/>
      <w:bookmarkStart w:id="1319" w:name="_Toc485884492"/>
      <w:r>
        <w:lastRenderedPageBreak/>
        <w:t>October 1 (2) / Paopi 4: St. Bacchus</w:t>
      </w:r>
      <w:bookmarkEnd w:id="1316"/>
      <w:bookmarkEnd w:id="1317"/>
      <w:bookmarkEnd w:id="1318"/>
      <w:bookmarkEnd w:id="1319"/>
    </w:p>
    <w:p w14:paraId="5652177B" w14:textId="579A358D" w:rsidR="003037B8" w:rsidRDefault="003037B8" w:rsidP="003037B8">
      <w:pPr>
        <w:pStyle w:val="Heading4"/>
      </w:pPr>
      <w:bookmarkStart w:id="1320"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1" w:name="_Ref459401216"/>
      <w:r>
        <w:t>The Doxology</w:t>
      </w:r>
      <w:r w:rsidR="00B46E6E">
        <w:t xml:space="preserve"> for Sts. Sergius and Bacchus</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2"/>
            <w:r>
              <w:t>heroes</w:t>
            </w:r>
            <w:commentRangeEnd w:id="1322"/>
            <w:r>
              <w:rPr>
                <w:rStyle w:val="CommentReference"/>
                <w:rFonts w:ascii="Times New Roman" w:eastAsiaTheme="minorHAnsi" w:hAnsi="Times New Roman" w:cstheme="minorBidi"/>
                <w:color w:val="auto"/>
              </w:rPr>
              <w:commentReference w:id="1322"/>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3" w:name="_Toc485884493"/>
      <w:r>
        <w:t>October 4 (5) / Paopi 7: St. Paul of Tammoh</w:t>
      </w:r>
      <w:bookmarkEnd w:id="1323"/>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4" w:name="_Toc485884494"/>
      <w:r>
        <w:t>October 7 (8) / Paopi 10: St. Sergius</w:t>
      </w:r>
      <w:bookmarkEnd w:id="1324"/>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5" w:name="_Toc485884495"/>
      <w:r>
        <w:lastRenderedPageBreak/>
        <w:t>October 8 (9) / Paopi 11: St. Pelagia</w:t>
      </w:r>
      <w:bookmarkEnd w:id="1325"/>
    </w:p>
    <w:p w14:paraId="6BEB9A40" w14:textId="6BC176D9" w:rsidR="008B74E6" w:rsidRDefault="008B74E6" w:rsidP="008B74E6">
      <w:pPr>
        <w:pStyle w:val="Heading4"/>
      </w:pPr>
      <w:bookmarkStart w:id="1326" w:name="_Ref465591664"/>
      <w:r>
        <w:t>The Doxology for St. Pelagia</w:t>
      </w:r>
      <w:r>
        <w:rPr>
          <w:rStyle w:val="FootnoteReference"/>
        </w:rPr>
        <w:footnoteReference w:id="991"/>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7" w:name="_Toc485884496"/>
      <w:r>
        <w:t>October 9 (10) / Paopi 12: St. Matthew the Evangelist</w:t>
      </w:r>
    </w:p>
    <w:p w14:paraId="10208F5D" w14:textId="453EFD6A" w:rsidR="003765FB" w:rsidRDefault="003765FB" w:rsidP="003765FB">
      <w:pPr>
        <w:pStyle w:val="Heading4"/>
      </w:pPr>
      <w:bookmarkStart w:id="1328" w:name="_Ref485885284"/>
      <w:r>
        <w:t>The Doxology for St. Matthew the Evangelist</w:t>
      </w:r>
      <w:r>
        <w:rPr>
          <w:rStyle w:val="FootnoteReference"/>
        </w:rPr>
        <w:footnoteReference w:id="992"/>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7"/>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29" w:name="_Toc485884497"/>
      <w:bookmarkStart w:id="1330" w:name="_Ref434564830"/>
      <w:r>
        <w:t>October 11 (12) / Paopi 14: St. Philip the Deacon, One of the 72</w:t>
      </w:r>
      <w:bookmarkEnd w:id="1329"/>
    </w:p>
    <w:p w14:paraId="604ECA2E" w14:textId="7C4F7F00" w:rsidR="008B74E6" w:rsidRDefault="008B74E6" w:rsidP="008B74E6">
      <w:pPr>
        <w:pStyle w:val="Heading4"/>
      </w:pPr>
      <w:bookmarkStart w:id="1331" w:name="_Ref465591592"/>
      <w:r>
        <w:t>The Doxology for St. Philip the Deacon</w:t>
      </w:r>
      <w:r>
        <w:rPr>
          <w:rStyle w:val="FootnoteReference"/>
        </w:rPr>
        <w:footnoteReference w:id="993"/>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2" w:name="_Ref485109408"/>
      <w:bookmarkStart w:id="1333" w:name="_Ref485109416"/>
      <w:bookmarkStart w:id="1334" w:name="_Toc485884498"/>
      <w:r>
        <w:t>October 17 (18) Paopi 20: St. John the Short</w:t>
      </w:r>
      <w:bookmarkEnd w:id="1330"/>
      <w:bookmarkEnd w:id="1332"/>
      <w:bookmarkEnd w:id="1333"/>
      <w:bookmarkEnd w:id="1334"/>
    </w:p>
    <w:p w14:paraId="689E6585" w14:textId="146B5B2A" w:rsidR="0056261A" w:rsidRDefault="0056261A" w:rsidP="0056261A">
      <w:pPr>
        <w:pStyle w:val="Heading4"/>
      </w:pPr>
      <w:bookmarkStart w:id="133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6" w:name="_Ref459401434"/>
      <w:r>
        <w:t>The Doxology</w:t>
      </w:r>
      <w:r w:rsidR="00B46E6E">
        <w:t xml:space="preserve"> for St. John the Short</w:t>
      </w:r>
      <w:bookmarkEnd w:id="1335"/>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7" w:name="_Toc485884499"/>
      <w:r>
        <w:t>October 18 (19) / Paopi</w:t>
      </w:r>
      <w:r w:rsidR="00FE0AE4">
        <w:t xml:space="preserve"> </w:t>
      </w:r>
      <w:r>
        <w:t>21: Commemoration of the Theotokos</w:t>
      </w:r>
      <w:bookmarkEnd w:id="1337"/>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8" w:name="_Toc485884500"/>
      <w:r>
        <w:lastRenderedPageBreak/>
        <w:t>October 18 (19) / Paopi</w:t>
      </w:r>
      <w:r w:rsidR="00FE0AE4">
        <w:t xml:space="preserve"> </w:t>
      </w:r>
      <w:r>
        <w:t>21: Also St. Teji (Reweiss)</w:t>
      </w:r>
      <w:bookmarkEnd w:id="133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39" w:name="_Ref434491337"/>
      <w:r>
        <w:t>The Doxology</w:t>
      </w:r>
      <w:r w:rsidR="00810F04">
        <w:t xml:space="preserve"> for St. Teji (Reweiss)</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1" w:name="_Toc485884501"/>
      <w:r>
        <w:t>October 19 (20) / Paopi 22: St. Luke the Evangelist</w:t>
      </w:r>
      <w:bookmarkEnd w:id="1341"/>
    </w:p>
    <w:p w14:paraId="0B8F5478" w14:textId="6B4C219C" w:rsidR="00CB28F2" w:rsidRDefault="00CB28F2" w:rsidP="00CB28F2">
      <w:pPr>
        <w:pStyle w:val="Heading4"/>
      </w:pPr>
      <w:bookmarkStart w:id="1342" w:name="_Ref485624848"/>
      <w:r>
        <w:t>The Doxology for St. Luke the Evangelist</w:t>
      </w:r>
      <w:r>
        <w:rPr>
          <w:rStyle w:val="FootnoteReference"/>
        </w:rPr>
        <w:footnoteReference w:id="997"/>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825BA48" w:rsidR="00E30E2D" w:rsidRDefault="00E30E2D" w:rsidP="00E30E2D">
      <w:pPr>
        <w:pStyle w:val="Heading3"/>
      </w:pPr>
      <w:bookmarkStart w:id="1343" w:name="_Ref485106353"/>
      <w:bookmarkStart w:id="1344" w:name="_Ref485106363"/>
      <w:bookmarkStart w:id="1345" w:name="_Toc485884502"/>
      <w:r>
        <w:t>October 23 (24) / Paopi</w:t>
      </w:r>
      <w:r w:rsidR="00FE0AE4">
        <w:t xml:space="preserve"> </w:t>
      </w:r>
      <w:r>
        <w:t>26: St. Apip the Friend of St. Apollo</w:t>
      </w:r>
      <w:bookmarkEnd w:id="1340"/>
      <w:bookmarkEnd w:id="1343"/>
      <w:bookmarkEnd w:id="1344"/>
      <w:bookmarkEnd w:id="1345"/>
    </w:p>
    <w:p w14:paraId="69CDA95A" w14:textId="77777777" w:rsidR="00E30E2D" w:rsidRPr="00137929" w:rsidRDefault="00E30E2D" w:rsidP="00E30E2D">
      <w:pPr>
        <w:pStyle w:val="Heading4"/>
      </w:pPr>
      <w:bookmarkStart w:id="1346" w:name="_Ref434492837"/>
      <w:r>
        <w:t>The Doxology</w:t>
      </w:r>
      <w:r w:rsidR="00B82753">
        <w:t xml:space="preserve"> for Sts. Apollo and Apip</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7" w:name="_Toc485884503"/>
      <w:r>
        <w:t>October 23 (24) / Paopi</w:t>
      </w:r>
      <w:r w:rsidR="00FE0AE4">
        <w:t xml:space="preserve"> </w:t>
      </w:r>
      <w:r>
        <w:t>26: The Martyrdom of St. Timothy the Apostle</w:t>
      </w:r>
      <w:bookmarkEnd w:id="1347"/>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8" w:name="_Toc485884504"/>
      <w:r>
        <w:t>October 24 (25) / Paopi</w:t>
      </w:r>
      <w:r w:rsidR="00FE0AE4">
        <w:t xml:space="preserve"> </w:t>
      </w:r>
      <w:r>
        <w:t>27: St. Macarius the Bishop of Edkow</w:t>
      </w:r>
      <w:bookmarkEnd w:id="1348"/>
    </w:p>
    <w:p w14:paraId="1E91FBC2" w14:textId="74F8FE2B" w:rsidR="00137929" w:rsidRPr="00137929" w:rsidRDefault="00137929" w:rsidP="00137929">
      <w:pPr>
        <w:pStyle w:val="Heading4"/>
      </w:pPr>
      <w:bookmarkStart w:id="1349" w:name="_Ref434490474"/>
      <w:r>
        <w:t>The Doxology</w:t>
      </w:r>
      <w:r w:rsidR="00B46E6E">
        <w:t xml:space="preserve"> for St. Macarius the Bishop of Edkow</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0" w:name="_Toc485884505"/>
      <w:r>
        <w:t>October 26 (27) / Paopi 29: Commemoration of the Annunciation, Nativity, and Resurrection on the 29</w:t>
      </w:r>
      <w:r w:rsidRPr="00C0205C">
        <w:rPr>
          <w:vertAlign w:val="superscript"/>
        </w:rPr>
        <w:t>th</w:t>
      </w:r>
      <w:r>
        <w:t xml:space="preserve"> of Every Month</w:t>
      </w:r>
      <w:bookmarkEnd w:id="1350"/>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1" w:name="_Toc485884506"/>
      <w:r>
        <w:t>October 27 (28) / Paopi 30: St. Mark</w:t>
      </w:r>
      <w:r w:rsidR="00F20BBD">
        <w:t xml:space="preserve"> (Consecration and Appearance of Head)</w:t>
      </w:r>
      <w:bookmarkEnd w:id="1351"/>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2" w:name="_Toc485884507"/>
      <w:r>
        <w:lastRenderedPageBreak/>
        <w:t>October 28 (29) / Athor 1: St. Cleopas and His Companion, Two of the Seventy Two Apostles</w:t>
      </w:r>
      <w:bookmarkEnd w:id="1352"/>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3" w:name="_Toc410196201"/>
      <w:bookmarkStart w:id="1354" w:name="_Toc410196443"/>
      <w:bookmarkStart w:id="1355" w:name="_Toc410196945"/>
      <w:bookmarkStart w:id="1356" w:name="_Toc485884447"/>
      <w:bookmarkStart w:id="1357" w:name="November"/>
      <w:bookmarkEnd w:id="1314"/>
      <w:r>
        <w:lastRenderedPageBreak/>
        <w:t>November</w:t>
      </w:r>
      <w:r w:rsidR="00495F1A">
        <w:t xml:space="preserve"> or </w:t>
      </w:r>
      <w:bookmarkEnd w:id="1353"/>
      <w:bookmarkEnd w:id="1354"/>
      <w:bookmarkEnd w:id="1355"/>
      <w:r w:rsidRPr="00FB5E62">
        <w:rPr>
          <w:rFonts w:ascii="FreeSerifAvvaShenouda" w:eastAsia="Arial Unicode MS" w:hAnsi="FreeSerifAvvaShenouda" w:cs="FreeSerifAvvaShenouda"/>
        </w:rPr>
        <w:t>Ⲁⲑⲟⲣ</w:t>
      </w:r>
      <w:bookmarkEnd w:id="1356"/>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0E2EAC">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Pr>
                <w:noProof/>
                <w:webHidden/>
              </w:rPr>
              <w:t>794</w:t>
            </w:r>
            <w:r w:rsidR="00710C7C">
              <w:rPr>
                <w:noProof/>
                <w:webHidden/>
              </w:rPr>
              <w:fldChar w:fldCharType="end"/>
            </w:r>
          </w:hyperlink>
        </w:p>
        <w:p w14:paraId="6A4D19E2" w14:textId="2108CB9E" w:rsidR="00710C7C" w:rsidRDefault="000E2EAC">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Pr>
                <w:noProof/>
                <w:webHidden/>
              </w:rPr>
              <w:t>795</w:t>
            </w:r>
            <w:r w:rsidR="00710C7C">
              <w:rPr>
                <w:noProof/>
                <w:webHidden/>
              </w:rPr>
              <w:fldChar w:fldCharType="end"/>
            </w:r>
          </w:hyperlink>
        </w:p>
        <w:p w14:paraId="2AE6D6E8" w14:textId="43C9FF40" w:rsidR="00710C7C" w:rsidRDefault="000E2EAC">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Pr>
                <w:noProof/>
                <w:webHidden/>
              </w:rPr>
              <w:t>798</w:t>
            </w:r>
            <w:r w:rsidR="00710C7C">
              <w:rPr>
                <w:noProof/>
                <w:webHidden/>
              </w:rPr>
              <w:fldChar w:fldCharType="end"/>
            </w:r>
          </w:hyperlink>
        </w:p>
        <w:p w14:paraId="74CF5A05" w14:textId="617AD7CE" w:rsidR="00710C7C" w:rsidRDefault="000E2EAC">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Pr>
                <w:noProof/>
                <w:webHidden/>
              </w:rPr>
              <w:t>800</w:t>
            </w:r>
            <w:r w:rsidR="00710C7C">
              <w:rPr>
                <w:noProof/>
                <w:webHidden/>
              </w:rPr>
              <w:fldChar w:fldCharType="end"/>
            </w:r>
          </w:hyperlink>
        </w:p>
        <w:p w14:paraId="51BD668E" w14:textId="1B105F50" w:rsidR="00710C7C" w:rsidRDefault="000E2EAC">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Pr>
                <w:noProof/>
                <w:webHidden/>
              </w:rPr>
              <w:t>802</w:t>
            </w:r>
            <w:r w:rsidR="00710C7C">
              <w:rPr>
                <w:noProof/>
                <w:webHidden/>
              </w:rPr>
              <w:fldChar w:fldCharType="end"/>
            </w:r>
          </w:hyperlink>
        </w:p>
        <w:p w14:paraId="6A142F6C" w14:textId="58FF8FB6" w:rsidR="00710C7C" w:rsidRDefault="000E2EAC">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Pr>
                <w:noProof/>
                <w:webHidden/>
              </w:rPr>
              <w:t>803</w:t>
            </w:r>
            <w:r w:rsidR="00710C7C">
              <w:rPr>
                <w:noProof/>
                <w:webHidden/>
              </w:rPr>
              <w:fldChar w:fldCharType="end"/>
            </w:r>
          </w:hyperlink>
        </w:p>
        <w:p w14:paraId="236C3A46" w14:textId="2CE683AD" w:rsidR="00710C7C" w:rsidRDefault="000E2EAC">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Pr>
                <w:noProof/>
                <w:webHidden/>
              </w:rPr>
              <w:t>804</w:t>
            </w:r>
            <w:r w:rsidR="00710C7C">
              <w:rPr>
                <w:noProof/>
                <w:webHidden/>
              </w:rPr>
              <w:fldChar w:fldCharType="end"/>
            </w:r>
          </w:hyperlink>
        </w:p>
        <w:p w14:paraId="0A044276" w14:textId="639D59E8" w:rsidR="00710C7C" w:rsidRDefault="000E2EAC">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Pr>
                <w:noProof/>
                <w:webHidden/>
              </w:rPr>
              <w:t>805</w:t>
            </w:r>
            <w:r w:rsidR="00710C7C">
              <w:rPr>
                <w:noProof/>
                <w:webHidden/>
              </w:rPr>
              <w:fldChar w:fldCharType="end"/>
            </w:r>
          </w:hyperlink>
        </w:p>
        <w:p w14:paraId="607650BA" w14:textId="54FABEF8" w:rsidR="00710C7C" w:rsidRDefault="000E2EAC">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Pr>
                <w:noProof/>
                <w:webHidden/>
              </w:rPr>
              <w:t>805</w:t>
            </w:r>
            <w:r w:rsidR="00710C7C">
              <w:rPr>
                <w:noProof/>
                <w:webHidden/>
              </w:rPr>
              <w:fldChar w:fldCharType="end"/>
            </w:r>
          </w:hyperlink>
        </w:p>
        <w:p w14:paraId="3603E1B0" w14:textId="0112B196" w:rsidR="00710C7C" w:rsidRDefault="000E2EAC">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Pr>
                <w:noProof/>
                <w:webHidden/>
              </w:rPr>
              <w:t>805</w:t>
            </w:r>
            <w:r w:rsidR="00710C7C">
              <w:rPr>
                <w:noProof/>
                <w:webHidden/>
              </w:rPr>
              <w:fldChar w:fldCharType="end"/>
            </w:r>
          </w:hyperlink>
        </w:p>
        <w:p w14:paraId="4DF5E8EA" w14:textId="651DB574" w:rsidR="00710C7C" w:rsidRDefault="000E2EAC">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Pr>
                <w:noProof/>
                <w:webHidden/>
              </w:rPr>
              <w:t>805</w:t>
            </w:r>
            <w:r w:rsidR="00710C7C">
              <w:rPr>
                <w:noProof/>
                <w:webHidden/>
              </w:rPr>
              <w:fldChar w:fldCharType="end"/>
            </w:r>
          </w:hyperlink>
        </w:p>
        <w:p w14:paraId="6DF539E3" w14:textId="506B14C7" w:rsidR="00710C7C" w:rsidRDefault="000E2EAC">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Pr>
                <w:noProof/>
                <w:webHidden/>
              </w:rPr>
              <w:t>806</w:t>
            </w:r>
            <w:r w:rsidR="00710C7C">
              <w:rPr>
                <w:noProof/>
                <w:webHidden/>
              </w:rPr>
              <w:fldChar w:fldCharType="end"/>
            </w:r>
          </w:hyperlink>
        </w:p>
        <w:p w14:paraId="73BAB458" w14:textId="6C97FE08" w:rsidR="00710C7C" w:rsidRDefault="000E2EAC">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Pr>
                <w:noProof/>
                <w:webHidden/>
              </w:rPr>
              <w:t>808</w:t>
            </w:r>
            <w:r w:rsidR="00710C7C">
              <w:rPr>
                <w:noProof/>
                <w:webHidden/>
              </w:rPr>
              <w:fldChar w:fldCharType="end"/>
            </w:r>
          </w:hyperlink>
        </w:p>
        <w:p w14:paraId="5CA58FF9" w14:textId="02BCC622" w:rsidR="00710C7C" w:rsidRDefault="000E2EAC">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Pr>
                <w:noProof/>
                <w:webHidden/>
              </w:rPr>
              <w:t>809</w:t>
            </w:r>
            <w:r w:rsidR="00710C7C">
              <w:rPr>
                <w:noProof/>
                <w:webHidden/>
              </w:rPr>
              <w:fldChar w:fldCharType="end"/>
            </w:r>
          </w:hyperlink>
        </w:p>
        <w:p w14:paraId="569134F9" w14:textId="5241F62A" w:rsidR="00710C7C" w:rsidRDefault="000E2EAC">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Pr>
                <w:noProof/>
                <w:webHidden/>
              </w:rPr>
              <w:t>809</w:t>
            </w:r>
            <w:r w:rsidR="00710C7C">
              <w:rPr>
                <w:noProof/>
                <w:webHidden/>
              </w:rPr>
              <w:fldChar w:fldCharType="end"/>
            </w:r>
          </w:hyperlink>
        </w:p>
        <w:p w14:paraId="1BAA156B" w14:textId="1C94949E" w:rsidR="00710C7C" w:rsidRDefault="000E2EAC">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Pr>
                <w:noProof/>
                <w:webHidden/>
              </w:rPr>
              <w:t>812</w:t>
            </w:r>
            <w:r w:rsidR="00710C7C">
              <w:rPr>
                <w:noProof/>
                <w:webHidden/>
              </w:rPr>
              <w:fldChar w:fldCharType="end"/>
            </w:r>
          </w:hyperlink>
        </w:p>
        <w:p w14:paraId="67045EFE" w14:textId="6C15B118" w:rsidR="00710C7C" w:rsidRDefault="000E2EAC">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Pr>
                <w:noProof/>
                <w:webHidden/>
              </w:rPr>
              <w:t>813</w:t>
            </w:r>
            <w:r w:rsidR="00710C7C">
              <w:rPr>
                <w:noProof/>
                <w:webHidden/>
              </w:rPr>
              <w:fldChar w:fldCharType="end"/>
            </w:r>
          </w:hyperlink>
        </w:p>
        <w:p w14:paraId="2DBD2E29" w14:textId="56C15D60" w:rsidR="00710C7C" w:rsidRDefault="000E2EAC">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Pr>
                <w:noProof/>
                <w:webHidden/>
              </w:rPr>
              <w:t>814</w:t>
            </w:r>
            <w:r w:rsidR="00710C7C">
              <w:rPr>
                <w:noProof/>
                <w:webHidden/>
              </w:rPr>
              <w:fldChar w:fldCharType="end"/>
            </w:r>
          </w:hyperlink>
        </w:p>
        <w:p w14:paraId="4DA0A659" w14:textId="44D707F7" w:rsidR="00710C7C" w:rsidRDefault="000E2EAC">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Pr>
                <w:noProof/>
                <w:webHidden/>
              </w:rPr>
              <w:t>816</w:t>
            </w:r>
            <w:r w:rsidR="00710C7C">
              <w:rPr>
                <w:noProof/>
                <w:webHidden/>
              </w:rPr>
              <w:fldChar w:fldCharType="end"/>
            </w:r>
          </w:hyperlink>
        </w:p>
        <w:p w14:paraId="271A7ACD" w14:textId="6B943D9C" w:rsidR="00710C7C" w:rsidRDefault="000E2EAC">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Pr>
                <w:noProof/>
                <w:webHidden/>
              </w:rPr>
              <w:t>818</w:t>
            </w:r>
            <w:r w:rsidR="00710C7C">
              <w:rPr>
                <w:noProof/>
                <w:webHidden/>
              </w:rPr>
              <w:fldChar w:fldCharType="end"/>
            </w:r>
          </w:hyperlink>
        </w:p>
        <w:p w14:paraId="3DE5D57A" w14:textId="4806D439" w:rsidR="00710C7C" w:rsidRDefault="000E2EAC">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Pr>
                <w:noProof/>
                <w:webHidden/>
              </w:rPr>
              <w:t>818</w:t>
            </w:r>
            <w:r w:rsidR="00710C7C">
              <w:rPr>
                <w:noProof/>
                <w:webHidden/>
              </w:rPr>
              <w:fldChar w:fldCharType="end"/>
            </w:r>
          </w:hyperlink>
        </w:p>
        <w:p w14:paraId="353B7C58" w14:textId="64969DE6" w:rsidR="00710C7C" w:rsidRDefault="000E2EAC">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Pr>
                <w:noProof/>
                <w:webHidden/>
              </w:rPr>
              <w:t>820</w:t>
            </w:r>
            <w:r w:rsidR="00710C7C">
              <w:rPr>
                <w:noProof/>
                <w:webHidden/>
              </w:rPr>
              <w:fldChar w:fldCharType="end"/>
            </w:r>
          </w:hyperlink>
        </w:p>
        <w:p w14:paraId="461DF956" w14:textId="519379D1" w:rsidR="00710C7C" w:rsidRDefault="000E2EAC">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Pr>
                <w:noProof/>
                <w:webHidden/>
              </w:rPr>
              <w:t>820</w:t>
            </w:r>
            <w:r w:rsidR="00710C7C">
              <w:rPr>
                <w:noProof/>
                <w:webHidden/>
              </w:rPr>
              <w:fldChar w:fldCharType="end"/>
            </w:r>
          </w:hyperlink>
        </w:p>
        <w:p w14:paraId="06F32905" w14:textId="3FFB56B5" w:rsidR="00710C7C" w:rsidRDefault="000E2EAC">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Pr>
                <w:noProof/>
                <w:webHidden/>
              </w:rPr>
              <w:t>820</w:t>
            </w:r>
            <w:r w:rsidR="00710C7C">
              <w:rPr>
                <w:noProof/>
                <w:webHidden/>
              </w:rPr>
              <w:fldChar w:fldCharType="end"/>
            </w:r>
          </w:hyperlink>
        </w:p>
        <w:p w14:paraId="397950F3" w14:textId="59B073B4" w:rsidR="00710C7C" w:rsidRDefault="000E2EAC">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8" w:name="_Toc485884508"/>
      <w:r>
        <w:t>November 4 (5) / Athor 8</w:t>
      </w:r>
      <w:r w:rsidR="00205EA4">
        <w:t>: The Four Incorporeal Beasts</w:t>
      </w:r>
      <w:bookmarkEnd w:id="1358"/>
    </w:p>
    <w:p w14:paraId="2682F152" w14:textId="5FCB5172" w:rsidR="0082304E" w:rsidRDefault="0082304E" w:rsidP="0082304E">
      <w:pPr>
        <w:pStyle w:val="Heading4"/>
      </w:pPr>
      <w:bookmarkStart w:id="1359"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0" w:name="_Ref459400553"/>
      <w:r>
        <w:t>The Doxology</w:t>
      </w:r>
      <w:r w:rsidR="00B46E6E">
        <w:t xml:space="preserve"> for the Four Incorporeal Beasts</w:t>
      </w:r>
      <w:bookmarkEnd w:id="1359"/>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1"/>
            <w:r>
              <w:t>Bea</w:t>
            </w:r>
            <w:r w:rsidR="001D2DF6">
              <w:t>s</w:t>
            </w:r>
            <w:r>
              <w:t>ts</w:t>
            </w:r>
            <w:commentRangeEnd w:id="1361"/>
            <w:r>
              <w:rPr>
                <w:rStyle w:val="CommentReference"/>
                <w:rFonts w:ascii="Times New Roman" w:eastAsiaTheme="minorHAnsi" w:hAnsi="Times New Roman" w:cstheme="minorBidi"/>
                <w:color w:val="auto"/>
              </w:rPr>
              <w:commentReference w:id="1361"/>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2"/>
            <w:r>
              <w:t xml:space="preserve">incessant </w:t>
            </w:r>
            <w:commentRangeEnd w:id="1362"/>
            <w:r>
              <w:rPr>
                <w:rStyle w:val="CommentReference"/>
                <w:rFonts w:ascii="Times New Roman" w:eastAsiaTheme="minorHAnsi" w:hAnsi="Times New Roman" w:cstheme="minorBidi"/>
                <w:color w:val="auto"/>
              </w:rPr>
              <w:commentReference w:id="1362"/>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3"/>
            <w:r>
              <w:t>The ministering flames of fire,</w:t>
            </w:r>
            <w:commentRangeEnd w:id="1363"/>
            <w:r>
              <w:rPr>
                <w:rStyle w:val="CommentReference"/>
                <w:rFonts w:ascii="Times New Roman" w:eastAsiaTheme="minorHAnsi" w:hAnsi="Times New Roman" w:cstheme="minorBidi"/>
                <w:color w:val="auto"/>
              </w:rPr>
              <w:commentReference w:id="1363"/>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4"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5" w:name="_Toc485884509"/>
      <w:r>
        <w:lastRenderedPageBreak/>
        <w:t>Novem</w:t>
      </w:r>
      <w:r w:rsidR="00423505">
        <w:t>ber 7 (8) / Athor 11: Departure of Anna, mother of the Theotokos</w:t>
      </w:r>
      <w:bookmarkEnd w:id="1365"/>
    </w:p>
    <w:p w14:paraId="44824925" w14:textId="77777777" w:rsidR="00B23506" w:rsidRDefault="00B23506" w:rsidP="00B23506">
      <w:pPr>
        <w:pStyle w:val="Heading4"/>
      </w:pPr>
      <w:bookmarkStart w:id="1366" w:name="_Ref485625144"/>
      <w:r>
        <w:t>The Doxology for St. Anna, mother of the Theotokos</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999"/>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7" w:name="_Ref485105258"/>
      <w:bookmarkStart w:id="1368" w:name="_Ref485105264"/>
      <w:bookmarkStart w:id="1369" w:name="_Ref485105267"/>
      <w:bookmarkStart w:id="1370" w:name="_Toc485884510"/>
      <w:r>
        <w:t>November 8 (9) / Athor 12: Archangel Michael</w:t>
      </w:r>
      <w:bookmarkEnd w:id="1364"/>
      <w:bookmarkEnd w:id="1367"/>
      <w:bookmarkEnd w:id="1368"/>
      <w:bookmarkEnd w:id="1369"/>
      <w:bookmarkEnd w:id="1370"/>
    </w:p>
    <w:p w14:paraId="7E078728" w14:textId="77777777" w:rsidR="004750F8" w:rsidRDefault="004750F8" w:rsidP="004750F8">
      <w:pPr>
        <w:pStyle w:val="Heading4"/>
      </w:pPr>
      <w:bookmarkStart w:id="1371" w:name="_Ref434487967"/>
      <w:r>
        <w:t>The Doxology</w:t>
      </w:r>
      <w:r w:rsidR="009D0B24">
        <w:t xml:space="preserve"> for Archangel Michael</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2"/>
            <w:r w:rsidRPr="004764BD">
              <w:t xml:space="preserve">before </w:t>
            </w:r>
            <w:commentRangeEnd w:id="1372"/>
            <w:r>
              <w:rPr>
                <w:rStyle w:val="CommentReference"/>
                <w:rFonts w:ascii="Times New Roman" w:eastAsiaTheme="minorHAnsi" w:hAnsi="Times New Roman" w:cstheme="minorBidi"/>
                <w:color w:val="auto"/>
              </w:rPr>
              <w:commentReference w:id="13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1" w:name="_Ref434487984"/>
      <w:r>
        <w:t>The Doxology for Michael and Gabriel</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2" w:name="_Toc485884511"/>
      <w:r>
        <w:t>November 10 (11) / Athor 14: St. Martin of Tours</w:t>
      </w:r>
      <w:bookmarkEnd w:id="1382"/>
    </w:p>
    <w:p w14:paraId="098FEB00" w14:textId="77777777" w:rsidR="00056020" w:rsidRDefault="00056020" w:rsidP="00056020">
      <w:pPr>
        <w:pStyle w:val="Heading4"/>
      </w:pPr>
      <w:bookmarkStart w:id="1383" w:name="_Ref439518461"/>
      <w:r>
        <w:t>The Doxology for St. Martin of Tours</w:t>
      </w:r>
      <w:r>
        <w:rPr>
          <w:rStyle w:val="FootnoteReference"/>
        </w:rPr>
        <w:footnoteReference w:id="1003"/>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4" w:name="_Toc485884512"/>
      <w:r>
        <w:t>November 11 (12) / Athor 15: St</w:t>
      </w:r>
      <w:r w:rsidR="004750F8">
        <w:t>. Me</w:t>
      </w:r>
      <w:r>
        <w:t>na the Martyr</w:t>
      </w:r>
      <w:bookmarkEnd w:id="1384"/>
    </w:p>
    <w:p w14:paraId="685781D4" w14:textId="246C52D9" w:rsidR="00E102A0" w:rsidRDefault="00E102A0" w:rsidP="00E102A0">
      <w:pPr>
        <w:pStyle w:val="Heading4"/>
      </w:pPr>
      <w:bookmarkStart w:id="13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6" w:name="_Ref465591760"/>
      <w:r>
        <w:t>The Doxology</w:t>
      </w:r>
      <w:r w:rsidR="00B46E6E">
        <w:t xml:space="preserve"> for St. Mena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7"/>
            <w:r w:rsidRPr="004764BD">
              <w:t>Voice Divine</w:t>
            </w:r>
            <w:commentRangeEnd w:id="1387"/>
            <w:r>
              <w:rPr>
                <w:rStyle w:val="CommentReference"/>
                <w:rFonts w:ascii="Times New Roman" w:eastAsiaTheme="minorHAnsi" w:hAnsi="Times New Roman" w:cstheme="minorBidi"/>
                <w:color w:val="auto"/>
              </w:rPr>
              <w:commentReference w:id="13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8"/>
            <w:r w:rsidRPr="004764BD">
              <w:t xml:space="preserve">received </w:t>
            </w:r>
            <w:commentRangeEnd w:id="1388"/>
            <w:r>
              <w:rPr>
                <w:rStyle w:val="CommentReference"/>
                <w:rFonts w:ascii="Times New Roman" w:eastAsiaTheme="minorHAnsi" w:hAnsi="Times New Roman" w:cstheme="minorBidi"/>
                <w:color w:val="auto"/>
              </w:rPr>
              <w:commentReference w:id="13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89" w:name="_Toc485884513"/>
      <w:r>
        <w:t>November 13 (14) / Athor 17</w:t>
      </w:r>
      <w:r w:rsidR="00072CB8">
        <w:t>: St</w:t>
      </w:r>
      <w:r>
        <w:t>. John Chrysostom</w:t>
      </w:r>
      <w:bookmarkEnd w:id="1389"/>
    </w:p>
    <w:p w14:paraId="3EC5F863" w14:textId="3E5F9225" w:rsidR="00E64404" w:rsidRDefault="00E64404" w:rsidP="00E64404">
      <w:pPr>
        <w:pStyle w:val="Heading4"/>
      </w:pPr>
      <w:bookmarkStart w:id="1390" w:name="_Ref467356854"/>
      <w:r>
        <w:t>The Doxology for St. John Chrysostom</w:t>
      </w:r>
      <w:r>
        <w:rPr>
          <w:rStyle w:val="FootnoteReference"/>
        </w:rPr>
        <w:footnoteReference w:id="1004"/>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1" w:name="_Toc485884514"/>
      <w:r>
        <w:t>November 14 (15) / Athor 18: St. Philip the Apostle</w:t>
      </w:r>
      <w:bookmarkEnd w:id="1391"/>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2" w:name="_Toc485884515"/>
      <w:bookmarkStart w:id="1393" w:name="_Ref485971609"/>
      <w:bookmarkStart w:id="1394" w:name="_Ref485971616"/>
      <w:r>
        <w:t>November 15 (16) / Athor 19: The Preaching of St. Bartholomew</w:t>
      </w:r>
      <w:bookmarkEnd w:id="1392"/>
      <w:bookmarkEnd w:id="1393"/>
      <w:bookmarkEnd w:id="1394"/>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0F07845C" w:rsidR="003462CF" w:rsidRDefault="003462CF" w:rsidP="003462CF">
            <w:pPr>
              <w:pStyle w:val="EngHang"/>
              <w:ind w:left="0" w:firstLine="0"/>
            </w:pPr>
            <w:r>
              <w:t>To the universe sa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5" w:name="_Toc485884516"/>
      <w:r>
        <w:t>November 15 (16) / Athor 19: Also the Consecration of the Church of Sts. Sergius and Bacchus.</w:t>
      </w:r>
      <w:bookmarkEnd w:id="1395"/>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6" w:name="_Toc485884517"/>
      <w:r>
        <w:t>November 16 (17) / Athor 20: Consecration of Sts. Theodore and Theodore</w:t>
      </w:r>
      <w:bookmarkEnd w:id="1396"/>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7"/>
      <w:r w:rsidR="00191A26">
        <w:fldChar w:fldCharType="begin"/>
      </w:r>
      <w:r w:rsidR="00191A26">
        <w:instrText xml:space="preserve"> REF _Ref434562461 \h </w:instrText>
      </w:r>
      <w:r w:rsidR="00191A26">
        <w:fldChar w:fldCharType="separate"/>
      </w:r>
      <w:r w:rsidR="000E2EAC">
        <w:t xml:space="preserve">January 7 (8) / Tobi 12: </w:t>
      </w:r>
      <w:commentRangeStart w:id="1398"/>
      <w:r w:rsidR="000E2EAC">
        <w:t>Also St. Theodore Anatoly</w:t>
      </w:r>
      <w:commentRangeEnd w:id="1398"/>
      <w:r w:rsidR="00191A26">
        <w:fldChar w:fldCharType="end"/>
      </w:r>
      <w:r w:rsidR="00191A26">
        <w:t>,</w:t>
      </w:r>
      <w:commentRangeEnd w:id="1397"/>
      <w:r w:rsidR="00191A26">
        <w:rPr>
          <w:rStyle w:val="CommentReference"/>
          <w:i w:val="0"/>
        </w:rPr>
        <w:commentReference w:id="1397"/>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7"/>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16E3DF3C" w:rsidR="00056BED" w:rsidRPr="00056BED" w:rsidRDefault="00056BED" w:rsidP="00056BED">
            <w:pPr>
              <w:pStyle w:val="EngHangEnd"/>
              <w:rPr>
                <w:shd w:val="clear" w:color="auto" w:fill="FFFFFF"/>
              </w:rPr>
            </w:pPr>
            <w:r>
              <w:rPr>
                <w:shd w:val="clear" w:color="auto" w:fill="FFFFFF"/>
              </w:rPr>
              <w:t>In works of righteousness</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1C2E47B9" w:rsidR="00056BED" w:rsidRDefault="00056BED" w:rsidP="00062589">
            <w:pPr>
              <w:pStyle w:val="EngHangEnd"/>
            </w:pPr>
            <w:r>
              <w:rPr>
                <w:shd w:val="clear" w:color="auto" w:fill="FFFFFF"/>
              </w:rPr>
              <w:t>The first-fuit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3"/>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4"/>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5"/>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6"/>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7"/>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7"/>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0E2EAC">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Pr>
                <w:noProof/>
                <w:webHidden/>
              </w:rPr>
              <w:t>847</w:t>
            </w:r>
            <w:r w:rsidR="00710C7C">
              <w:rPr>
                <w:noProof/>
                <w:webHidden/>
              </w:rPr>
              <w:fldChar w:fldCharType="end"/>
            </w:r>
          </w:hyperlink>
        </w:p>
        <w:p w14:paraId="3E5B2B95" w14:textId="08074581" w:rsidR="00710C7C" w:rsidRDefault="000E2EAC">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Pr>
                <w:noProof/>
                <w:webHidden/>
              </w:rPr>
              <w:t>848</w:t>
            </w:r>
            <w:r w:rsidR="00710C7C">
              <w:rPr>
                <w:noProof/>
                <w:webHidden/>
              </w:rPr>
              <w:fldChar w:fldCharType="end"/>
            </w:r>
          </w:hyperlink>
        </w:p>
        <w:p w14:paraId="4AA3C746" w14:textId="5E988482" w:rsidR="00710C7C" w:rsidRDefault="000E2EAC">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Pr>
                <w:noProof/>
                <w:webHidden/>
              </w:rPr>
              <w:t>849</w:t>
            </w:r>
            <w:r w:rsidR="00710C7C">
              <w:rPr>
                <w:noProof/>
                <w:webHidden/>
              </w:rPr>
              <w:fldChar w:fldCharType="end"/>
            </w:r>
          </w:hyperlink>
        </w:p>
        <w:p w14:paraId="0820A199" w14:textId="1ED934C1" w:rsidR="00710C7C" w:rsidRDefault="000E2EAC">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Pr>
                <w:noProof/>
                <w:webHidden/>
              </w:rPr>
              <w:t>851</w:t>
            </w:r>
            <w:r w:rsidR="00710C7C">
              <w:rPr>
                <w:noProof/>
                <w:webHidden/>
              </w:rPr>
              <w:fldChar w:fldCharType="end"/>
            </w:r>
          </w:hyperlink>
        </w:p>
        <w:p w14:paraId="66E423E6" w14:textId="0865170A" w:rsidR="00710C7C" w:rsidRDefault="000E2EAC">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Pr>
                <w:noProof/>
                <w:webHidden/>
              </w:rPr>
              <w:t>852</w:t>
            </w:r>
            <w:r w:rsidR="00710C7C">
              <w:rPr>
                <w:noProof/>
                <w:webHidden/>
              </w:rPr>
              <w:fldChar w:fldCharType="end"/>
            </w:r>
          </w:hyperlink>
        </w:p>
        <w:p w14:paraId="59422D08" w14:textId="6B00928B" w:rsidR="00710C7C" w:rsidRDefault="000E2EAC">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Pr>
                <w:noProof/>
                <w:webHidden/>
              </w:rPr>
              <w:t>853</w:t>
            </w:r>
            <w:r w:rsidR="00710C7C">
              <w:rPr>
                <w:noProof/>
                <w:webHidden/>
              </w:rPr>
              <w:fldChar w:fldCharType="end"/>
            </w:r>
          </w:hyperlink>
        </w:p>
        <w:p w14:paraId="5AC67D1F" w14:textId="564F0B91" w:rsidR="00710C7C" w:rsidRDefault="000E2EAC">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Pr>
                <w:noProof/>
                <w:webHidden/>
              </w:rPr>
              <w:t>853</w:t>
            </w:r>
            <w:r w:rsidR="00710C7C">
              <w:rPr>
                <w:noProof/>
                <w:webHidden/>
              </w:rPr>
              <w:fldChar w:fldCharType="end"/>
            </w:r>
          </w:hyperlink>
        </w:p>
        <w:p w14:paraId="0BBAF9B6" w14:textId="6FE1FD93" w:rsidR="00710C7C" w:rsidRDefault="000E2EAC">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Pr>
                <w:noProof/>
                <w:webHidden/>
              </w:rPr>
              <w:t>854</w:t>
            </w:r>
            <w:r w:rsidR="00710C7C">
              <w:rPr>
                <w:noProof/>
                <w:webHidden/>
              </w:rPr>
              <w:fldChar w:fldCharType="end"/>
            </w:r>
          </w:hyperlink>
        </w:p>
        <w:p w14:paraId="1F0A80BA" w14:textId="1C6B2421" w:rsidR="00710C7C" w:rsidRDefault="000E2EAC">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Pr>
                <w:noProof/>
                <w:webHidden/>
              </w:rPr>
              <w:t>854</w:t>
            </w:r>
            <w:r w:rsidR="00710C7C">
              <w:rPr>
                <w:noProof/>
                <w:webHidden/>
              </w:rPr>
              <w:fldChar w:fldCharType="end"/>
            </w:r>
          </w:hyperlink>
        </w:p>
        <w:p w14:paraId="70F92F97" w14:textId="591149DA" w:rsidR="00710C7C" w:rsidRDefault="000E2EAC">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Pr>
                <w:noProof/>
                <w:webHidden/>
              </w:rPr>
              <w:t>855</w:t>
            </w:r>
            <w:r w:rsidR="00710C7C">
              <w:rPr>
                <w:noProof/>
                <w:webHidden/>
              </w:rPr>
              <w:fldChar w:fldCharType="end"/>
            </w:r>
          </w:hyperlink>
        </w:p>
        <w:p w14:paraId="22A3B3C3" w14:textId="67311165" w:rsidR="00710C7C" w:rsidRDefault="000E2EAC">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Pr>
                <w:noProof/>
                <w:webHidden/>
              </w:rPr>
              <w:t>856</w:t>
            </w:r>
            <w:r w:rsidR="00710C7C">
              <w:rPr>
                <w:noProof/>
                <w:webHidden/>
              </w:rPr>
              <w:fldChar w:fldCharType="end"/>
            </w:r>
          </w:hyperlink>
        </w:p>
        <w:p w14:paraId="7D33F5B6" w14:textId="0A6530F8" w:rsidR="00710C7C" w:rsidRDefault="000E2EAC">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Pr>
                <w:noProof/>
                <w:webHidden/>
              </w:rPr>
              <w:t>856</w:t>
            </w:r>
            <w:r w:rsidR="00710C7C">
              <w:rPr>
                <w:noProof/>
                <w:webHidden/>
              </w:rPr>
              <w:fldChar w:fldCharType="end"/>
            </w:r>
          </w:hyperlink>
        </w:p>
        <w:p w14:paraId="4D6637F5" w14:textId="11668669" w:rsidR="00710C7C" w:rsidRDefault="000E2EAC">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Pr>
                <w:noProof/>
                <w:webHidden/>
              </w:rPr>
              <w:t>856</w:t>
            </w:r>
            <w:r w:rsidR="00710C7C">
              <w:rPr>
                <w:noProof/>
                <w:webHidden/>
              </w:rPr>
              <w:fldChar w:fldCharType="end"/>
            </w:r>
          </w:hyperlink>
        </w:p>
        <w:p w14:paraId="657DA11F" w14:textId="04BBA7C5" w:rsidR="00710C7C" w:rsidRDefault="000E2EAC">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Pr>
                <w:noProof/>
                <w:webHidden/>
              </w:rPr>
              <w:t>857</w:t>
            </w:r>
            <w:r w:rsidR="00710C7C">
              <w:rPr>
                <w:noProof/>
                <w:webHidden/>
              </w:rPr>
              <w:fldChar w:fldCharType="end"/>
            </w:r>
          </w:hyperlink>
        </w:p>
        <w:p w14:paraId="1F9B0A6A" w14:textId="17BBB456" w:rsidR="00710C7C" w:rsidRDefault="000E2EAC">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Pr>
                <w:noProof/>
                <w:webHidden/>
              </w:rPr>
              <w:t>858</w:t>
            </w:r>
            <w:r w:rsidR="00710C7C">
              <w:rPr>
                <w:noProof/>
                <w:webHidden/>
              </w:rPr>
              <w:fldChar w:fldCharType="end"/>
            </w:r>
          </w:hyperlink>
        </w:p>
        <w:p w14:paraId="19EB4A6B" w14:textId="430D4A3B" w:rsidR="00710C7C" w:rsidRDefault="000E2EAC">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Pr>
                <w:noProof/>
                <w:webHidden/>
              </w:rPr>
              <w:t>858</w:t>
            </w:r>
            <w:r w:rsidR="00710C7C">
              <w:rPr>
                <w:noProof/>
                <w:webHidden/>
              </w:rPr>
              <w:fldChar w:fldCharType="end"/>
            </w:r>
          </w:hyperlink>
        </w:p>
        <w:p w14:paraId="7292B067" w14:textId="5410A475" w:rsidR="00710C7C" w:rsidRDefault="000E2EAC">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Pr>
                <w:noProof/>
                <w:webHidden/>
              </w:rPr>
              <w:t>859</w:t>
            </w:r>
            <w:r w:rsidR="00710C7C">
              <w:rPr>
                <w:noProof/>
                <w:webHidden/>
              </w:rPr>
              <w:fldChar w:fldCharType="end"/>
            </w:r>
          </w:hyperlink>
        </w:p>
        <w:p w14:paraId="00864ED7" w14:textId="1D55E555" w:rsidR="00710C7C" w:rsidRDefault="000E2EAC">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Pr>
                <w:noProof/>
                <w:webHidden/>
              </w:rPr>
              <w:t>862</w:t>
            </w:r>
            <w:r w:rsidR="00710C7C">
              <w:rPr>
                <w:noProof/>
                <w:webHidden/>
              </w:rPr>
              <w:fldChar w:fldCharType="end"/>
            </w:r>
          </w:hyperlink>
        </w:p>
        <w:p w14:paraId="3B8B457A" w14:textId="0B960267" w:rsidR="00710C7C" w:rsidRDefault="000E2EAC">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Pr>
                <w:noProof/>
                <w:webHidden/>
              </w:rPr>
              <w:t>904</w:t>
            </w:r>
            <w:r w:rsidR="00710C7C">
              <w:rPr>
                <w:noProof/>
                <w:webHidden/>
              </w:rPr>
              <w:fldChar w:fldCharType="end"/>
            </w:r>
          </w:hyperlink>
        </w:p>
        <w:p w14:paraId="68F53C13" w14:textId="75D23B95" w:rsidR="00710C7C" w:rsidRDefault="000E2EAC">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Pr>
                <w:noProof/>
                <w:webHidden/>
              </w:rPr>
              <w:t>904</w:t>
            </w:r>
            <w:r w:rsidR="00710C7C">
              <w:rPr>
                <w:noProof/>
                <w:webHidden/>
              </w:rPr>
              <w:fldChar w:fldCharType="end"/>
            </w:r>
          </w:hyperlink>
        </w:p>
        <w:p w14:paraId="230E99A5" w14:textId="6E955D4D" w:rsidR="00710C7C" w:rsidRDefault="000E2EAC">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Pr>
                <w:noProof/>
                <w:webHidden/>
              </w:rPr>
              <w:t>904</w:t>
            </w:r>
            <w:r w:rsidR="00710C7C">
              <w:rPr>
                <w:noProof/>
                <w:webHidden/>
              </w:rPr>
              <w:fldChar w:fldCharType="end"/>
            </w:r>
          </w:hyperlink>
        </w:p>
        <w:p w14:paraId="02290245" w14:textId="0EBA0D1A" w:rsidR="00710C7C" w:rsidRDefault="000E2EAC">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1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1"/>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4"/>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5"/>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6"/>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7"/>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8"/>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29"/>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3"/>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205" w:displacedByCustomXml="next"/>
    <w:bookmarkStart w:id="1547" w:name="_Toc410196447" w:displacedByCustomXml="next"/>
    <w:bookmarkStart w:id="1548"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0E2EAC">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Pr>
                <w:noProof/>
                <w:webHidden/>
              </w:rPr>
              <w:t>918</w:t>
            </w:r>
            <w:r w:rsidR="00710C7C">
              <w:rPr>
                <w:noProof/>
                <w:webHidden/>
              </w:rPr>
              <w:fldChar w:fldCharType="end"/>
            </w:r>
          </w:hyperlink>
        </w:p>
        <w:p w14:paraId="0075824C" w14:textId="112B52A9" w:rsidR="00710C7C" w:rsidRDefault="000E2EAC">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Pr>
                <w:noProof/>
                <w:webHidden/>
              </w:rPr>
              <w:t>919</w:t>
            </w:r>
            <w:r w:rsidR="00710C7C">
              <w:rPr>
                <w:noProof/>
                <w:webHidden/>
              </w:rPr>
              <w:fldChar w:fldCharType="end"/>
            </w:r>
          </w:hyperlink>
        </w:p>
        <w:p w14:paraId="3714513C" w14:textId="441ECDC6" w:rsidR="00710C7C" w:rsidRDefault="000E2EAC">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Pr>
                <w:noProof/>
                <w:webHidden/>
              </w:rPr>
              <w:t>956</w:t>
            </w:r>
            <w:r w:rsidR="00710C7C">
              <w:rPr>
                <w:noProof/>
                <w:webHidden/>
              </w:rPr>
              <w:fldChar w:fldCharType="end"/>
            </w:r>
          </w:hyperlink>
        </w:p>
        <w:p w14:paraId="217D4A69" w14:textId="77B1686A" w:rsidR="00710C7C" w:rsidRDefault="000E2EAC">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Pr>
                <w:noProof/>
                <w:webHidden/>
              </w:rPr>
              <w:t>956</w:t>
            </w:r>
            <w:r w:rsidR="00710C7C">
              <w:rPr>
                <w:noProof/>
                <w:webHidden/>
              </w:rPr>
              <w:fldChar w:fldCharType="end"/>
            </w:r>
          </w:hyperlink>
        </w:p>
        <w:p w14:paraId="5E9C5464" w14:textId="48846E0A" w:rsidR="00710C7C" w:rsidRDefault="000E2EAC">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Pr>
                <w:noProof/>
                <w:webHidden/>
              </w:rPr>
              <w:t>956</w:t>
            </w:r>
            <w:r w:rsidR="00710C7C">
              <w:rPr>
                <w:noProof/>
                <w:webHidden/>
              </w:rPr>
              <w:fldChar w:fldCharType="end"/>
            </w:r>
          </w:hyperlink>
        </w:p>
        <w:p w14:paraId="2E5E6DA6" w14:textId="57542B49" w:rsidR="00710C7C" w:rsidRDefault="000E2EAC">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Pr>
                <w:noProof/>
                <w:webHidden/>
              </w:rPr>
              <w:t>957</w:t>
            </w:r>
            <w:r w:rsidR="00710C7C">
              <w:rPr>
                <w:noProof/>
                <w:webHidden/>
              </w:rPr>
              <w:fldChar w:fldCharType="end"/>
            </w:r>
          </w:hyperlink>
        </w:p>
        <w:p w14:paraId="77A153AA" w14:textId="43BB09AA" w:rsidR="00710C7C" w:rsidRDefault="000E2EAC">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Pr>
                <w:noProof/>
                <w:webHidden/>
              </w:rPr>
              <w:t>969</w:t>
            </w:r>
            <w:r w:rsidR="00710C7C">
              <w:rPr>
                <w:noProof/>
                <w:webHidden/>
              </w:rPr>
              <w:fldChar w:fldCharType="end"/>
            </w:r>
          </w:hyperlink>
        </w:p>
        <w:p w14:paraId="0313A336" w14:textId="2284FB65" w:rsidR="00710C7C" w:rsidRDefault="000E2EAC">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Pr>
                <w:noProof/>
                <w:webHidden/>
              </w:rPr>
              <w:t>972</w:t>
            </w:r>
            <w:r w:rsidR="00710C7C">
              <w:rPr>
                <w:noProof/>
                <w:webHidden/>
              </w:rPr>
              <w:fldChar w:fldCharType="end"/>
            </w:r>
          </w:hyperlink>
        </w:p>
        <w:p w14:paraId="23690B3C" w14:textId="252477D8" w:rsidR="00710C7C" w:rsidRDefault="000E2EAC">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Pr>
                <w:noProof/>
                <w:webHidden/>
              </w:rPr>
              <w:t>973</w:t>
            </w:r>
            <w:r w:rsidR="00710C7C">
              <w:rPr>
                <w:noProof/>
                <w:webHidden/>
              </w:rPr>
              <w:fldChar w:fldCharType="end"/>
            </w:r>
          </w:hyperlink>
        </w:p>
        <w:p w14:paraId="0FE0D49E" w14:textId="0B9DDA0D" w:rsidR="00710C7C" w:rsidRDefault="000E2EAC">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Pr>
                <w:noProof/>
                <w:webHidden/>
              </w:rPr>
              <w:t>973</w:t>
            </w:r>
            <w:r w:rsidR="00710C7C">
              <w:rPr>
                <w:noProof/>
                <w:webHidden/>
              </w:rPr>
              <w:fldChar w:fldCharType="end"/>
            </w:r>
          </w:hyperlink>
        </w:p>
        <w:p w14:paraId="3F497762" w14:textId="6D70E839" w:rsidR="00710C7C" w:rsidRDefault="000E2EAC">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Pr>
                <w:noProof/>
                <w:webHidden/>
              </w:rPr>
              <w:t>975</w:t>
            </w:r>
            <w:r w:rsidR="00710C7C">
              <w:rPr>
                <w:noProof/>
                <w:webHidden/>
              </w:rPr>
              <w:fldChar w:fldCharType="end"/>
            </w:r>
          </w:hyperlink>
        </w:p>
        <w:p w14:paraId="0075B71C" w14:textId="01599544" w:rsidR="00710C7C" w:rsidRDefault="000E2EAC">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Pr>
                <w:noProof/>
                <w:webHidden/>
              </w:rPr>
              <w:t>975</w:t>
            </w:r>
            <w:r w:rsidR="00710C7C">
              <w:rPr>
                <w:noProof/>
                <w:webHidden/>
              </w:rPr>
              <w:fldChar w:fldCharType="end"/>
            </w:r>
          </w:hyperlink>
        </w:p>
        <w:p w14:paraId="3EFE4BBE" w14:textId="3579A88D" w:rsidR="00710C7C" w:rsidRDefault="000E2EAC">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Pr>
                <w:noProof/>
                <w:webHidden/>
              </w:rPr>
              <w:t>975</w:t>
            </w:r>
            <w:r w:rsidR="00710C7C">
              <w:rPr>
                <w:noProof/>
                <w:webHidden/>
              </w:rPr>
              <w:fldChar w:fldCharType="end"/>
            </w:r>
          </w:hyperlink>
        </w:p>
        <w:p w14:paraId="3CAC960F" w14:textId="22EC3FE4" w:rsidR="00710C7C" w:rsidRDefault="000E2EAC">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Pr>
                <w:noProof/>
                <w:webHidden/>
              </w:rPr>
              <w:t>977</w:t>
            </w:r>
            <w:r w:rsidR="00710C7C">
              <w:rPr>
                <w:noProof/>
                <w:webHidden/>
              </w:rPr>
              <w:fldChar w:fldCharType="end"/>
            </w:r>
          </w:hyperlink>
        </w:p>
        <w:p w14:paraId="4405A12E" w14:textId="47361D75" w:rsidR="00710C7C" w:rsidRDefault="000E2EAC">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Pr>
                <w:noProof/>
                <w:webHidden/>
              </w:rPr>
              <w:t>977</w:t>
            </w:r>
            <w:r w:rsidR="00710C7C">
              <w:rPr>
                <w:noProof/>
                <w:webHidden/>
              </w:rPr>
              <w:fldChar w:fldCharType="end"/>
            </w:r>
          </w:hyperlink>
        </w:p>
        <w:p w14:paraId="2705327C" w14:textId="75DAB48E" w:rsidR="00710C7C" w:rsidRDefault="000E2EAC">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Pr>
                <w:noProof/>
                <w:webHidden/>
              </w:rPr>
              <w:t>978</w:t>
            </w:r>
            <w:r w:rsidR="00710C7C">
              <w:rPr>
                <w:noProof/>
                <w:webHidden/>
              </w:rPr>
              <w:fldChar w:fldCharType="end"/>
            </w:r>
          </w:hyperlink>
        </w:p>
        <w:p w14:paraId="0D6E918C" w14:textId="56126C18" w:rsidR="00710C7C" w:rsidRDefault="000E2EAC">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Pr>
                <w:noProof/>
                <w:webHidden/>
              </w:rPr>
              <w:t>978</w:t>
            </w:r>
            <w:r w:rsidR="00710C7C">
              <w:rPr>
                <w:noProof/>
                <w:webHidden/>
              </w:rPr>
              <w:fldChar w:fldCharType="end"/>
            </w:r>
          </w:hyperlink>
        </w:p>
        <w:p w14:paraId="65D25ACF" w14:textId="264B3251" w:rsidR="00710C7C" w:rsidRDefault="000E2EAC">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Pr>
                <w:noProof/>
                <w:webHidden/>
              </w:rPr>
              <w:t>978</w:t>
            </w:r>
            <w:r w:rsidR="00710C7C">
              <w:rPr>
                <w:noProof/>
                <w:webHidden/>
              </w:rPr>
              <w:fldChar w:fldCharType="end"/>
            </w:r>
          </w:hyperlink>
        </w:p>
        <w:p w14:paraId="51F2A4D2" w14:textId="09BBE3C1" w:rsidR="00710C7C" w:rsidRDefault="000E2EAC">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Pr>
                <w:noProof/>
                <w:webHidden/>
              </w:rPr>
              <w:t>979</w:t>
            </w:r>
            <w:r w:rsidR="00710C7C">
              <w:rPr>
                <w:noProof/>
                <w:webHidden/>
              </w:rPr>
              <w:fldChar w:fldCharType="end"/>
            </w:r>
          </w:hyperlink>
        </w:p>
        <w:p w14:paraId="64A9DC29" w14:textId="5C82ECD9" w:rsidR="00710C7C" w:rsidRDefault="000E2EAC">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1E7FDF23" w:rsidR="00B54DE8" w:rsidRDefault="00B54DE8" w:rsidP="00B54DE8">
      <w:pPr>
        <w:pStyle w:val="Heading3"/>
      </w:pPr>
      <w:bookmarkStart w:id="1560" w:name="_Ref485884390"/>
      <w:bookmarkStart w:id="1561" w:name="_Toc485884558"/>
      <w:r>
        <w:t>January 2 (3) / Tobi 7: St. Seraphim of Sarov</w:t>
      </w:r>
      <w:r>
        <w:rPr>
          <w:rStyle w:val="FootnoteReference"/>
        </w:rPr>
        <w:footnoteReference w:id="1035"/>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6"/>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7777777" w:rsidR="00B54DE8" w:rsidRDefault="00B54DE8" w:rsidP="00710C7C">
            <w:pPr>
              <w:pStyle w:val="EngHangEnd"/>
            </w:pPr>
            <w:r>
              <w:t>You were favoured by the Thotokos.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77777777" w:rsidR="00B54DE8" w:rsidRDefault="00B54DE8" w:rsidP="00710C7C">
            <w:pPr>
              <w:pStyle w:val="EngHang"/>
            </w:pPr>
            <w:r>
              <w:t>For saking both the beauty</w:t>
            </w:r>
          </w:p>
          <w:p w14:paraId="14EBAB2D" w14:textId="77777777" w:rsidR="00B54DE8" w:rsidRDefault="00B54DE8" w:rsidP="00710C7C">
            <w:pPr>
              <w:pStyle w:val="EngHang"/>
            </w:pPr>
            <w:r>
              <w:t>And the corruption of the world,</w:t>
            </w:r>
          </w:p>
          <w:p w14:paraId="3012A0B6" w14:textId="77777777" w:rsidR="00B54DE8" w:rsidRDefault="00B54DE8" w:rsidP="00710C7C">
            <w:pPr>
              <w:pStyle w:val="EngHang"/>
            </w:pPr>
            <w:r>
              <w:t>You settled in the monastary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77777777" w:rsidR="00B54DE8" w:rsidRDefault="00B54DE8" w:rsidP="00710C7C">
            <w:pPr>
              <w:pStyle w:val="EngHang"/>
            </w:pPr>
            <w:r>
              <w:t>To many pilgrams</w:t>
            </w:r>
          </w:p>
          <w:p w14:paraId="63A25F7C" w14:textId="77777777" w:rsidR="00B54DE8" w:rsidRDefault="00B54DE8" w:rsidP="00710C7C">
            <w:pPr>
              <w:pStyle w:val="EngHangEnd"/>
            </w:pPr>
            <w:r>
              <w:t>Who journed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50041498" w:rsidR="000847B6" w:rsidRDefault="006F65DF" w:rsidP="00E6009C">
            <w:pPr>
              <w:pStyle w:val="EngHangEnd"/>
            </w:pPr>
            <w:r>
              <w:t>TODO</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lastRenderedPageBreak/>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lastRenderedPageBreak/>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77777777" w:rsidR="00E30E2D" w:rsidRDefault="00E30E2D" w:rsidP="00E30E2D">
      <w:pPr>
        <w:pStyle w:val="Heading3"/>
      </w:pPr>
      <w:bookmarkStart w:id="1635" w:name="_Toc485884577"/>
      <w:r>
        <w:t>January 21 (31) / Meshir 5: St. Apollo the Friend of St. Apip</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210" w:displacedByCustomXml="next"/>
    <w:bookmarkStart w:id="1639" w:name="_Toc410196452" w:displacedByCustomXml="next"/>
    <w:bookmarkStart w:id="1640"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0E2EAC">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Pr>
                <w:noProof/>
                <w:webHidden/>
              </w:rPr>
              <w:t>983</w:t>
            </w:r>
            <w:r w:rsidR="00710C7C">
              <w:rPr>
                <w:noProof/>
                <w:webHidden/>
              </w:rPr>
              <w:fldChar w:fldCharType="end"/>
            </w:r>
          </w:hyperlink>
        </w:p>
        <w:p w14:paraId="017ACD26" w14:textId="3A9810F0" w:rsidR="00710C7C" w:rsidRDefault="000E2EAC">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Pr>
                <w:noProof/>
                <w:webHidden/>
              </w:rPr>
              <w:t>984</w:t>
            </w:r>
            <w:r w:rsidR="00710C7C">
              <w:rPr>
                <w:noProof/>
                <w:webHidden/>
              </w:rPr>
              <w:fldChar w:fldCharType="end"/>
            </w:r>
          </w:hyperlink>
        </w:p>
        <w:p w14:paraId="5F1CCDA5" w14:textId="6ECDE92E" w:rsidR="00710C7C" w:rsidRDefault="000E2EAC">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Pr>
                <w:noProof/>
                <w:webHidden/>
              </w:rPr>
              <w:t>984</w:t>
            </w:r>
            <w:r w:rsidR="00710C7C">
              <w:rPr>
                <w:noProof/>
                <w:webHidden/>
              </w:rPr>
              <w:fldChar w:fldCharType="end"/>
            </w:r>
          </w:hyperlink>
        </w:p>
        <w:p w14:paraId="6F0A1E89" w14:textId="3E9CC2A8" w:rsidR="00710C7C" w:rsidRDefault="000E2EAC">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Pr>
                <w:noProof/>
                <w:webHidden/>
              </w:rPr>
              <w:t>985</w:t>
            </w:r>
            <w:r w:rsidR="00710C7C">
              <w:rPr>
                <w:noProof/>
                <w:webHidden/>
              </w:rPr>
              <w:fldChar w:fldCharType="end"/>
            </w:r>
          </w:hyperlink>
        </w:p>
        <w:p w14:paraId="72427324" w14:textId="3C67DCC2" w:rsidR="00710C7C" w:rsidRDefault="000E2EAC">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Pr>
                <w:noProof/>
                <w:webHidden/>
              </w:rPr>
              <w:t>985</w:t>
            </w:r>
            <w:r w:rsidR="00710C7C">
              <w:rPr>
                <w:noProof/>
                <w:webHidden/>
              </w:rPr>
              <w:fldChar w:fldCharType="end"/>
            </w:r>
          </w:hyperlink>
        </w:p>
        <w:p w14:paraId="7A481234" w14:textId="6F3145AB" w:rsidR="00710C7C" w:rsidRDefault="000E2EAC">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Pr>
                <w:noProof/>
                <w:webHidden/>
              </w:rPr>
              <w:t>986</w:t>
            </w:r>
            <w:r w:rsidR="00710C7C">
              <w:rPr>
                <w:noProof/>
                <w:webHidden/>
              </w:rPr>
              <w:fldChar w:fldCharType="end"/>
            </w:r>
          </w:hyperlink>
        </w:p>
        <w:p w14:paraId="39EF44E9" w14:textId="590C36BB" w:rsidR="00710C7C" w:rsidRDefault="000E2EAC">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Pr>
                <w:noProof/>
                <w:webHidden/>
              </w:rPr>
              <w:t>987</w:t>
            </w:r>
            <w:r w:rsidR="00710C7C">
              <w:rPr>
                <w:noProof/>
                <w:webHidden/>
              </w:rPr>
              <w:fldChar w:fldCharType="end"/>
            </w:r>
          </w:hyperlink>
        </w:p>
        <w:p w14:paraId="2B336767" w14:textId="440A75A9" w:rsidR="00710C7C" w:rsidRDefault="000E2EAC">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Pr>
                <w:noProof/>
                <w:webHidden/>
              </w:rPr>
              <w:t>987</w:t>
            </w:r>
            <w:r w:rsidR="00710C7C">
              <w:rPr>
                <w:noProof/>
                <w:webHidden/>
              </w:rPr>
              <w:fldChar w:fldCharType="end"/>
            </w:r>
          </w:hyperlink>
        </w:p>
        <w:p w14:paraId="6E129C34" w14:textId="11BD6B08" w:rsidR="00710C7C" w:rsidRDefault="000E2EAC">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Pr>
                <w:noProof/>
                <w:webHidden/>
              </w:rPr>
              <w:t>988</w:t>
            </w:r>
            <w:r w:rsidR="00710C7C">
              <w:rPr>
                <w:noProof/>
                <w:webHidden/>
              </w:rPr>
              <w:fldChar w:fldCharType="end"/>
            </w:r>
          </w:hyperlink>
        </w:p>
        <w:p w14:paraId="5AFF6329" w14:textId="1D820A0E" w:rsidR="00710C7C" w:rsidRDefault="000E2EAC">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5"/>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6"/>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7"/>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50EE9F4F" w:rsidR="00885E1E" w:rsidRDefault="00885E1E" w:rsidP="00885E1E">
            <w:pPr>
              <w:pStyle w:val="EngHang"/>
              <w:rPr>
                <w:szCs w:val="22"/>
              </w:rPr>
            </w:pPr>
            <w:r>
              <w:rPr>
                <w:szCs w:val="22"/>
              </w:rPr>
              <w:t>Illuminated by paul,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8"/>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7BC6D123" w:rsidR="00885E1E" w:rsidRPr="00A96087" w:rsidRDefault="00885E1E" w:rsidP="00885E1E">
            <w:pPr>
              <w:pStyle w:val="EngHangEnd"/>
              <w:rPr>
                <w:szCs w:val="22"/>
              </w:rPr>
            </w:pPr>
            <w:r>
              <w:rPr>
                <w:szCs w:val="22"/>
              </w:rPr>
              <w:t>Sitting apone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4686C8F9" w14:textId="39FFA675" w:rsidR="00885E1E" w:rsidRPr="00A96087" w:rsidRDefault="00885E1E" w:rsidP="00885E1E">
            <w:pPr>
              <w:pStyle w:val="EngHang"/>
              <w:rPr>
                <w:szCs w:val="22"/>
              </w:rPr>
            </w:pPr>
            <w:r>
              <w:rPr>
                <w:szCs w:val="22"/>
              </w:rPr>
              <w:t>Remembrance with songs.</w:t>
            </w:r>
          </w:p>
          <w:p w14:paraId="3BD8D55E" w14:textId="77777777" w:rsidR="00885E1E" w:rsidRPr="00A96087" w:rsidRDefault="00885E1E" w:rsidP="00885E1E">
            <w:pPr>
              <w:pStyle w:val="EngHang"/>
              <w:rPr>
                <w:szCs w:val="22"/>
              </w:rPr>
            </w:pP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49"/>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212" w:displacedByCustomXml="next"/>
    <w:bookmarkStart w:id="1665" w:name="_Toc410196454" w:displacedByCustomXml="next"/>
    <w:bookmarkStart w:id="1666"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0E2EAC">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Pr>
                <w:noProof/>
                <w:webHidden/>
              </w:rPr>
              <w:t>993</w:t>
            </w:r>
            <w:r w:rsidR="00710C7C">
              <w:rPr>
                <w:noProof/>
                <w:webHidden/>
              </w:rPr>
              <w:fldChar w:fldCharType="end"/>
            </w:r>
          </w:hyperlink>
        </w:p>
        <w:p w14:paraId="77EB8F5B" w14:textId="3676B64B" w:rsidR="00710C7C" w:rsidRDefault="000E2EAC">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Pr>
                <w:noProof/>
                <w:webHidden/>
              </w:rPr>
              <w:t>994</w:t>
            </w:r>
            <w:r w:rsidR="00710C7C">
              <w:rPr>
                <w:noProof/>
                <w:webHidden/>
              </w:rPr>
              <w:fldChar w:fldCharType="end"/>
            </w:r>
          </w:hyperlink>
        </w:p>
        <w:p w14:paraId="22E78CBF" w14:textId="35BC7676" w:rsidR="00710C7C" w:rsidRDefault="000E2EAC">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Pr>
                <w:noProof/>
                <w:webHidden/>
              </w:rPr>
              <w:t>994</w:t>
            </w:r>
            <w:r w:rsidR="00710C7C">
              <w:rPr>
                <w:noProof/>
                <w:webHidden/>
              </w:rPr>
              <w:fldChar w:fldCharType="end"/>
            </w:r>
          </w:hyperlink>
        </w:p>
        <w:p w14:paraId="280F4A70" w14:textId="5A1BE6B9" w:rsidR="00710C7C" w:rsidRDefault="000E2EAC">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Pr>
                <w:noProof/>
                <w:webHidden/>
              </w:rPr>
              <w:t>995</w:t>
            </w:r>
            <w:r w:rsidR="00710C7C">
              <w:rPr>
                <w:noProof/>
                <w:webHidden/>
              </w:rPr>
              <w:fldChar w:fldCharType="end"/>
            </w:r>
          </w:hyperlink>
        </w:p>
        <w:p w14:paraId="6DA7765D" w14:textId="72FA2804" w:rsidR="00710C7C" w:rsidRDefault="000E2EAC">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Pr>
                <w:noProof/>
                <w:webHidden/>
              </w:rPr>
              <w:t>995</w:t>
            </w:r>
            <w:r w:rsidR="00710C7C">
              <w:rPr>
                <w:noProof/>
                <w:webHidden/>
              </w:rPr>
              <w:fldChar w:fldCharType="end"/>
            </w:r>
          </w:hyperlink>
        </w:p>
        <w:p w14:paraId="4C74B928" w14:textId="42E32E96" w:rsidR="00710C7C" w:rsidRDefault="000E2EAC">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Pr>
                <w:noProof/>
                <w:webHidden/>
              </w:rPr>
              <w:t>995</w:t>
            </w:r>
            <w:r w:rsidR="00710C7C">
              <w:rPr>
                <w:noProof/>
                <w:webHidden/>
              </w:rPr>
              <w:fldChar w:fldCharType="end"/>
            </w:r>
          </w:hyperlink>
        </w:p>
        <w:p w14:paraId="34F0189C" w14:textId="45F59975" w:rsidR="00710C7C" w:rsidRDefault="000E2EAC">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Pr>
                <w:noProof/>
                <w:webHidden/>
              </w:rPr>
              <w:t>996</w:t>
            </w:r>
            <w:r w:rsidR="00710C7C">
              <w:rPr>
                <w:noProof/>
                <w:webHidden/>
              </w:rPr>
              <w:fldChar w:fldCharType="end"/>
            </w:r>
          </w:hyperlink>
        </w:p>
        <w:p w14:paraId="79ECF3C8" w14:textId="5EB8F9CB" w:rsidR="00710C7C" w:rsidRDefault="000E2EAC">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Pr>
                <w:noProof/>
                <w:webHidden/>
              </w:rPr>
              <w:t>996</w:t>
            </w:r>
            <w:r w:rsidR="00710C7C">
              <w:rPr>
                <w:noProof/>
                <w:webHidden/>
              </w:rPr>
              <w:fldChar w:fldCharType="end"/>
            </w:r>
          </w:hyperlink>
        </w:p>
        <w:p w14:paraId="12513B11" w14:textId="1FC1B4C8" w:rsidR="00710C7C" w:rsidRDefault="000E2EAC">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Pr>
                <w:noProof/>
                <w:webHidden/>
              </w:rPr>
              <w:t>997</w:t>
            </w:r>
            <w:r w:rsidR="00710C7C">
              <w:rPr>
                <w:noProof/>
                <w:webHidden/>
              </w:rPr>
              <w:fldChar w:fldCharType="end"/>
            </w:r>
          </w:hyperlink>
        </w:p>
        <w:p w14:paraId="5153B4F2" w14:textId="0FA11129" w:rsidR="00710C7C" w:rsidRDefault="000E2EAC">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Pr>
                <w:noProof/>
                <w:webHidden/>
              </w:rPr>
              <w:t>997</w:t>
            </w:r>
            <w:r w:rsidR="00710C7C">
              <w:rPr>
                <w:noProof/>
                <w:webHidden/>
              </w:rPr>
              <w:fldChar w:fldCharType="end"/>
            </w:r>
          </w:hyperlink>
        </w:p>
        <w:p w14:paraId="1351837B" w14:textId="1B461C57" w:rsidR="00710C7C" w:rsidRDefault="000E2EAC">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Pr>
                <w:noProof/>
                <w:webHidden/>
              </w:rPr>
              <w:t>1001</w:t>
            </w:r>
            <w:r w:rsidR="00710C7C">
              <w:rPr>
                <w:noProof/>
                <w:webHidden/>
              </w:rPr>
              <w:fldChar w:fldCharType="end"/>
            </w:r>
          </w:hyperlink>
        </w:p>
        <w:p w14:paraId="392DB7D0" w14:textId="59C772EA" w:rsidR="00710C7C" w:rsidRDefault="000E2EAC">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Pr>
                <w:noProof/>
                <w:webHidden/>
              </w:rPr>
              <w:t>1013</w:t>
            </w:r>
            <w:r w:rsidR="00710C7C">
              <w:rPr>
                <w:noProof/>
                <w:webHidden/>
              </w:rPr>
              <w:fldChar w:fldCharType="end"/>
            </w:r>
          </w:hyperlink>
        </w:p>
        <w:p w14:paraId="29F16DE5" w14:textId="66A031A3" w:rsidR="00710C7C" w:rsidRDefault="000E2EAC">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0"/>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2"/>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0AC49FE9" w:rsidR="00BD15D3" w:rsidRDefault="00BD15D3" w:rsidP="00BD15D3">
            <w:pPr>
              <w:pStyle w:val="EngHang"/>
              <w:rPr>
                <w:shd w:val="clear" w:color="auto" w:fill="FFFFFF"/>
              </w:rPr>
            </w:pPr>
            <w:r>
              <w:rPr>
                <w:shd w:val="clear" w:color="auto" w:fill="FFFFFF"/>
              </w:rPr>
              <w:t>And enobled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3"/>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77777777" w:rsidR="008D6D28" w:rsidRDefault="008D6D28" w:rsidP="008C608D">
            <w:pPr>
              <w:pStyle w:val="EngHangEnd"/>
            </w:pPr>
            <w:r>
              <w:rPr>
                <w:shd w:val="clear" w:color="auto" w:fill="FFFFFF"/>
              </w:rPr>
              <w:t>When cast inot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6"/>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Apostles</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8"/>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Start w:id="1720" w:name="_GoBack"/>
      <w:bookmarkEnd w:id="1663"/>
      <w:bookmarkEnd w:id="1720"/>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0E2EAC">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Pr>
                <w:noProof/>
                <w:webHidden/>
              </w:rPr>
              <w:t>1018</w:t>
            </w:r>
            <w:r w:rsidR="00710C7C">
              <w:rPr>
                <w:noProof/>
                <w:webHidden/>
              </w:rPr>
              <w:fldChar w:fldCharType="end"/>
            </w:r>
          </w:hyperlink>
        </w:p>
        <w:p w14:paraId="023D3A8A" w14:textId="067F6A75" w:rsidR="00710C7C" w:rsidRDefault="000E2EAC">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Pr>
                <w:noProof/>
                <w:webHidden/>
              </w:rPr>
              <w:t>1018</w:t>
            </w:r>
            <w:r w:rsidR="00710C7C">
              <w:rPr>
                <w:noProof/>
                <w:webHidden/>
              </w:rPr>
              <w:fldChar w:fldCharType="end"/>
            </w:r>
          </w:hyperlink>
        </w:p>
        <w:p w14:paraId="01FB78A2" w14:textId="31DA87C4" w:rsidR="00710C7C" w:rsidRDefault="000E2EAC">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Pr>
                <w:noProof/>
                <w:webHidden/>
              </w:rPr>
              <w:t>1019</w:t>
            </w:r>
            <w:r w:rsidR="00710C7C">
              <w:rPr>
                <w:noProof/>
                <w:webHidden/>
              </w:rPr>
              <w:fldChar w:fldCharType="end"/>
            </w:r>
          </w:hyperlink>
        </w:p>
        <w:p w14:paraId="274F90AF" w14:textId="6C82808F" w:rsidR="00710C7C" w:rsidRDefault="000E2EAC">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Pr>
                <w:noProof/>
                <w:webHidden/>
              </w:rPr>
              <w:t>1019</w:t>
            </w:r>
            <w:r w:rsidR="00710C7C">
              <w:rPr>
                <w:noProof/>
                <w:webHidden/>
              </w:rPr>
              <w:fldChar w:fldCharType="end"/>
            </w:r>
          </w:hyperlink>
        </w:p>
        <w:p w14:paraId="326E4C08" w14:textId="1D6F04E3" w:rsidR="00710C7C" w:rsidRDefault="000E2EAC">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Pr>
                <w:noProof/>
                <w:webHidden/>
              </w:rPr>
              <w:t>1020</w:t>
            </w:r>
            <w:r w:rsidR="00710C7C">
              <w:rPr>
                <w:noProof/>
                <w:webHidden/>
              </w:rPr>
              <w:fldChar w:fldCharType="end"/>
            </w:r>
          </w:hyperlink>
        </w:p>
        <w:p w14:paraId="4C67A586" w14:textId="79772273" w:rsidR="00710C7C" w:rsidRDefault="000E2EAC">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Pr>
                <w:noProof/>
                <w:webHidden/>
              </w:rPr>
              <w:t>1020</w:t>
            </w:r>
            <w:r w:rsidR="00710C7C">
              <w:rPr>
                <w:noProof/>
                <w:webHidden/>
              </w:rPr>
              <w:fldChar w:fldCharType="end"/>
            </w:r>
          </w:hyperlink>
        </w:p>
        <w:p w14:paraId="3F45DE9F" w14:textId="23CCE1C3" w:rsidR="00710C7C" w:rsidRDefault="000E2EAC">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Pr>
                <w:noProof/>
                <w:webHidden/>
              </w:rPr>
              <w:t>1022</w:t>
            </w:r>
            <w:r w:rsidR="00710C7C">
              <w:rPr>
                <w:noProof/>
                <w:webHidden/>
              </w:rPr>
              <w:fldChar w:fldCharType="end"/>
            </w:r>
          </w:hyperlink>
        </w:p>
        <w:p w14:paraId="767A448A" w14:textId="70F0679A" w:rsidR="00710C7C" w:rsidRDefault="000E2EAC">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Pr>
                <w:noProof/>
                <w:webHidden/>
              </w:rPr>
              <w:t>1022</w:t>
            </w:r>
            <w:r w:rsidR="00710C7C">
              <w:rPr>
                <w:noProof/>
                <w:webHidden/>
              </w:rPr>
              <w:fldChar w:fldCharType="end"/>
            </w:r>
          </w:hyperlink>
        </w:p>
        <w:p w14:paraId="4BA4469C" w14:textId="51CC9F2D" w:rsidR="00710C7C" w:rsidRDefault="000E2EAC">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Pr>
                <w:noProof/>
                <w:webHidden/>
              </w:rPr>
              <w:t>1022</w:t>
            </w:r>
            <w:r w:rsidR="00710C7C">
              <w:rPr>
                <w:noProof/>
                <w:webHidden/>
              </w:rPr>
              <w:fldChar w:fldCharType="end"/>
            </w:r>
          </w:hyperlink>
        </w:p>
        <w:p w14:paraId="7835BED6" w14:textId="48B6909D" w:rsidR="00710C7C" w:rsidRDefault="000E2EAC">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Pr>
                <w:noProof/>
                <w:webHidden/>
              </w:rPr>
              <w:t>1023</w:t>
            </w:r>
            <w:r w:rsidR="00710C7C">
              <w:rPr>
                <w:noProof/>
                <w:webHidden/>
              </w:rPr>
              <w:fldChar w:fldCharType="end"/>
            </w:r>
          </w:hyperlink>
        </w:p>
        <w:p w14:paraId="40E714B9" w14:textId="2E40A80E" w:rsidR="00710C7C" w:rsidRDefault="000E2EAC">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Pr>
                <w:noProof/>
                <w:webHidden/>
              </w:rPr>
              <w:t>1023</w:t>
            </w:r>
            <w:r w:rsidR="00710C7C">
              <w:rPr>
                <w:noProof/>
                <w:webHidden/>
              </w:rPr>
              <w:fldChar w:fldCharType="end"/>
            </w:r>
          </w:hyperlink>
        </w:p>
        <w:p w14:paraId="7C12D625" w14:textId="0B845137" w:rsidR="00710C7C" w:rsidRDefault="000E2EAC">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Pr>
                <w:noProof/>
                <w:webHidden/>
              </w:rPr>
              <w:t>1024</w:t>
            </w:r>
            <w:r w:rsidR="00710C7C">
              <w:rPr>
                <w:noProof/>
                <w:webHidden/>
              </w:rPr>
              <w:fldChar w:fldCharType="end"/>
            </w:r>
          </w:hyperlink>
        </w:p>
        <w:p w14:paraId="79AE3A94" w14:textId="363676EE" w:rsidR="00710C7C" w:rsidRDefault="000E2EAC">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Pr>
                <w:noProof/>
                <w:webHidden/>
              </w:rPr>
              <w:t>1024</w:t>
            </w:r>
            <w:r w:rsidR="00710C7C">
              <w:rPr>
                <w:noProof/>
                <w:webHidden/>
              </w:rPr>
              <w:fldChar w:fldCharType="end"/>
            </w:r>
          </w:hyperlink>
        </w:p>
        <w:p w14:paraId="2C0A4AC2" w14:textId="7D930844" w:rsidR="00710C7C" w:rsidRDefault="000E2EAC">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59"/>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0"/>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1"/>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2"/>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36EDA7F0" w:rsidR="005A4893" w:rsidRDefault="005A4893" w:rsidP="00E21C24">
            <w:pPr>
              <w:pStyle w:val="EngHang"/>
              <w:rPr>
                <w:shd w:val="clear" w:color="auto" w:fill="FFFFFF"/>
              </w:rPr>
            </w:pPr>
            <w:r>
              <w:rPr>
                <w:shd w:val="clear" w:color="auto" w:fill="FFFFFF"/>
              </w:rPr>
              <w:t>Paillar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7B317B1A" w:rsidR="005A4893" w:rsidRPr="00182B91" w:rsidRDefault="005A4893" w:rsidP="00E21C24">
            <w:pPr>
              <w:pStyle w:val="EngHangEnd"/>
              <w:rPr>
                <w:shd w:val="clear" w:color="auto" w:fill="FFFFFF"/>
              </w:rPr>
            </w:pPr>
            <w:r>
              <w:rPr>
                <w:shd w:val="clear" w:color="auto" w:fill="FFFFFF"/>
              </w:rPr>
              <w:t>Therefore we honor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18139CD" w14:textId="77777777" w:rsidR="000E2EAC" w:rsidRDefault="00F66BB3" w:rsidP="00495F1A">
      <w:pPr>
        <w:pStyle w:val="Heading3"/>
      </w:pPr>
      <w:r>
        <w:t>See</w:t>
      </w:r>
      <w:r w:rsidR="00DB1A80">
        <w:t xml:space="preserve"> </w:t>
      </w:r>
      <w:r w:rsidR="00DB1A80">
        <w:fldChar w:fldCharType="begin"/>
      </w:r>
      <w:r w:rsidR="00DB1A80">
        <w:instrText xml:space="preserve"> REF _Ref485107348 \h </w:instrText>
      </w:r>
      <w:r w:rsidR="00DB1A80">
        <w:fldChar w:fldCharType="separate"/>
      </w:r>
      <w:r w:rsidR="000E2EAC">
        <w:t>May 9 / Pashons 14: St. Christopher</w:t>
      </w:r>
    </w:p>
    <w:p w14:paraId="75932AE9" w14:textId="77777777" w:rsidR="000E2EAC" w:rsidRDefault="000E2EAC" w:rsidP="008C608D">
      <w:pPr>
        <w:pStyle w:val="Heading4"/>
      </w:pPr>
      <w:r>
        <w:t>The Doxology for St. Christopher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2EAC" w14:paraId="1237F819" w14:textId="77777777" w:rsidTr="008C608D">
        <w:trPr>
          <w:cantSplit/>
          <w:jc w:val="center"/>
        </w:trPr>
        <w:tc>
          <w:tcPr>
            <w:tcW w:w="288" w:type="dxa"/>
          </w:tcPr>
          <w:p w14:paraId="29E22AC0" w14:textId="77777777" w:rsidR="000E2EAC" w:rsidRDefault="000E2EAC" w:rsidP="008C608D">
            <w:pPr>
              <w:pStyle w:val="CopticCross"/>
            </w:pPr>
          </w:p>
        </w:tc>
        <w:tc>
          <w:tcPr>
            <w:tcW w:w="3960" w:type="dxa"/>
          </w:tcPr>
          <w:p w14:paraId="648ED633" w14:textId="77777777" w:rsidR="000E2EAC" w:rsidRDefault="000E2EAC" w:rsidP="008C608D">
            <w:pPr>
              <w:pStyle w:val="EngHang"/>
              <w:rPr>
                <w:shd w:val="clear" w:color="auto" w:fill="FFFFFF"/>
              </w:rPr>
            </w:pPr>
            <w:r>
              <w:rPr>
                <w:shd w:val="clear" w:color="auto" w:fill="FFFFFF"/>
              </w:rPr>
              <w:t>You were terrifying,</w:t>
            </w:r>
          </w:p>
          <w:p w14:paraId="56BC432F" w14:textId="77777777" w:rsidR="000E2EAC" w:rsidRDefault="000E2EAC" w:rsidP="008C608D">
            <w:pPr>
              <w:pStyle w:val="EngHang"/>
              <w:rPr>
                <w:shd w:val="clear" w:color="auto" w:fill="FFFFFF"/>
              </w:rPr>
            </w:pPr>
            <w:r>
              <w:rPr>
                <w:shd w:val="clear" w:color="auto" w:fill="FFFFFF"/>
              </w:rPr>
              <w:t>In strength, and in appearance,</w:t>
            </w:r>
          </w:p>
          <w:p w14:paraId="0F6A480E" w14:textId="77777777" w:rsidR="000E2EAC" w:rsidRDefault="000E2EAC" w:rsidP="008C608D">
            <w:pPr>
              <w:pStyle w:val="EngHang"/>
              <w:rPr>
                <w:shd w:val="clear" w:color="auto" w:fill="FFFFFF"/>
              </w:rPr>
            </w:pPr>
            <w:r>
              <w:rPr>
                <w:shd w:val="clear" w:color="auto" w:fill="FFFFFF"/>
              </w:rPr>
              <w:t>Yet for the sake of your Creator,</w:t>
            </w:r>
          </w:p>
          <w:p w14:paraId="7B5AFCBA" w14:textId="77777777" w:rsidR="000E2EAC" w:rsidRDefault="000E2EAC" w:rsidP="00A47286">
            <w:pPr>
              <w:pStyle w:val="EngHangEnd"/>
              <w:rPr>
                <w:shd w:val="clear" w:color="auto" w:fill="FFFFFF"/>
              </w:rPr>
            </w:pPr>
            <w:r>
              <w:rPr>
                <w:shd w:val="clear" w:color="auto" w:fill="FFFFFF"/>
              </w:rPr>
              <w:t>You willingly surrendered yourself.</w:t>
            </w:r>
          </w:p>
        </w:tc>
        <w:tc>
          <w:tcPr>
            <w:tcW w:w="288" w:type="dxa"/>
          </w:tcPr>
          <w:p w14:paraId="6C9E5BE3" w14:textId="77777777" w:rsidR="000E2EAC" w:rsidRDefault="000E2EAC" w:rsidP="008C608D"/>
        </w:tc>
      </w:tr>
      <w:tr w:rsidR="000E2EAC" w14:paraId="73A7BBE2" w14:textId="77777777" w:rsidTr="008C608D">
        <w:trPr>
          <w:cantSplit/>
          <w:jc w:val="center"/>
        </w:trPr>
        <w:tc>
          <w:tcPr>
            <w:tcW w:w="288" w:type="dxa"/>
          </w:tcPr>
          <w:p w14:paraId="08358877" w14:textId="77777777" w:rsidR="000E2EAC" w:rsidRDefault="000E2EAC" w:rsidP="008C608D">
            <w:pPr>
              <w:pStyle w:val="CopticCross"/>
            </w:pPr>
            <w:r w:rsidRPr="00FB5ACB">
              <w:lastRenderedPageBreak/>
              <w:t>¿</w:t>
            </w:r>
          </w:p>
        </w:tc>
        <w:tc>
          <w:tcPr>
            <w:tcW w:w="3960" w:type="dxa"/>
          </w:tcPr>
          <w:p w14:paraId="08C0E53F" w14:textId="77777777" w:rsidR="000E2EAC" w:rsidRDefault="000E2EAC" w:rsidP="00A47286">
            <w:pPr>
              <w:pStyle w:val="EngHang"/>
              <w:rPr>
                <w:shd w:val="clear" w:color="auto" w:fill="FFFFFF"/>
              </w:rPr>
            </w:pPr>
            <w:r>
              <w:rPr>
                <w:shd w:val="clear" w:color="auto" w:fill="FFFFFF"/>
              </w:rPr>
              <w:t>Men and women tried to arouse</w:t>
            </w:r>
          </w:p>
          <w:p w14:paraId="6B275536" w14:textId="77777777" w:rsidR="000E2EAC" w:rsidRDefault="000E2EAC" w:rsidP="00A47286">
            <w:pPr>
              <w:pStyle w:val="EngHang"/>
              <w:rPr>
                <w:shd w:val="clear" w:color="auto" w:fill="FFFFFF"/>
              </w:rPr>
            </w:pPr>
            <w:r>
              <w:rPr>
                <w:shd w:val="clear" w:color="auto" w:fill="FFFFFF"/>
              </w:rPr>
              <w:t>The consuming fires of passion in you,</w:t>
            </w:r>
          </w:p>
          <w:p w14:paraId="5EFCE2B7" w14:textId="77777777" w:rsidR="000E2EAC" w:rsidRDefault="000E2EAC" w:rsidP="00A47286">
            <w:pPr>
              <w:pStyle w:val="EngHang"/>
              <w:rPr>
                <w:shd w:val="clear" w:color="auto" w:fill="FFFFFF"/>
              </w:rPr>
            </w:pPr>
            <w:r>
              <w:rPr>
                <w:shd w:val="clear" w:color="auto" w:fill="FFFFFF"/>
              </w:rPr>
              <w:t>But instead they followed you</w:t>
            </w:r>
          </w:p>
          <w:p w14:paraId="2692681D" w14:textId="77777777" w:rsidR="000E2EAC" w:rsidRDefault="000E2EAC" w:rsidP="00A47286">
            <w:pPr>
              <w:pStyle w:val="EngHangEnd"/>
              <w:rPr>
                <w:shd w:val="clear" w:color="auto" w:fill="FFFFFF"/>
              </w:rPr>
            </w:pPr>
            <w:r>
              <w:rPr>
                <w:shd w:val="clear" w:color="auto" w:fill="FFFFFF"/>
              </w:rPr>
              <w:t>In the way of martyrdom.</w:t>
            </w:r>
          </w:p>
        </w:tc>
        <w:tc>
          <w:tcPr>
            <w:tcW w:w="288" w:type="dxa"/>
          </w:tcPr>
          <w:p w14:paraId="59B0EE03" w14:textId="77777777" w:rsidR="000E2EAC" w:rsidRDefault="000E2EAC" w:rsidP="008C608D"/>
        </w:tc>
      </w:tr>
      <w:tr w:rsidR="000E2EAC" w14:paraId="21191E3C" w14:textId="77777777" w:rsidTr="008C608D">
        <w:trPr>
          <w:cantSplit/>
          <w:jc w:val="center"/>
        </w:trPr>
        <w:tc>
          <w:tcPr>
            <w:tcW w:w="288" w:type="dxa"/>
          </w:tcPr>
          <w:p w14:paraId="04DFC24B" w14:textId="77777777" w:rsidR="000E2EAC" w:rsidRDefault="000E2EAC" w:rsidP="008C608D">
            <w:pPr>
              <w:pStyle w:val="CopticCross"/>
            </w:pPr>
          </w:p>
        </w:tc>
        <w:tc>
          <w:tcPr>
            <w:tcW w:w="3960" w:type="dxa"/>
          </w:tcPr>
          <w:p w14:paraId="172D6E06" w14:textId="77777777" w:rsidR="000E2EAC" w:rsidRDefault="000E2EAC" w:rsidP="00A47286">
            <w:pPr>
              <w:pStyle w:val="EngHang"/>
              <w:rPr>
                <w:shd w:val="clear" w:color="auto" w:fill="FFFFFF"/>
              </w:rPr>
            </w:pPr>
            <w:r>
              <w:rPr>
                <w:shd w:val="clear" w:color="auto" w:fill="FFFFFF"/>
              </w:rPr>
              <w:t>You proved courageous,</w:t>
            </w:r>
          </w:p>
          <w:p w14:paraId="44E28730" w14:textId="77777777" w:rsidR="000E2EAC" w:rsidRDefault="000E2EAC" w:rsidP="00A47286">
            <w:pPr>
              <w:pStyle w:val="EngHang"/>
              <w:rPr>
                <w:shd w:val="clear" w:color="auto" w:fill="FFFFFF"/>
              </w:rPr>
            </w:pPr>
            <w:r>
              <w:rPr>
                <w:shd w:val="clear" w:color="auto" w:fill="FFFFFF"/>
              </w:rPr>
              <w:t>Enduring your torments.</w:t>
            </w:r>
          </w:p>
          <w:p w14:paraId="41692051" w14:textId="77777777" w:rsidR="000E2EAC" w:rsidRDefault="000E2EAC" w:rsidP="00A47286">
            <w:pPr>
              <w:pStyle w:val="EngHang"/>
              <w:rPr>
                <w:shd w:val="clear" w:color="auto" w:fill="FFFFFF"/>
              </w:rPr>
            </w:pPr>
            <w:r>
              <w:rPr>
                <w:shd w:val="clear" w:color="auto" w:fill="FFFFFF"/>
              </w:rPr>
              <w:t>Therefore we have gained you</w:t>
            </w:r>
          </w:p>
          <w:p w14:paraId="7909A222" w14:textId="77777777" w:rsidR="000E2EAC" w:rsidRDefault="000E2EAC" w:rsidP="00A47286">
            <w:pPr>
              <w:pStyle w:val="EngHangEnd"/>
              <w:rPr>
                <w:shd w:val="clear" w:color="auto" w:fill="FFFFFF"/>
              </w:rPr>
            </w:pPr>
            <w:r>
              <w:rPr>
                <w:shd w:val="clear" w:color="auto" w:fill="FFFFFF"/>
              </w:rPr>
              <w:t>As our great protector.</w:t>
            </w:r>
          </w:p>
        </w:tc>
        <w:tc>
          <w:tcPr>
            <w:tcW w:w="288" w:type="dxa"/>
          </w:tcPr>
          <w:p w14:paraId="019DE2F9" w14:textId="77777777" w:rsidR="000E2EAC" w:rsidRDefault="000E2EAC" w:rsidP="008C608D"/>
        </w:tc>
      </w:tr>
      <w:tr w:rsidR="000E2EAC" w14:paraId="289CA087" w14:textId="77777777" w:rsidTr="008C608D">
        <w:trPr>
          <w:cantSplit/>
          <w:jc w:val="center"/>
        </w:trPr>
        <w:tc>
          <w:tcPr>
            <w:tcW w:w="288" w:type="dxa"/>
          </w:tcPr>
          <w:p w14:paraId="5BA9AAFB" w14:textId="77777777" w:rsidR="000E2EAC" w:rsidRDefault="000E2EAC" w:rsidP="008C608D">
            <w:pPr>
              <w:pStyle w:val="CopticCross"/>
            </w:pPr>
            <w:r w:rsidRPr="00FB5ACB">
              <w:t>¿</w:t>
            </w:r>
          </w:p>
        </w:tc>
        <w:tc>
          <w:tcPr>
            <w:tcW w:w="3960" w:type="dxa"/>
          </w:tcPr>
          <w:p w14:paraId="17113398" w14:textId="77777777" w:rsidR="000E2EAC" w:rsidRDefault="000E2EAC" w:rsidP="008C608D">
            <w:pPr>
              <w:pStyle w:val="EngHang"/>
              <w:rPr>
                <w:shd w:val="clear" w:color="auto" w:fill="FFFFFF"/>
              </w:rPr>
            </w:pPr>
            <w:r>
              <w:rPr>
                <w:shd w:val="clear" w:color="auto" w:fill="FFFFFF"/>
              </w:rPr>
              <w:t>O Christopher, you received</w:t>
            </w:r>
          </w:p>
          <w:p w14:paraId="09F50645" w14:textId="77777777" w:rsidR="000E2EAC" w:rsidRDefault="000E2EAC" w:rsidP="008C608D">
            <w:pPr>
              <w:pStyle w:val="EngHang"/>
              <w:rPr>
                <w:shd w:val="clear" w:color="auto" w:fill="FFFFFF"/>
              </w:rPr>
            </w:pPr>
            <w:r>
              <w:rPr>
                <w:shd w:val="clear" w:color="auto" w:fill="FFFFFF"/>
              </w:rPr>
              <w:t>A purple robe,</w:t>
            </w:r>
          </w:p>
          <w:p w14:paraId="17FE3373" w14:textId="77777777" w:rsidR="000E2EAC" w:rsidRDefault="000E2EAC" w:rsidP="008C608D">
            <w:pPr>
              <w:pStyle w:val="EngHang"/>
              <w:rPr>
                <w:shd w:val="clear" w:color="auto" w:fill="FFFFFF"/>
              </w:rPr>
            </w:pPr>
            <w:r>
              <w:rPr>
                <w:shd w:val="clear" w:color="auto" w:fill="FFFFFF"/>
              </w:rPr>
              <w:t xml:space="preserve">The glorious garment, </w:t>
            </w:r>
          </w:p>
          <w:p w14:paraId="0E0886F7" w14:textId="77777777" w:rsidR="000E2EAC" w:rsidRDefault="000E2EAC" w:rsidP="008C608D">
            <w:pPr>
              <w:pStyle w:val="EngHangEnd"/>
            </w:pPr>
            <w:r>
              <w:rPr>
                <w:shd w:val="clear" w:color="auto" w:fill="FFFFFF"/>
              </w:rPr>
              <w:t>Of martyrdom.</w:t>
            </w:r>
          </w:p>
        </w:tc>
        <w:tc>
          <w:tcPr>
            <w:tcW w:w="288" w:type="dxa"/>
          </w:tcPr>
          <w:p w14:paraId="782E7071" w14:textId="77777777" w:rsidR="000E2EAC" w:rsidRDefault="000E2EAC" w:rsidP="008C608D"/>
        </w:tc>
      </w:tr>
      <w:tr w:rsidR="000E2EAC" w14:paraId="0978C86F" w14:textId="77777777" w:rsidTr="008C608D">
        <w:trPr>
          <w:cantSplit/>
          <w:jc w:val="center"/>
        </w:trPr>
        <w:tc>
          <w:tcPr>
            <w:tcW w:w="288" w:type="dxa"/>
          </w:tcPr>
          <w:p w14:paraId="1BC73017" w14:textId="77777777" w:rsidR="000E2EAC" w:rsidRDefault="000E2EAC" w:rsidP="008C608D">
            <w:pPr>
              <w:pStyle w:val="CopticCross"/>
            </w:pPr>
          </w:p>
        </w:tc>
        <w:tc>
          <w:tcPr>
            <w:tcW w:w="3960" w:type="dxa"/>
          </w:tcPr>
          <w:p w14:paraId="438C9C0D" w14:textId="77777777" w:rsidR="000E2EAC" w:rsidRDefault="000E2EAC" w:rsidP="008C608D">
            <w:pPr>
              <w:pStyle w:val="EngHang"/>
              <w:rPr>
                <w:shd w:val="clear" w:color="auto" w:fill="FFFFFF"/>
              </w:rPr>
            </w:pPr>
            <w:r>
              <w:rPr>
                <w:shd w:val="clear" w:color="auto" w:fill="FFFFFF"/>
              </w:rPr>
              <w:t>And you came before</w:t>
            </w:r>
          </w:p>
          <w:p w14:paraId="044B7352" w14:textId="77777777" w:rsidR="000E2EAC" w:rsidRDefault="000E2EAC" w:rsidP="008C608D">
            <w:pPr>
              <w:pStyle w:val="EngHang"/>
              <w:rPr>
                <w:shd w:val="clear" w:color="auto" w:fill="FFFFFF"/>
              </w:rPr>
            </w:pPr>
            <w:r>
              <w:rPr>
                <w:shd w:val="clear" w:color="auto" w:fill="FFFFFF"/>
              </w:rPr>
              <w:t>The Lord of heaven,</w:t>
            </w:r>
          </w:p>
          <w:p w14:paraId="5D93C709" w14:textId="77777777" w:rsidR="000E2EAC" w:rsidRDefault="000E2EAC" w:rsidP="008C608D">
            <w:pPr>
              <w:pStyle w:val="EngHang"/>
              <w:rPr>
                <w:shd w:val="clear" w:color="auto" w:fill="FFFFFF"/>
              </w:rPr>
            </w:pPr>
            <w:r>
              <w:rPr>
                <w:shd w:val="clear" w:color="auto" w:fill="FFFFFF"/>
              </w:rPr>
              <w:t>Therefore you now sing</w:t>
            </w:r>
          </w:p>
          <w:p w14:paraId="09479198" w14:textId="77777777" w:rsidR="000E2EAC" w:rsidRDefault="000E2EAC" w:rsidP="008C608D">
            <w:pPr>
              <w:pStyle w:val="EngHangEnd"/>
            </w:pPr>
            <w:r>
              <w:rPr>
                <w:shd w:val="clear" w:color="auto" w:fill="FFFFFF"/>
              </w:rPr>
              <w:t>The Trisagion with the angels.</w:t>
            </w:r>
          </w:p>
        </w:tc>
        <w:tc>
          <w:tcPr>
            <w:tcW w:w="288" w:type="dxa"/>
          </w:tcPr>
          <w:p w14:paraId="19A92839" w14:textId="77777777" w:rsidR="000E2EAC" w:rsidRDefault="000E2EAC" w:rsidP="008C608D"/>
        </w:tc>
      </w:tr>
      <w:tr w:rsidR="000E2EAC" w14:paraId="56FAEB31" w14:textId="77777777" w:rsidTr="008C608D">
        <w:trPr>
          <w:cantSplit/>
          <w:jc w:val="center"/>
        </w:trPr>
        <w:tc>
          <w:tcPr>
            <w:tcW w:w="288" w:type="dxa"/>
          </w:tcPr>
          <w:p w14:paraId="79AE06DD" w14:textId="77777777" w:rsidR="000E2EAC" w:rsidRDefault="000E2EAC" w:rsidP="008C608D">
            <w:pPr>
              <w:pStyle w:val="CopticCross"/>
            </w:pPr>
            <w:r w:rsidRPr="00FB5ACB">
              <w:t>¿</w:t>
            </w:r>
          </w:p>
        </w:tc>
        <w:tc>
          <w:tcPr>
            <w:tcW w:w="3960" w:type="dxa"/>
          </w:tcPr>
          <w:p w14:paraId="244A4380" w14:textId="77777777" w:rsidR="000E2EAC" w:rsidRDefault="000E2EAC" w:rsidP="008C608D">
            <w:pPr>
              <w:pStyle w:val="EngHang"/>
              <w:rPr>
                <w:shd w:val="clear" w:color="auto" w:fill="FFFFFF"/>
              </w:rPr>
            </w:pPr>
            <w:r>
              <w:rPr>
                <w:shd w:val="clear" w:color="auto" w:fill="FFFFFF"/>
              </w:rPr>
              <w:t>Hail to you, O strong one,</w:t>
            </w:r>
          </w:p>
          <w:p w14:paraId="500C38AD" w14:textId="77777777" w:rsidR="000E2EAC" w:rsidRDefault="000E2EAC" w:rsidP="008C608D">
            <w:pPr>
              <w:pStyle w:val="EngHang"/>
              <w:rPr>
                <w:shd w:val="clear" w:color="auto" w:fill="FFFFFF"/>
              </w:rPr>
            </w:pPr>
            <w:r>
              <w:rPr>
                <w:shd w:val="clear" w:color="auto" w:fill="FFFFFF"/>
              </w:rPr>
              <w:t>Hail to you, O soldier,</w:t>
            </w:r>
          </w:p>
          <w:p w14:paraId="7FE72102" w14:textId="77777777" w:rsidR="000E2EAC" w:rsidRDefault="000E2EAC" w:rsidP="008C608D">
            <w:pPr>
              <w:pStyle w:val="EngHang"/>
              <w:rPr>
                <w:shd w:val="clear" w:color="auto" w:fill="FFFFFF"/>
              </w:rPr>
            </w:pPr>
            <w:r>
              <w:rPr>
                <w:shd w:val="clear" w:color="auto" w:fill="FFFFFF"/>
              </w:rPr>
              <w:t>Hail to you, O martyr</w:t>
            </w:r>
          </w:p>
          <w:p w14:paraId="60EA3399" w14:textId="77777777" w:rsidR="000E2EAC" w:rsidRDefault="000E2EAC" w:rsidP="00A47286">
            <w:pPr>
              <w:pStyle w:val="EngHangEnd"/>
              <w:ind w:left="0" w:firstLine="0"/>
            </w:pPr>
            <w:r>
              <w:rPr>
                <w:shd w:val="clear" w:color="auto" w:fill="FFFFFF"/>
              </w:rPr>
              <w:t>Saint Christopher.</w:t>
            </w:r>
          </w:p>
        </w:tc>
        <w:tc>
          <w:tcPr>
            <w:tcW w:w="288" w:type="dxa"/>
          </w:tcPr>
          <w:p w14:paraId="13CA67C0" w14:textId="77777777" w:rsidR="000E2EAC" w:rsidRDefault="000E2EAC" w:rsidP="008C608D"/>
        </w:tc>
      </w:tr>
      <w:tr w:rsidR="000E2EAC" w14:paraId="21E64CC1" w14:textId="77777777" w:rsidTr="008C608D">
        <w:trPr>
          <w:cantSplit/>
          <w:jc w:val="center"/>
        </w:trPr>
        <w:tc>
          <w:tcPr>
            <w:tcW w:w="288" w:type="dxa"/>
          </w:tcPr>
          <w:p w14:paraId="731DAAB6" w14:textId="77777777" w:rsidR="000E2EAC" w:rsidRDefault="000E2EAC" w:rsidP="008C608D">
            <w:pPr>
              <w:pStyle w:val="CopticCross"/>
            </w:pPr>
          </w:p>
        </w:tc>
        <w:tc>
          <w:tcPr>
            <w:tcW w:w="3960" w:type="dxa"/>
          </w:tcPr>
          <w:p w14:paraId="542B083E" w14:textId="77777777" w:rsidR="000E2EAC" w:rsidRDefault="000E2EAC" w:rsidP="008C608D">
            <w:pPr>
              <w:pStyle w:val="EngHang"/>
              <w:rPr>
                <w:shd w:val="clear" w:color="auto" w:fill="FFFFFF"/>
              </w:rPr>
            </w:pPr>
            <w:r>
              <w:rPr>
                <w:shd w:val="clear" w:color="auto" w:fill="FFFFFF"/>
              </w:rPr>
              <w:t>Pray to the Lord on our behalf,</w:t>
            </w:r>
          </w:p>
          <w:p w14:paraId="11E823BE" w14:textId="77777777" w:rsidR="000E2EAC" w:rsidRDefault="000E2EAC" w:rsidP="008C608D">
            <w:pPr>
              <w:pStyle w:val="EngHang"/>
              <w:rPr>
                <w:shd w:val="clear" w:color="auto" w:fill="FFFFFF"/>
              </w:rPr>
            </w:pPr>
            <w:r>
              <w:rPr>
                <w:shd w:val="clear" w:color="auto" w:fill="FFFFFF"/>
              </w:rPr>
              <w:t>O struggle-bearer, the martyr,</w:t>
            </w:r>
          </w:p>
          <w:p w14:paraId="11AFF51C" w14:textId="77777777" w:rsidR="000E2EAC" w:rsidRDefault="000E2EAC" w:rsidP="008C608D">
            <w:pPr>
              <w:pStyle w:val="EngHang"/>
              <w:rPr>
                <w:shd w:val="clear" w:color="auto" w:fill="FFFFFF"/>
              </w:rPr>
            </w:pPr>
            <w:r>
              <w:rPr>
                <w:shd w:val="clear" w:color="auto" w:fill="FFFFFF"/>
              </w:rPr>
              <w:t>Saint Christopher of Lycia,</w:t>
            </w:r>
          </w:p>
          <w:p w14:paraId="265AF8C8" w14:textId="77777777" w:rsidR="000E2EAC" w:rsidRDefault="000E2EAC" w:rsidP="008C608D">
            <w:pPr>
              <w:pStyle w:val="EngHangEnd"/>
            </w:pPr>
            <w:r>
              <w:rPr>
                <w:shd w:val="clear" w:color="auto" w:fill="FFFFFF"/>
              </w:rPr>
              <w:t>That He may forgive us our sins.</w:t>
            </w:r>
          </w:p>
        </w:tc>
        <w:tc>
          <w:tcPr>
            <w:tcW w:w="288" w:type="dxa"/>
          </w:tcPr>
          <w:p w14:paraId="0B06E0AF" w14:textId="77777777" w:rsidR="000E2EAC" w:rsidRDefault="000E2EAC" w:rsidP="008C608D"/>
        </w:tc>
      </w:tr>
    </w:tbl>
    <w:p w14:paraId="29940895" w14:textId="3BF613D6" w:rsidR="00F66BB3" w:rsidRDefault="000E2EAC" w:rsidP="00F66BB3">
      <w:pPr>
        <w:pStyle w:val="Rubric"/>
      </w:pPr>
      <w:r>
        <w:t>May 9 / Pashons 14: Also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Pr>
          <w:noProof/>
        </w:rPr>
        <w:t>1033</w:t>
      </w:r>
      <w:r w:rsidR="00DB1A8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3"/>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19"/>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216" w:displacedByCustomXml="next"/>
    <w:bookmarkStart w:id="1755" w:name="_Toc410196458" w:displacedByCustomXml="next"/>
    <w:bookmarkStart w:id="1756"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0E2EAC">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Pr>
                <w:noProof/>
                <w:webHidden/>
              </w:rPr>
              <w:t>1028</w:t>
            </w:r>
            <w:r w:rsidR="00710C7C">
              <w:rPr>
                <w:noProof/>
                <w:webHidden/>
              </w:rPr>
              <w:fldChar w:fldCharType="end"/>
            </w:r>
          </w:hyperlink>
        </w:p>
        <w:p w14:paraId="656502DF" w14:textId="158D1B0E" w:rsidR="00710C7C" w:rsidRDefault="000E2EAC">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Pr>
                <w:noProof/>
                <w:webHidden/>
              </w:rPr>
              <w:t>1031</w:t>
            </w:r>
            <w:r w:rsidR="00710C7C">
              <w:rPr>
                <w:noProof/>
                <w:webHidden/>
              </w:rPr>
              <w:fldChar w:fldCharType="end"/>
            </w:r>
          </w:hyperlink>
        </w:p>
        <w:p w14:paraId="6F2C0032" w14:textId="5F053AAC" w:rsidR="00710C7C" w:rsidRDefault="000E2EAC">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Pr>
                <w:noProof/>
                <w:webHidden/>
              </w:rPr>
              <w:t>1031</w:t>
            </w:r>
            <w:r w:rsidR="00710C7C">
              <w:rPr>
                <w:noProof/>
                <w:webHidden/>
              </w:rPr>
              <w:fldChar w:fldCharType="end"/>
            </w:r>
          </w:hyperlink>
        </w:p>
        <w:p w14:paraId="0610808B" w14:textId="74E9FC7D" w:rsidR="00710C7C" w:rsidRDefault="000E2EAC">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Pr>
                <w:noProof/>
                <w:webHidden/>
              </w:rPr>
              <w:t>1031</w:t>
            </w:r>
            <w:r w:rsidR="00710C7C">
              <w:rPr>
                <w:noProof/>
                <w:webHidden/>
              </w:rPr>
              <w:fldChar w:fldCharType="end"/>
            </w:r>
          </w:hyperlink>
        </w:p>
        <w:p w14:paraId="42200A12" w14:textId="384D3982" w:rsidR="00710C7C" w:rsidRDefault="000E2EAC">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Pr>
                <w:noProof/>
                <w:webHidden/>
              </w:rPr>
              <w:t>1031</w:t>
            </w:r>
            <w:r w:rsidR="00710C7C">
              <w:rPr>
                <w:noProof/>
                <w:webHidden/>
              </w:rPr>
              <w:fldChar w:fldCharType="end"/>
            </w:r>
          </w:hyperlink>
        </w:p>
        <w:p w14:paraId="622F2982" w14:textId="0262117F" w:rsidR="00710C7C" w:rsidRDefault="000E2EAC">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Pr>
                <w:noProof/>
                <w:webHidden/>
              </w:rPr>
              <w:t>1032</w:t>
            </w:r>
            <w:r w:rsidR="00710C7C">
              <w:rPr>
                <w:noProof/>
                <w:webHidden/>
              </w:rPr>
              <w:fldChar w:fldCharType="end"/>
            </w:r>
          </w:hyperlink>
        </w:p>
        <w:p w14:paraId="46583951" w14:textId="20587C72" w:rsidR="00710C7C" w:rsidRDefault="000E2EAC">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Pr>
                <w:noProof/>
                <w:webHidden/>
              </w:rPr>
              <w:t>1033</w:t>
            </w:r>
            <w:r w:rsidR="00710C7C">
              <w:rPr>
                <w:noProof/>
                <w:webHidden/>
              </w:rPr>
              <w:fldChar w:fldCharType="end"/>
            </w:r>
          </w:hyperlink>
        </w:p>
        <w:p w14:paraId="419BB124" w14:textId="1DF4E1AF" w:rsidR="00710C7C" w:rsidRDefault="000E2EAC">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Pr>
                <w:noProof/>
                <w:webHidden/>
              </w:rPr>
              <w:t>1034</w:t>
            </w:r>
            <w:r w:rsidR="00710C7C">
              <w:rPr>
                <w:noProof/>
                <w:webHidden/>
              </w:rPr>
              <w:fldChar w:fldCharType="end"/>
            </w:r>
          </w:hyperlink>
        </w:p>
        <w:p w14:paraId="0CE78E51" w14:textId="6EB3FB87" w:rsidR="00710C7C" w:rsidRDefault="000E2EAC">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Pr>
                <w:noProof/>
                <w:webHidden/>
              </w:rPr>
              <w:t>1035</w:t>
            </w:r>
            <w:r w:rsidR="00710C7C">
              <w:rPr>
                <w:noProof/>
                <w:webHidden/>
              </w:rPr>
              <w:fldChar w:fldCharType="end"/>
            </w:r>
          </w:hyperlink>
        </w:p>
        <w:p w14:paraId="2A4B83E8" w14:textId="755606F5" w:rsidR="00710C7C" w:rsidRDefault="000E2EAC">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Pr>
                <w:noProof/>
                <w:webHidden/>
              </w:rPr>
              <w:t>1035</w:t>
            </w:r>
            <w:r w:rsidR="00710C7C">
              <w:rPr>
                <w:noProof/>
                <w:webHidden/>
              </w:rPr>
              <w:fldChar w:fldCharType="end"/>
            </w:r>
          </w:hyperlink>
        </w:p>
        <w:p w14:paraId="2E1023E3" w14:textId="7ADF4D11" w:rsidR="00710C7C" w:rsidRDefault="000E2EAC">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Pr>
                <w:noProof/>
                <w:webHidden/>
              </w:rPr>
              <w:t>1036</w:t>
            </w:r>
            <w:r w:rsidR="00710C7C">
              <w:rPr>
                <w:noProof/>
                <w:webHidden/>
              </w:rPr>
              <w:fldChar w:fldCharType="end"/>
            </w:r>
          </w:hyperlink>
        </w:p>
        <w:p w14:paraId="3C3D95AE" w14:textId="0867C6C6" w:rsidR="00710C7C" w:rsidRDefault="000E2EAC">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Pr>
                <w:noProof/>
                <w:webHidden/>
              </w:rPr>
              <w:t>1036</w:t>
            </w:r>
            <w:r w:rsidR="00710C7C">
              <w:rPr>
                <w:noProof/>
                <w:webHidden/>
              </w:rPr>
              <w:fldChar w:fldCharType="end"/>
            </w:r>
          </w:hyperlink>
        </w:p>
        <w:p w14:paraId="21A4025D" w14:textId="3235581F" w:rsidR="00710C7C" w:rsidRDefault="000E2EAC">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Pr>
                <w:noProof/>
                <w:webHidden/>
              </w:rPr>
              <w:t>1046</w:t>
            </w:r>
            <w:r w:rsidR="00710C7C">
              <w:rPr>
                <w:noProof/>
                <w:webHidden/>
              </w:rPr>
              <w:fldChar w:fldCharType="end"/>
            </w:r>
          </w:hyperlink>
        </w:p>
        <w:p w14:paraId="2BFB6E92" w14:textId="7D17A986" w:rsidR="00710C7C" w:rsidRDefault="000E2EAC">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Pr>
                <w:noProof/>
                <w:webHidden/>
              </w:rPr>
              <w:t>1047</w:t>
            </w:r>
            <w:r w:rsidR="00710C7C">
              <w:rPr>
                <w:noProof/>
                <w:webHidden/>
              </w:rPr>
              <w:fldChar w:fldCharType="end"/>
            </w:r>
          </w:hyperlink>
        </w:p>
        <w:p w14:paraId="67CDA723" w14:textId="223F2A69" w:rsidR="00710C7C" w:rsidRDefault="000E2EAC">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Pr>
                <w:noProof/>
                <w:webHidden/>
              </w:rPr>
              <w:t>1048</w:t>
            </w:r>
            <w:r w:rsidR="00710C7C">
              <w:rPr>
                <w:noProof/>
                <w:webHidden/>
              </w:rPr>
              <w:fldChar w:fldCharType="end"/>
            </w:r>
          </w:hyperlink>
        </w:p>
        <w:p w14:paraId="5791CA39" w14:textId="09FA0203" w:rsidR="00710C7C" w:rsidRDefault="000E2EAC">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Pr>
                <w:noProof/>
                <w:webHidden/>
              </w:rPr>
              <w:t>1049</w:t>
            </w:r>
            <w:r w:rsidR="00710C7C">
              <w:rPr>
                <w:noProof/>
                <w:webHidden/>
              </w:rPr>
              <w:fldChar w:fldCharType="end"/>
            </w:r>
          </w:hyperlink>
        </w:p>
        <w:p w14:paraId="0F07C4C0" w14:textId="4B529554" w:rsidR="00710C7C" w:rsidRDefault="000E2EAC">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Pr>
                <w:noProof/>
                <w:webHidden/>
              </w:rPr>
              <w:t>1050</w:t>
            </w:r>
            <w:r w:rsidR="00710C7C">
              <w:rPr>
                <w:noProof/>
                <w:webHidden/>
              </w:rPr>
              <w:fldChar w:fldCharType="end"/>
            </w:r>
          </w:hyperlink>
        </w:p>
        <w:p w14:paraId="3813BDA3" w14:textId="000CAA87" w:rsidR="00710C7C" w:rsidRDefault="000E2EAC">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Pr>
                <w:noProof/>
                <w:webHidden/>
              </w:rPr>
              <w:t>1051</w:t>
            </w:r>
            <w:r w:rsidR="00710C7C">
              <w:rPr>
                <w:noProof/>
                <w:webHidden/>
              </w:rPr>
              <w:fldChar w:fldCharType="end"/>
            </w:r>
          </w:hyperlink>
        </w:p>
        <w:p w14:paraId="685EDF6B" w14:textId="148DDC98" w:rsidR="00710C7C" w:rsidRDefault="000E2EAC">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Pr>
                <w:noProof/>
                <w:webHidden/>
              </w:rPr>
              <w:t>1051</w:t>
            </w:r>
            <w:r w:rsidR="00710C7C">
              <w:rPr>
                <w:noProof/>
                <w:webHidden/>
              </w:rPr>
              <w:fldChar w:fldCharType="end"/>
            </w:r>
          </w:hyperlink>
        </w:p>
        <w:p w14:paraId="1AADF779" w14:textId="3F48698B" w:rsidR="00710C7C" w:rsidRDefault="000E2EAC">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Pr>
                <w:noProof/>
                <w:webHidden/>
              </w:rPr>
              <w:t>1051</w:t>
            </w:r>
            <w:r w:rsidR="00710C7C">
              <w:rPr>
                <w:noProof/>
                <w:webHidden/>
              </w:rPr>
              <w:fldChar w:fldCharType="end"/>
            </w:r>
          </w:hyperlink>
        </w:p>
        <w:p w14:paraId="1EFB8A24" w14:textId="708C92CD" w:rsidR="00710C7C" w:rsidRDefault="000E2EAC">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Pr>
                <w:noProof/>
                <w:webHidden/>
              </w:rPr>
              <w:t>1051</w:t>
            </w:r>
            <w:r w:rsidR="00710C7C">
              <w:rPr>
                <w:noProof/>
                <w:webHidden/>
              </w:rPr>
              <w:fldChar w:fldCharType="end"/>
            </w:r>
          </w:hyperlink>
        </w:p>
        <w:p w14:paraId="32EF4EDC" w14:textId="0B841865" w:rsidR="00710C7C" w:rsidRDefault="000E2EAC">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4"/>
            </w:r>
            <w:r>
              <w:t>;</w:t>
            </w:r>
          </w:p>
          <w:p w14:paraId="38DFDD79" w14:textId="77777777" w:rsidR="0047441D" w:rsidRDefault="0047441D" w:rsidP="0047441D">
            <w:pPr>
              <w:pStyle w:val="EngHang"/>
            </w:pPr>
            <w:r>
              <w:t>He sent them “the Father of Peace</w:t>
            </w:r>
            <w:r>
              <w:rPr>
                <w:rStyle w:val="FootnoteReference"/>
              </w:rPr>
              <w:footnoteReference w:id="106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lastRenderedPageBreak/>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6"/>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r>
        <w:t xml:space="preserve">May 9 / Pashons 14: </w:t>
      </w:r>
      <w:r w:rsidR="008C608D">
        <w:t xml:space="preserve">Also </w:t>
      </w:r>
      <w:r>
        <w:t>St. Pachomius</w:t>
      </w:r>
      <w:bookmarkEnd w:id="1772"/>
      <w:bookmarkEnd w:id="1773"/>
      <w:bookmarkEnd w:id="1775"/>
    </w:p>
    <w:p w14:paraId="1731E46B" w14:textId="77777777" w:rsidR="00C30529" w:rsidRDefault="00C30529" w:rsidP="00C30529">
      <w:pPr>
        <w:pStyle w:val="Heading4"/>
      </w:pPr>
      <w:bookmarkStart w:id="1776" w:name="_Ref434491150"/>
      <w:r>
        <w:t>The Doxology</w:t>
      </w:r>
      <w:r w:rsidR="00810F04">
        <w:t xml:space="preserve"> for St. Pachomius</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lastRenderedPageBreak/>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7" w:name="_Toc485884627"/>
      <w:r>
        <w:t>May 11 / Pashons 16: Commemoration of St. John the Evangelist</w:t>
      </w:r>
      <w:bookmarkEnd w:id="1777"/>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8" w:name="_Toc485884628"/>
      <w:r>
        <w:t>May 16 / Pashons 21: Commemoration of the Theotokos</w:t>
      </w:r>
      <w:bookmarkEnd w:id="1778"/>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79" w:name="_Toc485884629"/>
      <w:r>
        <w:lastRenderedPageBreak/>
        <w:t xml:space="preserve">May 17 / Pashons 22: Departure of St. Andronicus the </w:t>
      </w:r>
      <w:r w:rsidR="00191A26">
        <w:t>Disciple</w:t>
      </w:r>
      <w:bookmarkEnd w:id="1779"/>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0" w:name="_Ref485108333"/>
      <w:bookmarkStart w:id="1781" w:name="_Ref485108337"/>
      <w:bookmarkStart w:id="1782" w:name="_Toc485884630"/>
      <w:r>
        <w:t xml:space="preserve">May 19 / Pashons 24: </w:t>
      </w:r>
      <w:r w:rsidR="00495F1A">
        <w:t>The Entr</w:t>
      </w:r>
      <w:r w:rsidR="00CC0A2E">
        <w:t>y</w:t>
      </w:r>
      <w:r w:rsidR="00495F1A">
        <w:t xml:space="preserve"> into Egypt</w:t>
      </w:r>
      <w:bookmarkEnd w:id="1756"/>
      <w:bookmarkEnd w:id="1755"/>
      <w:bookmarkEnd w:id="1754"/>
      <w:bookmarkEnd w:id="1780"/>
      <w:bookmarkEnd w:id="1781"/>
      <w:bookmarkEnd w:id="1782"/>
    </w:p>
    <w:p w14:paraId="344CD129" w14:textId="08BCC326" w:rsidR="00D1689A" w:rsidRPr="008712A7" w:rsidRDefault="00D1689A" w:rsidP="00D1689A">
      <w:pPr>
        <w:pStyle w:val="Heading4"/>
        <w:rPr>
          <w:rFonts w:ascii="Arial Unicode MS" w:eastAsia="Arial Unicode MS" w:hAnsi="Arial Unicode MS" w:cs="Arial Unicode MS"/>
        </w:rPr>
      </w:pPr>
      <w:bookmarkStart w:id="1783"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4" w:name="_Ref434476089"/>
      <w:r>
        <w:t>The Psali Adam</w:t>
      </w:r>
      <w:r w:rsidR="006C1B94">
        <w:t xml:space="preserve"> for the Entr</w:t>
      </w:r>
      <w:r w:rsidR="00CC0A2E">
        <w:t>y</w:t>
      </w:r>
      <w:r w:rsidR="006C1B94">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lastRenderedPageBreak/>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5" w:name="_Ref434476112"/>
      <w:r>
        <w:t>The Psali Batos</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6"/>
            <w:r>
              <w:t>approached</w:t>
            </w:r>
            <w:commentRangeEnd w:id="1786"/>
            <w:r>
              <w:rPr>
                <w:rStyle w:val="CommentReference"/>
              </w:rPr>
              <w:commentReference w:id="178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7"/>
            <w:r>
              <w:t xml:space="preserve">Ⲫⲱⲕ </w:t>
            </w:r>
            <w:commentRangeEnd w:id="1787"/>
            <w:r>
              <w:rPr>
                <w:rStyle w:val="CommentReference"/>
                <w:rFonts w:ascii="Times New Roman" w:hAnsi="Times New Roman"/>
              </w:rPr>
              <w:commentReference w:id="178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8" w:name="_Toc485884631"/>
      <w:r>
        <w:t>May 19 / Pashons 24: Also, St. Pashnouni, the Monk and Martyr</w:t>
      </w:r>
      <w:bookmarkEnd w:id="1788"/>
    </w:p>
    <w:p w14:paraId="408F0E44" w14:textId="77777777" w:rsidR="00A055D8" w:rsidRDefault="00A055D8" w:rsidP="00A055D8">
      <w:pPr>
        <w:pStyle w:val="Heading4"/>
      </w:pPr>
      <w:bookmarkStart w:id="1789" w:name="_Ref434491429"/>
      <w:r>
        <w:t>The Doxology</w:t>
      </w:r>
      <w:r w:rsidR="00810F04">
        <w:t xml:space="preserve"> for St. Pashnouni</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0" w:name="_Toc485884632"/>
      <w:r>
        <w:t xml:space="preserve">May 21 / Pashons 26: </w:t>
      </w:r>
      <w:r w:rsidR="00072324">
        <w:t>Martyrdom of St. Thomas the Apostle</w:t>
      </w:r>
      <w:bookmarkEnd w:id="1790"/>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lastRenderedPageBreak/>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1" w:name="_Toc485884633"/>
      <w:r>
        <w:t>May 22 / Pashons 27: St. Thomas the Anchorite</w:t>
      </w:r>
      <w:bookmarkEnd w:id="1791"/>
    </w:p>
    <w:p w14:paraId="638D349A" w14:textId="77777777" w:rsidR="007A6E4F" w:rsidRDefault="007A6E4F" w:rsidP="007A6E4F">
      <w:pPr>
        <w:pStyle w:val="Heading4"/>
      </w:pPr>
      <w:bookmarkStart w:id="1792" w:name="_Ref434490403"/>
      <w:r>
        <w:t>The Doxology</w:t>
      </w:r>
      <w:r w:rsidR="00B46E6E">
        <w:t xml:space="preserve"> for St. Thomas the Anchorite</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3"/>
            <w:r>
              <w:t>Like amber</w:t>
            </w:r>
          </w:p>
          <w:p w14:paraId="2CE5E879" w14:textId="77777777" w:rsidR="007A6E4F" w:rsidRDefault="007A6E4F" w:rsidP="007A6E4F">
            <w:pPr>
              <w:pStyle w:val="EngHangEnd"/>
            </w:pPr>
            <w:r>
              <w:t>Spreading in paradise.</w:t>
            </w:r>
            <w:commentRangeEnd w:id="1793"/>
            <w:r>
              <w:rPr>
                <w:rStyle w:val="CommentReference"/>
                <w:rFonts w:ascii="Times New Roman" w:eastAsiaTheme="minorHAnsi" w:hAnsi="Times New Roman" w:cstheme="minorBidi"/>
                <w:color w:val="auto"/>
              </w:rPr>
              <w:commentReference w:id="179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4" w:name="_Toc485884634"/>
      <w:r>
        <w:t>May 24 (25) / Pashons 29: Commemoration of the Annunciation, Nativity, and Resurrection on the 29</w:t>
      </w:r>
      <w:r w:rsidRPr="00C0205C">
        <w:rPr>
          <w:vertAlign w:val="superscript"/>
        </w:rPr>
        <w:t>th</w:t>
      </w:r>
      <w:r>
        <w:t xml:space="preserve"> of Every Month</w:t>
      </w:r>
      <w:bookmarkEnd w:id="1794"/>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5" w:name="_Toc485884635"/>
      <w:r>
        <w:lastRenderedPageBreak/>
        <w:t xml:space="preserve">May 24 (25) / Pashons 29: Also St. </w:t>
      </w:r>
      <w:r w:rsidR="00F525F0">
        <w:t>Simeon</w:t>
      </w:r>
      <w:r>
        <w:t xml:space="preserve"> the Stylite</w:t>
      </w:r>
      <w:bookmarkEnd w:id="1795"/>
    </w:p>
    <w:p w14:paraId="6BC6625E" w14:textId="07CBC558" w:rsidR="00F525F0" w:rsidRPr="00F525F0" w:rsidRDefault="00F525F0" w:rsidP="00F525F0">
      <w:pPr>
        <w:pStyle w:val="Heading4"/>
      </w:pPr>
      <w:bookmarkStart w:id="1796" w:name="_Ref439328220"/>
      <w:r>
        <w:t>The Doxology for St. Simeon the Stylite</w:t>
      </w:r>
      <w:r w:rsidR="00BD2B3F">
        <w:rPr>
          <w:rStyle w:val="FootnoteReference"/>
        </w:rPr>
        <w:footnoteReference w:id="1068"/>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7" w:name="_Toc485884636"/>
      <w:r>
        <w:t>May 25 / Pashons 30: Departure of St. Fournous the Disciple</w:t>
      </w:r>
      <w:bookmarkEnd w:id="1797"/>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8" w:name="_Toc485884637"/>
      <w:r>
        <w:t>May 27 / Paoni 2: St. Commemoration of the Appearance of the Bodies of St. John the Baptist and Elisha the Prophet</w:t>
      </w:r>
      <w:bookmarkEnd w:id="1798"/>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799" w:name="_Toc485884638"/>
      <w:r>
        <w:t>May 28 / Paoni 3: Consecration of St. George’s Church</w:t>
      </w:r>
      <w:bookmarkEnd w:id="1799"/>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0" w:name="_Toc485884639"/>
      <w:r>
        <w:t xml:space="preserve">May 28 / Paoni 3: </w:t>
      </w:r>
      <w:r w:rsidR="00601ED3">
        <w:t xml:space="preserve">Also </w:t>
      </w:r>
      <w:r>
        <w:t>St. Abraam of Fayyoum</w:t>
      </w:r>
      <w:bookmarkEnd w:id="1800"/>
    </w:p>
    <w:p w14:paraId="26D71FAF" w14:textId="77777777" w:rsidR="00C30529" w:rsidRDefault="00C30529" w:rsidP="00C30529">
      <w:pPr>
        <w:pStyle w:val="Heading4"/>
      </w:pPr>
      <w:bookmarkStart w:id="1801" w:name="_Ref434492469"/>
      <w:r>
        <w:t>The Doxology</w:t>
      </w:r>
      <w:r w:rsidR="00B82753">
        <w:t xml:space="preserve"> for St. Abraam of Fayyoum</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6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5" w:name="_Toc485884640"/>
      <w:r>
        <w:t>May 30 / Paoni 5: Consecration of the Church of St. Victor</w:t>
      </w:r>
      <w:bookmarkEnd w:id="1805"/>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6" w:name="_Toc410196217"/>
      <w:bookmarkStart w:id="1807" w:name="_Toc410196459"/>
      <w:bookmarkStart w:id="1808" w:name="_Toc410196961"/>
      <w:bookmarkStart w:id="1809" w:name="_Toc485884454"/>
      <w:bookmarkStart w:id="1810" w:name="June"/>
      <w:bookmarkEnd w:id="1752"/>
      <w:r>
        <w:lastRenderedPageBreak/>
        <w:t>June</w:t>
      </w:r>
      <w:bookmarkEnd w:id="1806"/>
      <w:bookmarkEnd w:id="1807"/>
      <w:bookmarkEnd w:id="1808"/>
      <w:r w:rsidR="00C30529">
        <w:t xml:space="preserve"> or </w:t>
      </w:r>
      <w:r w:rsidR="00C30529">
        <w:rPr>
          <w:rFonts w:ascii="FreeSerifAvvaShenouda" w:hAnsi="FreeSerifAvvaShenouda" w:cs="FreeSerifAvvaShenouda"/>
        </w:rPr>
        <w:t>Ⲡⲁⲱⲛⲉ</w:t>
      </w:r>
      <w:bookmarkEnd w:id="1809"/>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0E2EAC">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Pr>
                <w:noProof/>
                <w:webHidden/>
              </w:rPr>
              <w:t>1065</w:t>
            </w:r>
            <w:r w:rsidR="00710C7C">
              <w:rPr>
                <w:noProof/>
                <w:webHidden/>
              </w:rPr>
              <w:fldChar w:fldCharType="end"/>
            </w:r>
          </w:hyperlink>
        </w:p>
        <w:p w14:paraId="377D3D71" w14:textId="1511606F" w:rsidR="00710C7C" w:rsidRDefault="000E2EAC">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Pr>
                <w:noProof/>
                <w:webHidden/>
              </w:rPr>
              <w:t>1066</w:t>
            </w:r>
            <w:r w:rsidR="00710C7C">
              <w:rPr>
                <w:noProof/>
                <w:webHidden/>
              </w:rPr>
              <w:fldChar w:fldCharType="end"/>
            </w:r>
          </w:hyperlink>
        </w:p>
        <w:p w14:paraId="5AAAEF7E" w14:textId="50544FDB" w:rsidR="00710C7C" w:rsidRDefault="000E2EAC">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Pr>
                <w:noProof/>
                <w:webHidden/>
              </w:rPr>
              <w:t>1067</w:t>
            </w:r>
            <w:r w:rsidR="00710C7C">
              <w:rPr>
                <w:noProof/>
                <w:webHidden/>
              </w:rPr>
              <w:fldChar w:fldCharType="end"/>
            </w:r>
          </w:hyperlink>
        </w:p>
        <w:p w14:paraId="6AB28DA3" w14:textId="05748B64" w:rsidR="00710C7C" w:rsidRDefault="000E2EAC">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Pr>
                <w:noProof/>
                <w:webHidden/>
              </w:rPr>
              <w:t>1068</w:t>
            </w:r>
            <w:r w:rsidR="00710C7C">
              <w:rPr>
                <w:noProof/>
                <w:webHidden/>
              </w:rPr>
              <w:fldChar w:fldCharType="end"/>
            </w:r>
          </w:hyperlink>
        </w:p>
        <w:p w14:paraId="5EF09063" w14:textId="19D8750D" w:rsidR="00710C7C" w:rsidRDefault="000E2EAC">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Pr>
                <w:noProof/>
                <w:webHidden/>
              </w:rPr>
              <w:t>1068</w:t>
            </w:r>
            <w:r w:rsidR="00710C7C">
              <w:rPr>
                <w:noProof/>
                <w:webHidden/>
              </w:rPr>
              <w:fldChar w:fldCharType="end"/>
            </w:r>
          </w:hyperlink>
        </w:p>
        <w:p w14:paraId="4DE00E90" w14:textId="032B6100" w:rsidR="00710C7C" w:rsidRDefault="000E2EAC">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Pr>
                <w:noProof/>
                <w:webHidden/>
              </w:rPr>
              <w:t>1068</w:t>
            </w:r>
            <w:r w:rsidR="00710C7C">
              <w:rPr>
                <w:noProof/>
                <w:webHidden/>
              </w:rPr>
              <w:fldChar w:fldCharType="end"/>
            </w:r>
          </w:hyperlink>
        </w:p>
        <w:p w14:paraId="279B9A08" w14:textId="355BDA17" w:rsidR="00710C7C" w:rsidRDefault="000E2EAC">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Pr>
                <w:noProof/>
                <w:webHidden/>
              </w:rPr>
              <w:t>1069</w:t>
            </w:r>
            <w:r w:rsidR="00710C7C">
              <w:rPr>
                <w:noProof/>
                <w:webHidden/>
              </w:rPr>
              <w:fldChar w:fldCharType="end"/>
            </w:r>
          </w:hyperlink>
        </w:p>
        <w:p w14:paraId="1770F814" w14:textId="32C03F39" w:rsidR="00710C7C" w:rsidRDefault="000E2EAC">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Pr>
                <w:noProof/>
                <w:webHidden/>
              </w:rPr>
              <w:t>1069</w:t>
            </w:r>
            <w:r w:rsidR="00710C7C">
              <w:rPr>
                <w:noProof/>
                <w:webHidden/>
              </w:rPr>
              <w:fldChar w:fldCharType="end"/>
            </w:r>
          </w:hyperlink>
        </w:p>
        <w:p w14:paraId="63E9E291" w14:textId="638A81B1" w:rsidR="00710C7C" w:rsidRDefault="000E2EAC">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Pr>
                <w:noProof/>
                <w:webHidden/>
              </w:rPr>
              <w:t>1069</w:t>
            </w:r>
            <w:r w:rsidR="00710C7C">
              <w:rPr>
                <w:noProof/>
                <w:webHidden/>
              </w:rPr>
              <w:fldChar w:fldCharType="end"/>
            </w:r>
          </w:hyperlink>
        </w:p>
        <w:p w14:paraId="1EA5C392" w14:textId="78A7DF3B" w:rsidR="00710C7C" w:rsidRDefault="000E2EAC">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Pr>
                <w:noProof/>
                <w:webHidden/>
              </w:rPr>
              <w:t>1072</w:t>
            </w:r>
            <w:r w:rsidR="00710C7C">
              <w:rPr>
                <w:noProof/>
                <w:webHidden/>
              </w:rPr>
              <w:fldChar w:fldCharType="end"/>
            </w:r>
          </w:hyperlink>
        </w:p>
        <w:p w14:paraId="584C8B49" w14:textId="39E5CE31" w:rsidR="00710C7C" w:rsidRDefault="000E2EAC">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Pr>
                <w:noProof/>
                <w:webHidden/>
              </w:rPr>
              <w:t>1073</w:t>
            </w:r>
            <w:r w:rsidR="00710C7C">
              <w:rPr>
                <w:noProof/>
                <w:webHidden/>
              </w:rPr>
              <w:fldChar w:fldCharType="end"/>
            </w:r>
          </w:hyperlink>
        </w:p>
        <w:p w14:paraId="0B8841CB" w14:textId="3E1874DA" w:rsidR="00710C7C" w:rsidRDefault="000E2EAC">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Pr>
                <w:noProof/>
                <w:webHidden/>
              </w:rPr>
              <w:t>1073</w:t>
            </w:r>
            <w:r w:rsidR="00710C7C">
              <w:rPr>
                <w:noProof/>
                <w:webHidden/>
              </w:rPr>
              <w:fldChar w:fldCharType="end"/>
            </w:r>
          </w:hyperlink>
        </w:p>
        <w:p w14:paraId="0550CD29" w14:textId="13A8D86C" w:rsidR="00710C7C" w:rsidRDefault="000E2EAC">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Pr>
                <w:noProof/>
                <w:webHidden/>
              </w:rPr>
              <w:t>1073</w:t>
            </w:r>
            <w:r w:rsidR="00710C7C">
              <w:rPr>
                <w:noProof/>
                <w:webHidden/>
              </w:rPr>
              <w:fldChar w:fldCharType="end"/>
            </w:r>
          </w:hyperlink>
        </w:p>
        <w:p w14:paraId="07DB4B28" w14:textId="00BF8150" w:rsidR="00710C7C" w:rsidRDefault="000E2EAC">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Pr>
                <w:noProof/>
                <w:webHidden/>
              </w:rPr>
              <w:t>1073</w:t>
            </w:r>
            <w:r w:rsidR="00710C7C">
              <w:rPr>
                <w:noProof/>
                <w:webHidden/>
              </w:rPr>
              <w:fldChar w:fldCharType="end"/>
            </w:r>
          </w:hyperlink>
        </w:p>
        <w:p w14:paraId="02DEE5EC" w14:textId="56EC409F" w:rsidR="00710C7C" w:rsidRDefault="000E2EAC">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Pr>
                <w:noProof/>
                <w:webHidden/>
              </w:rPr>
              <w:t>1073</w:t>
            </w:r>
            <w:r w:rsidR="00710C7C">
              <w:rPr>
                <w:noProof/>
                <w:webHidden/>
              </w:rPr>
              <w:fldChar w:fldCharType="end"/>
            </w:r>
          </w:hyperlink>
        </w:p>
        <w:p w14:paraId="3C273E8A" w14:textId="5508316D" w:rsidR="00710C7C" w:rsidRDefault="000E2EAC">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Pr>
                <w:noProof/>
                <w:webHidden/>
              </w:rPr>
              <w:t>1073</w:t>
            </w:r>
            <w:r w:rsidR="00710C7C">
              <w:rPr>
                <w:noProof/>
                <w:webHidden/>
              </w:rPr>
              <w:fldChar w:fldCharType="end"/>
            </w:r>
          </w:hyperlink>
        </w:p>
        <w:p w14:paraId="489709A1" w14:textId="287B244B" w:rsidR="00710C7C" w:rsidRDefault="000E2EAC">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Pr>
                <w:noProof/>
                <w:webHidden/>
              </w:rPr>
              <w:t>1074</w:t>
            </w:r>
            <w:r w:rsidR="00710C7C">
              <w:rPr>
                <w:noProof/>
                <w:webHidden/>
              </w:rPr>
              <w:fldChar w:fldCharType="end"/>
            </w:r>
          </w:hyperlink>
        </w:p>
        <w:p w14:paraId="655939A1" w14:textId="104AAD09" w:rsidR="00710C7C" w:rsidRDefault="000E2EAC">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Pr>
                <w:noProof/>
                <w:webHidden/>
              </w:rPr>
              <w:t>1074</w:t>
            </w:r>
            <w:r w:rsidR="00710C7C">
              <w:rPr>
                <w:noProof/>
                <w:webHidden/>
              </w:rPr>
              <w:fldChar w:fldCharType="end"/>
            </w:r>
          </w:hyperlink>
        </w:p>
        <w:p w14:paraId="2B04D505" w14:textId="05581733" w:rsidR="00710C7C" w:rsidRDefault="000E2EAC">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1" w:name="_Toc485884641"/>
      <w:r>
        <w:lastRenderedPageBreak/>
        <w:t>The Apostles' Fast</w:t>
      </w:r>
      <w:bookmarkEnd w:id="1811"/>
    </w:p>
    <w:p w14:paraId="06362FF7" w14:textId="77777777" w:rsidR="00654C55" w:rsidRDefault="00654C55" w:rsidP="00654C55">
      <w:pPr>
        <w:pStyle w:val="Heading4"/>
      </w:pPr>
      <w:bookmarkStart w:id="1812" w:name="_Ref434476183"/>
      <w:r>
        <w:t>The Psali Adam</w:t>
      </w:r>
      <w:r w:rsidR="006C1B94">
        <w:t xml:space="preserve"> for the Apostles’ Fast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3" w:name="_Ref434476204"/>
      <w:r>
        <w:t>The Psali Batos</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4"/>
            <w:r>
              <w:t xml:space="preserve">the </w:t>
            </w:r>
            <w:commentRangeEnd w:id="1814"/>
            <w:r>
              <w:rPr>
                <w:rStyle w:val="CommentReference"/>
              </w:rPr>
              <w:commentReference w:id="181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5"/>
            <w:r>
              <w:t xml:space="preserve">sound </w:t>
            </w:r>
            <w:commentRangeEnd w:id="1815"/>
            <w:r>
              <w:rPr>
                <w:rStyle w:val="CommentReference"/>
                <w:rFonts w:ascii="Times New Roman" w:eastAsiaTheme="minorHAnsi" w:hAnsi="Times New Roman" w:cstheme="minorBidi"/>
                <w:color w:val="auto"/>
              </w:rPr>
              <w:commentReference w:id="1815"/>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6" w:name="_Toc485884642"/>
      <w:r>
        <w:t>June 6 / Paoni 12: Commemoration of Archangel Michael</w:t>
      </w:r>
      <w:bookmarkEnd w:id="1816"/>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7" w:name="_Toc485884643"/>
      <w:r>
        <w:lastRenderedPageBreak/>
        <w:t>June 7 / Paoni 13: Archangel Gabriel</w:t>
      </w:r>
      <w:r w:rsidR="00D31016">
        <w:t>, the Evangelist of Daniel</w:t>
      </w:r>
      <w:bookmarkEnd w:id="1817"/>
    </w:p>
    <w:p w14:paraId="00F4ACC1" w14:textId="77777777" w:rsidR="00595AF3" w:rsidRPr="00980D99" w:rsidRDefault="00595AF3" w:rsidP="00595AF3">
      <w:pPr>
        <w:pStyle w:val="Heading4"/>
      </w:pPr>
      <w:bookmarkStart w:id="1818" w:name="_Ref434488149"/>
      <w:r>
        <w:t>The Doxology</w:t>
      </w:r>
      <w:r w:rsidR="00B46E6E">
        <w:t xml:space="preserve"> for Archangel Gabriel, the Evangelist of Daniel</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19" w:name="_Ref434564551"/>
      <w:bookmarkStart w:id="1820" w:name="_Toc485884644"/>
      <w:r>
        <w:lastRenderedPageBreak/>
        <w:t>June 8 / Paoni 14: Sts. Apakir and John</w:t>
      </w:r>
      <w:bookmarkEnd w:id="1819"/>
      <w:bookmarkEnd w:id="1820"/>
    </w:p>
    <w:p w14:paraId="25CBD4EF" w14:textId="77777777" w:rsidR="006A0D7C" w:rsidRPr="00980D99" w:rsidRDefault="006A0D7C" w:rsidP="006A0D7C">
      <w:pPr>
        <w:pStyle w:val="Heading4"/>
      </w:pPr>
      <w:bookmarkStart w:id="1821" w:name="_Ref434489722"/>
      <w:r>
        <w:t>The Doxology</w:t>
      </w:r>
      <w:r w:rsidR="00B46E6E">
        <w:t xml:space="preserve"> for Sts. Apakir and John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2" w:name="_Toc485884645"/>
      <w:r>
        <w:rPr>
          <w:lang w:val="en-US"/>
        </w:rPr>
        <w:lastRenderedPageBreak/>
        <w:t>June 9 / Paoni 15: Handing over of St. Mark's Relics</w:t>
      </w:r>
      <w:bookmarkEnd w:id="1822"/>
    </w:p>
    <w:p w14:paraId="12A16B61" w14:textId="77777777" w:rsidR="00980D99" w:rsidRDefault="00980D99" w:rsidP="00980D99">
      <w:pPr>
        <w:pStyle w:val="Heading3"/>
        <w:rPr>
          <w:lang w:val="en-US"/>
        </w:rPr>
      </w:pPr>
      <w:bookmarkStart w:id="1823" w:name="_Toc485884646"/>
      <w:r>
        <w:rPr>
          <w:lang w:val="en-US"/>
        </w:rPr>
        <w:t>June 11 / Paoni 17: Return of St. Mark's Relics</w:t>
      </w:r>
      <w:bookmarkEnd w:id="1823"/>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4" w:name="_Toc485884647"/>
      <w:r>
        <w:rPr>
          <w:lang w:val="en-US"/>
        </w:rPr>
        <w:t>June 13 / Paoni 19: Martyrdom of St. George of Zahim</w:t>
      </w:r>
      <w:bookmarkEnd w:id="1824"/>
    </w:p>
    <w:p w14:paraId="4EBBC2F1" w14:textId="77777777" w:rsidR="006D27E4" w:rsidRPr="00980D99" w:rsidRDefault="006D27E4" w:rsidP="006D27E4">
      <w:pPr>
        <w:pStyle w:val="Heading4"/>
      </w:pPr>
      <w:bookmarkStart w:id="1825" w:name="_Ref434489925"/>
      <w:r>
        <w:t>The Doxology</w:t>
      </w:r>
      <w:r w:rsidR="00B46E6E">
        <w:t xml:space="preserve"> for St. George of Zahim</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6" w:name="_Toc485884648"/>
      <w:r>
        <w:t>June 15 / Paoni 21: Commemoration of the Theotokos</w:t>
      </w:r>
      <w:bookmarkEnd w:id="1826"/>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7" w:name="_Toc485884649"/>
      <w:r>
        <w:t>June 16 / Paoni 22: Consecration of a Church of St. Cosmas and Damian, Their Brothers and Their Mother</w:t>
      </w:r>
      <w:bookmarkEnd w:id="1827"/>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8" w:name="_Toc485884650"/>
      <w:r>
        <w:rPr>
          <w:lang w:val="en-US"/>
        </w:rPr>
        <w:t xml:space="preserve">June 18 / Paoni 24: </w:t>
      </w:r>
      <w:r w:rsidR="001B4E41">
        <w:rPr>
          <w:lang w:val="en-US"/>
        </w:rPr>
        <w:t xml:space="preserve">The Strong </w:t>
      </w:r>
      <w:r>
        <w:rPr>
          <w:lang w:val="en-US"/>
        </w:rPr>
        <w:t>St. Moses</w:t>
      </w:r>
      <w:bookmarkEnd w:id="1828"/>
    </w:p>
    <w:p w14:paraId="5BCAE9A6" w14:textId="77777777" w:rsidR="00980D99" w:rsidRDefault="00980D99" w:rsidP="00980D99">
      <w:pPr>
        <w:pStyle w:val="Heading4"/>
        <w:rPr>
          <w:lang w:val="en-US"/>
        </w:rPr>
      </w:pPr>
      <w:bookmarkStart w:id="1829" w:name="_Ref434491006"/>
      <w:r>
        <w:rPr>
          <w:lang w:val="en-US"/>
        </w:rPr>
        <w:t>The Doxology</w:t>
      </w:r>
      <w:r w:rsidR="00810F04">
        <w:rPr>
          <w:lang w:val="en-US"/>
        </w:rPr>
        <w:t xml:space="preserve"> for the Strong St. Moses</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0" w:name="_Toc485884651"/>
      <w:r>
        <w:rPr>
          <w:lang w:val="en-US"/>
        </w:rPr>
        <w:lastRenderedPageBreak/>
        <w:t>June 19 / Paoni 25: Martyrdom of St</w:t>
      </w:r>
      <w:r w:rsidR="00191A26">
        <w:rPr>
          <w:lang w:val="en-US"/>
        </w:rPr>
        <w:t>. Jude the Disciple and Epistle-</w:t>
      </w:r>
      <w:r>
        <w:rPr>
          <w:lang w:val="en-US"/>
        </w:rPr>
        <w:t>Writer</w:t>
      </w:r>
      <w:bookmarkEnd w:id="1840"/>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lastRenderedPageBreak/>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1" w:name="_Toc485884652"/>
      <w:r>
        <w:t xml:space="preserve">June 20 / Paoni 26: </w:t>
      </w:r>
      <w:r w:rsidR="00237D47">
        <w:t xml:space="preserve">Consecration of the Church of </w:t>
      </w:r>
      <w:r>
        <w:t>Archangel Gabriel</w:t>
      </w:r>
      <w:bookmarkEnd w:id="1841"/>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2" w:name="_Toc485884653"/>
      <w:r>
        <w:rPr>
          <w:lang w:val="en-US"/>
        </w:rPr>
        <w:t>June 21 / Paoni 27: Martyrdom of St. Ananias the Apostle</w:t>
      </w:r>
      <w:bookmarkEnd w:id="1842"/>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3" w:name="_Toc485884654"/>
      <w:r>
        <w:t>June 23 / Paoni 29: Commemoration of the Annunciation, Nativity, and Resurrection on the 29</w:t>
      </w:r>
      <w:r w:rsidRPr="00C0205C">
        <w:rPr>
          <w:vertAlign w:val="superscript"/>
        </w:rPr>
        <w:t>th</w:t>
      </w:r>
      <w:r>
        <w:t xml:space="preserve"> of Every Month</w:t>
      </w:r>
      <w:bookmarkEnd w:id="1843"/>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4" w:name="_Toc485884655"/>
      <w:r>
        <w:rPr>
          <w:lang w:val="en-US"/>
        </w:rPr>
        <w:t>June 24 / Paoni 30: The Nativity of St. John the Baptist</w:t>
      </w:r>
      <w:bookmarkEnd w:id="1844"/>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5" w:name="_Toc485884656"/>
      <w:r>
        <w:t>June 26 / Epip 2: Departure of St. Thaddaeus the Apostle</w:t>
      </w:r>
      <w:bookmarkEnd w:id="1845"/>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6" w:name="_Toc485884657"/>
      <w:r>
        <w:t>June 27 / Epip 3: St. Cyril of Alexandria</w:t>
      </w:r>
      <w:bookmarkEnd w:id="1846"/>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7" w:name="_Toc485884658"/>
      <w:r>
        <w:lastRenderedPageBreak/>
        <w:t>June 28 / Epip 4: Sts. Apakir and John</w:t>
      </w:r>
      <w:bookmarkEnd w:id="1847"/>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8"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8"/>
    </w:p>
    <w:p w14:paraId="251E582D" w14:textId="4DB63EF3" w:rsidR="00D62D89" w:rsidRPr="00D62D89" w:rsidRDefault="00D62D89" w:rsidP="00D62D89">
      <w:pPr>
        <w:pStyle w:val="Heading4"/>
        <w:rPr>
          <w:rFonts w:ascii="Segoe UI Historic" w:eastAsia="Arial Unicode MS" w:hAnsi="Segoe UI Historic" w:cs="Segoe UI Historic"/>
        </w:rPr>
      </w:pPr>
      <w:bookmarkStart w:id="1849"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0" w:name="_Ref485107884"/>
      <w:r>
        <w:t>The Doxology of Sts. Peter and Paul</w:t>
      </w:r>
      <w:bookmarkEnd w:id="1849"/>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1"/>
            <w:r>
              <w:t>Are the working husbandmen</w:t>
            </w:r>
            <w:commentRangeEnd w:id="1851"/>
            <w:r>
              <w:rPr>
                <w:rStyle w:val="CommentReference"/>
                <w:rFonts w:ascii="Times New Roman" w:eastAsiaTheme="minorHAnsi" w:hAnsi="Times New Roman" w:cstheme="minorBidi"/>
                <w:color w:val="auto"/>
              </w:rPr>
              <w:commentReference w:id="185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2"/>
            <w:r>
              <w:t xml:space="preserve">With </w:t>
            </w:r>
            <w:commentRangeEnd w:id="1852"/>
            <w:r>
              <w:rPr>
                <w:rStyle w:val="CommentReference"/>
                <w:rFonts w:ascii="Times New Roman" w:eastAsiaTheme="minorHAnsi" w:hAnsi="Times New Roman" w:cstheme="minorBidi"/>
                <w:color w:val="auto"/>
              </w:rPr>
              <w:commentReference w:id="185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3"/>
            <w:commentRangeStart w:id="1854"/>
            <w:r>
              <w:t xml:space="preserve">sound </w:t>
            </w:r>
            <w:commentRangeEnd w:id="1853"/>
            <w:r>
              <w:rPr>
                <w:rStyle w:val="CommentReference"/>
                <w:rFonts w:ascii="Times New Roman" w:eastAsiaTheme="minorHAnsi" w:hAnsi="Times New Roman" w:cstheme="minorBidi"/>
                <w:color w:val="auto"/>
              </w:rPr>
              <w:commentReference w:id="1853"/>
            </w:r>
            <w:commentRangeEnd w:id="1854"/>
            <w:r>
              <w:rPr>
                <w:rStyle w:val="CommentReference"/>
                <w:rFonts w:ascii="Times New Roman" w:eastAsiaTheme="minorHAnsi" w:hAnsi="Times New Roman" w:cstheme="minorBidi"/>
                <w:color w:val="auto"/>
              </w:rPr>
              <w:commentReference w:id="185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5" w:name="_Ref434488724"/>
      <w:r>
        <w:lastRenderedPageBreak/>
        <w:t>The Doxology of St. Paul</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7"/>
            <w:r>
              <w:t xml:space="preserve">To </w:t>
            </w:r>
            <w:commentRangeEnd w:id="1857"/>
            <w:r>
              <w:rPr>
                <w:rStyle w:val="CommentReference"/>
                <w:rFonts w:ascii="Times New Roman" w:eastAsiaTheme="minorHAnsi" w:hAnsi="Times New Roman" w:cstheme="minorBidi"/>
                <w:color w:val="auto"/>
              </w:rPr>
              <w:commentReference w:id="1857"/>
            </w:r>
            <w:r>
              <w:t xml:space="preserve">all the </w:t>
            </w:r>
            <w:commentRangeStart w:id="1858"/>
            <w:r>
              <w:t>Gentiles</w:t>
            </w:r>
            <w:commentRangeEnd w:id="1858"/>
            <w:r>
              <w:rPr>
                <w:rStyle w:val="CommentReference"/>
                <w:rFonts w:ascii="Times New Roman" w:eastAsiaTheme="minorHAnsi" w:hAnsi="Times New Roman" w:cstheme="minorBidi"/>
                <w:color w:val="auto"/>
              </w:rPr>
              <w:commentReference w:id="185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59"/>
            <w:r>
              <w:t>To be completely filled</w:t>
            </w:r>
          </w:p>
          <w:p w14:paraId="68A85021" w14:textId="77777777" w:rsidR="00306181" w:rsidRDefault="00306181" w:rsidP="00306181">
            <w:pPr>
              <w:pStyle w:val="EngHangEnd"/>
            </w:pPr>
            <w:r>
              <w:t>With God in love.</w:t>
            </w:r>
            <w:commentRangeEnd w:id="1859"/>
            <w:r>
              <w:rPr>
                <w:rStyle w:val="CommentReference"/>
                <w:rFonts w:ascii="Times New Roman" w:eastAsiaTheme="minorHAnsi" w:hAnsi="Times New Roman" w:cstheme="minorBidi"/>
                <w:color w:val="auto"/>
              </w:rPr>
              <w:commentReference w:id="185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0" w:name="_Ref434476236"/>
      <w:r>
        <w:lastRenderedPageBreak/>
        <w:t>The Psali Adam</w:t>
      </w:r>
      <w:r w:rsidR="006C1B94">
        <w:t xml:space="preserve"> for the Apostles’ Feast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1" w:name="_Ref434476261"/>
      <w:r>
        <w:t>The Psali Batos</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lastRenderedPageBreak/>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2" w:name="_Toc485884660"/>
      <w:r>
        <w:rPr>
          <w:lang w:val="en-US"/>
        </w:rPr>
        <w:lastRenderedPageBreak/>
        <w:t>June 30 / Epip 6: Martyrdom of St. Aoulimpas the Apostle</w:t>
      </w:r>
      <w:bookmarkEnd w:id="1862"/>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3" w:name="_Toc410196218"/>
      <w:bookmarkStart w:id="1864" w:name="_Toc410196460"/>
      <w:bookmarkStart w:id="1865" w:name="_Toc410196962"/>
      <w:bookmarkStart w:id="1866" w:name="_Toc485884455"/>
      <w:bookmarkStart w:id="1867" w:name="July"/>
      <w:bookmarkEnd w:id="1810"/>
      <w:r>
        <w:lastRenderedPageBreak/>
        <w:t>July</w:t>
      </w:r>
      <w:bookmarkEnd w:id="1863"/>
      <w:bookmarkEnd w:id="1864"/>
      <w:bookmarkEnd w:id="1865"/>
      <w:r w:rsidR="00980D99">
        <w:t xml:space="preserve"> or </w:t>
      </w:r>
      <w:r w:rsidR="00980D99">
        <w:rPr>
          <w:rFonts w:ascii="FreeSerifAvvaShenouda" w:hAnsi="FreeSerifAvvaShenouda" w:cs="FreeSerifAvvaShenouda"/>
        </w:rPr>
        <w:t>Ⲉⲡⲏⲡ</w:t>
      </w:r>
      <w:bookmarkEnd w:id="1866"/>
    </w:p>
    <w:bookmarkStart w:id="1868" w:name="_Ref434562742" w:displacedByCustomXml="next"/>
    <w:bookmarkStart w:id="1869" w:name="_Toc410196221" w:displacedByCustomXml="next"/>
    <w:bookmarkStart w:id="1870" w:name="_Toc410196463" w:displacedByCustomXml="next"/>
    <w:bookmarkStart w:id="1871"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0E2EAC">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Pr>
                <w:noProof/>
                <w:webHidden/>
              </w:rPr>
              <w:t>1092</w:t>
            </w:r>
            <w:r w:rsidR="00710C7C">
              <w:rPr>
                <w:noProof/>
                <w:webHidden/>
              </w:rPr>
              <w:fldChar w:fldCharType="end"/>
            </w:r>
          </w:hyperlink>
        </w:p>
        <w:p w14:paraId="0F55E3EB" w14:textId="0B4F8013" w:rsidR="00710C7C" w:rsidRDefault="000E2EAC">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Pr>
                <w:noProof/>
                <w:webHidden/>
              </w:rPr>
              <w:t>1092</w:t>
            </w:r>
            <w:r w:rsidR="00710C7C">
              <w:rPr>
                <w:noProof/>
                <w:webHidden/>
              </w:rPr>
              <w:fldChar w:fldCharType="end"/>
            </w:r>
          </w:hyperlink>
        </w:p>
        <w:p w14:paraId="6D15679D" w14:textId="525AAC90" w:rsidR="00710C7C" w:rsidRDefault="000E2EAC">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Pr>
                <w:noProof/>
                <w:webHidden/>
              </w:rPr>
              <w:t>1094</w:t>
            </w:r>
            <w:r w:rsidR="00710C7C">
              <w:rPr>
                <w:noProof/>
                <w:webHidden/>
              </w:rPr>
              <w:fldChar w:fldCharType="end"/>
            </w:r>
          </w:hyperlink>
        </w:p>
        <w:p w14:paraId="6934E98B" w14:textId="035A51B8" w:rsidR="00710C7C" w:rsidRDefault="000E2EAC">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Pr>
                <w:noProof/>
                <w:webHidden/>
              </w:rPr>
              <w:t>1095</w:t>
            </w:r>
            <w:r w:rsidR="00710C7C">
              <w:rPr>
                <w:noProof/>
                <w:webHidden/>
              </w:rPr>
              <w:fldChar w:fldCharType="end"/>
            </w:r>
          </w:hyperlink>
        </w:p>
        <w:p w14:paraId="2DF06EE9" w14:textId="337E8F52" w:rsidR="00710C7C" w:rsidRDefault="000E2EAC">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Pr>
                <w:noProof/>
                <w:webHidden/>
              </w:rPr>
              <w:t>1095</w:t>
            </w:r>
            <w:r w:rsidR="00710C7C">
              <w:rPr>
                <w:noProof/>
                <w:webHidden/>
              </w:rPr>
              <w:fldChar w:fldCharType="end"/>
            </w:r>
          </w:hyperlink>
        </w:p>
        <w:p w14:paraId="7BDBAC52" w14:textId="3DEE2A36" w:rsidR="00710C7C" w:rsidRDefault="000E2EAC">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Pr>
                <w:noProof/>
                <w:webHidden/>
              </w:rPr>
              <w:t>1095</w:t>
            </w:r>
            <w:r w:rsidR="00710C7C">
              <w:rPr>
                <w:noProof/>
                <w:webHidden/>
              </w:rPr>
              <w:fldChar w:fldCharType="end"/>
            </w:r>
          </w:hyperlink>
        </w:p>
        <w:p w14:paraId="356EB12A" w14:textId="58C5DE12" w:rsidR="00710C7C" w:rsidRDefault="000E2EAC">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Pr>
                <w:noProof/>
                <w:webHidden/>
              </w:rPr>
              <w:t>1097</w:t>
            </w:r>
            <w:r w:rsidR="00710C7C">
              <w:rPr>
                <w:noProof/>
                <w:webHidden/>
              </w:rPr>
              <w:fldChar w:fldCharType="end"/>
            </w:r>
          </w:hyperlink>
        </w:p>
        <w:p w14:paraId="728F56F8" w14:textId="2B2BE97F" w:rsidR="00710C7C" w:rsidRDefault="000E2EAC">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Pr>
                <w:noProof/>
                <w:webHidden/>
              </w:rPr>
              <w:t>1097</w:t>
            </w:r>
            <w:r w:rsidR="00710C7C">
              <w:rPr>
                <w:noProof/>
                <w:webHidden/>
              </w:rPr>
              <w:fldChar w:fldCharType="end"/>
            </w:r>
          </w:hyperlink>
        </w:p>
        <w:p w14:paraId="00086993" w14:textId="54286A7B" w:rsidR="00710C7C" w:rsidRDefault="000E2EAC">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Pr>
                <w:noProof/>
                <w:webHidden/>
              </w:rPr>
              <w:t>1098</w:t>
            </w:r>
            <w:r w:rsidR="00710C7C">
              <w:rPr>
                <w:noProof/>
                <w:webHidden/>
              </w:rPr>
              <w:fldChar w:fldCharType="end"/>
            </w:r>
          </w:hyperlink>
        </w:p>
        <w:p w14:paraId="5DC6DB15" w14:textId="1B283CF9" w:rsidR="00710C7C" w:rsidRDefault="000E2EAC">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Pr>
                <w:noProof/>
                <w:webHidden/>
              </w:rPr>
              <w:t>1100</w:t>
            </w:r>
            <w:r w:rsidR="00710C7C">
              <w:rPr>
                <w:noProof/>
                <w:webHidden/>
              </w:rPr>
              <w:fldChar w:fldCharType="end"/>
            </w:r>
          </w:hyperlink>
        </w:p>
        <w:p w14:paraId="30CF94B1" w14:textId="36C47210" w:rsidR="00710C7C" w:rsidRDefault="000E2EAC">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Pr>
                <w:noProof/>
                <w:webHidden/>
              </w:rPr>
              <w:t>1100</w:t>
            </w:r>
            <w:r w:rsidR="00710C7C">
              <w:rPr>
                <w:noProof/>
                <w:webHidden/>
              </w:rPr>
              <w:fldChar w:fldCharType="end"/>
            </w:r>
          </w:hyperlink>
        </w:p>
        <w:p w14:paraId="2688062C" w14:textId="46E1DAD3" w:rsidR="00710C7C" w:rsidRDefault="000E2EAC">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Pr>
                <w:noProof/>
                <w:webHidden/>
              </w:rPr>
              <w:t>1101</w:t>
            </w:r>
            <w:r w:rsidR="00710C7C">
              <w:rPr>
                <w:noProof/>
                <w:webHidden/>
              </w:rPr>
              <w:fldChar w:fldCharType="end"/>
            </w:r>
          </w:hyperlink>
        </w:p>
        <w:p w14:paraId="4B617E7B" w14:textId="222095A2" w:rsidR="00710C7C" w:rsidRDefault="000E2EAC">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Pr>
                <w:noProof/>
                <w:webHidden/>
              </w:rPr>
              <w:t>1101</w:t>
            </w:r>
            <w:r w:rsidR="00710C7C">
              <w:rPr>
                <w:noProof/>
                <w:webHidden/>
              </w:rPr>
              <w:fldChar w:fldCharType="end"/>
            </w:r>
          </w:hyperlink>
        </w:p>
        <w:p w14:paraId="763E0CDF" w14:textId="7C7611F0" w:rsidR="00710C7C" w:rsidRDefault="000E2EAC">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Pr>
                <w:noProof/>
                <w:webHidden/>
              </w:rPr>
              <w:t>1103</w:t>
            </w:r>
            <w:r w:rsidR="00710C7C">
              <w:rPr>
                <w:noProof/>
                <w:webHidden/>
              </w:rPr>
              <w:fldChar w:fldCharType="end"/>
            </w:r>
          </w:hyperlink>
        </w:p>
        <w:p w14:paraId="4580BF32" w14:textId="531A9EB6" w:rsidR="00710C7C" w:rsidRDefault="000E2EAC">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Pr>
                <w:noProof/>
                <w:webHidden/>
              </w:rPr>
              <w:t>1103</w:t>
            </w:r>
            <w:r w:rsidR="00710C7C">
              <w:rPr>
                <w:noProof/>
                <w:webHidden/>
              </w:rPr>
              <w:fldChar w:fldCharType="end"/>
            </w:r>
          </w:hyperlink>
        </w:p>
        <w:p w14:paraId="7733C87D" w14:textId="3815A0B7" w:rsidR="00710C7C" w:rsidRDefault="000E2EAC">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Pr>
                <w:noProof/>
                <w:webHidden/>
              </w:rPr>
              <w:t>1103</w:t>
            </w:r>
            <w:r w:rsidR="00710C7C">
              <w:rPr>
                <w:noProof/>
                <w:webHidden/>
              </w:rPr>
              <w:fldChar w:fldCharType="end"/>
            </w:r>
          </w:hyperlink>
        </w:p>
        <w:p w14:paraId="189F4FC2" w14:textId="54B1B885" w:rsidR="00710C7C" w:rsidRDefault="000E2EAC">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2" w:name="_Ref436250323"/>
      <w:bookmarkStart w:id="1873" w:name="_Toc485884661"/>
      <w:r>
        <w:rPr>
          <w:rFonts w:ascii="Times New Roman" w:hAnsi="Times New Roman" w:cs="Times New Roman"/>
        </w:rPr>
        <w:lastRenderedPageBreak/>
        <w:t>July 1 / Epip 7: St. Shenoute</w:t>
      </w:r>
      <w:bookmarkEnd w:id="1868"/>
      <w:bookmarkEnd w:id="1872"/>
      <w:bookmarkEnd w:id="1873"/>
    </w:p>
    <w:p w14:paraId="5B5A5AD3" w14:textId="77777777" w:rsidR="00980D99" w:rsidRDefault="00980D99" w:rsidP="00980D99">
      <w:pPr>
        <w:pStyle w:val="Heading4"/>
        <w:rPr>
          <w:lang w:val="en-US"/>
        </w:rPr>
      </w:pPr>
      <w:bookmarkStart w:id="1874" w:name="_Ref434491186"/>
      <w:r>
        <w:rPr>
          <w:lang w:val="en-US"/>
        </w:rPr>
        <w:t>The Doxology</w:t>
      </w:r>
      <w:r w:rsidR="00810F04">
        <w:rPr>
          <w:lang w:val="en-US"/>
        </w:rPr>
        <w:t xml:space="preserve"> for St. Shenoute</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7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8" w:name="_Ref434491207"/>
      <w:r>
        <w:rPr>
          <w:lang w:val="en-US"/>
        </w:rPr>
        <w:t>A Doxology for St. Besa</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79" w:name="_Toc485884662"/>
      <w:r>
        <w:rPr>
          <w:rFonts w:ascii="Times New Roman" w:hAnsi="Times New Roman" w:cs="Times New Roman"/>
        </w:rPr>
        <w:t>July 1 / Epip 7: Also St. Ignatius</w:t>
      </w:r>
      <w:bookmarkEnd w:id="1879"/>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0" w:name="_Ref434560325"/>
      <w:bookmarkStart w:id="1881" w:name="_Toc485884663"/>
      <w:r>
        <w:rPr>
          <w:lang w:val="en-US"/>
        </w:rPr>
        <w:t>July 2 / Epip 8: St. Pishoy</w:t>
      </w:r>
      <w:bookmarkEnd w:id="1880"/>
      <w:bookmarkEnd w:id="1881"/>
    </w:p>
    <w:p w14:paraId="3F31CCDA" w14:textId="77777777" w:rsidR="00980D99" w:rsidRDefault="00980D99" w:rsidP="00980D99">
      <w:pPr>
        <w:pStyle w:val="Heading4"/>
        <w:rPr>
          <w:lang w:val="en-US"/>
        </w:rPr>
      </w:pPr>
      <w:bookmarkStart w:id="1882" w:name="_Ref434490783"/>
      <w:r>
        <w:rPr>
          <w:lang w:val="en-US"/>
        </w:rPr>
        <w:t>The Doxology</w:t>
      </w:r>
      <w:r w:rsidR="00810F04">
        <w:rPr>
          <w:lang w:val="en-US"/>
        </w:rPr>
        <w:t xml:space="preserve"> for St. Pishoy</w:t>
      </w:r>
      <w:bookmarkEnd w:id="1882"/>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2" w:name="_Toc485884664"/>
      <w:bookmarkEnd w:id="1871"/>
      <w:bookmarkEnd w:id="1870"/>
      <w:bookmarkEnd w:id="1869"/>
      <w:r>
        <w:rPr>
          <w:lang w:val="en-US"/>
        </w:rPr>
        <w:t>July 3 / Epip 9: Martyrdom of</w:t>
      </w:r>
      <w:r w:rsidR="00FE0AE4">
        <w:rPr>
          <w:lang w:val="en-US"/>
        </w:rPr>
        <w:t xml:space="preserve"> </w:t>
      </w:r>
      <w:r>
        <w:rPr>
          <w:lang w:val="en-US"/>
        </w:rPr>
        <w:t>St. Simon Cleophas the Apostle</w:t>
      </w:r>
      <w:bookmarkEnd w:id="1892"/>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3" w:name="_Toc485884665"/>
      <w:r>
        <w:t>July 6 / Epip 12: Commemoration of Archangel Michael</w:t>
      </w:r>
      <w:bookmarkEnd w:id="1893"/>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4" w:name="_Toc485884666"/>
      <w:r>
        <w:t>July 12 / Epip 18: Martyrdom of St. James the Apostle, the Bishop of Jerusalem</w:t>
      </w:r>
      <w:bookmarkEnd w:id="1894"/>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5" w:name="_Ref434562330"/>
      <w:bookmarkStart w:id="1896" w:name="_Toc485884667"/>
      <w:r>
        <w:t>July 14 / Epip 20: Martyrdom of St. Theodore of Shotep, the General</w:t>
      </w:r>
      <w:bookmarkEnd w:id="1895"/>
      <w:bookmarkEnd w:id="1896"/>
    </w:p>
    <w:p w14:paraId="7B584133" w14:textId="77777777" w:rsidR="009C1989" w:rsidRDefault="009C1989" w:rsidP="009C1989">
      <w:pPr>
        <w:pStyle w:val="Heading4"/>
      </w:pPr>
      <w:bookmarkStart w:id="1897" w:name="_Ref434489277"/>
      <w:r>
        <w:t>The Doxology of St. Theodore of Shotep, the General</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8" w:name="_Ref434489296"/>
      <w:r>
        <w:t>Another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99"/>
            <w:r>
              <w:t>struggler</w:t>
            </w:r>
            <w:commentRangeEnd w:id="1899"/>
            <w:r>
              <w:rPr>
                <w:rStyle w:val="CommentReference"/>
                <w:rFonts w:ascii="Times New Roman" w:eastAsiaTheme="minorHAnsi" w:hAnsi="Times New Roman" w:cstheme="minorBidi"/>
                <w:color w:val="auto"/>
              </w:rPr>
              <w:commentReference w:id="189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0" w:name="_Toc485884668"/>
      <w:r>
        <w:t>July 15 / Epip 21: Commemoration of the Theotokos</w:t>
      </w:r>
      <w:bookmarkEnd w:id="1900"/>
    </w:p>
    <w:p w14:paraId="4AA179DA" w14:textId="112E5CAA" w:rsidR="00DD1748" w:rsidRDefault="00DD1748" w:rsidP="00DD1748">
      <w:pPr>
        <w:pStyle w:val="Rubric"/>
      </w:pPr>
      <w:bookmarkStart w:id="1901"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2" w:name="_Ref485190899"/>
      <w:bookmarkStart w:id="1903" w:name="_Ref485190907"/>
      <w:bookmarkStart w:id="1904" w:name="_Toc485884669"/>
      <w:r>
        <w:t>July 17 / Epip 23: The Martyrdom of St. Marina</w:t>
      </w:r>
      <w:bookmarkEnd w:id="1901"/>
      <w:bookmarkEnd w:id="1902"/>
      <w:bookmarkEnd w:id="1903"/>
      <w:bookmarkEnd w:id="1904"/>
    </w:p>
    <w:p w14:paraId="71210AE6" w14:textId="77777777" w:rsidR="0078548F" w:rsidRDefault="0078548F" w:rsidP="0078548F">
      <w:pPr>
        <w:pStyle w:val="Heading4"/>
      </w:pPr>
      <w:bookmarkStart w:id="1905" w:name="_Ref434490204"/>
      <w:r>
        <w:t>The Doxology</w:t>
      </w:r>
      <w:r w:rsidR="00B46E6E">
        <w:t xml:space="preserve"> for St. Marina</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6" w:name="_Toc485884670"/>
      <w:r>
        <w:t>July 18 / Epip 24: The Martyrdom of Abba Noub</w:t>
      </w:r>
      <w:bookmarkEnd w:id="1906"/>
    </w:p>
    <w:p w14:paraId="45A4C76D" w14:textId="77777777" w:rsidR="00951605" w:rsidRDefault="00951605" w:rsidP="00951605">
      <w:pPr>
        <w:pStyle w:val="Heading4"/>
      </w:pPr>
      <w:bookmarkStart w:id="1907" w:name="_Ref434489534"/>
      <w:r>
        <w:t>The Doxology</w:t>
      </w:r>
      <w:r w:rsidR="00B46E6E">
        <w:t xml:space="preserve"> for Abba Noub</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08"/>
            <w:r>
              <w:t>Abba Noub</w:t>
            </w:r>
            <w:commentRangeEnd w:id="1908"/>
            <w:r>
              <w:rPr>
                <w:rStyle w:val="CommentReference"/>
                <w:rFonts w:ascii="Times New Roman" w:eastAsiaTheme="minorHAnsi" w:hAnsi="Times New Roman" w:cstheme="minorBidi"/>
                <w:color w:val="auto"/>
              </w:rPr>
              <w:commentReference w:id="19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09"/>
            <w:r>
              <w:t xml:space="preserve">upright </w:t>
            </w:r>
            <w:commentRangeEnd w:id="1909"/>
            <w:r>
              <w:rPr>
                <w:rStyle w:val="CommentReference"/>
                <w:rFonts w:ascii="Times New Roman" w:eastAsiaTheme="minorHAnsi" w:hAnsi="Times New Roman" w:cstheme="minorBidi"/>
                <w:color w:val="auto"/>
              </w:rPr>
              <w:commentReference w:id="19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0" w:name="_Toc485884671"/>
      <w:r>
        <w:lastRenderedPageBreak/>
        <w:t>July 19 / Epip 25: St. Seraphim of Sarov (uncovering of relics)</w:t>
      </w:r>
      <w:r>
        <w:rPr>
          <w:rStyle w:val="FootnoteReference"/>
        </w:rPr>
        <w:footnoteReference w:id="1084"/>
      </w:r>
      <w:bookmarkEnd w:id="1910"/>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1" w:name="_Toc485884672"/>
      <w:r>
        <w:t>July 20 / Epip 26: Joseph the Carpenter</w:t>
      </w:r>
      <w:bookmarkEnd w:id="1911"/>
    </w:p>
    <w:p w14:paraId="5DE3B33E" w14:textId="77777777" w:rsidR="00BF240D" w:rsidRDefault="00BF240D" w:rsidP="00BF240D">
      <w:pPr>
        <w:pStyle w:val="Heading4"/>
      </w:pPr>
      <w:bookmarkStart w:id="1912" w:name="_Ref434488476"/>
      <w:r>
        <w:t>The Doxology</w:t>
      </w:r>
      <w:r w:rsidR="00B46E6E">
        <w:t xml:space="preserve"> for St. Joseph the Carpenter</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3" w:name="_Toc485884673"/>
      <w:bookmarkStart w:id="1914" w:name="_Toc410196222"/>
      <w:bookmarkStart w:id="1915" w:name="_Toc410196464"/>
      <w:bookmarkStart w:id="1916" w:name="_Toc410196966"/>
      <w:r>
        <w:t>July 20 / Epip 26: Also St. Frumentius (Abune Selama), the First Bishop of Ethiopia</w:t>
      </w:r>
      <w:bookmarkEnd w:id="1913"/>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7" w:name="_Toc485884674"/>
      <w:r>
        <w:t>July 22 / Epip 28: Departure of St. Mary Magdalene</w:t>
      </w:r>
      <w:bookmarkEnd w:id="1917"/>
    </w:p>
    <w:p w14:paraId="41ADBBFF" w14:textId="77777777" w:rsidR="00C325FC" w:rsidRDefault="00C325FC" w:rsidP="00C325FC">
      <w:pPr>
        <w:pStyle w:val="Heading4"/>
      </w:pPr>
      <w:bookmarkStart w:id="1918" w:name="_Ref434489077"/>
      <w:r>
        <w:t>The Doxology</w:t>
      </w:r>
      <w:r w:rsidR="00B46E6E">
        <w:t xml:space="preserve"> for St. Mary Magdalene</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19"/>
            <w:r>
              <w:t xml:space="preserve">ϯⲁⲅⲓⲁ </w:t>
            </w:r>
            <w:commentRangeEnd w:id="1919"/>
            <w:r>
              <w:rPr>
                <w:rStyle w:val="CommentReference"/>
                <w:rFonts w:ascii="Times New Roman" w:hAnsi="Times New Roman" w:cstheme="minorBidi"/>
                <w:noProof w:val="0"/>
              </w:rPr>
              <w:commentReference w:id="191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0"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0"/>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1" w:name="_Toc485884676"/>
      <w:r>
        <w:t xml:space="preserve">July 23 / Epip 29: </w:t>
      </w:r>
      <w:r w:rsidR="00B52D77">
        <w:t xml:space="preserve">Also the </w:t>
      </w:r>
      <w:r>
        <w:t>Translocation of the Relics of St. Andrew, the Apostle</w:t>
      </w:r>
      <w:bookmarkEnd w:id="1921"/>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2" w:name="_Toc485884677"/>
      <w:r>
        <w:t>July 25 / Mesori 1: The Virgin’s Fast</w:t>
      </w:r>
      <w:bookmarkEnd w:id="1922"/>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3" w:name="_Toc485884678"/>
      <w:r>
        <w:t>July 28 / Mesori 4: Consecration of the Church of St. Anthony</w:t>
      </w:r>
      <w:bookmarkEnd w:id="1923"/>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7"/>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4" w:name="_Toc485884456"/>
      <w:bookmarkStart w:id="1925" w:name="August"/>
      <w:r>
        <w:lastRenderedPageBreak/>
        <w:t>August</w:t>
      </w:r>
      <w:bookmarkEnd w:id="1914"/>
      <w:bookmarkEnd w:id="1915"/>
      <w:bookmarkEnd w:id="191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4"/>
    </w:p>
    <w:bookmarkStart w:id="1926" w:name="_Toc410196223" w:displacedByCustomXml="next"/>
    <w:bookmarkStart w:id="1927" w:name="_Toc410196465" w:displacedByCustomXml="next"/>
    <w:bookmarkStart w:id="1928"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0E2EAC">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Pr>
                <w:noProof/>
                <w:webHidden/>
              </w:rPr>
              <w:t>1105</w:t>
            </w:r>
            <w:r w:rsidR="00710C7C">
              <w:rPr>
                <w:noProof/>
                <w:webHidden/>
              </w:rPr>
              <w:fldChar w:fldCharType="end"/>
            </w:r>
          </w:hyperlink>
        </w:p>
        <w:p w14:paraId="4C3F0DA4" w14:textId="756CE3E5" w:rsidR="00710C7C" w:rsidRDefault="000E2EAC">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Pr>
                <w:noProof/>
                <w:webHidden/>
              </w:rPr>
              <w:t>1105</w:t>
            </w:r>
            <w:r w:rsidR="00710C7C">
              <w:rPr>
                <w:noProof/>
                <w:webHidden/>
              </w:rPr>
              <w:fldChar w:fldCharType="end"/>
            </w:r>
          </w:hyperlink>
        </w:p>
        <w:p w14:paraId="29FB3854" w14:textId="728A71E7" w:rsidR="00710C7C" w:rsidRDefault="000E2EAC">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Pr>
                <w:noProof/>
                <w:webHidden/>
              </w:rPr>
              <w:t>1116</w:t>
            </w:r>
            <w:r w:rsidR="00710C7C">
              <w:rPr>
                <w:noProof/>
                <w:webHidden/>
              </w:rPr>
              <w:fldChar w:fldCharType="end"/>
            </w:r>
          </w:hyperlink>
        </w:p>
        <w:p w14:paraId="25ACA9A3" w14:textId="7FF755BF" w:rsidR="00710C7C" w:rsidRDefault="000E2EAC">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Pr>
                <w:noProof/>
                <w:webHidden/>
              </w:rPr>
              <w:t>1126</w:t>
            </w:r>
            <w:r w:rsidR="00710C7C">
              <w:rPr>
                <w:noProof/>
                <w:webHidden/>
              </w:rPr>
              <w:fldChar w:fldCharType="end"/>
            </w:r>
          </w:hyperlink>
        </w:p>
        <w:p w14:paraId="6BF491C0" w14:textId="248CD581" w:rsidR="00710C7C" w:rsidRDefault="000E2EAC">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Pr>
                <w:noProof/>
                <w:webHidden/>
              </w:rPr>
              <w:t>1126</w:t>
            </w:r>
            <w:r w:rsidR="00710C7C">
              <w:rPr>
                <w:noProof/>
                <w:webHidden/>
              </w:rPr>
              <w:fldChar w:fldCharType="end"/>
            </w:r>
          </w:hyperlink>
        </w:p>
        <w:p w14:paraId="20887427" w14:textId="506481E3" w:rsidR="00710C7C" w:rsidRDefault="000E2EAC">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Pr>
                <w:noProof/>
                <w:webHidden/>
              </w:rPr>
              <w:t>1126</w:t>
            </w:r>
            <w:r w:rsidR="00710C7C">
              <w:rPr>
                <w:noProof/>
                <w:webHidden/>
              </w:rPr>
              <w:fldChar w:fldCharType="end"/>
            </w:r>
          </w:hyperlink>
        </w:p>
        <w:p w14:paraId="2DDCCA52" w14:textId="7FC0E1F2" w:rsidR="00710C7C" w:rsidRDefault="000E2EAC">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Pr>
                <w:noProof/>
                <w:webHidden/>
              </w:rPr>
              <w:t>1128</w:t>
            </w:r>
            <w:r w:rsidR="00710C7C">
              <w:rPr>
                <w:noProof/>
                <w:webHidden/>
              </w:rPr>
              <w:fldChar w:fldCharType="end"/>
            </w:r>
          </w:hyperlink>
        </w:p>
        <w:p w14:paraId="0A4A7094" w14:textId="5FF5C9B6" w:rsidR="00710C7C" w:rsidRDefault="000E2EAC">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Pr>
                <w:noProof/>
                <w:webHidden/>
              </w:rPr>
              <w:t>1129</w:t>
            </w:r>
            <w:r w:rsidR="00710C7C">
              <w:rPr>
                <w:noProof/>
                <w:webHidden/>
              </w:rPr>
              <w:fldChar w:fldCharType="end"/>
            </w:r>
          </w:hyperlink>
        </w:p>
        <w:p w14:paraId="64CD8780" w14:textId="31DE3B41" w:rsidR="00710C7C" w:rsidRDefault="000E2EAC">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Pr>
                <w:noProof/>
                <w:webHidden/>
              </w:rPr>
              <w:t>1129</w:t>
            </w:r>
            <w:r w:rsidR="00710C7C">
              <w:rPr>
                <w:noProof/>
                <w:webHidden/>
              </w:rPr>
              <w:fldChar w:fldCharType="end"/>
            </w:r>
          </w:hyperlink>
        </w:p>
        <w:p w14:paraId="3BD41A02" w14:textId="09AEAE7D" w:rsidR="00710C7C" w:rsidRDefault="000E2EAC">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Pr>
                <w:noProof/>
                <w:webHidden/>
              </w:rPr>
              <w:t>1129</w:t>
            </w:r>
            <w:r w:rsidR="00710C7C">
              <w:rPr>
                <w:noProof/>
                <w:webHidden/>
              </w:rPr>
              <w:fldChar w:fldCharType="end"/>
            </w:r>
          </w:hyperlink>
        </w:p>
        <w:p w14:paraId="52F696C4" w14:textId="05814800" w:rsidR="00710C7C" w:rsidRDefault="000E2EAC">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Pr>
                <w:noProof/>
                <w:webHidden/>
              </w:rPr>
              <w:t>1129</w:t>
            </w:r>
            <w:r w:rsidR="00710C7C">
              <w:rPr>
                <w:noProof/>
                <w:webHidden/>
              </w:rPr>
              <w:fldChar w:fldCharType="end"/>
            </w:r>
          </w:hyperlink>
        </w:p>
        <w:p w14:paraId="5902C773" w14:textId="4BD58190" w:rsidR="00710C7C" w:rsidRDefault="000E2EAC">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29" w:name="_Toc485884679"/>
      <w:r>
        <w:lastRenderedPageBreak/>
        <w:t>August 1 / Mesori 8: The Confession of St. Peter</w:t>
      </w:r>
      <w:bookmarkEnd w:id="1929"/>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0" w:name="_Toc485884680"/>
      <w:r>
        <w:t>August 5 / Mesori 12: Commemoration of Archangel Michael</w:t>
      </w:r>
      <w:bookmarkEnd w:id="1930"/>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1" w:name="_Toc485884681"/>
      <w:r>
        <w:t xml:space="preserve">August 6 / Mesori 13: </w:t>
      </w:r>
      <w:r w:rsidR="00495F1A">
        <w:t>The Transfiguration</w:t>
      </w:r>
      <w:bookmarkEnd w:id="1928"/>
      <w:bookmarkEnd w:id="1927"/>
      <w:bookmarkEnd w:id="1926"/>
      <w:bookmarkEnd w:id="1931"/>
    </w:p>
    <w:p w14:paraId="7EAEB060" w14:textId="12F0EC4C" w:rsidR="00155D64" w:rsidRPr="008712A7" w:rsidRDefault="00155D64" w:rsidP="00155D64">
      <w:pPr>
        <w:pStyle w:val="Heading4"/>
        <w:rPr>
          <w:rFonts w:ascii="Arial Unicode MS" w:eastAsia="Arial Unicode MS" w:hAnsi="Arial Unicode MS" w:cs="Arial Unicode MS"/>
        </w:rPr>
      </w:pPr>
      <w:bookmarkStart w:id="193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3" w:name="_Ref485108387"/>
      <w:r>
        <w:t>The Doxology</w:t>
      </w:r>
      <w:r w:rsidR="00E21EA3">
        <w:t xml:space="preserve"> of the Transfiguration</w:t>
      </w:r>
      <w:bookmarkEnd w:id="1932"/>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4" w:name="_Ref434476299"/>
      <w:r>
        <w:t>The Psali Adam</w:t>
      </w:r>
      <w:r w:rsidR="006C1B94">
        <w:t xml:space="preserve"> for the Transfiguration</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5" w:name="_Ref434476316"/>
      <w:r>
        <w:lastRenderedPageBreak/>
        <w:t>The Psali Batos</w:t>
      </w:r>
      <w:r w:rsidR="006C1B94">
        <w:t xml:space="preserve"> for the Transfiguration</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6" w:name="_Toc410196224"/>
      <w:bookmarkStart w:id="1937" w:name="_Toc410196466"/>
      <w:bookmarkStart w:id="1938" w:name="_Toc410196968"/>
      <w:bookmarkStart w:id="1939" w:name="_Ref435642801"/>
      <w:bookmarkStart w:id="1940"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1" w:name="_Ref485102883"/>
      <w:bookmarkStart w:id="1942" w:name="_Toc485884682"/>
      <w:r>
        <w:t xml:space="preserve">August 9 / Mesori 16: </w:t>
      </w:r>
      <w:r w:rsidR="00495F1A">
        <w:t>The Assumption of the Virgin</w:t>
      </w:r>
      <w:bookmarkEnd w:id="1936"/>
      <w:bookmarkEnd w:id="1937"/>
      <w:bookmarkEnd w:id="1938"/>
      <w:bookmarkEnd w:id="1939"/>
      <w:bookmarkEnd w:id="1940"/>
      <w:bookmarkEnd w:id="1941"/>
      <w:bookmarkEnd w:id="1942"/>
    </w:p>
    <w:p w14:paraId="7CA90D1D" w14:textId="7FF594DA" w:rsidR="003D07AB" w:rsidRDefault="003D07AB" w:rsidP="003D07AB">
      <w:pPr>
        <w:pStyle w:val="Heading4"/>
      </w:pPr>
      <w:bookmarkStart w:id="1943"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4" w:name="_Ref485192399"/>
      <w:r>
        <w:lastRenderedPageBreak/>
        <w:t xml:space="preserve">The Psali </w:t>
      </w:r>
      <w:commentRangeStart w:id="1945"/>
      <w:r>
        <w:t xml:space="preserve">Adam </w:t>
      </w:r>
      <w:commentRangeEnd w:id="1945"/>
      <w:r>
        <w:rPr>
          <w:rStyle w:val="CommentReference"/>
          <w:rFonts w:eastAsiaTheme="minorHAnsi" w:cstheme="minorBidi"/>
          <w:b w:val="0"/>
          <w:bCs w:val="0"/>
          <w:iCs w:val="0"/>
          <w:color w:val="auto"/>
        </w:rPr>
        <w:commentReference w:id="1945"/>
      </w:r>
      <w:r>
        <w:t>for the Virgin</w:t>
      </w:r>
      <w:bookmarkEnd w:id="1943"/>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6"/>
            <w:r>
              <w:t>With divine hands.”</w:t>
            </w:r>
            <w:commentRangeEnd w:id="1946"/>
            <w:r>
              <w:rPr>
                <w:rStyle w:val="CommentReference"/>
                <w:rFonts w:ascii="Times New Roman" w:eastAsiaTheme="minorHAnsi" w:hAnsi="Times New Roman" w:cstheme="minorBidi"/>
                <w:color w:val="auto"/>
              </w:rPr>
              <w:commentReference w:id="194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7" w:name="_Ref435734818"/>
      <w:r>
        <w:t>The Psali Batos for the Virgin</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8"/>
            <w:r>
              <w:t>forever</w:t>
            </w:r>
            <w:commentRangeEnd w:id="1948"/>
            <w:r>
              <w:rPr>
                <w:rStyle w:val="CommentReference"/>
                <w:rFonts w:ascii="Times New Roman" w:eastAsiaTheme="minorHAnsi" w:hAnsi="Times New Roman" w:cstheme="minorBidi"/>
                <w:color w:val="auto"/>
              </w:rPr>
              <w:commentReference w:id="194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49"/>
            <w:r>
              <w:t>In the unshakable places.</w:t>
            </w:r>
            <w:commentRangeEnd w:id="1949"/>
            <w:r>
              <w:rPr>
                <w:rStyle w:val="CommentReference"/>
                <w:rFonts w:ascii="Times New Roman" w:eastAsiaTheme="minorHAnsi" w:hAnsi="Times New Roman" w:cstheme="minorBidi"/>
                <w:color w:val="auto"/>
              </w:rPr>
              <w:commentReference w:id="194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0"/>
            <w:r>
              <w:t>Your name adorns our works.</w:t>
            </w:r>
            <w:commentRangeEnd w:id="1950"/>
            <w:r>
              <w:rPr>
                <w:rStyle w:val="CommentReference"/>
                <w:rFonts w:ascii="Times New Roman" w:eastAsiaTheme="minorHAnsi" w:hAnsi="Times New Roman" w:cstheme="minorBidi"/>
                <w:color w:val="auto"/>
              </w:rPr>
              <w:commentReference w:id="195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1"/>
            <w:r>
              <w:t xml:space="preserve">Interceding </w:t>
            </w:r>
            <w:commentRangeEnd w:id="1951"/>
            <w:r>
              <w:rPr>
                <w:rStyle w:val="CommentReference"/>
                <w:rFonts w:ascii="Times New Roman" w:eastAsiaTheme="minorHAnsi" w:hAnsi="Times New Roman" w:cstheme="minorBidi"/>
                <w:color w:val="auto"/>
              </w:rPr>
              <w:commentReference w:id="195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2" w:name="_Toc485884683"/>
      <w:r>
        <w:t>August 12 / Mesori 19: Translocation of the Relics of St. Macarius the Great</w:t>
      </w:r>
      <w:bookmarkEnd w:id="1952"/>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3" w:name="_Toc485884684"/>
      <w:r>
        <w:t>August 14 / Mesori 21: Commemoration of the Theotokos</w:t>
      </w:r>
      <w:bookmarkEnd w:id="1953"/>
    </w:p>
    <w:p w14:paraId="3E243021" w14:textId="74DC604E" w:rsidR="00DD1748" w:rsidRDefault="00DD1748" w:rsidP="00DD1748">
      <w:pPr>
        <w:pStyle w:val="Rubric"/>
      </w:pPr>
      <w:bookmarkStart w:id="1954"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5" w:name="_Ref485109122"/>
      <w:bookmarkStart w:id="1956" w:name="_Ref485109128"/>
      <w:bookmarkStart w:id="1957" w:name="_Toc485884685"/>
      <w:r>
        <w:t>August 17 / Mesori 24: Departure of St. Takle Haymanot</w:t>
      </w:r>
      <w:bookmarkEnd w:id="1954"/>
      <w:bookmarkEnd w:id="1955"/>
      <w:bookmarkEnd w:id="1956"/>
      <w:bookmarkEnd w:id="1957"/>
    </w:p>
    <w:p w14:paraId="34845613" w14:textId="77777777" w:rsidR="009F60F1" w:rsidRDefault="009F60F1" w:rsidP="009F60F1">
      <w:pPr>
        <w:pStyle w:val="Heading4"/>
      </w:pPr>
      <w:bookmarkStart w:id="1958" w:name="_Ref434492302"/>
      <w:r>
        <w:t>The Doxology</w:t>
      </w:r>
      <w:r w:rsidR="00B82753">
        <w:t xml:space="preserve"> for St. Takle Haymanot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59" w:name="_Toc485884686"/>
      <w:r>
        <w:lastRenderedPageBreak/>
        <w:t>August 21 / Mesori 28: The Patriarchs: Abraham, Isaac, and Jacob</w:t>
      </w:r>
      <w:bookmarkEnd w:id="1959"/>
    </w:p>
    <w:p w14:paraId="1D063B19" w14:textId="77777777" w:rsidR="00431ABD" w:rsidRDefault="00431ABD" w:rsidP="00431ABD">
      <w:pPr>
        <w:pStyle w:val="Heading4"/>
      </w:pPr>
      <w:bookmarkStart w:id="1960" w:name="_Ref434492413"/>
      <w:r>
        <w:t>The Doxology</w:t>
      </w:r>
      <w:r w:rsidR="00B82753">
        <w:t xml:space="preserve"> for the Patriarchs: Abraham, Isaac, and Jacob</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1" w:name="_Toc485884687"/>
      <w:r>
        <w:lastRenderedPageBreak/>
        <w:t>August 22 / Mesori 29: Commemoration of the Annunciation, Nativity, and Resurrection on the 29</w:t>
      </w:r>
      <w:r w:rsidRPr="00C0205C">
        <w:rPr>
          <w:vertAlign w:val="superscript"/>
        </w:rPr>
        <w:t>th</w:t>
      </w:r>
      <w:r>
        <w:t xml:space="preserve"> of Every Month</w:t>
      </w:r>
      <w:bookmarkEnd w:id="1961"/>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2" w:name="_Toc485884688"/>
      <w:r>
        <w:t xml:space="preserve">August 22 / Mesori 29: </w:t>
      </w:r>
      <w:r w:rsidR="007D439A">
        <w:t xml:space="preserve">Also the </w:t>
      </w:r>
      <w:r>
        <w:t>Translocation of the Relics of St. John the Short to Scetis</w:t>
      </w:r>
      <w:bookmarkEnd w:id="1962"/>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3" w:name="_Toc485884689"/>
      <w:r>
        <w:t>August 25 / Little Month 2: Departure of St. Titus the Apostle</w:t>
      </w:r>
      <w:bookmarkEnd w:id="1963"/>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4" w:name="_Toc485884690"/>
      <w:r>
        <w:t>August 26 / Little Month 3: Archangel Raphael</w:t>
      </w:r>
      <w:bookmarkEnd w:id="1964"/>
    </w:p>
    <w:p w14:paraId="0292BCC5" w14:textId="77777777" w:rsidR="00C30039" w:rsidRDefault="00C30039" w:rsidP="00C30039">
      <w:pPr>
        <w:pStyle w:val="Heading4"/>
      </w:pPr>
      <w:bookmarkStart w:id="1965" w:name="_Ref434488208"/>
      <w:r>
        <w:t>The Doxology</w:t>
      </w:r>
      <w:r w:rsidR="00B46E6E">
        <w:t xml:space="preserve"> for Archangel Raphael</w:t>
      </w:r>
      <w:bookmarkEnd w:id="1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6" w:name="_Toc485884691"/>
      <w:r>
        <w:t>August 28 / Little Month 5</w:t>
      </w:r>
      <w:r w:rsidR="00980D99">
        <w:t>: St. Parsouma</w:t>
      </w:r>
      <w:bookmarkEnd w:id="1966"/>
    </w:p>
    <w:p w14:paraId="32F5CFB7" w14:textId="77777777" w:rsidR="00980D99" w:rsidRDefault="00980D99" w:rsidP="00980D99">
      <w:pPr>
        <w:pStyle w:val="Heading4"/>
      </w:pPr>
      <w:bookmarkStart w:id="1967" w:name="_Ref434491294"/>
      <w:r>
        <w:t>The Doxology</w:t>
      </w:r>
      <w:r w:rsidR="00810F04">
        <w:t xml:space="preserve"> for St. Parsouma</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1"/>
            <w:r>
              <w:t xml:space="preserve">ⲙ̀Ⲡⲭ̄ⲥ̄ </w:t>
            </w:r>
            <w:commentRangeEnd w:id="1971"/>
            <w:r>
              <w:rPr>
                <w:rStyle w:val="CommentReference"/>
                <w:rFonts w:ascii="Times New Roman" w:hAnsi="Times New Roman" w:cstheme="minorBidi"/>
                <w:noProof w:val="0"/>
              </w:rPr>
              <w:commentReference w:id="197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2"/>
            <w:r>
              <w:t xml:space="preserve">ⲡⲉⲛⲥⲱⲧⲏⲣ </w:t>
            </w:r>
            <w:commentRangeEnd w:id="1972"/>
            <w:r>
              <w:rPr>
                <w:rStyle w:val="CommentReference"/>
                <w:rFonts w:ascii="Times New Roman" w:hAnsi="Times New Roman" w:cstheme="minorBidi"/>
                <w:noProof w:val="0"/>
              </w:rPr>
              <w:commentReference w:id="197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3" w:name="_Toc410196226"/>
      <w:bookmarkStart w:id="1974" w:name="_Toc410196468"/>
      <w:bookmarkStart w:id="1975" w:name="_Toc410196970"/>
      <w:bookmarkStart w:id="1976" w:name="_Toc485884457"/>
      <w:bookmarkStart w:id="1977" w:name="Pascal"/>
      <w:bookmarkEnd w:id="1925"/>
      <w:r>
        <w:lastRenderedPageBreak/>
        <w:t>The Pascal Cycle</w:t>
      </w:r>
      <w:bookmarkEnd w:id="1973"/>
      <w:bookmarkEnd w:id="1974"/>
      <w:bookmarkEnd w:id="1975"/>
      <w:bookmarkEnd w:id="1976"/>
    </w:p>
    <w:p w14:paraId="5B5D97E6" w14:textId="018E9B71" w:rsidR="009E261C" w:rsidRDefault="00EF4931" w:rsidP="00EF4931">
      <w:pPr>
        <w:pStyle w:val="TOC3"/>
        <w:tabs>
          <w:tab w:val="right" w:leader="dot" w:pos="8846"/>
        </w:tabs>
      </w:pPr>
      <w:bookmarkStart w:id="1978" w:name="_Toc410196227"/>
      <w:bookmarkStart w:id="1979" w:name="_Toc410196469"/>
      <w:bookmarkStart w:id="1980" w:name="_Toc410196971"/>
      <w:r>
        <w:t>TODO: READD TOC</w:t>
      </w:r>
    </w:p>
    <w:p w14:paraId="0AD076AD" w14:textId="5D532FCC" w:rsidR="00495F1A" w:rsidRDefault="00495F1A" w:rsidP="00495F1A">
      <w:pPr>
        <w:pStyle w:val="Heading3"/>
      </w:pPr>
      <w:bookmarkStart w:id="1981" w:name="_Toc479145670"/>
      <w:r>
        <w:t>Jonah’s Fast</w:t>
      </w:r>
      <w:bookmarkEnd w:id="1978"/>
      <w:bookmarkEnd w:id="1979"/>
      <w:bookmarkEnd w:id="1980"/>
      <w:bookmarkEnd w:id="1981"/>
    </w:p>
    <w:p w14:paraId="7A658690" w14:textId="77777777" w:rsidR="001E5E16" w:rsidRPr="001E5E16" w:rsidRDefault="001E5E16" w:rsidP="001E5E16">
      <w:pPr>
        <w:pStyle w:val="Heading4"/>
      </w:pPr>
      <w:bookmarkStart w:id="1982" w:name="_Ref434478053"/>
      <w:r>
        <w:t>The Doxology</w:t>
      </w:r>
      <w:r w:rsidR="00E21EA3">
        <w:t xml:space="preserve"> of Jonah’s Fast</w:t>
      </w:r>
      <w:bookmarkEnd w:id="1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3" w:name="_Toc410196228"/>
      <w:bookmarkStart w:id="1984" w:name="_Toc410196470"/>
      <w:bookmarkStart w:id="1985" w:name="_Toc410196972"/>
      <w:bookmarkStart w:id="1986" w:name="_Toc479145671"/>
      <w:r>
        <w:t>Jonah’s Feast</w:t>
      </w:r>
      <w:bookmarkEnd w:id="1983"/>
      <w:bookmarkEnd w:id="1984"/>
      <w:bookmarkEnd w:id="1985"/>
      <w:bookmarkEnd w:id="1986"/>
    </w:p>
    <w:p w14:paraId="6EE6C439" w14:textId="77777777" w:rsidR="00495F1A" w:rsidRDefault="00495F1A" w:rsidP="00495F1A">
      <w:pPr>
        <w:pStyle w:val="Heading3"/>
      </w:pPr>
      <w:bookmarkStart w:id="1987" w:name="_Toc410196229"/>
      <w:bookmarkStart w:id="1988" w:name="_Toc410196471"/>
      <w:bookmarkStart w:id="1989" w:name="_Toc410196973"/>
      <w:bookmarkStart w:id="1990" w:name="_Toc479145672"/>
      <w:r>
        <w:t>Great Lent</w:t>
      </w:r>
      <w:bookmarkEnd w:id="1987"/>
      <w:bookmarkEnd w:id="1988"/>
      <w:bookmarkEnd w:id="1989"/>
      <w:bookmarkEnd w:id="1990"/>
    </w:p>
    <w:p w14:paraId="100B48D2" w14:textId="61FB6051" w:rsidR="008C6F4C" w:rsidRDefault="008C6F4C" w:rsidP="008C6F4C">
      <w:pPr>
        <w:pStyle w:val="Heading4"/>
      </w:pPr>
      <w:bookmarkStart w:id="199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2"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1"/>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3" w:name="_Ref434478104"/>
      <w:r>
        <w:lastRenderedPageBreak/>
        <w:t>The Doxology</w:t>
      </w:r>
      <w:r w:rsidR="00E21EA3">
        <w:t xml:space="preserve"> for Weekdays in Great Lent</w:t>
      </w:r>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4"/>
            <w:r>
              <w:t>ⲛⲓⲉ̀ⲛⲉϩ</w:t>
            </w:r>
            <w:commentRangeEnd w:id="1994"/>
            <w:r>
              <w:rPr>
                <w:rStyle w:val="CommentReference"/>
                <w:rFonts w:ascii="Times New Roman" w:hAnsi="Times New Roman" w:cstheme="minorBidi"/>
                <w:noProof w:val="0"/>
              </w:rPr>
              <w:commentReference w:id="1994"/>
            </w:r>
            <w:r>
              <w:t>.</w:t>
            </w:r>
          </w:p>
        </w:tc>
      </w:tr>
    </w:tbl>
    <w:p w14:paraId="1A70F51E" w14:textId="77777777" w:rsidR="00420CFA" w:rsidRPr="001E5E16" w:rsidRDefault="00420CFA" w:rsidP="00420CFA">
      <w:pPr>
        <w:pStyle w:val="Heading4"/>
      </w:pPr>
      <w:bookmarkStart w:id="1995" w:name="_Ref434478128"/>
      <w:r>
        <w:lastRenderedPageBreak/>
        <w:t>A Second Doxology for Weekdays</w:t>
      </w:r>
      <w:r w:rsidR="00E21EA3">
        <w:t xml:space="preserve">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6"/>
            <w:r>
              <w:t xml:space="preserve">He </w:t>
            </w:r>
            <w:r w:rsidR="00253DD3">
              <w:t>humiliated</w:t>
            </w:r>
          </w:p>
          <w:p w14:paraId="774AFAE4" w14:textId="77777777" w:rsidR="00420CFA" w:rsidRDefault="00420CFA" w:rsidP="00420CFA">
            <w:pPr>
              <w:pStyle w:val="EngHangEnd"/>
            </w:pPr>
            <w:r>
              <w:t>The Tempter</w:t>
            </w:r>
            <w:commentRangeEnd w:id="1996"/>
            <w:r>
              <w:rPr>
                <w:rStyle w:val="CommentReference"/>
              </w:rPr>
              <w:commentReference w:id="199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7"/>
            <w:r>
              <w:t>“Fast in watchfulness</w:t>
            </w:r>
          </w:p>
          <w:p w14:paraId="6B2FDE71" w14:textId="77777777" w:rsidR="00420CFA" w:rsidRDefault="00420CFA" w:rsidP="00420CFA">
            <w:pPr>
              <w:pStyle w:val="EngHangEnd"/>
            </w:pPr>
            <w:r>
              <w:t>By day and by night.”</w:t>
            </w:r>
            <w:commentRangeEnd w:id="1997"/>
            <w:r>
              <w:rPr>
                <w:rStyle w:val="CommentReference"/>
              </w:rPr>
              <w:commentReference w:id="199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8" w:name="_Ref434478147"/>
      <w:r>
        <w:t>A Third</w:t>
      </w:r>
      <w:r w:rsidR="00420CFA">
        <w:t xml:space="preserve"> Doxology</w:t>
      </w:r>
      <w:r>
        <w:t xml:space="preserve"> for Weekdays</w:t>
      </w:r>
      <w:r w:rsidR="00E21EA3">
        <w:t xml:space="preserve"> in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99" w:name="_Ref434478172"/>
      <w:r>
        <w:lastRenderedPageBreak/>
        <w:t xml:space="preserve">The </w:t>
      </w:r>
      <w:r w:rsidR="007A72D2">
        <w:t xml:space="preserve">Fourth </w:t>
      </w:r>
      <w:r>
        <w:t>Doxology</w:t>
      </w:r>
      <w:r w:rsidR="007A72D2">
        <w:t xml:space="preserve"> </w:t>
      </w:r>
      <w:r w:rsidR="00E21EA3">
        <w:t>for Great Lent</w:t>
      </w:r>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0"/>
            <w:r>
              <w:t xml:space="preserve">Ϯⲛⲏⲥⲧⲓⲁ̀ </w:t>
            </w:r>
            <w:commentRangeEnd w:id="2000"/>
            <w:r>
              <w:rPr>
                <w:rStyle w:val="CommentReference"/>
                <w:rFonts w:ascii="Times New Roman" w:hAnsi="Times New Roman" w:cstheme="minorBidi"/>
                <w:noProof w:val="0"/>
              </w:rPr>
              <w:commentReference w:id="200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1"/>
            <w:r>
              <w:t>pretense</w:t>
            </w:r>
            <w:commentRangeEnd w:id="2001"/>
            <w:r>
              <w:rPr>
                <w:rStyle w:val="CommentReference"/>
              </w:rPr>
              <w:commentReference w:id="200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2"/>
            <w:r>
              <w:t>strugglers</w:t>
            </w:r>
            <w:commentRangeEnd w:id="2002"/>
            <w:r>
              <w:rPr>
                <w:rStyle w:val="CommentReference"/>
              </w:rPr>
              <w:commentReference w:id="200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3"/>
            <w:r>
              <w:t>martyrdom</w:t>
            </w:r>
            <w:commentRangeEnd w:id="2003"/>
            <w:r>
              <w:rPr>
                <w:rStyle w:val="CommentReference"/>
              </w:rPr>
              <w:commentReference w:id="200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4"/>
            <w:r>
              <w:t xml:space="preserve">carries </w:t>
            </w:r>
            <w:commentRangeEnd w:id="2004"/>
            <w:r>
              <w:rPr>
                <w:rStyle w:val="CommentReference"/>
              </w:rPr>
              <w:commentReference w:id="200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5"/>
            <w:r>
              <w:t>assembly</w:t>
            </w:r>
            <w:commentRangeEnd w:id="2005"/>
            <w:r>
              <w:rPr>
                <w:rStyle w:val="CommentReference"/>
              </w:rPr>
              <w:commentReference w:id="2005"/>
            </w:r>
            <w:r>
              <w:t>,</w:t>
            </w:r>
          </w:p>
          <w:p w14:paraId="33941A18" w14:textId="77777777" w:rsidR="006A78B4" w:rsidRDefault="006A78B4" w:rsidP="006A78B4">
            <w:pPr>
              <w:pStyle w:val="EngHangEnd"/>
            </w:pPr>
            <w:r>
              <w:t xml:space="preserve">From now until the </w:t>
            </w:r>
            <w:commentRangeStart w:id="2006"/>
            <w:r>
              <w:t>ages of ages</w:t>
            </w:r>
            <w:commentRangeEnd w:id="2006"/>
            <w:r>
              <w:rPr>
                <w:rStyle w:val="CommentReference"/>
              </w:rPr>
              <w:commentReference w:id="200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7" w:name="_Ref434476347"/>
      <w:r>
        <w:t>The Psali Adam</w:t>
      </w:r>
      <w:r w:rsidR="006C1B94">
        <w:t xml:space="preserve"> for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8" w:name="_Ref434476369"/>
      <w:r>
        <w:t>The Psali Batos</w:t>
      </w:r>
      <w:r w:rsidR="006C1B94">
        <w:t xml:space="preserve"> for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09" w:name="_Toc410196230"/>
      <w:bookmarkStart w:id="2010" w:name="_Toc410196472"/>
      <w:bookmarkStart w:id="2011" w:name="_Toc410196974"/>
      <w:bookmarkStart w:id="201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09"/>
      <w:bookmarkEnd w:id="2010"/>
      <w:bookmarkEnd w:id="2011"/>
      <w:bookmarkEnd w:id="2012"/>
    </w:p>
    <w:p w14:paraId="536840DE" w14:textId="77777777" w:rsidR="00EC2AEB" w:rsidRPr="001E5E16" w:rsidRDefault="00EC2AEB" w:rsidP="00EC2AEB">
      <w:pPr>
        <w:pStyle w:val="Heading4"/>
      </w:pPr>
      <w:bookmarkStart w:id="2013" w:name="_Ref434478195"/>
      <w:r>
        <w:t>The Doxology</w:t>
      </w:r>
      <w:r w:rsidR="00E21EA3">
        <w:t xml:space="preserve"> for Lazarus Saturday</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4" w:name="_Ref434476394"/>
      <w:r>
        <w:t>The Psali Batos</w:t>
      </w:r>
      <w:r w:rsidR="006C1B94">
        <w:t xml:space="preserve"> for Lazarus Saturday</w:t>
      </w:r>
      <w:bookmarkEnd w:id="2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5"/>
            <w:r>
              <w:t>With glory befitting You</w:t>
            </w:r>
            <w:commentRangeEnd w:id="2015"/>
            <w:r>
              <w:rPr>
                <w:rStyle w:val="CommentReference"/>
              </w:rPr>
              <w:commentReference w:id="201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6" w:name="_Toc410196231"/>
      <w:bookmarkStart w:id="2017" w:name="_Toc410196473"/>
      <w:bookmarkStart w:id="2018" w:name="_Toc410196975"/>
      <w:bookmarkStart w:id="2019" w:name="_Toc479145674"/>
      <w:r>
        <w:t>Palm Sunday</w:t>
      </w:r>
      <w:bookmarkEnd w:id="2016"/>
      <w:bookmarkEnd w:id="2017"/>
      <w:bookmarkEnd w:id="2018"/>
      <w:bookmarkEnd w:id="2019"/>
    </w:p>
    <w:p w14:paraId="1C79214B" w14:textId="452580E2" w:rsidR="00B91DD6" w:rsidRPr="00B91DD6" w:rsidRDefault="00B91DD6" w:rsidP="00B91DD6">
      <w:pPr>
        <w:pStyle w:val="Heading4"/>
        <w:rPr>
          <w:rFonts w:ascii="Arial Unicode MS" w:eastAsia="Arial Unicode MS" w:hAnsi="Arial Unicode MS" w:cs="Arial Unicode MS"/>
        </w:rPr>
      </w:pPr>
      <w:bookmarkStart w:id="202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1" w:name="_Ref485108442"/>
      <w:r>
        <w:lastRenderedPageBreak/>
        <w:t xml:space="preserve">The </w:t>
      </w:r>
      <w:r w:rsidR="00FA139D">
        <w:t xml:space="preserve">First </w:t>
      </w:r>
      <w:r>
        <w:t>Doxology</w:t>
      </w:r>
      <w:r w:rsidR="00E21EA3">
        <w:t xml:space="preserve"> for Palm Sunday</w:t>
      </w:r>
      <w:bookmarkEnd w:id="2020"/>
      <w:bookmarkEnd w:id="2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2"/>
            <w:r>
              <w:t>To the ages.</w:t>
            </w:r>
            <w:commentRangeEnd w:id="2022"/>
            <w:r>
              <w:rPr>
                <w:rStyle w:val="CommentReference"/>
              </w:rPr>
              <w:commentReference w:id="202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3" w:name="_Ref434478234"/>
      <w:r>
        <w:t>The Second Doxology</w:t>
      </w:r>
      <w:r w:rsidR="00E21EA3">
        <w:t xml:space="preserve"> for Palm Sunday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4" w:name="_Ref434478255"/>
      <w:r>
        <w:lastRenderedPageBreak/>
        <w:t>The Third Doxology</w:t>
      </w:r>
      <w:r w:rsidR="00E21EA3">
        <w:t xml:space="preserve"> for Palm Sunday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8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5"/>
            <w:r>
              <w:t xml:space="preserve">is </w:t>
            </w:r>
            <w:commentRangeEnd w:id="2025"/>
            <w:r>
              <w:rPr>
                <w:rStyle w:val="CommentReference"/>
              </w:rPr>
              <w:commentReference w:id="202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7" w:name="_Ref485192297"/>
      <w:r>
        <w:t>The Psali Adam</w:t>
      </w:r>
      <w:r w:rsidR="006C1B94">
        <w:t xml:space="preserve"> for Palm Sunday</w:t>
      </w:r>
      <w:bookmarkEnd w:id="2026"/>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8"/>
            <w:r>
              <w:t xml:space="preserve">Offer </w:t>
            </w:r>
            <w:commentRangeEnd w:id="2028"/>
            <w:r>
              <w:rPr>
                <w:rStyle w:val="CommentReference"/>
              </w:rPr>
              <w:commentReference w:id="20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29"/>
            <w:r>
              <w:t>Kranion</w:t>
            </w:r>
            <w:commentRangeEnd w:id="2029"/>
            <w:r>
              <w:rPr>
                <w:rStyle w:val="CommentReference"/>
              </w:rPr>
              <w:commentReference w:id="20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0" w:name="_Toc479145675"/>
      <w:bookmarkStart w:id="2031" w:name="_Toc410196232"/>
      <w:bookmarkStart w:id="2032" w:name="_Toc410196474"/>
      <w:bookmarkStart w:id="2033"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4" w:name="_Ref485365426"/>
      <w:r>
        <w:t>Bright</w:t>
      </w:r>
      <w:r w:rsidR="003E106D">
        <w:t xml:space="preserve"> Saturday</w:t>
      </w:r>
      <w:bookmarkEnd w:id="2030"/>
      <w:bookmarkEnd w:id="2034"/>
    </w:p>
    <w:p w14:paraId="65F4337A" w14:textId="2CA465AF" w:rsidR="003E106D" w:rsidRDefault="003E106D" w:rsidP="003E106D">
      <w:pPr>
        <w:pStyle w:val="Heading4"/>
      </w:pPr>
      <w:bookmarkStart w:id="2035" w:name="_Ref435562018"/>
      <w:r>
        <w:t>The Psali Batos for the Joyous Saturday</w:t>
      </w:r>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6"/>
            <w:r>
              <w:t xml:space="preserve">abolished </w:t>
            </w:r>
            <w:commentRangeEnd w:id="2036"/>
            <w:r>
              <w:rPr>
                <w:rStyle w:val="CommentReference"/>
              </w:rPr>
              <w:commentReference w:id="20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7"/>
            <w:r>
              <w:t>power</w:t>
            </w:r>
            <w:commentRangeEnd w:id="2037"/>
            <w:r>
              <w:rPr>
                <w:rStyle w:val="CommentReference"/>
              </w:rPr>
              <w:commentReference w:id="20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8" w:name="_Toc479145676"/>
      <w:bookmarkEnd w:id="2031"/>
      <w:bookmarkEnd w:id="2032"/>
      <w:bookmarkEnd w:id="2033"/>
      <w:r>
        <w:rPr>
          <w:lang w:val="en-US"/>
        </w:rPr>
        <w:t>Pascha</w:t>
      </w:r>
      <w:bookmarkEnd w:id="203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3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0" w:name="_Ref485108466"/>
      <w:r>
        <w:t>The Doxology</w:t>
      </w:r>
      <w:r w:rsidR="00E21EA3">
        <w:t xml:space="preserve"> for </w:t>
      </w:r>
      <w:r w:rsidR="00D22853">
        <w:t>Pascha</w:t>
      </w:r>
      <w:bookmarkEnd w:id="2039"/>
      <w:bookmarkEnd w:id="2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1"/>
            <w:r>
              <w:t>Name</w:t>
            </w:r>
            <w:commentRangeEnd w:id="2041"/>
            <w:r>
              <w:rPr>
                <w:rStyle w:val="CommentReference"/>
              </w:rPr>
              <w:commentReference w:id="204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2" w:name="_Ref434478317"/>
      <w:r>
        <w:t>A</w:t>
      </w:r>
      <w:r w:rsidR="00E21EA3">
        <w:t>nother</w:t>
      </w:r>
      <w:r>
        <w:t xml:space="preserve"> Doxology</w:t>
      </w:r>
      <w:r w:rsidR="00E21EA3">
        <w:t xml:space="preserve"> </w:t>
      </w:r>
      <w:r w:rsidR="00D22853">
        <w:t>Pascha</w:t>
      </w:r>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3" w:name="_Ref434478347"/>
      <w:r>
        <w:lastRenderedPageBreak/>
        <w:t>A Doxology for Archangel Michael</w:t>
      </w:r>
      <w:r w:rsidR="00E21EA3">
        <w:t xml:space="preserve"> </w:t>
      </w:r>
      <w:r w:rsidR="00D22853">
        <w:t>Pascha</w:t>
      </w:r>
      <w:bookmarkEnd w:id="2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5" w:name="_Ref485192337"/>
      <w:r>
        <w:t>The Psali Adam</w:t>
      </w:r>
      <w:r w:rsidR="006C1B94">
        <w:t xml:space="preserve"> </w:t>
      </w:r>
      <w:r w:rsidR="00D22853">
        <w:t>Pascha</w:t>
      </w:r>
      <w:bookmarkEnd w:id="2044"/>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6" w:name="_Ref434476459"/>
      <w:r>
        <w:t>The Psali Batos</w:t>
      </w:r>
      <w:r w:rsidR="006C1B94">
        <w:t xml:space="preserve"> </w:t>
      </w:r>
      <w:r w:rsidR="00D22853">
        <w:t>Pascha</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7" w:name="_Toc479145677"/>
      <w:bookmarkStart w:id="2048" w:name="_Toc410196233"/>
      <w:bookmarkStart w:id="2049" w:name="_Toc410196475"/>
      <w:bookmarkStart w:id="205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1" w:name="_Toc479145678"/>
      <w:r>
        <w:t>Thomas Sunday</w:t>
      </w:r>
      <w:bookmarkEnd w:id="2048"/>
      <w:bookmarkEnd w:id="2049"/>
      <w:bookmarkEnd w:id="2050"/>
      <w:bookmarkEnd w:id="2051"/>
    </w:p>
    <w:p w14:paraId="1CFE554E" w14:textId="77777777" w:rsidR="00EC2AEB" w:rsidRDefault="00EC2AEB" w:rsidP="00EC2AEB">
      <w:pPr>
        <w:pStyle w:val="Heading4"/>
      </w:pPr>
      <w:bookmarkStart w:id="2052" w:name="_Ref434478375"/>
      <w:r>
        <w:t>The Doxology</w:t>
      </w:r>
      <w:r w:rsidR="00E21EA3">
        <w:t xml:space="preserve"> for Thomas Sunday</w:t>
      </w:r>
      <w:bookmarkEnd w:id="2052"/>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3"/>
            <w:r>
              <w:t xml:space="preserve">Jesus </w:t>
            </w:r>
            <w:commentRangeEnd w:id="2053"/>
            <w:r>
              <w:rPr>
                <w:rStyle w:val="CommentReference"/>
                <w:rFonts w:ascii="Times New Roman" w:hAnsi="Times New Roman"/>
              </w:rPr>
              <w:commentReference w:id="20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4" w:name="_Toc410196235"/>
      <w:bookmarkStart w:id="2055" w:name="_Toc410196477"/>
      <w:bookmarkStart w:id="2056" w:name="_Toc410196979"/>
      <w:bookmarkStart w:id="2057" w:name="_Toc479145679"/>
      <w:r>
        <w:lastRenderedPageBreak/>
        <w:t>Ascension</w:t>
      </w:r>
      <w:bookmarkEnd w:id="2054"/>
      <w:bookmarkEnd w:id="2055"/>
      <w:bookmarkEnd w:id="2056"/>
      <w:bookmarkEnd w:id="2057"/>
    </w:p>
    <w:p w14:paraId="55079EBC" w14:textId="6DF7C14F" w:rsidR="000437A2" w:rsidRDefault="000437A2" w:rsidP="000437A2">
      <w:pPr>
        <w:pStyle w:val="Heading4"/>
      </w:pPr>
      <w:bookmarkStart w:id="205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59" w:name="_Ref485108492"/>
      <w:r>
        <w:t>The Doxology</w:t>
      </w:r>
      <w:r w:rsidR="00CC1CA8">
        <w:t xml:space="preserve"> for the Ascension</w:t>
      </w:r>
      <w:bookmarkEnd w:id="2058"/>
      <w:bookmarkEnd w:id="2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0"/>
            <w:r>
              <w:t>Name</w:t>
            </w:r>
            <w:commentRangeEnd w:id="2060"/>
            <w:r>
              <w:rPr>
                <w:rStyle w:val="CommentReference"/>
              </w:rPr>
              <w:commentReference w:id="20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1"/>
            <w:r>
              <w:t>to Him</w:t>
            </w:r>
            <w:commentRangeEnd w:id="2061"/>
            <w:r>
              <w:rPr>
                <w:rStyle w:val="CommentReference"/>
              </w:rPr>
              <w:commentReference w:id="20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2"/>
            <w:r>
              <w:t>might</w:t>
            </w:r>
            <w:commentRangeEnd w:id="2062"/>
            <w:r>
              <w:rPr>
                <w:rStyle w:val="CommentReference"/>
              </w:rPr>
              <w:commentReference w:id="20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4" w:name="_Ref434476482"/>
      <w:r>
        <w:t>The Psali Adam</w:t>
      </w:r>
      <w:r w:rsidR="006C1B94">
        <w:t xml:space="preserve"> for the Ascension</w:t>
      </w:r>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5" w:name="_Ref434476541"/>
      <w:r>
        <w:t>The Psali Batos</w:t>
      </w:r>
      <w:r w:rsidR="006C1B94">
        <w:t xml:space="preserve"> for the Ascension</w:t>
      </w:r>
      <w:bookmarkEnd w:id="2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6"/>
            <w:r>
              <w:t>miracles</w:t>
            </w:r>
            <w:commentRangeEnd w:id="2066"/>
            <w:r>
              <w:rPr>
                <w:rStyle w:val="CommentReference"/>
              </w:rPr>
              <w:commentReference w:id="20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7" w:name="_Toc410196236"/>
      <w:bookmarkStart w:id="2068" w:name="_Toc410196478"/>
      <w:bookmarkStart w:id="2069" w:name="_Toc410196980"/>
      <w:bookmarkStart w:id="207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7"/>
      <w:bookmarkEnd w:id="2068"/>
      <w:bookmarkEnd w:id="2069"/>
      <w:bookmarkEnd w:id="2070"/>
    </w:p>
    <w:p w14:paraId="32BBB15A" w14:textId="73B730F0" w:rsidR="00D46EC1" w:rsidRPr="00924C51" w:rsidRDefault="00D46EC1" w:rsidP="00D46EC1">
      <w:pPr>
        <w:pStyle w:val="Heading4"/>
      </w:pPr>
      <w:bookmarkStart w:id="207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2" w:name="_Ref485108524"/>
      <w:r>
        <w:t>The Doxology</w:t>
      </w:r>
      <w:r w:rsidR="00CC1CA8">
        <w:t xml:space="preserve"> for Pentecost</w:t>
      </w:r>
      <w:bookmarkEnd w:id="2071"/>
      <w:bookmarkEnd w:id="2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3"/>
            <w:r>
              <w:t>Name</w:t>
            </w:r>
            <w:commentRangeEnd w:id="2073"/>
            <w:r>
              <w:rPr>
                <w:rStyle w:val="CommentReference"/>
              </w:rPr>
              <w:commentReference w:id="20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4"/>
            <w:r>
              <w:t>to Him</w:t>
            </w:r>
            <w:commentRangeEnd w:id="2074"/>
            <w:r>
              <w:rPr>
                <w:rStyle w:val="CommentReference"/>
              </w:rPr>
              <w:commentReference w:id="20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5"/>
            <w:r>
              <w:t>might</w:t>
            </w:r>
            <w:commentRangeEnd w:id="2075"/>
            <w:r>
              <w:rPr>
                <w:rStyle w:val="CommentReference"/>
              </w:rPr>
              <w:commentReference w:id="20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6" w:name="_Ref434476566"/>
      <w:r>
        <w:lastRenderedPageBreak/>
        <w:t>The Psali Adam</w:t>
      </w:r>
      <w:r w:rsidR="006C1B94">
        <w:t xml:space="preserve"> for Pentecost</w:t>
      </w:r>
      <w:bookmarkEnd w:id="2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7" w:name="_Toc485884458"/>
      <w:r>
        <w:lastRenderedPageBreak/>
        <w:t>Index of Psalis</w:t>
      </w:r>
      <w:bookmarkEnd w:id="2077"/>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 xml:space="preserve">The Psali </w:t>
      </w:r>
      <w:commentRangeStart w:id="2078"/>
      <w:r w:rsidR="000E2EAC">
        <w:t xml:space="preserve">Adam </w:t>
      </w:r>
      <w:commentRangeEnd w:id="2078"/>
      <w:r w:rsidR="000E2EAC">
        <w:t>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79" w:name="_Toc485884459"/>
      <w:r>
        <w:lastRenderedPageBreak/>
        <w:t>Index of Doxologies</w:t>
      </w:r>
      <w:bookmarkEnd w:id="2079"/>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0" w:name="_Ref435642966"/>
      <w:r>
        <w:t>Seasonal Doxologies</w:t>
      </w:r>
      <w:bookmarkEnd w:id="2080"/>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1" w:name="_Ref435643009"/>
      <w:r>
        <w:t>Saints’ Doxologies</w:t>
      </w:r>
      <w:bookmarkEnd w:id="2081"/>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0E2EAC"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 xml:space="preserve">It is a good thing to confess </w:t>
      </w:r>
      <w:commentRangeStart w:id="2082"/>
      <w:r>
        <w:rPr>
          <w:lang w:val="en-GB"/>
        </w:rPr>
        <w:t xml:space="preserve">to </w:t>
      </w:r>
      <w:commentRangeEnd w:id="2082"/>
      <w:r>
        <w:rPr>
          <w:lang w:val="en-GB"/>
        </w:rPr>
        <w:t>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6"/>
          <w:headerReference w:type="default" r:id="rId27"/>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8"/>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3"/>
            <w:r w:rsidRPr="007425E1">
              <w:t xml:space="preserve">May </w:t>
            </w:r>
            <w:commentRangeEnd w:id="2083"/>
            <w:r>
              <w:rPr>
                <w:rStyle w:val="CommentReference"/>
                <w:rFonts w:eastAsiaTheme="minorHAnsi" w:cstheme="minorBidi"/>
                <w:color w:val="auto"/>
                <w:lang w:val="en-CA"/>
              </w:rPr>
              <w:commentReference w:id="208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9"/>
      <w:headerReference w:type="default" r:id="rId3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0E2EAC" w:rsidRDefault="000E2EAC"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0E2EAC" w:rsidRDefault="000E2EAC">
      <w:pPr>
        <w:pStyle w:val="CommentText"/>
      </w:pPr>
      <w:r>
        <w:rPr>
          <w:rStyle w:val="CommentReference"/>
        </w:rPr>
        <w:annotationRef/>
      </w:r>
      <w:r>
        <w:t>Compare to various translations</w:t>
      </w:r>
    </w:p>
  </w:comment>
  <w:comment w:id="92" w:author="Windows User" w:date="2015-10-30T12:37:00Z" w:initials="WU">
    <w:p w14:paraId="00B9961B" w14:textId="77777777" w:rsidR="000E2EAC" w:rsidRDefault="000E2EAC">
      <w:pPr>
        <w:pStyle w:val="CommentText"/>
      </w:pPr>
      <w:r>
        <w:rPr>
          <w:rStyle w:val="CommentReference"/>
        </w:rPr>
        <w:annotationRef/>
      </w:r>
      <w:r>
        <w:t>Is this supposed to be doubled?</w:t>
      </w:r>
    </w:p>
  </w:comment>
  <w:comment w:id="93" w:author="Windows User" w:date="2015-11-27T20:09:00Z" w:initials="WU">
    <w:p w14:paraId="218998C8" w14:textId="77777777" w:rsidR="000E2EAC" w:rsidRDefault="000E2EAC"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0E2EAC" w:rsidRDefault="000E2EAC">
      <w:pPr>
        <w:pStyle w:val="CommentText"/>
      </w:pPr>
      <w:r>
        <w:rPr>
          <w:rStyle w:val="CommentReference"/>
        </w:rPr>
        <w:annotationRef/>
      </w:r>
      <w:r>
        <w:t>Does this go before Creed?</w:t>
      </w:r>
    </w:p>
  </w:comment>
  <w:comment w:id="97" w:author="Windows User" w:date="2015-11-06T13:03:00Z" w:initials="WU">
    <w:p w14:paraId="6B9D0F75" w14:textId="77777777" w:rsidR="000E2EAC" w:rsidRDefault="000E2EAC">
      <w:pPr>
        <w:pStyle w:val="CommentText"/>
      </w:pPr>
      <w:r>
        <w:rPr>
          <w:rStyle w:val="CommentReference"/>
        </w:rPr>
        <w:annotationRef/>
      </w:r>
      <w:r>
        <w:t>Coptic reader has Ps 3 here!</w:t>
      </w:r>
    </w:p>
  </w:comment>
  <w:comment w:id="114" w:author="Windows User" w:date="2015-11-02T08:54:00Z" w:initials="WU">
    <w:p w14:paraId="0366F544" w14:textId="77777777" w:rsidR="000E2EAC" w:rsidRDefault="000E2EAC">
      <w:pPr>
        <w:pStyle w:val="CommentText"/>
      </w:pPr>
      <w:r>
        <w:rPr>
          <w:rStyle w:val="CommentReference"/>
        </w:rPr>
        <w:annotationRef/>
      </w:r>
      <w:r>
        <w:t>Is there a phrase missing here?</w:t>
      </w:r>
    </w:p>
  </w:comment>
  <w:comment w:id="120" w:author="Windows User" w:date="2015-10-30T08:56:00Z" w:initials="WU">
    <w:p w14:paraId="1FDBEBA0" w14:textId="77777777" w:rsidR="000E2EAC" w:rsidRDefault="000E2EAC">
      <w:pPr>
        <w:pStyle w:val="CommentText"/>
      </w:pPr>
      <w:r>
        <w:rPr>
          <w:rStyle w:val="CommentReference"/>
        </w:rPr>
        <w:annotationRef/>
      </w:r>
      <w:r>
        <w:t>Should Glory be be here?</w:t>
      </w:r>
    </w:p>
  </w:comment>
  <w:comment w:id="125" w:author="Brett Slote" w:date="2016-05-02T12:37:00Z" w:initials="BS">
    <w:p w14:paraId="6A57FE90" w14:textId="269377C2" w:rsidR="000E2EAC" w:rsidRDefault="000E2EAC">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0E2EAC" w:rsidRDefault="000E2EAC"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0E2EAC" w:rsidRDefault="000E2EAC" w:rsidP="000C38C3">
      <w:pPr>
        <w:pStyle w:val="CommentText"/>
      </w:pPr>
      <w:r>
        <w:rPr>
          <w:rStyle w:val="CommentReference"/>
        </w:rPr>
        <w:annotationRef/>
      </w:r>
      <w:r>
        <w:t>works or deeds?</w:t>
      </w:r>
    </w:p>
  </w:comment>
  <w:comment w:id="128" w:author="Windows User" w:date="2015-11-21T13:24:00Z" w:initials="WU">
    <w:p w14:paraId="00EA2A44" w14:textId="77777777" w:rsidR="000E2EAC" w:rsidRDefault="000E2EAC" w:rsidP="000C38C3">
      <w:pPr>
        <w:pStyle w:val="CommentText"/>
      </w:pPr>
      <w:r>
        <w:rPr>
          <w:rStyle w:val="CommentReference"/>
        </w:rPr>
        <w:annotationRef/>
      </w:r>
      <w:r>
        <w:t>review</w:t>
      </w:r>
    </w:p>
  </w:comment>
  <w:comment w:id="129" w:author="Windows User" w:date="2015-10-30T08:56:00Z" w:initials="BS">
    <w:p w14:paraId="326418FE" w14:textId="77777777" w:rsidR="000E2EAC" w:rsidRDefault="000E2EAC" w:rsidP="000C38C3">
      <w:pPr>
        <w:pStyle w:val="CommentText"/>
      </w:pPr>
      <w:r>
        <w:rPr>
          <w:rStyle w:val="CommentReference"/>
        </w:rPr>
        <w:annotationRef/>
      </w:r>
      <w:r>
        <w:t>does Coptic have 'high'?</w:t>
      </w:r>
    </w:p>
  </w:comment>
  <w:comment w:id="130" w:author="Windows User" w:date="2015-11-21T13:24:00Z" w:initials="WU">
    <w:p w14:paraId="451F9B25" w14:textId="77777777" w:rsidR="000E2EAC" w:rsidRDefault="000E2EAC" w:rsidP="000C38C3">
      <w:pPr>
        <w:pStyle w:val="CommentText"/>
      </w:pPr>
      <w:r>
        <w:rPr>
          <w:rStyle w:val="CommentReference"/>
        </w:rPr>
        <w:annotationRef/>
      </w:r>
      <w:r>
        <w:t>review, add variant</w:t>
      </w:r>
    </w:p>
  </w:comment>
  <w:comment w:id="131" w:author="Windows User" w:date="2015-10-30T08:56:00Z" w:initials="BS">
    <w:p w14:paraId="688FBBBC" w14:textId="77777777" w:rsidR="000E2EAC" w:rsidRDefault="000E2EAC"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0E2EAC" w:rsidRDefault="000E2EAC">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0E2EAC" w:rsidRDefault="000E2EAC" w:rsidP="000278EC">
      <w:pPr>
        <w:pStyle w:val="CommentText"/>
      </w:pPr>
      <w:r>
        <w:rPr>
          <w:rStyle w:val="CommentReference"/>
        </w:rPr>
        <w:annotationRef/>
      </w:r>
      <w:r>
        <w:t>Gives light? Enlightens?</w:t>
      </w:r>
    </w:p>
  </w:comment>
  <w:comment w:id="169" w:author="Windows User" w:date="2015-10-30T08:56:00Z" w:initials="WU">
    <w:p w14:paraId="274DD96D" w14:textId="77777777" w:rsidR="000E2EAC" w:rsidRDefault="000E2EAC">
      <w:pPr>
        <w:pStyle w:val="CommentText"/>
      </w:pPr>
      <w:r>
        <w:rPr>
          <w:rStyle w:val="CommentReference"/>
        </w:rPr>
        <w:annotationRef/>
      </w:r>
      <w:r>
        <w:t>split after this vs?</w:t>
      </w:r>
    </w:p>
  </w:comment>
  <w:comment w:id="204" w:author="Windows User" w:date="2015-11-04T08:53:00Z" w:initials="WU">
    <w:p w14:paraId="057654D4" w14:textId="77777777" w:rsidR="000E2EAC" w:rsidRDefault="000E2EAC">
      <w:pPr>
        <w:pStyle w:val="CommentText"/>
      </w:pPr>
      <w:r>
        <w:rPr>
          <w:rStyle w:val="CommentReference"/>
        </w:rPr>
        <w:annotationRef/>
      </w:r>
      <w:r>
        <w:t>Life giver or giver of life?</w:t>
      </w:r>
    </w:p>
  </w:comment>
  <w:comment w:id="215" w:author="Windows User" w:date="2015-10-30T08:56:00Z" w:initials="BS">
    <w:p w14:paraId="681427A6" w14:textId="77777777" w:rsidR="000E2EAC" w:rsidRDefault="000E2EAC">
      <w:pPr>
        <w:pStyle w:val="CommentText"/>
      </w:pPr>
      <w:r>
        <w:rPr>
          <w:rStyle w:val="CommentReference"/>
        </w:rPr>
        <w:annotationRef/>
      </w:r>
      <w:r>
        <w:t>coptic has confess</w:t>
      </w:r>
    </w:p>
  </w:comment>
  <w:comment w:id="244" w:author="Microsoft Office User" w:date="2015-12-11T19:51:00Z" w:initials="Office">
    <w:p w14:paraId="593CF0B5" w14:textId="77777777" w:rsidR="000E2EAC" w:rsidRDefault="000E2EAC" w:rsidP="00704CAA">
      <w:pPr>
        <w:pStyle w:val="CommentText"/>
      </w:pPr>
      <w:r>
        <w:rPr>
          <w:rStyle w:val="CommentReference"/>
        </w:rPr>
        <w:annotationRef/>
      </w:r>
      <w:r>
        <w:t>this one needs rewording</w:t>
      </w:r>
    </w:p>
  </w:comment>
  <w:comment w:id="352" w:author="Windows User" w:date="2015-11-02T12:45:00Z" w:initials="WU">
    <w:p w14:paraId="7D99A743" w14:textId="77777777" w:rsidR="000E2EAC" w:rsidRDefault="000E2EAC"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0E2EAC" w:rsidRDefault="000E2EAC" w:rsidP="00D31F38">
      <w:pPr>
        <w:pStyle w:val="CommentText"/>
      </w:pPr>
      <w:r>
        <w:rPr>
          <w:rStyle w:val="CommentReference"/>
        </w:rPr>
        <w:annotationRef/>
      </w:r>
      <w:r>
        <w:t>flesh or body?</w:t>
      </w:r>
    </w:p>
  </w:comment>
  <w:comment w:id="354" w:author="Windows User" w:date="2015-10-30T08:56:00Z" w:initials="WU">
    <w:p w14:paraId="0375B80F" w14:textId="77777777" w:rsidR="000E2EAC" w:rsidRDefault="000E2EAC" w:rsidP="00D31F38">
      <w:pPr>
        <w:pStyle w:val="CommentText"/>
      </w:pPr>
      <w:r>
        <w:rPr>
          <w:rStyle w:val="CommentReference"/>
        </w:rPr>
        <w:annotationRef/>
      </w:r>
      <w:r>
        <w:t>Send up, or ascribe?</w:t>
      </w:r>
    </w:p>
  </w:comment>
  <w:comment w:id="355" w:author="Windows User" w:date="2015-10-30T08:56:00Z" w:initials="WU">
    <w:p w14:paraId="5622D018" w14:textId="77777777" w:rsidR="000E2EAC" w:rsidRDefault="000E2EAC" w:rsidP="00D31F38">
      <w:pPr>
        <w:pStyle w:val="CommentText"/>
      </w:pPr>
      <w:r>
        <w:rPr>
          <w:rStyle w:val="CommentReference"/>
        </w:rPr>
        <w:annotationRef/>
      </w:r>
      <w:r>
        <w:t>doxology or glorification?</w:t>
      </w:r>
    </w:p>
  </w:comment>
  <w:comment w:id="356" w:author="Windows User" w:date="2015-10-30T08:56:00Z" w:initials="WU">
    <w:p w14:paraId="10960ED9" w14:textId="77777777" w:rsidR="000E2EAC" w:rsidRDefault="000E2EAC"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0E2EAC" w:rsidRDefault="000E2EAC" w:rsidP="00D31F38">
      <w:pPr>
        <w:pStyle w:val="CommentText"/>
      </w:pPr>
      <w:r>
        <w:rPr>
          <w:rStyle w:val="CommentReference"/>
        </w:rPr>
        <w:annotationRef/>
      </w:r>
      <w:r>
        <w:t>You?</w:t>
      </w:r>
    </w:p>
  </w:comment>
  <w:comment w:id="358" w:author="Windows User" w:date="2015-10-30T08:56:00Z" w:initials="WU">
    <w:p w14:paraId="744CF838" w14:textId="77777777" w:rsidR="000E2EAC" w:rsidRDefault="000E2EAC"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0E2EAC" w:rsidRDefault="000E2EAC"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0E2EAC" w:rsidRDefault="000E2EAC" w:rsidP="00D31F38">
      <w:pPr>
        <w:pStyle w:val="CommentText"/>
      </w:pPr>
      <w:r>
        <w:rPr>
          <w:rStyle w:val="CommentReference"/>
        </w:rPr>
        <w:annotationRef/>
      </w:r>
      <w:r>
        <w:t>supplication or cry?</w:t>
      </w:r>
    </w:p>
  </w:comment>
  <w:comment w:id="361" w:author="Windows User" w:date="2015-10-30T08:56:00Z" w:initials="WU">
    <w:p w14:paraId="4FD2340C" w14:textId="77777777" w:rsidR="000E2EAC" w:rsidRDefault="000E2EAC"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0E2EAC" w:rsidRDefault="000E2EAC" w:rsidP="00D31F38">
      <w:pPr>
        <w:pStyle w:val="CommentText"/>
      </w:pPr>
      <w:r>
        <w:rPr>
          <w:rStyle w:val="CommentReference"/>
        </w:rPr>
        <w:annotationRef/>
      </w:r>
      <w:r>
        <w:t>revive or deliver?</w:t>
      </w:r>
    </w:p>
  </w:comment>
  <w:comment w:id="363" w:author="Windows User" w:date="2015-10-30T08:56:00Z" w:initials="WU">
    <w:p w14:paraId="45934B86" w14:textId="77777777" w:rsidR="000E2EAC" w:rsidRDefault="000E2EAC"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0E2EAC" w:rsidRDefault="000E2EAC" w:rsidP="00D31F38">
      <w:pPr>
        <w:pStyle w:val="CommentText"/>
      </w:pPr>
      <w:r>
        <w:rPr>
          <w:rStyle w:val="CommentReference"/>
        </w:rPr>
        <w:annotationRef/>
      </w:r>
      <w:r>
        <w:t>blessing or praise?</w:t>
      </w:r>
    </w:p>
  </w:comment>
  <w:comment w:id="365" w:author="Windows User" w:date="2015-10-30T08:56:00Z" w:initials="WU">
    <w:p w14:paraId="30167A78" w14:textId="77777777" w:rsidR="000E2EAC" w:rsidRDefault="000E2EAC"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0E2EAC" w:rsidRDefault="000E2EAC" w:rsidP="00D31F38">
      <w:pPr>
        <w:pStyle w:val="CommentText"/>
      </w:pPr>
      <w:r>
        <w:rPr>
          <w:rStyle w:val="CommentReference"/>
        </w:rPr>
        <w:annotationRef/>
      </w:r>
      <w:r>
        <w:t>rightous, true, or truth?</w:t>
      </w:r>
    </w:p>
  </w:comment>
  <w:comment w:id="367" w:author="Windows User" w:date="2015-10-30T08:56:00Z" w:initials="WU">
    <w:p w14:paraId="668FF70C" w14:textId="77777777" w:rsidR="000E2EAC" w:rsidRDefault="000E2EAC" w:rsidP="00D31F38">
      <w:pPr>
        <w:pStyle w:val="CommentText"/>
      </w:pPr>
      <w:r>
        <w:rPr>
          <w:rStyle w:val="CommentReference"/>
        </w:rPr>
        <w:annotationRef/>
      </w:r>
      <w:r>
        <w:t>meditation, or delight?</w:t>
      </w:r>
    </w:p>
  </w:comment>
  <w:comment w:id="368" w:author="Windows User" w:date="2015-10-30T08:56:00Z" w:initials="WU">
    <w:p w14:paraId="3C05865D" w14:textId="77777777" w:rsidR="000E2EAC" w:rsidRDefault="000E2EAC" w:rsidP="00D31F38">
      <w:pPr>
        <w:pStyle w:val="CommentText"/>
      </w:pPr>
      <w:r>
        <w:rPr>
          <w:rStyle w:val="CommentReference"/>
        </w:rPr>
        <w:annotationRef/>
      </w:r>
      <w:r>
        <w:t>forever or always?</w:t>
      </w:r>
    </w:p>
  </w:comment>
  <w:comment w:id="369" w:author="Windows User" w:date="2015-10-30T08:56:00Z" w:initials="WU">
    <w:p w14:paraId="3B00730E" w14:textId="77777777" w:rsidR="000E2EAC" w:rsidRDefault="000E2EAC" w:rsidP="00D31F38">
      <w:pPr>
        <w:pStyle w:val="CommentText"/>
      </w:pPr>
      <w:r>
        <w:rPr>
          <w:rStyle w:val="CommentReference"/>
        </w:rPr>
        <w:annotationRef/>
      </w:r>
      <w:r>
        <w:t>and forever?</w:t>
      </w:r>
    </w:p>
  </w:comment>
  <w:comment w:id="370" w:author="Windows User" w:date="2015-10-30T08:56:00Z" w:initials="WU">
    <w:p w14:paraId="1B4AAEB0" w14:textId="77777777" w:rsidR="000E2EAC" w:rsidRDefault="000E2EAC" w:rsidP="00D31F38">
      <w:pPr>
        <w:pStyle w:val="CommentText"/>
      </w:pPr>
      <w:r>
        <w:rPr>
          <w:rStyle w:val="CommentReference"/>
        </w:rPr>
        <w:annotationRef/>
      </w:r>
      <w:r>
        <w:t>be?</w:t>
      </w:r>
    </w:p>
  </w:comment>
  <w:comment w:id="371" w:author="Windows User" w:date="2015-10-30T08:56:00Z" w:initials="WU">
    <w:p w14:paraId="1B1C5E2C" w14:textId="77777777" w:rsidR="000E2EAC" w:rsidRDefault="000E2EAC" w:rsidP="00D31F38">
      <w:pPr>
        <w:pStyle w:val="CommentText"/>
      </w:pPr>
      <w:r>
        <w:rPr>
          <w:rStyle w:val="CommentReference"/>
        </w:rPr>
        <w:annotationRef/>
      </w:r>
      <w:r>
        <w:t>be?</w:t>
      </w:r>
    </w:p>
  </w:comment>
  <w:comment w:id="372" w:author="Windows User" w:date="2015-10-30T08:56:00Z" w:initials="WU">
    <w:p w14:paraId="2A55755C" w14:textId="77777777" w:rsidR="000E2EAC" w:rsidRDefault="000E2EAC"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0E2EAC" w:rsidRDefault="000E2EAC" w:rsidP="00D31F38">
      <w:pPr>
        <w:pStyle w:val="CommentText"/>
      </w:pPr>
      <w:r>
        <w:rPr>
          <w:rStyle w:val="CommentReference"/>
        </w:rPr>
        <w:annotationRef/>
      </w:r>
      <w:r>
        <w:t>utter or declare?</w:t>
      </w:r>
    </w:p>
  </w:comment>
  <w:comment w:id="381" w:author="Windows User" w:date="2015-10-30T08:56:00Z" w:initials="BS">
    <w:p w14:paraId="5E20C97F" w14:textId="77777777" w:rsidR="000E2EAC" w:rsidRDefault="000E2EAC" w:rsidP="00D31F38">
      <w:pPr>
        <w:pStyle w:val="CommentText"/>
      </w:pPr>
      <w:r>
        <w:rPr>
          <w:rStyle w:val="CommentReference"/>
        </w:rPr>
        <w:annotationRef/>
      </w:r>
      <w:r>
        <w:t>look at? look upon? regard?</w:t>
      </w:r>
    </w:p>
  </w:comment>
  <w:comment w:id="382" w:author="Windows User" w:date="2015-10-30T08:56:00Z" w:initials="BS">
    <w:p w14:paraId="2ADF0207" w14:textId="77777777" w:rsidR="000E2EAC" w:rsidRDefault="000E2EAC" w:rsidP="00D31F38">
      <w:pPr>
        <w:pStyle w:val="CommentText"/>
      </w:pPr>
      <w:r>
        <w:rPr>
          <w:rStyle w:val="CommentReference"/>
        </w:rPr>
        <w:annotationRef/>
      </w:r>
      <w:r>
        <w:t>no one?</w:t>
      </w:r>
    </w:p>
  </w:comment>
  <w:comment w:id="383" w:author="Windows User" w:date="2015-10-30T08:56:00Z" w:initials="BS">
    <w:p w14:paraId="485D87CE" w14:textId="77777777" w:rsidR="000E2EAC" w:rsidRDefault="000E2EAC" w:rsidP="00D31F38">
      <w:pPr>
        <w:pStyle w:val="CommentText"/>
      </w:pPr>
      <w:r>
        <w:rPr>
          <w:rStyle w:val="CommentReference"/>
        </w:rPr>
        <w:annotationRef/>
      </w:r>
      <w:r>
        <w:t>in?</w:t>
      </w:r>
    </w:p>
    <w:p w14:paraId="472FCBB1" w14:textId="77777777" w:rsidR="000E2EAC" w:rsidRDefault="000E2EAC" w:rsidP="00D31F38">
      <w:pPr>
        <w:pStyle w:val="CommentText"/>
      </w:pPr>
    </w:p>
  </w:comment>
  <w:comment w:id="384" w:author="Windows User" w:date="2015-10-30T08:56:00Z" w:initials="BS">
    <w:p w14:paraId="0FA627AF" w14:textId="77777777" w:rsidR="000E2EAC" w:rsidRDefault="000E2EAC" w:rsidP="00D31F38">
      <w:pPr>
        <w:pStyle w:val="CommentText"/>
      </w:pPr>
      <w:r>
        <w:rPr>
          <w:rStyle w:val="CommentReference"/>
        </w:rPr>
        <w:annotationRef/>
      </w:r>
      <w:r>
        <w:t>before?</w:t>
      </w:r>
    </w:p>
  </w:comment>
  <w:comment w:id="385" w:author="Windows User" w:date="2015-10-30T08:56:00Z" w:initials="BS">
    <w:p w14:paraId="744D2B01" w14:textId="77777777" w:rsidR="000E2EAC" w:rsidRDefault="000E2EAC"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0E2EAC" w:rsidRDefault="000E2EAC"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0E2EAC" w:rsidRDefault="000E2EAC"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0E2EAC" w:rsidRDefault="000E2EAC"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0E2EAC" w:rsidRDefault="000E2EAC" w:rsidP="00D31F38">
      <w:pPr>
        <w:pStyle w:val="CommentText"/>
      </w:pPr>
      <w:r>
        <w:rPr>
          <w:rStyle w:val="CommentReference"/>
        </w:rPr>
        <w:annotationRef/>
      </w:r>
      <w:r>
        <w:t>spices or ointment</w:t>
      </w:r>
    </w:p>
  </w:comment>
  <w:comment w:id="390" w:author="Windows User" w:date="2015-10-30T08:56:00Z" w:initials="BS">
    <w:p w14:paraId="5C973492" w14:textId="77777777" w:rsidR="000E2EAC" w:rsidRDefault="000E2EAC" w:rsidP="00D31F38">
      <w:pPr>
        <w:pStyle w:val="CommentText"/>
      </w:pPr>
      <w:r>
        <w:rPr>
          <w:rStyle w:val="CommentReference"/>
        </w:rPr>
        <w:annotationRef/>
      </w:r>
      <w:r>
        <w:t>Is risen or has risen?</w:t>
      </w:r>
    </w:p>
  </w:comment>
  <w:comment w:id="391" w:author="Windows User" w:date="2015-10-30T08:56:00Z" w:initials="BS">
    <w:p w14:paraId="2FC8AFF7" w14:textId="77777777" w:rsidR="000E2EAC" w:rsidRDefault="000E2EAC"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0E2EAC" w:rsidRDefault="000E2EA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0E2EAC" w:rsidRDefault="000E2EAC" w:rsidP="00D31F38">
      <w:pPr>
        <w:pStyle w:val="CommentText"/>
      </w:pPr>
      <w:r>
        <w:rPr>
          <w:rStyle w:val="CommentReference"/>
        </w:rPr>
        <w:annotationRef/>
      </w:r>
      <w:r>
        <w:t xml:space="preserve">decay? </w:t>
      </w:r>
    </w:p>
  </w:comment>
  <w:comment w:id="395" w:author="Windows User" w:date="2015-10-30T08:56:00Z" w:initials="WU">
    <w:p w14:paraId="70A28C39" w14:textId="77777777" w:rsidR="000E2EAC" w:rsidRDefault="000E2EAC"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0E2EAC" w:rsidRDefault="000E2EAC"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0E2EAC" w:rsidRDefault="000E2EAC"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0E2EAC" w:rsidRDefault="000E2EAC"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0E2EAC" w:rsidRDefault="000E2EAC"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0E2EAC" w:rsidRDefault="000E2EAC" w:rsidP="00D31F38">
      <w:pPr>
        <w:pStyle w:val="CommentText"/>
      </w:pPr>
      <w:r>
        <w:rPr>
          <w:rStyle w:val="CommentReference"/>
        </w:rPr>
        <w:annotationRef/>
      </w:r>
      <w:r>
        <w:t>crushed or destroyed?</w:t>
      </w:r>
    </w:p>
  </w:comment>
  <w:comment w:id="401" w:author="Windows User" w:date="2015-10-30T08:56:00Z" w:initials="WU">
    <w:p w14:paraId="2D37744E" w14:textId="77777777" w:rsidR="000E2EAC" w:rsidRDefault="000E2EAC"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0E2EAC" w:rsidRDefault="000E2EAC" w:rsidP="00D31F38">
      <w:pPr>
        <w:pStyle w:val="CommentText"/>
      </w:pPr>
      <w:r>
        <w:rPr>
          <w:rStyle w:val="CommentReference"/>
        </w:rPr>
        <w:annotationRef/>
      </w:r>
      <w:r>
        <w:t>sent or sent forth?</w:t>
      </w:r>
    </w:p>
  </w:comment>
  <w:comment w:id="403" w:author="Windows User" w:date="2015-10-30T08:56:00Z" w:initials="WU">
    <w:p w14:paraId="6E78BA80" w14:textId="77777777" w:rsidR="000E2EAC" w:rsidRDefault="000E2EAC" w:rsidP="00D31F38">
      <w:pPr>
        <w:pStyle w:val="CommentText"/>
      </w:pPr>
      <w:r>
        <w:rPr>
          <w:rStyle w:val="CommentReference"/>
        </w:rPr>
        <w:annotationRef/>
      </w:r>
      <w:r>
        <w:t>or saints? ft note?</w:t>
      </w:r>
    </w:p>
  </w:comment>
  <w:comment w:id="404" w:author="Windows User" w:date="2015-10-30T08:56:00Z" w:initials="WU">
    <w:p w14:paraId="2897BA2F" w14:textId="77777777" w:rsidR="000E2EAC" w:rsidRDefault="000E2EAC"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0E2EAC" w:rsidRDefault="000E2EAC" w:rsidP="00D31F38">
      <w:pPr>
        <w:pStyle w:val="CommentText"/>
      </w:pPr>
      <w:r>
        <w:rPr>
          <w:rStyle w:val="CommentReference"/>
        </w:rPr>
        <w:annotationRef/>
      </w:r>
      <w:r>
        <w:t>redeemed? or chose?</w:t>
      </w:r>
    </w:p>
  </w:comment>
  <w:comment w:id="406" w:author="Windows User" w:date="2015-10-30T08:56:00Z" w:initials="WU">
    <w:p w14:paraId="0E9DC1B8" w14:textId="77777777" w:rsidR="000E2EAC" w:rsidRDefault="000E2EAC"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0E2EAC" w:rsidRDefault="000E2EAC" w:rsidP="00D31F38">
      <w:pPr>
        <w:pStyle w:val="CommentText"/>
      </w:pPr>
      <w:r>
        <w:rPr>
          <w:rStyle w:val="CommentReference"/>
        </w:rPr>
        <w:annotationRef/>
      </w:r>
      <w:r>
        <w:t>Nets has pangs.</w:t>
      </w:r>
    </w:p>
  </w:comment>
  <w:comment w:id="408" w:author="Windows User" w:date="2015-10-30T08:56:00Z" w:initials="WU">
    <w:p w14:paraId="6297DC8C" w14:textId="77777777" w:rsidR="000E2EAC" w:rsidRDefault="000E2EAC"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0E2EAC" w:rsidRDefault="000E2EAC"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0E2EAC" w:rsidRDefault="000E2EAC"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0E2EAC" w:rsidRDefault="000E2EAC" w:rsidP="00D31F38">
      <w:pPr>
        <w:pStyle w:val="CommentText"/>
      </w:pPr>
      <w:r>
        <w:rPr>
          <w:rStyle w:val="CommentReference"/>
        </w:rPr>
        <w:annotationRef/>
      </w:r>
      <w:r>
        <w:t>For? or Since?</w:t>
      </w:r>
    </w:p>
  </w:comment>
  <w:comment w:id="412" w:author="Windows User" w:date="2015-10-30T08:56:00Z" w:initials="WU">
    <w:p w14:paraId="031A7CF6" w14:textId="77777777" w:rsidR="000E2EAC" w:rsidRDefault="000E2EAC"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0E2EAC" w:rsidRDefault="000E2EAC">
      <w:pPr>
        <w:pStyle w:val="CommentText"/>
      </w:pPr>
      <w:r>
        <w:rPr>
          <w:rStyle w:val="CommentReference"/>
        </w:rPr>
        <w:annotationRef/>
      </w:r>
      <w:r>
        <w:t>Or “he has greatly glorified Himself, as NETS?</w:t>
      </w:r>
    </w:p>
  </w:comment>
  <w:comment w:id="414" w:author="Windows User" w:date="2015-10-30T08:56:00Z" w:initials="WU">
    <w:p w14:paraId="2A38A2FD" w14:textId="77777777" w:rsidR="000E2EAC" w:rsidRDefault="000E2EAC"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0E2EAC" w:rsidRDefault="000E2EAC"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0E2EAC" w:rsidRDefault="000E2EAC" w:rsidP="00D31F38">
      <w:pPr>
        <w:pStyle w:val="CommentText"/>
      </w:pPr>
      <w:r>
        <w:rPr>
          <w:rStyle w:val="CommentReference"/>
        </w:rPr>
        <w:annotationRef/>
      </w:r>
      <w:r>
        <w:t>path or walkway?</w:t>
      </w:r>
    </w:p>
  </w:comment>
  <w:comment w:id="423" w:author="Brett Slote" w:date="2015-10-30T08:56:00Z" w:initials="BS">
    <w:p w14:paraId="049D3BBD" w14:textId="77777777" w:rsidR="000E2EAC" w:rsidRDefault="000E2EAC"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0E2EAC" w:rsidRDefault="000E2EAC"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0E2EAC" w:rsidRDefault="000E2EAC"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0E2EAC" w:rsidRDefault="000E2EAC" w:rsidP="00D31F38">
      <w:pPr>
        <w:pStyle w:val="CommentText"/>
      </w:pPr>
      <w:r>
        <w:rPr>
          <w:rStyle w:val="CommentReference"/>
        </w:rPr>
        <w:annotationRef/>
      </w:r>
      <w:r>
        <w:t>praising or singing?</w:t>
      </w:r>
    </w:p>
  </w:comment>
  <w:comment w:id="427" w:author="Windows User" w:date="2015-10-30T08:56:00Z" w:initials="WU">
    <w:p w14:paraId="56B7B31B" w14:textId="77777777" w:rsidR="000E2EAC" w:rsidRDefault="000E2EAC"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0E2EAC" w:rsidRDefault="000E2EAC" w:rsidP="00344A59">
      <w:pPr>
        <w:pStyle w:val="CommentText"/>
      </w:pPr>
      <w:r>
        <w:rPr>
          <w:rStyle w:val="CommentReference"/>
        </w:rPr>
        <w:annotationRef/>
      </w:r>
      <w:r>
        <w:t>check</w:t>
      </w:r>
    </w:p>
  </w:comment>
  <w:comment w:id="449" w:author="Windows User" w:date="2015-10-30T08:56:00Z" w:initials="BS">
    <w:p w14:paraId="396316C8" w14:textId="77777777" w:rsidR="000E2EAC" w:rsidRDefault="000E2EAC"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0E2EAC" w:rsidRDefault="000E2EA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0E2EAC" w:rsidRDefault="000E2EAC" w:rsidP="00D31F38">
      <w:pPr>
        <w:pStyle w:val="CommentText"/>
      </w:pPr>
      <w:r>
        <w:rPr>
          <w:rStyle w:val="CommentReference"/>
        </w:rPr>
        <w:annotationRef/>
      </w:r>
      <w:r>
        <w:t>heavens?</w:t>
      </w:r>
    </w:p>
  </w:comment>
  <w:comment w:id="463" w:author="Windows User" w:date="2015-10-30T08:56:00Z" w:initials="BS">
    <w:p w14:paraId="57E2DDC4" w14:textId="77777777" w:rsidR="000E2EAC" w:rsidRDefault="000E2EAC" w:rsidP="00D31F38">
      <w:pPr>
        <w:pStyle w:val="CommentText"/>
      </w:pPr>
      <w:r>
        <w:rPr>
          <w:rStyle w:val="CommentReference"/>
        </w:rPr>
        <w:annotationRef/>
      </w:r>
      <w:r>
        <w:t>NETS omits clouds</w:t>
      </w:r>
    </w:p>
  </w:comment>
  <w:comment w:id="464" w:author="Windows User" w:date="2015-10-30T08:56:00Z" w:initials="BS">
    <w:p w14:paraId="35628364" w14:textId="77777777" w:rsidR="000E2EAC" w:rsidRDefault="000E2EAC" w:rsidP="00D31F38">
      <w:pPr>
        <w:pStyle w:val="CommentText"/>
      </w:pPr>
      <w:r>
        <w:rPr>
          <w:rStyle w:val="CommentReference"/>
        </w:rPr>
        <w:annotationRef/>
      </w:r>
      <w:r>
        <w:t>NETS omits this vs</w:t>
      </w:r>
    </w:p>
  </w:comment>
  <w:comment w:id="465" w:author="Windows User" w:date="2015-10-30T08:56:00Z" w:initials="BS">
    <w:p w14:paraId="1F576F58" w14:textId="77777777" w:rsidR="000E2EAC" w:rsidRDefault="000E2EAC"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0E2EAC" w:rsidRDefault="000E2EAC"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0E2EAC" w:rsidRDefault="000E2EAC"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0E2EAC" w:rsidRDefault="000E2EAC" w:rsidP="00D31F38">
      <w:pPr>
        <w:pStyle w:val="CommentText"/>
      </w:pPr>
      <w:r>
        <w:rPr>
          <w:rStyle w:val="CommentReference"/>
        </w:rPr>
        <w:annotationRef/>
      </w:r>
      <w:r>
        <w:t>NETS has sea-monsters</w:t>
      </w:r>
    </w:p>
  </w:comment>
  <w:comment w:id="469" w:author="Windows User" w:date="2015-10-30T08:56:00Z" w:initials="BS">
    <w:p w14:paraId="43D401E2" w14:textId="77777777" w:rsidR="000E2EAC" w:rsidRDefault="000E2EAC"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0E2EAC" w:rsidRDefault="000E2EAC" w:rsidP="00D31F38">
      <w:pPr>
        <w:pStyle w:val="CommentText"/>
      </w:pPr>
      <w:r>
        <w:rPr>
          <w:rStyle w:val="CommentReference"/>
        </w:rPr>
        <w:annotationRef/>
      </w:r>
      <w:r>
        <w:t>NETS has all humans on earth</w:t>
      </w:r>
    </w:p>
  </w:comment>
  <w:comment w:id="471" w:author="Windows User" w:date="2015-10-30T08:56:00Z" w:initials="BS">
    <w:p w14:paraId="6D54AC70" w14:textId="77777777" w:rsidR="000E2EAC" w:rsidRDefault="000E2EAC"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0E2EAC" w:rsidRDefault="000E2EAC" w:rsidP="00D31F38">
      <w:pPr>
        <w:pStyle w:val="CommentText"/>
      </w:pPr>
      <w:r>
        <w:rPr>
          <w:rStyle w:val="CommentReference"/>
        </w:rPr>
        <w:annotationRef/>
      </w:r>
      <w:r>
        <w:t>NETS ends quite differently</w:t>
      </w:r>
    </w:p>
  </w:comment>
  <w:comment w:id="478" w:author="Windows User" w:date="2015-10-30T08:56:00Z" w:initials="BS">
    <w:p w14:paraId="72C14B6E" w14:textId="77777777" w:rsidR="000E2EAC" w:rsidRDefault="000E2EA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0E2EAC" w:rsidRDefault="000E2EAC" w:rsidP="003758F4">
      <w:pPr>
        <w:pStyle w:val="CommentText"/>
      </w:pPr>
      <w:r>
        <w:rPr>
          <w:rStyle w:val="CommentReference"/>
        </w:rPr>
        <w:annotationRef/>
      </w:r>
      <w:r>
        <w:t>heavens?</w:t>
      </w:r>
    </w:p>
  </w:comment>
  <w:comment w:id="480" w:author="Windows User" w:date="2015-10-30T08:56:00Z" w:initials="BS">
    <w:p w14:paraId="18B419AF" w14:textId="77777777" w:rsidR="000E2EAC" w:rsidRDefault="000E2EAC"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0E2EAC" w:rsidRDefault="000E2EAC"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0E2EAC" w:rsidRDefault="000E2EAC"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0E2EAC" w:rsidRDefault="000E2EAC" w:rsidP="003758F4">
      <w:pPr>
        <w:pStyle w:val="CommentText"/>
      </w:pPr>
      <w:r>
        <w:rPr>
          <w:rStyle w:val="CommentReference"/>
        </w:rPr>
        <w:annotationRef/>
      </w:r>
      <w:r>
        <w:t>NETS has all humans on earth</w:t>
      </w:r>
    </w:p>
  </w:comment>
  <w:comment w:id="484" w:author="Windows User" w:date="2015-10-30T08:56:00Z" w:initials="BS">
    <w:p w14:paraId="4CB6D1D8" w14:textId="77777777" w:rsidR="000E2EAC" w:rsidRDefault="000E2EAC"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0E2EAC" w:rsidRDefault="000E2EAC" w:rsidP="003758F4">
      <w:pPr>
        <w:pStyle w:val="CommentText"/>
      </w:pPr>
      <w:r>
        <w:rPr>
          <w:rStyle w:val="CommentReference"/>
        </w:rPr>
        <w:annotationRef/>
      </w:r>
      <w:r>
        <w:t>NETS ends quite differently</w:t>
      </w:r>
    </w:p>
  </w:comment>
  <w:comment w:id="487" w:author="Windows User" w:date="2015-10-30T08:56:00Z" w:initials="BS">
    <w:p w14:paraId="499D113D" w14:textId="77777777" w:rsidR="000E2EAC" w:rsidRDefault="000E2EAC" w:rsidP="00D31F38">
      <w:pPr>
        <w:pStyle w:val="CommentText"/>
      </w:pPr>
      <w:r>
        <w:rPr>
          <w:rStyle w:val="CommentReference"/>
        </w:rPr>
        <w:annotationRef/>
      </w:r>
      <w:r>
        <w:t>giver, or maker?</w:t>
      </w:r>
    </w:p>
  </w:comment>
  <w:comment w:id="488" w:author="Windows User" w:date="2015-10-30T08:56:00Z" w:initials="BS">
    <w:p w14:paraId="29AB3125" w14:textId="77777777" w:rsidR="000E2EAC" w:rsidRDefault="000E2EAC" w:rsidP="00D31F38">
      <w:pPr>
        <w:pStyle w:val="CommentText"/>
      </w:pPr>
      <w:r>
        <w:rPr>
          <w:rStyle w:val="CommentReference"/>
        </w:rPr>
        <w:annotationRef/>
      </w:r>
      <w:r>
        <w:t>even NETS has Hananias</w:t>
      </w:r>
    </w:p>
  </w:comment>
  <w:comment w:id="489" w:author="Windows User" w:date="2015-10-30T08:56:00Z" w:initials="BS">
    <w:p w14:paraId="27892612" w14:textId="77777777" w:rsidR="000E2EAC" w:rsidRDefault="000E2EAC"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0E2EAC" w:rsidRDefault="000E2EAC" w:rsidP="00D31F38">
      <w:pPr>
        <w:pStyle w:val="CommentText"/>
      </w:pPr>
      <w:r>
        <w:rPr>
          <w:rStyle w:val="CommentReference"/>
        </w:rPr>
        <w:annotationRef/>
      </w:r>
      <w:r>
        <w:t>Coptic doesn't have "Our God"</w:t>
      </w:r>
    </w:p>
  </w:comment>
  <w:comment w:id="491" w:author="Windows User" w:date="2015-10-30T08:56:00Z" w:initials="BS">
    <w:p w14:paraId="5F8EC33A" w14:textId="77777777" w:rsidR="000E2EAC" w:rsidRDefault="000E2EAC" w:rsidP="00D31F38">
      <w:pPr>
        <w:pStyle w:val="CommentText"/>
      </w:pPr>
      <w:r>
        <w:rPr>
          <w:rStyle w:val="CommentReference"/>
        </w:rPr>
        <w:annotationRef/>
      </w:r>
      <w:r>
        <w:t>celebrate or proclaim?</w:t>
      </w:r>
    </w:p>
  </w:comment>
  <w:comment w:id="492" w:author="Windows User" w:date="2015-10-30T08:56:00Z" w:initials="BS">
    <w:p w14:paraId="02E465F6" w14:textId="77777777" w:rsidR="000E2EAC" w:rsidRDefault="000E2EAC" w:rsidP="00D31F38">
      <w:pPr>
        <w:pStyle w:val="CommentText"/>
      </w:pPr>
      <w:r>
        <w:rPr>
          <w:rStyle w:val="CommentReference"/>
        </w:rPr>
        <w:annotationRef/>
      </w:r>
      <w:r>
        <w:t>persevere or be sober?</w:t>
      </w:r>
    </w:p>
  </w:comment>
  <w:comment w:id="493" w:author="Windows User" w:date="2015-10-30T08:56:00Z" w:initials="BS">
    <w:p w14:paraId="0F283256" w14:textId="77777777" w:rsidR="000E2EAC" w:rsidRDefault="000E2EAC"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0E2EAC" w:rsidRDefault="000E2EAC" w:rsidP="00D31F38">
      <w:pPr>
        <w:pStyle w:val="CommentText"/>
      </w:pPr>
      <w:r>
        <w:rPr>
          <w:rStyle w:val="CommentReference"/>
        </w:rPr>
        <w:annotationRef/>
      </w:r>
      <w:r>
        <w:t>esmo is bless, not praise...</w:t>
      </w:r>
    </w:p>
  </w:comment>
  <w:comment w:id="495" w:author="Windows User" w:date="2015-10-30T08:56:00Z" w:initials="BS">
    <w:p w14:paraId="22452F1B" w14:textId="77777777" w:rsidR="000E2EAC" w:rsidRDefault="000E2EAC"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0E2EAC" w:rsidRDefault="000E2EAC"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0E2EAC" w:rsidRDefault="000E2EAC"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0E2EAC" w:rsidRDefault="000E2EAC"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0E2EAC" w:rsidRDefault="000E2EAC" w:rsidP="00D31F38">
      <w:pPr>
        <w:pStyle w:val="CommentText"/>
      </w:pPr>
      <w:r>
        <w:rPr>
          <w:rStyle w:val="CommentReference"/>
        </w:rPr>
        <w:annotationRef/>
      </w:r>
      <w:r>
        <w:t>disobedient? heretics?</w:t>
      </w:r>
    </w:p>
  </w:comment>
  <w:comment w:id="500" w:author="Windows User" w:date="2015-10-30T08:56:00Z" w:initials="BS">
    <w:p w14:paraId="298A6523" w14:textId="77777777" w:rsidR="000E2EAC" w:rsidRDefault="000E2EAC" w:rsidP="00D31F38">
      <w:pPr>
        <w:pStyle w:val="CommentText"/>
      </w:pPr>
      <w:r>
        <w:rPr>
          <w:rStyle w:val="CommentReference"/>
        </w:rPr>
        <w:annotationRef/>
      </w:r>
      <w:r>
        <w:t>souls or spirits?</w:t>
      </w:r>
    </w:p>
  </w:comment>
  <w:comment w:id="501" w:author="Windows User" w:date="2015-10-30T08:56:00Z" w:initials="BS">
    <w:p w14:paraId="3D56C030" w14:textId="77777777" w:rsidR="000E2EAC" w:rsidRDefault="000E2EAC" w:rsidP="00D31F38">
      <w:pPr>
        <w:pStyle w:val="CommentText"/>
      </w:pPr>
      <w:r>
        <w:rPr>
          <w:rStyle w:val="CommentReference"/>
        </w:rPr>
        <w:annotationRef/>
      </w:r>
      <w:r>
        <w:t>humble or contrite?</w:t>
      </w:r>
    </w:p>
  </w:comment>
  <w:comment w:id="502" w:author="Windows User" w:date="2015-10-30T08:56:00Z" w:initials="BS">
    <w:p w14:paraId="4417CE6C" w14:textId="77777777" w:rsidR="000E2EAC" w:rsidRDefault="000E2EAC" w:rsidP="00D31F38">
      <w:pPr>
        <w:pStyle w:val="CommentText"/>
      </w:pPr>
      <w:r>
        <w:rPr>
          <w:rStyle w:val="CommentReference"/>
        </w:rPr>
        <w:annotationRef/>
      </w:r>
      <w:r>
        <w:t>hearts?</w:t>
      </w:r>
    </w:p>
  </w:comment>
  <w:comment w:id="503" w:author="Windows User" w:date="2015-10-30T08:56:00Z" w:initials="BS">
    <w:p w14:paraId="6056EF08" w14:textId="77777777" w:rsidR="000E2EAC" w:rsidRDefault="000E2EAC" w:rsidP="00D31F38">
      <w:pPr>
        <w:pStyle w:val="CommentText"/>
      </w:pPr>
      <w:r>
        <w:rPr>
          <w:rStyle w:val="CommentReference"/>
        </w:rPr>
        <w:annotationRef/>
      </w:r>
      <w:r>
        <w:t>this or LA?</w:t>
      </w:r>
    </w:p>
  </w:comment>
  <w:comment w:id="504" w:author="Windows User" w:date="2015-10-30T08:56:00Z" w:initials="BS">
    <w:p w14:paraId="021CF208" w14:textId="77777777" w:rsidR="000E2EAC" w:rsidRDefault="000E2EAC" w:rsidP="00D31F38">
      <w:pPr>
        <w:pStyle w:val="CommentText"/>
      </w:pPr>
      <w:r>
        <w:rPr>
          <w:rStyle w:val="CommentReference"/>
        </w:rPr>
        <w:annotationRef/>
      </w:r>
      <w:r>
        <w:t>righteous of, or who revere</w:t>
      </w:r>
    </w:p>
  </w:comment>
  <w:comment w:id="505" w:author="Windows User" w:date="2015-10-30T08:56:00Z" w:initials="BS">
    <w:p w14:paraId="2B7DD481" w14:textId="77777777" w:rsidR="000E2EAC" w:rsidRDefault="000E2EAC"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0E2EAC" w:rsidRDefault="000E2EAC" w:rsidP="00D31F38">
      <w:pPr>
        <w:pStyle w:val="CommentText"/>
      </w:pPr>
      <w:r>
        <w:rPr>
          <w:rStyle w:val="CommentReference"/>
        </w:rPr>
        <w:annotationRef/>
      </w:r>
      <w:r>
        <w:t>that he may praise and say?</w:t>
      </w:r>
    </w:p>
  </w:comment>
  <w:comment w:id="524" w:author="Windows User" w:date="2015-11-21T13:00:00Z" w:initials="WU">
    <w:p w14:paraId="72B45ACE" w14:textId="77777777" w:rsidR="000E2EAC" w:rsidRDefault="000E2EAC" w:rsidP="00D31F38">
      <w:pPr>
        <w:pStyle w:val="CommentText"/>
      </w:pPr>
      <w:r>
        <w:rPr>
          <w:rStyle w:val="CommentReference"/>
        </w:rPr>
        <w:annotationRef/>
      </w:r>
      <w:r>
        <w:t>Check, and 2 above.</w:t>
      </w:r>
    </w:p>
  </w:comment>
  <w:comment w:id="525" w:author="Brett Slote" w:date="2015-10-30T08:56:00Z" w:initials="BS">
    <w:p w14:paraId="0C0C90F8" w14:textId="77777777" w:rsidR="000E2EAC" w:rsidRDefault="000E2EAC"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0E2EAC" w:rsidRDefault="000E2EAC" w:rsidP="00D31F38">
      <w:pPr>
        <w:pStyle w:val="CommentText"/>
      </w:pPr>
      <w:r>
        <w:rPr>
          <w:rStyle w:val="CommentReference"/>
        </w:rPr>
        <w:annotationRef/>
      </w:r>
      <w:r>
        <w:t>check</w:t>
      </w:r>
    </w:p>
  </w:comment>
  <w:comment w:id="527" w:author="Windows User" w:date="2015-11-21T13:00:00Z" w:initials="WU">
    <w:p w14:paraId="0CFC2594" w14:textId="77777777" w:rsidR="000E2EAC" w:rsidRDefault="000E2EAC" w:rsidP="00D31F38">
      <w:pPr>
        <w:pStyle w:val="CommentText"/>
      </w:pPr>
      <w:r>
        <w:rPr>
          <w:rStyle w:val="CommentReference"/>
        </w:rPr>
        <w:annotationRef/>
      </w:r>
      <w:r>
        <w:t>check</w:t>
      </w:r>
    </w:p>
  </w:comment>
  <w:comment w:id="528" w:author="Windows User" w:date="2015-11-21T13:01:00Z" w:initials="WU">
    <w:p w14:paraId="403A6460" w14:textId="77777777" w:rsidR="000E2EAC" w:rsidRDefault="000E2EAC" w:rsidP="00D31F38">
      <w:pPr>
        <w:pStyle w:val="CommentText"/>
      </w:pPr>
      <w:r>
        <w:rPr>
          <w:rStyle w:val="CommentReference"/>
        </w:rPr>
        <w:annotationRef/>
      </w:r>
      <w:r>
        <w:t>check, find Copitic</w:t>
      </w:r>
    </w:p>
  </w:comment>
  <w:comment w:id="529" w:author="Windows User" w:date="2015-10-30T08:56:00Z" w:initials="BS">
    <w:p w14:paraId="1B2986E7" w14:textId="77777777" w:rsidR="000E2EAC" w:rsidRDefault="000E2EAC"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0E2EAC" w:rsidRDefault="000E2EAC" w:rsidP="00D31F38">
      <w:pPr>
        <w:pStyle w:val="CommentText"/>
      </w:pPr>
      <w:r>
        <w:rPr>
          <w:rStyle w:val="CommentReference"/>
        </w:rPr>
        <w:annotationRef/>
      </w:r>
      <w:r>
        <w:t>add</w:t>
      </w:r>
    </w:p>
  </w:comment>
  <w:comment w:id="533" w:author="Windows User" w:date="2015-10-30T08:56:00Z" w:initials="BS">
    <w:p w14:paraId="76CF17E1" w14:textId="77777777" w:rsidR="000E2EAC" w:rsidRDefault="000E2EAC"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0E2EAC" w:rsidRDefault="000E2EAC" w:rsidP="00D31F38">
      <w:pPr>
        <w:pStyle w:val="CommentText"/>
      </w:pPr>
      <w:r>
        <w:rPr>
          <w:rStyle w:val="CommentReference"/>
        </w:rPr>
        <w:annotationRef/>
      </w:r>
      <w:r>
        <w:t>Communion or commemoration?</w:t>
      </w:r>
    </w:p>
  </w:comment>
  <w:comment w:id="535" w:author="Windows User" w:date="2015-11-21T13:01:00Z" w:initials="WU">
    <w:p w14:paraId="3C8EDFD6" w14:textId="77777777" w:rsidR="000E2EAC" w:rsidRDefault="000E2EAC" w:rsidP="00D31F38">
      <w:pPr>
        <w:pStyle w:val="CommentText"/>
      </w:pPr>
      <w:r>
        <w:rPr>
          <w:rStyle w:val="CommentReference"/>
        </w:rPr>
        <w:annotationRef/>
      </w:r>
      <w:r>
        <w:t>Check, and 2 above</w:t>
      </w:r>
    </w:p>
  </w:comment>
  <w:comment w:id="536" w:author="Brett Slote" w:date="2015-10-30T08:56:00Z" w:initials="BS">
    <w:p w14:paraId="502DF58D" w14:textId="77777777" w:rsidR="000E2EAC" w:rsidRDefault="000E2EAC"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0E2EAC" w:rsidRDefault="000E2EAC" w:rsidP="00D31F38">
      <w:pPr>
        <w:pStyle w:val="CommentText"/>
      </w:pPr>
      <w:r>
        <w:rPr>
          <w:rStyle w:val="CommentReference"/>
        </w:rPr>
        <w:annotationRef/>
      </w:r>
      <w:r>
        <w:t>check</w:t>
      </w:r>
    </w:p>
  </w:comment>
  <w:comment w:id="538" w:author="Windows User" w:date="2015-10-30T08:56:00Z" w:initials="BS">
    <w:p w14:paraId="303AD0FE" w14:textId="77777777" w:rsidR="000E2EAC" w:rsidRDefault="000E2EA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0E2EAC" w:rsidRDefault="000E2EAC" w:rsidP="00D31F38">
      <w:pPr>
        <w:pStyle w:val="CommentText"/>
      </w:pPr>
      <w:r>
        <w:rPr>
          <w:rStyle w:val="CommentReference"/>
        </w:rPr>
        <w:annotationRef/>
      </w:r>
      <w:r>
        <w:t>check.  Add Coptic</w:t>
      </w:r>
    </w:p>
  </w:comment>
  <w:comment w:id="545" w:author="Windows User" w:date="2015-11-02T12:45:00Z" w:initials="BS">
    <w:p w14:paraId="02E474EA" w14:textId="77777777" w:rsidR="000E2EAC" w:rsidRDefault="000E2EAC" w:rsidP="00D31F38">
      <w:pPr>
        <w:pStyle w:val="CommentText"/>
      </w:pPr>
      <w:r>
        <w:rPr>
          <w:rStyle w:val="CommentReference"/>
        </w:rPr>
        <w:annotationRef/>
      </w:r>
      <w:r>
        <w:t>Godhead or Divinity?</w:t>
      </w:r>
    </w:p>
  </w:comment>
  <w:comment w:id="546" w:author="Windows User" w:date="2015-10-30T08:56:00Z" w:initials="BS">
    <w:p w14:paraId="1165D588" w14:textId="77777777" w:rsidR="000E2EAC" w:rsidRDefault="000E2EA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0E2EAC" w:rsidRDefault="000E2EAC"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0E2EAC" w:rsidRDefault="000E2EAC"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0E2EAC" w:rsidRDefault="000E2EAC" w:rsidP="00D31F38">
      <w:pPr>
        <w:pStyle w:val="CommentText"/>
      </w:pPr>
      <w:r>
        <w:rPr>
          <w:rStyle w:val="CommentReference"/>
        </w:rPr>
        <w:annotationRef/>
      </w:r>
      <w:r>
        <w:t>check</w:t>
      </w:r>
    </w:p>
  </w:comment>
  <w:comment w:id="563" w:author="Windows User" w:date="2015-11-21T13:03:00Z" w:initials="WU">
    <w:p w14:paraId="2CFCDBC4" w14:textId="77777777" w:rsidR="000E2EAC" w:rsidRDefault="000E2EAC" w:rsidP="00D31F38">
      <w:pPr>
        <w:pStyle w:val="CommentText"/>
      </w:pPr>
      <w:r>
        <w:rPr>
          <w:rStyle w:val="CommentReference"/>
        </w:rPr>
        <w:annotationRef/>
      </w:r>
      <w:r>
        <w:t>check</w:t>
      </w:r>
    </w:p>
  </w:comment>
  <w:comment w:id="564" w:author="Windows User" w:date="2015-11-21T13:04:00Z" w:initials="WU">
    <w:p w14:paraId="7B87BF1F" w14:textId="77777777" w:rsidR="000E2EAC" w:rsidRDefault="000E2EAC" w:rsidP="00D31F38">
      <w:pPr>
        <w:pStyle w:val="CommentText"/>
      </w:pPr>
      <w:r>
        <w:rPr>
          <w:rStyle w:val="CommentReference"/>
        </w:rPr>
        <w:annotationRef/>
      </w:r>
      <w:r>
        <w:t>check</w:t>
      </w:r>
    </w:p>
  </w:comment>
  <w:comment w:id="565" w:author="Windows User" w:date="2015-10-30T08:56:00Z" w:initials="BS">
    <w:p w14:paraId="469A8399" w14:textId="77777777" w:rsidR="000E2EAC" w:rsidRDefault="000E2EAC"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0E2EAC" w:rsidRDefault="000E2EAC"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0E2EAC" w:rsidRDefault="000E2EAC"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0E2EAC" w:rsidRDefault="000E2EAC"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0E2EAC" w:rsidRDefault="000E2EAC"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0E2EAC" w:rsidRDefault="000E2EAC" w:rsidP="00D31F38">
      <w:pPr>
        <w:pStyle w:val="CommentText"/>
      </w:pPr>
      <w:r>
        <w:rPr>
          <w:rStyle w:val="CommentReference"/>
        </w:rPr>
        <w:annotationRef/>
      </w:r>
      <w:r>
        <w:t>NETS has rebukes. punishments?</w:t>
      </w:r>
    </w:p>
  </w:comment>
  <w:comment w:id="581" w:author="Windows User" w:date="2015-10-30T08:56:00Z" w:initials="BS">
    <w:p w14:paraId="37F1C98E" w14:textId="77777777" w:rsidR="000E2EAC" w:rsidRDefault="000E2EAC" w:rsidP="00D31F38">
      <w:pPr>
        <w:pStyle w:val="CommentText"/>
      </w:pPr>
      <w:r>
        <w:rPr>
          <w:rStyle w:val="CommentReference"/>
        </w:rPr>
        <w:annotationRef/>
      </w:r>
      <w:r>
        <w:t>psaltry? or lyre?</w:t>
      </w:r>
    </w:p>
  </w:comment>
  <w:comment w:id="594" w:author="Windows User" w:date="2015-11-21T13:04:00Z" w:initials="WU">
    <w:p w14:paraId="43A5D1B1" w14:textId="77777777" w:rsidR="000E2EAC" w:rsidRDefault="000E2EAC" w:rsidP="00E35F1F">
      <w:pPr>
        <w:pStyle w:val="CommentText"/>
      </w:pPr>
      <w:r>
        <w:rPr>
          <w:rStyle w:val="CommentReference"/>
        </w:rPr>
        <w:annotationRef/>
      </w:r>
      <w:r>
        <w:t>check</w:t>
      </w:r>
    </w:p>
  </w:comment>
  <w:comment w:id="595" w:author="Windows User" w:date="2015-11-21T13:04:00Z" w:initials="WU">
    <w:p w14:paraId="4B6A4DE4" w14:textId="77777777" w:rsidR="000E2EAC" w:rsidRDefault="000E2EAC" w:rsidP="00E35F1F">
      <w:pPr>
        <w:pStyle w:val="CommentText"/>
      </w:pPr>
      <w:r>
        <w:rPr>
          <w:rStyle w:val="CommentReference"/>
        </w:rPr>
        <w:annotationRef/>
      </w:r>
      <w:r>
        <w:t>check</w:t>
      </w:r>
    </w:p>
  </w:comment>
  <w:comment w:id="596" w:author="Windows User" w:date="2015-10-30T08:56:00Z" w:initials="BS">
    <w:p w14:paraId="483AEE75" w14:textId="77777777" w:rsidR="000E2EAC" w:rsidRDefault="000E2EAC" w:rsidP="00E35F1F">
      <w:pPr>
        <w:pStyle w:val="CommentText"/>
      </w:pPr>
      <w:r>
        <w:rPr>
          <w:rStyle w:val="CommentReference"/>
        </w:rPr>
        <w:annotationRef/>
      </w:r>
      <w:r>
        <w:t>tense? praise or will praise?</w:t>
      </w:r>
    </w:p>
  </w:comment>
  <w:comment w:id="597" w:author="Windows User" w:date="2015-10-30T08:56:00Z" w:initials="BS">
    <w:p w14:paraId="17DAD50D" w14:textId="77777777" w:rsidR="000E2EAC" w:rsidRDefault="000E2EAC" w:rsidP="00E35F1F">
      <w:pPr>
        <w:pStyle w:val="CommentText"/>
      </w:pPr>
      <w:r>
        <w:rPr>
          <w:rStyle w:val="CommentReference"/>
        </w:rPr>
        <w:annotationRef/>
      </w:r>
      <w:r>
        <w:t>earth? land? creation?</w:t>
      </w:r>
    </w:p>
  </w:comment>
  <w:comment w:id="598" w:author="Windows User" w:date="2015-11-21T13:05:00Z" w:initials="WU">
    <w:p w14:paraId="412BFF55" w14:textId="77777777" w:rsidR="000E2EAC" w:rsidRDefault="000E2EAC" w:rsidP="00E35F1F">
      <w:pPr>
        <w:pStyle w:val="CommentText"/>
      </w:pPr>
      <w:r>
        <w:rPr>
          <w:rStyle w:val="CommentReference"/>
        </w:rPr>
        <w:annotationRef/>
      </w:r>
      <w:r>
        <w:t>check</w:t>
      </w:r>
    </w:p>
  </w:comment>
  <w:comment w:id="599" w:author="Windows User" w:date="2015-10-30T08:56:00Z" w:initials="BS">
    <w:p w14:paraId="4FEF2EC7" w14:textId="77777777" w:rsidR="000E2EAC" w:rsidRDefault="000E2EAC"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0E2EAC" w:rsidRDefault="000E2EAC"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0E2EAC" w:rsidRDefault="000E2EAC"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0E2EAC" w:rsidRDefault="000E2EAC" w:rsidP="00E35F1F">
      <w:pPr>
        <w:pStyle w:val="CommentText"/>
      </w:pPr>
      <w:r>
        <w:rPr>
          <w:rStyle w:val="CommentReference"/>
        </w:rPr>
        <w:annotationRef/>
      </w:r>
      <w:r>
        <w:t>patience or longsuffering?</w:t>
      </w:r>
    </w:p>
  </w:comment>
  <w:comment w:id="603" w:author="Windows User" w:date="2015-10-30T08:56:00Z" w:initials="BS">
    <w:p w14:paraId="2E20A232" w14:textId="77777777" w:rsidR="000E2EAC" w:rsidRDefault="000E2EAC" w:rsidP="00E35F1F">
      <w:pPr>
        <w:pStyle w:val="CommentText"/>
      </w:pPr>
      <w:r>
        <w:rPr>
          <w:rStyle w:val="CommentReference"/>
        </w:rPr>
        <w:annotationRef/>
      </w:r>
      <w:r>
        <w:t>just "at the first watch"?</w:t>
      </w:r>
    </w:p>
  </w:comment>
  <w:comment w:id="604" w:author="Windows User" w:date="2015-10-30T08:56:00Z" w:initials="BS">
    <w:p w14:paraId="34FB1BC0" w14:textId="77777777" w:rsidR="000E2EAC" w:rsidRDefault="000E2EAC" w:rsidP="00E35F1F">
      <w:pPr>
        <w:pStyle w:val="CommentText"/>
      </w:pPr>
      <w:r>
        <w:rPr>
          <w:rStyle w:val="CommentReference"/>
        </w:rPr>
        <w:annotationRef/>
      </w:r>
      <w:r>
        <w:t>sweet, or easy?</w:t>
      </w:r>
    </w:p>
  </w:comment>
  <w:comment w:id="605" w:author="Windows User" w:date="2015-10-30T08:56:00Z" w:initials="BS">
    <w:p w14:paraId="20646872" w14:textId="77777777" w:rsidR="000E2EAC" w:rsidRDefault="000E2EAC"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0E2EAC" w:rsidRDefault="000E2EAC" w:rsidP="00E35F1F">
      <w:pPr>
        <w:pStyle w:val="CommentText"/>
      </w:pPr>
      <w:r>
        <w:rPr>
          <w:rStyle w:val="CommentReference"/>
        </w:rPr>
        <w:annotationRef/>
      </w:r>
      <w:r>
        <w:t>sound better if omit of?</w:t>
      </w:r>
    </w:p>
  </w:comment>
  <w:comment w:id="607" w:author="Windows User" w:date="2015-10-30T08:56:00Z" w:initials="BS">
    <w:p w14:paraId="0D6FF167" w14:textId="77777777" w:rsidR="000E2EAC" w:rsidRDefault="000E2EAC" w:rsidP="00E35F1F">
      <w:pPr>
        <w:pStyle w:val="CommentText"/>
      </w:pPr>
      <w:r>
        <w:rPr>
          <w:rStyle w:val="CommentReference"/>
        </w:rPr>
        <w:annotationRef/>
      </w:r>
      <w:r>
        <w:t>truth, or righteousness?</w:t>
      </w:r>
    </w:p>
  </w:comment>
  <w:comment w:id="608" w:author="Windows User" w:date="2015-10-30T08:56:00Z" w:initials="BS">
    <w:p w14:paraId="1A8CABED" w14:textId="77777777" w:rsidR="000E2EAC" w:rsidRDefault="000E2EAC" w:rsidP="00E35F1F">
      <w:pPr>
        <w:pStyle w:val="CommentText"/>
      </w:pPr>
      <w:r>
        <w:rPr>
          <w:rStyle w:val="CommentReference"/>
        </w:rPr>
        <w:annotationRef/>
      </w:r>
      <w:r>
        <w:t>true, or perfecvt?</w:t>
      </w:r>
    </w:p>
  </w:comment>
  <w:comment w:id="609" w:author="Windows User" w:date="2015-10-30T08:56:00Z" w:initials="BS">
    <w:p w14:paraId="21AC5CB8" w14:textId="77777777" w:rsidR="000E2EAC" w:rsidRDefault="000E2EAC" w:rsidP="00E35F1F">
      <w:pPr>
        <w:pStyle w:val="CommentText"/>
      </w:pPr>
      <w:r>
        <w:rPr>
          <w:rStyle w:val="CommentReference"/>
        </w:rPr>
        <w:annotationRef/>
      </w:r>
      <w:r>
        <w:t>and?</w:t>
      </w:r>
    </w:p>
  </w:comment>
  <w:comment w:id="610" w:author="Windows User" w:date="2015-10-30T08:56:00Z" w:initials="BS">
    <w:p w14:paraId="6C6DCC78" w14:textId="77777777" w:rsidR="000E2EAC" w:rsidRDefault="000E2EAC"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0E2EAC" w:rsidRDefault="000E2EAC" w:rsidP="00E35F1F">
      <w:pPr>
        <w:pStyle w:val="CommentText"/>
      </w:pPr>
      <w:r>
        <w:rPr>
          <w:rStyle w:val="CommentReference"/>
        </w:rPr>
        <w:annotationRef/>
      </w:r>
      <w:r>
        <w:t>will?</w:t>
      </w:r>
    </w:p>
  </w:comment>
  <w:comment w:id="612" w:author="Windows User" w:date="2015-10-30T08:56:00Z" w:initials="BS">
    <w:p w14:paraId="6FC8752C" w14:textId="77777777" w:rsidR="000E2EAC" w:rsidRDefault="000E2EAC" w:rsidP="00E35F1F">
      <w:pPr>
        <w:pStyle w:val="CommentText"/>
      </w:pPr>
      <w:r>
        <w:rPr>
          <w:rStyle w:val="CommentReference"/>
        </w:rPr>
        <w:annotationRef/>
      </w:r>
      <w:r>
        <w:t>save? keep? deliver?</w:t>
      </w:r>
    </w:p>
  </w:comment>
  <w:comment w:id="613" w:author="Windows User" w:date="2015-10-30T08:56:00Z" w:initials="BS">
    <w:p w14:paraId="7843FDD6" w14:textId="77777777" w:rsidR="000E2EAC" w:rsidRDefault="000E2EAC"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0E2EAC" w:rsidRDefault="000E2EAC"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0E2EAC" w:rsidRDefault="000E2EAC"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0E2EAC" w:rsidRDefault="000E2EAC"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0E2EAC" w:rsidRDefault="000E2EAC" w:rsidP="00E35F1F">
      <w:pPr>
        <w:pStyle w:val="CommentText"/>
      </w:pPr>
      <w:r>
        <w:rPr>
          <w:rStyle w:val="CommentReference"/>
        </w:rPr>
        <w:annotationRef/>
      </w:r>
      <w:r>
        <w:t>tense?</w:t>
      </w:r>
    </w:p>
  </w:comment>
  <w:comment w:id="629" w:author="Windows User" w:date="2015-10-30T08:56:00Z" w:initials="BS">
    <w:p w14:paraId="5C472088" w14:textId="77777777" w:rsidR="000E2EAC" w:rsidRDefault="000E2EAC" w:rsidP="00E35F1F">
      <w:pPr>
        <w:pStyle w:val="CommentText"/>
      </w:pPr>
      <w:r>
        <w:rPr>
          <w:rStyle w:val="CommentReference"/>
        </w:rPr>
        <w:annotationRef/>
      </w:r>
      <w:r>
        <w:t>exalt or magnify?</w:t>
      </w:r>
    </w:p>
  </w:comment>
  <w:comment w:id="630" w:author="Windows User" w:date="2015-10-30T08:56:00Z" w:initials="BS">
    <w:p w14:paraId="2FB7E2BD" w14:textId="77777777" w:rsidR="000E2EAC" w:rsidRDefault="000E2EAC" w:rsidP="00E35F1F">
      <w:pPr>
        <w:pStyle w:val="CommentText"/>
      </w:pPr>
      <w:r>
        <w:rPr>
          <w:rStyle w:val="CommentReference"/>
        </w:rPr>
        <w:annotationRef/>
      </w:r>
      <w:r>
        <w:t>or iwn?</w:t>
      </w:r>
    </w:p>
  </w:comment>
  <w:comment w:id="634" w:author="Windows User" w:date="2015-10-30T08:56:00Z" w:initials="BS">
    <w:p w14:paraId="3C8244A0" w14:textId="77777777" w:rsidR="000E2EAC" w:rsidRDefault="000E2EAC"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0E2EAC" w:rsidRDefault="000E2EAC"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0E2EAC" w:rsidRDefault="000E2EAC"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0E2EAC" w:rsidRDefault="000E2EAC"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0E2EAC" w:rsidRDefault="000E2EAC" w:rsidP="00E35F1F">
      <w:pPr>
        <w:pStyle w:val="CommentText"/>
      </w:pPr>
      <w:r>
        <w:rPr>
          <w:rStyle w:val="CommentReference"/>
        </w:rPr>
        <w:annotationRef/>
      </w:r>
      <w:r>
        <w:t>coessential or consubstantial?</w:t>
      </w:r>
    </w:p>
  </w:comment>
  <w:comment w:id="639" w:author="Windows User" w:date="2015-10-30T08:56:00Z" w:initials="BS">
    <w:p w14:paraId="66C0B0D7" w14:textId="77777777" w:rsidR="000E2EAC" w:rsidRDefault="000E2EAC" w:rsidP="00E35F1F">
      <w:pPr>
        <w:pStyle w:val="CommentText"/>
      </w:pPr>
      <w:r>
        <w:rPr>
          <w:rStyle w:val="CommentReference"/>
        </w:rPr>
        <w:annotationRef/>
      </w:r>
      <w:r>
        <w:t>made one or joined?</w:t>
      </w:r>
    </w:p>
  </w:comment>
  <w:comment w:id="640" w:author="Windows User" w:date="2015-10-30T08:56:00Z" w:initials="BS">
    <w:p w14:paraId="094D26E3" w14:textId="77777777" w:rsidR="000E2EAC" w:rsidRDefault="000E2EAC"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0E2EAC" w:rsidRDefault="000E2EAC"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0E2EAC" w:rsidRDefault="000E2EAC" w:rsidP="00E35F1F">
      <w:pPr>
        <w:pStyle w:val="CommentText"/>
      </w:pPr>
      <w:r>
        <w:rPr>
          <w:rStyle w:val="CommentReference"/>
        </w:rPr>
        <w:annotationRef/>
      </w:r>
      <w:r>
        <w:t>woven or fine?</w:t>
      </w:r>
    </w:p>
  </w:comment>
  <w:comment w:id="643" w:author="Windows User" w:date="2015-10-30T08:56:00Z" w:initials="BS">
    <w:p w14:paraId="7A9FC970" w14:textId="77777777" w:rsidR="000E2EAC" w:rsidRDefault="000E2EAC" w:rsidP="00E35F1F">
      <w:pPr>
        <w:pStyle w:val="CommentText"/>
      </w:pPr>
      <w:r>
        <w:rPr>
          <w:rStyle w:val="CommentReference"/>
        </w:rPr>
        <w:annotationRef/>
      </w:r>
      <w:r>
        <w:t>palin</w:t>
      </w:r>
    </w:p>
  </w:comment>
  <w:comment w:id="644" w:author="Windows User" w:date="2015-10-30T08:56:00Z" w:initials="BS">
    <w:p w14:paraId="5EFFC3EC" w14:textId="77777777" w:rsidR="000E2EAC" w:rsidRDefault="000E2EAC" w:rsidP="00E35F1F">
      <w:pPr>
        <w:pStyle w:val="CommentText"/>
      </w:pPr>
      <w:r>
        <w:rPr>
          <w:rStyle w:val="CommentReference"/>
        </w:rPr>
        <w:annotationRef/>
      </w:r>
      <w:r>
        <w:t>exalt or magnify?</w:t>
      </w:r>
    </w:p>
  </w:comment>
  <w:comment w:id="645" w:author="Windows User" w:date="2015-10-30T08:56:00Z" w:initials="BS">
    <w:p w14:paraId="150C26DA" w14:textId="77777777" w:rsidR="000E2EAC" w:rsidRDefault="000E2EAC" w:rsidP="00E35F1F">
      <w:pPr>
        <w:pStyle w:val="CommentText"/>
      </w:pPr>
      <w:r>
        <w:rPr>
          <w:rStyle w:val="CommentReference"/>
        </w:rPr>
        <w:annotationRef/>
      </w:r>
      <w:r>
        <w:t>or iwn?</w:t>
      </w:r>
    </w:p>
  </w:comment>
  <w:comment w:id="649" w:author="Windows User" w:date="2015-10-30T08:56:00Z" w:initials="BS">
    <w:p w14:paraId="0E3B452D" w14:textId="77777777" w:rsidR="000E2EAC" w:rsidRDefault="000E2EA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0E2EAC" w:rsidRDefault="000E2EAC" w:rsidP="00E35F1F">
      <w:pPr>
        <w:pStyle w:val="CommentText"/>
      </w:pPr>
      <w:r>
        <w:rPr>
          <w:rStyle w:val="CommentReference"/>
        </w:rPr>
        <w:annotationRef/>
      </w:r>
      <w:r>
        <w:t>forged or beaten?</w:t>
      </w:r>
    </w:p>
  </w:comment>
  <w:comment w:id="651" w:author="Windows User" w:date="2015-10-30T08:56:00Z" w:initials="BS">
    <w:p w14:paraId="3E8ADE2B" w14:textId="77777777" w:rsidR="000E2EAC" w:rsidRDefault="000E2EAC"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0E2EAC" w:rsidRDefault="000E2EAC"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0E2EAC" w:rsidRDefault="000E2EAC" w:rsidP="00E35F1F">
      <w:pPr>
        <w:pStyle w:val="CommentText"/>
      </w:pPr>
      <w:r>
        <w:rPr>
          <w:rStyle w:val="CommentReference"/>
        </w:rPr>
        <w:annotationRef/>
      </w:r>
      <w:r>
        <w:t>why does Abouna omit sin?</w:t>
      </w:r>
    </w:p>
  </w:comment>
  <w:comment w:id="654" w:author="Windows User" w:date="2015-10-30T08:56:00Z" w:initials="BS">
    <w:p w14:paraId="027A16CD" w14:textId="77777777" w:rsidR="000E2EAC" w:rsidRDefault="000E2EAC" w:rsidP="00E35F1F">
      <w:pPr>
        <w:pStyle w:val="CommentText"/>
      </w:pPr>
      <w:r>
        <w:rPr>
          <w:rStyle w:val="CommentReference"/>
        </w:rPr>
        <w:annotationRef/>
      </w:r>
      <w:r>
        <w:t>exalt or magnify?</w:t>
      </w:r>
    </w:p>
  </w:comment>
  <w:comment w:id="655" w:author="Windows User" w:date="2015-10-30T08:56:00Z" w:initials="BS">
    <w:p w14:paraId="20C9574B" w14:textId="77777777" w:rsidR="000E2EAC" w:rsidRDefault="000E2EAC" w:rsidP="00E35F1F">
      <w:pPr>
        <w:pStyle w:val="CommentText"/>
      </w:pPr>
      <w:r>
        <w:rPr>
          <w:rStyle w:val="CommentReference"/>
        </w:rPr>
        <w:annotationRef/>
      </w:r>
      <w:r>
        <w:t>or iwn?</w:t>
      </w:r>
    </w:p>
  </w:comment>
  <w:comment w:id="659" w:author="Windows User" w:date="2015-10-30T08:56:00Z" w:initials="BS">
    <w:p w14:paraId="6726A127" w14:textId="77777777" w:rsidR="000E2EAC" w:rsidRDefault="000E2EAC"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0E2EAC" w:rsidRDefault="000E2EAC"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0E2EAC" w:rsidRDefault="000E2EAC" w:rsidP="00E35F1F">
      <w:pPr>
        <w:pStyle w:val="CommentText"/>
      </w:pPr>
      <w:r>
        <w:rPr>
          <w:rStyle w:val="CommentReference"/>
        </w:rPr>
        <w:annotationRef/>
      </w:r>
      <w:r>
        <w:t>exalt or magnify?</w:t>
      </w:r>
    </w:p>
  </w:comment>
  <w:comment w:id="662" w:author="Windows User" w:date="2015-10-30T08:56:00Z" w:initials="BS">
    <w:p w14:paraId="3A4414A4" w14:textId="77777777" w:rsidR="000E2EAC" w:rsidRDefault="000E2EAC" w:rsidP="00E35F1F">
      <w:pPr>
        <w:pStyle w:val="CommentText"/>
      </w:pPr>
      <w:r>
        <w:rPr>
          <w:rStyle w:val="CommentReference"/>
        </w:rPr>
        <w:annotationRef/>
      </w:r>
      <w:r>
        <w:t>or iwn?</w:t>
      </w:r>
    </w:p>
  </w:comment>
  <w:comment w:id="666" w:author="Windows User" w:date="2015-10-30T08:56:00Z" w:initials="BS">
    <w:p w14:paraId="60D89983" w14:textId="77777777" w:rsidR="000E2EAC" w:rsidRDefault="000E2EAC" w:rsidP="00E35F1F">
      <w:pPr>
        <w:pStyle w:val="CommentText"/>
      </w:pPr>
      <w:r>
        <w:rPr>
          <w:rStyle w:val="CommentReference"/>
        </w:rPr>
        <w:annotationRef/>
      </w:r>
      <w:r>
        <w:t>perpetual lamp?</w:t>
      </w:r>
    </w:p>
  </w:comment>
  <w:comment w:id="667" w:author="Windows User" w:date="2015-10-30T08:56:00Z" w:initials="BS">
    <w:p w14:paraId="708630CC" w14:textId="77777777" w:rsidR="000E2EAC" w:rsidRDefault="000E2EAC" w:rsidP="00E35F1F">
      <w:pPr>
        <w:pStyle w:val="CommentText"/>
      </w:pPr>
      <w:r>
        <w:rPr>
          <w:rStyle w:val="CommentReference"/>
        </w:rPr>
        <w:annotationRef/>
      </w:r>
      <w:r>
        <w:t>parousia?</w:t>
      </w:r>
    </w:p>
  </w:comment>
  <w:comment w:id="668" w:author="Windows User" w:date="2015-10-30T08:56:00Z" w:initials="BS">
    <w:p w14:paraId="670AE5C3" w14:textId="77777777" w:rsidR="000E2EAC" w:rsidRDefault="000E2EAC" w:rsidP="00E35F1F">
      <w:pPr>
        <w:pStyle w:val="CommentText"/>
      </w:pPr>
      <w:r>
        <w:rPr>
          <w:rStyle w:val="CommentReference"/>
        </w:rPr>
        <w:annotationRef/>
      </w:r>
      <w:r>
        <w:t>tense?</w:t>
      </w:r>
    </w:p>
  </w:comment>
  <w:comment w:id="669" w:author="Windows User" w:date="2015-10-30T08:56:00Z" w:initials="BS">
    <w:p w14:paraId="281D5A29" w14:textId="77777777" w:rsidR="000E2EAC" w:rsidRDefault="000E2EAC" w:rsidP="00E35F1F">
      <w:pPr>
        <w:pStyle w:val="CommentText"/>
      </w:pPr>
      <w:r>
        <w:rPr>
          <w:rStyle w:val="CommentReference"/>
        </w:rPr>
        <w:annotationRef/>
      </w:r>
      <w:r>
        <w:t>enlightens?</w:t>
      </w:r>
    </w:p>
  </w:comment>
  <w:comment w:id="670" w:author="Windows User" w:date="2015-10-30T08:56:00Z" w:initials="BS">
    <w:p w14:paraId="09189517" w14:textId="77777777" w:rsidR="000E2EAC" w:rsidRDefault="000E2EAC" w:rsidP="00E35F1F">
      <w:pPr>
        <w:pStyle w:val="CommentText"/>
      </w:pPr>
      <w:r>
        <w:rPr>
          <w:rStyle w:val="CommentReference"/>
        </w:rPr>
        <w:annotationRef/>
      </w:r>
      <w:r>
        <w:t>exalt or magnify?</w:t>
      </w:r>
    </w:p>
  </w:comment>
  <w:comment w:id="671" w:author="Windows User" w:date="2015-10-30T08:56:00Z" w:initials="BS">
    <w:p w14:paraId="0F1C3DB1" w14:textId="77777777" w:rsidR="000E2EAC" w:rsidRDefault="000E2EAC" w:rsidP="00E35F1F">
      <w:pPr>
        <w:pStyle w:val="CommentText"/>
      </w:pPr>
      <w:r>
        <w:rPr>
          <w:rStyle w:val="CommentReference"/>
        </w:rPr>
        <w:annotationRef/>
      </w:r>
      <w:r>
        <w:t>or iwn?</w:t>
      </w:r>
    </w:p>
  </w:comment>
  <w:comment w:id="675" w:author="Windows User" w:date="2015-10-30T08:56:00Z" w:initials="BS">
    <w:p w14:paraId="49777AD4" w14:textId="77777777" w:rsidR="000E2EAC" w:rsidRDefault="000E2EAC" w:rsidP="00E35F1F">
      <w:pPr>
        <w:pStyle w:val="CommentText"/>
      </w:pPr>
      <w:r>
        <w:rPr>
          <w:rStyle w:val="CommentReference"/>
        </w:rPr>
        <w:annotationRef/>
      </w:r>
      <w:r>
        <w:t>this order better or worse?</w:t>
      </w:r>
    </w:p>
  </w:comment>
  <w:comment w:id="676" w:author="Windows User" w:date="2015-10-30T08:56:00Z" w:initials="BS">
    <w:p w14:paraId="07AFF474" w14:textId="77777777" w:rsidR="000E2EAC" w:rsidRDefault="000E2EAC" w:rsidP="00E35F1F">
      <w:pPr>
        <w:pStyle w:val="CommentText"/>
      </w:pPr>
      <w:r>
        <w:rPr>
          <w:rStyle w:val="CommentReference"/>
        </w:rPr>
        <w:annotationRef/>
      </w:r>
      <w:r>
        <w:t>I think upon should stay here</w:t>
      </w:r>
    </w:p>
  </w:comment>
  <w:comment w:id="677" w:author="Windows User" w:date="2015-10-30T08:56:00Z" w:initials="BS">
    <w:p w14:paraId="0441CD07" w14:textId="77777777" w:rsidR="000E2EAC" w:rsidRDefault="000E2EAC" w:rsidP="00E35F1F">
      <w:pPr>
        <w:pStyle w:val="CommentText"/>
      </w:pPr>
      <w:r>
        <w:rPr>
          <w:rStyle w:val="CommentReference"/>
        </w:rPr>
        <w:annotationRef/>
      </w:r>
      <w:r>
        <w:t>exalt or magnify?</w:t>
      </w:r>
    </w:p>
  </w:comment>
  <w:comment w:id="678" w:author="Windows User" w:date="2015-10-30T08:56:00Z" w:initials="BS">
    <w:p w14:paraId="6B633293" w14:textId="77777777" w:rsidR="000E2EAC" w:rsidRDefault="000E2EAC" w:rsidP="00E35F1F">
      <w:pPr>
        <w:pStyle w:val="CommentText"/>
      </w:pPr>
      <w:r>
        <w:rPr>
          <w:rStyle w:val="CommentReference"/>
        </w:rPr>
        <w:annotationRef/>
      </w:r>
      <w:r>
        <w:t>or iwn?</w:t>
      </w:r>
    </w:p>
  </w:comment>
  <w:comment w:id="686" w:author="Windows User" w:date="2015-10-30T08:56:00Z" w:initials="BS">
    <w:p w14:paraId="5798119C" w14:textId="77777777" w:rsidR="000E2EAC" w:rsidRDefault="000E2EAC"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0E2EAC" w:rsidRDefault="000E2EAC"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0E2EAC" w:rsidRDefault="000E2EAC"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0E2EAC" w:rsidRDefault="000E2EAC"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0E2EAC" w:rsidRDefault="000E2EAC" w:rsidP="00E35F1F">
      <w:pPr>
        <w:pStyle w:val="CommentText"/>
      </w:pPr>
      <w:r>
        <w:rPr>
          <w:rStyle w:val="CommentReference"/>
        </w:rPr>
        <w:annotationRef/>
      </w:r>
      <w:r>
        <w:t>exalt or magnify?</w:t>
      </w:r>
    </w:p>
  </w:comment>
  <w:comment w:id="691" w:author="Windows User" w:date="2015-10-30T08:56:00Z" w:initials="BS">
    <w:p w14:paraId="6604F03B" w14:textId="77777777" w:rsidR="000E2EAC" w:rsidRDefault="000E2EAC" w:rsidP="00E35F1F">
      <w:pPr>
        <w:pStyle w:val="CommentText"/>
      </w:pPr>
      <w:r>
        <w:rPr>
          <w:rStyle w:val="CommentReference"/>
        </w:rPr>
        <w:annotationRef/>
      </w:r>
      <w:r>
        <w:t>or iwn?</w:t>
      </w:r>
    </w:p>
  </w:comment>
  <w:comment w:id="695" w:author="Windows User" w:date="2015-10-30T08:56:00Z" w:initials="BS">
    <w:p w14:paraId="6680EED5" w14:textId="77777777" w:rsidR="000E2EAC" w:rsidRDefault="000E2EAC" w:rsidP="00E35F1F">
      <w:pPr>
        <w:pStyle w:val="CommentText"/>
      </w:pPr>
      <w:r>
        <w:rPr>
          <w:rStyle w:val="CommentReference"/>
        </w:rPr>
        <w:annotationRef/>
      </w:r>
      <w:r>
        <w:t>does this work?</w:t>
      </w:r>
    </w:p>
  </w:comment>
  <w:comment w:id="696" w:author="Windows User" w:date="2015-10-30T08:56:00Z" w:initials="BS">
    <w:p w14:paraId="7B5754B1" w14:textId="77777777" w:rsidR="000E2EAC" w:rsidRDefault="000E2EAC" w:rsidP="00E35F1F">
      <w:pPr>
        <w:pStyle w:val="CommentText"/>
      </w:pPr>
      <w:r>
        <w:rPr>
          <w:rStyle w:val="CommentReference"/>
        </w:rPr>
        <w:annotationRef/>
      </w:r>
      <w:r>
        <w:t>is this right?</w:t>
      </w:r>
    </w:p>
  </w:comment>
  <w:comment w:id="697" w:author="Windows User" w:date="2015-10-30T08:56:00Z" w:initials="BS">
    <w:p w14:paraId="6058F90B" w14:textId="77777777" w:rsidR="000E2EAC" w:rsidRDefault="000E2EAC" w:rsidP="00E35F1F">
      <w:pPr>
        <w:pStyle w:val="CommentText"/>
      </w:pPr>
      <w:r>
        <w:rPr>
          <w:rStyle w:val="CommentReference"/>
        </w:rPr>
        <w:annotationRef/>
      </w:r>
      <w:r>
        <w:t>?</w:t>
      </w:r>
    </w:p>
  </w:comment>
  <w:comment w:id="698" w:author="Windows User" w:date="2015-10-30T08:56:00Z" w:initials="BS">
    <w:p w14:paraId="505706D1" w14:textId="77777777" w:rsidR="000E2EAC" w:rsidRDefault="000E2EAC" w:rsidP="00E35F1F">
      <w:pPr>
        <w:pStyle w:val="CommentText"/>
      </w:pPr>
      <w:r>
        <w:rPr>
          <w:rStyle w:val="CommentReference"/>
        </w:rPr>
        <w:annotationRef/>
      </w:r>
      <w:r>
        <w:t>about or to?</w:t>
      </w:r>
    </w:p>
  </w:comment>
  <w:comment w:id="699" w:author="Windows User" w:date="2015-10-30T08:56:00Z" w:initials="BS">
    <w:p w14:paraId="35AD6860" w14:textId="77777777" w:rsidR="000E2EAC" w:rsidRDefault="000E2EAC" w:rsidP="00E35F1F">
      <w:pPr>
        <w:pStyle w:val="CommentText"/>
      </w:pPr>
      <w:r>
        <w:rPr>
          <w:rStyle w:val="CommentReference"/>
        </w:rPr>
        <w:annotationRef/>
      </w:r>
      <w:r>
        <w:t>proclaim or cry?</w:t>
      </w:r>
    </w:p>
  </w:comment>
  <w:comment w:id="700" w:author="Windows User" w:date="2015-10-30T08:56:00Z" w:initials="BS">
    <w:p w14:paraId="588A0CA8" w14:textId="77777777" w:rsidR="000E2EAC" w:rsidRDefault="000E2EAC" w:rsidP="00E35F1F">
      <w:pPr>
        <w:pStyle w:val="CommentText"/>
      </w:pPr>
      <w:r>
        <w:rPr>
          <w:rStyle w:val="CommentReference"/>
        </w:rPr>
        <w:annotationRef/>
      </w:r>
      <w:r>
        <w:t>??</w:t>
      </w:r>
    </w:p>
  </w:comment>
  <w:comment w:id="701" w:author="Windows User" w:date="2015-10-30T08:56:00Z" w:initials="BS">
    <w:p w14:paraId="43146472" w14:textId="77777777" w:rsidR="000E2EAC" w:rsidRDefault="000E2EAC" w:rsidP="00E35F1F">
      <w:pPr>
        <w:pStyle w:val="CommentText"/>
      </w:pPr>
      <w:r>
        <w:rPr>
          <w:rStyle w:val="CommentReference"/>
        </w:rPr>
        <w:annotationRef/>
      </w:r>
      <w:r>
        <w:t>just?</w:t>
      </w:r>
    </w:p>
  </w:comment>
  <w:comment w:id="702" w:author="Windows User" w:date="2015-10-30T08:56:00Z" w:initials="BS">
    <w:p w14:paraId="005E33F9" w14:textId="77777777" w:rsidR="000E2EAC" w:rsidRDefault="000E2EAC" w:rsidP="00E35F1F">
      <w:pPr>
        <w:pStyle w:val="CommentText"/>
      </w:pPr>
      <w:r>
        <w:rPr>
          <w:rStyle w:val="CommentReference"/>
        </w:rPr>
        <w:annotationRef/>
      </w:r>
      <w:r>
        <w:t>chaste or meek?</w:t>
      </w:r>
    </w:p>
  </w:comment>
  <w:comment w:id="703" w:author="Windows User" w:date="2015-10-30T08:56:00Z" w:initials="BS">
    <w:p w14:paraId="38FC80AB" w14:textId="77777777" w:rsidR="000E2EAC" w:rsidRDefault="000E2EAC" w:rsidP="00E35F1F">
      <w:pPr>
        <w:pStyle w:val="CommentText"/>
      </w:pPr>
      <w:r>
        <w:rPr>
          <w:rStyle w:val="CommentReference"/>
        </w:rPr>
        <w:annotationRef/>
      </w:r>
      <w:r>
        <w:t>St. Isaac? Holy issac?</w:t>
      </w:r>
    </w:p>
  </w:comment>
  <w:comment w:id="704" w:author="Windows User" w:date="2015-10-30T08:56:00Z" w:initials="BS">
    <w:p w14:paraId="49E0F637" w14:textId="77777777" w:rsidR="000E2EAC" w:rsidRDefault="000E2EAC" w:rsidP="00E35F1F">
      <w:pPr>
        <w:pStyle w:val="CommentText"/>
      </w:pPr>
      <w:r>
        <w:rPr>
          <w:rStyle w:val="CommentReference"/>
        </w:rPr>
        <w:annotationRef/>
      </w:r>
      <w:r>
        <w:t>ten thousand time?</w:t>
      </w:r>
    </w:p>
  </w:comment>
  <w:comment w:id="705" w:author="Windows User" w:date="2015-10-30T08:56:00Z" w:initials="BS">
    <w:p w14:paraId="565278E4" w14:textId="77777777" w:rsidR="000E2EAC" w:rsidRDefault="000E2EAC"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0E2EAC" w:rsidRDefault="000E2EAC" w:rsidP="00E35F1F">
      <w:pPr>
        <w:pStyle w:val="CommentText"/>
      </w:pPr>
      <w:r>
        <w:rPr>
          <w:rStyle w:val="CommentReference"/>
        </w:rPr>
        <w:annotationRef/>
      </w:r>
      <w:r>
        <w:t>honour or pride?</w:t>
      </w:r>
    </w:p>
  </w:comment>
  <w:comment w:id="707" w:author="Windows User" w:date="2015-10-30T08:56:00Z" w:initials="BS">
    <w:p w14:paraId="28840E47" w14:textId="77777777" w:rsidR="000E2EAC" w:rsidRDefault="000E2EAC" w:rsidP="00E35F1F">
      <w:pPr>
        <w:pStyle w:val="CommentText"/>
      </w:pPr>
      <w:r>
        <w:rPr>
          <w:rStyle w:val="CommentReference"/>
        </w:rPr>
        <w:annotationRef/>
      </w:r>
      <w:r>
        <w:t>spouse or friend???</w:t>
      </w:r>
    </w:p>
  </w:comment>
  <w:comment w:id="708" w:author="Windows User" w:date="2015-10-30T08:56:00Z" w:initials="BS">
    <w:p w14:paraId="6D247103" w14:textId="77777777" w:rsidR="000E2EAC" w:rsidRDefault="000E2EAC"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0E2EAC" w:rsidRDefault="000E2EAC"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0E2EAC" w:rsidRDefault="000E2EAC"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0E2EAC" w:rsidRDefault="000E2EAC">
      <w:pPr>
        <w:pStyle w:val="CommentText"/>
      </w:pPr>
      <w:r>
        <w:rPr>
          <w:rStyle w:val="CommentReference"/>
        </w:rPr>
        <w:annotationRef/>
      </w:r>
      <w:r>
        <w:t>check</w:t>
      </w:r>
    </w:p>
  </w:comment>
  <w:comment w:id="712" w:author="Windows User" w:date="2015-10-30T08:56:00Z" w:initials="BS">
    <w:p w14:paraId="5E07F016" w14:textId="77777777" w:rsidR="000E2EAC" w:rsidRDefault="000E2EAC"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0E2EAC" w:rsidRDefault="000E2EAC"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0E2EAC" w:rsidRDefault="000E2EAC" w:rsidP="00E35F1F">
      <w:pPr>
        <w:pStyle w:val="CommentText"/>
      </w:pPr>
      <w:r>
        <w:rPr>
          <w:rStyle w:val="CommentReference"/>
        </w:rPr>
        <w:annotationRef/>
      </w:r>
      <w:r>
        <w:t>Are more honoured?</w:t>
      </w:r>
    </w:p>
  </w:comment>
  <w:comment w:id="721" w:author="Windows User" w:date="2015-10-30T08:56:00Z" w:initials="WU">
    <w:p w14:paraId="38104BB5" w14:textId="77777777" w:rsidR="000E2EAC" w:rsidRDefault="000E2EAC"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0E2EAC" w:rsidRDefault="000E2EAC"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0E2EAC" w:rsidRDefault="000E2EAC"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0E2EAC" w:rsidRDefault="000E2EAC" w:rsidP="00E35F1F">
      <w:pPr>
        <w:pStyle w:val="CommentText"/>
      </w:pPr>
      <w:r>
        <w:rPr>
          <w:rStyle w:val="CommentReference"/>
        </w:rPr>
        <w:annotationRef/>
      </w:r>
      <w:r>
        <w:t>The Virgin Mary?</w:t>
      </w:r>
    </w:p>
  </w:comment>
  <w:comment w:id="734" w:author="Windows User" w:date="2015-10-30T08:56:00Z" w:initials="WU">
    <w:p w14:paraId="104BFD73" w14:textId="77777777" w:rsidR="000E2EAC" w:rsidRDefault="000E2EAC"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0E2EAC" w:rsidRDefault="000E2EAC"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0E2EAC" w:rsidRDefault="000E2EAC" w:rsidP="00E35F1F">
      <w:pPr>
        <w:pStyle w:val="CommentText"/>
      </w:pPr>
      <w:r>
        <w:rPr>
          <w:rStyle w:val="CommentReference"/>
        </w:rPr>
        <w:annotationRef/>
      </w:r>
      <w:r>
        <w:t>Not lampstand?</w:t>
      </w:r>
    </w:p>
  </w:comment>
  <w:comment w:id="740" w:author="Windows User" w:date="2015-10-30T08:56:00Z" w:initials="WU">
    <w:p w14:paraId="71035455" w14:textId="77777777" w:rsidR="000E2EAC" w:rsidRDefault="000E2EAC"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0E2EAC" w:rsidRDefault="000E2EA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0E2EAC" w:rsidRDefault="000E2EAC" w:rsidP="00E35F1F">
      <w:pPr>
        <w:pStyle w:val="CommentText"/>
      </w:pPr>
      <w:r>
        <w:rPr>
          <w:rStyle w:val="CommentReference"/>
        </w:rPr>
        <w:annotationRef/>
      </w:r>
      <w:r>
        <w:t>Tense(s) of this vs?</w:t>
      </w:r>
    </w:p>
  </w:comment>
  <w:comment w:id="746" w:author="Windows User" w:date="2015-10-30T08:56:00Z" w:initials="WU">
    <w:p w14:paraId="596EE3A5" w14:textId="77777777" w:rsidR="000E2EAC" w:rsidRDefault="000E2EAC"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0E2EAC" w:rsidRPr="00745B45" w:rsidRDefault="000E2EAC"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0E2EAC" w:rsidRDefault="000E2EAC"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0E2EAC" w:rsidRDefault="000E2EAC"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0E2EAC" w:rsidRDefault="000E2EAC" w:rsidP="00E35F1F">
      <w:pPr>
        <w:pStyle w:val="CommentText"/>
      </w:pPr>
      <w:r>
        <w:rPr>
          <w:rStyle w:val="CommentReference"/>
        </w:rPr>
        <w:annotationRef/>
      </w:r>
      <w:r>
        <w:t>Care or concern?</w:t>
      </w:r>
    </w:p>
  </w:comment>
  <w:comment w:id="760" w:author="Windows User" w:date="2015-10-30T08:56:00Z" w:initials="WU">
    <w:p w14:paraId="78E58888" w14:textId="77777777" w:rsidR="000E2EAC" w:rsidRDefault="000E2EAC"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0E2EAC" w:rsidRDefault="000E2EAC" w:rsidP="00E35F1F">
      <w:pPr>
        <w:pStyle w:val="CommentText"/>
      </w:pPr>
      <w:r>
        <w:rPr>
          <w:rStyle w:val="CommentReference"/>
        </w:rPr>
        <w:annotationRef/>
      </w:r>
      <w:r>
        <w:t>Exceedingly? Too? So?</w:t>
      </w:r>
    </w:p>
  </w:comment>
  <w:comment w:id="770" w:author="Windows User" w:date="2015-10-30T08:56:00Z" w:initials="WU">
    <w:p w14:paraId="6849FDD2" w14:textId="77777777" w:rsidR="000E2EAC" w:rsidRDefault="000E2EAC" w:rsidP="00E35F1F">
      <w:pPr>
        <w:pStyle w:val="CommentText"/>
      </w:pPr>
      <w:r>
        <w:rPr>
          <w:rStyle w:val="CommentReference"/>
        </w:rPr>
        <w:annotationRef/>
      </w:r>
      <w:r>
        <w:t>Ramez, I or me?</w:t>
      </w:r>
    </w:p>
  </w:comment>
  <w:comment w:id="771" w:author="Windows User" w:date="2015-10-30T08:56:00Z" w:initials="WU">
    <w:p w14:paraId="799B59FF" w14:textId="77777777" w:rsidR="000E2EAC" w:rsidRDefault="000E2EAC"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0E2EAC" w:rsidRDefault="000E2EAC"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0E2EAC" w:rsidRDefault="000E2EAC" w:rsidP="00E35F1F">
      <w:pPr>
        <w:pStyle w:val="CommentText"/>
      </w:pPr>
      <w:r>
        <w:rPr>
          <w:rStyle w:val="CommentReference"/>
        </w:rPr>
        <w:annotationRef/>
      </w:r>
      <w:r>
        <w:t>Kind-hearted or merciful?</w:t>
      </w:r>
    </w:p>
  </w:comment>
  <w:comment w:id="774" w:author="Windows User" w:date="2015-10-30T08:56:00Z" w:initials="WU">
    <w:p w14:paraId="1370FE87" w14:textId="77777777" w:rsidR="000E2EAC" w:rsidRDefault="000E2EAC" w:rsidP="00E35F1F">
      <w:pPr>
        <w:pStyle w:val="CommentText"/>
      </w:pPr>
      <w:r>
        <w:rPr>
          <w:rStyle w:val="CommentReference"/>
        </w:rPr>
        <w:annotationRef/>
      </w:r>
      <w:r>
        <w:t>Compassions or tender mercies?</w:t>
      </w:r>
    </w:p>
  </w:comment>
  <w:comment w:id="775" w:author="Windows User" w:date="2015-10-30T08:56:00Z" w:initials="WU">
    <w:p w14:paraId="70E14B72" w14:textId="77777777" w:rsidR="000E2EAC" w:rsidRDefault="000E2EAC" w:rsidP="00E35F1F">
      <w:pPr>
        <w:pStyle w:val="CommentText"/>
      </w:pPr>
      <w:r>
        <w:rPr>
          <w:rStyle w:val="CommentReference"/>
        </w:rPr>
        <w:annotationRef/>
      </w:r>
      <w:r>
        <w:t>May He or that He may</w:t>
      </w:r>
    </w:p>
  </w:comment>
  <w:comment w:id="787" w:author="Windows User" w:date="2015-10-30T08:56:00Z" w:initials="BS">
    <w:p w14:paraId="1CD83694" w14:textId="77777777" w:rsidR="000E2EAC" w:rsidRDefault="000E2EAC" w:rsidP="00E35F1F">
      <w:pPr>
        <w:pStyle w:val="CommentText"/>
      </w:pPr>
      <w:r>
        <w:rPr>
          <w:rStyle w:val="CommentReference"/>
        </w:rPr>
        <w:annotationRef/>
      </w:r>
      <w:r>
        <w:t>very greatly is redundant...</w:t>
      </w:r>
    </w:p>
  </w:comment>
  <w:comment w:id="788" w:author="Windows User" w:date="2015-10-30T08:56:00Z" w:initials="BS">
    <w:p w14:paraId="2DB29619" w14:textId="77777777" w:rsidR="000E2EAC" w:rsidRDefault="000E2EAC" w:rsidP="00E35F1F">
      <w:pPr>
        <w:pStyle w:val="CommentText"/>
      </w:pPr>
      <w:r>
        <w:rPr>
          <w:rStyle w:val="CommentReference"/>
        </w:rPr>
        <w:annotationRef/>
      </w:r>
      <w:r>
        <w:t>above? in?</w:t>
      </w:r>
    </w:p>
  </w:comment>
  <w:comment w:id="789" w:author="Windows User" w:date="2015-10-30T08:56:00Z" w:initials="BS">
    <w:p w14:paraId="3734F7C0" w14:textId="77777777" w:rsidR="000E2EAC" w:rsidRDefault="000E2EAC"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0E2EAC" w:rsidRDefault="000E2EAC" w:rsidP="00E35F1F">
      <w:pPr>
        <w:pStyle w:val="CommentText"/>
      </w:pPr>
      <w:r>
        <w:rPr>
          <w:rStyle w:val="CommentReference"/>
        </w:rPr>
        <w:annotationRef/>
      </w:r>
      <w:r>
        <w:t>mediated or put into practice?</w:t>
      </w:r>
    </w:p>
  </w:comment>
  <w:comment w:id="791" w:author="Windows User" w:date="2015-10-30T08:56:00Z" w:initials="BS">
    <w:p w14:paraId="6417B5A7" w14:textId="77777777" w:rsidR="000E2EAC" w:rsidRDefault="000E2EAC"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0E2EAC" w:rsidRDefault="000E2EAC"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0E2EAC" w:rsidRDefault="000E2EAC" w:rsidP="00E35F1F">
      <w:pPr>
        <w:pStyle w:val="CommentText"/>
      </w:pPr>
      <w:r>
        <w:rPr>
          <w:rStyle w:val="CommentReference"/>
        </w:rPr>
        <w:annotationRef/>
      </w:r>
      <w:r>
        <w:t>thoughts or senses?</w:t>
      </w:r>
    </w:p>
  </w:comment>
  <w:comment w:id="794" w:author="Windows User" w:date="2015-10-30T08:56:00Z" w:initials="BS">
    <w:p w14:paraId="5092C47C" w14:textId="77777777" w:rsidR="000E2EAC" w:rsidRDefault="000E2EAC" w:rsidP="00E35F1F">
      <w:pPr>
        <w:pStyle w:val="CommentText"/>
      </w:pPr>
      <w:r>
        <w:rPr>
          <w:rStyle w:val="CommentReference"/>
        </w:rPr>
        <w:annotationRef/>
      </w:r>
      <w:r>
        <w:t>lay? set? cast?</w:t>
      </w:r>
    </w:p>
  </w:comment>
  <w:comment w:id="795" w:author="Windows User" w:date="2015-10-30T08:56:00Z" w:initials="BS">
    <w:p w14:paraId="2988A4E9" w14:textId="77777777" w:rsidR="000E2EAC" w:rsidRDefault="000E2EAC"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0E2EAC" w:rsidRDefault="000E2EAC" w:rsidP="00E35F1F">
      <w:pPr>
        <w:pStyle w:val="CommentText"/>
      </w:pPr>
      <w:r>
        <w:rPr>
          <w:rStyle w:val="CommentReference"/>
        </w:rPr>
        <w:annotationRef/>
      </w:r>
      <w:r>
        <w:t>types?</w:t>
      </w:r>
    </w:p>
  </w:comment>
  <w:comment w:id="805" w:author="Windows User" w:date="2015-10-30T08:56:00Z" w:initials="BS">
    <w:p w14:paraId="6A283326" w14:textId="77777777" w:rsidR="000E2EAC" w:rsidRDefault="000E2EAC"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0E2EAC" w:rsidRDefault="000E2EAC" w:rsidP="00E35F1F">
      <w:pPr>
        <w:pStyle w:val="CommentText"/>
      </w:pPr>
      <w:r>
        <w:rPr>
          <w:rStyle w:val="CommentReference"/>
        </w:rPr>
        <w:annotationRef/>
      </w:r>
      <w:r>
        <w:t>risen, or shone?</w:t>
      </w:r>
    </w:p>
  </w:comment>
  <w:comment w:id="810" w:author="Windows User" w:date="2015-10-30T08:56:00Z" w:initials="BS">
    <w:p w14:paraId="301FA11B" w14:textId="77777777" w:rsidR="000E2EAC" w:rsidRDefault="000E2EAC" w:rsidP="00D65FD4">
      <w:pPr>
        <w:pStyle w:val="CommentText"/>
      </w:pPr>
      <w:r>
        <w:rPr>
          <w:rStyle w:val="CommentReference"/>
        </w:rPr>
        <w:annotationRef/>
      </w:r>
      <w:r>
        <w:t>risen, or shone?</w:t>
      </w:r>
    </w:p>
  </w:comment>
  <w:comment w:id="814" w:author="Windows User" w:date="2015-10-30T08:56:00Z" w:initials="BS">
    <w:p w14:paraId="4B4155FC" w14:textId="77777777" w:rsidR="000E2EAC" w:rsidRDefault="000E2EAC" w:rsidP="00E35F1F">
      <w:pPr>
        <w:pStyle w:val="CommentText"/>
      </w:pPr>
      <w:r>
        <w:rPr>
          <w:rStyle w:val="CommentReference"/>
        </w:rPr>
        <w:annotationRef/>
      </w:r>
      <w:r>
        <w:t>cap?</w:t>
      </w:r>
    </w:p>
  </w:comment>
  <w:comment w:id="815" w:author="Windows User" w:date="2015-10-30T08:56:00Z" w:initials="BS">
    <w:p w14:paraId="248C83A2" w14:textId="77777777" w:rsidR="000E2EAC" w:rsidRDefault="000E2EAC" w:rsidP="00E35F1F">
      <w:pPr>
        <w:pStyle w:val="CommentText"/>
      </w:pPr>
      <w:r>
        <w:rPr>
          <w:rStyle w:val="CommentReference"/>
        </w:rPr>
        <w:annotationRef/>
      </w:r>
      <w:r>
        <w:t>save? redeem?</w:t>
      </w:r>
    </w:p>
  </w:comment>
  <w:comment w:id="816" w:author="Windows User" w:date="2015-10-30T08:56:00Z" w:initials="BS">
    <w:p w14:paraId="4C7BFCC0" w14:textId="77777777" w:rsidR="000E2EAC" w:rsidRDefault="000E2EAC" w:rsidP="00D65FD4">
      <w:pPr>
        <w:pStyle w:val="CommentText"/>
      </w:pPr>
      <w:r>
        <w:rPr>
          <w:rStyle w:val="CommentReference"/>
        </w:rPr>
        <w:annotationRef/>
      </w:r>
      <w:r>
        <w:t>risen, or shone?</w:t>
      </w:r>
    </w:p>
  </w:comment>
  <w:comment w:id="820" w:author="Windows User" w:date="2015-10-30T08:56:00Z" w:initials="BS">
    <w:p w14:paraId="2390D3F4" w14:textId="77777777" w:rsidR="000E2EAC" w:rsidRDefault="000E2EAC" w:rsidP="00E35F1F">
      <w:pPr>
        <w:pStyle w:val="CommentText"/>
      </w:pPr>
      <w:r>
        <w:rPr>
          <w:rStyle w:val="CommentReference"/>
        </w:rPr>
        <w:annotationRef/>
      </w:r>
      <w:r>
        <w:t>or should " be down here</w:t>
      </w:r>
    </w:p>
  </w:comment>
  <w:comment w:id="821" w:author="Windows User" w:date="2015-10-30T08:56:00Z" w:initials="BS">
    <w:p w14:paraId="6D6C2E53" w14:textId="77777777" w:rsidR="000E2EAC" w:rsidRDefault="000E2EAC" w:rsidP="00D65FD4">
      <w:pPr>
        <w:pStyle w:val="CommentText"/>
      </w:pPr>
      <w:r>
        <w:rPr>
          <w:rStyle w:val="CommentReference"/>
        </w:rPr>
        <w:annotationRef/>
      </w:r>
      <w:r>
        <w:t>risen, or shone?</w:t>
      </w:r>
    </w:p>
  </w:comment>
  <w:comment w:id="825" w:author="Windows User" w:date="2015-10-30T08:56:00Z" w:initials="BS">
    <w:p w14:paraId="061FF9BB" w14:textId="77777777" w:rsidR="000E2EAC" w:rsidRDefault="000E2EAC"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0E2EAC" w:rsidRDefault="000E2EAC" w:rsidP="00D65FD4">
      <w:pPr>
        <w:pStyle w:val="CommentText"/>
      </w:pPr>
      <w:r>
        <w:rPr>
          <w:rStyle w:val="CommentReference"/>
        </w:rPr>
        <w:annotationRef/>
      </w:r>
      <w:r>
        <w:t>risen, or shone?</w:t>
      </w:r>
    </w:p>
  </w:comment>
  <w:comment w:id="830" w:author="Windows User" w:date="2015-10-30T08:56:00Z" w:initials="BS">
    <w:p w14:paraId="13BC365B" w14:textId="77777777" w:rsidR="000E2EAC" w:rsidRDefault="000E2EAC"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0E2EAC" w:rsidRDefault="000E2EAC"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0E2EAC" w:rsidRDefault="000E2EAC" w:rsidP="00D65FD4">
      <w:pPr>
        <w:pStyle w:val="CommentText"/>
      </w:pPr>
      <w:r>
        <w:rPr>
          <w:rStyle w:val="CommentReference"/>
        </w:rPr>
        <w:annotationRef/>
      </w:r>
      <w:r>
        <w:t>risen, or shone?</w:t>
      </w:r>
    </w:p>
  </w:comment>
  <w:comment w:id="836" w:author="Windows User" w:date="2015-10-30T08:56:00Z" w:initials="BS">
    <w:p w14:paraId="690C098D" w14:textId="77777777" w:rsidR="000E2EAC" w:rsidRDefault="000E2EAC" w:rsidP="00D65FD4">
      <w:pPr>
        <w:pStyle w:val="CommentText"/>
      </w:pPr>
      <w:r>
        <w:rPr>
          <w:rStyle w:val="CommentReference"/>
        </w:rPr>
        <w:annotationRef/>
      </w:r>
      <w:r>
        <w:t>risen, or shone?</w:t>
      </w:r>
    </w:p>
  </w:comment>
  <w:comment w:id="840" w:author="Windows User" w:date="2015-10-30T08:56:00Z" w:initials="BS">
    <w:p w14:paraId="47406125" w14:textId="77777777" w:rsidR="000E2EAC" w:rsidRDefault="000E2EAC" w:rsidP="00E35F1F">
      <w:pPr>
        <w:pStyle w:val="CommentText"/>
      </w:pPr>
      <w:r>
        <w:rPr>
          <w:rStyle w:val="CommentReference"/>
        </w:rPr>
        <w:annotationRef/>
      </w:r>
      <w:r>
        <w:t>dividing wall?</w:t>
      </w:r>
    </w:p>
  </w:comment>
  <w:comment w:id="841" w:author="Windows User" w:date="2015-10-30T08:56:00Z" w:initials="BS">
    <w:p w14:paraId="3115FE96" w14:textId="77777777" w:rsidR="000E2EAC" w:rsidRDefault="000E2EAC" w:rsidP="00D65FD4">
      <w:pPr>
        <w:pStyle w:val="CommentText"/>
      </w:pPr>
      <w:r>
        <w:rPr>
          <w:rStyle w:val="CommentReference"/>
        </w:rPr>
        <w:annotationRef/>
      </w:r>
      <w:r>
        <w:t>risen, or shone?</w:t>
      </w:r>
    </w:p>
  </w:comment>
  <w:comment w:id="845" w:author="Windows User" w:date="2015-10-30T08:56:00Z" w:initials="BS">
    <w:p w14:paraId="0BDB9E8A" w14:textId="77777777" w:rsidR="000E2EAC" w:rsidRDefault="000E2EAC"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0E2EAC" w:rsidRDefault="000E2EAC"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0E2EAC" w:rsidRDefault="000E2EAC"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0E2EAC" w:rsidRDefault="000E2EAC"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0E2EAC" w:rsidRDefault="000E2EAC"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0E2EAC" w:rsidRDefault="000E2EAC" w:rsidP="00E35F1F">
      <w:pPr>
        <w:pStyle w:val="CommentText"/>
      </w:pPr>
      <w:r>
        <w:rPr>
          <w:rStyle w:val="CommentReference"/>
        </w:rPr>
        <w:annotationRef/>
      </w:r>
      <w:r>
        <w:t>or "sining"?</w:t>
      </w:r>
    </w:p>
  </w:comment>
  <w:comment w:id="851" w:author="Windows User" w:date="2015-10-30T08:56:00Z" w:initials="BS">
    <w:p w14:paraId="112875D2" w14:textId="77777777" w:rsidR="000E2EAC" w:rsidRDefault="000E2EAC" w:rsidP="00D65FD4">
      <w:pPr>
        <w:pStyle w:val="CommentText"/>
      </w:pPr>
      <w:r>
        <w:rPr>
          <w:rStyle w:val="CommentReference"/>
        </w:rPr>
        <w:annotationRef/>
      </w:r>
      <w:r>
        <w:t>risen, or shone?</w:t>
      </w:r>
    </w:p>
  </w:comment>
  <w:comment w:id="856" w:author="Windows User" w:date="2015-10-30T08:56:00Z" w:initials="BS">
    <w:p w14:paraId="1CF8EF29" w14:textId="77777777" w:rsidR="000E2EAC" w:rsidRDefault="000E2EAC"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0E2EAC" w:rsidRDefault="000E2EAC"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0E2EAC" w:rsidRDefault="000E2EA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0E2EAC" w:rsidRDefault="000E2EAC"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0E2EAC" w:rsidRDefault="000E2EAC"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0E2EAC" w:rsidRDefault="000E2EAC"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0E2EAC" w:rsidRDefault="000E2EAC" w:rsidP="00E35F1F">
      <w:pPr>
        <w:pStyle w:val="CommentText"/>
      </w:pPr>
      <w:r>
        <w:rPr>
          <w:rStyle w:val="CommentReference"/>
        </w:rPr>
        <w:annotationRef/>
      </w:r>
      <w:r>
        <w:t>Received or bought?</w:t>
      </w:r>
    </w:p>
  </w:comment>
  <w:comment w:id="896" w:author="Brett Slote" w:date="2015-10-30T08:56:00Z" w:initials="BS">
    <w:p w14:paraId="6DDFB160" w14:textId="77777777" w:rsidR="000E2EAC" w:rsidRDefault="000E2EAC" w:rsidP="00E35F1F">
      <w:pPr>
        <w:pStyle w:val="CommentText"/>
      </w:pPr>
      <w:r>
        <w:rPr>
          <w:rStyle w:val="CommentReference"/>
        </w:rPr>
        <w:annotationRef/>
      </w:r>
      <w:r>
        <w:t>Uncircumscript?</w:t>
      </w:r>
    </w:p>
  </w:comment>
  <w:comment w:id="899" w:author="Brett Slote" w:date="2015-10-30T08:56:00Z" w:initials="BS">
    <w:p w14:paraId="39A4B3F9" w14:textId="77777777" w:rsidR="000E2EAC" w:rsidRDefault="000E2EAC" w:rsidP="00E35F1F">
      <w:pPr>
        <w:pStyle w:val="CommentText"/>
      </w:pPr>
      <w:r>
        <w:rPr>
          <w:rStyle w:val="CommentReference"/>
        </w:rPr>
        <w:annotationRef/>
      </w:r>
      <w:r>
        <w:t>Orthodox?</w:t>
      </w:r>
    </w:p>
  </w:comment>
  <w:comment w:id="900" w:author="Brett Slote" w:date="2015-10-30T08:56:00Z" w:initials="BS">
    <w:p w14:paraId="7E993A49" w14:textId="77777777" w:rsidR="000E2EAC" w:rsidRDefault="000E2EAC" w:rsidP="00E35F1F">
      <w:pPr>
        <w:pStyle w:val="CommentText"/>
      </w:pPr>
      <w:r>
        <w:rPr>
          <w:rStyle w:val="CommentReference"/>
        </w:rPr>
        <w:annotationRef/>
      </w:r>
      <w:r>
        <w:t>Faith?</w:t>
      </w:r>
    </w:p>
  </w:comment>
  <w:comment w:id="903" w:author="Brett Slote" w:date="2015-10-30T08:56:00Z" w:initials="BS">
    <w:p w14:paraId="575DF2C3" w14:textId="77777777" w:rsidR="000E2EAC" w:rsidRDefault="000E2EAC" w:rsidP="00E35F1F">
      <w:pPr>
        <w:pStyle w:val="CommentText"/>
      </w:pPr>
      <w:r>
        <w:rPr>
          <w:rStyle w:val="CommentReference"/>
        </w:rPr>
        <w:annotationRef/>
      </w:r>
      <w:r>
        <w:t>Need a consistent policy</w:t>
      </w:r>
    </w:p>
  </w:comment>
  <w:comment w:id="907" w:author="Brett Slote" w:date="2015-10-30T08:56:00Z" w:initials="BS">
    <w:p w14:paraId="4A370093" w14:textId="77777777" w:rsidR="000E2EAC" w:rsidRDefault="000E2EAC" w:rsidP="00E35F1F">
      <w:pPr>
        <w:pStyle w:val="CommentText"/>
      </w:pPr>
      <w:r>
        <w:rPr>
          <w:rStyle w:val="CommentReference"/>
        </w:rPr>
        <w:annotationRef/>
      </w:r>
      <w:r>
        <w:t>Ramez, He or Him?</w:t>
      </w:r>
    </w:p>
  </w:comment>
  <w:comment w:id="908" w:author="Brett Slote" w:date="2015-10-30T08:56:00Z" w:initials="BS">
    <w:p w14:paraId="3B1DEA29" w14:textId="77777777" w:rsidR="000E2EAC" w:rsidRDefault="000E2EAC" w:rsidP="00E35F1F">
      <w:pPr>
        <w:pStyle w:val="CommentText"/>
      </w:pPr>
      <w:r>
        <w:rPr>
          <w:rStyle w:val="CommentReference"/>
        </w:rPr>
        <w:annotationRef/>
      </w:r>
      <w:r>
        <w:t>On? By?</w:t>
      </w:r>
    </w:p>
  </w:comment>
  <w:comment w:id="909" w:author="Windows User" w:date="2015-11-21T13:15:00Z" w:initials="WU">
    <w:p w14:paraId="05ACE9CF" w14:textId="77777777" w:rsidR="000E2EAC" w:rsidRDefault="000E2EAC" w:rsidP="00E35F1F">
      <w:pPr>
        <w:pStyle w:val="CommentText"/>
      </w:pPr>
      <w:r>
        <w:rPr>
          <w:rStyle w:val="CommentReference"/>
        </w:rPr>
        <w:annotationRef/>
      </w:r>
      <w:r>
        <w:t>check</w:t>
      </w:r>
    </w:p>
  </w:comment>
  <w:comment w:id="917" w:author="Windows User" w:date="2015-10-30T08:56:00Z" w:initials="BS">
    <w:p w14:paraId="5592658B" w14:textId="77777777" w:rsidR="000E2EAC" w:rsidRDefault="000E2EAC"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0E2EAC" w:rsidRDefault="000E2EAC"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0E2EAC" w:rsidRDefault="000E2EAC" w:rsidP="00E35F1F">
      <w:pPr>
        <w:pStyle w:val="CommentText"/>
      </w:pPr>
      <w:r>
        <w:rPr>
          <w:rStyle w:val="CommentReference"/>
        </w:rPr>
        <w:annotationRef/>
      </w:r>
      <w:r>
        <w:t>adjective? severe?</w:t>
      </w:r>
    </w:p>
  </w:comment>
  <w:comment w:id="928" w:author="Windows User" w:date="2015-11-21T13:15:00Z" w:initials="WU">
    <w:p w14:paraId="071C1D6C" w14:textId="77777777" w:rsidR="000E2EAC" w:rsidRDefault="000E2EAC" w:rsidP="00E35F1F">
      <w:pPr>
        <w:pStyle w:val="CommentText"/>
      </w:pPr>
      <w:r>
        <w:rPr>
          <w:rStyle w:val="CommentReference"/>
        </w:rPr>
        <w:annotationRef/>
      </w:r>
      <w:r>
        <w:t>check</w:t>
      </w:r>
    </w:p>
  </w:comment>
  <w:comment w:id="930" w:author="Windows User" w:date="2015-10-30T08:56:00Z" w:initials="BS">
    <w:p w14:paraId="5CA1796C" w14:textId="77777777" w:rsidR="000E2EAC" w:rsidRDefault="000E2EAC" w:rsidP="00E35F1F">
      <w:pPr>
        <w:pStyle w:val="CommentText"/>
      </w:pPr>
      <w:r>
        <w:rPr>
          <w:rStyle w:val="CommentReference"/>
        </w:rPr>
        <w:annotationRef/>
      </w:r>
      <w:r>
        <w:t>too literal?</w:t>
      </w:r>
    </w:p>
  </w:comment>
  <w:comment w:id="933" w:author="Windows User" w:date="2015-10-30T08:56:00Z" w:initials="BS">
    <w:p w14:paraId="39BBFF20" w14:textId="77777777" w:rsidR="000E2EAC" w:rsidRDefault="000E2EAC" w:rsidP="00E35F1F">
      <w:pPr>
        <w:pStyle w:val="CommentText"/>
      </w:pPr>
      <w:r>
        <w:rPr>
          <w:rStyle w:val="CommentReference"/>
        </w:rPr>
        <w:annotationRef/>
      </w:r>
      <w:r>
        <w:t>awkward</w:t>
      </w:r>
    </w:p>
  </w:comment>
  <w:comment w:id="934" w:author="Windows User" w:date="2015-10-30T08:56:00Z" w:initials="BS">
    <w:p w14:paraId="7C372EC3" w14:textId="77777777" w:rsidR="000E2EAC" w:rsidRDefault="000E2EAC"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0E2EAC" w:rsidRDefault="000E2EAC" w:rsidP="00E35F1F">
      <w:pPr>
        <w:pStyle w:val="CommentText"/>
      </w:pPr>
      <w:r>
        <w:rPr>
          <w:rStyle w:val="CommentReference"/>
        </w:rPr>
        <w:annotationRef/>
      </w:r>
      <w:r>
        <w:t>awkward</w:t>
      </w:r>
    </w:p>
  </w:comment>
  <w:comment w:id="937" w:author="Windows User" w:date="2015-10-30T08:56:00Z" w:initials="BS">
    <w:p w14:paraId="512D6CE2" w14:textId="77777777" w:rsidR="000E2EAC" w:rsidRDefault="000E2EAC" w:rsidP="00E35F1F">
      <w:pPr>
        <w:pStyle w:val="CommentText"/>
      </w:pPr>
      <w:r>
        <w:rPr>
          <w:rStyle w:val="CommentReference"/>
        </w:rPr>
        <w:annotationRef/>
      </w:r>
      <w:r>
        <w:t>terribly awkward</w:t>
      </w:r>
    </w:p>
  </w:comment>
  <w:comment w:id="938" w:author="Windows User" w:date="2015-11-21T13:16:00Z" w:initials="WU">
    <w:p w14:paraId="56B70852" w14:textId="77777777" w:rsidR="000E2EAC" w:rsidRDefault="000E2EAC" w:rsidP="00E35F1F">
      <w:pPr>
        <w:pStyle w:val="CommentText"/>
      </w:pPr>
      <w:r>
        <w:rPr>
          <w:rStyle w:val="CommentReference"/>
        </w:rPr>
        <w:annotationRef/>
      </w:r>
      <w:r>
        <w:t>check</w:t>
      </w:r>
    </w:p>
  </w:comment>
  <w:comment w:id="939" w:author="Windows User" w:date="2015-11-21T13:16:00Z" w:initials="WU">
    <w:p w14:paraId="46C7130C" w14:textId="77777777" w:rsidR="000E2EAC" w:rsidRDefault="000E2EAC" w:rsidP="00E35F1F">
      <w:pPr>
        <w:pStyle w:val="CommentText"/>
      </w:pPr>
      <w:r>
        <w:rPr>
          <w:rStyle w:val="CommentReference"/>
        </w:rPr>
        <w:annotationRef/>
      </w:r>
      <w:r>
        <w:t>check</w:t>
      </w:r>
    </w:p>
  </w:comment>
  <w:comment w:id="940" w:author="Windows User" w:date="2015-11-21T13:16:00Z" w:initials="WU">
    <w:p w14:paraId="5E32845B" w14:textId="77777777" w:rsidR="000E2EAC" w:rsidRDefault="000E2EAC" w:rsidP="00E35F1F">
      <w:pPr>
        <w:pStyle w:val="CommentText"/>
      </w:pPr>
      <w:r>
        <w:rPr>
          <w:rStyle w:val="CommentReference"/>
        </w:rPr>
        <w:annotationRef/>
      </w:r>
      <w:r>
        <w:t>check</w:t>
      </w:r>
    </w:p>
  </w:comment>
  <w:comment w:id="941" w:author="Windows User" w:date="2015-11-21T13:16:00Z" w:initials="WU">
    <w:p w14:paraId="530C7E75" w14:textId="77777777" w:rsidR="000E2EAC" w:rsidRDefault="000E2EAC" w:rsidP="00E35F1F">
      <w:pPr>
        <w:pStyle w:val="CommentText"/>
      </w:pPr>
      <w:r>
        <w:rPr>
          <w:rStyle w:val="CommentReference"/>
        </w:rPr>
        <w:annotationRef/>
      </w:r>
      <w:r>
        <w:t>check</w:t>
      </w:r>
    </w:p>
  </w:comment>
  <w:comment w:id="944" w:author="Windows User" w:date="2015-10-30T08:56:00Z" w:initials="BS">
    <w:p w14:paraId="215C41D2" w14:textId="77777777" w:rsidR="000E2EAC" w:rsidRDefault="000E2EAC" w:rsidP="00E35F1F">
      <w:pPr>
        <w:pStyle w:val="CommentText"/>
      </w:pPr>
      <w:r>
        <w:rPr>
          <w:rStyle w:val="CommentReference"/>
        </w:rPr>
        <w:annotationRef/>
      </w:r>
      <w:r>
        <w:t>sat?</w:t>
      </w:r>
    </w:p>
  </w:comment>
  <w:comment w:id="945" w:author="Windows User" w:date="2015-11-21T13:17:00Z" w:initials="WU">
    <w:p w14:paraId="6B55DDAB" w14:textId="77777777" w:rsidR="000E2EAC" w:rsidRDefault="000E2EAC" w:rsidP="00E35F1F">
      <w:pPr>
        <w:pStyle w:val="CommentText"/>
      </w:pPr>
      <w:r>
        <w:rPr>
          <w:rStyle w:val="CommentReference"/>
        </w:rPr>
        <w:annotationRef/>
      </w:r>
      <w:r>
        <w:t>check</w:t>
      </w:r>
    </w:p>
  </w:comment>
  <w:comment w:id="946" w:author="Windows User" w:date="2015-11-21T13:17:00Z" w:initials="WU">
    <w:p w14:paraId="5825D4CB" w14:textId="77777777" w:rsidR="000E2EAC" w:rsidRDefault="000E2EAC" w:rsidP="00E35F1F">
      <w:pPr>
        <w:pStyle w:val="CommentText"/>
      </w:pPr>
      <w:r>
        <w:rPr>
          <w:rStyle w:val="CommentReference"/>
        </w:rPr>
        <w:annotationRef/>
      </w:r>
      <w:r>
        <w:t>check</w:t>
      </w:r>
    </w:p>
  </w:comment>
  <w:comment w:id="949" w:author="Windows User" w:date="2015-10-30T08:56:00Z" w:initials="BS">
    <w:p w14:paraId="3E614A56" w14:textId="77777777" w:rsidR="000E2EAC" w:rsidRDefault="000E2EAC"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0E2EAC" w:rsidRDefault="000E2EAC" w:rsidP="00E35F1F">
      <w:pPr>
        <w:pStyle w:val="CommentText"/>
      </w:pPr>
      <w:r>
        <w:rPr>
          <w:rStyle w:val="CommentReference"/>
        </w:rPr>
        <w:annotationRef/>
      </w:r>
      <w:r>
        <w:t>appearing?</w:t>
      </w:r>
    </w:p>
  </w:comment>
  <w:comment w:id="951" w:author="Windows User" w:date="2015-10-30T08:56:00Z" w:initials="BS">
    <w:p w14:paraId="4735348E" w14:textId="77777777" w:rsidR="000E2EAC" w:rsidRDefault="000E2EAC" w:rsidP="00E35F1F">
      <w:pPr>
        <w:pStyle w:val="CommentText"/>
      </w:pPr>
      <w:r>
        <w:rPr>
          <w:rStyle w:val="CommentReference"/>
        </w:rPr>
        <w:annotationRef/>
      </w:r>
      <w:r>
        <w:t>He</w:t>
      </w:r>
    </w:p>
  </w:comment>
  <w:comment w:id="958" w:author="Windows User" w:date="2015-10-30T08:56:00Z" w:initials="BS">
    <w:p w14:paraId="5F2DFD8E" w14:textId="77777777" w:rsidR="000E2EAC" w:rsidRDefault="000E2EAC"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0E2EAC" w:rsidRDefault="000E2EAC">
      <w:pPr>
        <w:pStyle w:val="CommentText"/>
      </w:pPr>
      <w:r>
        <w:rPr>
          <w:rStyle w:val="CommentReference"/>
        </w:rPr>
        <w:annotationRef/>
      </w:r>
      <w:r>
        <w:t>Should this be crush?</w:t>
      </w:r>
    </w:p>
  </w:comment>
  <w:comment w:id="960" w:author="Windows User" w:date="2015-10-30T08:56:00Z" w:initials="BS">
    <w:p w14:paraId="7D69D9EF" w14:textId="77777777" w:rsidR="000E2EAC" w:rsidRDefault="000E2EAC"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0E2EAC" w:rsidRDefault="000E2EAC"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0E2EAC" w:rsidRDefault="000E2EAC"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0E2EAC" w:rsidRDefault="000E2EAC"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0E2EAC" w:rsidRDefault="000E2EAC"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0E2EAC" w:rsidRDefault="000E2EAC" w:rsidP="00E35F1F">
      <w:pPr>
        <w:pStyle w:val="CommentText"/>
      </w:pPr>
      <w:r>
        <w:rPr>
          <w:rStyle w:val="CommentReference"/>
        </w:rPr>
        <w:annotationRef/>
      </w:r>
      <w:r>
        <w:t>repeat quotes or contiguious?</w:t>
      </w:r>
    </w:p>
  </w:comment>
  <w:comment w:id="976" w:author="Windows User" w:date="2015-10-30T08:56:00Z" w:initials="BS">
    <w:p w14:paraId="29400B5B" w14:textId="77777777" w:rsidR="000E2EAC" w:rsidRDefault="000E2EAC" w:rsidP="00E35F1F">
      <w:pPr>
        <w:pStyle w:val="CommentText"/>
      </w:pPr>
      <w:r>
        <w:rPr>
          <w:rStyle w:val="CommentReference"/>
        </w:rPr>
        <w:annotationRef/>
      </w:r>
      <w:r>
        <w:t>in strength?</w:t>
      </w:r>
    </w:p>
  </w:comment>
  <w:comment w:id="977" w:author="Windows User" w:date="2015-10-30T08:56:00Z" w:initials="BS">
    <w:p w14:paraId="19007B27" w14:textId="77777777" w:rsidR="000E2EAC" w:rsidRDefault="000E2EAC"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0E2EAC" w:rsidRDefault="000E2EAC" w:rsidP="00E35F1F">
      <w:pPr>
        <w:pStyle w:val="CommentText"/>
      </w:pPr>
      <w:r>
        <w:rPr>
          <w:rStyle w:val="CommentReference"/>
        </w:rPr>
        <w:annotationRef/>
      </w:r>
      <w:r>
        <w:t>theotokos, not mav em ef Nooti</w:t>
      </w:r>
    </w:p>
  </w:comment>
  <w:comment w:id="980" w:author="Windows User" w:date="2015-10-30T08:56:00Z" w:initials="BS">
    <w:p w14:paraId="72887F8D" w14:textId="77777777" w:rsidR="000E2EAC" w:rsidRDefault="000E2EAC" w:rsidP="00E35F1F">
      <w:pPr>
        <w:pStyle w:val="CommentText"/>
      </w:pPr>
      <w:r>
        <w:rPr>
          <w:rStyle w:val="CommentReference"/>
        </w:rPr>
        <w:annotationRef/>
      </w:r>
      <w:r>
        <w:t>in?</w:t>
      </w:r>
    </w:p>
  </w:comment>
  <w:comment w:id="982" w:author="Windows User" w:date="2015-10-30T08:56:00Z" w:initials="BS">
    <w:p w14:paraId="79923510" w14:textId="77777777" w:rsidR="000E2EAC" w:rsidRDefault="000E2EAC"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0E2EAC" w:rsidRDefault="000E2EAC" w:rsidP="00E35F1F">
      <w:pPr>
        <w:pStyle w:val="CommentText"/>
      </w:pPr>
      <w:r>
        <w:rPr>
          <w:rStyle w:val="CommentReference"/>
        </w:rPr>
        <w:annotationRef/>
      </w:r>
      <w:r>
        <w:t>tense?</w:t>
      </w:r>
    </w:p>
  </w:comment>
  <w:comment w:id="985" w:author="Windows User" w:date="2015-10-30T08:56:00Z" w:initials="BS">
    <w:p w14:paraId="2626B3B0" w14:textId="77777777" w:rsidR="000E2EAC" w:rsidRDefault="000E2EAC" w:rsidP="00E35F1F">
      <w:pPr>
        <w:pStyle w:val="CommentText"/>
      </w:pPr>
      <w:r>
        <w:rPr>
          <w:rStyle w:val="CommentReference"/>
        </w:rPr>
        <w:annotationRef/>
      </w:r>
      <w:r>
        <w:t>too far for a pronoun</w:t>
      </w:r>
    </w:p>
  </w:comment>
  <w:comment w:id="986" w:author="Windows User" w:date="2015-10-30T08:56:00Z" w:initials="BS">
    <w:p w14:paraId="35C833E4" w14:textId="77777777" w:rsidR="000E2EAC" w:rsidRDefault="000E2EAC" w:rsidP="00E35F1F">
      <w:pPr>
        <w:pStyle w:val="CommentText"/>
      </w:pPr>
      <w:r>
        <w:rPr>
          <w:rStyle w:val="CommentReference"/>
        </w:rPr>
        <w:annotationRef/>
      </w:r>
      <w:r>
        <w:t>deemed or made?</w:t>
      </w:r>
    </w:p>
  </w:comment>
  <w:comment w:id="988" w:author="Windows User" w:date="2015-10-30T08:56:00Z" w:initials="BS">
    <w:p w14:paraId="5C7B7A35" w14:textId="77777777" w:rsidR="000E2EAC" w:rsidRDefault="000E2EAC"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0E2EAC" w:rsidRDefault="000E2EAC" w:rsidP="00E35F1F">
      <w:pPr>
        <w:pStyle w:val="CommentText"/>
      </w:pPr>
      <w:r>
        <w:rPr>
          <w:rStyle w:val="CommentReference"/>
        </w:rPr>
        <w:annotationRef/>
      </w:r>
      <w:r>
        <w:t>rises or shines?</w:t>
      </w:r>
    </w:p>
  </w:comment>
  <w:comment w:id="993" w:author="Windows User" w:date="2015-10-30T08:56:00Z" w:initials="BS">
    <w:p w14:paraId="5671149C" w14:textId="77777777" w:rsidR="000E2EAC" w:rsidRDefault="000E2EAC" w:rsidP="00E35F1F">
      <w:pPr>
        <w:pStyle w:val="CommentText"/>
      </w:pPr>
      <w:r>
        <w:rPr>
          <w:rStyle w:val="CommentReference"/>
        </w:rPr>
        <w:annotationRef/>
      </w:r>
      <w:r>
        <w:t>destroyed or damaged?</w:t>
      </w:r>
    </w:p>
  </w:comment>
  <w:comment w:id="1001" w:author="Windows User" w:date="2015-10-30T08:56:00Z" w:initials="BS">
    <w:p w14:paraId="4B308EB2" w14:textId="77777777" w:rsidR="000E2EAC" w:rsidRDefault="000E2EAC" w:rsidP="00E35F1F">
      <w:pPr>
        <w:pStyle w:val="CommentText"/>
      </w:pPr>
      <w:r>
        <w:rPr>
          <w:rStyle w:val="CommentReference"/>
        </w:rPr>
        <w:annotationRef/>
      </w:r>
      <w:r>
        <w:t>servant, or slave?</w:t>
      </w:r>
    </w:p>
  </w:comment>
  <w:comment w:id="1002" w:author="Windows User" w:date="2015-10-30T08:56:00Z" w:initials="BS">
    <w:p w14:paraId="20DF1D54" w14:textId="77777777" w:rsidR="000E2EAC" w:rsidRDefault="000E2EAC" w:rsidP="00E35F1F">
      <w:pPr>
        <w:pStyle w:val="CommentText"/>
      </w:pPr>
      <w:r>
        <w:rPr>
          <w:rStyle w:val="CommentReference"/>
        </w:rPr>
        <w:annotationRef/>
      </w:r>
      <w:r>
        <w:t>Feels way too literal</w:t>
      </w:r>
    </w:p>
  </w:comment>
  <w:comment w:id="1003" w:author="Windows User" w:date="2015-11-21T13:18:00Z" w:initials="WU">
    <w:p w14:paraId="2A74F11D" w14:textId="77777777" w:rsidR="000E2EAC" w:rsidRDefault="000E2EAC" w:rsidP="00E35F1F">
      <w:pPr>
        <w:pStyle w:val="CommentText"/>
      </w:pPr>
      <w:r>
        <w:rPr>
          <w:rStyle w:val="CommentReference"/>
        </w:rPr>
        <w:annotationRef/>
      </w:r>
      <w:r>
        <w:t>check</w:t>
      </w:r>
    </w:p>
  </w:comment>
  <w:comment w:id="1011" w:author="Windows User" w:date="2015-10-30T08:56:00Z" w:initials="BS">
    <w:p w14:paraId="6352B7F4" w14:textId="77777777" w:rsidR="000E2EAC" w:rsidRDefault="000E2EA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0E2EAC" w:rsidRDefault="000E2EAC"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0E2EAC" w:rsidRDefault="000E2EAC"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0E2EAC" w:rsidRDefault="000E2EAC"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0E2EAC" w:rsidRDefault="000E2EAC" w:rsidP="00E35F1F">
      <w:pPr>
        <w:pStyle w:val="CommentText"/>
      </w:pPr>
      <w:r>
        <w:rPr>
          <w:rStyle w:val="CommentReference"/>
        </w:rPr>
        <w:annotationRef/>
      </w:r>
      <w:r>
        <w:t>net or hook?</w:t>
      </w:r>
    </w:p>
  </w:comment>
  <w:comment w:id="1024" w:author="Windows User" w:date="2015-10-30T08:56:00Z" w:initials="BS">
    <w:p w14:paraId="631E73A0" w14:textId="77777777" w:rsidR="000E2EAC" w:rsidRDefault="000E2EAC"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0E2EAC" w:rsidRDefault="000E2EAC" w:rsidP="00E35F1F">
      <w:pPr>
        <w:pStyle w:val="CommentText"/>
      </w:pPr>
      <w:r>
        <w:rPr>
          <w:rStyle w:val="CommentReference"/>
        </w:rPr>
        <w:annotationRef/>
      </w:r>
      <w:r>
        <w:t>what does this mean?</w:t>
      </w:r>
    </w:p>
  </w:comment>
  <w:comment w:id="1026" w:author="Windows User" w:date="2015-10-30T08:56:00Z" w:initials="BS">
    <w:p w14:paraId="0A6E9F00" w14:textId="77777777" w:rsidR="000E2EAC" w:rsidRDefault="000E2EAC" w:rsidP="00E35F1F">
      <w:pPr>
        <w:pStyle w:val="CommentText"/>
      </w:pPr>
      <w:r>
        <w:rPr>
          <w:rStyle w:val="CommentReference"/>
        </w:rPr>
        <w:annotationRef/>
      </w:r>
      <w:r>
        <w:t>Path? Or Way? i.e. Christ?</w:t>
      </w:r>
    </w:p>
  </w:comment>
  <w:comment w:id="1027" w:author="Windows User" w:date="2015-10-30T08:56:00Z" w:initials="BS">
    <w:p w14:paraId="50D676B3" w14:textId="77777777" w:rsidR="000E2EAC" w:rsidRDefault="000E2EAC" w:rsidP="00E35F1F">
      <w:pPr>
        <w:pStyle w:val="CommentText"/>
      </w:pPr>
      <w:r>
        <w:rPr>
          <w:rStyle w:val="CommentReference"/>
        </w:rPr>
        <w:annotationRef/>
      </w:r>
      <w:r>
        <w:t>forward to? Or towards?</w:t>
      </w:r>
    </w:p>
  </w:comment>
  <w:comment w:id="1028" w:author="Windows User" w:date="2015-10-30T08:56:00Z" w:initials="BS">
    <w:p w14:paraId="4E94979B" w14:textId="77777777" w:rsidR="000E2EAC" w:rsidRDefault="000E2EAC" w:rsidP="00E35F1F">
      <w:pPr>
        <w:pStyle w:val="CommentText"/>
      </w:pPr>
      <w:r>
        <w:rPr>
          <w:rStyle w:val="CommentReference"/>
        </w:rPr>
        <w:annotationRef/>
      </w:r>
      <w:r>
        <w:t>gladness</w:t>
      </w:r>
    </w:p>
  </w:comment>
  <w:comment w:id="1036" w:author="Windows User" w:date="2015-10-30T08:56:00Z" w:initials="BS">
    <w:p w14:paraId="3588E256" w14:textId="77777777" w:rsidR="000E2EAC" w:rsidRDefault="000E2EAC"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0E2EAC" w:rsidRDefault="000E2EAC" w:rsidP="00E35F1F">
      <w:pPr>
        <w:pStyle w:val="CommentText"/>
      </w:pPr>
      <w:r>
        <w:rPr>
          <w:rStyle w:val="CommentReference"/>
        </w:rPr>
        <w:annotationRef/>
      </w:r>
      <w:r>
        <w:t>Everyday or a day?</w:t>
      </w:r>
    </w:p>
  </w:comment>
  <w:comment w:id="1038" w:author="Windows User" w:date="2015-10-30T08:56:00Z" w:initials="BS">
    <w:p w14:paraId="7938A467" w14:textId="77777777" w:rsidR="000E2EAC" w:rsidRDefault="000E2EAC"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0E2EAC" w:rsidRDefault="000E2EAC" w:rsidP="00E35F1F">
      <w:pPr>
        <w:pStyle w:val="CommentText"/>
      </w:pPr>
      <w:r>
        <w:rPr>
          <w:rStyle w:val="CommentReference"/>
        </w:rPr>
        <w:annotationRef/>
      </w:r>
      <w:r>
        <w:t>glory, splendor or beauty?</w:t>
      </w:r>
    </w:p>
  </w:comment>
  <w:comment w:id="1040" w:author="Windows User" w:date="2015-10-30T08:56:00Z" w:initials="BS">
    <w:p w14:paraId="07A7FAB4" w14:textId="77777777" w:rsidR="000E2EAC" w:rsidRDefault="000E2EAC" w:rsidP="00E35F1F">
      <w:pPr>
        <w:pStyle w:val="CommentText"/>
      </w:pPr>
      <w:r>
        <w:rPr>
          <w:rStyle w:val="CommentReference"/>
        </w:rPr>
        <w:annotationRef/>
      </w:r>
      <w:r>
        <w:t>from or and?</w:t>
      </w:r>
    </w:p>
  </w:comment>
  <w:comment w:id="1041" w:author="Windows User" w:date="2015-10-30T08:56:00Z" w:initials="BS">
    <w:p w14:paraId="5249720E" w14:textId="77777777" w:rsidR="000E2EAC" w:rsidRDefault="000E2EAC"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0E2EAC" w:rsidRDefault="000E2EAC"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0E2EAC" w:rsidRDefault="000E2EAC" w:rsidP="00E35F1F">
      <w:pPr>
        <w:pStyle w:val="CommentText"/>
      </w:pPr>
      <w:r>
        <w:rPr>
          <w:rStyle w:val="CommentReference"/>
        </w:rPr>
        <w:annotationRef/>
      </w:r>
      <w:r>
        <w:t>is this right?</w:t>
      </w:r>
    </w:p>
  </w:comment>
  <w:comment w:id="1044" w:author="Windows User" w:date="2015-10-30T08:56:00Z" w:initials="BS">
    <w:p w14:paraId="21BA9344" w14:textId="77777777" w:rsidR="000E2EAC" w:rsidRDefault="000E2EAC" w:rsidP="00E35F1F">
      <w:pPr>
        <w:pStyle w:val="CommentText"/>
      </w:pPr>
      <w:r>
        <w:rPr>
          <w:rStyle w:val="CommentReference"/>
        </w:rPr>
        <w:annotationRef/>
      </w:r>
      <w:r>
        <w:t>isn't it of?</w:t>
      </w:r>
    </w:p>
  </w:comment>
  <w:comment w:id="1045" w:author="Windows User" w:date="2015-10-30T08:56:00Z" w:initials="BS">
    <w:p w14:paraId="0DB057D8" w14:textId="77777777" w:rsidR="000E2EAC" w:rsidRDefault="000E2EAC" w:rsidP="00E35F1F">
      <w:pPr>
        <w:pStyle w:val="CommentText"/>
      </w:pPr>
      <w:r>
        <w:rPr>
          <w:rStyle w:val="CommentReference"/>
        </w:rPr>
        <w:annotationRef/>
      </w:r>
      <w:r>
        <w:t>isn't it blesses?</w:t>
      </w:r>
    </w:p>
  </w:comment>
  <w:comment w:id="1046" w:author="Windows User" w:date="2015-10-30T08:56:00Z" w:initials="BS">
    <w:p w14:paraId="4126BF87" w14:textId="77777777" w:rsidR="000E2EAC" w:rsidRDefault="000E2EAC" w:rsidP="00E35F1F">
      <w:pPr>
        <w:pStyle w:val="CommentText"/>
      </w:pPr>
      <w:r>
        <w:rPr>
          <w:rStyle w:val="CommentReference"/>
        </w:rPr>
        <w:annotationRef/>
      </w:r>
      <w:r>
        <w:t>blessing or blessing?</w:t>
      </w:r>
    </w:p>
  </w:comment>
  <w:comment w:id="1047" w:author="Windows User" w:date="2015-10-30T08:56:00Z" w:initials="BS">
    <w:p w14:paraId="068E7184" w14:textId="77777777" w:rsidR="000E2EAC" w:rsidRDefault="000E2EAC"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0E2EAC" w:rsidRDefault="000E2EAC" w:rsidP="00E35F1F">
      <w:pPr>
        <w:pStyle w:val="CommentText"/>
      </w:pPr>
      <w:r>
        <w:rPr>
          <w:rStyle w:val="CommentReference"/>
        </w:rPr>
        <w:annotationRef/>
      </w:r>
      <w:r>
        <w:t>perfect or true?</w:t>
      </w:r>
    </w:p>
  </w:comment>
  <w:comment w:id="1051" w:author="Windows User" w:date="2015-11-21T13:21:00Z" w:initials="WU">
    <w:p w14:paraId="686F5E9C" w14:textId="77777777" w:rsidR="000E2EAC" w:rsidRDefault="000E2EAC" w:rsidP="00E35F1F">
      <w:pPr>
        <w:pStyle w:val="CommentText"/>
      </w:pPr>
      <w:r>
        <w:rPr>
          <w:rStyle w:val="CommentReference"/>
        </w:rPr>
        <w:annotationRef/>
      </w:r>
    </w:p>
  </w:comment>
  <w:comment w:id="1058" w:author="Windows User" w:date="2015-10-30T08:56:00Z" w:initials="BS">
    <w:p w14:paraId="138D81C8" w14:textId="77777777" w:rsidR="000E2EAC" w:rsidRDefault="000E2EAC" w:rsidP="00E35F1F">
      <w:pPr>
        <w:pStyle w:val="CommentText"/>
      </w:pPr>
      <w:r>
        <w:rPr>
          <w:rStyle w:val="CommentReference"/>
        </w:rPr>
        <w:annotationRef/>
      </w:r>
      <w:r>
        <w:t>which word is right?</w:t>
      </w:r>
    </w:p>
  </w:comment>
  <w:comment w:id="1059" w:author="Windows User" w:date="2015-10-30T08:56:00Z" w:initials="BS">
    <w:p w14:paraId="36B899D8" w14:textId="77777777" w:rsidR="000E2EAC" w:rsidRDefault="000E2EAC" w:rsidP="00E35F1F">
      <w:pPr>
        <w:pStyle w:val="CommentText"/>
      </w:pPr>
      <w:r>
        <w:rPr>
          <w:rStyle w:val="CommentReference"/>
        </w:rPr>
        <w:annotationRef/>
      </w:r>
      <w:r>
        <w:t>wise?</w:t>
      </w:r>
    </w:p>
  </w:comment>
  <w:comment w:id="1061" w:author="Windows User" w:date="2015-10-30T08:56:00Z" w:initials="BS">
    <w:p w14:paraId="62F2B22F" w14:textId="77777777" w:rsidR="000E2EAC" w:rsidRDefault="000E2EAC" w:rsidP="00E35F1F">
      <w:pPr>
        <w:pStyle w:val="CommentText"/>
      </w:pPr>
      <w:r>
        <w:rPr>
          <w:rStyle w:val="CommentReference"/>
        </w:rPr>
        <w:annotationRef/>
      </w:r>
      <w:r>
        <w:t>bride, or bridal chamber?</w:t>
      </w:r>
    </w:p>
  </w:comment>
  <w:comment w:id="1062" w:author="Windows User" w:date="2015-10-30T08:56:00Z" w:initials="BS">
    <w:p w14:paraId="13AA9031" w14:textId="77777777" w:rsidR="000E2EAC" w:rsidRDefault="000E2EAC" w:rsidP="00E35F1F">
      <w:pPr>
        <w:pStyle w:val="CommentText"/>
      </w:pPr>
      <w:r>
        <w:rPr>
          <w:rStyle w:val="CommentReference"/>
        </w:rPr>
        <w:annotationRef/>
      </w:r>
      <w:r>
        <w:t>truth, logos, or true logos?</w:t>
      </w:r>
    </w:p>
  </w:comment>
  <w:comment w:id="1063" w:author="Windows User" w:date="2015-10-30T08:56:00Z" w:initials="BS">
    <w:p w14:paraId="116A567C" w14:textId="77777777" w:rsidR="000E2EAC" w:rsidRDefault="000E2EAC" w:rsidP="00E35F1F">
      <w:pPr>
        <w:pStyle w:val="CommentText"/>
      </w:pPr>
      <w:r>
        <w:rPr>
          <w:rStyle w:val="CommentReference"/>
        </w:rPr>
        <w:annotationRef/>
      </w:r>
      <w:r>
        <w:t>redeemed or saved?</w:t>
      </w:r>
    </w:p>
  </w:comment>
  <w:comment w:id="1065" w:author="Windows User" w:date="2015-10-30T08:56:00Z" w:initials="BS">
    <w:p w14:paraId="37848CBE" w14:textId="77777777" w:rsidR="000E2EAC" w:rsidRDefault="000E2EAC" w:rsidP="00E35F1F">
      <w:pPr>
        <w:pStyle w:val="CommentText"/>
      </w:pPr>
      <w:r>
        <w:rPr>
          <w:rStyle w:val="CommentReference"/>
        </w:rPr>
        <w:annotationRef/>
      </w:r>
      <w:r>
        <w:t>for us or unto us?</w:t>
      </w:r>
    </w:p>
  </w:comment>
  <w:comment w:id="1068" w:author="Windows User" w:date="2015-10-30T08:56:00Z" w:initials="BS">
    <w:p w14:paraId="7318299D" w14:textId="77777777" w:rsidR="000E2EAC" w:rsidRDefault="000E2EAC" w:rsidP="00E35F1F">
      <w:pPr>
        <w:pStyle w:val="CommentText"/>
      </w:pPr>
      <w:r>
        <w:rPr>
          <w:rStyle w:val="CommentReference"/>
        </w:rPr>
        <w:annotationRef/>
      </w:r>
      <w:r>
        <w:t>what does eshleelooi mean?</w:t>
      </w:r>
    </w:p>
  </w:comment>
  <w:comment w:id="1069" w:author="Windows User" w:date="2015-10-30T08:56:00Z" w:initials="BS">
    <w:p w14:paraId="01016F04" w14:textId="77777777" w:rsidR="000E2EAC" w:rsidRDefault="000E2EAC" w:rsidP="00E35F1F">
      <w:pPr>
        <w:pStyle w:val="CommentText"/>
      </w:pPr>
      <w:r>
        <w:rPr>
          <w:rStyle w:val="CommentReference"/>
        </w:rPr>
        <w:annotationRef/>
      </w:r>
      <w:r>
        <w:t>save or redeem?</w:t>
      </w:r>
    </w:p>
  </w:comment>
  <w:comment w:id="1071" w:author="Windows User" w:date="2015-10-30T08:56:00Z" w:initials="BS">
    <w:p w14:paraId="2F0C8D0C" w14:textId="77777777" w:rsidR="000E2EAC" w:rsidRDefault="000E2EAC"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0E2EAC" w:rsidRDefault="000E2EAC"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0E2EAC" w:rsidRDefault="000E2EAC"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0E2EAC" w:rsidRDefault="000E2EAC" w:rsidP="00E35F1F">
      <w:pPr>
        <w:pStyle w:val="CommentText"/>
      </w:pPr>
      <w:r>
        <w:rPr>
          <w:rStyle w:val="CommentReference"/>
        </w:rPr>
        <w:annotationRef/>
      </w:r>
      <w:r>
        <w:t>Saviour or redeemer?</w:t>
      </w:r>
    </w:p>
  </w:comment>
  <w:comment w:id="1077" w:author="Windows User" w:date="2015-10-30T08:56:00Z" w:initials="BS">
    <w:p w14:paraId="7BA01F3B" w14:textId="77777777" w:rsidR="000E2EAC" w:rsidRDefault="000E2EAC"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0E2EAC" w:rsidRDefault="000E2EA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0E2EAC" w:rsidRDefault="000E2EAC"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0E2EAC" w:rsidRDefault="000E2EAC"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0E2EAC" w:rsidRDefault="000E2EAC"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0E2EAC" w:rsidRDefault="000E2EAC"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0E2EAC" w:rsidRDefault="000E2EAC"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0E2EAC" w:rsidRDefault="000E2EAC"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0E2EAC" w:rsidRDefault="000E2EAC"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0E2EAC" w:rsidRDefault="000E2EAC"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0E2EAC" w:rsidRDefault="000E2EAC" w:rsidP="00E35F1F">
      <w:pPr>
        <w:pStyle w:val="CommentText"/>
      </w:pPr>
      <w:r>
        <w:rPr>
          <w:rStyle w:val="CommentReference"/>
        </w:rPr>
        <w:annotationRef/>
      </w:r>
      <w:r>
        <w:t>review</w:t>
      </w:r>
    </w:p>
  </w:comment>
  <w:comment w:id="1100" w:author="Windows User" w:date="2015-10-30T08:56:00Z" w:initials="BS">
    <w:p w14:paraId="5D50DB65" w14:textId="77777777" w:rsidR="000E2EAC" w:rsidRDefault="000E2EAC"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0E2EAC" w:rsidRDefault="000E2EAC" w:rsidP="00E35F1F">
      <w:pPr>
        <w:pStyle w:val="CommentText"/>
      </w:pPr>
      <w:r>
        <w:rPr>
          <w:rStyle w:val="CommentReference"/>
        </w:rPr>
        <w:annotationRef/>
      </w:r>
      <w:r>
        <w:t>works or deeds?</w:t>
      </w:r>
    </w:p>
  </w:comment>
  <w:comment w:id="1102" w:author="Windows User" w:date="2015-11-21T13:24:00Z" w:initials="WU">
    <w:p w14:paraId="7A990723" w14:textId="77777777" w:rsidR="000E2EAC" w:rsidRDefault="000E2EAC" w:rsidP="00E35F1F">
      <w:pPr>
        <w:pStyle w:val="CommentText"/>
      </w:pPr>
      <w:r>
        <w:rPr>
          <w:rStyle w:val="CommentReference"/>
        </w:rPr>
        <w:annotationRef/>
      </w:r>
      <w:r>
        <w:t>review</w:t>
      </w:r>
    </w:p>
  </w:comment>
  <w:comment w:id="1103" w:author="Windows User" w:date="2015-10-30T08:56:00Z" w:initials="BS">
    <w:p w14:paraId="5BB3D65B" w14:textId="77777777" w:rsidR="000E2EAC" w:rsidRDefault="000E2EAC" w:rsidP="00E35F1F">
      <w:pPr>
        <w:pStyle w:val="CommentText"/>
      </w:pPr>
      <w:r>
        <w:rPr>
          <w:rStyle w:val="CommentReference"/>
        </w:rPr>
        <w:annotationRef/>
      </w:r>
      <w:r>
        <w:t>does Coptic have 'high'?</w:t>
      </w:r>
    </w:p>
  </w:comment>
  <w:comment w:id="1104" w:author="Windows User" w:date="2015-11-21T13:24:00Z" w:initials="WU">
    <w:p w14:paraId="1D334F95" w14:textId="77777777" w:rsidR="000E2EAC" w:rsidRDefault="000E2EAC" w:rsidP="00E35F1F">
      <w:pPr>
        <w:pStyle w:val="CommentText"/>
      </w:pPr>
      <w:r>
        <w:rPr>
          <w:rStyle w:val="CommentReference"/>
        </w:rPr>
        <w:annotationRef/>
      </w:r>
      <w:r>
        <w:t>review, add variant</w:t>
      </w:r>
    </w:p>
  </w:comment>
  <w:comment w:id="1105" w:author="Windows User" w:date="2015-10-30T08:56:00Z" w:initials="BS">
    <w:p w14:paraId="5480B788" w14:textId="77777777" w:rsidR="000E2EAC" w:rsidRDefault="000E2EAC"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0E2EAC" w:rsidRDefault="000E2EAC"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0E2EAC" w:rsidRDefault="000E2EAC"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0E2EAC" w:rsidRDefault="000E2EAC" w:rsidP="006869EE">
      <w:pPr>
        <w:pStyle w:val="CommentText"/>
      </w:pPr>
      <w:r>
        <w:rPr>
          <w:rStyle w:val="CommentReference"/>
        </w:rPr>
        <w:annotationRef/>
      </w:r>
      <w:r>
        <w:t>May He or that He may</w:t>
      </w:r>
    </w:p>
  </w:comment>
  <w:comment w:id="1171" w:author="Windows User" w:date="2015-10-30T08:56:00Z" w:initials="BS">
    <w:p w14:paraId="5BE9E7DF" w14:textId="77777777" w:rsidR="000E2EAC" w:rsidRDefault="000E2EAC" w:rsidP="006869EE">
      <w:pPr>
        <w:pStyle w:val="CommentText"/>
      </w:pPr>
      <w:r>
        <w:rPr>
          <w:rStyle w:val="CommentReference"/>
        </w:rPr>
        <w:annotationRef/>
      </w:r>
      <w:r>
        <w:t>protopresbyters?</w:t>
      </w:r>
    </w:p>
  </w:comment>
  <w:comment w:id="1172" w:author="Windows User" w:date="2015-10-30T08:56:00Z" w:initials="BS">
    <w:p w14:paraId="37712CA1" w14:textId="77777777" w:rsidR="000E2EAC" w:rsidRDefault="000E2EAC" w:rsidP="006869EE">
      <w:pPr>
        <w:pStyle w:val="CommentText"/>
      </w:pPr>
      <w:r>
        <w:rPr>
          <w:rStyle w:val="CommentReference"/>
        </w:rPr>
        <w:annotationRef/>
      </w:r>
      <w:r>
        <w:t>those who?</w:t>
      </w:r>
    </w:p>
  </w:comment>
  <w:comment w:id="1173" w:author="Windows User" w:date="2015-10-30T08:56:00Z" w:initials="BS">
    <w:p w14:paraId="0BC9F56F" w14:textId="77777777" w:rsidR="000E2EAC" w:rsidRDefault="000E2EAC" w:rsidP="006869EE">
      <w:pPr>
        <w:pStyle w:val="CommentText"/>
      </w:pPr>
      <w:r>
        <w:rPr>
          <w:rStyle w:val="CommentReference"/>
        </w:rPr>
        <w:annotationRef/>
      </w:r>
      <w:r>
        <w:t>Yourself?</w:t>
      </w:r>
    </w:p>
  </w:comment>
  <w:comment w:id="1177" w:author="Windows User" w:date="2015-11-27T20:09:00Z" w:initials="WU">
    <w:p w14:paraId="5DD947BD" w14:textId="77777777" w:rsidR="000E2EAC" w:rsidRDefault="000E2EAC"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0E2EAC" w:rsidRDefault="000E2EAC"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0E2EAC" w:rsidRDefault="000E2EAC" w:rsidP="006869EE">
      <w:pPr>
        <w:pStyle w:val="CommentText"/>
      </w:pPr>
      <w:r>
        <w:rPr>
          <w:rStyle w:val="CommentReference"/>
        </w:rPr>
        <w:annotationRef/>
      </w:r>
      <w:r>
        <w:t>Good News or Glad Tidings?</w:t>
      </w:r>
    </w:p>
  </w:comment>
  <w:comment w:id="1188" w:author="Windows User" w:date="2015-10-30T08:56:00Z" w:initials="WU">
    <w:p w14:paraId="07481CDA" w14:textId="77777777" w:rsidR="000E2EAC" w:rsidRDefault="000E2EAC"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0E2EAC" w:rsidRDefault="000E2EAC"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0E2EAC" w:rsidRDefault="000E2EAC" w:rsidP="006869EE">
      <w:pPr>
        <w:pStyle w:val="CommentText"/>
      </w:pPr>
      <w:r>
        <w:rPr>
          <w:rStyle w:val="CommentReference"/>
        </w:rPr>
        <w:annotationRef/>
      </w:r>
      <w:r>
        <w:t>Add footnote of what this is</w:t>
      </w:r>
    </w:p>
  </w:comment>
  <w:comment w:id="1205" w:author="Windows User" w:date="2015-10-30T08:56:00Z" w:initials="WU">
    <w:p w14:paraId="6841EDAF" w14:textId="77777777" w:rsidR="000E2EAC" w:rsidRDefault="000E2EAC">
      <w:pPr>
        <w:pStyle w:val="CommentText"/>
      </w:pPr>
      <w:r>
        <w:rPr>
          <w:rStyle w:val="CommentReference"/>
        </w:rPr>
        <w:annotationRef/>
      </w:r>
      <w:r>
        <w:t>Isn’t this one more faithful?</w:t>
      </w:r>
    </w:p>
  </w:comment>
  <w:comment w:id="1206" w:author="Windows User" w:date="2015-10-30T08:56:00Z" w:initials="WU">
    <w:p w14:paraId="44483F5F" w14:textId="77777777" w:rsidR="000E2EAC" w:rsidRDefault="000E2EAC">
      <w:pPr>
        <w:pStyle w:val="CommentText"/>
      </w:pPr>
      <w:r>
        <w:rPr>
          <w:rStyle w:val="CommentReference"/>
        </w:rPr>
        <w:annotationRef/>
      </w:r>
      <w:r>
        <w:t>Which one(s) are/is right?</w:t>
      </w:r>
    </w:p>
  </w:comment>
  <w:comment w:id="1207" w:author="Windows User" w:date="2015-10-30T08:56:00Z" w:initials="WU">
    <w:p w14:paraId="22B3EF76" w14:textId="77777777" w:rsidR="000E2EAC" w:rsidRDefault="000E2EAC">
      <w:pPr>
        <w:pStyle w:val="CommentText"/>
      </w:pPr>
      <w:r>
        <w:rPr>
          <w:rStyle w:val="CommentReference"/>
        </w:rPr>
        <w:annotationRef/>
      </w:r>
      <w:r>
        <w:t>Coptic doesn’t seem to have “O Lord”</w:t>
      </w:r>
    </w:p>
  </w:comment>
  <w:comment w:id="1211" w:author="Windows User" w:date="2015-10-30T08:56:00Z" w:initials="WU">
    <w:p w14:paraId="6BF65470" w14:textId="77777777" w:rsidR="000E2EAC" w:rsidRDefault="000E2EAC">
      <w:pPr>
        <w:pStyle w:val="CommentText"/>
      </w:pPr>
      <w:r>
        <w:rPr>
          <w:rStyle w:val="CommentReference"/>
        </w:rPr>
        <w:annotationRef/>
      </w:r>
      <w:r>
        <w:t>Called or named?</w:t>
      </w:r>
    </w:p>
  </w:comment>
  <w:comment w:id="1212" w:author="Windows User" w:date="2015-10-30T08:56:00Z" w:initials="WU">
    <w:p w14:paraId="64122CF8" w14:textId="77777777" w:rsidR="000E2EAC" w:rsidRDefault="000E2EAC">
      <w:pPr>
        <w:pStyle w:val="CommentText"/>
      </w:pPr>
      <w:r>
        <w:rPr>
          <w:rStyle w:val="CommentReference"/>
        </w:rPr>
        <w:annotationRef/>
      </w:r>
      <w:r>
        <w:t>John loved the Lord, or the Lord loved John?</w:t>
      </w:r>
    </w:p>
  </w:comment>
  <w:comment w:id="1214" w:author="Windows User" w:date="2015-10-30T08:56:00Z" w:initials="WU">
    <w:p w14:paraId="28540FAB" w14:textId="77777777" w:rsidR="000E2EAC" w:rsidRDefault="000E2EAC">
      <w:pPr>
        <w:pStyle w:val="CommentText"/>
      </w:pPr>
      <w:r>
        <w:rPr>
          <w:rStyle w:val="CommentReference"/>
        </w:rPr>
        <w:annotationRef/>
      </w:r>
      <w:r>
        <w:t>Not the Lord?</w:t>
      </w:r>
    </w:p>
  </w:comment>
  <w:comment w:id="1215" w:author="Windows User" w:date="2015-10-30T08:56:00Z" w:initials="WU">
    <w:p w14:paraId="3BE9EA57" w14:textId="77777777" w:rsidR="000E2EAC" w:rsidRDefault="000E2EAC">
      <w:pPr>
        <w:pStyle w:val="CommentText"/>
      </w:pPr>
      <w:r>
        <w:rPr>
          <w:rStyle w:val="CommentReference"/>
        </w:rPr>
        <w:annotationRef/>
      </w:r>
      <w:r>
        <w:t>The rest missing?</w:t>
      </w:r>
    </w:p>
  </w:comment>
  <w:comment w:id="1216" w:author="Windows User" w:date="2015-10-30T08:56:00Z" w:initials="WU">
    <w:p w14:paraId="17CFCF91" w14:textId="77777777" w:rsidR="000E2EAC" w:rsidRDefault="000E2EAC">
      <w:pPr>
        <w:pStyle w:val="CommentText"/>
      </w:pPr>
      <w:r>
        <w:rPr>
          <w:rStyle w:val="CommentReference"/>
        </w:rPr>
        <w:annotationRef/>
      </w:r>
      <w:r>
        <w:t>Completely different…</w:t>
      </w:r>
    </w:p>
  </w:comment>
  <w:comment w:id="1217" w:author="Windows User" w:date="2015-10-30T08:56:00Z" w:initials="WU">
    <w:p w14:paraId="1A5ABDDA" w14:textId="77777777" w:rsidR="000E2EAC" w:rsidRDefault="000E2EAC">
      <w:pPr>
        <w:pStyle w:val="CommentText"/>
      </w:pPr>
      <w:r>
        <w:rPr>
          <w:rStyle w:val="CommentReference"/>
        </w:rPr>
        <w:annotationRef/>
      </w:r>
      <w:r>
        <w:t>Sound or voices?</w:t>
      </w:r>
    </w:p>
  </w:comment>
  <w:comment w:id="1220" w:author="Windows User" w:date="2015-10-30T08:56:00Z" w:initials="WU">
    <w:p w14:paraId="6A684B9E" w14:textId="77777777" w:rsidR="000E2EAC" w:rsidRDefault="000E2EAC">
      <w:pPr>
        <w:pStyle w:val="CommentText"/>
      </w:pPr>
      <w:r>
        <w:rPr>
          <w:rStyle w:val="CommentReference"/>
        </w:rPr>
        <w:annotationRef/>
      </w:r>
      <w:r>
        <w:t>This one needs looking at.</w:t>
      </w:r>
    </w:p>
  </w:comment>
  <w:comment w:id="1221" w:author="Windows User" w:date="2015-10-30T08:56:00Z" w:initials="WU">
    <w:p w14:paraId="3E29D706" w14:textId="77777777" w:rsidR="000E2EAC" w:rsidRDefault="000E2EAC">
      <w:pPr>
        <w:pStyle w:val="CommentText"/>
      </w:pPr>
      <w:r>
        <w:rPr>
          <w:rStyle w:val="CommentReference"/>
        </w:rPr>
        <w:annotationRef/>
      </w:r>
      <w:r>
        <w:t>Partners?</w:t>
      </w:r>
    </w:p>
  </w:comment>
  <w:comment w:id="1226" w:author="Windows User" w:date="2015-10-30T08:56:00Z" w:initials="WU">
    <w:p w14:paraId="662AC6DC" w14:textId="77777777" w:rsidR="000E2EAC" w:rsidRDefault="000E2EAC">
      <w:pPr>
        <w:pStyle w:val="CommentText"/>
      </w:pPr>
      <w:r>
        <w:rPr>
          <w:rStyle w:val="CommentReference"/>
        </w:rPr>
        <w:annotationRef/>
      </w:r>
      <w:r>
        <w:t>What land?</w:t>
      </w:r>
    </w:p>
  </w:comment>
  <w:comment w:id="1228" w:author="Windows User" w:date="2015-10-30T08:56:00Z" w:initials="WU">
    <w:p w14:paraId="121BE348" w14:textId="77777777" w:rsidR="000E2EAC" w:rsidRDefault="000E2EAC">
      <w:pPr>
        <w:pStyle w:val="CommentText"/>
      </w:pPr>
      <w:r>
        <w:rPr>
          <w:rStyle w:val="CommentReference"/>
        </w:rPr>
        <w:annotationRef/>
      </w:r>
      <w:r>
        <w:t>Or englighten?</w:t>
      </w:r>
    </w:p>
  </w:comment>
  <w:comment w:id="1242" w:author="Windows User" w:date="2015-10-30T08:56:00Z" w:initials="WU">
    <w:p w14:paraId="52EAF036" w14:textId="77777777" w:rsidR="000E2EAC" w:rsidRDefault="000E2EAC">
      <w:pPr>
        <w:pStyle w:val="CommentText"/>
      </w:pPr>
      <w:r>
        <w:rPr>
          <w:rStyle w:val="CommentReference"/>
        </w:rPr>
        <w:annotationRef/>
      </w:r>
      <w:r>
        <w:t>What should this verse be?</w:t>
      </w:r>
    </w:p>
  </w:comment>
  <w:comment w:id="1254" w:author="Windows User" w:date="2015-10-30T08:56:00Z" w:initials="BS">
    <w:p w14:paraId="1A0E2428" w14:textId="77777777" w:rsidR="000E2EAC" w:rsidRDefault="000E2EAC">
      <w:pPr>
        <w:pStyle w:val="CommentText"/>
      </w:pPr>
      <w:r>
        <w:rPr>
          <w:rStyle w:val="CommentReference"/>
        </w:rPr>
        <w:annotationRef/>
      </w:r>
      <w:r>
        <w:t>wiles or snares?</w:t>
      </w:r>
    </w:p>
  </w:comment>
  <w:comment w:id="1256" w:author="Windows User" w:date="2015-10-30T08:56:00Z" w:initials="BS">
    <w:p w14:paraId="2B8DD286" w14:textId="77777777" w:rsidR="000E2EAC" w:rsidRDefault="000E2EAC">
      <w:pPr>
        <w:pStyle w:val="CommentText"/>
      </w:pPr>
      <w:r>
        <w:rPr>
          <w:rStyle w:val="CommentReference"/>
        </w:rPr>
        <w:annotationRef/>
      </w:r>
      <w:r>
        <w:t>I typed this Coptic... so it will have typos..</w:t>
      </w:r>
    </w:p>
  </w:comment>
  <w:comment w:id="1257" w:author="Windows User" w:date="2015-10-30T08:56:00Z" w:initials="WU">
    <w:p w14:paraId="7AD216CC" w14:textId="77777777" w:rsidR="000E2EAC" w:rsidRDefault="000E2EAC">
      <w:pPr>
        <w:pStyle w:val="CommentText"/>
      </w:pPr>
      <w:r>
        <w:rPr>
          <w:rStyle w:val="CommentReference"/>
        </w:rPr>
        <w:annotationRef/>
      </w:r>
      <w:r>
        <w:t>You reign? The dominion is yours? Yours is the dominion?</w:t>
      </w:r>
    </w:p>
  </w:comment>
  <w:comment w:id="1259" w:author="Windows User" w:date="2015-10-30T08:56:00Z" w:initials="BS">
    <w:p w14:paraId="68C1922F" w14:textId="77777777" w:rsidR="000E2EAC" w:rsidRDefault="000E2EAC">
      <w:pPr>
        <w:pStyle w:val="CommentText"/>
      </w:pPr>
      <w:r>
        <w:rPr>
          <w:rStyle w:val="CommentReference"/>
        </w:rPr>
        <w:annotationRef/>
      </w:r>
      <w:r>
        <w:t>omit 'be' in contemporary?</w:t>
      </w:r>
    </w:p>
  </w:comment>
  <w:comment w:id="1260" w:author="Windows User" w:date="2015-10-30T08:56:00Z" w:initials="BS">
    <w:p w14:paraId="6511FB80" w14:textId="77777777" w:rsidR="000E2EAC" w:rsidRDefault="000E2EAC">
      <w:pPr>
        <w:pStyle w:val="CommentText"/>
      </w:pPr>
      <w:r>
        <w:rPr>
          <w:rStyle w:val="CommentReference"/>
        </w:rPr>
        <w:annotationRef/>
      </w:r>
      <w:r>
        <w:t>Abouna Antony: I typed this Coptic from the black book. Jenkims were very unclear. Please proof for typos.</w:t>
      </w:r>
    </w:p>
  </w:comment>
  <w:comment w:id="1261" w:author="Windows User" w:date="2015-10-30T08:56:00Z" w:initials="BS">
    <w:p w14:paraId="7DEA42F3" w14:textId="77777777" w:rsidR="000E2EAC" w:rsidRDefault="000E2EAC">
      <w:pPr>
        <w:pStyle w:val="CommentText"/>
      </w:pPr>
      <w:r>
        <w:rPr>
          <w:rStyle w:val="CommentReference"/>
        </w:rPr>
        <w:annotationRef/>
      </w:r>
      <w:r>
        <w:t>"is" before "the King" would make this whole vs flow as a sentence...</w:t>
      </w:r>
    </w:p>
  </w:comment>
  <w:comment w:id="1262" w:author="Windows User" w:date="2015-10-30T08:56:00Z" w:initials="BS">
    <w:p w14:paraId="1F17623C" w14:textId="77777777" w:rsidR="000E2EAC" w:rsidRDefault="000E2EAC">
      <w:pPr>
        <w:pStyle w:val="CommentText"/>
      </w:pPr>
      <w:r>
        <w:rPr>
          <w:rStyle w:val="CommentReference"/>
        </w:rPr>
        <w:annotationRef/>
      </w:r>
      <w:r>
        <w:t>ask more modern than entreat... but not quite right?</w:t>
      </w:r>
    </w:p>
  </w:comment>
  <w:comment w:id="1290" w:author="Windows User" w:date="2015-10-30T08:56:00Z" w:initials="WU">
    <w:p w14:paraId="5F20584F" w14:textId="77777777" w:rsidR="000E2EAC" w:rsidRDefault="000E2EAC">
      <w:pPr>
        <w:pStyle w:val="CommentText"/>
      </w:pPr>
      <w:r>
        <w:rPr>
          <w:rStyle w:val="CommentReference"/>
        </w:rPr>
        <w:annotationRef/>
      </w:r>
      <w:r>
        <w:t>Needs work.</w:t>
      </w:r>
    </w:p>
  </w:comment>
  <w:comment w:id="1295" w:author="Windows User" w:date="2015-10-30T08:56:00Z" w:initials="WU">
    <w:p w14:paraId="76E8B799" w14:textId="77777777" w:rsidR="000E2EAC" w:rsidRDefault="000E2EAC">
      <w:pPr>
        <w:pStyle w:val="CommentText"/>
      </w:pPr>
      <w:r>
        <w:rPr>
          <w:rStyle w:val="CommentReference"/>
        </w:rPr>
        <w:annotationRef/>
      </w:r>
      <w:r>
        <w:t>Should this be tho-out 5? Or 25?</w:t>
      </w:r>
    </w:p>
  </w:comment>
  <w:comment w:id="1302" w:author="Windows User" w:date="2015-11-11T11:06:00Z" w:initials="WU">
    <w:p w14:paraId="58D84DCF" w14:textId="77777777" w:rsidR="000E2EAC" w:rsidRDefault="000E2EAC">
      <w:pPr>
        <w:pStyle w:val="CommentText"/>
      </w:pPr>
      <w:r>
        <w:rPr>
          <w:rStyle w:val="CommentReference"/>
        </w:rPr>
        <w:annotationRef/>
      </w:r>
      <w:r>
        <w:t>Should this be last age or something?</w:t>
      </w:r>
    </w:p>
  </w:comment>
  <w:comment w:id="1304" w:author="Windows User" w:date="2015-11-11T11:00:00Z" w:initials="WU">
    <w:p w14:paraId="7D2DE752" w14:textId="77777777" w:rsidR="000E2EAC" w:rsidRDefault="000E2EAC">
      <w:pPr>
        <w:pStyle w:val="CommentText"/>
      </w:pPr>
      <w:r>
        <w:rPr>
          <w:rStyle w:val="CommentReference"/>
        </w:rPr>
        <w:annotationRef/>
      </w:r>
      <w:r>
        <w:t>This needs reviewing!</w:t>
      </w:r>
    </w:p>
  </w:comment>
  <w:comment w:id="1305" w:author="Windows User" w:date="2015-11-11T11:00:00Z" w:initials="WU">
    <w:p w14:paraId="65102EEC" w14:textId="77777777" w:rsidR="000E2EAC" w:rsidRDefault="000E2EAC">
      <w:pPr>
        <w:pStyle w:val="CommentText"/>
      </w:pPr>
      <w:r>
        <w:rPr>
          <w:rStyle w:val="CommentReference"/>
        </w:rPr>
        <w:annotationRef/>
      </w:r>
      <w:r>
        <w:t xml:space="preserve">This is probably wrong. God on high? </w:t>
      </w:r>
    </w:p>
  </w:comment>
  <w:comment w:id="1310" w:author="Windows User" w:date="2015-10-30T08:56:00Z" w:initials="WU">
    <w:p w14:paraId="38E4F092" w14:textId="77777777" w:rsidR="000E2EAC" w:rsidRDefault="000E2EAC">
      <w:pPr>
        <w:pStyle w:val="CommentText"/>
      </w:pPr>
      <w:r>
        <w:rPr>
          <w:rStyle w:val="CommentReference"/>
        </w:rPr>
        <w:annotationRef/>
      </w:r>
      <w:r>
        <w:t>Confirmed?</w:t>
      </w:r>
    </w:p>
  </w:comment>
  <w:comment w:id="1322" w:author="Windows User" w:date="2015-10-30T08:56:00Z" w:initials="WU">
    <w:p w14:paraId="41EDECE7" w14:textId="77777777" w:rsidR="000E2EAC" w:rsidRDefault="000E2EAC">
      <w:pPr>
        <w:pStyle w:val="CommentText"/>
      </w:pPr>
      <w:r>
        <w:rPr>
          <w:rStyle w:val="CommentReference"/>
        </w:rPr>
        <w:annotationRef/>
      </w:r>
      <w:r>
        <w:t>Heroes, or athletes?</w:t>
      </w:r>
    </w:p>
  </w:comment>
  <w:comment w:id="1361" w:author="Windows User" w:date="2015-10-30T08:56:00Z" w:initials="WU">
    <w:p w14:paraId="5FA627EB" w14:textId="77777777" w:rsidR="000E2EAC" w:rsidRDefault="000E2EAC">
      <w:pPr>
        <w:pStyle w:val="CommentText"/>
      </w:pPr>
      <w:r>
        <w:rPr>
          <w:rStyle w:val="CommentReference"/>
        </w:rPr>
        <w:annotationRef/>
      </w:r>
      <w:r>
        <w:t>Beasts or creatures?</w:t>
      </w:r>
    </w:p>
  </w:comment>
  <w:comment w:id="1362" w:author="Windows User" w:date="2015-10-30T08:56:00Z" w:initials="WU">
    <w:p w14:paraId="04563F96" w14:textId="77777777" w:rsidR="000E2EAC" w:rsidRDefault="000E2EAC">
      <w:pPr>
        <w:pStyle w:val="CommentText"/>
      </w:pPr>
      <w:r>
        <w:rPr>
          <w:rStyle w:val="CommentReference"/>
        </w:rPr>
        <w:annotationRef/>
      </w:r>
      <w:r>
        <w:t>Incessant? Or unceasing?</w:t>
      </w:r>
    </w:p>
  </w:comment>
  <w:comment w:id="1363" w:author="Windows User" w:date="2015-10-30T08:56:00Z" w:initials="WU">
    <w:p w14:paraId="7BD20F77" w14:textId="77777777" w:rsidR="000E2EAC" w:rsidRDefault="000E2EAC">
      <w:pPr>
        <w:pStyle w:val="CommentText"/>
      </w:pPr>
      <w:r>
        <w:rPr>
          <w:rStyle w:val="CommentReference"/>
        </w:rPr>
        <w:annotationRef/>
      </w:r>
      <w:r>
        <w:t>Flames of fire or fervent as fire?</w:t>
      </w:r>
    </w:p>
  </w:comment>
  <w:comment w:id="1372" w:author="Windows User" w:date="2015-10-30T08:56:00Z" w:initials="WU">
    <w:p w14:paraId="44A84E5A" w14:textId="77777777" w:rsidR="000E2EAC" w:rsidRDefault="000E2EAC">
      <w:pPr>
        <w:pStyle w:val="CommentText"/>
      </w:pPr>
      <w:r>
        <w:rPr>
          <w:rStyle w:val="CommentReference"/>
        </w:rPr>
        <w:annotationRef/>
      </w:r>
      <w:r>
        <w:t>Serving the Lord, or serving before the Lord?</w:t>
      </w:r>
    </w:p>
  </w:comment>
  <w:comment w:id="1387" w:author="Windows User" w:date="2015-10-30T08:56:00Z" w:initials="WU">
    <w:p w14:paraId="07D2B1EF" w14:textId="77777777" w:rsidR="000E2EAC" w:rsidRDefault="000E2EAC">
      <w:pPr>
        <w:pStyle w:val="CommentText"/>
      </w:pPr>
      <w:r>
        <w:rPr>
          <w:rStyle w:val="CommentReference"/>
        </w:rPr>
        <w:annotationRef/>
      </w:r>
      <w:r>
        <w:t>Or voice of God?</w:t>
      </w:r>
    </w:p>
  </w:comment>
  <w:comment w:id="1388" w:author="Windows User" w:date="2015-10-30T08:56:00Z" w:initials="WU">
    <w:p w14:paraId="3900CC21" w14:textId="77777777" w:rsidR="000E2EAC" w:rsidRDefault="000E2EAC">
      <w:pPr>
        <w:pStyle w:val="CommentText"/>
      </w:pPr>
      <w:r>
        <w:rPr>
          <w:rStyle w:val="CommentReference"/>
        </w:rPr>
        <w:annotationRef/>
      </w:r>
      <w:r>
        <w:t>Received or accepted?</w:t>
      </w:r>
    </w:p>
  </w:comment>
  <w:comment w:id="1397" w:author="Windows User" w:date="2015-11-06T08:39:00Z" w:initials="WU">
    <w:p w14:paraId="6EA3F191" w14:textId="77777777" w:rsidR="000E2EAC" w:rsidRDefault="000E2EAC">
      <w:pPr>
        <w:pStyle w:val="CommentText"/>
      </w:pPr>
      <w:r>
        <w:rPr>
          <w:rStyle w:val="CommentReference"/>
        </w:rPr>
        <w:annotationRef/>
      </w:r>
      <w:r>
        <w:t>Is this the right St. Theodore?</w:t>
      </w:r>
    </w:p>
  </w:comment>
  <w:comment w:id="1407" w:author="Windows User" w:date="2015-10-30T08:56:00Z" w:initials="WU">
    <w:p w14:paraId="227730E1" w14:textId="77777777" w:rsidR="000E2EAC" w:rsidRDefault="000E2EAC">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0E2EAC" w:rsidRDefault="000E2EAC">
      <w:pPr>
        <w:pStyle w:val="CommentText"/>
      </w:pPr>
      <w:r>
        <w:rPr>
          <w:rStyle w:val="CommentReference"/>
        </w:rPr>
        <w:annotationRef/>
      </w:r>
      <w:r>
        <w:t>Building them upon the Name?</w:t>
      </w:r>
    </w:p>
  </w:comment>
  <w:comment w:id="1422" w:author="Windows User" w:date="2015-10-30T08:56:00Z" w:initials="WU">
    <w:p w14:paraId="3CFB1D1A" w14:textId="77777777" w:rsidR="000E2EAC" w:rsidRDefault="000E2EAC">
      <w:pPr>
        <w:pStyle w:val="CommentText"/>
      </w:pPr>
      <w:r>
        <w:rPr>
          <w:rStyle w:val="CommentReference"/>
        </w:rPr>
        <w:annotationRef/>
      </w:r>
      <w:r>
        <w:t>Placed or established?</w:t>
      </w:r>
    </w:p>
  </w:comment>
  <w:comment w:id="1423" w:author="Windows User" w:date="2015-10-30T08:56:00Z" w:initials="WU">
    <w:p w14:paraId="08983CC0" w14:textId="77777777" w:rsidR="000E2EAC" w:rsidRDefault="000E2EAC">
      <w:pPr>
        <w:pStyle w:val="CommentText"/>
      </w:pPr>
      <w:r>
        <w:rPr>
          <w:rStyle w:val="CommentReference"/>
        </w:rPr>
        <w:annotationRef/>
      </w:r>
      <w:r>
        <w:t>Or refused?</w:t>
      </w:r>
    </w:p>
  </w:comment>
  <w:comment w:id="1434" w:author="Windows User" w:date="2015-10-30T08:56:00Z" w:initials="WU">
    <w:p w14:paraId="535F3E1B" w14:textId="77777777" w:rsidR="000E2EAC" w:rsidRDefault="000E2EAC">
      <w:pPr>
        <w:pStyle w:val="CommentText"/>
      </w:pPr>
      <w:r>
        <w:rPr>
          <w:rStyle w:val="CommentReference"/>
        </w:rPr>
        <w:annotationRef/>
      </w:r>
      <w:r>
        <w:t>Sprung forth? Came forth? Blossomed?</w:t>
      </w:r>
    </w:p>
  </w:comment>
  <w:comment w:id="1455" w:author="Windows User" w:date="2015-10-30T08:56:00Z" w:initials="BS">
    <w:p w14:paraId="07DE8008" w14:textId="77777777" w:rsidR="000E2EAC" w:rsidRDefault="000E2EAC">
      <w:pPr>
        <w:pStyle w:val="CommentText"/>
      </w:pPr>
      <w:r>
        <w:rPr>
          <w:rStyle w:val="CommentReference"/>
        </w:rPr>
        <w:annotationRef/>
      </w:r>
      <w:r>
        <w:t>what does this mean?</w:t>
      </w:r>
    </w:p>
  </w:comment>
  <w:comment w:id="1456" w:author="Windows User" w:date="2015-10-30T08:56:00Z" w:initials="BS">
    <w:p w14:paraId="7DE26DCC" w14:textId="77777777" w:rsidR="000E2EAC" w:rsidRDefault="000E2EAC">
      <w:pPr>
        <w:pStyle w:val="CommentText"/>
      </w:pPr>
      <w:r>
        <w:rPr>
          <w:rStyle w:val="CommentReference"/>
        </w:rPr>
        <w:annotationRef/>
      </w:r>
      <w:r>
        <w:t>announced or proclaimed?</w:t>
      </w:r>
    </w:p>
  </w:comment>
  <w:comment w:id="1460" w:author="Windows User" w:date="2015-10-30T08:56:00Z" w:initials="WU">
    <w:p w14:paraId="729B2278" w14:textId="77777777" w:rsidR="000E2EAC" w:rsidRDefault="000E2EAC">
      <w:pPr>
        <w:pStyle w:val="CommentText"/>
      </w:pPr>
      <w:r>
        <w:rPr>
          <w:rStyle w:val="CommentReference"/>
        </w:rPr>
        <w:annotationRef/>
      </w:r>
      <w:r>
        <w:t>?</w:t>
      </w:r>
    </w:p>
  </w:comment>
  <w:comment w:id="1461" w:author="Windows User" w:date="2015-10-30T08:56:00Z" w:initials="WU">
    <w:p w14:paraId="44863D12" w14:textId="77777777" w:rsidR="000E2EAC" w:rsidRDefault="000E2EAC">
      <w:pPr>
        <w:pStyle w:val="CommentText"/>
      </w:pPr>
      <w:r>
        <w:rPr>
          <w:rStyle w:val="CommentReference"/>
        </w:rPr>
        <w:annotationRef/>
      </w:r>
      <w:r>
        <w:t>Bride, no, not bridegroom?</w:t>
      </w:r>
    </w:p>
  </w:comment>
  <w:comment w:id="1464" w:author="Windows User" w:date="2015-10-30T08:56:00Z" w:initials="WU">
    <w:p w14:paraId="6CE1AF88" w14:textId="77777777" w:rsidR="000E2EAC" w:rsidRDefault="000E2EAC">
      <w:pPr>
        <w:pStyle w:val="CommentText"/>
      </w:pPr>
      <w:r>
        <w:rPr>
          <w:rStyle w:val="CommentReference"/>
        </w:rPr>
        <w:annotationRef/>
      </w:r>
      <w:r>
        <w:t>Return?</w:t>
      </w:r>
    </w:p>
  </w:comment>
  <w:comment w:id="1465" w:author="Windows User" w:date="2015-10-30T08:56:00Z" w:initials="WU">
    <w:p w14:paraId="2917E600" w14:textId="77777777" w:rsidR="000E2EAC" w:rsidRDefault="000E2EAC">
      <w:pPr>
        <w:pStyle w:val="CommentText"/>
      </w:pPr>
      <w:r>
        <w:rPr>
          <w:rStyle w:val="CommentReference"/>
        </w:rPr>
        <w:annotationRef/>
      </w:r>
      <w:r>
        <w:t>Establishment? Building up?</w:t>
      </w:r>
    </w:p>
  </w:comment>
  <w:comment w:id="1467" w:author="Windows User" w:date="2015-10-30T08:56:00Z" w:initials="WU">
    <w:p w14:paraId="14DF4F91" w14:textId="77777777" w:rsidR="000E2EAC" w:rsidRDefault="000E2EAC">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0E2EAC" w:rsidRDefault="000E2EAC">
      <w:pPr>
        <w:pStyle w:val="CommentText"/>
      </w:pPr>
      <w:r>
        <w:rPr>
          <w:rStyle w:val="CommentReference"/>
        </w:rPr>
        <w:annotationRef/>
      </w:r>
      <w:r>
        <w:t>I don’t see “the Lord is with you” in the Coptic</w:t>
      </w:r>
    </w:p>
    <w:p w14:paraId="4431CB1C" w14:textId="77777777" w:rsidR="000E2EAC" w:rsidRDefault="000E2EAC">
      <w:pPr>
        <w:pStyle w:val="CommentText"/>
      </w:pPr>
    </w:p>
  </w:comment>
  <w:comment w:id="1469" w:author="Windows User" w:date="2015-10-30T08:56:00Z" w:initials="WU">
    <w:p w14:paraId="4549B91A" w14:textId="77777777" w:rsidR="000E2EAC" w:rsidRDefault="000E2EAC">
      <w:pPr>
        <w:pStyle w:val="CommentText"/>
      </w:pPr>
      <w:r>
        <w:rPr>
          <w:rStyle w:val="CommentReference"/>
        </w:rPr>
        <w:annotationRef/>
      </w:r>
      <w:r>
        <w:t>Heavenly herald of Good News?</w:t>
      </w:r>
    </w:p>
    <w:p w14:paraId="384F02AC" w14:textId="77777777" w:rsidR="000E2EAC" w:rsidRDefault="000E2EAC">
      <w:pPr>
        <w:pStyle w:val="CommentText"/>
      </w:pPr>
    </w:p>
  </w:comment>
  <w:comment w:id="1478" w:author="Windows User" w:date="2015-10-30T08:56:00Z" w:initials="WU">
    <w:p w14:paraId="4A264D5C" w14:textId="77777777" w:rsidR="000E2EAC" w:rsidRDefault="000E2EAC">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0E2EAC" w:rsidRDefault="000E2EAC"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0E2EAC" w:rsidRDefault="000E2EAC">
      <w:pPr>
        <w:pStyle w:val="CommentText"/>
      </w:pPr>
      <w:r>
        <w:rPr>
          <w:rStyle w:val="CommentReference"/>
        </w:rPr>
        <w:annotationRef/>
      </w:r>
      <w:r>
        <w:t>Redeemed?</w:t>
      </w:r>
    </w:p>
  </w:comment>
  <w:comment w:id="1515" w:author="Windows User" w:date="2015-10-30T08:56:00Z" w:initials="WU">
    <w:p w14:paraId="5BF82FF5" w14:textId="77777777" w:rsidR="000E2EAC" w:rsidRDefault="000E2EAC">
      <w:pPr>
        <w:pStyle w:val="CommentText"/>
      </w:pPr>
      <w:r>
        <w:rPr>
          <w:rStyle w:val="CommentReference"/>
        </w:rPr>
        <w:annotationRef/>
      </w:r>
      <w:r>
        <w:t>For? So?</w:t>
      </w:r>
    </w:p>
  </w:comment>
  <w:comment w:id="1520" w:author="Windows User" w:date="2015-10-30T08:56:00Z" w:initials="WU">
    <w:p w14:paraId="5B54A424" w14:textId="77777777" w:rsidR="000E2EAC" w:rsidRDefault="000E2EAC">
      <w:pPr>
        <w:pStyle w:val="CommentText"/>
      </w:pPr>
      <w:r>
        <w:rPr>
          <w:rStyle w:val="CommentReference"/>
        </w:rPr>
        <w:annotationRef/>
      </w:r>
      <w:r>
        <w:t>Or did shine and did illuminate</w:t>
      </w:r>
    </w:p>
  </w:comment>
  <w:comment w:id="1521" w:author="Windows User" w:date="2015-10-30T08:56:00Z" w:initials="WU">
    <w:p w14:paraId="5929E69F" w14:textId="77777777" w:rsidR="000E2EAC" w:rsidRDefault="000E2EAC">
      <w:pPr>
        <w:pStyle w:val="CommentText"/>
      </w:pPr>
      <w:r>
        <w:rPr>
          <w:rStyle w:val="CommentReference"/>
        </w:rPr>
        <w:annotationRef/>
      </w:r>
      <w:r>
        <w:t>What should this verse be?</w:t>
      </w:r>
    </w:p>
  </w:comment>
  <w:comment w:id="1522" w:author="Windows User" w:date="2015-10-30T08:56:00Z" w:initials="WU">
    <w:p w14:paraId="37815108" w14:textId="77777777" w:rsidR="000E2EAC" w:rsidRDefault="000E2EAC">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0E2EAC" w:rsidRDefault="000E2EAC">
      <w:pPr>
        <w:pStyle w:val="CommentText"/>
      </w:pPr>
      <w:r>
        <w:rPr>
          <w:rStyle w:val="CommentReference"/>
        </w:rPr>
        <w:annotationRef/>
      </w:r>
      <w:r>
        <w:t>Who?</w:t>
      </w:r>
    </w:p>
  </w:comment>
  <w:comment w:id="1524" w:author="Windows User" w:date="2015-10-30T08:56:00Z" w:initials="WU">
    <w:p w14:paraId="7FDD5784" w14:textId="77777777" w:rsidR="000E2EAC" w:rsidRDefault="000E2EAC">
      <w:pPr>
        <w:pStyle w:val="CommentText"/>
      </w:pPr>
      <w:r>
        <w:rPr>
          <w:rStyle w:val="CommentReference"/>
        </w:rPr>
        <w:annotationRef/>
      </w:r>
      <w:r>
        <w:t>Different adjective</w:t>
      </w:r>
    </w:p>
  </w:comment>
  <w:comment w:id="1525" w:author="Windows User" w:date="2015-10-30T08:56:00Z" w:initials="WU">
    <w:p w14:paraId="69734FAC" w14:textId="77777777" w:rsidR="000E2EAC" w:rsidRDefault="000E2EAC">
      <w:pPr>
        <w:pStyle w:val="CommentText"/>
      </w:pPr>
      <w:r>
        <w:rPr>
          <w:rStyle w:val="CommentReference"/>
        </w:rPr>
        <w:annotationRef/>
      </w:r>
      <w:r>
        <w:t>Sickness?</w:t>
      </w:r>
    </w:p>
  </w:comment>
  <w:comment w:id="1528" w:author="Windows User" w:date="2015-10-30T08:56:00Z" w:initials="BS">
    <w:p w14:paraId="07C468E8" w14:textId="77777777" w:rsidR="000E2EAC" w:rsidRDefault="000E2EA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0E2EAC" w:rsidRDefault="000E2EAC">
      <w:pPr>
        <w:pStyle w:val="CommentText"/>
      </w:pPr>
      <w:r>
        <w:rPr>
          <w:rStyle w:val="CommentReference"/>
        </w:rPr>
        <w:annotationRef/>
      </w:r>
      <w:r>
        <w:t>What?</w:t>
      </w:r>
    </w:p>
  </w:comment>
  <w:comment w:id="1540" w:author="Windows User" w:date="2015-10-30T08:56:00Z" w:initials="WU">
    <w:p w14:paraId="39A2608E" w14:textId="77777777" w:rsidR="000E2EAC" w:rsidRDefault="000E2EAC">
      <w:pPr>
        <w:pStyle w:val="CommentText"/>
      </w:pPr>
      <w:r>
        <w:rPr>
          <w:rStyle w:val="CommentReference"/>
        </w:rPr>
        <w:annotationRef/>
      </w:r>
    </w:p>
  </w:comment>
  <w:comment w:id="1552" w:author="Windows User" w:date="2015-10-30T08:56:00Z" w:initials="WU">
    <w:p w14:paraId="255EEE9F" w14:textId="77777777" w:rsidR="000E2EAC" w:rsidRDefault="000E2EAC">
      <w:pPr>
        <w:pStyle w:val="CommentText"/>
      </w:pPr>
      <w:r>
        <w:rPr>
          <w:rStyle w:val="CommentReference"/>
        </w:rPr>
        <w:annotationRef/>
      </w:r>
      <w:r>
        <w:t>Is abouna going by a different version of the Coptic?</w:t>
      </w:r>
    </w:p>
    <w:p w14:paraId="45F504BB" w14:textId="77777777" w:rsidR="000E2EAC" w:rsidRDefault="000E2EAC">
      <w:pPr>
        <w:pStyle w:val="CommentText"/>
      </w:pPr>
    </w:p>
  </w:comment>
  <w:comment w:id="1554" w:author="Windows User" w:date="2015-10-30T08:56:00Z" w:initials="WU">
    <w:p w14:paraId="63C351E6" w14:textId="77777777" w:rsidR="000E2EAC" w:rsidRDefault="000E2EAC">
      <w:pPr>
        <w:pStyle w:val="CommentText"/>
      </w:pPr>
      <w:r>
        <w:rPr>
          <w:rStyle w:val="CommentReference"/>
        </w:rPr>
        <w:annotationRef/>
      </w:r>
      <w:r>
        <w:t>Praise and victory doesn’t make sense.</w:t>
      </w:r>
    </w:p>
  </w:comment>
  <w:comment w:id="1556" w:author="Windows User" w:date="2015-10-30T08:56:00Z" w:initials="WU">
    <w:p w14:paraId="5729C7D5" w14:textId="77777777" w:rsidR="000E2EAC" w:rsidRDefault="000E2EAC">
      <w:pPr>
        <w:pStyle w:val="CommentText"/>
      </w:pPr>
      <w:r>
        <w:rPr>
          <w:rStyle w:val="CommentReference"/>
        </w:rPr>
        <w:annotationRef/>
      </w:r>
      <w:r>
        <w:t>Godhead?</w:t>
      </w:r>
    </w:p>
  </w:comment>
  <w:comment w:id="1569" w:author="Windows User" w:date="2015-10-30T08:56:00Z" w:initials="WU">
    <w:p w14:paraId="78E42A11" w14:textId="77777777" w:rsidR="000E2EAC" w:rsidRDefault="000E2EAC">
      <w:pPr>
        <w:pStyle w:val="CommentText"/>
      </w:pPr>
      <w:r>
        <w:rPr>
          <w:rStyle w:val="CommentReference"/>
        </w:rPr>
        <w:annotationRef/>
      </w:r>
      <w:r>
        <w:t>Establish?</w:t>
      </w:r>
    </w:p>
  </w:comment>
  <w:comment w:id="1570" w:author="Windows User" w:date="2015-10-30T08:56:00Z" w:initials="WU">
    <w:p w14:paraId="642EB965" w14:textId="77777777" w:rsidR="000E2EAC" w:rsidRDefault="000E2EAC">
      <w:pPr>
        <w:pStyle w:val="CommentText"/>
      </w:pPr>
      <w:r>
        <w:rPr>
          <w:rStyle w:val="CommentReference"/>
        </w:rPr>
        <w:annotationRef/>
      </w:r>
      <w:r>
        <w:t>Check another source… missing puncuation</w:t>
      </w:r>
    </w:p>
  </w:comment>
  <w:comment w:id="1571" w:author="Windows User" w:date="2015-10-30T08:56:00Z" w:initials="WU">
    <w:p w14:paraId="6F8B5532" w14:textId="77777777" w:rsidR="000E2EAC" w:rsidRDefault="000E2EAC">
      <w:pPr>
        <w:pStyle w:val="CommentText"/>
      </w:pPr>
      <w:r>
        <w:rPr>
          <w:rStyle w:val="CommentReference"/>
        </w:rPr>
        <w:annotationRef/>
      </w:r>
      <w:r>
        <w:t>Worked?</w:t>
      </w:r>
    </w:p>
  </w:comment>
  <w:comment w:id="1572" w:author="Windows User" w:date="2015-10-30T08:56:00Z" w:initials="WU">
    <w:p w14:paraId="4F504285" w14:textId="77777777" w:rsidR="000E2EAC" w:rsidRDefault="000E2EAC">
      <w:pPr>
        <w:pStyle w:val="CommentText"/>
      </w:pPr>
      <w:r>
        <w:rPr>
          <w:rStyle w:val="CommentReference"/>
        </w:rPr>
        <w:annotationRef/>
      </w:r>
      <w:r>
        <w:t>Thrice holy or Trisagion?</w:t>
      </w:r>
    </w:p>
  </w:comment>
  <w:comment w:id="1574" w:author="Windows User" w:date="2015-10-30T08:56:00Z" w:initials="WU">
    <w:p w14:paraId="5514BCC2" w14:textId="77777777" w:rsidR="000E2EAC" w:rsidRPr="00745B45" w:rsidRDefault="000E2EA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0E2EAC" w:rsidRDefault="000E2EAC">
      <w:pPr>
        <w:pStyle w:val="CommentText"/>
      </w:pPr>
      <w:r>
        <w:rPr>
          <w:rStyle w:val="CommentReference"/>
        </w:rPr>
        <w:annotationRef/>
      </w:r>
      <w:r>
        <w:t>Right translation?</w:t>
      </w:r>
    </w:p>
  </w:comment>
  <w:comment w:id="1577" w:author="Windows User" w:date="2015-10-30T08:56:00Z" w:initials="WU">
    <w:p w14:paraId="1682BE28" w14:textId="77777777" w:rsidR="000E2EAC" w:rsidRDefault="000E2EAC">
      <w:pPr>
        <w:pStyle w:val="CommentText"/>
      </w:pPr>
      <w:r>
        <w:rPr>
          <w:rStyle w:val="CommentReference"/>
        </w:rPr>
        <w:annotationRef/>
      </w:r>
      <w:r>
        <w:t>What does this mean?</w:t>
      </w:r>
    </w:p>
  </w:comment>
  <w:comment w:id="1578" w:author="Windows User" w:date="2015-10-30T08:56:00Z" w:initials="WU">
    <w:p w14:paraId="30C5B7C9" w14:textId="77777777" w:rsidR="000E2EAC" w:rsidRDefault="000E2EAC">
      <w:pPr>
        <w:pStyle w:val="CommentText"/>
      </w:pPr>
      <w:r>
        <w:rPr>
          <w:rStyle w:val="CommentReference"/>
        </w:rPr>
        <w:annotationRef/>
      </w:r>
      <w:r>
        <w:t>To the end?</w:t>
      </w:r>
    </w:p>
  </w:comment>
  <w:comment w:id="1583" w:author="Windows User" w:date="2015-10-30T08:56:00Z" w:initials="WU">
    <w:p w14:paraId="2C2856CA" w14:textId="77777777" w:rsidR="000E2EAC" w:rsidRDefault="000E2EAC">
      <w:pPr>
        <w:pStyle w:val="CommentText"/>
      </w:pPr>
      <w:r>
        <w:rPr>
          <w:rStyle w:val="CommentReference"/>
        </w:rPr>
        <w:annotationRef/>
      </w:r>
      <w:r>
        <w:t>Or freedom?</w:t>
      </w:r>
    </w:p>
  </w:comment>
  <w:comment w:id="1584" w:author="Windows User" w:date="2015-10-30T08:56:00Z" w:initials="WU">
    <w:p w14:paraId="229642C6" w14:textId="77777777" w:rsidR="000E2EAC" w:rsidRDefault="000E2EAC">
      <w:pPr>
        <w:pStyle w:val="CommentText"/>
      </w:pPr>
      <w:r>
        <w:rPr>
          <w:rStyle w:val="CommentReference"/>
        </w:rPr>
        <w:annotationRef/>
      </w:r>
      <w:r>
        <w:t>Or establish?</w:t>
      </w:r>
    </w:p>
  </w:comment>
  <w:comment w:id="1592" w:author="Windows User" w:date="2015-10-30T08:56:00Z" w:initials="WU">
    <w:p w14:paraId="798C7307" w14:textId="77777777" w:rsidR="000E2EAC" w:rsidRDefault="000E2EAC">
      <w:pPr>
        <w:pStyle w:val="CommentText"/>
      </w:pPr>
      <w:r>
        <w:rPr>
          <w:rStyle w:val="CommentReference"/>
        </w:rPr>
        <w:annotationRef/>
      </w:r>
      <w:r>
        <w:t>Is this the correct date?</w:t>
      </w:r>
    </w:p>
  </w:comment>
  <w:comment w:id="1706" w:author="Windows User" w:date="2015-10-30T08:56:00Z" w:initials="WU">
    <w:p w14:paraId="1C25D03A" w14:textId="77777777" w:rsidR="000E2EAC" w:rsidRDefault="000E2EAC">
      <w:pPr>
        <w:pStyle w:val="CommentText"/>
      </w:pPr>
      <w:r>
        <w:rPr>
          <w:rStyle w:val="CommentReference"/>
        </w:rPr>
        <w:annotationRef/>
      </w:r>
      <w:r>
        <w:t>Can this be reworded?</w:t>
      </w:r>
    </w:p>
  </w:comment>
  <w:comment w:id="1708" w:author="Windows User" w:date="2015-10-30T08:56:00Z" w:initials="WU">
    <w:p w14:paraId="71B1FE22" w14:textId="77777777" w:rsidR="000E2EAC" w:rsidRDefault="000E2EAC">
      <w:pPr>
        <w:pStyle w:val="CommentText"/>
      </w:pPr>
      <w:r>
        <w:rPr>
          <w:rStyle w:val="CommentReference"/>
        </w:rPr>
        <w:annotationRef/>
      </w:r>
      <w:r>
        <w:t>Check other books for alternate word here.</w:t>
      </w:r>
    </w:p>
  </w:comment>
  <w:comment w:id="1709" w:author="Windows User" w:date="2015-10-30T08:56:00Z" w:initials="WU">
    <w:p w14:paraId="546F5FFA" w14:textId="77777777" w:rsidR="000E2EAC" w:rsidRDefault="000E2EAC">
      <w:pPr>
        <w:pStyle w:val="CommentText"/>
      </w:pPr>
      <w:r>
        <w:rPr>
          <w:rStyle w:val="CommentReference"/>
        </w:rPr>
        <w:annotationRef/>
      </w:r>
      <w:r>
        <w:t>Nations or peoples?</w:t>
      </w:r>
    </w:p>
  </w:comment>
  <w:comment w:id="1710" w:author="Windows User" w:date="2015-10-30T08:56:00Z" w:initials="WU">
    <w:p w14:paraId="4FC1DCF3" w14:textId="77777777" w:rsidR="000E2EAC" w:rsidRDefault="000E2EAC">
      <w:pPr>
        <w:pStyle w:val="CommentText"/>
      </w:pPr>
      <w:r>
        <w:rPr>
          <w:rStyle w:val="CommentReference"/>
        </w:rPr>
        <w:annotationRef/>
      </w:r>
      <w:r>
        <w:t>Burned or consumed?</w:t>
      </w:r>
    </w:p>
  </w:comment>
  <w:comment w:id="1711" w:author="Windows User" w:date="2015-10-30T08:56:00Z" w:initials="WU">
    <w:p w14:paraId="5B463C07" w14:textId="77777777" w:rsidR="000E2EAC" w:rsidRDefault="000E2EAC">
      <w:pPr>
        <w:pStyle w:val="CommentText"/>
      </w:pPr>
      <w:r>
        <w:rPr>
          <w:rStyle w:val="CommentReference"/>
        </w:rPr>
        <w:annotationRef/>
      </w:r>
      <w:r>
        <w:t>?</w:t>
      </w:r>
    </w:p>
  </w:comment>
  <w:comment w:id="1712" w:author="Windows User" w:date="2015-10-30T08:56:00Z" w:initials="WU">
    <w:p w14:paraId="3079CC02" w14:textId="77777777" w:rsidR="000E2EAC" w:rsidRPr="00745B45" w:rsidRDefault="000E2EA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0E2EAC" w:rsidRDefault="000E2EAC">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0E2EAC" w:rsidRDefault="000E2EAC">
      <w:pPr>
        <w:pStyle w:val="CommentText"/>
      </w:pPr>
      <w:r>
        <w:rPr>
          <w:rStyle w:val="CommentReference"/>
        </w:rPr>
        <w:annotationRef/>
      </w:r>
      <w:r>
        <w:t>Ramez says print synacarium may have him in july</w:t>
      </w:r>
    </w:p>
  </w:comment>
  <w:comment w:id="1786" w:author="Windows User" w:date="2015-10-30T08:56:00Z" w:initials="WU">
    <w:p w14:paraId="62A36CDC" w14:textId="77777777" w:rsidR="000E2EAC" w:rsidRDefault="000E2EAC">
      <w:pPr>
        <w:pStyle w:val="CommentText"/>
      </w:pPr>
      <w:r>
        <w:rPr>
          <w:rStyle w:val="CommentReference"/>
        </w:rPr>
        <w:annotationRef/>
      </w:r>
      <w:r>
        <w:t>Approached? What does this vs mean?</w:t>
      </w:r>
    </w:p>
  </w:comment>
  <w:comment w:id="1787" w:author="Windows User" w:date="2015-10-30T08:56:00Z" w:initials="WU">
    <w:p w14:paraId="329416E7" w14:textId="77777777" w:rsidR="000E2EAC" w:rsidRPr="00745B45" w:rsidRDefault="000E2EA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3" w:author="Windows User" w:date="2015-10-30T08:56:00Z" w:initials="WU">
    <w:p w14:paraId="763F73BB" w14:textId="77777777" w:rsidR="000E2EAC" w:rsidRDefault="000E2EAC">
      <w:pPr>
        <w:pStyle w:val="CommentText"/>
      </w:pPr>
      <w:r>
        <w:rPr>
          <w:rStyle w:val="CommentReference"/>
        </w:rPr>
        <w:annotationRef/>
      </w:r>
      <w:r>
        <w:t>Thoughts?</w:t>
      </w:r>
    </w:p>
  </w:comment>
  <w:comment w:id="1814" w:author="Windows User" w:date="2015-10-30T08:56:00Z" w:initials="WU">
    <w:p w14:paraId="7B47C8A3" w14:textId="77777777" w:rsidR="000E2EAC" w:rsidRDefault="000E2EA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5" w:author="Windows User" w:date="2015-10-30T08:56:00Z" w:initials="WU">
    <w:p w14:paraId="113233AB" w14:textId="77777777" w:rsidR="000E2EAC" w:rsidRDefault="000E2EAC">
      <w:pPr>
        <w:pStyle w:val="CommentText"/>
      </w:pPr>
      <w:r>
        <w:rPr>
          <w:rStyle w:val="CommentReference"/>
        </w:rPr>
        <w:annotationRef/>
      </w:r>
      <w:r>
        <w:t>Sound or voices?</w:t>
      </w:r>
    </w:p>
  </w:comment>
  <w:comment w:id="1851" w:author="Windows User" w:date="2015-10-30T08:56:00Z" w:initials="WU">
    <w:p w14:paraId="0BE9113A" w14:textId="77777777" w:rsidR="000E2EAC" w:rsidRDefault="000E2EAC">
      <w:pPr>
        <w:pStyle w:val="CommentText"/>
      </w:pPr>
      <w:r>
        <w:rPr>
          <w:rStyle w:val="CommentReference"/>
        </w:rPr>
        <w:annotationRef/>
      </w:r>
      <w:r>
        <w:t>Completely different.</w:t>
      </w:r>
    </w:p>
  </w:comment>
  <w:comment w:id="1852" w:author="Windows User" w:date="2015-10-30T08:56:00Z" w:initials="WU">
    <w:p w14:paraId="074682DD" w14:textId="77777777" w:rsidR="000E2EAC" w:rsidRDefault="000E2EAC">
      <w:pPr>
        <w:pStyle w:val="CommentText"/>
      </w:pPr>
      <w:r>
        <w:rPr>
          <w:rStyle w:val="CommentReference"/>
        </w:rPr>
        <w:annotationRef/>
      </w:r>
      <w:r>
        <w:t>With or in?</w:t>
      </w:r>
    </w:p>
  </w:comment>
  <w:comment w:id="1853" w:author="Windows User" w:date="2015-10-30T08:56:00Z" w:initials="WU">
    <w:p w14:paraId="371712E1" w14:textId="77777777" w:rsidR="000E2EAC" w:rsidRDefault="000E2EAC">
      <w:pPr>
        <w:pStyle w:val="CommentText"/>
      </w:pPr>
      <w:r>
        <w:rPr>
          <w:rStyle w:val="CommentReference"/>
        </w:rPr>
        <w:annotationRef/>
      </w:r>
    </w:p>
  </w:comment>
  <w:comment w:id="1854" w:author="Windows User" w:date="2015-10-30T08:56:00Z" w:initials="WU">
    <w:p w14:paraId="0B3C1D3B" w14:textId="77777777" w:rsidR="000E2EAC" w:rsidRDefault="000E2EAC">
      <w:pPr>
        <w:pStyle w:val="CommentText"/>
      </w:pPr>
      <w:r>
        <w:rPr>
          <w:rStyle w:val="CommentReference"/>
        </w:rPr>
        <w:annotationRef/>
      </w:r>
      <w:r>
        <w:t>Sound or voice?</w:t>
      </w:r>
    </w:p>
  </w:comment>
  <w:comment w:id="1856" w:author="Windows User" w:date="2015-10-30T08:56:00Z" w:initials="WU">
    <w:p w14:paraId="1C3A0B98" w14:textId="77777777" w:rsidR="000E2EAC" w:rsidRDefault="000E2EAC">
      <w:pPr>
        <w:pStyle w:val="CommentText"/>
      </w:pPr>
      <w:r>
        <w:rPr>
          <w:rStyle w:val="CommentReference"/>
        </w:rPr>
        <w:annotationRef/>
      </w:r>
      <w:r>
        <w:t>Open to suggetions.</w:t>
      </w:r>
    </w:p>
  </w:comment>
  <w:comment w:id="1857" w:author="Windows User" w:date="2015-10-30T08:56:00Z" w:initials="WU">
    <w:p w14:paraId="79DB91AB" w14:textId="77777777" w:rsidR="000E2EAC" w:rsidRDefault="000E2EAC">
      <w:pPr>
        <w:pStyle w:val="CommentText"/>
      </w:pPr>
      <w:r>
        <w:rPr>
          <w:rStyle w:val="CommentReference"/>
        </w:rPr>
        <w:annotationRef/>
      </w:r>
      <w:r>
        <w:t>Before?</w:t>
      </w:r>
    </w:p>
  </w:comment>
  <w:comment w:id="1858" w:author="Windows User" w:date="2015-10-30T08:56:00Z" w:initials="WU">
    <w:p w14:paraId="777049F3" w14:textId="77777777" w:rsidR="000E2EAC" w:rsidRDefault="000E2EAC">
      <w:pPr>
        <w:pStyle w:val="CommentText"/>
      </w:pPr>
      <w:r>
        <w:rPr>
          <w:rStyle w:val="CommentReference"/>
        </w:rPr>
        <w:annotationRef/>
      </w:r>
      <w:r>
        <w:t>Nations?</w:t>
      </w:r>
    </w:p>
  </w:comment>
  <w:comment w:id="1859" w:author="Windows User" w:date="2015-10-30T08:56:00Z" w:initials="WU">
    <w:p w14:paraId="29D1E0CC" w14:textId="77777777" w:rsidR="000E2EAC" w:rsidRDefault="000E2EAC">
      <w:pPr>
        <w:pStyle w:val="CommentText"/>
      </w:pPr>
      <w:r>
        <w:rPr>
          <w:rStyle w:val="CommentReference"/>
        </w:rPr>
        <w:annotationRef/>
      </w:r>
      <w:r>
        <w:t>?</w:t>
      </w:r>
    </w:p>
  </w:comment>
  <w:comment w:id="1899" w:author="Windows User" w:date="2015-10-30T08:56:00Z" w:initials="WU">
    <w:p w14:paraId="73A9ACC7" w14:textId="77777777" w:rsidR="000E2EAC" w:rsidRDefault="000E2EAC">
      <w:pPr>
        <w:pStyle w:val="CommentText"/>
      </w:pPr>
      <w:r>
        <w:rPr>
          <w:rStyle w:val="CommentReference"/>
        </w:rPr>
        <w:annotationRef/>
      </w:r>
      <w:r>
        <w:t>?</w:t>
      </w:r>
    </w:p>
  </w:comment>
  <w:comment w:id="1908" w:author="Windows User" w:date="2015-10-30T08:56:00Z" w:initials="WU">
    <w:p w14:paraId="4F5630C0" w14:textId="77777777" w:rsidR="000E2EAC" w:rsidRDefault="000E2EAC">
      <w:pPr>
        <w:pStyle w:val="CommentText"/>
      </w:pPr>
      <w:r>
        <w:rPr>
          <w:rStyle w:val="CommentReference"/>
        </w:rPr>
        <w:annotationRef/>
      </w:r>
      <w:r>
        <w:t>Abba Noub, abanoub, Apa Noub, Apnoub?</w:t>
      </w:r>
    </w:p>
  </w:comment>
  <w:comment w:id="1909" w:author="Windows User" w:date="2015-10-30T08:56:00Z" w:initials="WU">
    <w:p w14:paraId="3899034D" w14:textId="77777777" w:rsidR="000E2EAC" w:rsidRDefault="000E2EAC">
      <w:pPr>
        <w:pStyle w:val="CommentText"/>
      </w:pPr>
      <w:r>
        <w:rPr>
          <w:rStyle w:val="CommentReference"/>
        </w:rPr>
        <w:annotationRef/>
      </w:r>
      <w:r>
        <w:t>Upright, or orthodox?</w:t>
      </w:r>
    </w:p>
  </w:comment>
  <w:comment w:id="1919" w:author="Windows User" w:date="2015-10-30T08:56:00Z" w:initials="WU">
    <w:p w14:paraId="61207ABC" w14:textId="77777777" w:rsidR="000E2EAC" w:rsidRDefault="000E2EAC">
      <w:pPr>
        <w:pStyle w:val="CommentText"/>
      </w:pPr>
      <w:r>
        <w:rPr>
          <w:rStyle w:val="CommentReference"/>
        </w:rPr>
        <w:annotationRef/>
      </w:r>
      <w:r>
        <w:t>Are we going with ti agia = saint and ti ethowab = the holy?</w:t>
      </w:r>
    </w:p>
  </w:comment>
  <w:comment w:id="1945" w:author="Windows User" w:date="2015-11-18T20:43:00Z" w:initials="WU">
    <w:p w14:paraId="08613E46" w14:textId="00F90E8C" w:rsidR="000E2EAC" w:rsidRDefault="000E2EAC">
      <w:pPr>
        <w:pStyle w:val="CommentText"/>
      </w:pPr>
      <w:r>
        <w:rPr>
          <w:rStyle w:val="CommentReference"/>
        </w:rPr>
        <w:annotationRef/>
      </w:r>
      <w:r>
        <w:t>Is this for Adam days? Or just Sundays?</w:t>
      </w:r>
    </w:p>
  </w:comment>
  <w:comment w:id="1946" w:author="Windows User" w:date="2015-11-18T20:38:00Z" w:initials="WU">
    <w:p w14:paraId="43F9C3B7" w14:textId="77777777" w:rsidR="000E2EAC" w:rsidRDefault="000E2EAC">
      <w:pPr>
        <w:pStyle w:val="CommentText"/>
      </w:pPr>
      <w:r>
        <w:rPr>
          <w:rStyle w:val="CommentReference"/>
        </w:rPr>
        <w:annotationRef/>
      </w:r>
      <w:r>
        <w:t>What does this mean? I feel like we put something else somewhere else</w:t>
      </w:r>
    </w:p>
  </w:comment>
  <w:comment w:id="1948" w:author="Windows User" w:date="2015-11-19T22:12:00Z" w:initials="WU">
    <w:p w14:paraId="79F037D4" w14:textId="77777777" w:rsidR="000E2EAC" w:rsidRDefault="000E2EAC">
      <w:pPr>
        <w:pStyle w:val="CommentText"/>
      </w:pPr>
      <w:r>
        <w:rPr>
          <w:rStyle w:val="CommentReference"/>
        </w:rPr>
        <w:annotationRef/>
      </w:r>
      <w:r>
        <w:t>Theotokos forever, or ever-Theotokos?</w:t>
      </w:r>
    </w:p>
  </w:comment>
  <w:comment w:id="1949" w:author="Windows User" w:date="2015-11-19T22:12:00Z" w:initials="WU">
    <w:p w14:paraId="7E2C6DDB" w14:textId="77777777" w:rsidR="000E2EAC" w:rsidRDefault="000E2EAC">
      <w:pPr>
        <w:pStyle w:val="CommentText"/>
      </w:pPr>
      <w:r>
        <w:rPr>
          <w:rStyle w:val="CommentReference"/>
        </w:rPr>
        <w:annotationRef/>
      </w:r>
      <w:r>
        <w:t>What does this mean?</w:t>
      </w:r>
    </w:p>
  </w:comment>
  <w:comment w:id="1950" w:author="Windows User" w:date="2015-11-19T22:12:00Z" w:initials="WU">
    <w:p w14:paraId="71146019" w14:textId="77777777" w:rsidR="000E2EAC" w:rsidRDefault="000E2EAC">
      <w:pPr>
        <w:pStyle w:val="CommentText"/>
      </w:pPr>
      <w:r>
        <w:rPr>
          <w:rStyle w:val="CommentReference"/>
        </w:rPr>
        <w:annotationRef/>
      </w:r>
      <w:r>
        <w:t>What does this mean?</w:t>
      </w:r>
    </w:p>
  </w:comment>
  <w:comment w:id="1951" w:author="Windows User" w:date="2015-11-19T22:12:00Z" w:initials="WU">
    <w:p w14:paraId="24E4F57A" w14:textId="77777777" w:rsidR="000E2EAC" w:rsidRDefault="000E2EAC">
      <w:pPr>
        <w:pStyle w:val="CommentText"/>
      </w:pPr>
      <w:r>
        <w:rPr>
          <w:rStyle w:val="CommentReference"/>
        </w:rPr>
        <w:annotationRef/>
      </w:r>
      <w:r>
        <w:t>Praying or interceding?</w:t>
      </w:r>
    </w:p>
  </w:comment>
  <w:comment w:id="1971" w:author="Windows User" w:date="2015-10-30T08:56:00Z" w:initials="WU">
    <w:p w14:paraId="36116F5D" w14:textId="77777777" w:rsidR="000E2EAC" w:rsidRPr="00745B45" w:rsidRDefault="000E2EA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2" w:author="Windows User" w:date="2015-10-30T08:56:00Z" w:initials="WU">
    <w:p w14:paraId="55EA204B" w14:textId="77777777" w:rsidR="000E2EAC" w:rsidRDefault="000E2EAC">
      <w:pPr>
        <w:pStyle w:val="CommentText"/>
      </w:pPr>
      <w:r>
        <w:rPr>
          <w:rStyle w:val="CommentReference"/>
        </w:rPr>
        <w:annotationRef/>
      </w:r>
      <w:r>
        <w:t>Typo?</w:t>
      </w:r>
    </w:p>
  </w:comment>
  <w:comment w:id="1994" w:author="Windows User" w:date="2015-10-30T08:56:00Z" w:initials="WU">
    <w:p w14:paraId="11E5D177" w14:textId="77777777" w:rsidR="000E2EAC" w:rsidRPr="00745B45" w:rsidRDefault="000E2EA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6" w:author="Windows User" w:date="2015-10-30T08:56:00Z" w:initials="WU">
    <w:p w14:paraId="38A16B24" w14:textId="77777777" w:rsidR="000E2EAC" w:rsidRDefault="000E2EAC">
      <w:pPr>
        <w:pStyle w:val="CommentText"/>
      </w:pPr>
      <w:r>
        <w:rPr>
          <w:rStyle w:val="CommentReference"/>
        </w:rPr>
        <w:annotationRef/>
      </w:r>
      <w:r>
        <w:t>What does the Coptic say?</w:t>
      </w:r>
    </w:p>
  </w:comment>
  <w:comment w:id="1997" w:author="Windows User" w:date="2015-10-30T08:56:00Z" w:initials="WU">
    <w:p w14:paraId="239824AA" w14:textId="77777777" w:rsidR="000E2EAC" w:rsidRDefault="000E2EAC">
      <w:pPr>
        <w:pStyle w:val="CommentText"/>
      </w:pPr>
      <w:r>
        <w:rPr>
          <w:rStyle w:val="CommentReference"/>
        </w:rPr>
        <w:annotationRef/>
      </w:r>
      <w:r>
        <w:t>What is being quoted? 2Cor 5?</w:t>
      </w:r>
    </w:p>
  </w:comment>
  <w:comment w:id="2000" w:author="Windows User" w:date="2015-10-30T08:56:00Z" w:initials="WU">
    <w:p w14:paraId="1EC34668" w14:textId="77777777" w:rsidR="000E2EAC" w:rsidRDefault="000E2EAC">
      <w:pPr>
        <w:pStyle w:val="CommentText"/>
      </w:pPr>
      <w:r>
        <w:rPr>
          <w:rStyle w:val="CommentReference"/>
        </w:rPr>
        <w:annotationRef/>
      </w:r>
      <w:r>
        <w:t>This is clearly a late composition, bastardizing other hymns. “our father in heaven, the sinless one, with your good father…” right.</w:t>
      </w:r>
    </w:p>
  </w:comment>
  <w:comment w:id="2001" w:author="Windows User" w:date="2015-10-30T08:56:00Z" w:initials="WU">
    <w:p w14:paraId="4470C38C" w14:textId="77777777" w:rsidR="000E2EAC" w:rsidRDefault="000E2EAC">
      <w:pPr>
        <w:pStyle w:val="CommentText"/>
      </w:pPr>
      <w:r>
        <w:rPr>
          <w:rStyle w:val="CommentReference"/>
        </w:rPr>
        <w:annotationRef/>
      </w:r>
      <w:r>
        <w:t>Coptic is different from previous verse. What should English be?</w:t>
      </w:r>
    </w:p>
  </w:comment>
  <w:comment w:id="2002" w:author="Windows User" w:date="2015-10-30T08:56:00Z" w:initials="WU">
    <w:p w14:paraId="350A9B71" w14:textId="77777777" w:rsidR="000E2EAC" w:rsidRDefault="000E2EAC">
      <w:pPr>
        <w:pStyle w:val="CommentText"/>
      </w:pPr>
      <w:r>
        <w:rPr>
          <w:rStyle w:val="CommentReference"/>
        </w:rPr>
        <w:annotationRef/>
      </w:r>
      <w:r>
        <w:t>Or athletes? Or athletic martyrs?</w:t>
      </w:r>
    </w:p>
  </w:comment>
  <w:comment w:id="2003" w:author="Windows User" w:date="2015-10-30T08:56:00Z" w:initials="WU">
    <w:p w14:paraId="72F9FFC3" w14:textId="77777777" w:rsidR="000E2EAC" w:rsidRDefault="000E2EAC">
      <w:pPr>
        <w:pStyle w:val="CommentText"/>
      </w:pPr>
      <w:r>
        <w:rPr>
          <w:rStyle w:val="CommentReference"/>
        </w:rPr>
        <w:annotationRef/>
      </w:r>
      <w:r>
        <w:t>Or of the martyrs?</w:t>
      </w:r>
    </w:p>
  </w:comment>
  <w:comment w:id="2004" w:author="Windows User" w:date="2015-10-30T08:56:00Z" w:initials="WU">
    <w:p w14:paraId="7BD5C124" w14:textId="77777777" w:rsidR="000E2EAC" w:rsidRDefault="000E2EAC">
      <w:pPr>
        <w:pStyle w:val="CommentText"/>
      </w:pPr>
      <w:r>
        <w:rPr>
          <w:rStyle w:val="CommentReference"/>
        </w:rPr>
        <w:annotationRef/>
      </w:r>
      <w:r>
        <w:t>Carries or lifts?</w:t>
      </w:r>
    </w:p>
  </w:comment>
  <w:comment w:id="2005" w:author="Windows User" w:date="2015-10-30T08:56:00Z" w:initials="WU">
    <w:p w14:paraId="525F7218" w14:textId="77777777" w:rsidR="000E2EAC" w:rsidRDefault="000E2EAC">
      <w:pPr>
        <w:pStyle w:val="CommentText"/>
      </w:pPr>
      <w:r>
        <w:rPr>
          <w:rStyle w:val="CommentReference"/>
        </w:rPr>
        <w:annotationRef/>
      </w:r>
      <w:r>
        <w:t>Churches?</w:t>
      </w:r>
    </w:p>
    <w:p w14:paraId="32A8F1D7" w14:textId="77777777" w:rsidR="000E2EAC" w:rsidRDefault="000E2EAC">
      <w:pPr>
        <w:pStyle w:val="CommentText"/>
      </w:pPr>
    </w:p>
  </w:comment>
  <w:comment w:id="2006" w:author="Windows User" w:date="2015-10-30T08:56:00Z" w:initials="WU">
    <w:p w14:paraId="165286E5" w14:textId="77777777" w:rsidR="000E2EAC" w:rsidRDefault="000E2EAC">
      <w:pPr>
        <w:pStyle w:val="CommentText"/>
      </w:pPr>
      <w:r>
        <w:rPr>
          <w:rStyle w:val="CommentReference"/>
        </w:rPr>
        <w:annotationRef/>
      </w:r>
      <w:r>
        <w:t>End?</w:t>
      </w:r>
    </w:p>
  </w:comment>
  <w:comment w:id="2015" w:author="Windows User" w:date="2015-10-30T08:56:00Z" w:initials="WU">
    <w:p w14:paraId="770DC519" w14:textId="281A44CF" w:rsidR="000E2EAC" w:rsidRDefault="000E2EAC">
      <w:pPr>
        <w:pStyle w:val="CommentText"/>
      </w:pPr>
      <w:r>
        <w:rPr>
          <w:rStyle w:val="CommentReference"/>
        </w:rPr>
        <w:annotationRef/>
      </w:r>
      <w:r>
        <w:t>Or full stop. You are worthy of the glory,</w:t>
      </w:r>
    </w:p>
  </w:comment>
  <w:comment w:id="2022" w:author="Windows User" w:date="2015-10-30T08:56:00Z" w:initials="WU">
    <w:p w14:paraId="664F3BFA" w14:textId="77777777" w:rsidR="000E2EAC" w:rsidRDefault="000E2EAC">
      <w:pPr>
        <w:pStyle w:val="CommentText"/>
      </w:pPr>
      <w:r>
        <w:rPr>
          <w:rStyle w:val="CommentReference"/>
        </w:rPr>
        <w:annotationRef/>
      </w:r>
      <w:r>
        <w:t>?</w:t>
      </w:r>
    </w:p>
  </w:comment>
  <w:comment w:id="2025" w:author="Windows User" w:date="2015-10-30T08:56:00Z" w:initials="WU">
    <w:p w14:paraId="08BCD53E" w14:textId="77777777" w:rsidR="000E2EAC" w:rsidRDefault="000E2EAC">
      <w:pPr>
        <w:pStyle w:val="CommentText"/>
      </w:pPr>
      <w:r>
        <w:rPr>
          <w:rStyle w:val="CommentReference"/>
        </w:rPr>
        <w:annotationRef/>
      </w:r>
      <w:r>
        <w:t>Is? Or will be? Exalted, or highly exalted?</w:t>
      </w:r>
    </w:p>
  </w:comment>
  <w:comment w:id="2028" w:author="Windows User" w:date="2015-10-30T08:56:00Z" w:initials="WU">
    <w:p w14:paraId="4F4D62D2" w14:textId="77777777" w:rsidR="000E2EAC" w:rsidRDefault="000E2EAC">
      <w:pPr>
        <w:pStyle w:val="CommentText"/>
      </w:pPr>
      <w:r>
        <w:rPr>
          <w:rStyle w:val="CommentReference"/>
        </w:rPr>
        <w:annotationRef/>
      </w:r>
      <w:r>
        <w:t>Bring or offer</w:t>
      </w:r>
    </w:p>
  </w:comment>
  <w:comment w:id="2029" w:author="Windows User" w:date="2015-10-30T08:56:00Z" w:initials="WU">
    <w:p w14:paraId="66D4EE13" w14:textId="77777777" w:rsidR="000E2EAC" w:rsidRDefault="000E2EAC">
      <w:pPr>
        <w:pStyle w:val="CommentText"/>
      </w:pPr>
      <w:r>
        <w:rPr>
          <w:rStyle w:val="CommentReference"/>
        </w:rPr>
        <w:annotationRef/>
      </w:r>
      <w:r>
        <w:t>Spelling?</w:t>
      </w:r>
    </w:p>
  </w:comment>
  <w:comment w:id="2036" w:author="Windows User" w:date="2015-11-17T22:12:00Z" w:initials="WU">
    <w:p w14:paraId="412F0631" w14:textId="77777777" w:rsidR="000E2EAC" w:rsidRDefault="000E2EAC">
      <w:pPr>
        <w:pStyle w:val="CommentText"/>
      </w:pPr>
      <w:r>
        <w:rPr>
          <w:rStyle w:val="CommentReference"/>
        </w:rPr>
        <w:annotationRef/>
      </w:r>
      <w:r>
        <w:t>Literally trampled, right? Or crushed?</w:t>
      </w:r>
    </w:p>
  </w:comment>
  <w:comment w:id="2037" w:author="Windows User" w:date="2015-11-17T22:12:00Z" w:initials="WU">
    <w:p w14:paraId="135DCC31" w14:textId="77777777" w:rsidR="000E2EAC" w:rsidRDefault="000E2EAC">
      <w:pPr>
        <w:pStyle w:val="CommentText"/>
      </w:pPr>
      <w:r>
        <w:rPr>
          <w:rStyle w:val="CommentReference"/>
        </w:rPr>
        <w:annotationRef/>
      </w:r>
      <w:r>
        <w:t>Authority? Might? Reign?</w:t>
      </w:r>
    </w:p>
  </w:comment>
  <w:comment w:id="2041" w:author="Windows User" w:date="2015-10-30T08:56:00Z" w:initials="WU">
    <w:p w14:paraId="11BE3C4D" w14:textId="77777777" w:rsidR="000E2EAC" w:rsidRDefault="000E2EAC">
      <w:pPr>
        <w:pStyle w:val="CommentText"/>
      </w:pPr>
      <w:r>
        <w:rPr>
          <w:rStyle w:val="CommentReference"/>
        </w:rPr>
        <w:annotationRef/>
      </w:r>
      <w:r>
        <w:t>Name or Holy Name?</w:t>
      </w:r>
    </w:p>
  </w:comment>
  <w:comment w:id="2053" w:author="Windows User" w:date="2015-10-30T08:56:00Z" w:initials="WU">
    <w:p w14:paraId="4A1C10F1" w14:textId="77777777" w:rsidR="000E2EAC" w:rsidRDefault="000E2EAC">
      <w:pPr>
        <w:pStyle w:val="CommentText"/>
      </w:pPr>
      <w:r>
        <w:rPr>
          <w:rStyle w:val="CommentReference"/>
        </w:rPr>
        <w:annotationRef/>
      </w:r>
      <w:r>
        <w:t>Christ or Jesus Christ?</w:t>
      </w:r>
    </w:p>
  </w:comment>
  <w:comment w:id="2060" w:author="Windows User" w:date="2015-10-30T08:56:00Z" w:initials="WU">
    <w:p w14:paraId="31C2C585" w14:textId="77777777" w:rsidR="000E2EAC" w:rsidRDefault="000E2EAC">
      <w:pPr>
        <w:pStyle w:val="CommentText"/>
      </w:pPr>
      <w:r>
        <w:rPr>
          <w:rStyle w:val="CommentReference"/>
        </w:rPr>
        <w:annotationRef/>
      </w:r>
      <w:r>
        <w:t>Name or Holy Name?</w:t>
      </w:r>
    </w:p>
  </w:comment>
  <w:comment w:id="2061" w:author="Windows User" w:date="2015-10-30T08:56:00Z" w:initials="WU">
    <w:p w14:paraId="18203C3C" w14:textId="77777777" w:rsidR="000E2EAC" w:rsidRDefault="000E2EAC">
      <w:pPr>
        <w:pStyle w:val="CommentText"/>
      </w:pPr>
      <w:r>
        <w:rPr>
          <w:rStyle w:val="CommentReference"/>
        </w:rPr>
        <w:annotationRef/>
      </w:r>
      <w:r>
        <w:t>To Him? Or by His might/power?</w:t>
      </w:r>
    </w:p>
  </w:comment>
  <w:comment w:id="2062" w:author="Windows User" w:date="2015-10-30T08:56:00Z" w:initials="WU">
    <w:p w14:paraId="27B39720" w14:textId="77777777" w:rsidR="000E2EAC" w:rsidRDefault="000E2EAC">
      <w:pPr>
        <w:pStyle w:val="CommentText"/>
      </w:pPr>
      <w:r>
        <w:rPr>
          <w:rStyle w:val="CommentReference"/>
        </w:rPr>
        <w:annotationRef/>
      </w:r>
      <w:r>
        <w:t>Might, or may?</w:t>
      </w:r>
    </w:p>
  </w:comment>
  <w:comment w:id="2063" w:author="Windows User" w:date="2015-10-30T08:56:00Z" w:initials="WU">
    <w:p w14:paraId="2FB96B7C" w14:textId="77777777" w:rsidR="000E2EAC" w:rsidRDefault="000E2EAC" w:rsidP="00F77A5B">
      <w:pPr>
        <w:pStyle w:val="CommentText"/>
      </w:pPr>
      <w:r>
        <w:rPr>
          <w:rStyle w:val="CommentReference"/>
        </w:rPr>
        <w:annotationRef/>
      </w:r>
      <w:r>
        <w:t>Christ or Jesus Christ?</w:t>
      </w:r>
    </w:p>
  </w:comment>
  <w:comment w:id="2066" w:author="Windows User" w:date="2015-10-30T08:56:00Z" w:initials="WU">
    <w:p w14:paraId="775D4B1C" w14:textId="77777777" w:rsidR="000E2EAC" w:rsidRDefault="000E2EAC">
      <w:pPr>
        <w:pStyle w:val="CommentText"/>
      </w:pPr>
      <w:r>
        <w:rPr>
          <w:rStyle w:val="CommentReference"/>
        </w:rPr>
        <w:annotationRef/>
      </w:r>
      <w:r>
        <w:t>Miracles?</w:t>
      </w:r>
    </w:p>
  </w:comment>
  <w:comment w:id="2073" w:author="Windows User" w:date="2015-10-30T08:56:00Z" w:initials="WU">
    <w:p w14:paraId="511773EC" w14:textId="77777777" w:rsidR="000E2EAC" w:rsidRDefault="000E2EAC">
      <w:pPr>
        <w:pStyle w:val="CommentText"/>
      </w:pPr>
      <w:r>
        <w:rPr>
          <w:rStyle w:val="CommentReference"/>
        </w:rPr>
        <w:annotationRef/>
      </w:r>
      <w:r>
        <w:t>Name or Holy Name?</w:t>
      </w:r>
    </w:p>
  </w:comment>
  <w:comment w:id="2074" w:author="Windows User" w:date="2015-10-30T08:56:00Z" w:initials="WU">
    <w:p w14:paraId="0BC6FD3A" w14:textId="77777777" w:rsidR="000E2EAC" w:rsidRDefault="000E2EAC">
      <w:pPr>
        <w:pStyle w:val="CommentText"/>
      </w:pPr>
      <w:r>
        <w:rPr>
          <w:rStyle w:val="CommentReference"/>
        </w:rPr>
        <w:annotationRef/>
      </w:r>
      <w:r>
        <w:t>To Him? Or by His might/power?</w:t>
      </w:r>
    </w:p>
  </w:comment>
  <w:comment w:id="2075" w:author="Windows User" w:date="2015-10-30T08:56:00Z" w:initials="WU">
    <w:p w14:paraId="6BED6166" w14:textId="77777777" w:rsidR="000E2EAC" w:rsidRDefault="000E2EAC">
      <w:pPr>
        <w:pStyle w:val="CommentText"/>
      </w:pPr>
      <w:r>
        <w:rPr>
          <w:rStyle w:val="CommentReference"/>
        </w:rPr>
        <w:annotationRef/>
      </w:r>
      <w:r>
        <w:t>Might, or may?</w:t>
      </w:r>
    </w:p>
  </w:comment>
  <w:comment w:id="2083" w:author="Windows User" w:date="2016-02-10T12:41:00Z" w:initials="WU">
    <w:p w14:paraId="1E6C57D4" w14:textId="77777777" w:rsidR="000E2EAC" w:rsidRDefault="000E2EAC"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7BD6D" w14:textId="77777777" w:rsidR="00B60716" w:rsidRDefault="00B60716" w:rsidP="006D61CA">
      <w:pPr>
        <w:spacing w:after="0" w:line="240" w:lineRule="auto"/>
      </w:pPr>
      <w:r>
        <w:separator/>
      </w:r>
    </w:p>
  </w:endnote>
  <w:endnote w:type="continuationSeparator" w:id="0">
    <w:p w14:paraId="1AB0CCE0" w14:textId="77777777" w:rsidR="00B60716" w:rsidRDefault="00B6071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85B281D" w:rsidR="000E2EAC" w:rsidRPr="004D6538" w:rsidRDefault="000E2EA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53463">
      <w:rPr>
        <w:noProof/>
        <w:lang w:val="en-US"/>
      </w:rPr>
      <w:t>1016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0E2EAC" w:rsidRPr="009654EE" w:rsidRDefault="000E2EAC"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A590B8B" w:rsidR="000E2EAC" w:rsidRPr="009654EE" w:rsidRDefault="000E2EA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53463">
      <w:rPr>
        <w:noProof/>
        <w:lang w:val="en-US"/>
      </w:rPr>
      <w:t>7</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A220225" w:rsidR="000E2EAC" w:rsidRPr="006D61CA" w:rsidRDefault="000E2EA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53463">
      <w:rPr>
        <w:noProof/>
        <w:lang w:val="en-US"/>
      </w:rPr>
      <w:t>443</w:t>
    </w:r>
    <w:r w:rsidRPr="006D61CA">
      <w:rPr>
        <w:lang w:val="en-US"/>
      </w:rPr>
      <w:fldChar w:fldCharType="end"/>
    </w:r>
  </w:p>
  <w:p w14:paraId="1546C8BA" w14:textId="77777777" w:rsidR="000E2EAC" w:rsidRDefault="000E2EAC"/>
  <w:p w14:paraId="578F45FC" w14:textId="77777777" w:rsidR="000E2EAC" w:rsidRDefault="000E2EA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1474D16" w:rsidR="000E2EAC" w:rsidRPr="006D61CA" w:rsidRDefault="000E2EA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53463">
      <w:rPr>
        <w:noProof/>
        <w:lang w:val="en-US"/>
      </w:rPr>
      <w:t>1015</w:t>
    </w:r>
    <w:r w:rsidRPr="006D61CA">
      <w:rPr>
        <w:lang w:val="en-US"/>
      </w:rPr>
      <w:fldChar w:fldCharType="end"/>
    </w:r>
  </w:p>
  <w:p w14:paraId="6E3E0469" w14:textId="77777777" w:rsidR="000E2EAC" w:rsidRDefault="000E2EAC"/>
  <w:p w14:paraId="5C3C24E2" w14:textId="77777777" w:rsidR="000E2EAC" w:rsidRDefault="000E2EA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4EA6F" w14:textId="77777777" w:rsidR="00B60716" w:rsidRDefault="00B60716" w:rsidP="006D61CA">
      <w:pPr>
        <w:spacing w:after="0" w:line="240" w:lineRule="auto"/>
      </w:pPr>
      <w:r>
        <w:separator/>
      </w:r>
    </w:p>
  </w:footnote>
  <w:footnote w:type="continuationSeparator" w:id="0">
    <w:p w14:paraId="5D844D8D" w14:textId="77777777" w:rsidR="00B60716" w:rsidRDefault="00B60716" w:rsidP="006D61CA">
      <w:pPr>
        <w:spacing w:after="0" w:line="240" w:lineRule="auto"/>
      </w:pPr>
      <w:r>
        <w:continuationSeparator/>
      </w:r>
    </w:p>
  </w:footnote>
  <w:footnote w:id="1">
    <w:p w14:paraId="16A75E0F" w14:textId="77777777" w:rsidR="000E2EAC" w:rsidRDefault="000E2EAC"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0E2EAC" w:rsidRDefault="000E2EAC"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0E2EAC" w:rsidRDefault="000E2EAC" w:rsidP="00F94412">
      <w:pPr>
        <w:pStyle w:val="footnote"/>
      </w:pPr>
      <w:r>
        <w:rPr>
          <w:rStyle w:val="FootnoteReference"/>
        </w:rPr>
        <w:footnoteRef/>
      </w:r>
      <w:r>
        <w:t xml:space="preserve"> [JS] or “assemblies”</w:t>
      </w:r>
    </w:p>
  </w:footnote>
  <w:footnote w:id="4">
    <w:p w14:paraId="5E4DFE5E" w14:textId="5E90AEFA" w:rsidR="000E2EAC" w:rsidRPr="00926B87" w:rsidRDefault="000E2EAC"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0E2EAC" w:rsidRDefault="000E2EAC" w:rsidP="00031314">
      <w:pPr>
        <w:pStyle w:val="footnote"/>
      </w:pPr>
    </w:p>
  </w:footnote>
  <w:footnote w:id="5">
    <w:p w14:paraId="5EDE2D3A" w14:textId="77777777" w:rsidR="000E2EAC" w:rsidRDefault="000E2EA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0E2EAC" w:rsidRDefault="000E2EAC" w:rsidP="00323889">
      <w:pPr>
        <w:pStyle w:val="footnote"/>
      </w:pPr>
      <w:r>
        <w:rPr>
          <w:rStyle w:val="FootnoteReference"/>
        </w:rPr>
        <w:footnoteRef/>
      </w:r>
      <w:r>
        <w:t xml:space="preserve"> Or “The Lord’s Annointed”</w:t>
      </w:r>
    </w:p>
  </w:footnote>
  <w:footnote w:id="7">
    <w:p w14:paraId="31BBF667" w14:textId="77777777" w:rsidR="000E2EAC" w:rsidRPr="00926B87" w:rsidRDefault="000E2EA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0E2EAC" w:rsidRDefault="000E2EAC" w:rsidP="00441BAC">
      <w:pPr>
        <w:pStyle w:val="footnote"/>
      </w:pPr>
    </w:p>
  </w:footnote>
  <w:footnote w:id="8">
    <w:p w14:paraId="580FAEDD" w14:textId="77777777" w:rsidR="000E2EAC" w:rsidRDefault="000E2EAC" w:rsidP="00130E47">
      <w:pPr>
        <w:pStyle w:val="footnote"/>
      </w:pPr>
      <w:r>
        <w:rPr>
          <w:rStyle w:val="FootnoteReference"/>
        </w:rPr>
        <w:footnoteRef/>
      </w:r>
      <w:r>
        <w:t xml:space="preserve"> Or “The Lord’s Annointed”</w:t>
      </w:r>
    </w:p>
  </w:footnote>
  <w:footnote w:id="9">
    <w:p w14:paraId="74D64774" w14:textId="4A8F239B" w:rsidR="000E2EAC" w:rsidRDefault="000E2EA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0E2EAC" w:rsidRDefault="000E2EA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0E2EAC" w:rsidRDefault="000E2EA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0E2EAC" w:rsidRDefault="000E2EAC" w:rsidP="00485E0C">
      <w:pPr>
        <w:pStyle w:val="footnote"/>
      </w:pPr>
      <w:r>
        <w:rPr>
          <w:rStyle w:val="FootnoteReference"/>
          <w:rFonts w:cs="@MingLiU"/>
          <w:szCs w:val="18"/>
        </w:rPr>
        <w:footnoteRef/>
      </w:r>
      <w:r w:rsidRPr="003C6041">
        <w:t>Literally, unbroken fence</w:t>
      </w:r>
    </w:p>
  </w:footnote>
  <w:footnote w:id="13">
    <w:p w14:paraId="7C2A9DE8" w14:textId="15E62972" w:rsidR="000E2EAC" w:rsidRDefault="000E2EA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0E2EAC" w:rsidRDefault="000E2EA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0E2EAC" w:rsidRDefault="000E2EA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0E2EAC" w:rsidRDefault="000E2EA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0E2EAC" w:rsidRDefault="000E2EAC" w:rsidP="006800D4">
      <w:pPr>
        <w:pStyle w:val="footnote"/>
      </w:pPr>
      <w:r>
        <w:rPr>
          <w:rStyle w:val="FootnoteReference"/>
        </w:rPr>
        <w:footnoteRef/>
      </w:r>
      <w:r>
        <w:t xml:space="preserve"> Or ‘Unique’</w:t>
      </w:r>
    </w:p>
  </w:footnote>
  <w:footnote w:id="18">
    <w:p w14:paraId="4D9AA31B" w14:textId="77777777" w:rsidR="000E2EAC" w:rsidRDefault="000E2EAC"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0E2EAC" w:rsidRDefault="000E2EA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0E2EAC" w:rsidRDefault="000E2EA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0E2EAC" w:rsidRDefault="000E2EA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0E2EAC" w:rsidRDefault="000E2EA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0E2EAC" w:rsidRDefault="000E2EA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0E2EAC" w:rsidRDefault="000E2EA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0E2EAC" w:rsidRDefault="000E2EA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0E2EAC" w:rsidRPr="004A3E27" w:rsidRDefault="000E2EAC"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0E2EAC" w:rsidRPr="004A3E27" w:rsidRDefault="000E2EAC"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0E2EAC" w:rsidRPr="004A3E27" w:rsidRDefault="000E2EAC"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0E2EAC" w:rsidRPr="004A3E27" w:rsidRDefault="000E2EAC"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0E2EAC" w:rsidRDefault="000E2EAC"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0E2EAC" w:rsidRPr="004A3E27" w:rsidRDefault="000E2EAC"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0E2EAC" w:rsidRPr="004A3E27" w:rsidRDefault="000E2EAC"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0E2EAC" w:rsidRPr="004A3E27" w:rsidRDefault="000E2EAC"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0E2EAC" w:rsidRDefault="000E2EAC" w:rsidP="00704CAA">
      <w:pPr>
        <w:pStyle w:val="footnote"/>
      </w:pPr>
      <w:r>
        <w:rPr>
          <w:rStyle w:val="FootnoteReference"/>
        </w:rPr>
        <w:footnoteRef/>
      </w:r>
      <w:r>
        <w:t xml:space="preserve"> [JS] or “enlarged me”</w:t>
      </w:r>
    </w:p>
  </w:footnote>
  <w:footnote w:id="35">
    <w:p w14:paraId="2E892BC6" w14:textId="77777777" w:rsidR="000E2EAC" w:rsidRPr="004A3E27" w:rsidRDefault="000E2EAC"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0E2EAC" w:rsidRPr="004A3E27" w:rsidRDefault="000E2EAC"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0E2EAC" w:rsidRPr="004A3E27" w:rsidRDefault="000E2EAC"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0E2EAC" w:rsidRPr="004A3E27" w:rsidRDefault="000E2EAC"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0E2EAC" w:rsidRDefault="000E2EAC" w:rsidP="00704CAA">
      <w:pPr>
        <w:pStyle w:val="footnote"/>
      </w:pPr>
      <w:r>
        <w:rPr>
          <w:rStyle w:val="FootnoteReference"/>
        </w:rPr>
        <w:footnoteRef/>
      </w:r>
      <w:r>
        <w:t xml:space="preserve"> [JS] literally, “face”</w:t>
      </w:r>
    </w:p>
  </w:footnote>
  <w:footnote w:id="40">
    <w:p w14:paraId="44D56170" w14:textId="77777777" w:rsidR="000E2EAC" w:rsidRDefault="000E2EAC"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0E2EAC" w:rsidRPr="004A3E27" w:rsidRDefault="000E2EAC"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0E2EAC" w:rsidRPr="004A3E27" w:rsidRDefault="000E2EAC"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0E2EAC" w:rsidRDefault="000E2EAC" w:rsidP="00704CAA">
      <w:pPr>
        <w:pStyle w:val="footnote"/>
      </w:pPr>
      <w:r>
        <w:rPr>
          <w:rStyle w:val="FootnoteReference"/>
        </w:rPr>
        <w:footnoteRef/>
      </w:r>
      <w:r>
        <w:t xml:space="preserve"> [JS] or “and You will see me.”</w:t>
      </w:r>
    </w:p>
  </w:footnote>
  <w:footnote w:id="44">
    <w:p w14:paraId="0BF91212" w14:textId="77777777" w:rsidR="000E2EAC" w:rsidRDefault="000E2EAC" w:rsidP="00704CAA">
      <w:pPr>
        <w:pStyle w:val="footnote"/>
      </w:pPr>
      <w:r>
        <w:rPr>
          <w:rStyle w:val="FootnoteReference"/>
        </w:rPr>
        <w:footnoteRef/>
      </w:r>
      <w:r>
        <w:t xml:space="preserve"> [JS] or lawlessness</w:t>
      </w:r>
    </w:p>
  </w:footnote>
  <w:footnote w:id="45">
    <w:p w14:paraId="6D36F089" w14:textId="77777777" w:rsidR="000E2EAC" w:rsidRDefault="000E2EAC" w:rsidP="00704CAA">
      <w:pPr>
        <w:pStyle w:val="footnote"/>
      </w:pPr>
      <w:r>
        <w:rPr>
          <w:rStyle w:val="FootnoteReference"/>
        </w:rPr>
        <w:footnoteRef/>
      </w:r>
      <w:r>
        <w:t xml:space="preserve"> [JS] “do obeisance”, “worship”, referring to the physical act</w:t>
      </w:r>
    </w:p>
  </w:footnote>
  <w:footnote w:id="46">
    <w:p w14:paraId="6FB6BA38" w14:textId="77777777" w:rsidR="000E2EAC" w:rsidRPr="004A3E27" w:rsidRDefault="000E2EAC"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0E2EAC" w:rsidRDefault="000E2EAC"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0E2EAC" w:rsidRPr="004A3E27" w:rsidRDefault="000E2EAC"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0E2EAC" w:rsidRPr="004A3E27" w:rsidRDefault="000E2EAC"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0E2EAC" w:rsidRDefault="000E2EAC" w:rsidP="00704CAA">
      <w:pPr>
        <w:pStyle w:val="footnote"/>
      </w:pPr>
      <w:r>
        <w:rPr>
          <w:rStyle w:val="FootnoteReference"/>
        </w:rPr>
        <w:footnoteRef/>
      </w:r>
      <w:r>
        <w:t xml:space="preserve"> [JS] or “give thanks”. The word conveys “thankfully confess with praise”</w:t>
      </w:r>
    </w:p>
  </w:footnote>
  <w:footnote w:id="51">
    <w:p w14:paraId="42C6214A" w14:textId="77777777" w:rsidR="000E2EAC" w:rsidRPr="004A3E27" w:rsidRDefault="000E2EAC"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0E2EAC" w:rsidRDefault="000E2EAC" w:rsidP="00704CAA">
      <w:pPr>
        <w:pStyle w:val="footnote"/>
      </w:pPr>
      <w:r>
        <w:rPr>
          <w:rStyle w:val="FootnoteReference"/>
        </w:rPr>
        <w:footnoteRef/>
      </w:r>
      <w:r>
        <w:t xml:space="preserve"> [JS] Fr. Lazarus and Brenton interpolate “my enemy”</w:t>
      </w:r>
    </w:p>
  </w:footnote>
  <w:footnote w:id="53">
    <w:p w14:paraId="53846296" w14:textId="77777777" w:rsidR="000E2EAC" w:rsidRPr="004A3E27" w:rsidRDefault="000E2EAC"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0E2EAC" w:rsidRPr="004A3E27" w:rsidRDefault="000E2EAC" w:rsidP="00704CAA">
      <w:pPr>
        <w:pStyle w:val="footnote"/>
      </w:pPr>
      <w:r w:rsidRPr="004A3E27">
        <w:rPr>
          <w:rStyle w:val="FootnoteReference"/>
        </w:rPr>
        <w:footnoteRef/>
      </w:r>
      <w:r w:rsidRPr="004A3E27">
        <w:t xml:space="preserve"> Empties fall (Ephes. 5:18).</w:t>
      </w:r>
    </w:p>
  </w:footnote>
  <w:footnote w:id="55">
    <w:p w14:paraId="22338A3E" w14:textId="77777777" w:rsidR="000E2EAC" w:rsidRPr="004A3E27" w:rsidRDefault="000E2EAC"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0E2EAC" w:rsidRDefault="000E2EAC" w:rsidP="00704CAA">
      <w:pPr>
        <w:pStyle w:val="footnote"/>
      </w:pPr>
      <w:r>
        <w:rPr>
          <w:rStyle w:val="FootnoteReference"/>
        </w:rPr>
        <w:footnoteRef/>
      </w:r>
      <w:r>
        <w:t xml:space="preserve"> [JS] Fr. Athanasius has “therefore I will return on high.”</w:t>
      </w:r>
    </w:p>
  </w:footnote>
  <w:footnote w:id="57">
    <w:p w14:paraId="17338257" w14:textId="77777777" w:rsidR="000E2EAC" w:rsidRDefault="000E2EAC" w:rsidP="00704CAA">
      <w:pPr>
        <w:pStyle w:val="footnote"/>
      </w:pPr>
      <w:r>
        <w:rPr>
          <w:rStyle w:val="FootnoteReference"/>
        </w:rPr>
        <w:footnoteRef/>
      </w:r>
      <w:r>
        <w:t xml:space="preserve"> [JS] or “give thanks to”, or “thankfully confess the Lord with Praise”</w:t>
      </w:r>
    </w:p>
  </w:footnote>
  <w:footnote w:id="58">
    <w:p w14:paraId="2E1C10DC" w14:textId="77777777" w:rsidR="000E2EAC" w:rsidRPr="004A3E27" w:rsidRDefault="000E2EAC"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0E2EAC" w:rsidRPr="004A3E27" w:rsidRDefault="000E2EAC" w:rsidP="00704CAA">
      <w:pPr>
        <w:pStyle w:val="footnote"/>
      </w:pPr>
      <w:r w:rsidRPr="004A3E27">
        <w:rPr>
          <w:rStyle w:val="FootnoteReference"/>
        </w:rPr>
        <w:footnoteRef/>
      </w:r>
      <w:r w:rsidRPr="004A3E27">
        <w:t xml:space="preserve"> Mt. 21:16.</w:t>
      </w:r>
    </w:p>
  </w:footnote>
  <w:footnote w:id="60">
    <w:p w14:paraId="1F7D57C1" w14:textId="77777777" w:rsidR="000E2EAC" w:rsidRPr="004A3E27" w:rsidRDefault="000E2EAC"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0E2EAC" w:rsidRPr="004A3E27" w:rsidRDefault="000E2EAC"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0E2EAC" w:rsidRDefault="000E2EAC" w:rsidP="00704CAA">
      <w:pPr>
        <w:pStyle w:val="footnote"/>
      </w:pPr>
      <w:r>
        <w:rPr>
          <w:rStyle w:val="FootnoteReference"/>
        </w:rPr>
        <w:footnoteRef/>
      </w:r>
      <w:r>
        <w:t xml:space="preserve"> [JS] or “thank”, “I will thankfully confess You with praise”</w:t>
      </w:r>
    </w:p>
  </w:footnote>
  <w:footnote w:id="63">
    <w:p w14:paraId="25630743" w14:textId="77777777" w:rsidR="000E2EAC" w:rsidRDefault="000E2EAC" w:rsidP="00704CAA">
      <w:pPr>
        <w:pStyle w:val="footnote"/>
      </w:pPr>
      <w:r>
        <w:rPr>
          <w:rStyle w:val="FootnoteReference"/>
        </w:rPr>
        <w:footnoteRef/>
      </w:r>
      <w:r>
        <w:t xml:space="preserve"> [JS] Or, “I will confess You with thanksgiving”</w:t>
      </w:r>
    </w:p>
  </w:footnote>
  <w:footnote w:id="64">
    <w:p w14:paraId="631A6E6E" w14:textId="77777777" w:rsidR="000E2EAC" w:rsidRDefault="000E2EAC" w:rsidP="00704CAA">
      <w:pPr>
        <w:pStyle w:val="footnote"/>
      </w:pPr>
      <w:r>
        <w:rPr>
          <w:rStyle w:val="FootnoteReference"/>
        </w:rPr>
        <w:footnoteRef/>
      </w:r>
      <w:r>
        <w:t xml:space="preserve"> [JS] literally, “from before Your face”</w:t>
      </w:r>
    </w:p>
  </w:footnote>
  <w:footnote w:id="65">
    <w:p w14:paraId="080B4AAE" w14:textId="77777777" w:rsidR="000E2EAC" w:rsidRPr="004A3E27" w:rsidRDefault="000E2EAC"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0E2EAC" w:rsidRPr="004A3E27" w:rsidRDefault="000E2EAC"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0E2EAC" w:rsidRPr="004A3E27" w:rsidRDefault="000E2EAC"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0E2EAC" w:rsidRPr="004A3E27" w:rsidRDefault="000E2EAC"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0E2EAC" w:rsidRDefault="000E2EAC" w:rsidP="00704CAA">
      <w:pPr>
        <w:pStyle w:val="footnote"/>
      </w:pPr>
      <w:r>
        <w:rPr>
          <w:rStyle w:val="FootnoteReference"/>
        </w:rPr>
        <w:footnoteRef/>
      </w:r>
      <w:r>
        <w:t xml:space="preserve"> [JS] literally, “arm”</w:t>
      </w:r>
    </w:p>
  </w:footnote>
  <w:footnote w:id="70">
    <w:p w14:paraId="6FD3C231" w14:textId="77777777" w:rsidR="000E2EAC" w:rsidRPr="004A3E27" w:rsidRDefault="000E2EAC"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0E2EAC" w:rsidRPr="004A3E27" w:rsidRDefault="000E2EAC"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0E2EAC" w:rsidRPr="004A3E27" w:rsidRDefault="000E2EAC"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0E2EAC" w:rsidRDefault="000E2EAC"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0E2EAC" w:rsidRDefault="000E2EAC" w:rsidP="00704CAA">
      <w:pPr>
        <w:pStyle w:val="footnote"/>
      </w:pPr>
      <w:r>
        <w:rPr>
          <w:rStyle w:val="FootnoteReference"/>
        </w:rPr>
        <w:footnoteRef/>
      </w:r>
      <w:r>
        <w:t xml:space="preserve"> [JS] from Fr. Athanasius</w:t>
      </w:r>
    </w:p>
  </w:footnote>
  <w:footnote w:id="75">
    <w:p w14:paraId="2CDBE966" w14:textId="77777777" w:rsidR="000E2EAC" w:rsidRPr="004A3E27" w:rsidRDefault="000E2EAC"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0E2EAC" w:rsidRPr="004A3E27" w:rsidRDefault="000E2EAC"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0E2EAC" w:rsidRPr="004A3E27" w:rsidRDefault="000E2EAC"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0E2EAC" w:rsidRPr="004A3E27" w:rsidRDefault="000E2EAC"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0E2EAC" w:rsidRPr="004A3E27" w:rsidRDefault="000E2EAC"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0E2EAC" w:rsidRPr="004A3E27" w:rsidRDefault="000E2EAC"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0E2EAC" w:rsidRPr="004A3E27" w:rsidRDefault="000E2EAC"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0E2EAC" w:rsidRPr="004A3E27" w:rsidRDefault="000E2EAC"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0E2EAC" w:rsidRDefault="000E2EAC"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0E2EAC" w:rsidRPr="004A3E27" w:rsidRDefault="000E2EAC"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0E2EAC" w:rsidRDefault="000E2EAC" w:rsidP="00704CAA">
      <w:pPr>
        <w:pStyle w:val="footnote"/>
      </w:pPr>
      <w:r>
        <w:rPr>
          <w:rStyle w:val="FootnoteReference"/>
        </w:rPr>
        <w:footnoteRef/>
      </w:r>
      <w:r>
        <w:t xml:space="preserve"> [JS] or “foundation”</w:t>
      </w:r>
    </w:p>
  </w:footnote>
  <w:footnote w:id="86">
    <w:p w14:paraId="302C0916" w14:textId="77777777" w:rsidR="000E2EAC" w:rsidRDefault="000E2EAC"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0E2EAC" w:rsidRPr="004A3E27" w:rsidRDefault="000E2EAC"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0E2EAC" w:rsidRPr="004A3E27" w:rsidRDefault="000E2EAC"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0E2EAC" w:rsidRDefault="000E2EAC" w:rsidP="00704CAA">
      <w:pPr>
        <w:pStyle w:val="footnote"/>
      </w:pPr>
      <w:r>
        <w:rPr>
          <w:rStyle w:val="FootnoteReference"/>
        </w:rPr>
        <w:footnoteRef/>
      </w:r>
      <w:r>
        <w:t xml:space="preserve"> [JS] literally, “then the sptrings of water were seen/appeared”</w:t>
      </w:r>
    </w:p>
  </w:footnote>
  <w:footnote w:id="90">
    <w:p w14:paraId="6316F340" w14:textId="77777777" w:rsidR="000E2EAC" w:rsidRPr="004A3E27" w:rsidRDefault="000E2EAC"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0E2EAC" w:rsidRPr="004A3E27" w:rsidRDefault="000E2EAC"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0E2EAC" w:rsidRPr="004A3E27" w:rsidRDefault="000E2EAC"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0E2EAC" w:rsidRPr="004A3E27" w:rsidRDefault="000E2EAC"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0E2EAC" w:rsidRPr="004A3E27" w:rsidRDefault="000E2EAC"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0E2EAC" w:rsidRDefault="000E2EAC" w:rsidP="00704CAA">
      <w:pPr>
        <w:pStyle w:val="footnote"/>
      </w:pPr>
      <w:r>
        <w:rPr>
          <w:rStyle w:val="FootnoteReference"/>
        </w:rPr>
        <w:footnoteRef/>
      </w:r>
      <w:r>
        <w:t xml:space="preserve"> [JS] or “give thanks to You”, or “thankfully confess You with praise”</w:t>
      </w:r>
    </w:p>
  </w:footnote>
  <w:footnote w:id="96">
    <w:p w14:paraId="011C4A59" w14:textId="77777777" w:rsidR="000E2EAC" w:rsidRPr="004A3E27" w:rsidRDefault="000E2EAC"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0E2EAC" w:rsidRPr="004A3E27" w:rsidRDefault="000E2EAC"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0E2EAC" w:rsidRDefault="000E2EAC" w:rsidP="00704CAA">
      <w:pPr>
        <w:pStyle w:val="footnote"/>
      </w:pPr>
      <w:r>
        <w:rPr>
          <w:rStyle w:val="FootnoteReference"/>
        </w:rPr>
        <w:footnoteRef/>
      </w:r>
      <w:r>
        <w:t xml:space="preserve"> [JS] lit. day to day</w:t>
      </w:r>
    </w:p>
  </w:footnote>
  <w:footnote w:id="99">
    <w:p w14:paraId="1777238E" w14:textId="77777777" w:rsidR="000E2EAC" w:rsidRDefault="000E2EAC"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0E2EAC" w:rsidRPr="004A3E27" w:rsidRDefault="000E2EAC" w:rsidP="00704CAA">
      <w:pPr>
        <w:pStyle w:val="footnote"/>
      </w:pPr>
      <w:r w:rsidRPr="004A3E27">
        <w:rPr>
          <w:rStyle w:val="FootnoteReference"/>
        </w:rPr>
        <w:footnoteRef/>
      </w:r>
      <w:r w:rsidRPr="004A3E27">
        <w:t xml:space="preserve"> Rom. 10:18.</w:t>
      </w:r>
    </w:p>
  </w:footnote>
  <w:footnote w:id="101">
    <w:p w14:paraId="047A4E68" w14:textId="77777777" w:rsidR="000E2EAC" w:rsidRDefault="000E2EAC" w:rsidP="00704CAA">
      <w:pPr>
        <w:pStyle w:val="footnote"/>
      </w:pPr>
      <w:r>
        <w:rPr>
          <w:rStyle w:val="FootnoteReference"/>
        </w:rPr>
        <w:footnoteRef/>
      </w:r>
      <w:r>
        <w:t xml:space="preserve"> [JS] Fr. Lazarus has “sanctuary”</w:t>
      </w:r>
    </w:p>
  </w:footnote>
  <w:footnote w:id="102">
    <w:p w14:paraId="631E8E3F" w14:textId="77777777" w:rsidR="000E2EAC" w:rsidRPr="004A3E27" w:rsidRDefault="000E2EAC"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0E2EAC" w:rsidRDefault="000E2EAC" w:rsidP="00704CAA">
      <w:pPr>
        <w:pStyle w:val="footnote"/>
      </w:pPr>
      <w:r>
        <w:rPr>
          <w:rStyle w:val="FootnoteReference"/>
        </w:rPr>
        <w:footnoteRef/>
      </w:r>
      <w:r>
        <w:t xml:space="preserve"> [JS] literally “giant”</w:t>
      </w:r>
    </w:p>
  </w:footnote>
  <w:footnote w:id="104">
    <w:p w14:paraId="18416C84" w14:textId="77777777" w:rsidR="000E2EAC" w:rsidRDefault="000E2EAC" w:rsidP="00704CAA">
      <w:pPr>
        <w:pStyle w:val="footnote"/>
      </w:pPr>
      <w:r>
        <w:rPr>
          <w:rStyle w:val="FootnoteReference"/>
        </w:rPr>
        <w:footnoteRef/>
      </w:r>
      <w:r>
        <w:t xml:space="preserve"> [JS] or “it”</w:t>
      </w:r>
    </w:p>
  </w:footnote>
  <w:footnote w:id="105">
    <w:p w14:paraId="20ECC9DD" w14:textId="77777777" w:rsidR="000E2EAC" w:rsidRPr="004A3E27" w:rsidRDefault="000E2EAC"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0E2EAC" w:rsidRPr="004A3E27" w:rsidRDefault="000E2EAC"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0E2EAC" w:rsidRPr="004A3E27" w:rsidRDefault="000E2EAC"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0E2EAC" w:rsidRDefault="000E2EAC" w:rsidP="00704CAA">
      <w:pPr>
        <w:pStyle w:val="footnote"/>
      </w:pPr>
      <w:r>
        <w:rPr>
          <w:rStyle w:val="FootnoteReference"/>
        </w:rPr>
        <w:footnoteRef/>
      </w:r>
      <w:r>
        <w:t xml:space="preserve"> [JS] literally “holy place”.</w:t>
      </w:r>
    </w:p>
  </w:footnote>
  <w:footnote w:id="109">
    <w:p w14:paraId="12B2466E" w14:textId="77777777" w:rsidR="000E2EAC" w:rsidRDefault="000E2EAC"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0E2EAC" w:rsidRPr="004A3E27" w:rsidRDefault="000E2EAC"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0E2EAC" w:rsidRDefault="000E2EAC"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0E2EAC" w:rsidRDefault="000E2EAC" w:rsidP="00704CAA">
      <w:pPr>
        <w:pStyle w:val="footnote"/>
      </w:pPr>
      <w:r>
        <w:rPr>
          <w:rStyle w:val="FootnoteReference"/>
        </w:rPr>
        <w:footnoteRef/>
      </w:r>
      <w:r>
        <w:t xml:space="preserve"> [JS] or “his glory is great by your salvation/deliverance”</w:t>
      </w:r>
    </w:p>
  </w:footnote>
  <w:footnote w:id="113">
    <w:p w14:paraId="6EBFC1CF" w14:textId="77777777" w:rsidR="000E2EAC" w:rsidRPr="004A3E27" w:rsidRDefault="000E2EAC"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0E2EAC" w:rsidRPr="004A3E27" w:rsidRDefault="000E2EAC"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0E2EAC" w:rsidRPr="004A3E27" w:rsidRDefault="000E2EAC"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0E2EAC" w:rsidRPr="004A3E27" w:rsidRDefault="000E2EAC"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0E2EAC" w:rsidRDefault="000E2EAC" w:rsidP="00704CAA">
      <w:pPr>
        <w:pStyle w:val="footnote"/>
      </w:pPr>
      <w:r>
        <w:rPr>
          <w:rStyle w:val="FootnoteReference"/>
        </w:rPr>
        <w:footnoteRef/>
      </w:r>
      <w:r>
        <w:t xml:space="preserve"> [JS] Fr. Lazarus has “dwell in the holy place”.</w:t>
      </w:r>
    </w:p>
  </w:footnote>
  <w:footnote w:id="118">
    <w:p w14:paraId="120B2502" w14:textId="77777777" w:rsidR="000E2EAC" w:rsidRPr="004A3E27" w:rsidRDefault="000E2EAC" w:rsidP="00704CAA">
      <w:pPr>
        <w:pStyle w:val="footnote"/>
      </w:pPr>
      <w:r w:rsidRPr="004A3E27">
        <w:rPr>
          <w:rStyle w:val="FootnoteReference"/>
        </w:rPr>
        <w:footnoteRef/>
      </w:r>
      <w:r w:rsidRPr="004A3E27">
        <w:t xml:space="preserve"> Mt. 27:39,43; Wis. 2:12-20.</w:t>
      </w:r>
    </w:p>
  </w:footnote>
  <w:footnote w:id="119">
    <w:p w14:paraId="50976D4E" w14:textId="77777777" w:rsidR="000E2EAC" w:rsidRPr="004A3E27" w:rsidRDefault="000E2EAC" w:rsidP="00704CAA">
      <w:pPr>
        <w:pStyle w:val="footnote"/>
      </w:pPr>
      <w:r w:rsidRPr="004A3E27">
        <w:rPr>
          <w:rStyle w:val="FootnoteReference"/>
        </w:rPr>
        <w:footnoteRef/>
      </w:r>
      <w:r w:rsidRPr="004A3E27">
        <w:t xml:space="preserve"> Lam. 2:16; 3:46.</w:t>
      </w:r>
    </w:p>
  </w:footnote>
  <w:footnote w:id="120">
    <w:p w14:paraId="5C493049" w14:textId="77777777" w:rsidR="000E2EAC" w:rsidRPr="004A3E27" w:rsidRDefault="000E2EAC" w:rsidP="00704CAA">
      <w:pPr>
        <w:pStyle w:val="footnote"/>
      </w:pPr>
      <w:r w:rsidRPr="004A3E27">
        <w:rPr>
          <w:rStyle w:val="FootnoteReference"/>
        </w:rPr>
        <w:footnoteRef/>
      </w:r>
      <w:r w:rsidRPr="004A3E27">
        <w:t xml:space="preserve"> Jn. 19:37.</w:t>
      </w:r>
    </w:p>
  </w:footnote>
  <w:footnote w:id="121">
    <w:p w14:paraId="7ECE5062" w14:textId="77777777" w:rsidR="000E2EAC" w:rsidRPr="004A3E27" w:rsidRDefault="000E2EAC" w:rsidP="00704CAA">
      <w:pPr>
        <w:pStyle w:val="footnote"/>
      </w:pPr>
      <w:r w:rsidRPr="004A3E27">
        <w:rPr>
          <w:rStyle w:val="FootnoteReference"/>
        </w:rPr>
        <w:footnoteRef/>
      </w:r>
      <w:r w:rsidRPr="004A3E27">
        <w:t xml:space="preserve"> Jn. 19:24.</w:t>
      </w:r>
    </w:p>
  </w:footnote>
  <w:footnote w:id="122">
    <w:p w14:paraId="4BEEC712" w14:textId="77777777" w:rsidR="000E2EAC" w:rsidRPr="004A3E27" w:rsidRDefault="000E2EAC"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0E2EAC" w:rsidRDefault="000E2EAC" w:rsidP="00704CAA">
      <w:pPr>
        <w:pStyle w:val="footnote"/>
      </w:pPr>
      <w:r>
        <w:rPr>
          <w:rStyle w:val="FootnoteReference"/>
        </w:rPr>
        <w:footnoteRef/>
      </w:r>
      <w:r>
        <w:t xml:space="preserve"> [JS]Others have “and my only-begotten from the hand of the dog.”</w:t>
      </w:r>
    </w:p>
  </w:footnote>
  <w:footnote w:id="124">
    <w:p w14:paraId="21445B03" w14:textId="77777777" w:rsidR="000E2EAC" w:rsidRDefault="000E2EAC" w:rsidP="00704CAA">
      <w:pPr>
        <w:pStyle w:val="footnote"/>
      </w:pPr>
      <w:r>
        <w:rPr>
          <w:rStyle w:val="FootnoteReference"/>
        </w:rPr>
        <w:footnoteRef/>
      </w:r>
      <w:r>
        <w:t xml:space="preserve"> [JS] Fr. Lazarus has “the rhinoceros.”</w:t>
      </w:r>
    </w:p>
  </w:footnote>
  <w:footnote w:id="125">
    <w:p w14:paraId="56644E4A" w14:textId="77777777" w:rsidR="000E2EAC" w:rsidRPr="004A3E27" w:rsidRDefault="000E2EAC" w:rsidP="00704CAA">
      <w:pPr>
        <w:pStyle w:val="footnote"/>
      </w:pPr>
      <w:r w:rsidRPr="004A3E27">
        <w:rPr>
          <w:rStyle w:val="FootnoteReference"/>
        </w:rPr>
        <w:footnoteRef/>
      </w:r>
      <w:r w:rsidRPr="004A3E27">
        <w:t xml:space="preserve"> Hebrews 2:12.</w:t>
      </w:r>
    </w:p>
  </w:footnote>
  <w:footnote w:id="126">
    <w:p w14:paraId="611C62AB" w14:textId="77777777" w:rsidR="000E2EAC" w:rsidRDefault="000E2EAC" w:rsidP="00704CAA">
      <w:pPr>
        <w:pStyle w:val="footnote"/>
      </w:pPr>
      <w:r>
        <w:rPr>
          <w:rStyle w:val="FootnoteReference"/>
        </w:rPr>
        <w:footnoteRef/>
      </w:r>
      <w:r>
        <w:t xml:space="preserve"> [JS] literally “all you seed of Jacob”</w:t>
      </w:r>
    </w:p>
  </w:footnote>
  <w:footnote w:id="127">
    <w:p w14:paraId="190228A5" w14:textId="77777777" w:rsidR="000E2EAC" w:rsidRDefault="000E2EAC" w:rsidP="00704CAA">
      <w:pPr>
        <w:pStyle w:val="footnote"/>
      </w:pPr>
      <w:r>
        <w:rPr>
          <w:rStyle w:val="FootnoteReference"/>
        </w:rPr>
        <w:footnoteRef/>
      </w:r>
      <w:r>
        <w:t xml:space="preserve"> [JS] Congregation or assembly, not building.</w:t>
      </w:r>
    </w:p>
  </w:footnote>
  <w:footnote w:id="128">
    <w:p w14:paraId="02DDF259" w14:textId="77777777" w:rsidR="000E2EAC" w:rsidRDefault="000E2EAC" w:rsidP="00704CAA">
      <w:pPr>
        <w:pStyle w:val="footnote"/>
      </w:pPr>
      <w:r>
        <w:rPr>
          <w:rStyle w:val="FootnoteReference"/>
        </w:rPr>
        <w:footnoteRef/>
      </w:r>
      <w:r>
        <w:t xml:space="preserve"> [JS] or “give thanks to”</w:t>
      </w:r>
    </w:p>
  </w:footnote>
  <w:footnote w:id="129">
    <w:p w14:paraId="17A700D9" w14:textId="77777777" w:rsidR="000E2EAC" w:rsidRDefault="000E2EAC" w:rsidP="00704CAA">
      <w:pPr>
        <w:pStyle w:val="footnote"/>
      </w:pPr>
      <w:r>
        <w:rPr>
          <w:rStyle w:val="FootnoteReference"/>
        </w:rPr>
        <w:footnoteRef/>
      </w:r>
      <w:r>
        <w:t xml:space="preserve"> [JS] did obeisance, i.e. the physical act of bowing down.</w:t>
      </w:r>
    </w:p>
  </w:footnote>
  <w:footnote w:id="130">
    <w:p w14:paraId="7CD8475E" w14:textId="77777777" w:rsidR="000E2EAC" w:rsidRPr="004A3E27" w:rsidRDefault="000E2EAC"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0E2EAC" w:rsidRPr="004A3E27" w:rsidRDefault="000E2EAC" w:rsidP="00704CAA">
      <w:pPr>
        <w:pStyle w:val="footnote"/>
      </w:pPr>
      <w:r w:rsidRPr="004A3E27">
        <w:rPr>
          <w:rStyle w:val="FootnoteReference"/>
        </w:rPr>
        <w:footnoteRef/>
      </w:r>
      <w:r w:rsidRPr="004A3E27">
        <w:t xml:space="preserve"> Romans 3:24-26; John 17:4; 19:30.</w:t>
      </w:r>
    </w:p>
  </w:footnote>
  <w:footnote w:id="132">
    <w:p w14:paraId="23D7B260" w14:textId="77777777" w:rsidR="000E2EAC" w:rsidRPr="004A3E27" w:rsidRDefault="000E2EAC"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0E2EAC" w:rsidRPr="004A3E27" w:rsidRDefault="000E2EAC"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0E2EAC" w:rsidRPr="004A3E27" w:rsidRDefault="000E2EAC"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0E2EAC" w:rsidRPr="004A3E27" w:rsidRDefault="000E2EAC"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0E2EAC" w:rsidRPr="004A3E27" w:rsidRDefault="000E2EAC" w:rsidP="00704CAA">
      <w:pPr>
        <w:pStyle w:val="footnote"/>
      </w:pPr>
      <w:r w:rsidRPr="004A3E27">
        <w:rPr>
          <w:rStyle w:val="FootnoteReference"/>
        </w:rPr>
        <w:footnoteRef/>
      </w:r>
      <w:r w:rsidRPr="004A3E27">
        <w:t xml:space="preserve"> Is. 2:2; Dan. 2:35; 1 Cor. 10:4.</w:t>
      </w:r>
    </w:p>
  </w:footnote>
  <w:footnote w:id="137">
    <w:p w14:paraId="398AE7A9" w14:textId="77777777" w:rsidR="000E2EAC" w:rsidRPr="004A3E27" w:rsidRDefault="000E2EAC"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0E2EAC" w:rsidRDefault="000E2EAC" w:rsidP="00704CAA">
      <w:pPr>
        <w:pStyle w:val="footnote"/>
      </w:pPr>
      <w:r>
        <w:rPr>
          <w:rStyle w:val="FootnoteReference"/>
        </w:rPr>
        <w:footnoteRef/>
      </w:r>
      <w:r>
        <w:t xml:space="preserve"> [JS] [] found in Coptic. See the Ninth Hour of Tuesday of Holy Week.</w:t>
      </w:r>
    </w:p>
  </w:footnote>
  <w:footnote w:id="139">
    <w:p w14:paraId="37E03497" w14:textId="77777777" w:rsidR="000E2EAC" w:rsidRDefault="000E2EAC" w:rsidP="00704CAA">
      <w:pPr>
        <w:pStyle w:val="footnote"/>
      </w:pPr>
      <w:r>
        <w:rPr>
          <w:rStyle w:val="FootnoteReference"/>
        </w:rPr>
        <w:footnoteRef/>
      </w:r>
      <w:r>
        <w:t xml:space="preserve"> [JS] literally: “because they are from of old”.</w:t>
      </w:r>
    </w:p>
  </w:footnote>
  <w:footnote w:id="140">
    <w:p w14:paraId="2F4E4405" w14:textId="77777777" w:rsidR="000E2EAC" w:rsidRDefault="000E2EAC" w:rsidP="00704CAA">
      <w:pPr>
        <w:pStyle w:val="footnote"/>
      </w:pPr>
      <w:r>
        <w:rPr>
          <w:rStyle w:val="FootnoteReference"/>
        </w:rPr>
        <w:footnoteRef/>
      </w:r>
      <w:r>
        <w:t xml:space="preserve"> [JS] literally, “so He sets a law for those who sin in the way.”</w:t>
      </w:r>
    </w:p>
  </w:footnote>
  <w:footnote w:id="141">
    <w:p w14:paraId="68945260" w14:textId="77777777" w:rsidR="000E2EAC" w:rsidRPr="004A3E27" w:rsidRDefault="000E2EAC"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0E2EAC" w:rsidRPr="004A3E27" w:rsidRDefault="000E2EAC"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0E2EAC" w:rsidRDefault="000E2EAC" w:rsidP="00704CAA">
      <w:pPr>
        <w:pStyle w:val="footnote"/>
      </w:pPr>
      <w:r>
        <w:rPr>
          <w:rStyle w:val="FootnoteReference"/>
        </w:rPr>
        <w:footnoteRef/>
      </w:r>
      <w:r>
        <w:t xml:space="preserve"> [JS] NETS and Fr. Athanasius have “You will”</w:t>
      </w:r>
    </w:p>
  </w:footnote>
  <w:footnote w:id="144">
    <w:p w14:paraId="6EFDBCA7" w14:textId="77777777" w:rsidR="000E2EAC" w:rsidRPr="004A3E27" w:rsidRDefault="000E2EAC"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0E2EAC" w:rsidRDefault="000E2EAC" w:rsidP="00704CAA">
      <w:pPr>
        <w:pStyle w:val="footnote"/>
      </w:pPr>
      <w:r>
        <w:rPr>
          <w:rStyle w:val="FootnoteReference"/>
        </w:rPr>
        <w:footnoteRef/>
      </w:r>
      <w:r>
        <w:t xml:space="preserve"> Present in Fr. Athanasius and OSB.</w:t>
      </w:r>
    </w:p>
  </w:footnote>
  <w:footnote w:id="146">
    <w:p w14:paraId="5909B0CA" w14:textId="77777777" w:rsidR="000E2EAC" w:rsidRPr="004A3E27" w:rsidRDefault="000E2EAC"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0E2EAC" w:rsidRDefault="000E2EAC"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0E2EAC" w:rsidRPr="004A3E27" w:rsidRDefault="000E2EAC"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0E2EAC" w:rsidRPr="004A3E27" w:rsidRDefault="000E2EAC"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0E2EAC" w:rsidRPr="004A3E27" w:rsidRDefault="000E2EAC"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0E2EAC" w:rsidRDefault="000E2EAC" w:rsidP="00704CAA">
      <w:pPr>
        <w:pStyle w:val="footnote"/>
      </w:pPr>
      <w:r>
        <w:rPr>
          <w:rStyle w:val="FootnoteReference"/>
        </w:rPr>
        <w:footnoteRef/>
      </w:r>
      <w:r>
        <w:t xml:space="preserve"> [JS] literally, “place”</w:t>
      </w:r>
    </w:p>
  </w:footnote>
  <w:footnote w:id="152">
    <w:p w14:paraId="195347EE" w14:textId="77777777" w:rsidR="000E2EAC" w:rsidRPr="004A3E27" w:rsidRDefault="000E2EAC"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0E2EAC" w:rsidRPr="004A3E27" w:rsidRDefault="000E2EAC"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0E2EAC" w:rsidRPr="004A3E27" w:rsidRDefault="000E2EAC"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0E2EAC" w:rsidRPr="004A3E27" w:rsidRDefault="000E2EAC" w:rsidP="00704CAA">
      <w:pPr>
        <w:pStyle w:val="footnote"/>
      </w:pPr>
      <w:r w:rsidRPr="004A3E27">
        <w:tab/>
        <w:t>‘No sweeter fragrance than to follow Christ,</w:t>
      </w:r>
    </w:p>
    <w:p w14:paraId="6922B75D" w14:textId="77777777" w:rsidR="000E2EAC" w:rsidRPr="004A3E27" w:rsidRDefault="000E2EAC" w:rsidP="00704CAA">
      <w:pPr>
        <w:pStyle w:val="footnote"/>
      </w:pPr>
      <w:r w:rsidRPr="004A3E27">
        <w:tab/>
        <w:t>when man makes offerings of a holy life,</w:t>
      </w:r>
    </w:p>
    <w:p w14:paraId="73E1648A" w14:textId="77777777" w:rsidR="000E2EAC" w:rsidRPr="004A3E27" w:rsidRDefault="000E2EAC" w:rsidP="00704CAA">
      <w:pPr>
        <w:pStyle w:val="footnote"/>
      </w:pPr>
      <w:r w:rsidRPr="004A3E27">
        <w:tab/>
        <w:t>and offers golden deeds in sacrifice’ (St. Prosper).</w:t>
      </w:r>
    </w:p>
  </w:footnote>
  <w:footnote w:id="155">
    <w:p w14:paraId="28DB08B5" w14:textId="77777777" w:rsidR="000E2EAC" w:rsidRPr="004A3E27" w:rsidRDefault="000E2EAC"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0E2EAC" w:rsidRPr="004A3E27" w:rsidRDefault="000E2EAC"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0E2EAC" w:rsidRDefault="000E2EAC" w:rsidP="00704CAA">
      <w:pPr>
        <w:pStyle w:val="footnote"/>
      </w:pPr>
      <w:r>
        <w:rPr>
          <w:rStyle w:val="FootnoteReference"/>
        </w:rPr>
        <w:footnoteRef/>
      </w:r>
      <w:r>
        <w:t xml:space="preserve"> [JS] confess: or “give thanks to”, or “thankfully confess”</w:t>
      </w:r>
    </w:p>
  </w:footnote>
  <w:footnote w:id="158">
    <w:p w14:paraId="498018AA" w14:textId="77777777" w:rsidR="000E2EAC" w:rsidRPr="004A3E27" w:rsidRDefault="000E2EAC"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0E2EAC" w:rsidRDefault="000E2EAC" w:rsidP="00704CAA">
      <w:pPr>
        <w:pStyle w:val="footnote"/>
      </w:pPr>
      <w:r>
        <w:rPr>
          <w:rStyle w:val="FootnoteReference"/>
        </w:rPr>
        <w:footnoteRef/>
      </w:r>
      <w:r>
        <w:t xml:space="preserve"> [JS] “do obeisance”, i.e. a physical act.</w:t>
      </w:r>
    </w:p>
  </w:footnote>
  <w:footnote w:id="160">
    <w:p w14:paraId="58C95173" w14:textId="77777777" w:rsidR="000E2EAC" w:rsidRPr="004A3E27" w:rsidRDefault="000E2EAC"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0E2EAC" w:rsidRPr="004A3E27" w:rsidRDefault="000E2EAC"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0E2EAC" w:rsidRPr="004A3E27" w:rsidRDefault="000E2EAC"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0E2EAC" w:rsidRDefault="000E2EAC" w:rsidP="00704CAA">
      <w:pPr>
        <w:pStyle w:val="footnote"/>
      </w:pPr>
      <w:r>
        <w:rPr>
          <w:rStyle w:val="FootnoteReference"/>
        </w:rPr>
        <w:footnoteRef/>
      </w:r>
      <w:r>
        <w:t xml:space="preserve"> [JS] or “You have granted”</w:t>
      </w:r>
    </w:p>
  </w:footnote>
  <w:footnote w:id="164">
    <w:p w14:paraId="08C7ED64" w14:textId="77777777" w:rsidR="000E2EAC" w:rsidRPr="004A3E27" w:rsidRDefault="000E2EAC"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0E2EAC" w:rsidRPr="004A3E27" w:rsidRDefault="000E2EAC"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0E2EAC" w:rsidRPr="004A3E27" w:rsidRDefault="000E2EAC"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0E2EAC" w:rsidRDefault="000E2EAC" w:rsidP="00704CAA">
      <w:pPr>
        <w:pStyle w:val="footnote"/>
      </w:pPr>
      <w:r>
        <w:rPr>
          <w:rStyle w:val="FootnoteReference"/>
        </w:rPr>
        <w:footnoteRef/>
      </w:r>
      <w:r>
        <w:t xml:space="preserve"> [JS] or “give thanks to You”, or “thankfully confess You with praise”</w:t>
      </w:r>
    </w:p>
  </w:footnote>
  <w:footnote w:id="168">
    <w:p w14:paraId="671FC951" w14:textId="77777777" w:rsidR="000E2EAC" w:rsidRPr="004A3E27" w:rsidRDefault="000E2EAC"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0E2EAC" w:rsidRPr="004A3E27" w:rsidRDefault="000E2EAC" w:rsidP="00704CAA">
      <w:pPr>
        <w:pStyle w:val="footnote"/>
      </w:pPr>
      <w:r w:rsidRPr="004A3E27">
        <w:rPr>
          <w:rStyle w:val="FootnoteReference"/>
        </w:rPr>
        <w:footnoteRef/>
      </w:r>
      <w:r w:rsidRPr="004A3E27">
        <w:t xml:space="preserve"> Luke 23:46.</w:t>
      </w:r>
    </w:p>
  </w:footnote>
  <w:footnote w:id="170">
    <w:p w14:paraId="1317CE14" w14:textId="77777777" w:rsidR="000E2EAC" w:rsidRPr="004A3E27" w:rsidRDefault="000E2EAC"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0E2EAC" w:rsidRDefault="000E2EAC" w:rsidP="00704CAA">
      <w:pPr>
        <w:pStyle w:val="footnote"/>
      </w:pPr>
      <w:r>
        <w:rPr>
          <w:rStyle w:val="FootnoteReference"/>
        </w:rPr>
        <w:footnoteRef/>
      </w:r>
      <w:r>
        <w:t xml:space="preserve"> [JS] Fr. Athanasius has “slander”. See the Sixth Hour of Maundy Thursday.</w:t>
      </w:r>
    </w:p>
  </w:footnote>
  <w:footnote w:id="172">
    <w:p w14:paraId="0A1D8F86" w14:textId="77777777" w:rsidR="000E2EAC" w:rsidRPr="004A3E27" w:rsidRDefault="000E2EAC"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0E2EAC" w:rsidRDefault="000E2EAC"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0E2EAC" w:rsidRPr="004A3E27" w:rsidRDefault="000E2EAC"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0E2EAC" w:rsidRDefault="000E2EAC" w:rsidP="00704CAA">
      <w:pPr>
        <w:pStyle w:val="footnote"/>
      </w:pPr>
      <w:r>
        <w:rPr>
          <w:rStyle w:val="FootnoteReference"/>
        </w:rPr>
        <w:footnoteRef/>
      </w:r>
      <w:r>
        <w:t xml:space="preserve"> [JS] or “seeks out”</w:t>
      </w:r>
    </w:p>
  </w:footnote>
  <w:footnote w:id="176">
    <w:p w14:paraId="54A62B74" w14:textId="77777777" w:rsidR="000E2EAC" w:rsidRDefault="000E2EAC"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0E2EAC" w:rsidRPr="004A3E27" w:rsidRDefault="000E2EAC"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0E2EAC" w:rsidRPr="004A3E27" w:rsidRDefault="000E2EAC"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0E2EAC" w:rsidRPr="004A3E27" w:rsidRDefault="000E2EAC"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0E2EAC" w:rsidRDefault="000E2EAC"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0E2EAC" w:rsidRDefault="000E2EAC" w:rsidP="00704CAA">
      <w:pPr>
        <w:pStyle w:val="footnote"/>
      </w:pPr>
      <w:r>
        <w:rPr>
          <w:rStyle w:val="FootnoteReference"/>
        </w:rPr>
        <w:footnoteRef/>
      </w:r>
      <w:r>
        <w:t xml:space="preserve"> [JS] or, “boast”</w:t>
      </w:r>
    </w:p>
  </w:footnote>
  <w:footnote w:id="182">
    <w:p w14:paraId="193C371C" w14:textId="77777777" w:rsidR="000E2EAC" w:rsidRPr="004A3E27" w:rsidRDefault="000E2EAC"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0E2EAC" w:rsidRDefault="000E2EAC"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0E2EAC" w:rsidRDefault="000E2EAC" w:rsidP="00704CAA">
      <w:pPr>
        <w:pStyle w:val="footnote"/>
      </w:pPr>
      <w:r>
        <w:rPr>
          <w:rStyle w:val="FootnoteReference"/>
        </w:rPr>
        <w:footnoteRef/>
      </w:r>
      <w:r>
        <w:t xml:space="preserve"> [JS] or “Confess the Lord with the harp.</w:t>
      </w:r>
    </w:p>
  </w:footnote>
  <w:footnote w:id="185">
    <w:p w14:paraId="7BF5E829" w14:textId="77777777" w:rsidR="000E2EAC" w:rsidRPr="004A3E27" w:rsidRDefault="000E2EAC"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0E2EAC" w:rsidRPr="004A3E27" w:rsidRDefault="000E2EAC"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0E2EAC" w:rsidRPr="004A3E27" w:rsidRDefault="000E2EAC" w:rsidP="00704CAA">
      <w:pPr>
        <w:pStyle w:val="footnote"/>
      </w:pPr>
      <w:r w:rsidRPr="004A3E27">
        <w:rPr>
          <w:rStyle w:val="FootnoteReference"/>
        </w:rPr>
        <w:footnoteRef/>
      </w:r>
      <w:r w:rsidRPr="004A3E27">
        <w:t xml:space="preserve"> Naturally and spiritually (Jn. 3:3-6).</w:t>
      </w:r>
    </w:p>
  </w:footnote>
  <w:footnote w:id="188">
    <w:p w14:paraId="0C9F8424" w14:textId="77777777" w:rsidR="000E2EAC" w:rsidRDefault="000E2EAC" w:rsidP="00704CAA">
      <w:pPr>
        <w:pStyle w:val="footnote"/>
      </w:pPr>
      <w:r>
        <w:rPr>
          <w:rStyle w:val="FootnoteReference"/>
        </w:rPr>
        <w:footnoteRef/>
      </w:r>
      <w:r>
        <w:t xml:space="preserve"> [JS] Fr. Lazarus has “plans”</w:t>
      </w:r>
    </w:p>
  </w:footnote>
  <w:footnote w:id="189">
    <w:p w14:paraId="5E9D1817" w14:textId="77777777" w:rsidR="000E2EAC" w:rsidRDefault="000E2EAC" w:rsidP="00704CAA">
      <w:pPr>
        <w:pStyle w:val="footnote"/>
      </w:pPr>
      <w:r>
        <w:rPr>
          <w:rStyle w:val="FootnoteReference"/>
        </w:rPr>
        <w:footnoteRef/>
      </w:r>
      <w:r>
        <w:t xml:space="preserve"> [JS] or “fashioned”</w:t>
      </w:r>
    </w:p>
  </w:footnote>
  <w:footnote w:id="190">
    <w:p w14:paraId="4BB22157" w14:textId="77777777" w:rsidR="000E2EAC" w:rsidRDefault="000E2EAC" w:rsidP="00704CAA">
      <w:pPr>
        <w:pStyle w:val="footnote"/>
      </w:pPr>
      <w:r>
        <w:rPr>
          <w:rStyle w:val="FootnoteReference"/>
        </w:rPr>
        <w:footnoteRef/>
      </w:r>
      <w:r>
        <w:t xml:space="preserve"> Fr. Athanasius has “My soul shall make her boast in the Lord”</w:t>
      </w:r>
    </w:p>
  </w:footnote>
  <w:footnote w:id="191">
    <w:p w14:paraId="0BB5F188" w14:textId="77777777" w:rsidR="000E2EAC" w:rsidRPr="004A3E27" w:rsidRDefault="000E2EAC"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0E2EAC" w:rsidRPr="004A3E27" w:rsidRDefault="000E2EAC"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0E2EAC" w:rsidRDefault="000E2EAC" w:rsidP="00704CAA">
      <w:pPr>
        <w:pStyle w:val="footnote"/>
      </w:pPr>
      <w:r>
        <w:rPr>
          <w:rStyle w:val="FootnoteReference"/>
        </w:rPr>
        <w:footnoteRef/>
      </w:r>
      <w:r>
        <w:t xml:space="preserve"> [JS] or “contrite in heart”</w:t>
      </w:r>
    </w:p>
  </w:footnote>
  <w:footnote w:id="194">
    <w:p w14:paraId="6E011C0E" w14:textId="77777777" w:rsidR="000E2EAC" w:rsidRDefault="000E2EAC" w:rsidP="00704CAA">
      <w:pPr>
        <w:pStyle w:val="footnote"/>
      </w:pPr>
      <w:r>
        <w:rPr>
          <w:rStyle w:val="FootnoteReference"/>
        </w:rPr>
        <w:footnoteRef/>
      </w:r>
      <w:r>
        <w:t xml:space="preserve"> [JS] Coptic has “eat their hearts”, which Fr. Athanasius renders, “regret”</w:t>
      </w:r>
    </w:p>
  </w:footnote>
  <w:footnote w:id="195">
    <w:p w14:paraId="3B9E39E6" w14:textId="77777777" w:rsidR="000E2EAC" w:rsidRDefault="000E2EAC" w:rsidP="00704CAA">
      <w:pPr>
        <w:pStyle w:val="footnote"/>
      </w:pPr>
      <w:r>
        <w:rPr>
          <w:rStyle w:val="FootnoteReference"/>
        </w:rPr>
        <w:footnoteRef/>
      </w:r>
      <w:r>
        <w:t xml:space="preserve"> [JS] or regret.</w:t>
      </w:r>
    </w:p>
  </w:footnote>
  <w:footnote w:id="196">
    <w:p w14:paraId="40200D4A" w14:textId="77777777" w:rsidR="000E2EAC" w:rsidRPr="004A3E27" w:rsidRDefault="000E2EAC"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0E2EAC" w:rsidRDefault="000E2EAC" w:rsidP="00704CAA">
      <w:pPr>
        <w:pStyle w:val="footnote"/>
      </w:pPr>
      <w:r>
        <w:rPr>
          <w:rStyle w:val="FootnoteReference"/>
        </w:rPr>
        <w:footnoteRef/>
      </w:r>
      <w:r>
        <w:t xml:space="preserve"> [JS] literally “and my soul with barrenness/childlessness.”</w:t>
      </w:r>
    </w:p>
  </w:footnote>
  <w:footnote w:id="198">
    <w:p w14:paraId="335B311E" w14:textId="77777777" w:rsidR="000E2EAC" w:rsidRPr="004A3E27" w:rsidRDefault="000E2EAC" w:rsidP="00704CAA">
      <w:pPr>
        <w:pStyle w:val="footnote"/>
      </w:pPr>
      <w:r w:rsidRPr="004A3E27">
        <w:rPr>
          <w:rStyle w:val="FootnoteReference"/>
        </w:rPr>
        <w:footnoteRef/>
      </w:r>
      <w:r w:rsidRPr="004A3E27">
        <w:t xml:space="preserve"> John 19:1; Mt. 27:26.</w:t>
      </w:r>
    </w:p>
  </w:footnote>
  <w:footnote w:id="199">
    <w:p w14:paraId="4C78163A" w14:textId="77777777" w:rsidR="000E2EAC" w:rsidRPr="004A3E27" w:rsidRDefault="000E2EAC"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0E2EAC" w:rsidRDefault="000E2EAC"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0E2EAC" w:rsidRDefault="000E2EAC" w:rsidP="00704CAA">
      <w:pPr>
        <w:pStyle w:val="footnote"/>
      </w:pPr>
      <w:r>
        <w:rPr>
          <w:rStyle w:val="FootnoteReference"/>
        </w:rPr>
        <w:footnoteRef/>
      </w:r>
      <w:r>
        <w:t xml:space="preserve"> [JS] [] found in Coptic</w:t>
      </w:r>
    </w:p>
  </w:footnote>
  <w:footnote w:id="202">
    <w:p w14:paraId="7E13C651" w14:textId="77777777" w:rsidR="000E2EAC" w:rsidRPr="004A3E27" w:rsidRDefault="000E2EAC"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0E2EAC" w:rsidRDefault="000E2EAC" w:rsidP="00704CAA">
      <w:pPr>
        <w:pStyle w:val="footnote"/>
      </w:pPr>
      <w:r>
        <w:rPr>
          <w:rStyle w:val="FootnoteReference"/>
        </w:rPr>
        <w:footnoteRef/>
      </w:r>
      <w:r>
        <w:t xml:space="preserve"> [JS] or “Aha! Aha!” Or “Well done! Well done!”</w:t>
      </w:r>
    </w:p>
  </w:footnote>
  <w:footnote w:id="204">
    <w:p w14:paraId="7D139757" w14:textId="77777777" w:rsidR="000E2EAC" w:rsidRDefault="000E2EAC"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0E2EAC" w:rsidRDefault="000E2EAC" w:rsidP="00704CAA">
      <w:pPr>
        <w:pStyle w:val="footnote"/>
      </w:pPr>
      <w:r>
        <w:rPr>
          <w:rStyle w:val="FootnoteReference"/>
        </w:rPr>
        <w:footnoteRef/>
      </w:r>
      <w:r>
        <w:t xml:space="preserve"> [JS] Fr. Lazarus has, “towering mountains”</w:t>
      </w:r>
    </w:p>
  </w:footnote>
  <w:footnote w:id="206">
    <w:p w14:paraId="2543C5FB" w14:textId="77777777" w:rsidR="000E2EAC" w:rsidRPr="004A3E27" w:rsidRDefault="000E2EAC"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0E2EAC" w:rsidRDefault="000E2EAC" w:rsidP="00704CAA">
      <w:pPr>
        <w:pStyle w:val="footnote"/>
      </w:pPr>
      <w:r>
        <w:rPr>
          <w:rStyle w:val="FootnoteReference"/>
        </w:rPr>
        <w:footnoteRef/>
      </w:r>
      <w:r>
        <w:t xml:space="preserve"> [JS] OSB has “many waters”</w:t>
      </w:r>
    </w:p>
  </w:footnote>
  <w:footnote w:id="208">
    <w:p w14:paraId="3AE55734" w14:textId="77777777" w:rsidR="000E2EAC" w:rsidRPr="004A3E27" w:rsidRDefault="000E2EAC"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0E2EAC" w:rsidRPr="004A3E27" w:rsidRDefault="000E2EAC"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0E2EAC" w:rsidRPr="004A3E27" w:rsidRDefault="000E2EAC" w:rsidP="00704CAA">
      <w:pPr>
        <w:pStyle w:val="footnote"/>
      </w:pPr>
      <w:r w:rsidRPr="004A3E27">
        <w:rPr>
          <w:rStyle w:val="FootnoteReference"/>
        </w:rPr>
        <w:footnoteRef/>
      </w:r>
      <w:r w:rsidRPr="004A3E27">
        <w:t xml:space="preserve"> Prov. 24:19.</w:t>
      </w:r>
    </w:p>
  </w:footnote>
  <w:footnote w:id="211">
    <w:p w14:paraId="2BAC33AB" w14:textId="77777777" w:rsidR="000E2EAC" w:rsidRPr="004A3E27" w:rsidRDefault="000E2EAC"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0E2EAC" w:rsidRPr="004A3E27" w:rsidRDefault="000E2EAC"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0E2EAC" w:rsidRPr="004A3E27" w:rsidRDefault="000E2EAC"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0E2EAC" w:rsidRDefault="000E2EAC" w:rsidP="00704CAA">
      <w:pPr>
        <w:pStyle w:val="footnote"/>
      </w:pPr>
      <w:r>
        <w:rPr>
          <w:rStyle w:val="FootnoteReference"/>
        </w:rPr>
        <w:footnoteRef/>
      </w:r>
      <w:r>
        <w:t xml:space="preserve"> [JS] or “judgment”</w:t>
      </w:r>
    </w:p>
  </w:footnote>
  <w:footnote w:id="215">
    <w:p w14:paraId="2655FEEF" w14:textId="77777777" w:rsidR="000E2EAC" w:rsidRPr="004A3E27" w:rsidRDefault="000E2EAC"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0E2EAC" w:rsidRDefault="000E2EAC" w:rsidP="00704CAA">
      <w:pPr>
        <w:pStyle w:val="footnote"/>
      </w:pPr>
      <w:r>
        <w:rPr>
          <w:rStyle w:val="FootnoteReference"/>
        </w:rPr>
        <w:footnoteRef/>
      </w:r>
      <w:r>
        <w:t xml:space="preserve"> [JS] or “fret”</w:t>
      </w:r>
    </w:p>
  </w:footnote>
  <w:footnote w:id="217">
    <w:p w14:paraId="4788BB93" w14:textId="77777777" w:rsidR="000E2EAC" w:rsidRDefault="000E2EAC" w:rsidP="00704CAA">
      <w:pPr>
        <w:pStyle w:val="footnote"/>
      </w:pPr>
      <w:r>
        <w:rPr>
          <w:rStyle w:val="FootnoteReference"/>
        </w:rPr>
        <w:footnoteRef/>
      </w:r>
      <w:r>
        <w:t xml:space="preserve"> [JS] or “land”</w:t>
      </w:r>
    </w:p>
  </w:footnote>
  <w:footnote w:id="218">
    <w:p w14:paraId="6390DA94" w14:textId="77777777" w:rsidR="000E2EAC" w:rsidRPr="004A3E27" w:rsidRDefault="000E2EAC"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0E2EAC" w:rsidRPr="004A3E27" w:rsidRDefault="000E2EAC"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0E2EAC" w:rsidRDefault="000E2EAC" w:rsidP="00704CAA">
      <w:pPr>
        <w:pStyle w:val="footnote"/>
      </w:pPr>
      <w:r>
        <w:rPr>
          <w:rStyle w:val="FootnoteReference"/>
        </w:rPr>
        <w:footnoteRef/>
      </w:r>
      <w:r>
        <w:t xml:space="preserve"> [JS] literally, “seed”, here and throughout</w:t>
      </w:r>
    </w:p>
  </w:footnote>
  <w:footnote w:id="221">
    <w:p w14:paraId="3CEEF8CB" w14:textId="77777777" w:rsidR="000E2EAC" w:rsidRPr="004A3E27" w:rsidRDefault="000E2EAC"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0E2EAC" w:rsidRPr="004A3E27" w:rsidRDefault="000E2EAC"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0E2EAC" w:rsidRPr="004A3E27" w:rsidRDefault="000E2EAC"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0E2EAC" w:rsidRDefault="000E2EAC" w:rsidP="00704CAA">
      <w:pPr>
        <w:pStyle w:val="footnote"/>
      </w:pPr>
      <w:r>
        <w:rPr>
          <w:rStyle w:val="FootnoteReference"/>
        </w:rPr>
        <w:footnoteRef/>
      </w:r>
      <w:r>
        <w:t xml:space="preserve"> [JS] literally “with a sad face”</w:t>
      </w:r>
    </w:p>
  </w:footnote>
  <w:footnote w:id="225">
    <w:p w14:paraId="3F203C49" w14:textId="77777777" w:rsidR="000E2EAC" w:rsidRDefault="000E2EAC" w:rsidP="00704CAA">
      <w:pPr>
        <w:pStyle w:val="footnote"/>
      </w:pPr>
      <w:r>
        <w:rPr>
          <w:rStyle w:val="FootnoteReference"/>
        </w:rPr>
        <w:footnoteRef/>
      </w:r>
      <w:r>
        <w:t xml:space="preserve"> [JS] literally “loins”</w:t>
      </w:r>
    </w:p>
  </w:footnote>
  <w:footnote w:id="226">
    <w:p w14:paraId="52B59A41" w14:textId="77777777" w:rsidR="000E2EAC" w:rsidRDefault="000E2EAC" w:rsidP="00704CAA">
      <w:pPr>
        <w:pStyle w:val="footnote"/>
      </w:pPr>
      <w:r>
        <w:rPr>
          <w:rStyle w:val="FootnoteReference"/>
        </w:rPr>
        <w:footnoteRef/>
      </w:r>
      <w:r>
        <w:t xml:space="preserve"> [JS] [] from the Sixth Hour of Great and Holy Friday.</w:t>
      </w:r>
    </w:p>
  </w:footnote>
  <w:footnote w:id="227">
    <w:p w14:paraId="1BEB925F" w14:textId="77777777" w:rsidR="000E2EAC" w:rsidRPr="004A3E27" w:rsidRDefault="000E2EAC"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0E2EAC" w:rsidRDefault="000E2EAC" w:rsidP="00704CAA">
      <w:pPr>
        <w:pStyle w:val="footnote"/>
      </w:pPr>
      <w:r>
        <w:rPr>
          <w:rStyle w:val="FootnoteReference"/>
        </w:rPr>
        <w:footnoteRef/>
      </w:r>
      <w:r>
        <w:t xml:space="preserve"> [JS] or “walks about like a phantom”</w:t>
      </w:r>
    </w:p>
  </w:footnote>
  <w:footnote w:id="229">
    <w:p w14:paraId="3A8555F1" w14:textId="77777777" w:rsidR="000E2EAC" w:rsidRPr="004A3E27" w:rsidRDefault="000E2EAC"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0E2EAC" w:rsidRPr="004A3E27" w:rsidRDefault="000E2EAC"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0E2EAC" w:rsidRPr="004A3E27" w:rsidRDefault="000E2EAC"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0E2EAC" w:rsidRPr="004A3E27" w:rsidRDefault="000E2EAC"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0E2EAC" w:rsidRPr="004A3E27" w:rsidRDefault="000E2EAC"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0E2EAC" w:rsidRDefault="000E2EAC" w:rsidP="00704CAA">
      <w:pPr>
        <w:pStyle w:val="footnote"/>
      </w:pPr>
      <w:r>
        <w:rPr>
          <w:rStyle w:val="FootnoteReference"/>
        </w:rPr>
        <w:footnoteRef/>
      </w:r>
      <w:r>
        <w:t xml:space="preserve"> Fr. Athanasius adds here “my truth”. See Matins of the 12 Day of Paopi.</w:t>
      </w:r>
    </w:p>
  </w:footnote>
  <w:footnote w:id="235">
    <w:p w14:paraId="61A8E851" w14:textId="77777777" w:rsidR="000E2EAC" w:rsidRDefault="000E2EAC" w:rsidP="00704CAA">
      <w:pPr>
        <w:pStyle w:val="footnote"/>
      </w:pPr>
      <w:r>
        <w:rPr>
          <w:rStyle w:val="FootnoteReference"/>
        </w:rPr>
        <w:footnoteRef/>
      </w:r>
      <w:r>
        <w:t xml:space="preserve"> [JS] or “Aha! Aha!” or “Well done! Well done!”</w:t>
      </w:r>
    </w:p>
  </w:footnote>
  <w:footnote w:id="236">
    <w:p w14:paraId="27E55EE4" w14:textId="77777777" w:rsidR="000E2EAC" w:rsidRPr="004A3E27" w:rsidRDefault="000E2EAC" w:rsidP="00704CAA">
      <w:pPr>
        <w:pStyle w:val="footnote"/>
      </w:pPr>
      <w:r w:rsidRPr="004A3E27">
        <w:rPr>
          <w:rStyle w:val="FootnoteReference"/>
        </w:rPr>
        <w:footnoteRef/>
      </w:r>
      <w:r w:rsidRPr="004A3E27">
        <w:t xml:space="preserve"> John 13:30.</w:t>
      </w:r>
    </w:p>
  </w:footnote>
  <w:footnote w:id="237">
    <w:p w14:paraId="25762726" w14:textId="77777777" w:rsidR="000E2EAC" w:rsidRPr="004A3E27" w:rsidRDefault="000E2EAC"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0E2EAC" w:rsidRPr="004A3E27" w:rsidRDefault="000E2EAC"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0E2EAC" w:rsidRPr="004A3E27" w:rsidRDefault="000E2EAC"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0E2EAC" w:rsidRDefault="000E2EAC" w:rsidP="00704CAA">
      <w:pPr>
        <w:pStyle w:val="footnote"/>
      </w:pPr>
      <w:r>
        <w:rPr>
          <w:rStyle w:val="FootnoteReference"/>
        </w:rPr>
        <w:footnoteRef/>
      </w:r>
      <w:r>
        <w:t xml:space="preserve"> [JS] or “from age to age. So be it! So be it!”</w:t>
      </w:r>
    </w:p>
  </w:footnote>
  <w:footnote w:id="241">
    <w:p w14:paraId="3C5066F6" w14:textId="77777777" w:rsidR="000E2EAC" w:rsidRPr="004A3E27" w:rsidRDefault="000E2EAC"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0E2EAC" w:rsidRDefault="000E2EAC" w:rsidP="00704CAA">
      <w:pPr>
        <w:pStyle w:val="footnote"/>
      </w:pPr>
      <w:r>
        <w:rPr>
          <w:rStyle w:val="FootnoteReference"/>
        </w:rPr>
        <w:footnoteRef/>
      </w:r>
      <w:r>
        <w:t xml:space="preserve"> [JS] or “thanksgiving”, or “thankful confession with praise”</w:t>
      </w:r>
    </w:p>
  </w:footnote>
  <w:footnote w:id="243">
    <w:p w14:paraId="2D0FDBB0" w14:textId="77777777" w:rsidR="000E2EAC" w:rsidRDefault="000E2EAC"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0E2EAC" w:rsidRDefault="000E2EAC"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0E2EAC" w:rsidRDefault="000E2EAC"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0E2EAC" w:rsidRDefault="000E2EAC" w:rsidP="00704CAA">
      <w:pPr>
        <w:pStyle w:val="footnote"/>
      </w:pPr>
      <w:r>
        <w:rPr>
          <w:rStyle w:val="FootnoteReference"/>
        </w:rPr>
        <w:footnoteRef/>
      </w:r>
      <w:r>
        <w:t xml:space="preserve"> [JS] Fr. Lazarus has “dwelling”</w:t>
      </w:r>
    </w:p>
  </w:footnote>
  <w:footnote w:id="247">
    <w:p w14:paraId="4B4E6517" w14:textId="77777777" w:rsidR="000E2EAC" w:rsidRPr="004A3E27" w:rsidRDefault="000E2EAC"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0E2EAC" w:rsidRDefault="000E2EAC"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0E2EAC" w:rsidRDefault="000E2EAC"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0E2EAC" w:rsidRPr="004A3E27" w:rsidRDefault="000E2EAC"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0E2EAC" w:rsidRDefault="000E2EAC" w:rsidP="00704CAA">
      <w:pPr>
        <w:pStyle w:val="footnote"/>
      </w:pPr>
      <w:r>
        <w:rPr>
          <w:rStyle w:val="FootnoteReference"/>
        </w:rPr>
        <w:footnoteRef/>
      </w:r>
      <w:r>
        <w:t xml:space="preserve"> [JS] or “presence”</w:t>
      </w:r>
    </w:p>
  </w:footnote>
  <w:footnote w:id="252">
    <w:p w14:paraId="74E86BCD" w14:textId="77777777" w:rsidR="000E2EAC" w:rsidRDefault="000E2EAC" w:rsidP="00704CAA">
      <w:pPr>
        <w:pStyle w:val="footnote"/>
      </w:pPr>
      <w:r>
        <w:rPr>
          <w:rStyle w:val="FootnoteReference"/>
        </w:rPr>
        <w:footnoteRef/>
      </w:r>
      <w:r>
        <w:t xml:space="preserve"> [JS] or “boast in” or “praise”</w:t>
      </w:r>
    </w:p>
  </w:footnote>
  <w:footnote w:id="253">
    <w:p w14:paraId="137C7CEE" w14:textId="77777777" w:rsidR="000E2EAC" w:rsidRDefault="000E2EAC" w:rsidP="00704CAA">
      <w:pPr>
        <w:pStyle w:val="footnote"/>
      </w:pPr>
      <w:r>
        <w:rPr>
          <w:rStyle w:val="FootnoteReference"/>
        </w:rPr>
        <w:footnoteRef/>
      </w:r>
      <w:r>
        <w:t xml:space="preserve"> [JS] or “give thanks to”, or “thankfully confess Your Name with praise”</w:t>
      </w:r>
    </w:p>
  </w:footnote>
  <w:footnote w:id="254">
    <w:p w14:paraId="29D167D7" w14:textId="77777777" w:rsidR="000E2EAC" w:rsidRPr="004A3E27" w:rsidRDefault="000E2EAC"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0E2EAC" w:rsidRPr="004A3E27" w:rsidRDefault="000E2EAC"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0E2EAC" w:rsidRPr="004A3E27" w:rsidRDefault="000E2EAC"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0E2EAC" w:rsidRDefault="000E2EAC" w:rsidP="00704CAA">
      <w:pPr>
        <w:pStyle w:val="footnote"/>
      </w:pPr>
      <w:r>
        <w:rPr>
          <w:rStyle w:val="FootnoteReference"/>
        </w:rPr>
        <w:footnoteRef/>
      </w:r>
      <w:r>
        <w:t xml:space="preserve"> [JS] or “grace was poured out on Your lips”</w:t>
      </w:r>
    </w:p>
  </w:footnote>
  <w:footnote w:id="258">
    <w:p w14:paraId="0253CD4F" w14:textId="77777777" w:rsidR="000E2EAC" w:rsidRPr="004A3E27" w:rsidRDefault="000E2EAC"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0E2EAC" w:rsidRPr="004A3E27" w:rsidRDefault="000E2EAC"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0E2EAC" w:rsidRPr="004A3E27" w:rsidRDefault="000E2EAC"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0E2EAC" w:rsidRDefault="000E2EAC"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0E2EAC" w:rsidRDefault="000E2EAC" w:rsidP="00704CAA">
      <w:pPr>
        <w:pStyle w:val="footnote"/>
      </w:pPr>
      <w:r>
        <w:rPr>
          <w:rStyle w:val="FootnoteReference"/>
        </w:rPr>
        <w:footnoteRef/>
      </w:r>
      <w:r>
        <w:t xml:space="preserve"> [JS] literally “do obeisance”, i.e. “bow down to”</w:t>
      </w:r>
    </w:p>
  </w:footnote>
  <w:footnote w:id="263">
    <w:p w14:paraId="3A9D055B" w14:textId="77777777" w:rsidR="000E2EAC" w:rsidRPr="004A3E27" w:rsidRDefault="000E2EAC"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0E2EAC" w:rsidRPr="004A3E27" w:rsidRDefault="000E2EAC" w:rsidP="00704CAA">
      <w:pPr>
        <w:pStyle w:val="footnote"/>
      </w:pPr>
      <w:r w:rsidRPr="004A3E27">
        <w:rPr>
          <w:rStyle w:val="FootnoteReference"/>
        </w:rPr>
        <w:footnoteRef/>
      </w:r>
      <w:r w:rsidRPr="004A3E27">
        <w:t xml:space="preserve"> Rev. 22:1.</w:t>
      </w:r>
    </w:p>
  </w:footnote>
  <w:footnote w:id="265">
    <w:p w14:paraId="0D981498" w14:textId="77777777" w:rsidR="000E2EAC" w:rsidRDefault="000E2EAC" w:rsidP="00704CAA">
      <w:pPr>
        <w:pStyle w:val="footnote"/>
      </w:pPr>
      <w:r>
        <w:rPr>
          <w:rStyle w:val="FootnoteReference"/>
        </w:rPr>
        <w:footnoteRef/>
      </w:r>
      <w:r>
        <w:t xml:space="preserve"> Fr. Lazarus has “dwelling-place”</w:t>
      </w:r>
    </w:p>
  </w:footnote>
  <w:footnote w:id="266">
    <w:p w14:paraId="1E5AC7FD" w14:textId="77777777" w:rsidR="000E2EAC" w:rsidRDefault="000E2EAC" w:rsidP="00704CAA">
      <w:pPr>
        <w:pStyle w:val="footnote"/>
      </w:pPr>
      <w:r>
        <w:rPr>
          <w:rStyle w:val="FootnoteReference"/>
        </w:rPr>
        <w:footnoteRef/>
      </w:r>
      <w:r>
        <w:t xml:space="preserve"> [JS] the city’s</w:t>
      </w:r>
    </w:p>
  </w:footnote>
  <w:footnote w:id="267">
    <w:p w14:paraId="1BB6F44D" w14:textId="77777777" w:rsidR="000E2EAC" w:rsidRPr="004A3E27" w:rsidRDefault="000E2EAC"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0E2EAC" w:rsidRPr="004A3E27" w:rsidRDefault="000E2EAC"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0E2EAC" w:rsidRPr="004A3E27" w:rsidRDefault="000E2EAC"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0E2EAC" w:rsidRPr="004A3E27" w:rsidRDefault="000E2EAC"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0E2EAC" w:rsidRPr="004A3E27" w:rsidRDefault="000E2EAC"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0E2EAC" w:rsidRPr="004A3E27" w:rsidRDefault="000E2EAC"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0E2EAC" w:rsidRPr="004A3E27" w:rsidRDefault="000E2EAC"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0E2EAC" w:rsidRDefault="000E2EAC" w:rsidP="00704CAA">
      <w:pPr>
        <w:pStyle w:val="footnote"/>
      </w:pPr>
      <w:r>
        <w:rPr>
          <w:rStyle w:val="FootnoteReference"/>
        </w:rPr>
        <w:footnoteRef/>
      </w:r>
      <w:r>
        <w:t xml:space="preserve"> [JS] or “beautifully situated”</w:t>
      </w:r>
    </w:p>
  </w:footnote>
  <w:footnote w:id="275">
    <w:p w14:paraId="54B46EEB" w14:textId="77777777" w:rsidR="000E2EAC" w:rsidRPr="004A3E27" w:rsidRDefault="000E2EAC"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0E2EAC" w:rsidRPr="004A3E27" w:rsidRDefault="000E2EAC"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0E2EAC" w:rsidRPr="004A3E27" w:rsidRDefault="000E2EAC"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0E2EAC" w:rsidRDefault="000E2EAC" w:rsidP="00704CAA">
      <w:pPr>
        <w:pStyle w:val="footnote"/>
      </w:pPr>
      <w:r>
        <w:rPr>
          <w:rStyle w:val="FootnoteReference"/>
        </w:rPr>
        <w:footnoteRef/>
      </w:r>
      <w:r>
        <w:t xml:space="preserve"> [JS] Fr. Lazarus adds “justice and right judgment” to “righteousness”</w:t>
      </w:r>
    </w:p>
  </w:footnote>
  <w:footnote w:id="279">
    <w:p w14:paraId="20C0E7EF" w14:textId="77777777" w:rsidR="000E2EAC" w:rsidRPr="004A3E27" w:rsidRDefault="000E2EAC"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0E2EAC" w:rsidRPr="004A3E27" w:rsidRDefault="000E2EAC"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0E2EAC" w:rsidRDefault="000E2EAC" w:rsidP="00704CAA">
      <w:pPr>
        <w:pStyle w:val="footnote"/>
      </w:pPr>
      <w:r>
        <w:rPr>
          <w:rStyle w:val="FootnoteReference"/>
        </w:rPr>
        <w:footnoteRef/>
      </w:r>
      <w:r>
        <w:t xml:space="preserve"> [JS] or “eternally”</w:t>
      </w:r>
    </w:p>
  </w:footnote>
  <w:footnote w:id="282">
    <w:p w14:paraId="29183457" w14:textId="77777777" w:rsidR="000E2EAC" w:rsidRDefault="000E2EAC"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0E2EAC" w:rsidRDefault="000E2EAC" w:rsidP="00704CAA">
      <w:pPr>
        <w:pStyle w:val="footnote"/>
      </w:pPr>
      <w:r>
        <w:rPr>
          <w:rStyle w:val="FootnoteReference"/>
        </w:rPr>
        <w:footnoteRef/>
      </w:r>
      <w:r>
        <w:t xml:space="preserve"> [JS] or “workers of iniquity”</w:t>
      </w:r>
    </w:p>
  </w:footnote>
  <w:footnote w:id="284">
    <w:p w14:paraId="3726AE69" w14:textId="77777777" w:rsidR="000E2EAC" w:rsidRPr="004A3E27" w:rsidRDefault="000E2EAC"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0E2EAC" w:rsidRDefault="000E2EAC" w:rsidP="00704CAA">
      <w:pPr>
        <w:pStyle w:val="footnote"/>
      </w:pPr>
      <w:r>
        <w:rPr>
          <w:rStyle w:val="FootnoteReference"/>
        </w:rPr>
        <w:footnoteRef/>
      </w:r>
      <w:r>
        <w:t xml:space="preserve"> [JS] or “ransom”</w:t>
      </w:r>
    </w:p>
  </w:footnote>
  <w:footnote w:id="286">
    <w:p w14:paraId="5DBB946B" w14:textId="77777777" w:rsidR="000E2EAC" w:rsidRDefault="000E2EAC" w:rsidP="00704CAA">
      <w:pPr>
        <w:pStyle w:val="footnote"/>
      </w:pPr>
      <w:r>
        <w:rPr>
          <w:rStyle w:val="FootnoteReference"/>
        </w:rPr>
        <w:footnoteRef/>
      </w:r>
      <w:r>
        <w:t xml:space="preserve"> [JS] or tabernacles.</w:t>
      </w:r>
    </w:p>
  </w:footnote>
  <w:footnote w:id="287">
    <w:p w14:paraId="0039C2F6" w14:textId="77777777" w:rsidR="000E2EAC" w:rsidRDefault="000E2EAC"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0E2EAC" w:rsidRDefault="000E2EAC" w:rsidP="00704CAA">
      <w:pPr>
        <w:pStyle w:val="footnote"/>
      </w:pPr>
      <w:r>
        <w:rPr>
          <w:rStyle w:val="FootnoteReference"/>
        </w:rPr>
        <w:footnoteRef/>
      </w:r>
      <w:r>
        <w:t xml:space="preserve"> [JS] or “I will not find fault with your sacrifices”</w:t>
      </w:r>
    </w:p>
  </w:footnote>
  <w:footnote w:id="289">
    <w:p w14:paraId="68A8C08D" w14:textId="77777777" w:rsidR="000E2EAC" w:rsidRPr="004A3E27" w:rsidRDefault="000E2EAC"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0E2EAC" w:rsidRDefault="000E2EAC" w:rsidP="00704CAA">
      <w:pPr>
        <w:pStyle w:val="footnote"/>
      </w:pPr>
      <w:r>
        <w:rPr>
          <w:rStyle w:val="FootnoteReference"/>
        </w:rPr>
        <w:footnoteRef/>
      </w:r>
      <w:r>
        <w:t xml:space="preserve"> [JS] [] found in Coptic</w:t>
      </w:r>
    </w:p>
  </w:footnote>
  <w:footnote w:id="291">
    <w:p w14:paraId="083DB491" w14:textId="77777777" w:rsidR="000E2EAC" w:rsidRPr="004A3E27" w:rsidRDefault="000E2EAC"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0E2EAC" w:rsidRDefault="000E2EAC" w:rsidP="00704CAA">
      <w:pPr>
        <w:pStyle w:val="footnote"/>
      </w:pPr>
      <w:r>
        <w:rPr>
          <w:rStyle w:val="FootnoteReference"/>
        </w:rPr>
        <w:footnoteRef/>
      </w:r>
      <w:r>
        <w:t xml:space="preserve"> [JS] “showed me” or “made known to me”</w:t>
      </w:r>
    </w:p>
  </w:footnote>
  <w:footnote w:id="293">
    <w:p w14:paraId="6841512E" w14:textId="77777777" w:rsidR="000E2EAC" w:rsidRPr="004A3E27" w:rsidRDefault="000E2EAC" w:rsidP="00704CAA">
      <w:pPr>
        <w:pStyle w:val="footnote"/>
      </w:pPr>
      <w:r w:rsidRPr="004A3E27">
        <w:rPr>
          <w:rStyle w:val="FootnoteReference"/>
        </w:rPr>
        <w:footnoteRef/>
      </w:r>
      <w:r w:rsidRPr="004A3E27">
        <w:t xml:space="preserve"> Exodus 12:22; John 19:29; Hebrews 9:19.</w:t>
      </w:r>
    </w:p>
  </w:footnote>
  <w:footnote w:id="294">
    <w:p w14:paraId="2CD43332" w14:textId="77777777" w:rsidR="000E2EAC" w:rsidRDefault="000E2EAC" w:rsidP="00704CAA">
      <w:pPr>
        <w:pStyle w:val="footnote"/>
      </w:pPr>
      <w:r>
        <w:rPr>
          <w:rStyle w:val="FootnoteReference"/>
        </w:rPr>
        <w:footnoteRef/>
      </w:r>
      <w:r>
        <w:t xml:space="preserve"> [JS] literally “face”.</w:t>
      </w:r>
    </w:p>
  </w:footnote>
  <w:footnote w:id="295">
    <w:p w14:paraId="63BCC4B4" w14:textId="77777777" w:rsidR="000E2EAC" w:rsidRDefault="000E2EAC" w:rsidP="00704CAA">
      <w:pPr>
        <w:pStyle w:val="footnote"/>
      </w:pPr>
      <w:r>
        <w:rPr>
          <w:rStyle w:val="FootnoteReference"/>
        </w:rPr>
        <w:footnoteRef/>
      </w:r>
      <w:r>
        <w:t xml:space="preserve"> [JS] or “blood-guiltiness”</w:t>
      </w:r>
    </w:p>
  </w:footnote>
  <w:footnote w:id="296">
    <w:p w14:paraId="5BD3086D" w14:textId="77777777" w:rsidR="000E2EAC" w:rsidRDefault="000E2EAC" w:rsidP="00704CAA">
      <w:pPr>
        <w:pStyle w:val="footnote"/>
      </w:pPr>
      <w:r>
        <w:rPr>
          <w:rStyle w:val="FootnoteReference"/>
        </w:rPr>
        <w:footnoteRef/>
      </w:r>
      <w:r>
        <w:t xml:space="preserve"> [JS] or “gives thanks to,” or “thankfully confess You with praise”</w:t>
      </w:r>
    </w:p>
  </w:footnote>
  <w:footnote w:id="297">
    <w:p w14:paraId="49F73209" w14:textId="77777777" w:rsidR="000E2EAC" w:rsidRPr="004A3E27" w:rsidRDefault="000E2EAC"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0E2EAC" w:rsidRPr="004A3E27" w:rsidRDefault="000E2EAC"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0E2EAC" w:rsidRDefault="000E2EAC" w:rsidP="00704CAA">
      <w:pPr>
        <w:pStyle w:val="footnote"/>
      </w:pPr>
      <w:r>
        <w:rPr>
          <w:rStyle w:val="FootnoteReference"/>
        </w:rPr>
        <w:footnoteRef/>
      </w:r>
      <w:r>
        <w:t xml:space="preserve"> [JS] or “give thanks to You,” or “thankfully confess You with praise”</w:t>
      </w:r>
    </w:p>
  </w:footnote>
  <w:footnote w:id="300">
    <w:p w14:paraId="767368C4" w14:textId="77777777" w:rsidR="000E2EAC" w:rsidRPr="004A3E27" w:rsidRDefault="000E2EAC"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0E2EAC" w:rsidRPr="004A3E27" w:rsidRDefault="000E2EAC" w:rsidP="00704CAA">
      <w:pPr>
        <w:pStyle w:val="footnote"/>
      </w:pPr>
      <w:r w:rsidRPr="004A3E27">
        <w:rPr>
          <w:rStyle w:val="FootnoteReference"/>
        </w:rPr>
        <w:footnoteRef/>
      </w:r>
      <w:r w:rsidRPr="004A3E27">
        <w:t xml:space="preserve"> Lk. 10:18; 2 Thess. 1:6.</w:t>
      </w:r>
    </w:p>
  </w:footnote>
  <w:footnote w:id="302">
    <w:p w14:paraId="10448F6D" w14:textId="77777777" w:rsidR="000E2EAC" w:rsidRPr="004A3E27" w:rsidRDefault="000E2EAC"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0E2EAC" w:rsidRDefault="000E2EAC" w:rsidP="00704CAA">
      <w:pPr>
        <w:pStyle w:val="footnote"/>
      </w:pPr>
      <w:r>
        <w:rPr>
          <w:rStyle w:val="FootnoteReference"/>
        </w:rPr>
        <w:footnoteRef/>
      </w:r>
      <w:r>
        <w:t xml:space="preserve"> [JS] “it” refers to the iniquity and strife.</w:t>
      </w:r>
    </w:p>
  </w:footnote>
  <w:footnote w:id="304">
    <w:p w14:paraId="5BC02F63" w14:textId="77777777" w:rsidR="000E2EAC" w:rsidRPr="004A3E27" w:rsidRDefault="000E2EAC"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0E2EAC" w:rsidRPr="004A3E27" w:rsidRDefault="000E2EAC"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0E2EAC" w:rsidRDefault="000E2EAC" w:rsidP="00704CAA">
      <w:pPr>
        <w:pStyle w:val="footnote"/>
      </w:pPr>
      <w:r>
        <w:rPr>
          <w:rStyle w:val="FootnoteReference"/>
        </w:rPr>
        <w:footnoteRef/>
      </w:r>
      <w:r>
        <w:t xml:space="preserve"> [JS] NETS omits “not”</w:t>
      </w:r>
    </w:p>
  </w:footnote>
  <w:footnote w:id="307">
    <w:p w14:paraId="586AA817" w14:textId="77777777" w:rsidR="000E2EAC" w:rsidRPr="004A3E27" w:rsidRDefault="000E2EAC"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0E2EAC" w:rsidRPr="004A3E27" w:rsidRDefault="000E2EAC"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0E2EAC" w:rsidRDefault="000E2EAC" w:rsidP="00704CAA">
      <w:pPr>
        <w:pStyle w:val="footnote"/>
      </w:pPr>
      <w:r>
        <w:rPr>
          <w:rStyle w:val="FootnoteReference"/>
        </w:rPr>
        <w:footnoteRef/>
      </w:r>
      <w:r>
        <w:t xml:space="preserve"> [JS] or “I will sing and praise,” or “I will sing and make music”</w:t>
      </w:r>
    </w:p>
  </w:footnote>
  <w:footnote w:id="310">
    <w:p w14:paraId="433EB3DE" w14:textId="77777777" w:rsidR="000E2EAC" w:rsidRDefault="000E2EAC"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0E2EAC" w:rsidRDefault="000E2EAC" w:rsidP="00704CAA">
      <w:pPr>
        <w:pStyle w:val="footnote"/>
      </w:pPr>
      <w:r>
        <w:rPr>
          <w:rStyle w:val="FootnoteReference"/>
        </w:rPr>
        <w:footnoteRef/>
      </w:r>
      <w:r>
        <w:t xml:space="preserve"> [JS] Coptic has “Name” in place of “mercy”.</w:t>
      </w:r>
    </w:p>
  </w:footnote>
  <w:footnote w:id="312">
    <w:p w14:paraId="7728F8E8" w14:textId="77777777" w:rsidR="000E2EAC" w:rsidRPr="004A3E27" w:rsidRDefault="000E2EAC"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0E2EAC" w:rsidRDefault="000E2EAC" w:rsidP="00704CAA">
      <w:pPr>
        <w:pStyle w:val="footnote"/>
      </w:pPr>
      <w:r>
        <w:rPr>
          <w:rStyle w:val="FootnoteReference"/>
        </w:rPr>
        <w:footnoteRef/>
      </w:r>
      <w:r>
        <w:t xml:space="preserve"> [JS] or “the lawless,” or “those that do wickedness”</w:t>
      </w:r>
    </w:p>
  </w:footnote>
  <w:footnote w:id="314">
    <w:p w14:paraId="670E273A" w14:textId="77777777" w:rsidR="000E2EAC" w:rsidRPr="004A3E27" w:rsidRDefault="000E2EAC" w:rsidP="00704CAA">
      <w:pPr>
        <w:pStyle w:val="footnote"/>
      </w:pPr>
      <w:r w:rsidRPr="004A3E27">
        <w:rPr>
          <w:rStyle w:val="FootnoteReference"/>
        </w:rPr>
        <w:footnoteRef/>
      </w:r>
      <w:r w:rsidRPr="004A3E27">
        <w:t xml:space="preserve"> Mercy: love (Luke 10:37).</w:t>
      </w:r>
    </w:p>
  </w:footnote>
  <w:footnote w:id="315">
    <w:p w14:paraId="2503BB75" w14:textId="77777777" w:rsidR="000E2EAC" w:rsidRPr="004A3E27" w:rsidRDefault="000E2EAC"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0E2EAC" w:rsidRPr="004A3E27" w:rsidRDefault="000E2EAC"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0E2EAC" w:rsidRPr="004A3E27" w:rsidRDefault="000E2EAC"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0E2EAC" w:rsidRPr="004A3E27" w:rsidRDefault="000E2EAC"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0E2EAC" w:rsidRDefault="000E2EAC"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0E2EAC" w:rsidRPr="004A3E27" w:rsidRDefault="000E2EAC"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0E2EAC" w:rsidRPr="004A3E27" w:rsidRDefault="000E2EAC"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0E2EAC" w:rsidRDefault="000E2EAC"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0E2EAC" w:rsidRPr="004A3E27" w:rsidRDefault="000E2EAC" w:rsidP="00704CAA">
      <w:pPr>
        <w:pStyle w:val="footnote"/>
      </w:pPr>
      <w:r w:rsidRPr="004A3E27">
        <w:rPr>
          <w:rStyle w:val="FootnoteReference"/>
        </w:rPr>
        <w:footnoteRef/>
      </w:r>
      <w:r w:rsidRPr="004A3E27">
        <w:t xml:space="preserve"> Job. 33:14.</w:t>
      </w:r>
    </w:p>
  </w:footnote>
  <w:footnote w:id="324">
    <w:p w14:paraId="733C9AA0" w14:textId="77777777" w:rsidR="000E2EAC" w:rsidRDefault="000E2EAC"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0E2EAC" w:rsidRDefault="000E2EAC" w:rsidP="00704CAA">
      <w:pPr>
        <w:pStyle w:val="footnote"/>
      </w:pPr>
      <w:r>
        <w:rPr>
          <w:rStyle w:val="FootnoteReference"/>
        </w:rPr>
        <w:footnoteRef/>
      </w:r>
      <w:r>
        <w:t xml:space="preserve"> [JS] literally, “holy place”</w:t>
      </w:r>
    </w:p>
  </w:footnote>
  <w:footnote w:id="326">
    <w:p w14:paraId="105BC1C0" w14:textId="77777777" w:rsidR="000E2EAC" w:rsidRPr="004A3E27" w:rsidRDefault="000E2EAC"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0E2EAC" w:rsidRDefault="000E2EAC" w:rsidP="00704CAA">
      <w:pPr>
        <w:pStyle w:val="footnote"/>
      </w:pPr>
      <w:r>
        <w:rPr>
          <w:rStyle w:val="FootnoteReference"/>
        </w:rPr>
        <w:footnoteRef/>
      </w:r>
      <w:r>
        <w:t xml:space="preserve"> [JS] Fr. Athanasius’ translation from the Coptic has “shall glory”</w:t>
      </w:r>
    </w:p>
  </w:footnote>
  <w:footnote w:id="328">
    <w:p w14:paraId="397554C6" w14:textId="77777777" w:rsidR="000E2EAC" w:rsidRDefault="000E2EAC"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0E2EAC" w:rsidRDefault="000E2EAC" w:rsidP="00704CAA">
      <w:pPr>
        <w:pStyle w:val="footnote"/>
      </w:pPr>
      <w:r>
        <w:rPr>
          <w:rStyle w:val="FootnoteReference"/>
        </w:rPr>
        <w:footnoteRef/>
      </w:r>
      <w:r>
        <w:t xml:space="preserve"> [] Found in Fr. Athanasius’ translation from the Coptic</w:t>
      </w:r>
    </w:p>
  </w:footnote>
  <w:footnote w:id="330">
    <w:p w14:paraId="2E69FFAD" w14:textId="77777777" w:rsidR="000E2EAC" w:rsidRDefault="000E2EAC" w:rsidP="00704CAA">
      <w:pPr>
        <w:pStyle w:val="footnote"/>
      </w:pPr>
      <w:r>
        <w:rPr>
          <w:rStyle w:val="FootnoteReference"/>
        </w:rPr>
        <w:footnoteRef/>
      </w:r>
      <w:r>
        <w:t xml:space="preserve"> [JS] [] found in Coptic, see Vespers of Pashons 20.</w:t>
      </w:r>
    </w:p>
  </w:footnote>
  <w:footnote w:id="331">
    <w:p w14:paraId="33825382" w14:textId="77777777" w:rsidR="000E2EAC" w:rsidRPr="004A3E27" w:rsidRDefault="000E2EAC"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0E2EAC" w:rsidRPr="004A3E27" w:rsidRDefault="000E2EAC"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0E2EAC" w:rsidRDefault="000E2EAC" w:rsidP="00704CAA">
      <w:pPr>
        <w:pStyle w:val="footnote"/>
      </w:pPr>
      <w:r>
        <w:rPr>
          <w:rStyle w:val="FootnoteReference"/>
        </w:rPr>
        <w:footnoteRef/>
      </w:r>
      <w:r>
        <w:t xml:space="preserve"> [JS] lit, “filled with fatness.”</w:t>
      </w:r>
    </w:p>
  </w:footnote>
  <w:footnote w:id="334">
    <w:p w14:paraId="461E1005" w14:textId="77777777" w:rsidR="000E2EAC" w:rsidRPr="004A3E27" w:rsidRDefault="000E2EAC"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0E2EAC" w:rsidRPr="004A3E27" w:rsidRDefault="000E2EAC"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0E2EAC" w:rsidRPr="004A3E27" w:rsidRDefault="000E2EAC"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0E2EAC" w:rsidRPr="004A3E27" w:rsidRDefault="000E2EAC" w:rsidP="00704CAA">
      <w:pPr>
        <w:pStyle w:val="footnote"/>
      </w:pPr>
      <w:r w:rsidRPr="004A3E27">
        <w:rPr>
          <w:rStyle w:val="FootnoteReference"/>
        </w:rPr>
        <w:footnoteRef/>
      </w:r>
      <w:r w:rsidRPr="004A3E27">
        <w:t xml:space="preserve"> See footnote 62. &lt;2 previously&gt;</w:t>
      </w:r>
    </w:p>
  </w:footnote>
  <w:footnote w:id="338">
    <w:p w14:paraId="1020379C" w14:textId="77777777" w:rsidR="000E2EAC" w:rsidRDefault="000E2EAC" w:rsidP="00704CAA">
      <w:pPr>
        <w:pStyle w:val="footnote"/>
      </w:pPr>
      <w:r>
        <w:rPr>
          <w:rStyle w:val="FootnoteReference"/>
        </w:rPr>
        <w:footnoteRef/>
      </w:r>
      <w:r>
        <w:t xml:space="preserve"> [JS], “do obeisance”, i.e. prostrate, not just an attitude, but an act</w:t>
      </w:r>
    </w:p>
  </w:footnote>
  <w:footnote w:id="339">
    <w:p w14:paraId="3F0207F5" w14:textId="77777777" w:rsidR="000E2EAC" w:rsidRPr="004A3E27" w:rsidRDefault="000E2EAC"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0E2EAC" w:rsidRPr="004A3E27" w:rsidRDefault="000E2EAC"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0E2EAC" w:rsidRDefault="000E2EAC" w:rsidP="00704CAA">
      <w:pPr>
        <w:pStyle w:val="footnote"/>
      </w:pPr>
      <w:r>
        <w:rPr>
          <w:rStyle w:val="FootnoteReference"/>
        </w:rPr>
        <w:footnoteRef/>
      </w:r>
      <w:r>
        <w:t xml:space="preserve"> [JS] Fr. Lazarus has, “for”</w:t>
      </w:r>
    </w:p>
  </w:footnote>
  <w:footnote w:id="342">
    <w:p w14:paraId="7332204F" w14:textId="77777777" w:rsidR="000E2EAC" w:rsidRPr="004A3E27" w:rsidRDefault="000E2EAC"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0E2EAC" w:rsidRPr="004A3E27" w:rsidRDefault="000E2EAC"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0E2EAC" w:rsidRPr="004A3E27" w:rsidRDefault="000E2EAC"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0E2EAC" w:rsidRPr="004A3E27" w:rsidRDefault="000E2EAC"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0E2EAC" w:rsidRDefault="000E2EAC" w:rsidP="00704CAA">
      <w:pPr>
        <w:pStyle w:val="footnote"/>
      </w:pPr>
      <w:r>
        <w:rPr>
          <w:rStyle w:val="FootnoteReference"/>
        </w:rPr>
        <w:footnoteRef/>
      </w:r>
      <w:r>
        <w:t xml:space="preserve"> [JS] or “give thanks to You” or “thankfully confess You with praise”</w:t>
      </w:r>
    </w:p>
  </w:footnote>
  <w:footnote w:id="347">
    <w:p w14:paraId="10E8EE46" w14:textId="77777777" w:rsidR="000E2EAC" w:rsidRDefault="000E2EAC"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0E2EAC" w:rsidRPr="004A3E27" w:rsidRDefault="000E2EAC"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0E2EAC" w:rsidRPr="004A3E27" w:rsidRDefault="000E2EAC"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0E2EAC" w:rsidRPr="004A3E27" w:rsidRDefault="000E2EAC"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0E2EAC" w:rsidRDefault="000E2EAC" w:rsidP="00704CAA">
      <w:pPr>
        <w:pStyle w:val="footnote"/>
      </w:pPr>
      <w:r>
        <w:rPr>
          <w:rStyle w:val="FootnoteReference"/>
        </w:rPr>
        <w:footnoteRef/>
      </w:r>
      <w:r>
        <w:t xml:space="preserve"> [JS] literally, “before the face of”</w:t>
      </w:r>
    </w:p>
  </w:footnote>
  <w:footnote w:id="352">
    <w:p w14:paraId="102533E3" w14:textId="77777777" w:rsidR="000E2EAC" w:rsidRPr="004A3E27" w:rsidRDefault="000E2EAC"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0E2EAC" w:rsidRDefault="000E2EAC" w:rsidP="00704CAA">
      <w:pPr>
        <w:pStyle w:val="footnote"/>
      </w:pPr>
      <w:r>
        <w:rPr>
          <w:rStyle w:val="FootnoteReference"/>
        </w:rPr>
        <w:footnoteRef/>
      </w:r>
      <w:r>
        <w:t xml:space="preserve"> [JS] literally “hosts”</w:t>
      </w:r>
    </w:p>
  </w:footnote>
  <w:footnote w:id="354">
    <w:p w14:paraId="1B31F91F" w14:textId="77777777" w:rsidR="000E2EAC" w:rsidRDefault="000E2EAC"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0E2EAC" w:rsidRPr="004A3E27" w:rsidRDefault="000E2EAC"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0E2EAC" w:rsidRDefault="000E2EAC" w:rsidP="00704CAA">
      <w:pPr>
        <w:pStyle w:val="footnote"/>
      </w:pPr>
      <w:r>
        <w:rPr>
          <w:rStyle w:val="FootnoteReference"/>
        </w:rPr>
        <w:footnoteRef/>
      </w:r>
      <w:r>
        <w:t xml:space="preserve"> [JS] literally, “ten-thousand fold”</w:t>
      </w:r>
    </w:p>
  </w:footnote>
  <w:footnote w:id="357">
    <w:p w14:paraId="475823DF" w14:textId="77777777" w:rsidR="000E2EAC" w:rsidRDefault="000E2EAC"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0E2EAC" w:rsidRPr="004A3E27" w:rsidRDefault="000E2EAC"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0E2EAC" w:rsidRDefault="000E2EAC"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0E2EAC" w:rsidRDefault="000E2EAC" w:rsidP="00704CAA">
      <w:pPr>
        <w:pStyle w:val="footnote"/>
      </w:pPr>
      <w:r>
        <w:rPr>
          <w:rStyle w:val="FootnoteReference"/>
        </w:rPr>
        <w:footnoteRef/>
      </w:r>
      <w:r>
        <w:t xml:space="preserve"> [JS] “assemblies” or “congregations”</w:t>
      </w:r>
    </w:p>
  </w:footnote>
  <w:footnote w:id="361">
    <w:p w14:paraId="291850C2" w14:textId="77777777" w:rsidR="000E2EAC" w:rsidRPr="004A3E27" w:rsidRDefault="000E2EAC"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0E2EAC" w:rsidRDefault="000E2EAC"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0E2EAC" w:rsidRPr="004A3E27" w:rsidRDefault="000E2EAC"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0E2EAC" w:rsidRDefault="000E2EAC" w:rsidP="00704CAA">
      <w:pPr>
        <w:pStyle w:val="footnote"/>
      </w:pPr>
      <w:r>
        <w:rPr>
          <w:rStyle w:val="FootnoteReference"/>
        </w:rPr>
        <w:footnoteRef/>
      </w:r>
      <w:r>
        <w:t xml:space="preserve"> [JS] Coptic has “mire of death”. See the Ninth Hour of Great Friday.</w:t>
      </w:r>
    </w:p>
  </w:footnote>
  <w:footnote w:id="365">
    <w:p w14:paraId="24447BAC" w14:textId="77777777" w:rsidR="000E2EAC" w:rsidRPr="004A3E27" w:rsidRDefault="000E2EAC"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0E2EAC" w:rsidRPr="004A3E27" w:rsidRDefault="000E2EAC"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0E2EAC" w:rsidRPr="004A3E27" w:rsidRDefault="000E2EAC" w:rsidP="00704CAA">
      <w:pPr>
        <w:pStyle w:val="footnote"/>
      </w:pPr>
      <w:r w:rsidRPr="004A3E27">
        <w:rPr>
          <w:rStyle w:val="FootnoteReference"/>
        </w:rPr>
        <w:footnoteRef/>
      </w:r>
      <w:r w:rsidRPr="004A3E27">
        <w:t xml:space="preserve"> Mk. 15:29; Jn. 2:17; Rom. 15:3.</w:t>
      </w:r>
    </w:p>
  </w:footnote>
  <w:footnote w:id="368">
    <w:p w14:paraId="22B19FA9" w14:textId="77777777" w:rsidR="000E2EAC" w:rsidRPr="004A3E27" w:rsidRDefault="000E2EAC" w:rsidP="00704CAA">
      <w:pPr>
        <w:pStyle w:val="footnote"/>
      </w:pPr>
      <w:r w:rsidRPr="004A3E27">
        <w:rPr>
          <w:rStyle w:val="FootnoteReference"/>
        </w:rPr>
        <w:footnoteRef/>
      </w:r>
      <w:r w:rsidRPr="004A3E27">
        <w:t xml:space="preserve"> The elders and chief priests.</w:t>
      </w:r>
    </w:p>
  </w:footnote>
  <w:footnote w:id="369">
    <w:p w14:paraId="1346C83A" w14:textId="77777777" w:rsidR="000E2EAC" w:rsidRPr="004A3E27" w:rsidRDefault="000E2EAC"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0E2EAC" w:rsidRDefault="000E2EAC"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0E2EAC" w:rsidRPr="004A3E27" w:rsidRDefault="000E2EAC" w:rsidP="00704CAA">
      <w:pPr>
        <w:pStyle w:val="footnote"/>
      </w:pPr>
      <w:r w:rsidRPr="004A3E27">
        <w:rPr>
          <w:rStyle w:val="FootnoteReference"/>
        </w:rPr>
        <w:footnoteRef/>
      </w:r>
      <w:r w:rsidRPr="004A3E27">
        <w:t xml:space="preserve"> Mt. 16:21; Mk. 8:31.</w:t>
      </w:r>
    </w:p>
  </w:footnote>
  <w:footnote w:id="372">
    <w:p w14:paraId="1283807F" w14:textId="77777777" w:rsidR="000E2EAC" w:rsidRPr="004A3E27" w:rsidRDefault="000E2EAC" w:rsidP="00704CAA">
      <w:pPr>
        <w:pStyle w:val="footnote"/>
      </w:pPr>
      <w:r w:rsidRPr="004A3E27">
        <w:rPr>
          <w:rStyle w:val="FootnoteReference"/>
        </w:rPr>
        <w:footnoteRef/>
      </w:r>
      <w:r w:rsidRPr="004A3E27">
        <w:t xml:space="preserve"> Mt. 27:34.</w:t>
      </w:r>
    </w:p>
  </w:footnote>
  <w:footnote w:id="373">
    <w:p w14:paraId="59E554A3" w14:textId="77777777" w:rsidR="000E2EAC" w:rsidRPr="004A3E27" w:rsidRDefault="000E2EAC"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0E2EAC" w:rsidRPr="004A3E27" w:rsidRDefault="000E2EAC"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0E2EAC" w:rsidRDefault="000E2EAC"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0E2EAC" w:rsidRPr="004A3E27" w:rsidRDefault="000E2EAC"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0E2EAC" w:rsidRDefault="000E2EAC"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0E2EAC" w:rsidRPr="004A3E27" w:rsidRDefault="000E2EAC"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0E2EAC" w:rsidRPr="004A3E27" w:rsidRDefault="000E2EAC"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0E2EAC" w:rsidRDefault="000E2EAC" w:rsidP="00704CAA">
      <w:pPr>
        <w:pStyle w:val="footnote"/>
      </w:pPr>
      <w:r>
        <w:rPr>
          <w:rStyle w:val="FootnoteReference"/>
        </w:rPr>
        <w:footnoteRef/>
      </w:r>
      <w:r>
        <w:t xml:space="preserve"> [JS] literally, “arm”.</w:t>
      </w:r>
    </w:p>
  </w:footnote>
  <w:footnote w:id="381">
    <w:p w14:paraId="6A96DAD6" w14:textId="77777777" w:rsidR="000E2EAC" w:rsidRPr="004A3E27" w:rsidRDefault="000E2EAC" w:rsidP="00704CAA">
      <w:pPr>
        <w:pStyle w:val="footnote"/>
      </w:pPr>
      <w:r w:rsidRPr="004A3E27">
        <w:rPr>
          <w:rStyle w:val="FootnoteReference"/>
        </w:rPr>
        <w:footnoteRef/>
      </w:r>
      <w:r w:rsidRPr="004A3E27">
        <w:t xml:space="preserve"> Ephes. 3:10; 4:8.</w:t>
      </w:r>
    </w:p>
  </w:footnote>
  <w:footnote w:id="382">
    <w:p w14:paraId="3856467E" w14:textId="77777777" w:rsidR="000E2EAC" w:rsidRDefault="000E2EAC"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0E2EAC" w:rsidRPr="004A3E27" w:rsidRDefault="000E2EAC"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0E2EAC" w:rsidRPr="004A3E27" w:rsidRDefault="000E2EAC"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0E2EAC" w:rsidRDefault="000E2EAC" w:rsidP="00704CAA">
      <w:pPr>
        <w:pStyle w:val="footnote"/>
      </w:pPr>
      <w:r>
        <w:rPr>
          <w:rStyle w:val="FootnoteReference"/>
        </w:rPr>
        <w:footnoteRef/>
      </w:r>
      <w:r>
        <w:t xml:space="preserve"> [JS] literally “He will judge the poor of the people.”</w:t>
      </w:r>
    </w:p>
  </w:footnote>
  <w:footnote w:id="386">
    <w:p w14:paraId="5CB4BFD0" w14:textId="77777777" w:rsidR="000E2EAC" w:rsidRPr="004A3E27" w:rsidRDefault="000E2EAC"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0E2EAC" w:rsidRPr="004A3E27" w:rsidRDefault="000E2EAC" w:rsidP="00704CAA">
      <w:pPr>
        <w:pStyle w:val="footnote"/>
      </w:pPr>
      <w:r w:rsidRPr="004A3E27">
        <w:rPr>
          <w:rStyle w:val="FootnoteReference"/>
        </w:rPr>
        <w:footnoteRef/>
      </w:r>
      <w:r w:rsidRPr="004A3E27">
        <w:t xml:space="preserve"> Rivers: Tigris and Euphrates.</w:t>
      </w:r>
    </w:p>
  </w:footnote>
  <w:footnote w:id="388">
    <w:p w14:paraId="40EFD021" w14:textId="77777777" w:rsidR="000E2EAC" w:rsidRPr="004A3E27" w:rsidRDefault="000E2EAC"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0E2EAC" w:rsidRDefault="000E2EAC"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0E2EAC" w:rsidRPr="004A3E27" w:rsidRDefault="000E2EAC"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0E2EAC" w:rsidRPr="004A3E27" w:rsidRDefault="000E2EAC"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0E2EAC" w:rsidRDefault="000E2EAC" w:rsidP="00704CAA">
      <w:pPr>
        <w:pStyle w:val="footnote"/>
      </w:pPr>
      <w:r>
        <w:rPr>
          <w:rStyle w:val="FootnoteReference"/>
        </w:rPr>
        <w:footnoteRef/>
      </w:r>
      <w:r>
        <w:t xml:space="preserve"> [JS] Fr. Athanasius has, “all nations shall glorify Him.</w:t>
      </w:r>
    </w:p>
  </w:footnote>
  <w:footnote w:id="393">
    <w:p w14:paraId="266FC831" w14:textId="77777777" w:rsidR="000E2EAC" w:rsidRDefault="000E2EAC" w:rsidP="00704CAA">
      <w:pPr>
        <w:pStyle w:val="footnote"/>
      </w:pPr>
      <w:r>
        <w:rPr>
          <w:rStyle w:val="FootnoteReference"/>
        </w:rPr>
        <w:footnoteRef/>
      </w:r>
      <w:r>
        <w:t xml:space="preserve"> [JS] found in Copitc. See the First Hour of Monday of Holy Week.</w:t>
      </w:r>
    </w:p>
  </w:footnote>
  <w:footnote w:id="394">
    <w:p w14:paraId="295FC4E3" w14:textId="77777777" w:rsidR="000E2EAC" w:rsidRDefault="000E2EAC" w:rsidP="00704CAA">
      <w:pPr>
        <w:pStyle w:val="footnote"/>
      </w:pPr>
      <w:r>
        <w:rPr>
          <w:rStyle w:val="FootnoteReference"/>
        </w:rPr>
        <w:footnoteRef/>
      </w:r>
      <w:r>
        <w:t xml:space="preserve"> [JS] or, “So be it! So be it!”</w:t>
      </w:r>
    </w:p>
  </w:footnote>
  <w:footnote w:id="395">
    <w:p w14:paraId="5A10FE12" w14:textId="77777777" w:rsidR="000E2EAC" w:rsidRPr="004A3E27" w:rsidRDefault="000E2EAC"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0E2EAC" w:rsidRPr="004A3E27" w:rsidRDefault="000E2EAC"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0E2EAC" w:rsidRPr="004A3E27" w:rsidRDefault="000E2EAC" w:rsidP="00704CAA">
      <w:pPr>
        <w:pStyle w:val="footnote"/>
      </w:pPr>
      <w:r w:rsidRPr="004A3E27">
        <w:tab/>
        <w:t>For them there are no pains;</w:t>
      </w:r>
    </w:p>
    <w:p w14:paraId="329CF061" w14:textId="77777777" w:rsidR="000E2EAC" w:rsidRPr="004A3E27" w:rsidRDefault="000E2EAC" w:rsidP="00704CAA">
      <w:pPr>
        <w:pStyle w:val="footnote"/>
      </w:pPr>
      <w:r w:rsidRPr="004A3E27">
        <w:tab/>
        <w:t>fit and strong are their bodies.</w:t>
      </w:r>
    </w:p>
  </w:footnote>
  <w:footnote w:id="397">
    <w:p w14:paraId="49BE7CC0" w14:textId="77777777" w:rsidR="000E2EAC" w:rsidRPr="004A3E27" w:rsidRDefault="000E2EAC"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0E2EAC" w:rsidRPr="004A3E27" w:rsidRDefault="000E2EAC"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0E2EAC" w:rsidRPr="004A3E27" w:rsidRDefault="000E2EAC"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0E2EAC" w:rsidRPr="004A3E27" w:rsidRDefault="000E2EAC"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0E2EAC" w:rsidRPr="004A3E27" w:rsidRDefault="000E2EAC"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0E2EAC" w:rsidRPr="004A3E27" w:rsidRDefault="000E2EAC"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0E2EAC" w:rsidRPr="004A3E27" w:rsidRDefault="000E2EAC"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0E2EAC" w:rsidRDefault="000E2EAC"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0E2EAC" w:rsidRDefault="000E2EAC" w:rsidP="00704CAA">
      <w:pPr>
        <w:pStyle w:val="footnote"/>
      </w:pPr>
      <w:r>
        <w:rPr>
          <w:rStyle w:val="FootnoteReference"/>
        </w:rPr>
        <w:footnoteRef/>
      </w:r>
      <w:r>
        <w:t xml:space="preserve"> [JS] or emblems.</w:t>
      </w:r>
    </w:p>
  </w:footnote>
  <w:footnote w:id="406">
    <w:p w14:paraId="3520D724" w14:textId="77777777" w:rsidR="000E2EAC" w:rsidRPr="004A3E27" w:rsidRDefault="000E2EAC"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0E2EAC" w:rsidRPr="004A3E27" w:rsidRDefault="000E2EAC"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0E2EAC" w:rsidRPr="004A3E27" w:rsidRDefault="000E2EAC"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0E2EAC" w:rsidRPr="005B2E82" w:rsidRDefault="000E2EAC"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0E2EAC" w:rsidRDefault="000E2EAC" w:rsidP="00704CAA">
      <w:pPr>
        <w:pStyle w:val="footnote"/>
      </w:pPr>
      <w:r>
        <w:rPr>
          <w:rStyle w:val="FootnoteReference"/>
        </w:rPr>
        <w:footnoteRef/>
      </w:r>
      <w:r>
        <w:t xml:space="preserve"> [JS] or “give thanks to You” or “thankfully confess you with praise”</w:t>
      </w:r>
    </w:p>
  </w:footnote>
  <w:footnote w:id="411">
    <w:p w14:paraId="3CA113B3" w14:textId="77777777" w:rsidR="000E2EAC" w:rsidRDefault="000E2EAC"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0E2EAC" w:rsidRDefault="000E2EAC" w:rsidP="00704CAA">
      <w:pPr>
        <w:pStyle w:val="footnote"/>
      </w:pPr>
      <w:r>
        <w:rPr>
          <w:rStyle w:val="FootnoteReference"/>
        </w:rPr>
        <w:footnoteRef/>
      </w:r>
      <w:r>
        <w:t xml:space="preserve"> [JS] literally “horn”, here and below.</w:t>
      </w:r>
    </w:p>
  </w:footnote>
  <w:footnote w:id="413">
    <w:p w14:paraId="0BE9BC7E" w14:textId="77777777" w:rsidR="000E2EAC" w:rsidRPr="004A3E27" w:rsidRDefault="000E2EAC"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0E2EAC" w:rsidRPr="004A3E27" w:rsidRDefault="000E2EAC"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0E2EAC" w:rsidRPr="004A3E27" w:rsidRDefault="000E2EAC"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0E2EAC" w:rsidRPr="004A3E27" w:rsidRDefault="000E2EAC"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0E2EAC" w:rsidRPr="004A3E27" w:rsidRDefault="000E2EAC"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0E2EAC" w:rsidRDefault="000E2EAC"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0E2EAC" w:rsidRDefault="000E2EAC" w:rsidP="00704CAA">
      <w:pPr>
        <w:pStyle w:val="footnote"/>
      </w:pPr>
      <w:r>
        <w:rPr>
          <w:rStyle w:val="FootnoteReference"/>
        </w:rPr>
        <w:footnoteRef/>
      </w:r>
      <w:r>
        <w:t xml:space="preserve"> [JS] literally, “their voice”</w:t>
      </w:r>
    </w:p>
  </w:footnote>
  <w:footnote w:id="420">
    <w:p w14:paraId="5681D4C4" w14:textId="77777777" w:rsidR="000E2EAC" w:rsidRDefault="000E2EAC" w:rsidP="00704CAA">
      <w:pPr>
        <w:pStyle w:val="footnote"/>
      </w:pPr>
      <w:r>
        <w:rPr>
          <w:rStyle w:val="FootnoteReference"/>
        </w:rPr>
        <w:footnoteRef/>
      </w:r>
      <w:r>
        <w:t xml:space="preserve"> [JS] literally, “arrows”</w:t>
      </w:r>
    </w:p>
  </w:footnote>
  <w:footnote w:id="421">
    <w:p w14:paraId="4DCC51CC" w14:textId="77777777" w:rsidR="000E2EAC" w:rsidRDefault="000E2EAC" w:rsidP="00704CAA">
      <w:pPr>
        <w:pStyle w:val="footnote"/>
      </w:pPr>
      <w:r>
        <w:rPr>
          <w:rStyle w:val="FootnoteReference"/>
        </w:rPr>
        <w:footnoteRef/>
      </w:r>
      <w:r>
        <w:t xml:space="preserve"> [JS] literally, “voice”</w:t>
      </w:r>
    </w:p>
  </w:footnote>
  <w:footnote w:id="422">
    <w:p w14:paraId="326ADCD9" w14:textId="77777777" w:rsidR="000E2EAC" w:rsidRDefault="000E2EAC"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0E2EAC" w:rsidRDefault="000E2EAC"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0E2EAC" w:rsidRDefault="000E2EAC" w:rsidP="00704CAA">
      <w:pPr>
        <w:pStyle w:val="footnote"/>
      </w:pPr>
      <w:r>
        <w:tab/>
        <w:t>‘I will speak My mind in parables,</w:t>
      </w:r>
    </w:p>
    <w:p w14:paraId="2B8A9AE4" w14:textId="77777777" w:rsidR="000E2EAC" w:rsidRDefault="000E2EAC" w:rsidP="00704CAA">
      <w:pPr>
        <w:pStyle w:val="footnote"/>
      </w:pPr>
      <w:r>
        <w:tab/>
        <w:t>divulge secrets hidden since creation’ (cf. Rev. 3:14).</w:t>
      </w:r>
    </w:p>
  </w:footnote>
  <w:footnote w:id="424">
    <w:p w14:paraId="7F64F145" w14:textId="77777777" w:rsidR="000E2EAC" w:rsidRDefault="000E2EAC"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0E2EAC" w:rsidRDefault="000E2EAC" w:rsidP="00704CAA">
      <w:pPr>
        <w:pStyle w:val="footnote"/>
      </w:pPr>
      <w:r>
        <w:rPr>
          <w:rStyle w:val="FootnoteReference"/>
        </w:rPr>
        <w:footnoteRef/>
      </w:r>
      <w:r>
        <w:t xml:space="preserve"> Ephraim = Israel (cf. Hos. 7; Num. 14; 1 Sam. 4).</w:t>
      </w:r>
    </w:p>
  </w:footnote>
  <w:footnote w:id="426">
    <w:p w14:paraId="42FDB028" w14:textId="77777777" w:rsidR="000E2EAC" w:rsidRDefault="000E2EAC" w:rsidP="00704CAA">
      <w:pPr>
        <w:pStyle w:val="footnote"/>
      </w:pPr>
      <w:r>
        <w:rPr>
          <w:rStyle w:val="FootnoteReference"/>
        </w:rPr>
        <w:footnoteRef/>
      </w:r>
      <w:r>
        <w:t xml:space="preserve"> [JS] literally, “a waterless land”</w:t>
      </w:r>
    </w:p>
  </w:footnote>
  <w:footnote w:id="427">
    <w:p w14:paraId="195BD616" w14:textId="77777777" w:rsidR="000E2EAC" w:rsidRDefault="000E2EAC"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0E2EAC" w:rsidRDefault="000E2EAC" w:rsidP="00704CAA">
      <w:pPr>
        <w:pStyle w:val="footnote"/>
      </w:pPr>
      <w:r>
        <w:rPr>
          <w:rStyle w:val="FootnoteReference"/>
        </w:rPr>
        <w:footnoteRef/>
      </w:r>
      <w:r>
        <w:t xml:space="preserve"> He deferred giving them the promised food and the Promised Land.</w:t>
      </w:r>
    </w:p>
  </w:footnote>
  <w:footnote w:id="429">
    <w:p w14:paraId="3009B475" w14:textId="77777777" w:rsidR="000E2EAC" w:rsidRDefault="000E2EAC"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0E2EAC" w:rsidRDefault="000E2EAC" w:rsidP="00704CAA">
      <w:pPr>
        <w:pStyle w:val="footnote"/>
      </w:pPr>
      <w:r>
        <w:rPr>
          <w:rStyle w:val="FootnoteReference"/>
        </w:rPr>
        <w:footnoteRef/>
      </w:r>
      <w:r>
        <w:t xml:space="preserve"> [JS] Fr. Lazarus has “recovered from wine”</w:t>
      </w:r>
    </w:p>
  </w:footnote>
  <w:footnote w:id="431">
    <w:p w14:paraId="223B11C9" w14:textId="77777777" w:rsidR="000E2EAC" w:rsidRDefault="000E2EAC"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0E2EAC" w:rsidRDefault="000E2EAC"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0E2EAC" w:rsidRDefault="000E2EAC" w:rsidP="00704CAA">
      <w:pPr>
        <w:pStyle w:val="footnote"/>
      </w:pPr>
      <w:r>
        <w:rPr>
          <w:rStyle w:val="FootnoteReference"/>
        </w:rPr>
        <w:footnoteRef/>
      </w:r>
      <w:r>
        <w:t xml:space="preserve"> John 15.</w:t>
      </w:r>
    </w:p>
  </w:footnote>
  <w:footnote w:id="434">
    <w:p w14:paraId="2C8E5EE9" w14:textId="77777777" w:rsidR="000E2EAC" w:rsidRDefault="000E2EAC" w:rsidP="00704CAA">
      <w:pPr>
        <w:pStyle w:val="footnote"/>
      </w:pPr>
      <w:r>
        <w:rPr>
          <w:rStyle w:val="FootnoteReference"/>
        </w:rPr>
        <w:footnoteRef/>
      </w:r>
      <w:r>
        <w:t xml:space="preserve"> Joseph = Israel (Gen. 40:23; 48:15; Amos 6:6).</w:t>
      </w:r>
    </w:p>
  </w:footnote>
  <w:footnote w:id="435">
    <w:p w14:paraId="6CDBD594" w14:textId="77777777" w:rsidR="000E2EAC" w:rsidRDefault="000E2EAC" w:rsidP="00704CAA">
      <w:pPr>
        <w:pStyle w:val="footnote"/>
      </w:pPr>
      <w:r>
        <w:rPr>
          <w:rStyle w:val="FootnoteReference"/>
        </w:rPr>
        <w:footnoteRef/>
      </w:r>
      <w:r>
        <w:t xml:space="preserve"> 2 Sam. 6:2 (LXX).</w:t>
      </w:r>
    </w:p>
  </w:footnote>
  <w:footnote w:id="436">
    <w:p w14:paraId="489D83CE" w14:textId="77777777" w:rsidR="000E2EAC" w:rsidRDefault="000E2EAC" w:rsidP="00704CAA">
      <w:pPr>
        <w:pStyle w:val="footnote"/>
      </w:pPr>
      <w:r>
        <w:rPr>
          <w:rStyle w:val="FootnoteReference"/>
        </w:rPr>
        <w:footnoteRef/>
      </w:r>
      <w:r>
        <w:t xml:space="preserve"> [JS] or “appear” or “reveal Yourself”</w:t>
      </w:r>
    </w:p>
  </w:footnote>
  <w:footnote w:id="437">
    <w:p w14:paraId="5DD6452F" w14:textId="77777777" w:rsidR="000E2EAC" w:rsidRDefault="000E2EAC" w:rsidP="00704CAA">
      <w:pPr>
        <w:pStyle w:val="footnote"/>
      </w:pPr>
      <w:r>
        <w:rPr>
          <w:rStyle w:val="FootnoteReference"/>
        </w:rPr>
        <w:footnoteRef/>
      </w:r>
      <w:r>
        <w:t xml:space="preserve"> [JS] or “reveal Your face”.</w:t>
      </w:r>
    </w:p>
  </w:footnote>
  <w:footnote w:id="438">
    <w:p w14:paraId="002903A1" w14:textId="77777777" w:rsidR="000E2EAC" w:rsidRDefault="000E2EAC"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0E2EAC" w:rsidRDefault="000E2EAC"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0E2EAC" w:rsidRDefault="000E2EAC" w:rsidP="00704CAA">
      <w:pPr>
        <w:pStyle w:val="footnote"/>
      </w:pPr>
      <w:r>
        <w:rPr>
          <w:rStyle w:val="FootnoteReference"/>
        </w:rPr>
        <w:footnoteRef/>
      </w:r>
      <w:r>
        <w:t xml:space="preserve"> ‘What tongue? The voice of God’ (St Athanasius).</w:t>
      </w:r>
    </w:p>
  </w:footnote>
  <w:footnote w:id="441">
    <w:p w14:paraId="5A843CA9" w14:textId="77777777" w:rsidR="000E2EAC" w:rsidRDefault="000E2EAC" w:rsidP="00704CAA">
      <w:pPr>
        <w:pStyle w:val="footnote"/>
      </w:pPr>
      <w:r>
        <w:rPr>
          <w:rStyle w:val="FootnoteReference"/>
        </w:rPr>
        <w:footnoteRef/>
      </w:r>
      <w:r>
        <w:t xml:space="preserve"> Exodus 9:23; 19:16.</w:t>
      </w:r>
    </w:p>
  </w:footnote>
  <w:footnote w:id="442">
    <w:p w14:paraId="1E18146F" w14:textId="77777777" w:rsidR="000E2EAC" w:rsidRDefault="000E2EAC"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0E2EAC" w:rsidRDefault="000E2EAC"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0E2EAC" w:rsidRDefault="000E2EAC" w:rsidP="00704CAA">
      <w:pPr>
        <w:pStyle w:val="footnote"/>
      </w:pPr>
      <w:r>
        <w:rPr>
          <w:rStyle w:val="FootnoteReference"/>
        </w:rPr>
        <w:footnoteRef/>
      </w:r>
      <w:r>
        <w:t xml:space="preserve"> </w:t>
      </w:r>
      <w:r>
        <w:rPr>
          <w:i/>
        </w:rPr>
        <w:t>See the previous footnote</w:t>
      </w:r>
      <w:r>
        <w:t>.</w:t>
      </w:r>
    </w:p>
  </w:footnote>
  <w:footnote w:id="445">
    <w:p w14:paraId="1105B361" w14:textId="77777777" w:rsidR="000E2EAC" w:rsidRDefault="000E2EAC" w:rsidP="00704CAA">
      <w:pPr>
        <w:pStyle w:val="footnote"/>
      </w:pPr>
      <w:r>
        <w:rPr>
          <w:rStyle w:val="FootnoteReference"/>
        </w:rPr>
        <w:footnoteRef/>
      </w:r>
      <w:r>
        <w:t xml:space="preserve"> Cf. Isaiah 36:6; 2 Chron. 32:8; 1 Tim. 6:17; Ps. 74:4; Gal. 2:9; 1 Sam. 2:8.</w:t>
      </w:r>
    </w:p>
  </w:footnote>
  <w:footnote w:id="446">
    <w:p w14:paraId="22BF4FA1" w14:textId="77777777" w:rsidR="000E2EAC" w:rsidRDefault="000E2EAC" w:rsidP="00704CAA">
      <w:pPr>
        <w:pStyle w:val="footnote"/>
      </w:pPr>
      <w:r>
        <w:rPr>
          <w:rStyle w:val="FootnoteReference"/>
        </w:rPr>
        <w:footnoteRef/>
      </w:r>
      <w:r>
        <w:t xml:space="preserve"> John 10:34-36.</w:t>
      </w:r>
    </w:p>
  </w:footnote>
  <w:footnote w:id="447">
    <w:p w14:paraId="205EA097" w14:textId="77777777" w:rsidR="000E2EAC" w:rsidRDefault="000E2EAC" w:rsidP="00704CAA">
      <w:pPr>
        <w:pStyle w:val="footnote"/>
      </w:pPr>
      <w:r>
        <w:rPr>
          <w:rStyle w:val="FootnoteReference"/>
        </w:rPr>
        <w:footnoteRef/>
      </w:r>
      <w:r>
        <w:t xml:space="preserve"> This prayer is already answered (John 3:18; 9:39; 12:31; Acts 17:31).</w:t>
      </w:r>
    </w:p>
  </w:footnote>
  <w:footnote w:id="448">
    <w:p w14:paraId="6943972C" w14:textId="77777777" w:rsidR="000E2EAC" w:rsidRDefault="000E2EAC"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0E2EAC" w:rsidRDefault="000E2EAC" w:rsidP="00704CAA">
      <w:pPr>
        <w:pStyle w:val="footnote"/>
      </w:pPr>
      <w:r>
        <w:rPr>
          <w:rStyle w:val="FootnoteReference"/>
        </w:rPr>
        <w:footnoteRef/>
      </w:r>
      <w:r>
        <w:t xml:space="preserve"> Man has made a mess of the earth (Gen. 3; Isaiah 24:4-6 etc.)</w:t>
      </w:r>
    </w:p>
  </w:footnote>
  <w:footnote w:id="450">
    <w:p w14:paraId="0AFEFBC6" w14:textId="77777777" w:rsidR="000E2EAC" w:rsidRDefault="000E2EAC" w:rsidP="00704CAA">
      <w:pPr>
        <w:pStyle w:val="footnote"/>
      </w:pPr>
      <w:r>
        <w:rPr>
          <w:rStyle w:val="FootnoteReference"/>
        </w:rPr>
        <w:footnoteRef/>
      </w:r>
      <w:r>
        <w:t xml:space="preserve"> [JS] or “anointed”</w:t>
      </w:r>
    </w:p>
  </w:footnote>
  <w:footnote w:id="451">
    <w:p w14:paraId="730D978B" w14:textId="77777777" w:rsidR="000E2EAC" w:rsidRDefault="000E2EAC" w:rsidP="00704CAA">
      <w:pPr>
        <w:pStyle w:val="footnote"/>
      </w:pPr>
      <w:r>
        <w:rPr>
          <w:rStyle w:val="FootnoteReference"/>
        </w:rPr>
        <w:footnoteRef/>
      </w:r>
      <w:r>
        <w:t xml:space="preserve"> Cf. Lk. 13:25; Mk. 4:11; Col. 4:5; Rev. 22:15.</w:t>
      </w:r>
    </w:p>
  </w:footnote>
  <w:footnote w:id="452">
    <w:p w14:paraId="6B7BADAC" w14:textId="77777777" w:rsidR="000E2EAC" w:rsidRDefault="000E2EAC" w:rsidP="00704CAA">
      <w:pPr>
        <w:pStyle w:val="footnote"/>
      </w:pPr>
      <w:r>
        <w:rPr>
          <w:rStyle w:val="FootnoteReference"/>
        </w:rPr>
        <w:footnoteRef/>
      </w:r>
      <w:r>
        <w:t xml:space="preserve"> [JS] or “transgressions”</w:t>
      </w:r>
    </w:p>
  </w:footnote>
  <w:footnote w:id="453">
    <w:p w14:paraId="02C29B32" w14:textId="77777777" w:rsidR="000E2EAC" w:rsidRDefault="000E2EAC"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0E2EAC" w:rsidRDefault="000E2EAC" w:rsidP="00704CAA">
      <w:pPr>
        <w:pStyle w:val="footnote"/>
      </w:pPr>
      <w:r>
        <w:rPr>
          <w:rStyle w:val="FootnoteReference"/>
        </w:rPr>
        <w:footnoteRef/>
      </w:r>
      <w:r>
        <w:t xml:space="preserve"> [JS] Fr. Lazarus has, “convert us”</w:t>
      </w:r>
    </w:p>
  </w:footnote>
  <w:footnote w:id="455">
    <w:p w14:paraId="6C5AEC7E" w14:textId="77777777" w:rsidR="000E2EAC" w:rsidRDefault="000E2EAC" w:rsidP="00704CAA">
      <w:pPr>
        <w:pStyle w:val="footnote"/>
      </w:pPr>
      <w:r>
        <w:rPr>
          <w:rStyle w:val="FootnoteReference"/>
        </w:rPr>
        <w:footnoteRef/>
      </w:r>
      <w:r>
        <w:t xml:space="preserve"> [JS] or “sprouted”</w:t>
      </w:r>
    </w:p>
  </w:footnote>
  <w:footnote w:id="456">
    <w:p w14:paraId="772F8ED6" w14:textId="77777777" w:rsidR="000E2EAC" w:rsidRDefault="000E2EAC" w:rsidP="00704CAA">
      <w:pPr>
        <w:pStyle w:val="footnote"/>
      </w:pPr>
      <w:r>
        <w:rPr>
          <w:rStyle w:val="FootnoteReference"/>
        </w:rPr>
        <w:footnoteRef/>
      </w:r>
      <w:r>
        <w:t xml:space="preserve"> holy: cf. 1 Cor. 3:16,17; 6:15-19; Heb. 3:1; 12:10; 1 Pet. 1:15,16; 2 Pet. 1-4.</w:t>
      </w:r>
    </w:p>
  </w:footnote>
  <w:footnote w:id="457">
    <w:p w14:paraId="7687ABB0" w14:textId="77777777" w:rsidR="000E2EAC" w:rsidRDefault="000E2EAC"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0E2EAC" w:rsidRDefault="000E2EAC" w:rsidP="00704CAA">
      <w:pPr>
        <w:pStyle w:val="footnote"/>
      </w:pPr>
      <w:r>
        <w:rPr>
          <w:rStyle w:val="FootnoteReference"/>
        </w:rPr>
        <w:footnoteRef/>
      </w:r>
      <w:r>
        <w:t xml:space="preserve"> [JS] literally, “voice”</w:t>
      </w:r>
    </w:p>
  </w:footnote>
  <w:footnote w:id="459">
    <w:p w14:paraId="1EA6A25D" w14:textId="77777777" w:rsidR="000E2EAC" w:rsidRDefault="000E2EAC" w:rsidP="00704CAA">
      <w:pPr>
        <w:pStyle w:val="footnote"/>
      </w:pPr>
      <w:r>
        <w:rPr>
          <w:rStyle w:val="FootnoteReference"/>
        </w:rPr>
        <w:footnoteRef/>
      </w:r>
      <w:r>
        <w:t xml:space="preserve"> [JS] Literally, “do obeisance”, i.e. physically bow down</w:t>
      </w:r>
    </w:p>
  </w:footnote>
  <w:footnote w:id="460">
    <w:p w14:paraId="79AF8739" w14:textId="77777777" w:rsidR="000E2EAC" w:rsidRDefault="000E2EAC" w:rsidP="00704CAA">
      <w:pPr>
        <w:pStyle w:val="footnote"/>
      </w:pPr>
      <w:r>
        <w:rPr>
          <w:rStyle w:val="FootnoteReference"/>
        </w:rPr>
        <w:footnoteRef/>
      </w:r>
      <w:r>
        <w:t xml:space="preserve"> ‘The song of the Lamb.’ (Rev. 15:3-5; John 12:32).</w:t>
      </w:r>
    </w:p>
  </w:footnote>
  <w:footnote w:id="461">
    <w:p w14:paraId="5DE393CF" w14:textId="77777777" w:rsidR="000E2EAC" w:rsidRDefault="000E2EAC"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0E2EAC" w:rsidRDefault="000E2EAC" w:rsidP="00704CAA">
      <w:pPr>
        <w:pStyle w:val="footnote"/>
      </w:pPr>
      <w:r>
        <w:rPr>
          <w:rStyle w:val="FootnoteReference"/>
        </w:rPr>
        <w:footnoteRef/>
      </w:r>
      <w:r>
        <w:t xml:space="preserve"> [JS] or “lawless”</w:t>
      </w:r>
    </w:p>
  </w:footnote>
  <w:footnote w:id="463">
    <w:p w14:paraId="695890BF" w14:textId="77777777" w:rsidR="000E2EAC" w:rsidRDefault="000E2EAC" w:rsidP="00704CAA">
      <w:pPr>
        <w:pStyle w:val="footnote"/>
      </w:pPr>
      <w:r>
        <w:rPr>
          <w:rStyle w:val="FootnoteReference"/>
        </w:rPr>
        <w:footnoteRef/>
      </w:r>
      <w:r>
        <w:t xml:space="preserve"> [JS] Or, “band”, “gathering”, or “synagogue”</w:t>
      </w:r>
    </w:p>
  </w:footnote>
  <w:footnote w:id="464">
    <w:p w14:paraId="05B5D585" w14:textId="77777777" w:rsidR="000E2EAC" w:rsidRDefault="000E2EAC"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0E2EAC" w:rsidRDefault="000E2EAC"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0E2EAC" w:rsidRDefault="000E2EAC"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0E2EAC" w:rsidRDefault="000E2EAC" w:rsidP="00704CAA">
      <w:pPr>
        <w:pStyle w:val="footnote"/>
      </w:pPr>
      <w:r>
        <w:rPr>
          <w:rStyle w:val="FootnoteReference"/>
        </w:rPr>
        <w:footnoteRef/>
      </w:r>
      <w:r>
        <w:t xml:space="preserve"> [JS] or “Mother Zion will say,”</w:t>
      </w:r>
    </w:p>
  </w:footnote>
  <w:footnote w:id="468">
    <w:p w14:paraId="60FDE590" w14:textId="77777777" w:rsidR="000E2EAC" w:rsidRDefault="000E2EAC" w:rsidP="00704CAA">
      <w:pPr>
        <w:pStyle w:val="footnote"/>
      </w:pPr>
      <w:r>
        <w:rPr>
          <w:rStyle w:val="FootnoteReference"/>
        </w:rPr>
        <w:footnoteRef/>
      </w:r>
      <w:r>
        <w:t xml:space="preserve"> [JS] Coptic has, “that a man and a man dwelt in her”</w:t>
      </w:r>
    </w:p>
  </w:footnote>
  <w:footnote w:id="469">
    <w:p w14:paraId="075CB45C" w14:textId="77777777" w:rsidR="000E2EAC" w:rsidRDefault="000E2EAC" w:rsidP="00704CAA">
      <w:pPr>
        <w:pStyle w:val="footnote"/>
      </w:pPr>
      <w:r>
        <w:rPr>
          <w:rStyle w:val="FootnoteReference"/>
        </w:rPr>
        <w:footnoteRef/>
      </w:r>
      <w:r>
        <w:t xml:space="preserve"> [JS] Coptic has, “established her forever”</w:t>
      </w:r>
    </w:p>
  </w:footnote>
  <w:footnote w:id="470">
    <w:p w14:paraId="0A7FE83F" w14:textId="77777777" w:rsidR="000E2EAC" w:rsidRDefault="000E2EAC"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0E2EAC" w:rsidRDefault="000E2EAC" w:rsidP="00704CAA">
      <w:pPr>
        <w:pStyle w:val="footnote"/>
      </w:pPr>
      <w:r>
        <w:rPr>
          <w:rStyle w:val="FootnoteReference"/>
        </w:rPr>
        <w:footnoteRef/>
      </w:r>
      <w:r>
        <w:t xml:space="preserve"> [JS] or, “corpses”</w:t>
      </w:r>
    </w:p>
  </w:footnote>
  <w:footnote w:id="472">
    <w:p w14:paraId="7DD478BE" w14:textId="77777777" w:rsidR="000E2EAC" w:rsidRDefault="000E2EAC"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0E2EAC" w:rsidRDefault="000E2EAC" w:rsidP="00704CAA">
      <w:pPr>
        <w:pStyle w:val="footnote"/>
      </w:pPr>
      <w:r>
        <w:rPr>
          <w:rStyle w:val="FootnoteReference"/>
        </w:rPr>
        <w:footnoteRef/>
      </w:r>
      <w:r>
        <w:t xml:space="preserve"> [JS] or “billows”</w:t>
      </w:r>
    </w:p>
  </w:footnote>
  <w:footnote w:id="474">
    <w:p w14:paraId="4F89E6C8" w14:textId="77777777" w:rsidR="000E2EAC" w:rsidRDefault="000E2EAC" w:rsidP="00704CAA">
      <w:pPr>
        <w:pStyle w:val="footnote"/>
      </w:pPr>
      <w:r>
        <w:rPr>
          <w:rStyle w:val="FootnoteReference"/>
        </w:rPr>
        <w:footnoteRef/>
      </w:r>
      <w:r>
        <w:t xml:space="preserve"> [JS] “they” refers to “the dead”, not to “physicians”</w:t>
      </w:r>
    </w:p>
  </w:footnote>
  <w:footnote w:id="475">
    <w:p w14:paraId="78676E81" w14:textId="77777777" w:rsidR="000E2EAC" w:rsidRDefault="000E2EAC"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0E2EAC" w:rsidRDefault="000E2EAC"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0E2EAC" w:rsidRDefault="000E2EAC"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0E2EAC" w:rsidRDefault="000E2EAC"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0E2EAC" w:rsidRDefault="000E2EAC"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0E2EAC" w:rsidRDefault="000E2EAC" w:rsidP="00704CAA">
      <w:pPr>
        <w:pStyle w:val="footnote"/>
      </w:pPr>
      <w:r>
        <w:rPr>
          <w:rStyle w:val="FootnoteReference"/>
        </w:rPr>
        <w:footnoteRef/>
      </w:r>
      <w:r>
        <w:t xml:space="preserve"> [JS] Fr. Lazarus has, “for an eternal reign”</w:t>
      </w:r>
    </w:p>
  </w:footnote>
  <w:footnote w:id="481">
    <w:p w14:paraId="3116D8E7" w14:textId="77777777" w:rsidR="000E2EAC" w:rsidRDefault="000E2EAC" w:rsidP="00704CAA">
      <w:pPr>
        <w:pStyle w:val="footnote"/>
      </w:pPr>
      <w:r>
        <w:rPr>
          <w:rStyle w:val="FootnoteReference"/>
        </w:rPr>
        <w:footnoteRef/>
      </w:r>
      <w:r>
        <w:t xml:space="preserve"> [JS] Fr. Lazarus has, “for all generations.”</w:t>
      </w:r>
    </w:p>
  </w:footnote>
  <w:footnote w:id="482">
    <w:p w14:paraId="548BF35A" w14:textId="77777777" w:rsidR="000E2EAC" w:rsidRDefault="000E2EAC"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0E2EAC" w:rsidRDefault="000E2EAC" w:rsidP="00704CAA">
      <w:pPr>
        <w:pStyle w:val="footnote"/>
      </w:pPr>
      <w:r>
        <w:rPr>
          <w:rStyle w:val="FootnoteReference"/>
        </w:rPr>
        <w:footnoteRef/>
      </w:r>
      <w:r>
        <w:t xml:space="preserve"> [JS] literally, “an assembly of holy ones”</w:t>
      </w:r>
    </w:p>
  </w:footnote>
  <w:footnote w:id="484">
    <w:p w14:paraId="60A7E0F2" w14:textId="77777777" w:rsidR="000E2EAC" w:rsidRDefault="000E2EAC"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0E2EAC" w:rsidRDefault="000E2EAC" w:rsidP="00704CAA">
      <w:pPr>
        <w:pStyle w:val="footnote"/>
      </w:pPr>
      <w:r>
        <w:rPr>
          <w:rStyle w:val="FootnoteReference"/>
        </w:rPr>
        <w:footnoteRef/>
      </w:r>
      <w:r>
        <w:t xml:space="preserve"> [JS] OSB inserts “wind” here.</w:t>
      </w:r>
    </w:p>
  </w:footnote>
  <w:footnote w:id="486">
    <w:p w14:paraId="3B727BCB" w14:textId="77777777" w:rsidR="000E2EAC" w:rsidRDefault="000E2EAC"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0E2EAC" w:rsidRDefault="000E2EAC" w:rsidP="00704CAA">
      <w:pPr>
        <w:pStyle w:val="footnote"/>
      </w:pPr>
      <w:r>
        <w:rPr>
          <w:rStyle w:val="FootnoteReference"/>
        </w:rPr>
        <w:footnoteRef/>
      </w:r>
      <w:r>
        <w:t xml:space="preserve"> [JS] Fr. Lazarus has, “will pave the way for Your presence”</w:t>
      </w:r>
    </w:p>
  </w:footnote>
  <w:footnote w:id="488">
    <w:p w14:paraId="5BF9199A" w14:textId="77777777" w:rsidR="000E2EAC" w:rsidRDefault="000E2EAC" w:rsidP="00704CAA">
      <w:pPr>
        <w:pStyle w:val="footnote"/>
      </w:pPr>
      <w:r>
        <w:rPr>
          <w:rStyle w:val="FootnoteReference"/>
        </w:rPr>
        <w:footnoteRef/>
      </w:r>
      <w:r>
        <w:t xml:space="preserve"> [JS] or “face”</w:t>
      </w:r>
    </w:p>
  </w:footnote>
  <w:footnote w:id="489">
    <w:p w14:paraId="7E5822A0" w14:textId="77777777" w:rsidR="000E2EAC" w:rsidRDefault="000E2EAC" w:rsidP="00704CAA">
      <w:pPr>
        <w:pStyle w:val="footnote"/>
      </w:pPr>
      <w:r>
        <w:rPr>
          <w:rStyle w:val="FootnoteReference"/>
        </w:rPr>
        <w:footnoteRef/>
      </w:r>
      <w:r>
        <w:t xml:space="preserve"> [JS] Fr. Lazrus has “we are raised to power”</w:t>
      </w:r>
    </w:p>
  </w:footnote>
  <w:footnote w:id="490">
    <w:p w14:paraId="163553BB" w14:textId="77777777" w:rsidR="000E2EAC" w:rsidRDefault="000E2EAC" w:rsidP="00704CAA">
      <w:pPr>
        <w:pStyle w:val="footnote"/>
      </w:pPr>
      <w:r>
        <w:rPr>
          <w:rStyle w:val="FootnoteReference"/>
        </w:rPr>
        <w:footnoteRef/>
      </w:r>
      <w:r>
        <w:t xml:space="preserve"> Cf. 2 Samuel 7:4-17; 1 Chron. 17:3-14.</w:t>
      </w:r>
    </w:p>
  </w:footnote>
  <w:footnote w:id="491">
    <w:p w14:paraId="16D9ED4D" w14:textId="77777777" w:rsidR="000E2EAC" w:rsidRDefault="000E2EAC" w:rsidP="00704CAA">
      <w:pPr>
        <w:pStyle w:val="footnote"/>
      </w:pPr>
      <w:r>
        <w:rPr>
          <w:rStyle w:val="FootnoteReference"/>
        </w:rPr>
        <w:footnoteRef/>
      </w:r>
      <w:r>
        <w:t xml:space="preserve"> [JS] or “lawlessness,” or “transgression</w:t>
      </w:r>
    </w:p>
  </w:footnote>
  <w:footnote w:id="492">
    <w:p w14:paraId="41715793" w14:textId="77777777" w:rsidR="000E2EAC" w:rsidRDefault="000E2EAC" w:rsidP="00704CAA">
      <w:pPr>
        <w:pStyle w:val="footnote"/>
      </w:pPr>
      <w:r>
        <w:rPr>
          <w:rStyle w:val="FootnoteReference"/>
        </w:rPr>
        <w:footnoteRef/>
      </w:r>
      <w:r>
        <w:t xml:space="preserve"> [JS] Coptic has “faithfulness”. See Matins of Mesori 3</w:t>
      </w:r>
    </w:p>
  </w:footnote>
  <w:footnote w:id="493">
    <w:p w14:paraId="34396983" w14:textId="77777777" w:rsidR="000E2EAC" w:rsidRDefault="000E2EAC" w:rsidP="00704CAA">
      <w:pPr>
        <w:pStyle w:val="footnote"/>
      </w:pPr>
      <w:r>
        <w:rPr>
          <w:rStyle w:val="FootnoteReference"/>
        </w:rPr>
        <w:footnoteRef/>
      </w:r>
      <w:r>
        <w:t xml:space="preserve"> [JS] literally, “his horn will be exalted”</w:t>
      </w:r>
    </w:p>
  </w:footnote>
  <w:footnote w:id="494">
    <w:p w14:paraId="19918888" w14:textId="77777777" w:rsidR="000E2EAC" w:rsidRDefault="000E2EAC" w:rsidP="00704CAA">
      <w:pPr>
        <w:pStyle w:val="footnote"/>
      </w:pPr>
      <w:r>
        <w:rPr>
          <w:rStyle w:val="FootnoteReference"/>
        </w:rPr>
        <w:footnoteRef/>
      </w:r>
      <w:r>
        <w:t xml:space="preserve"> [JS] Fr. Lazarus has, “I will extend his power over the sea”</w:t>
      </w:r>
    </w:p>
  </w:footnote>
  <w:footnote w:id="495">
    <w:p w14:paraId="7F2F76E2" w14:textId="77777777" w:rsidR="000E2EAC" w:rsidRDefault="000E2EAC"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0E2EAC" w:rsidRDefault="000E2EAC" w:rsidP="00704CAA">
      <w:pPr>
        <w:pStyle w:val="footnote"/>
      </w:pPr>
      <w:r>
        <w:rPr>
          <w:rStyle w:val="FootnoteReference"/>
        </w:rPr>
        <w:footnoteRef/>
      </w:r>
      <w:r>
        <w:t xml:space="preserve"> [JS] Fr. Lazarus renders this, “dynasty”</w:t>
      </w:r>
    </w:p>
  </w:footnote>
  <w:footnote w:id="497">
    <w:p w14:paraId="61ED5D37" w14:textId="77777777" w:rsidR="000E2EAC" w:rsidRDefault="000E2EAC"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0E2EAC" w:rsidRDefault="000E2EAC" w:rsidP="00704CAA">
      <w:pPr>
        <w:pStyle w:val="footnote"/>
      </w:pPr>
      <w:r>
        <w:rPr>
          <w:rStyle w:val="FootnoteReference"/>
        </w:rPr>
        <w:footnoteRef/>
      </w:r>
      <w:r>
        <w:t xml:space="preserve"> [JS] or “in my holy place”</w:t>
      </w:r>
    </w:p>
  </w:footnote>
  <w:footnote w:id="499">
    <w:p w14:paraId="18E1B778" w14:textId="77777777" w:rsidR="000E2EAC" w:rsidRDefault="000E2EAC" w:rsidP="00704CAA">
      <w:pPr>
        <w:pStyle w:val="footnote"/>
      </w:pPr>
      <w:r>
        <w:rPr>
          <w:rStyle w:val="FootnoteReference"/>
        </w:rPr>
        <w:footnoteRef/>
      </w:r>
      <w:r>
        <w:t xml:space="preserve"> Rev. 1:5; 3:14.</w:t>
      </w:r>
    </w:p>
  </w:footnote>
  <w:footnote w:id="500">
    <w:p w14:paraId="26484220" w14:textId="77777777" w:rsidR="000E2EAC" w:rsidRDefault="000E2EAC" w:rsidP="00704CAA">
      <w:pPr>
        <w:pStyle w:val="footnote"/>
      </w:pPr>
      <w:r>
        <w:rPr>
          <w:rStyle w:val="FootnoteReference"/>
        </w:rPr>
        <w:footnoteRef/>
      </w:r>
      <w:r>
        <w:t xml:space="preserve"> [JS] “anointed”</w:t>
      </w:r>
    </w:p>
  </w:footnote>
  <w:footnote w:id="501">
    <w:p w14:paraId="3D1D7CB3" w14:textId="77777777" w:rsidR="000E2EAC" w:rsidRDefault="000E2EAC"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0E2EAC" w:rsidRDefault="000E2EAC" w:rsidP="00704CAA">
      <w:pPr>
        <w:pStyle w:val="footnote"/>
      </w:pPr>
      <w:r>
        <w:rPr>
          <w:rStyle w:val="FootnoteReference"/>
        </w:rPr>
        <w:footnoteRef/>
      </w:r>
      <w:r>
        <w:t xml:space="preserve"> [JS] “So be it! So be it!” or “May it be! May it be!”</w:t>
      </w:r>
    </w:p>
  </w:footnote>
  <w:footnote w:id="503">
    <w:p w14:paraId="1DFAAF0B" w14:textId="77777777" w:rsidR="000E2EAC" w:rsidRDefault="000E2EAC" w:rsidP="00704CAA">
      <w:pPr>
        <w:pStyle w:val="footnote"/>
      </w:pPr>
      <w:r>
        <w:rPr>
          <w:rStyle w:val="FootnoteReference"/>
        </w:rPr>
        <w:footnoteRef/>
      </w:r>
      <w:r>
        <w:t xml:space="preserve"> [JS] or “expired”</w:t>
      </w:r>
    </w:p>
  </w:footnote>
  <w:footnote w:id="504">
    <w:p w14:paraId="3519F2D7" w14:textId="77777777" w:rsidR="000E2EAC" w:rsidRDefault="000E2EAC"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0E2EAC" w:rsidRDefault="000E2EAC" w:rsidP="00704CAA">
      <w:pPr>
        <w:pStyle w:val="footnote"/>
      </w:pPr>
      <w:r>
        <w:rPr>
          <w:rStyle w:val="FootnoteReference"/>
        </w:rPr>
        <w:footnoteRef/>
      </w:r>
      <w:r>
        <w:t xml:space="preserve"> [JS] or “chastened”</w:t>
      </w:r>
    </w:p>
  </w:footnote>
  <w:footnote w:id="506">
    <w:p w14:paraId="136CB596" w14:textId="77777777" w:rsidR="000E2EAC" w:rsidRDefault="000E2EAC"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0E2EAC" w:rsidRDefault="000E2EAC" w:rsidP="00704CAA">
      <w:pPr>
        <w:pStyle w:val="footnote"/>
      </w:pPr>
      <w:r>
        <w:rPr>
          <w:rStyle w:val="FootnoteReference"/>
        </w:rPr>
        <w:footnoteRef/>
      </w:r>
      <w:r>
        <w:t xml:space="preserve"> That is, in the Kingdom (1 Cor. 4:20).</w:t>
      </w:r>
    </w:p>
  </w:footnote>
  <w:footnote w:id="508">
    <w:p w14:paraId="3FAA8ED9" w14:textId="77777777" w:rsidR="000E2EAC" w:rsidRDefault="000E2EAC"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0E2EAC" w:rsidRDefault="000E2EAC" w:rsidP="00704CAA">
      <w:pPr>
        <w:pStyle w:val="footnote"/>
      </w:pPr>
      <w:r>
        <w:rPr>
          <w:rStyle w:val="FootnoteReference"/>
        </w:rPr>
        <w:footnoteRef/>
      </w:r>
      <w:r>
        <w:t xml:space="preserve"> [JS] Coptic may mean “bruise” rather than “trample”</w:t>
      </w:r>
    </w:p>
  </w:footnote>
  <w:footnote w:id="510">
    <w:p w14:paraId="103E3D32" w14:textId="77777777" w:rsidR="000E2EAC" w:rsidRDefault="000E2EAC"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0E2EAC" w:rsidRDefault="000E2EAC"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0E2EAC" w:rsidRDefault="000E2EAC" w:rsidP="00704CAA">
      <w:pPr>
        <w:pStyle w:val="footnote"/>
      </w:pPr>
      <w:r>
        <w:rPr>
          <w:rStyle w:val="FootnoteReference"/>
        </w:rPr>
        <w:footnoteRef/>
      </w:r>
      <w:r>
        <w:t xml:space="preserve"> [JS] Or “ode”</w:t>
      </w:r>
    </w:p>
  </w:footnote>
  <w:footnote w:id="513">
    <w:p w14:paraId="5D1C882B" w14:textId="77777777" w:rsidR="000E2EAC" w:rsidRDefault="000E2EAC" w:rsidP="00704CAA">
      <w:pPr>
        <w:pStyle w:val="footnote"/>
      </w:pPr>
      <w:r>
        <w:rPr>
          <w:rStyle w:val="FootnoteReference"/>
        </w:rPr>
        <w:footnoteRef/>
      </w:r>
      <w:r>
        <w:t xml:space="preserve"> [JS] or “forever and ever.”</w:t>
      </w:r>
    </w:p>
  </w:footnote>
  <w:footnote w:id="514">
    <w:p w14:paraId="2AA0B0FD" w14:textId="77777777" w:rsidR="000E2EAC" w:rsidRDefault="000E2EAC" w:rsidP="00704CAA">
      <w:pPr>
        <w:pStyle w:val="footnote"/>
      </w:pPr>
      <w:r>
        <w:rPr>
          <w:rStyle w:val="FootnoteReference"/>
        </w:rPr>
        <w:footnoteRef/>
      </w:r>
      <w:r>
        <w:t xml:space="preserve"> [JS] literally, “And my horn will be exalted like a unicorn’s”</w:t>
      </w:r>
    </w:p>
  </w:footnote>
  <w:footnote w:id="515">
    <w:p w14:paraId="71B2ABCE" w14:textId="77777777" w:rsidR="000E2EAC" w:rsidRDefault="000E2EAC"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0E2EAC" w:rsidRDefault="000E2EAC"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0E2EAC" w:rsidRDefault="000E2EAC" w:rsidP="00704CAA">
      <w:pPr>
        <w:pStyle w:val="footnote"/>
      </w:pPr>
      <w:r>
        <w:rPr>
          <w:rStyle w:val="FootnoteReference"/>
        </w:rPr>
        <w:footnoteRef/>
      </w:r>
      <w:r>
        <w:t xml:space="preserve"> [JS] literally “still increase”</w:t>
      </w:r>
    </w:p>
  </w:footnote>
  <w:footnote w:id="518">
    <w:p w14:paraId="74BF88EE" w14:textId="77777777" w:rsidR="000E2EAC" w:rsidRDefault="000E2EAC" w:rsidP="00704CAA">
      <w:pPr>
        <w:pStyle w:val="footnote"/>
      </w:pPr>
      <w:r>
        <w:rPr>
          <w:rStyle w:val="FootnoteReference"/>
        </w:rPr>
        <w:footnoteRef/>
      </w:r>
      <w:r>
        <w:t xml:space="preserve"> [JS] literally, “rich” or “prosperous”</w:t>
      </w:r>
    </w:p>
  </w:footnote>
  <w:footnote w:id="519">
    <w:p w14:paraId="72F50134" w14:textId="77777777" w:rsidR="000E2EAC" w:rsidRDefault="000E2EAC" w:rsidP="00704CAA">
      <w:pPr>
        <w:pStyle w:val="footnote"/>
      </w:pPr>
      <w:r>
        <w:rPr>
          <w:rStyle w:val="FootnoteReference"/>
        </w:rPr>
        <w:footnoteRef/>
      </w:r>
      <w:r>
        <w:t xml:space="preserve"> John 7:38.</w:t>
      </w:r>
    </w:p>
  </w:footnote>
  <w:footnote w:id="520">
    <w:p w14:paraId="3C3C13B7" w14:textId="77777777" w:rsidR="000E2EAC" w:rsidRDefault="000E2EAC" w:rsidP="00704CAA">
      <w:pPr>
        <w:pStyle w:val="footnote"/>
      </w:pPr>
      <w:r>
        <w:rPr>
          <w:rStyle w:val="FootnoteReference"/>
        </w:rPr>
        <w:footnoteRef/>
      </w:r>
      <w:r>
        <w:t xml:space="preserve"> Coptic has “it” here, and “beauty” in place of majesty.</w:t>
      </w:r>
    </w:p>
  </w:footnote>
  <w:footnote w:id="521">
    <w:p w14:paraId="67CD15A4" w14:textId="77777777" w:rsidR="000E2EAC" w:rsidRDefault="000E2EAC"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0E2EAC" w:rsidRDefault="000E2EAC" w:rsidP="00704CAA">
      <w:pPr>
        <w:pStyle w:val="footnote"/>
      </w:pPr>
      <w:r>
        <w:rPr>
          <w:rStyle w:val="FootnoteReference"/>
        </w:rPr>
        <w:footnoteRef/>
      </w:r>
      <w:r>
        <w:t xml:space="preserve"> [JS] or “forever”</w:t>
      </w:r>
    </w:p>
  </w:footnote>
  <w:footnote w:id="523">
    <w:p w14:paraId="1BA5F6CF" w14:textId="77777777" w:rsidR="000E2EAC" w:rsidRDefault="000E2EAC"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0E2EAC" w:rsidRDefault="000E2EAC" w:rsidP="00704CAA">
      <w:pPr>
        <w:pStyle w:val="footnote"/>
      </w:pPr>
      <w:r>
        <w:rPr>
          <w:rStyle w:val="FootnoteReference"/>
        </w:rPr>
        <w:footnoteRef/>
      </w:r>
      <w:r>
        <w:t xml:space="preserve"> [JS] resident alien</w:t>
      </w:r>
    </w:p>
  </w:footnote>
  <w:footnote w:id="525">
    <w:p w14:paraId="40C8740A" w14:textId="77777777" w:rsidR="000E2EAC" w:rsidRDefault="000E2EAC" w:rsidP="00704CAA">
      <w:pPr>
        <w:pStyle w:val="footnote"/>
      </w:pPr>
      <w:r>
        <w:rPr>
          <w:rStyle w:val="FootnoteReference"/>
        </w:rPr>
        <w:footnoteRef/>
      </w:r>
      <w:r>
        <w:t xml:space="preserve"> Cf. 1 Cor. 3:20, ‘The Lord knows the thoughts of the wise…’</w:t>
      </w:r>
    </w:p>
  </w:footnote>
  <w:footnote w:id="526">
    <w:p w14:paraId="65188B7B" w14:textId="77777777" w:rsidR="000E2EAC" w:rsidRDefault="000E2EAC" w:rsidP="00704CAA">
      <w:pPr>
        <w:pStyle w:val="footnote"/>
      </w:pPr>
      <w:r>
        <w:rPr>
          <w:rStyle w:val="FootnoteReference"/>
        </w:rPr>
        <w:footnoteRef/>
      </w:r>
      <w:r>
        <w:t xml:space="preserve"> [JS] or “lawless,” or “the throne of iniquity”</w:t>
      </w:r>
    </w:p>
  </w:footnote>
  <w:footnote w:id="527">
    <w:p w14:paraId="79ABE471" w14:textId="77777777" w:rsidR="000E2EAC" w:rsidRDefault="000E2EAC" w:rsidP="00704CAA">
      <w:pPr>
        <w:pStyle w:val="footnote"/>
      </w:pPr>
      <w:r>
        <w:rPr>
          <w:rStyle w:val="FootnoteReference"/>
        </w:rPr>
        <w:footnoteRef/>
      </w:r>
      <w:r>
        <w:t xml:space="preserve"> [JS] i.e. presence</w:t>
      </w:r>
    </w:p>
  </w:footnote>
  <w:footnote w:id="528">
    <w:p w14:paraId="5267BF6E" w14:textId="77777777" w:rsidR="000E2EAC" w:rsidRDefault="000E2EAC"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0E2EAC" w:rsidRDefault="000E2EAC" w:rsidP="00704CAA">
      <w:pPr>
        <w:pStyle w:val="footnote"/>
      </w:pPr>
      <w:r>
        <w:rPr>
          <w:rStyle w:val="FootnoteReference"/>
        </w:rPr>
        <w:footnoteRef/>
      </w:r>
      <w:r>
        <w:t xml:space="preserve"> [JS] or melody</w:t>
      </w:r>
    </w:p>
  </w:footnote>
  <w:footnote w:id="530">
    <w:p w14:paraId="1EEBBF7D" w14:textId="77777777" w:rsidR="000E2EAC" w:rsidRDefault="000E2EAC" w:rsidP="00704CAA">
      <w:pPr>
        <w:pStyle w:val="footnote"/>
      </w:pPr>
      <w:r>
        <w:rPr>
          <w:rStyle w:val="FootnoteReference"/>
        </w:rPr>
        <w:footnoteRef/>
      </w:r>
      <w:r>
        <w:t xml:space="preserve"> [JS] “do obeisance”</w:t>
      </w:r>
    </w:p>
  </w:footnote>
  <w:footnote w:id="531">
    <w:p w14:paraId="551DD9AD" w14:textId="77777777" w:rsidR="000E2EAC" w:rsidRDefault="000E2EAC" w:rsidP="00704CAA">
      <w:pPr>
        <w:pStyle w:val="footnote"/>
      </w:pPr>
      <w:r>
        <w:rPr>
          <w:rStyle w:val="FootnoteReference"/>
        </w:rPr>
        <w:footnoteRef/>
      </w:r>
      <w:r>
        <w:t xml:space="preserve"> [JS] “prostrate”</w:t>
      </w:r>
    </w:p>
  </w:footnote>
  <w:footnote w:id="532">
    <w:p w14:paraId="7534B5AF" w14:textId="77777777" w:rsidR="000E2EAC" w:rsidRDefault="000E2EAC" w:rsidP="00704CAA">
      <w:pPr>
        <w:pStyle w:val="footnote"/>
      </w:pPr>
      <w:r>
        <w:rPr>
          <w:rStyle w:val="FootnoteReference"/>
        </w:rPr>
        <w:footnoteRef/>
      </w:r>
      <w:r>
        <w:t xml:space="preserve"> [JS] OSB has, “Rebellion,” NETS has “embittering”</w:t>
      </w:r>
    </w:p>
  </w:footnote>
  <w:footnote w:id="533">
    <w:p w14:paraId="022AF3BD" w14:textId="77777777" w:rsidR="000E2EAC" w:rsidRDefault="000E2EAC" w:rsidP="00704CAA">
      <w:pPr>
        <w:pStyle w:val="footnote"/>
      </w:pPr>
      <w:r>
        <w:rPr>
          <w:rStyle w:val="FootnoteReference"/>
        </w:rPr>
        <w:footnoteRef/>
      </w:r>
      <w:r>
        <w:t xml:space="preserve"> Ex. 17:1-7.</w:t>
      </w:r>
    </w:p>
  </w:footnote>
  <w:footnote w:id="534">
    <w:p w14:paraId="44D54232" w14:textId="77777777" w:rsidR="000E2EAC" w:rsidRDefault="000E2EAC" w:rsidP="00704CAA">
      <w:pPr>
        <w:pStyle w:val="footnote"/>
      </w:pPr>
      <w:r>
        <w:rPr>
          <w:rStyle w:val="FootnoteReference"/>
        </w:rPr>
        <w:footnoteRef/>
      </w:r>
      <w:r>
        <w:t xml:space="preserve"> [JS] or “tempted”</w:t>
      </w:r>
    </w:p>
  </w:footnote>
  <w:footnote w:id="535">
    <w:p w14:paraId="44595C45" w14:textId="77777777" w:rsidR="000E2EAC" w:rsidRDefault="000E2EAC" w:rsidP="00704CAA">
      <w:pPr>
        <w:pStyle w:val="footnote"/>
      </w:pPr>
      <w:r>
        <w:rPr>
          <w:rStyle w:val="FootnoteReference"/>
        </w:rPr>
        <w:footnoteRef/>
      </w:r>
      <w:r>
        <w:t xml:space="preserve"> Num. 14:32-34.</w:t>
      </w:r>
    </w:p>
  </w:footnote>
  <w:footnote w:id="536">
    <w:p w14:paraId="3335A752" w14:textId="77777777" w:rsidR="000E2EAC" w:rsidRDefault="000E2EAC" w:rsidP="00704CAA">
      <w:pPr>
        <w:pStyle w:val="footnote"/>
      </w:pPr>
      <w:r>
        <w:rPr>
          <w:rStyle w:val="FootnoteReference"/>
        </w:rPr>
        <w:footnoteRef/>
      </w:r>
      <w:r>
        <w:t xml:space="preserve"> Cf. Heb.3:7-11; 4:10.</w:t>
      </w:r>
    </w:p>
  </w:footnote>
  <w:footnote w:id="537">
    <w:p w14:paraId="2C60CFFA" w14:textId="77777777" w:rsidR="000E2EAC" w:rsidRDefault="000E2EAC" w:rsidP="00704CAA">
      <w:pPr>
        <w:pStyle w:val="footnote"/>
      </w:pPr>
      <w:r>
        <w:rPr>
          <w:rStyle w:val="FootnoteReference"/>
        </w:rPr>
        <w:footnoteRef/>
      </w:r>
      <w:r>
        <w:t xml:space="preserve"> Cf. Deut. 32:17; 1 Cor. 10:20; Psalm 105:36-38; 1 Chron. 16:26.</w:t>
      </w:r>
    </w:p>
  </w:footnote>
  <w:footnote w:id="538">
    <w:p w14:paraId="191785D6" w14:textId="77777777" w:rsidR="000E2EAC" w:rsidRDefault="000E2EAC" w:rsidP="00704CAA">
      <w:pPr>
        <w:pStyle w:val="footnote"/>
      </w:pPr>
      <w:r>
        <w:rPr>
          <w:rStyle w:val="FootnoteReference"/>
        </w:rPr>
        <w:footnoteRef/>
      </w:r>
      <w:r>
        <w:t xml:space="preserve"> [JS] or “thanksgiving”, or “praise”. Really, “thankful confession with praise”.</w:t>
      </w:r>
    </w:p>
  </w:footnote>
  <w:footnote w:id="539">
    <w:p w14:paraId="36761851" w14:textId="77777777" w:rsidR="000E2EAC" w:rsidRDefault="000E2EAC" w:rsidP="00704CAA">
      <w:pPr>
        <w:pStyle w:val="footnote"/>
      </w:pPr>
      <w:r>
        <w:rPr>
          <w:rStyle w:val="FootnoteReference"/>
        </w:rPr>
        <w:footnoteRef/>
      </w:r>
      <w:r>
        <w:t xml:space="preserve"> [JS] literally, “holy place”</w:t>
      </w:r>
    </w:p>
  </w:footnote>
  <w:footnote w:id="540">
    <w:p w14:paraId="6B8FB064" w14:textId="77777777" w:rsidR="000E2EAC" w:rsidRDefault="000E2EAC" w:rsidP="00704CAA">
      <w:pPr>
        <w:pStyle w:val="footnote"/>
      </w:pPr>
      <w:r>
        <w:rPr>
          <w:rStyle w:val="FootnoteReference"/>
        </w:rPr>
        <w:footnoteRef/>
      </w:r>
      <w:r>
        <w:t xml:space="preserve"> [JS] or, “sacrifices”</w:t>
      </w:r>
    </w:p>
  </w:footnote>
  <w:footnote w:id="541">
    <w:p w14:paraId="026EEBC9" w14:textId="77777777" w:rsidR="000E2EAC" w:rsidRDefault="000E2EAC" w:rsidP="00704CAA">
      <w:pPr>
        <w:pStyle w:val="footnote"/>
      </w:pPr>
      <w:r>
        <w:rPr>
          <w:rStyle w:val="FootnoteReference"/>
        </w:rPr>
        <w:footnoteRef/>
      </w:r>
      <w:r>
        <w:t xml:space="preserve"> [JS] “do obeisance”</w:t>
      </w:r>
    </w:p>
  </w:footnote>
  <w:footnote w:id="542">
    <w:p w14:paraId="74583072" w14:textId="77777777" w:rsidR="000E2EAC" w:rsidRDefault="000E2EAC"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0E2EAC" w:rsidRDefault="000E2EAC" w:rsidP="00704CAA">
      <w:pPr>
        <w:pStyle w:val="footnote"/>
      </w:pPr>
      <w:r>
        <w:rPr>
          <w:rStyle w:val="FootnoteReference"/>
        </w:rPr>
        <w:footnoteRef/>
      </w:r>
      <w:r>
        <w:t xml:space="preserve"> [JS] literally, “set right the world”.</w:t>
      </w:r>
    </w:p>
  </w:footnote>
  <w:footnote w:id="544">
    <w:p w14:paraId="2C857933" w14:textId="77777777" w:rsidR="000E2EAC" w:rsidRDefault="000E2EAC"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0E2EAC" w:rsidRDefault="000E2EAC" w:rsidP="00704CAA">
      <w:pPr>
        <w:pStyle w:val="footnote"/>
      </w:pPr>
      <w:r>
        <w:rPr>
          <w:rStyle w:val="FootnoteReference"/>
        </w:rPr>
        <w:footnoteRef/>
      </w:r>
      <w:r>
        <w:t xml:space="preserve"> [JS] or “exult.”</w:t>
      </w:r>
    </w:p>
  </w:footnote>
  <w:footnote w:id="546">
    <w:p w14:paraId="3F8D4F69" w14:textId="77777777" w:rsidR="000E2EAC" w:rsidRDefault="000E2EAC" w:rsidP="00704CAA">
      <w:pPr>
        <w:pStyle w:val="footnote"/>
      </w:pPr>
      <w:r>
        <w:rPr>
          <w:rStyle w:val="FootnoteReference"/>
        </w:rPr>
        <w:footnoteRef/>
      </w:r>
      <w:r>
        <w:t xml:space="preserve"> [JS] i.e. “the the presence of the Lord”</w:t>
      </w:r>
    </w:p>
  </w:footnote>
  <w:footnote w:id="547">
    <w:p w14:paraId="2B2C4B3C" w14:textId="77777777" w:rsidR="000E2EAC" w:rsidRDefault="000E2EAC" w:rsidP="00704CAA">
      <w:pPr>
        <w:pStyle w:val="footnote"/>
      </w:pPr>
      <w:r>
        <w:rPr>
          <w:rStyle w:val="FootnoteReference"/>
        </w:rPr>
        <w:footnoteRef/>
      </w:r>
      <w:r>
        <w:t xml:space="preserve"> [JS] or “keep His throne straight.”</w:t>
      </w:r>
    </w:p>
  </w:footnote>
  <w:footnote w:id="548">
    <w:p w14:paraId="5D4EF956" w14:textId="77777777" w:rsidR="000E2EAC" w:rsidRDefault="000E2EAC" w:rsidP="00704CAA">
      <w:pPr>
        <w:pStyle w:val="footnote"/>
      </w:pPr>
      <w:r>
        <w:rPr>
          <w:rStyle w:val="FootnoteReference"/>
        </w:rPr>
        <w:footnoteRef/>
      </w:r>
      <w:r>
        <w:t xml:space="preserve"> Cf. Pss. 32:5b; 84:10b. Rom. 1:19-21; 2 Cor. 4:6; Jn. 1:14; 6:40; 17:22-24.</w:t>
      </w:r>
    </w:p>
  </w:footnote>
  <w:footnote w:id="549">
    <w:p w14:paraId="39C04F74" w14:textId="77777777" w:rsidR="000E2EAC" w:rsidRDefault="000E2EAC" w:rsidP="00704CAA">
      <w:pPr>
        <w:pStyle w:val="footnote"/>
      </w:pPr>
      <w:r>
        <w:rPr>
          <w:rStyle w:val="FootnoteReference"/>
        </w:rPr>
        <w:footnoteRef/>
      </w:r>
      <w:r>
        <w:t xml:space="preserve"> [JS] “do obeisance to”</w:t>
      </w:r>
    </w:p>
  </w:footnote>
  <w:footnote w:id="550">
    <w:p w14:paraId="21B4EE9B" w14:textId="77777777" w:rsidR="000E2EAC" w:rsidRDefault="000E2EAC" w:rsidP="00704CAA">
      <w:pPr>
        <w:pStyle w:val="footnote"/>
      </w:pPr>
      <w:r>
        <w:rPr>
          <w:rStyle w:val="FootnoteReference"/>
        </w:rPr>
        <w:footnoteRef/>
      </w:r>
      <w:r>
        <w:t xml:space="preserve"> [JS] “do obeisance to”</w:t>
      </w:r>
    </w:p>
  </w:footnote>
  <w:footnote w:id="551">
    <w:p w14:paraId="35328581" w14:textId="77777777" w:rsidR="000E2EAC" w:rsidRDefault="000E2EAC" w:rsidP="00704CAA">
      <w:pPr>
        <w:pStyle w:val="footnote"/>
      </w:pPr>
      <w:r>
        <w:rPr>
          <w:rStyle w:val="FootnoteReference"/>
        </w:rPr>
        <w:footnoteRef/>
      </w:r>
      <w:r>
        <w:t xml:space="preserve"> [JS] Fr. Lazarus has “lives”</w:t>
      </w:r>
    </w:p>
  </w:footnote>
  <w:footnote w:id="552">
    <w:p w14:paraId="6E386D7E" w14:textId="77777777" w:rsidR="000E2EAC" w:rsidRDefault="000E2EAC"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0E2EAC" w:rsidRDefault="000E2EAC"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0E2EAC" w:rsidRDefault="000E2EAC" w:rsidP="00704CAA">
      <w:pPr>
        <w:pStyle w:val="footnote"/>
      </w:pPr>
      <w:r>
        <w:rPr>
          <w:rStyle w:val="FootnoteReference"/>
        </w:rPr>
        <w:footnoteRef/>
      </w:r>
      <w:r>
        <w:t xml:space="preserve"> Rev. 4:6, Ezek. 1:5-10.</w:t>
      </w:r>
    </w:p>
  </w:footnote>
  <w:footnote w:id="555">
    <w:p w14:paraId="30FB18B7" w14:textId="77777777" w:rsidR="000E2EAC" w:rsidRDefault="000E2EAC"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0E2EAC" w:rsidRDefault="000E2EAC" w:rsidP="00704CAA">
      <w:pPr>
        <w:pStyle w:val="footnote"/>
      </w:pPr>
      <w:r>
        <w:rPr>
          <w:rStyle w:val="FootnoteReference"/>
        </w:rPr>
        <w:footnoteRef/>
      </w:r>
      <w:r>
        <w:t xml:space="preserve"> [JS] Fr. Lazarus has “laws”</w:t>
      </w:r>
    </w:p>
  </w:footnote>
  <w:footnote w:id="557">
    <w:p w14:paraId="30052C96" w14:textId="77777777" w:rsidR="000E2EAC" w:rsidRDefault="000E2EAC" w:rsidP="00704CAA">
      <w:pPr>
        <w:pStyle w:val="footnote"/>
      </w:pPr>
      <w:r>
        <w:rPr>
          <w:rStyle w:val="FootnoteReference"/>
        </w:rPr>
        <w:footnoteRef/>
      </w:r>
      <w:r>
        <w:t xml:space="preserve"> [JS] “do obeisance”, commonly rendered “worship”</w:t>
      </w:r>
    </w:p>
  </w:footnote>
  <w:footnote w:id="558">
    <w:p w14:paraId="518C32A9" w14:textId="77777777" w:rsidR="000E2EAC" w:rsidRDefault="000E2EAC" w:rsidP="00704CAA">
      <w:pPr>
        <w:pStyle w:val="footnote"/>
      </w:pPr>
      <w:r>
        <w:rPr>
          <w:rStyle w:val="FootnoteReference"/>
        </w:rPr>
        <w:footnoteRef/>
      </w:r>
      <w:r>
        <w:t xml:space="preserve"> [JS] Fr. Lazarus has “correcting”</w:t>
      </w:r>
    </w:p>
  </w:footnote>
  <w:footnote w:id="559">
    <w:p w14:paraId="0A8051C4" w14:textId="77777777" w:rsidR="000E2EAC" w:rsidRDefault="000E2EAC" w:rsidP="00704CAA">
      <w:pPr>
        <w:pStyle w:val="footnote"/>
      </w:pPr>
      <w:r>
        <w:rPr>
          <w:rStyle w:val="FootnoteReference"/>
        </w:rPr>
        <w:footnoteRef/>
      </w:r>
      <w:r>
        <w:t xml:space="preserve"> [JS] “do obeisance” or “fall down”</w:t>
      </w:r>
    </w:p>
  </w:footnote>
  <w:footnote w:id="560">
    <w:p w14:paraId="77CD93E8" w14:textId="77777777" w:rsidR="000E2EAC" w:rsidRDefault="000E2EAC"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0E2EAC" w:rsidRDefault="000E2EAC" w:rsidP="00704CAA">
      <w:pPr>
        <w:pStyle w:val="footnote"/>
      </w:pPr>
      <w:r>
        <w:rPr>
          <w:rStyle w:val="FootnoteReference"/>
        </w:rPr>
        <w:footnoteRef/>
      </w:r>
      <w:r>
        <w:t xml:space="preserve"> [JS] or, “and not we Him”</w:t>
      </w:r>
    </w:p>
  </w:footnote>
  <w:footnote w:id="562">
    <w:p w14:paraId="1486F0F9" w14:textId="77777777" w:rsidR="000E2EAC" w:rsidRDefault="000E2EAC"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0E2EAC" w:rsidRDefault="000E2EAC" w:rsidP="00704CAA">
      <w:pPr>
        <w:pStyle w:val="footnote"/>
      </w:pPr>
      <w:r>
        <w:rPr>
          <w:rStyle w:val="FootnoteReference"/>
        </w:rPr>
        <w:footnoteRef/>
      </w:r>
      <w:r>
        <w:t xml:space="preserve"> [JS] or “do wrong,” or “the workers of iniquity”</w:t>
      </w:r>
    </w:p>
  </w:footnote>
  <w:footnote w:id="564">
    <w:p w14:paraId="37DBB362" w14:textId="77777777" w:rsidR="000E2EAC" w:rsidRDefault="000E2EAC" w:rsidP="00704CAA">
      <w:pPr>
        <w:pStyle w:val="footnote"/>
      </w:pPr>
      <w:r>
        <w:rPr>
          <w:rStyle w:val="FootnoteReference"/>
        </w:rPr>
        <w:footnoteRef/>
      </w:r>
      <w:r>
        <w:t xml:space="preserve"> [JS] or proud/haughty eyes.</w:t>
      </w:r>
    </w:p>
  </w:footnote>
  <w:footnote w:id="565">
    <w:p w14:paraId="027D81D5" w14:textId="77777777" w:rsidR="000E2EAC" w:rsidRDefault="000E2EAC"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0E2EAC" w:rsidRDefault="000E2EAC"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0E2EAC" w:rsidRDefault="000E2EAC" w:rsidP="00704CAA">
      <w:pPr>
        <w:pStyle w:val="footnote"/>
      </w:pPr>
      <w:r>
        <w:rPr>
          <w:rStyle w:val="FootnoteReference"/>
        </w:rPr>
        <w:footnoteRef/>
      </w:r>
      <w:r>
        <w:t xml:space="preserve"> Cf. Ps. 38:7a.</w:t>
      </w:r>
    </w:p>
  </w:footnote>
  <w:footnote w:id="568">
    <w:p w14:paraId="517B5545" w14:textId="77777777" w:rsidR="000E2EAC" w:rsidRDefault="000E2EAC"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0E2EAC" w:rsidRDefault="000E2EAC"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0E2EAC" w:rsidRDefault="000E2EAC" w:rsidP="00704CAA">
      <w:pPr>
        <w:pStyle w:val="footnote"/>
      </w:pPr>
      <w:r>
        <w:rPr>
          <w:rStyle w:val="FootnoteReference"/>
        </w:rPr>
        <w:footnoteRef/>
      </w:r>
      <w:r>
        <w:t xml:space="preserve"> ‘God is love’ (1 John 4:8,16).</w:t>
      </w:r>
    </w:p>
  </w:footnote>
  <w:footnote w:id="571">
    <w:p w14:paraId="39DCC369" w14:textId="77777777" w:rsidR="000E2EAC" w:rsidRDefault="000E2EAC"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0E2EAC" w:rsidRDefault="000E2EAC" w:rsidP="00704CAA">
      <w:pPr>
        <w:pStyle w:val="footnote"/>
      </w:pPr>
      <w:r>
        <w:rPr>
          <w:rStyle w:val="FootnoteReference"/>
        </w:rPr>
        <w:footnoteRef/>
      </w:r>
      <w:r>
        <w:t xml:space="preserve"> Cf. Ps. 147:8.</w:t>
      </w:r>
    </w:p>
  </w:footnote>
  <w:footnote w:id="573">
    <w:p w14:paraId="1B0A2532" w14:textId="77777777" w:rsidR="000E2EAC" w:rsidRDefault="000E2EAC" w:rsidP="00704CAA">
      <w:pPr>
        <w:pStyle w:val="footnote"/>
      </w:pPr>
      <w:r>
        <w:rPr>
          <w:rStyle w:val="FootnoteReference"/>
        </w:rPr>
        <w:footnoteRef/>
      </w:r>
      <w:r>
        <w:t xml:space="preserve"> [JS] or “long-suffering”</w:t>
      </w:r>
    </w:p>
  </w:footnote>
  <w:footnote w:id="574">
    <w:p w14:paraId="6F41A290" w14:textId="77777777" w:rsidR="000E2EAC" w:rsidRDefault="000E2EAC" w:rsidP="00704CAA">
      <w:pPr>
        <w:pStyle w:val="footnote"/>
      </w:pPr>
      <w:r>
        <w:rPr>
          <w:rStyle w:val="FootnoteReference"/>
        </w:rPr>
        <w:footnoteRef/>
      </w:r>
      <w:r>
        <w:t xml:space="preserve"> [JS] or “transgressions”</w:t>
      </w:r>
    </w:p>
  </w:footnote>
  <w:footnote w:id="575">
    <w:p w14:paraId="44065F61" w14:textId="77777777" w:rsidR="000E2EAC" w:rsidRDefault="000E2EAC"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0E2EAC" w:rsidRDefault="000E2EAC"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0E2EAC" w:rsidRDefault="000E2EAC"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0E2EAC" w:rsidRDefault="000E2EAC" w:rsidP="00704CAA">
      <w:pPr>
        <w:pStyle w:val="footnote"/>
      </w:pPr>
      <w:r>
        <w:rPr>
          <w:rStyle w:val="FootnoteReference"/>
        </w:rPr>
        <w:footnoteRef/>
      </w:r>
      <w:r>
        <w:t xml:space="preserve"> [JS] Fr. Lazarus has “very great”</w:t>
      </w:r>
    </w:p>
  </w:footnote>
  <w:footnote w:id="579">
    <w:p w14:paraId="7AEE0420" w14:textId="77777777" w:rsidR="000E2EAC" w:rsidRDefault="000E2EAC" w:rsidP="00704CAA">
      <w:pPr>
        <w:pStyle w:val="footnote"/>
      </w:pPr>
      <w:r>
        <w:rPr>
          <w:rStyle w:val="FootnoteReference"/>
        </w:rPr>
        <w:footnoteRef/>
      </w:r>
      <w:r>
        <w:t xml:space="preserve"> [JS] or “thanksgiving,” or “thankful confession with praise”</w:t>
      </w:r>
    </w:p>
  </w:footnote>
  <w:footnote w:id="580">
    <w:p w14:paraId="1821417A" w14:textId="77777777" w:rsidR="000E2EAC" w:rsidRDefault="000E2EAC"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0E2EAC" w:rsidRDefault="000E2EAC" w:rsidP="00704CAA">
      <w:pPr>
        <w:pStyle w:val="footnote"/>
      </w:pPr>
      <w:r>
        <w:rPr>
          <w:rStyle w:val="FootnoteReference"/>
        </w:rPr>
        <w:footnoteRef/>
      </w:r>
      <w:r>
        <w:t xml:space="preserve"> [JS] or “makes the clouds His chariot”</w:t>
      </w:r>
    </w:p>
  </w:footnote>
  <w:footnote w:id="582">
    <w:p w14:paraId="114B27CC" w14:textId="77777777" w:rsidR="000E2EAC" w:rsidRDefault="000E2EAC" w:rsidP="00704CAA">
      <w:pPr>
        <w:pStyle w:val="footnote"/>
      </w:pPr>
      <w:r>
        <w:rPr>
          <w:rStyle w:val="FootnoteReference"/>
        </w:rPr>
        <w:footnoteRef/>
      </w:r>
      <w:r>
        <w:t xml:space="preserve"> [JS] or “messengers”</w:t>
      </w:r>
    </w:p>
  </w:footnote>
  <w:footnote w:id="583">
    <w:p w14:paraId="0B426919" w14:textId="77777777" w:rsidR="000E2EAC" w:rsidRDefault="000E2EAC" w:rsidP="00704CAA">
      <w:pPr>
        <w:pStyle w:val="footnote"/>
      </w:pPr>
      <w:r>
        <w:rPr>
          <w:rStyle w:val="FootnoteReference"/>
        </w:rPr>
        <w:footnoteRef/>
      </w:r>
      <w:r>
        <w:t xml:space="preserve"> [JS] Fr. Lazarus has “servants”</w:t>
      </w:r>
    </w:p>
  </w:footnote>
  <w:footnote w:id="584">
    <w:p w14:paraId="0DC6891A" w14:textId="77777777" w:rsidR="000E2EAC" w:rsidRDefault="000E2EAC" w:rsidP="00704CAA">
      <w:pPr>
        <w:pStyle w:val="footnote"/>
      </w:pPr>
      <w:r>
        <w:rPr>
          <w:rStyle w:val="FootnoteReference"/>
        </w:rPr>
        <w:footnoteRef/>
      </w:r>
      <w:r>
        <w:t xml:space="preserve"> Heb. 1:7; Ezek. 1:14; 2 Esdras 8:22.</w:t>
      </w:r>
    </w:p>
  </w:footnote>
  <w:footnote w:id="585">
    <w:p w14:paraId="14865395" w14:textId="77777777" w:rsidR="000E2EAC" w:rsidRDefault="000E2EAC" w:rsidP="00704CAA">
      <w:pPr>
        <w:pStyle w:val="footnote"/>
      </w:pPr>
      <w:r>
        <w:rPr>
          <w:rStyle w:val="FootnoteReference"/>
        </w:rPr>
        <w:footnoteRef/>
      </w:r>
      <w:r>
        <w:t xml:space="preserve"> [JS] Fr. Lazarus has “axis”</w:t>
      </w:r>
    </w:p>
  </w:footnote>
  <w:footnote w:id="586">
    <w:p w14:paraId="00414A42" w14:textId="77777777" w:rsidR="000E2EAC" w:rsidRDefault="000E2EAC" w:rsidP="00704CAA">
      <w:pPr>
        <w:pStyle w:val="footnote"/>
      </w:pPr>
      <w:r>
        <w:rPr>
          <w:rStyle w:val="FootnoteReference"/>
        </w:rPr>
        <w:footnoteRef/>
      </w:r>
      <w:r>
        <w:t xml:space="preserve"> [JS] Fr. Lazarus has “wander”. NETS has “be tilted”</w:t>
      </w:r>
    </w:p>
  </w:footnote>
  <w:footnote w:id="587">
    <w:p w14:paraId="63CA7242" w14:textId="77777777" w:rsidR="000E2EAC" w:rsidRDefault="000E2EAC" w:rsidP="00704CAA">
      <w:pPr>
        <w:pStyle w:val="footnote"/>
      </w:pPr>
      <w:r>
        <w:rPr>
          <w:rStyle w:val="FootnoteReference"/>
        </w:rPr>
        <w:footnoteRef/>
      </w:r>
      <w:r>
        <w:t xml:space="preserve"> [JS] literally, “founded”</w:t>
      </w:r>
    </w:p>
  </w:footnote>
  <w:footnote w:id="588">
    <w:p w14:paraId="688E353A" w14:textId="77777777" w:rsidR="000E2EAC" w:rsidRDefault="000E2EAC" w:rsidP="00704CAA">
      <w:pPr>
        <w:pStyle w:val="footnote"/>
      </w:pPr>
      <w:r>
        <w:rPr>
          <w:rStyle w:val="FootnoteReference"/>
        </w:rPr>
        <w:footnoteRef/>
      </w:r>
      <w:r>
        <w:t xml:space="preserve"> [JS] or “takes the lead among them”</w:t>
      </w:r>
    </w:p>
  </w:footnote>
  <w:footnote w:id="589">
    <w:p w14:paraId="329CE5D6" w14:textId="77777777" w:rsidR="000E2EAC" w:rsidRDefault="000E2EAC" w:rsidP="00704CAA">
      <w:pPr>
        <w:pStyle w:val="footnote"/>
      </w:pPr>
      <w:r>
        <w:rPr>
          <w:rStyle w:val="FootnoteReference"/>
        </w:rPr>
        <w:footnoteRef/>
      </w:r>
      <w:r>
        <w:t xml:space="preserve"> [JS] or “serpent”</w:t>
      </w:r>
    </w:p>
  </w:footnote>
  <w:footnote w:id="590">
    <w:p w14:paraId="482A0E92" w14:textId="77777777" w:rsidR="000E2EAC" w:rsidRDefault="000E2EAC" w:rsidP="00704CAA">
      <w:pPr>
        <w:pStyle w:val="footnote"/>
      </w:pPr>
      <w:r>
        <w:rPr>
          <w:rStyle w:val="FootnoteReference"/>
        </w:rPr>
        <w:footnoteRef/>
      </w:r>
      <w:r>
        <w:t xml:space="preserve"> [JS] or, “the universe”</w:t>
      </w:r>
    </w:p>
  </w:footnote>
  <w:footnote w:id="591">
    <w:p w14:paraId="107DC9FD" w14:textId="77777777" w:rsidR="000E2EAC" w:rsidRDefault="000E2EAC" w:rsidP="00704CAA">
      <w:pPr>
        <w:pStyle w:val="footnote"/>
      </w:pPr>
      <w:r>
        <w:rPr>
          <w:rStyle w:val="FootnoteReference"/>
        </w:rPr>
        <w:footnoteRef/>
      </w:r>
      <w:r>
        <w:t xml:space="preserve"> [JS] or, “breath”</w:t>
      </w:r>
    </w:p>
  </w:footnote>
  <w:footnote w:id="592">
    <w:p w14:paraId="44BAA54F" w14:textId="77777777" w:rsidR="000E2EAC" w:rsidRDefault="000E2EAC" w:rsidP="00704CAA">
      <w:pPr>
        <w:pStyle w:val="footnote"/>
      </w:pPr>
      <w:r>
        <w:rPr>
          <w:rStyle w:val="FootnoteReference"/>
        </w:rPr>
        <w:footnoteRef/>
      </w:r>
      <w:r>
        <w:t xml:space="preserve"> [JS] Fr. Lazarus has, “meditation”</w:t>
      </w:r>
    </w:p>
  </w:footnote>
  <w:footnote w:id="593">
    <w:p w14:paraId="47649C98" w14:textId="77777777" w:rsidR="000E2EAC" w:rsidRDefault="000E2EAC" w:rsidP="00704CAA">
      <w:pPr>
        <w:pStyle w:val="footnote"/>
      </w:pPr>
      <w:r>
        <w:rPr>
          <w:rStyle w:val="FootnoteReference"/>
        </w:rPr>
        <w:footnoteRef/>
      </w:r>
      <w:r>
        <w:t xml:space="preserve"> Much of Psalm 104 occurs almost verbatim in 1 Chron. 16:8-22 (cf. vv. 7:36).</w:t>
      </w:r>
    </w:p>
  </w:footnote>
  <w:footnote w:id="594">
    <w:p w14:paraId="79D84556" w14:textId="77777777" w:rsidR="000E2EAC" w:rsidRDefault="000E2EAC" w:rsidP="00704CAA">
      <w:pPr>
        <w:pStyle w:val="footnote"/>
      </w:pPr>
      <w:r>
        <w:rPr>
          <w:rStyle w:val="FootnoteReference"/>
        </w:rPr>
        <w:footnoteRef/>
      </w:r>
      <w:r>
        <w:t xml:space="preserve"> [JS] or “give thanks to”. “Thankfully confess with praise”</w:t>
      </w:r>
    </w:p>
  </w:footnote>
  <w:footnote w:id="595">
    <w:p w14:paraId="78E8F770" w14:textId="77777777" w:rsidR="000E2EAC" w:rsidRDefault="000E2EAC" w:rsidP="00704CAA">
      <w:pPr>
        <w:pStyle w:val="footnote"/>
      </w:pPr>
      <w:r>
        <w:rPr>
          <w:rStyle w:val="FootnoteReference"/>
        </w:rPr>
        <w:footnoteRef/>
      </w:r>
      <w:r>
        <w:t xml:space="preserve"> [JS] or “make music to”</w:t>
      </w:r>
    </w:p>
  </w:footnote>
  <w:footnote w:id="596">
    <w:p w14:paraId="1C6985FE" w14:textId="77777777" w:rsidR="000E2EAC" w:rsidRDefault="000E2EAC" w:rsidP="00704CAA">
      <w:pPr>
        <w:pStyle w:val="footnote"/>
      </w:pPr>
      <w:r>
        <w:rPr>
          <w:rStyle w:val="FootnoteReference"/>
        </w:rPr>
        <w:footnoteRef/>
      </w:r>
      <w:r>
        <w:t xml:space="preserve"> [JS] i.e. presence</w:t>
      </w:r>
    </w:p>
  </w:footnote>
  <w:footnote w:id="597">
    <w:p w14:paraId="17460FF5" w14:textId="77777777" w:rsidR="000E2EAC" w:rsidRDefault="000E2EAC"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0E2EAC" w:rsidRDefault="000E2EAC" w:rsidP="00704CAA">
      <w:pPr>
        <w:pStyle w:val="footnote"/>
      </w:pPr>
      <w:r>
        <w:rPr>
          <w:rStyle w:val="FootnoteReference"/>
        </w:rPr>
        <w:footnoteRef/>
      </w:r>
      <w:r>
        <w:t xml:space="preserve"> [JS] literally, “seed”</w:t>
      </w:r>
    </w:p>
  </w:footnote>
  <w:footnote w:id="599">
    <w:p w14:paraId="02D21EA0" w14:textId="77777777" w:rsidR="000E2EAC" w:rsidRDefault="000E2EAC" w:rsidP="00704CAA">
      <w:pPr>
        <w:pStyle w:val="footnote"/>
      </w:pPr>
      <w:r>
        <w:rPr>
          <w:rStyle w:val="FootnoteReference"/>
        </w:rPr>
        <w:footnoteRef/>
      </w:r>
      <w:r>
        <w:t xml:space="preserve"> [JS] literally, “He remembered His covenant forever”</w:t>
      </w:r>
    </w:p>
  </w:footnote>
  <w:footnote w:id="600">
    <w:p w14:paraId="51ED9672" w14:textId="77777777" w:rsidR="000E2EAC" w:rsidRDefault="000E2EAC" w:rsidP="00704CAA">
      <w:pPr>
        <w:pStyle w:val="footnote"/>
      </w:pPr>
      <w:r>
        <w:rPr>
          <w:rStyle w:val="FootnoteReference"/>
        </w:rPr>
        <w:footnoteRef/>
      </w:r>
      <w:r>
        <w:t xml:space="preserve"> [JS] i.e. the covenant</w:t>
      </w:r>
    </w:p>
  </w:footnote>
  <w:footnote w:id="601">
    <w:p w14:paraId="22B187B5" w14:textId="77777777" w:rsidR="000E2EAC" w:rsidRDefault="000E2EAC" w:rsidP="00704CAA">
      <w:pPr>
        <w:pStyle w:val="footnote"/>
      </w:pPr>
      <w:r>
        <w:rPr>
          <w:rStyle w:val="FootnoteReference"/>
        </w:rPr>
        <w:footnoteRef/>
      </w:r>
      <w:r>
        <w:t xml:space="preserve"> [JS] or foreigners, resident aliens.</w:t>
      </w:r>
    </w:p>
  </w:footnote>
  <w:footnote w:id="602">
    <w:p w14:paraId="0FAFF1A4" w14:textId="77777777" w:rsidR="000E2EAC" w:rsidRDefault="000E2EAC"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0E2EAC" w:rsidRDefault="000E2EAC" w:rsidP="00704CAA">
      <w:pPr>
        <w:pStyle w:val="footnote"/>
      </w:pPr>
      <w:r>
        <w:rPr>
          <w:rStyle w:val="FootnoteReference"/>
        </w:rPr>
        <w:footnoteRef/>
      </w:r>
      <w:r>
        <w:t xml:space="preserve"> caterpillars: larva of the locust.</w:t>
      </w:r>
    </w:p>
  </w:footnote>
  <w:footnote w:id="604">
    <w:p w14:paraId="043DB9E2" w14:textId="77777777" w:rsidR="000E2EAC" w:rsidRDefault="000E2EAC" w:rsidP="00704CAA">
      <w:pPr>
        <w:pStyle w:val="footnote"/>
      </w:pPr>
      <w:r>
        <w:rPr>
          <w:rStyle w:val="FootnoteReference"/>
        </w:rPr>
        <w:footnoteRef/>
      </w:r>
      <w:r>
        <w:t xml:space="preserve"> Ex. 16:12-15; Jn. 6:31-35.</w:t>
      </w:r>
    </w:p>
  </w:footnote>
  <w:footnote w:id="605">
    <w:p w14:paraId="4F10CF45" w14:textId="77777777" w:rsidR="000E2EAC" w:rsidRDefault="000E2EAC" w:rsidP="00704CAA">
      <w:pPr>
        <w:pStyle w:val="footnote"/>
      </w:pPr>
      <w:r>
        <w:rPr>
          <w:rStyle w:val="FootnoteReference"/>
        </w:rPr>
        <w:footnoteRef/>
      </w:r>
      <w:r>
        <w:t xml:space="preserve"> [JS] or “promise”</w:t>
      </w:r>
    </w:p>
  </w:footnote>
  <w:footnote w:id="606">
    <w:p w14:paraId="52EC5E6F" w14:textId="77777777" w:rsidR="000E2EAC" w:rsidRDefault="000E2EAC" w:rsidP="00704CAA">
      <w:pPr>
        <w:pStyle w:val="footnote"/>
      </w:pPr>
      <w:r>
        <w:rPr>
          <w:rStyle w:val="FootnoteReference"/>
        </w:rPr>
        <w:footnoteRef/>
      </w:r>
      <w:r>
        <w:t xml:space="preserve"> Gen. 15:14.</w:t>
      </w:r>
    </w:p>
  </w:footnote>
  <w:footnote w:id="607">
    <w:p w14:paraId="50EFB665" w14:textId="77777777" w:rsidR="000E2EAC" w:rsidRDefault="000E2EAC"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0E2EAC" w:rsidRDefault="000E2EAC" w:rsidP="00704CAA">
      <w:pPr>
        <w:pStyle w:val="footnote"/>
      </w:pPr>
      <w:r>
        <w:rPr>
          <w:rStyle w:val="FootnoteReference"/>
        </w:rPr>
        <w:footnoteRef/>
      </w:r>
      <w:r>
        <w:t xml:space="preserve"> [JS] or “give thanks to”. “Thankfully confess with praise”</w:t>
      </w:r>
    </w:p>
  </w:footnote>
  <w:footnote w:id="609">
    <w:p w14:paraId="6A4D9054" w14:textId="77777777" w:rsidR="000E2EAC" w:rsidRDefault="000E2EAC"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0E2EAC" w:rsidRDefault="000E2EAC" w:rsidP="00704CAA">
      <w:pPr>
        <w:pStyle w:val="footnote"/>
      </w:pPr>
      <w:r>
        <w:rPr>
          <w:rStyle w:val="FootnoteReference"/>
        </w:rPr>
        <w:footnoteRef/>
      </w:r>
      <w:r>
        <w:t xml:space="preserve"> [JS] or “observe justice”</w:t>
      </w:r>
    </w:p>
  </w:footnote>
  <w:footnote w:id="611">
    <w:p w14:paraId="6619BE9D" w14:textId="77777777" w:rsidR="000E2EAC" w:rsidRDefault="000E2EAC" w:rsidP="00704CAA">
      <w:pPr>
        <w:pStyle w:val="footnote"/>
      </w:pPr>
      <w:r>
        <w:rPr>
          <w:rStyle w:val="FootnoteReference"/>
        </w:rPr>
        <w:footnoteRef/>
      </w:r>
      <w:r>
        <w:t xml:space="preserve"> [JS] literally, “do”</w:t>
      </w:r>
    </w:p>
  </w:footnote>
  <w:footnote w:id="612">
    <w:p w14:paraId="04B27EA1" w14:textId="77777777" w:rsidR="000E2EAC" w:rsidRDefault="000E2EAC" w:rsidP="00704CAA">
      <w:pPr>
        <w:pStyle w:val="footnote"/>
      </w:pPr>
      <w:r>
        <w:rPr>
          <w:rStyle w:val="FootnoteReference"/>
        </w:rPr>
        <w:footnoteRef/>
      </w:r>
      <w:r>
        <w:t xml:space="preserve"> [JS] or “because of the good will of Your people”</w:t>
      </w:r>
    </w:p>
  </w:footnote>
  <w:footnote w:id="613">
    <w:p w14:paraId="4EB0A80D" w14:textId="77777777" w:rsidR="000E2EAC" w:rsidRDefault="000E2EAC" w:rsidP="00704CAA">
      <w:pPr>
        <w:pStyle w:val="footnote"/>
      </w:pPr>
      <w:r>
        <w:rPr>
          <w:rStyle w:val="FootnoteReference"/>
        </w:rPr>
        <w:footnoteRef/>
      </w:r>
      <w:r>
        <w:t xml:space="preserve"> Cf. Mark 8:17-21; Matthew 16:9-12.</w:t>
      </w:r>
    </w:p>
  </w:footnote>
  <w:footnote w:id="614">
    <w:p w14:paraId="6A2BD216" w14:textId="77777777" w:rsidR="000E2EAC" w:rsidRDefault="000E2EAC" w:rsidP="00704CAA">
      <w:pPr>
        <w:pStyle w:val="footnote"/>
      </w:pPr>
      <w:r>
        <w:rPr>
          <w:rStyle w:val="FootnoteReference"/>
        </w:rPr>
        <w:footnoteRef/>
      </w:r>
      <w:r>
        <w:t xml:space="preserve"> [JS] Fr. Lazarus has “will”</w:t>
      </w:r>
    </w:p>
  </w:footnote>
  <w:footnote w:id="615">
    <w:p w14:paraId="2E278E41" w14:textId="77777777" w:rsidR="000E2EAC" w:rsidRDefault="000E2EAC" w:rsidP="00704CAA">
      <w:pPr>
        <w:pStyle w:val="footnote"/>
      </w:pPr>
      <w:r>
        <w:rPr>
          <w:rStyle w:val="FootnoteReference"/>
        </w:rPr>
        <w:footnoteRef/>
      </w:r>
      <w:r>
        <w:t xml:space="preserve"> Num. 11:34.</w:t>
      </w:r>
    </w:p>
  </w:footnote>
  <w:footnote w:id="616">
    <w:p w14:paraId="3E891B8B" w14:textId="77777777" w:rsidR="000E2EAC" w:rsidRDefault="000E2EAC" w:rsidP="00704CAA">
      <w:pPr>
        <w:pStyle w:val="footnote"/>
      </w:pPr>
      <w:r>
        <w:rPr>
          <w:rStyle w:val="FootnoteReference"/>
        </w:rPr>
        <w:footnoteRef/>
      </w:r>
      <w:r>
        <w:t xml:space="preserve"> Num. 16:32.</w:t>
      </w:r>
    </w:p>
  </w:footnote>
  <w:footnote w:id="617">
    <w:p w14:paraId="2CF28BB9" w14:textId="77777777" w:rsidR="000E2EAC" w:rsidRDefault="000E2EAC" w:rsidP="00704CAA">
      <w:pPr>
        <w:pStyle w:val="footnote"/>
      </w:pPr>
      <w:r>
        <w:rPr>
          <w:rStyle w:val="FootnoteReference"/>
        </w:rPr>
        <w:footnoteRef/>
      </w:r>
      <w:r>
        <w:t xml:space="preserve"> [JS] “did obeisance”. “bowed down to”.</w:t>
      </w:r>
    </w:p>
  </w:footnote>
  <w:footnote w:id="618">
    <w:p w14:paraId="6FE70515" w14:textId="77777777" w:rsidR="000E2EAC" w:rsidRDefault="000E2EAC" w:rsidP="00704CAA">
      <w:pPr>
        <w:pStyle w:val="footnote"/>
      </w:pPr>
      <w:r>
        <w:rPr>
          <w:rStyle w:val="FootnoteReference"/>
        </w:rPr>
        <w:footnoteRef/>
      </w:r>
      <w:r>
        <w:t xml:space="preserve"> [JS] or fearful, terrible.</w:t>
      </w:r>
    </w:p>
  </w:footnote>
  <w:footnote w:id="619">
    <w:p w14:paraId="0CBADE68" w14:textId="77777777" w:rsidR="000E2EAC" w:rsidRDefault="000E2EAC"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0E2EAC" w:rsidRDefault="000E2EAC" w:rsidP="00704CAA">
      <w:pPr>
        <w:pStyle w:val="footnote"/>
      </w:pPr>
      <w:r>
        <w:rPr>
          <w:rStyle w:val="FootnoteReference"/>
        </w:rPr>
        <w:footnoteRef/>
      </w:r>
      <w:r>
        <w:t xml:space="preserve"> [JS] or, “destruction”</w:t>
      </w:r>
    </w:p>
  </w:footnote>
  <w:footnote w:id="621">
    <w:p w14:paraId="411EA2A0" w14:textId="77777777" w:rsidR="000E2EAC" w:rsidRDefault="000E2EAC" w:rsidP="00704CAA">
      <w:pPr>
        <w:pStyle w:val="footnote"/>
      </w:pPr>
      <w:r>
        <w:rPr>
          <w:rStyle w:val="FootnoteReference"/>
        </w:rPr>
        <w:footnoteRef/>
      </w:r>
      <w:r>
        <w:t xml:space="preserve"> [JS] or “the breach abated”</w:t>
      </w:r>
    </w:p>
  </w:footnote>
  <w:footnote w:id="622">
    <w:p w14:paraId="4F51BD8C" w14:textId="77777777" w:rsidR="000E2EAC" w:rsidRDefault="000E2EAC" w:rsidP="00704CAA">
      <w:pPr>
        <w:pStyle w:val="footnote"/>
      </w:pPr>
      <w:r>
        <w:rPr>
          <w:rStyle w:val="FootnoteReference"/>
        </w:rPr>
        <w:footnoteRef/>
      </w:r>
      <w:r>
        <w:t xml:space="preserve"> [JS] or “reckoned”</w:t>
      </w:r>
    </w:p>
  </w:footnote>
  <w:footnote w:id="623">
    <w:p w14:paraId="0DE19382" w14:textId="77777777" w:rsidR="000E2EAC" w:rsidRDefault="000E2EAC" w:rsidP="00704CAA">
      <w:pPr>
        <w:pStyle w:val="footnote"/>
      </w:pPr>
      <w:r>
        <w:rPr>
          <w:rStyle w:val="FootnoteReference"/>
        </w:rPr>
        <w:footnoteRef/>
      </w:r>
      <w:r>
        <w:t xml:space="preserve"> [JS] literally “mingled” and “works”</w:t>
      </w:r>
    </w:p>
  </w:footnote>
  <w:footnote w:id="624">
    <w:p w14:paraId="21E48811" w14:textId="77777777" w:rsidR="000E2EAC" w:rsidRDefault="000E2EAC" w:rsidP="00704CAA">
      <w:pPr>
        <w:pStyle w:val="footnote"/>
      </w:pPr>
      <w:r>
        <w:rPr>
          <w:rStyle w:val="FootnoteReference"/>
        </w:rPr>
        <w:footnoteRef/>
      </w:r>
      <w:r>
        <w:t xml:space="preserve"> [JS] or “give thanks to”, “thankfully confess with praise”</w:t>
      </w:r>
    </w:p>
  </w:footnote>
  <w:footnote w:id="625">
    <w:p w14:paraId="5744C399" w14:textId="77777777" w:rsidR="000E2EAC" w:rsidRDefault="000E2EAC" w:rsidP="00704CAA">
      <w:pPr>
        <w:pStyle w:val="footnote"/>
      </w:pPr>
      <w:r>
        <w:rPr>
          <w:rStyle w:val="FootnoteReference"/>
        </w:rPr>
        <w:footnoteRef/>
      </w:r>
      <w:r>
        <w:t xml:space="preserve"> [JS] or “age to age”</w:t>
      </w:r>
    </w:p>
  </w:footnote>
  <w:footnote w:id="626">
    <w:p w14:paraId="0410B31B" w14:textId="77777777" w:rsidR="000E2EAC" w:rsidRDefault="000E2EAC" w:rsidP="00704CAA">
      <w:pPr>
        <w:pStyle w:val="footnote"/>
      </w:pPr>
      <w:r>
        <w:rPr>
          <w:rStyle w:val="FootnoteReference"/>
        </w:rPr>
        <w:footnoteRef/>
      </w:r>
      <w:r>
        <w:t xml:space="preserve"> [JS] or “May it be! May it be” or “So be it! So be it!”</w:t>
      </w:r>
    </w:p>
  </w:footnote>
  <w:footnote w:id="627">
    <w:p w14:paraId="0FB3C337" w14:textId="77777777" w:rsidR="000E2EAC" w:rsidRDefault="000E2EAC" w:rsidP="00704CAA">
      <w:pPr>
        <w:pStyle w:val="footnote"/>
      </w:pPr>
      <w:r>
        <w:rPr>
          <w:rStyle w:val="FootnoteReference"/>
        </w:rPr>
        <w:footnoteRef/>
      </w:r>
      <w:r>
        <w:t xml:space="preserve"> [JS] or “give thanks to”, “thankfully confess with praise”</w:t>
      </w:r>
    </w:p>
  </w:footnote>
  <w:footnote w:id="628">
    <w:p w14:paraId="7E54D57E" w14:textId="77777777" w:rsidR="000E2EAC" w:rsidRDefault="000E2EAC" w:rsidP="00704CAA">
      <w:pPr>
        <w:pStyle w:val="footnote"/>
      </w:pPr>
      <w:r>
        <w:rPr>
          <w:rStyle w:val="FootnoteReference"/>
        </w:rPr>
        <w:footnoteRef/>
      </w:r>
      <w:r>
        <w:t xml:space="preserve"> [JS] NETS, Fr. Lazarus, and the Coptic have “sea”, others have “south”</w:t>
      </w:r>
    </w:p>
  </w:footnote>
  <w:footnote w:id="629">
    <w:p w14:paraId="178F2BAD" w14:textId="77777777" w:rsidR="000E2EAC" w:rsidRDefault="000E2EAC" w:rsidP="00704CAA">
      <w:pPr>
        <w:pStyle w:val="footnote"/>
      </w:pPr>
      <w:r>
        <w:rPr>
          <w:rStyle w:val="FootnoteReference"/>
        </w:rPr>
        <w:footnoteRef/>
      </w:r>
      <w:r>
        <w:t xml:space="preserve"> [JS] or “praise and thank”, “thankfully confess with praise”</w:t>
      </w:r>
    </w:p>
  </w:footnote>
  <w:footnote w:id="630">
    <w:p w14:paraId="6A8B4AB6" w14:textId="77777777" w:rsidR="000E2EAC" w:rsidRDefault="000E2EAC" w:rsidP="00704CAA">
      <w:pPr>
        <w:pStyle w:val="footnote"/>
      </w:pPr>
      <w:r>
        <w:rPr>
          <w:rStyle w:val="FootnoteReference"/>
        </w:rPr>
        <w:footnoteRef/>
      </w:r>
      <w:r>
        <w:t xml:space="preserve"> [JS] or “praise and thank”, “thankfully confess with praise.”</w:t>
      </w:r>
    </w:p>
  </w:footnote>
  <w:footnote w:id="631">
    <w:p w14:paraId="7CBE112A" w14:textId="77777777" w:rsidR="000E2EAC" w:rsidRDefault="000E2EAC" w:rsidP="00704CAA">
      <w:pPr>
        <w:pStyle w:val="footnote"/>
      </w:pPr>
      <w:r>
        <w:rPr>
          <w:rStyle w:val="FootnoteReference"/>
        </w:rPr>
        <w:footnoteRef/>
      </w:r>
      <w:r>
        <w:t xml:space="preserve"> [JS] or “He helped them out of the way of their iniquity”</w:t>
      </w:r>
    </w:p>
  </w:footnote>
  <w:footnote w:id="632">
    <w:p w14:paraId="22A56B6D" w14:textId="77777777" w:rsidR="000E2EAC" w:rsidRDefault="000E2EAC"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0E2EAC" w:rsidRDefault="000E2EAC" w:rsidP="00704CAA">
      <w:pPr>
        <w:pStyle w:val="footnote"/>
      </w:pPr>
      <w:r>
        <w:rPr>
          <w:rStyle w:val="FootnoteReference"/>
        </w:rPr>
        <w:footnoteRef/>
      </w:r>
      <w:r>
        <w:t xml:space="preserve"> [JS] or “praise and thank”, “thankfully confess with praise”</w:t>
      </w:r>
    </w:p>
  </w:footnote>
  <w:footnote w:id="634">
    <w:p w14:paraId="6DE0266A" w14:textId="77777777" w:rsidR="000E2EAC" w:rsidRDefault="000E2EAC" w:rsidP="00704CAA">
      <w:pPr>
        <w:pStyle w:val="footnote"/>
      </w:pPr>
      <w:r>
        <w:rPr>
          <w:rStyle w:val="FootnoteReference"/>
        </w:rPr>
        <w:footnoteRef/>
      </w:r>
      <w:r>
        <w:t xml:space="preserve"> [JS] Fr. Lazarus has “all their skill was scuttled.”</w:t>
      </w:r>
    </w:p>
  </w:footnote>
  <w:footnote w:id="635">
    <w:p w14:paraId="4B2EAC84" w14:textId="77777777" w:rsidR="000E2EAC" w:rsidRDefault="000E2EAC" w:rsidP="00704CAA">
      <w:pPr>
        <w:pStyle w:val="footnote"/>
      </w:pPr>
      <w:r>
        <w:rPr>
          <w:rStyle w:val="FootnoteReference"/>
        </w:rPr>
        <w:footnoteRef/>
      </w:r>
      <w:r>
        <w:t xml:space="preserve"> [JS] or “praise and thank”, “thankfully confess with praise”</w:t>
      </w:r>
    </w:p>
  </w:footnote>
  <w:footnote w:id="636">
    <w:p w14:paraId="589D0F1B" w14:textId="77777777" w:rsidR="000E2EAC" w:rsidRDefault="000E2EAC"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0E2EAC" w:rsidRDefault="000E2EAC" w:rsidP="00704CAA">
      <w:pPr>
        <w:pStyle w:val="footnote"/>
      </w:pPr>
      <w:r>
        <w:rPr>
          <w:rStyle w:val="FootnoteReference"/>
        </w:rPr>
        <w:footnoteRef/>
      </w:r>
      <w:r>
        <w:t xml:space="preserve"> [JS] NETS has, “make music”, OSB, “give praise”</w:t>
      </w:r>
    </w:p>
  </w:footnote>
  <w:footnote w:id="638">
    <w:p w14:paraId="2BBBBDB1" w14:textId="77777777" w:rsidR="000E2EAC" w:rsidRDefault="000E2EAC" w:rsidP="00704CAA">
      <w:pPr>
        <w:pStyle w:val="footnote"/>
      </w:pPr>
      <w:r>
        <w:rPr>
          <w:rStyle w:val="FootnoteReference"/>
        </w:rPr>
        <w:footnoteRef/>
      </w:r>
      <w:r>
        <w:t xml:space="preserve"> [JS] “thankfully confess You with praise”</w:t>
      </w:r>
    </w:p>
  </w:footnote>
  <w:footnote w:id="639">
    <w:p w14:paraId="5C6900D2" w14:textId="77777777" w:rsidR="000E2EAC" w:rsidRDefault="000E2EAC"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0E2EAC" w:rsidRDefault="000E2EAC" w:rsidP="00704CAA">
      <w:pPr>
        <w:pStyle w:val="footnote"/>
      </w:pPr>
      <w:r>
        <w:rPr>
          <w:rStyle w:val="FootnoteReference"/>
        </w:rPr>
        <w:footnoteRef/>
      </w:r>
      <w:r>
        <w:t xml:space="preserve"> [JS] “holy place.”</w:t>
      </w:r>
    </w:p>
  </w:footnote>
  <w:footnote w:id="641">
    <w:p w14:paraId="25606447" w14:textId="77777777" w:rsidR="000E2EAC" w:rsidRDefault="000E2EAC" w:rsidP="00704CAA">
      <w:pPr>
        <w:pStyle w:val="footnote"/>
      </w:pPr>
      <w:r>
        <w:rPr>
          <w:rStyle w:val="FootnoteReference"/>
        </w:rPr>
        <w:footnoteRef/>
      </w:r>
      <w:r>
        <w:t xml:space="preserve"> See Psalm 59:10 and footnote.</w:t>
      </w:r>
    </w:p>
  </w:footnote>
  <w:footnote w:id="642">
    <w:p w14:paraId="7DF3C2CB" w14:textId="77777777" w:rsidR="000E2EAC" w:rsidRDefault="000E2EAC"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0E2EAC" w:rsidRDefault="000E2EAC" w:rsidP="00704CAA">
      <w:pPr>
        <w:pStyle w:val="footnote"/>
      </w:pPr>
      <w:r>
        <w:rPr>
          <w:rStyle w:val="FootnoteReference"/>
        </w:rPr>
        <w:footnoteRef/>
      </w:r>
      <w:r>
        <w:t xml:space="preserve"> [JS] or “lawlessness”</w:t>
      </w:r>
    </w:p>
  </w:footnote>
  <w:footnote w:id="644">
    <w:p w14:paraId="0370D8B9" w14:textId="77777777" w:rsidR="000E2EAC" w:rsidRDefault="000E2EAC" w:rsidP="00704CAA">
      <w:pPr>
        <w:pStyle w:val="footnote"/>
      </w:pPr>
      <w:r>
        <w:rPr>
          <w:rStyle w:val="FootnoteReference"/>
        </w:rPr>
        <w:footnoteRef/>
      </w:r>
      <w:r>
        <w:t xml:space="preserve"> Cf. Num. 5:22.</w:t>
      </w:r>
    </w:p>
  </w:footnote>
  <w:footnote w:id="645">
    <w:p w14:paraId="1B36DB9E" w14:textId="77777777" w:rsidR="000E2EAC" w:rsidRDefault="000E2EAC" w:rsidP="00704CAA">
      <w:pPr>
        <w:pStyle w:val="footnote"/>
      </w:pPr>
      <w:r>
        <w:rPr>
          <w:rStyle w:val="FootnoteReference"/>
        </w:rPr>
        <w:footnoteRef/>
      </w:r>
      <w:r>
        <w:t xml:space="preserve"> Mt. 27:39.</w:t>
      </w:r>
    </w:p>
  </w:footnote>
  <w:footnote w:id="646">
    <w:p w14:paraId="22940EE6" w14:textId="77777777" w:rsidR="000E2EAC" w:rsidRDefault="000E2EAC" w:rsidP="00704CAA">
      <w:pPr>
        <w:pStyle w:val="footnote"/>
      </w:pPr>
      <w:r>
        <w:rPr>
          <w:rStyle w:val="FootnoteReference"/>
        </w:rPr>
        <w:footnoteRef/>
      </w:r>
      <w:r>
        <w:t xml:space="preserve"> [JS] or “give thanks to”. “thankfully confess with praise”</w:t>
      </w:r>
    </w:p>
  </w:footnote>
  <w:footnote w:id="647">
    <w:p w14:paraId="250C4082" w14:textId="77777777" w:rsidR="000E2EAC" w:rsidRDefault="000E2EAC"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0E2EAC" w:rsidRDefault="000E2EAC"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0E2EAC" w:rsidRDefault="000E2EAC" w:rsidP="00704CAA">
      <w:pPr>
        <w:pStyle w:val="footnote"/>
      </w:pPr>
      <w:r>
        <w:rPr>
          <w:rStyle w:val="FootnoteReference"/>
        </w:rPr>
        <w:footnoteRef/>
      </w:r>
      <w:r>
        <w:t xml:space="preserve"> [JS] “with You is the dominion/rule in the day of Your power”</w:t>
      </w:r>
    </w:p>
  </w:footnote>
  <w:footnote w:id="650">
    <w:p w14:paraId="04BA8F57" w14:textId="77777777" w:rsidR="000E2EAC" w:rsidRDefault="000E2EAC" w:rsidP="00704CAA">
      <w:pPr>
        <w:pStyle w:val="footnote"/>
      </w:pPr>
      <w:r>
        <w:rPr>
          <w:rStyle w:val="FootnoteReference"/>
        </w:rPr>
        <w:footnoteRef/>
      </w:r>
      <w:r>
        <w:t xml:space="preserve"> Cf. 1 Cor. 15:41-43.</w:t>
      </w:r>
    </w:p>
  </w:footnote>
  <w:footnote w:id="651">
    <w:p w14:paraId="0419BAA6" w14:textId="77777777" w:rsidR="000E2EAC" w:rsidRDefault="000E2EAC" w:rsidP="00704CAA">
      <w:pPr>
        <w:pStyle w:val="footnote"/>
      </w:pPr>
      <w:r>
        <w:rPr>
          <w:rStyle w:val="FootnoteReference"/>
        </w:rPr>
        <w:footnoteRef/>
      </w:r>
      <w:r>
        <w:t xml:space="preserve"> [JS] literally “morning star”</w:t>
      </w:r>
    </w:p>
  </w:footnote>
  <w:footnote w:id="652">
    <w:p w14:paraId="6A1A3510" w14:textId="77777777" w:rsidR="000E2EAC" w:rsidRDefault="000E2EAC"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0E2EAC" w:rsidRDefault="000E2EAC" w:rsidP="00704CAA">
      <w:pPr>
        <w:pStyle w:val="footnote"/>
      </w:pPr>
      <w:r>
        <w:rPr>
          <w:rStyle w:val="FootnoteReference"/>
        </w:rPr>
        <w:footnoteRef/>
      </w:r>
      <w:r>
        <w:t xml:space="preserve"> [JS] Fr. Lazarus renders “repent” as “change His mind”</w:t>
      </w:r>
    </w:p>
  </w:footnote>
  <w:footnote w:id="654">
    <w:p w14:paraId="6A954099" w14:textId="77777777" w:rsidR="000E2EAC" w:rsidRDefault="000E2EAC" w:rsidP="00704CAA">
      <w:pPr>
        <w:pStyle w:val="footnote"/>
      </w:pPr>
      <w:r>
        <w:rPr>
          <w:rStyle w:val="FootnoteReference"/>
        </w:rPr>
        <w:footnoteRef/>
      </w:r>
      <w:r>
        <w:t xml:space="preserve"> Heb. 7:21.</w:t>
      </w:r>
    </w:p>
  </w:footnote>
  <w:footnote w:id="655">
    <w:p w14:paraId="7ADC21DE" w14:textId="77777777" w:rsidR="000E2EAC" w:rsidRDefault="000E2EAC"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0E2EAC" w:rsidRDefault="000E2EAC" w:rsidP="00704CAA">
      <w:pPr>
        <w:pStyle w:val="footnote"/>
      </w:pPr>
      <w:r>
        <w:rPr>
          <w:rStyle w:val="FootnoteReference"/>
        </w:rPr>
        <w:footnoteRef/>
      </w:r>
      <w:r>
        <w:t xml:space="preserve"> [JS] or “give thanks,” or “thankfully confess with praise”</w:t>
      </w:r>
    </w:p>
  </w:footnote>
  <w:footnote w:id="657">
    <w:p w14:paraId="72BD2026" w14:textId="77777777" w:rsidR="000E2EAC" w:rsidRDefault="000E2EAC" w:rsidP="00704CAA">
      <w:pPr>
        <w:pStyle w:val="footnote"/>
      </w:pPr>
      <w:r>
        <w:rPr>
          <w:rStyle w:val="FootnoteReference"/>
        </w:rPr>
        <w:footnoteRef/>
      </w:r>
      <w:r>
        <w:t xml:space="preserve"> [JS] or “assembly”</w:t>
      </w:r>
    </w:p>
  </w:footnote>
  <w:footnote w:id="658">
    <w:p w14:paraId="5C873828" w14:textId="77777777" w:rsidR="000E2EAC" w:rsidRDefault="000E2EAC" w:rsidP="00704CAA">
      <w:pPr>
        <w:pStyle w:val="footnote"/>
      </w:pPr>
      <w:r>
        <w:rPr>
          <w:rStyle w:val="FootnoteReference"/>
        </w:rPr>
        <w:footnoteRef/>
      </w:r>
      <w:r>
        <w:t xml:space="preserve"> [JS] or “sought out in all things according to His will.”</w:t>
      </w:r>
    </w:p>
  </w:footnote>
  <w:footnote w:id="659">
    <w:p w14:paraId="4A82352A" w14:textId="77777777" w:rsidR="000E2EAC" w:rsidRDefault="000E2EAC" w:rsidP="00704CAA">
      <w:pPr>
        <w:pStyle w:val="footnote"/>
      </w:pPr>
      <w:r>
        <w:rPr>
          <w:rStyle w:val="FootnoteReference"/>
        </w:rPr>
        <w:footnoteRef/>
      </w:r>
      <w:r>
        <w:t xml:space="preserve"> [JS] or “thanksgiving,” or “thankful confession with praise”</w:t>
      </w:r>
    </w:p>
  </w:footnote>
  <w:footnote w:id="660">
    <w:p w14:paraId="003E75E9" w14:textId="77777777" w:rsidR="000E2EAC" w:rsidRDefault="000E2EAC"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0E2EAC" w:rsidRDefault="000E2EAC" w:rsidP="00704CAA">
      <w:pPr>
        <w:pStyle w:val="footnote"/>
      </w:pPr>
      <w:r>
        <w:rPr>
          <w:rStyle w:val="FootnoteReference"/>
        </w:rPr>
        <w:footnoteRef/>
      </w:r>
      <w:r>
        <w:t xml:space="preserve"> Gen. 6:18; 9:9f; 15; 17; Ex. 19:5; Mk. 14:24; Lk. 22:20,29,30.</w:t>
      </w:r>
    </w:p>
  </w:footnote>
  <w:footnote w:id="662">
    <w:p w14:paraId="25E37270" w14:textId="77777777" w:rsidR="000E2EAC" w:rsidRDefault="000E2EAC" w:rsidP="00704CAA">
      <w:pPr>
        <w:pStyle w:val="footnote"/>
      </w:pPr>
      <w:r>
        <w:rPr>
          <w:rStyle w:val="FootnoteReference"/>
        </w:rPr>
        <w:footnoteRef/>
      </w:r>
      <w:r>
        <w:t xml:space="preserve"> [JS] or “awesome”, “terrible”</w:t>
      </w:r>
    </w:p>
  </w:footnote>
  <w:footnote w:id="663">
    <w:p w14:paraId="21A9EB43" w14:textId="77777777" w:rsidR="000E2EAC" w:rsidRDefault="000E2EAC"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0E2EAC" w:rsidRDefault="000E2EAC"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0E2EAC" w:rsidRDefault="000E2EAC" w:rsidP="00704CAA">
      <w:pPr>
        <w:pStyle w:val="footnote"/>
      </w:pPr>
      <w:r>
        <w:rPr>
          <w:rStyle w:val="FootnoteReference"/>
        </w:rPr>
        <w:footnoteRef/>
      </w:r>
      <w:r>
        <w:t xml:space="preserve"> [JS] or “endures forever and ever”</w:t>
      </w:r>
    </w:p>
  </w:footnote>
  <w:footnote w:id="666">
    <w:p w14:paraId="4732D835" w14:textId="77777777" w:rsidR="000E2EAC" w:rsidRDefault="000E2EAC" w:rsidP="00704CAA">
      <w:pPr>
        <w:pStyle w:val="footnote"/>
      </w:pPr>
      <w:r>
        <w:rPr>
          <w:rStyle w:val="FootnoteReference"/>
        </w:rPr>
        <w:footnoteRef/>
      </w:r>
      <w:r>
        <w:t xml:space="preserve"> [JS] or “dawned”</w:t>
      </w:r>
    </w:p>
  </w:footnote>
  <w:footnote w:id="667">
    <w:p w14:paraId="049D5215" w14:textId="77777777" w:rsidR="000E2EAC" w:rsidRDefault="000E2EAC" w:rsidP="00704CAA">
      <w:pPr>
        <w:pStyle w:val="footnote"/>
      </w:pPr>
      <w:r>
        <w:rPr>
          <w:rStyle w:val="FootnoteReference"/>
        </w:rPr>
        <w:footnoteRef/>
      </w:r>
      <w:r>
        <w:t xml:space="preserve"> [JS] NETS interprets this as “He scattered [His enemies]”</w:t>
      </w:r>
    </w:p>
  </w:footnote>
  <w:footnote w:id="668">
    <w:p w14:paraId="2262A787" w14:textId="77777777" w:rsidR="000E2EAC" w:rsidRDefault="000E2EAC" w:rsidP="00704CAA">
      <w:pPr>
        <w:pStyle w:val="footnote"/>
      </w:pPr>
      <w:r>
        <w:rPr>
          <w:rStyle w:val="FootnoteReference"/>
        </w:rPr>
        <w:footnoteRef/>
      </w:r>
      <w:r>
        <w:t xml:space="preserve"> [JS] or “contines forever and ever”</w:t>
      </w:r>
    </w:p>
  </w:footnote>
  <w:footnote w:id="669">
    <w:p w14:paraId="3DC1ACDA" w14:textId="77777777" w:rsidR="000E2EAC" w:rsidRDefault="000E2EAC" w:rsidP="00704CAA">
      <w:pPr>
        <w:pStyle w:val="footnote"/>
      </w:pPr>
      <w:r>
        <w:rPr>
          <w:rStyle w:val="FootnoteReference"/>
        </w:rPr>
        <w:footnoteRef/>
      </w:r>
      <w:r>
        <w:t xml:space="preserve"> [JS] or “he will be raised to power and glory.”</w:t>
      </w:r>
    </w:p>
  </w:footnote>
  <w:footnote w:id="670">
    <w:p w14:paraId="4A10F39F" w14:textId="77777777" w:rsidR="000E2EAC" w:rsidRDefault="000E2EAC"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0E2EAC" w:rsidRDefault="000E2EAC"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0E2EAC" w:rsidRDefault="000E2EAC"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0E2EAC" w:rsidRDefault="000E2EAC" w:rsidP="00704CAA">
      <w:pPr>
        <w:pStyle w:val="footnote"/>
      </w:pPr>
      <w:r>
        <w:rPr>
          <w:rStyle w:val="FootnoteReference"/>
        </w:rPr>
        <w:footnoteRef/>
      </w:r>
      <w:r>
        <w:t xml:space="preserve"> Ex. 19:6; 29:43-46; Deut. 27:9; Is. 63:18,19; Jer. 2:3; 2 Cor. 6:16.</w:t>
      </w:r>
    </w:p>
  </w:footnote>
  <w:footnote w:id="674">
    <w:p w14:paraId="4ACA2EFF" w14:textId="77777777" w:rsidR="000E2EAC" w:rsidRDefault="000E2EAC"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0E2EAC" w:rsidRDefault="000E2EAC"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0E2EAC" w:rsidRDefault="000E2EAC" w:rsidP="00704CAA">
      <w:pPr>
        <w:pStyle w:val="footnote"/>
      </w:pPr>
      <w:r>
        <w:rPr>
          <w:rStyle w:val="FootnoteReference"/>
        </w:rPr>
        <w:footnoteRef/>
      </w:r>
      <w:r>
        <w:t xml:space="preserve"> [JS] or “presence”</w:t>
      </w:r>
    </w:p>
  </w:footnote>
  <w:footnote w:id="677">
    <w:p w14:paraId="263120E9" w14:textId="77777777" w:rsidR="000E2EAC" w:rsidRDefault="000E2EAC" w:rsidP="00704CAA">
      <w:pPr>
        <w:pStyle w:val="footnote"/>
      </w:pPr>
      <w:r>
        <w:rPr>
          <w:rStyle w:val="FootnoteReference"/>
        </w:rPr>
        <w:footnoteRef/>
      </w:r>
      <w:r>
        <w:t xml:space="preserve"> Cf. John 1:18; 3:13; Wisdom 18:16.</w:t>
      </w:r>
    </w:p>
  </w:footnote>
  <w:footnote w:id="678">
    <w:p w14:paraId="45C85546" w14:textId="77777777" w:rsidR="000E2EAC" w:rsidRDefault="000E2EAC"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0E2EAC" w:rsidRDefault="000E2EAC" w:rsidP="00704CAA">
      <w:pPr>
        <w:pStyle w:val="footnote"/>
      </w:pPr>
      <w:r>
        <w:rPr>
          <w:rStyle w:val="FootnoteReference"/>
        </w:rPr>
        <w:footnoteRef/>
      </w:r>
      <w:r>
        <w:t xml:space="preserve"> [JS] or “from now and forevermore.”</w:t>
      </w:r>
    </w:p>
  </w:footnote>
  <w:footnote w:id="680">
    <w:p w14:paraId="0509066F" w14:textId="77777777" w:rsidR="000E2EAC" w:rsidRDefault="000E2EAC"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0E2EAC" w:rsidRDefault="000E2EAC" w:rsidP="00704CAA">
      <w:pPr>
        <w:pStyle w:val="footnote"/>
      </w:pPr>
      <w:r>
        <w:rPr>
          <w:rStyle w:val="FootnoteReference"/>
        </w:rPr>
        <w:footnoteRef/>
      </w:r>
      <w:r>
        <w:t xml:space="preserve"> [JS] or “cry”</w:t>
      </w:r>
    </w:p>
  </w:footnote>
  <w:footnote w:id="682">
    <w:p w14:paraId="65517406" w14:textId="77777777" w:rsidR="000E2EAC" w:rsidRDefault="000E2EAC" w:rsidP="00704CAA">
      <w:pPr>
        <w:pStyle w:val="footnote"/>
      </w:pPr>
      <w:r>
        <w:rPr>
          <w:rStyle w:val="FootnoteReference"/>
        </w:rPr>
        <w:footnoteRef/>
      </w:r>
      <w:r>
        <w:t xml:space="preserve"> [JS] or “rescue”, i.e. “O Lord, rescue me!”</w:t>
      </w:r>
    </w:p>
  </w:footnote>
  <w:footnote w:id="683">
    <w:p w14:paraId="00DCFDCC" w14:textId="77777777" w:rsidR="000E2EAC" w:rsidRDefault="000E2EAC" w:rsidP="00704CAA">
      <w:pPr>
        <w:pStyle w:val="footnote"/>
      </w:pPr>
      <w:r>
        <w:rPr>
          <w:rStyle w:val="FootnoteReference"/>
        </w:rPr>
        <w:footnoteRef/>
      </w:r>
      <w:r>
        <w:t xml:space="preserve"> Or “life,” or “self.</w:t>
      </w:r>
    </w:p>
  </w:footnote>
  <w:footnote w:id="684">
    <w:p w14:paraId="39013900" w14:textId="77777777" w:rsidR="000E2EAC" w:rsidRDefault="000E2EAC" w:rsidP="00704CAA">
      <w:pPr>
        <w:pStyle w:val="footnote"/>
      </w:pPr>
      <w:r>
        <w:rPr>
          <w:rStyle w:val="FootnoteReference"/>
        </w:rPr>
        <w:footnoteRef/>
      </w:r>
      <w:r>
        <w:t xml:space="preserve"> cf. Heb. 4:10; Phil. 2:12; Mt. 11:28,29; Jer. 6:16.</w:t>
      </w:r>
    </w:p>
  </w:footnote>
  <w:footnote w:id="685">
    <w:p w14:paraId="7EF4902F" w14:textId="77777777" w:rsidR="000E2EAC" w:rsidRDefault="000E2EAC" w:rsidP="00704CAA">
      <w:pPr>
        <w:pStyle w:val="footnote"/>
      </w:pPr>
      <w:r>
        <w:rPr>
          <w:rStyle w:val="FootnoteReference"/>
        </w:rPr>
        <w:footnoteRef/>
      </w:r>
      <w:r>
        <w:t xml:space="preserve"> [JS] Fr. Lazarus has, “I will live to please the Lord”</w:t>
      </w:r>
    </w:p>
  </w:footnote>
  <w:footnote w:id="686">
    <w:p w14:paraId="074C68EB" w14:textId="77777777" w:rsidR="000E2EAC" w:rsidRDefault="000E2EAC" w:rsidP="00704CAA">
      <w:pPr>
        <w:pStyle w:val="footnote"/>
      </w:pPr>
      <w:r>
        <w:rPr>
          <w:rStyle w:val="FootnoteReference"/>
        </w:rPr>
        <w:footnoteRef/>
      </w:r>
      <w:r>
        <w:t xml:space="preserve"> 2 Cor. 4:13.</w:t>
      </w:r>
    </w:p>
  </w:footnote>
  <w:footnote w:id="687">
    <w:p w14:paraId="1961AD01" w14:textId="77777777" w:rsidR="000E2EAC" w:rsidRDefault="000E2EAC" w:rsidP="00704CAA">
      <w:pPr>
        <w:pStyle w:val="footnote"/>
      </w:pPr>
      <w:r>
        <w:rPr>
          <w:rStyle w:val="FootnoteReference"/>
        </w:rPr>
        <w:footnoteRef/>
      </w:r>
      <w:r>
        <w:t xml:space="preserve"> [JS] or “brought very low”</w:t>
      </w:r>
    </w:p>
  </w:footnote>
  <w:footnote w:id="688">
    <w:p w14:paraId="5336CA97" w14:textId="77777777" w:rsidR="000E2EAC" w:rsidRDefault="000E2EAC" w:rsidP="00704CAA">
      <w:pPr>
        <w:pStyle w:val="footnote"/>
      </w:pPr>
      <w:r>
        <w:rPr>
          <w:rStyle w:val="FootnoteReference"/>
        </w:rPr>
        <w:footnoteRef/>
      </w:r>
      <w:r>
        <w:t xml:space="preserve"> [JS] OSB has, “ecstasy,” Fr. Lazarus has “madness,” Brenton has “amazement.”</w:t>
      </w:r>
    </w:p>
  </w:footnote>
  <w:footnote w:id="689">
    <w:p w14:paraId="7806EAC7" w14:textId="77777777" w:rsidR="000E2EAC" w:rsidRDefault="000E2EAC" w:rsidP="00704CAA">
      <w:pPr>
        <w:pStyle w:val="footnote"/>
      </w:pPr>
      <w:r>
        <w:rPr>
          <w:rStyle w:val="FootnoteReference"/>
        </w:rPr>
        <w:footnoteRef/>
      </w:r>
      <w:r>
        <w:t xml:space="preserve"> [JS] NETS and OSB omit vs. 5.</w:t>
      </w:r>
    </w:p>
  </w:footnote>
  <w:footnote w:id="690">
    <w:p w14:paraId="3C69D206" w14:textId="77777777" w:rsidR="000E2EAC" w:rsidRDefault="000E2EAC" w:rsidP="00704CAA">
      <w:pPr>
        <w:pStyle w:val="footnote"/>
      </w:pPr>
      <w:r>
        <w:rPr>
          <w:rStyle w:val="FootnoteReference"/>
        </w:rPr>
        <w:footnoteRef/>
      </w:r>
      <w:r>
        <w:t xml:space="preserve"> [JS] literally, “holy ones.”</w:t>
      </w:r>
    </w:p>
  </w:footnote>
  <w:footnote w:id="691">
    <w:p w14:paraId="42AB023A" w14:textId="77777777" w:rsidR="000E2EAC" w:rsidRDefault="000E2EAC"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0E2EAC" w:rsidRDefault="000E2EAC" w:rsidP="00704CAA">
      <w:pPr>
        <w:pStyle w:val="footnote"/>
      </w:pPr>
      <w:r>
        <w:rPr>
          <w:rStyle w:val="FootnoteReference"/>
        </w:rPr>
        <w:footnoteRef/>
      </w:r>
      <w:r>
        <w:t xml:space="preserve"> [JS] litearlly, “slave”.</w:t>
      </w:r>
    </w:p>
  </w:footnote>
  <w:footnote w:id="693">
    <w:p w14:paraId="3AA5172C" w14:textId="77777777" w:rsidR="000E2EAC" w:rsidRDefault="000E2EAC" w:rsidP="00704CAA">
      <w:pPr>
        <w:pStyle w:val="footnote"/>
      </w:pPr>
      <w:r>
        <w:rPr>
          <w:rStyle w:val="FootnoteReference"/>
        </w:rPr>
        <w:footnoteRef/>
      </w:r>
      <w:r>
        <w:t xml:space="preserve"> [JS] [] lacking in NETS and OSB.</w:t>
      </w:r>
    </w:p>
  </w:footnote>
  <w:footnote w:id="694">
    <w:p w14:paraId="6A76C09C" w14:textId="77777777" w:rsidR="000E2EAC" w:rsidRDefault="000E2EAC" w:rsidP="00704CAA">
      <w:pPr>
        <w:pStyle w:val="footnote"/>
      </w:pPr>
      <w:r>
        <w:rPr>
          <w:rStyle w:val="FootnoteReference"/>
        </w:rPr>
        <w:footnoteRef/>
      </w:r>
      <w:r>
        <w:t xml:space="preserve"> Rom. 15:11.</w:t>
      </w:r>
    </w:p>
  </w:footnote>
  <w:footnote w:id="695">
    <w:p w14:paraId="68C80167" w14:textId="77777777" w:rsidR="000E2EAC" w:rsidRDefault="000E2EAC"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0E2EAC" w:rsidRDefault="000E2EAC" w:rsidP="00704CAA">
      <w:pPr>
        <w:pStyle w:val="footnote"/>
      </w:pPr>
      <w:r>
        <w:rPr>
          <w:rStyle w:val="FootnoteReference"/>
        </w:rPr>
        <w:footnoteRef/>
      </w:r>
      <w:r>
        <w:t xml:space="preserve"> [JS] “thankfully confess the Lord with praise,” here and throughout</w:t>
      </w:r>
    </w:p>
  </w:footnote>
  <w:footnote w:id="697">
    <w:p w14:paraId="56D602AB" w14:textId="77777777" w:rsidR="000E2EAC" w:rsidRDefault="000E2EAC"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0E2EAC" w:rsidRPr="00C544D6" w:rsidRDefault="000E2EAC" w:rsidP="00704CAA">
      <w:pPr>
        <w:pStyle w:val="footnote"/>
      </w:pPr>
      <w:r w:rsidRPr="00C544D6">
        <w:rPr>
          <w:rStyle w:val="FootnoteReference"/>
        </w:rPr>
        <w:footnoteRef/>
      </w:r>
      <w:r w:rsidRPr="00C544D6">
        <w:t xml:space="preserve"> Heb. 13:6.</w:t>
      </w:r>
    </w:p>
  </w:footnote>
  <w:footnote w:id="699">
    <w:p w14:paraId="5D0FEE98" w14:textId="77777777" w:rsidR="000E2EAC" w:rsidRDefault="000E2EAC" w:rsidP="00704CAA">
      <w:pPr>
        <w:pStyle w:val="footnote"/>
      </w:pPr>
      <w:r>
        <w:rPr>
          <w:rStyle w:val="FootnoteReference"/>
        </w:rPr>
        <w:footnoteRef/>
      </w:r>
      <w:r>
        <w:t xml:space="preserve"> [JS] Fr. Lazarus has “see the fall of”</w:t>
      </w:r>
    </w:p>
  </w:footnote>
  <w:footnote w:id="700">
    <w:p w14:paraId="47411FC0" w14:textId="77777777" w:rsidR="000E2EAC" w:rsidRDefault="000E2EAC"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0E2EAC" w:rsidRDefault="000E2EAC" w:rsidP="00704CAA">
      <w:pPr>
        <w:pStyle w:val="footnote"/>
      </w:pPr>
      <w:r>
        <w:rPr>
          <w:rStyle w:val="FootnoteReference"/>
        </w:rPr>
        <w:footnoteRef/>
      </w:r>
      <w:r>
        <w:t xml:space="preserve"> [JS] or “give thanks to”, “thankfully confess with praise”</w:t>
      </w:r>
    </w:p>
  </w:footnote>
  <w:footnote w:id="702">
    <w:p w14:paraId="4D0EB5F8" w14:textId="77777777" w:rsidR="000E2EAC" w:rsidRDefault="000E2EAC" w:rsidP="00704CAA">
      <w:pPr>
        <w:pStyle w:val="footnote"/>
      </w:pPr>
      <w:r>
        <w:rPr>
          <w:rStyle w:val="FootnoteReference"/>
        </w:rPr>
        <w:footnoteRef/>
      </w:r>
      <w:r>
        <w:t xml:space="preserve"> [JS] or “praise and thank,” “thankfully confess with praise”</w:t>
      </w:r>
    </w:p>
  </w:footnote>
  <w:footnote w:id="703">
    <w:p w14:paraId="4867BE6A" w14:textId="77777777" w:rsidR="000E2EAC" w:rsidRDefault="000E2EAC"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0E2EAC" w:rsidRDefault="000E2EAC" w:rsidP="00704CAA">
      <w:pPr>
        <w:pStyle w:val="footnote"/>
      </w:pPr>
      <w:r>
        <w:rPr>
          <w:rStyle w:val="FootnoteReference"/>
        </w:rPr>
        <w:footnoteRef/>
      </w:r>
      <w:r>
        <w:t xml:space="preserve"> [JS] or “prosper us”</w:t>
      </w:r>
    </w:p>
  </w:footnote>
  <w:footnote w:id="705">
    <w:p w14:paraId="6B15A309" w14:textId="77777777" w:rsidR="000E2EAC" w:rsidRDefault="000E2EAC"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0E2EAC" w:rsidRDefault="000E2EAC"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0E2EAC" w:rsidRDefault="000E2EAC"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0E2EAC" w:rsidRDefault="000E2EAC" w:rsidP="00704CAA">
      <w:pPr>
        <w:pStyle w:val="footnote"/>
      </w:pPr>
      <w:r>
        <w:rPr>
          <w:rStyle w:val="FootnoteReference"/>
        </w:rPr>
        <w:footnoteRef/>
      </w:r>
      <w:r>
        <w:t xml:space="preserve"> [JS] “thankfully confess You with praise”</w:t>
      </w:r>
    </w:p>
  </w:footnote>
  <w:footnote w:id="709">
    <w:p w14:paraId="6C5B9009" w14:textId="77777777" w:rsidR="000E2EAC" w:rsidRDefault="000E2EAC" w:rsidP="00704CAA">
      <w:pPr>
        <w:pStyle w:val="footnote"/>
      </w:pPr>
      <w:r>
        <w:rPr>
          <w:rStyle w:val="FootnoteReference"/>
        </w:rPr>
        <w:footnoteRef/>
      </w:r>
      <w:r>
        <w:t xml:space="preserve"> [JS] “thankfully confess You with praise”</w:t>
      </w:r>
    </w:p>
  </w:footnote>
  <w:footnote w:id="710">
    <w:p w14:paraId="0FB1A1E8" w14:textId="77777777" w:rsidR="000E2EAC" w:rsidRDefault="000E2EAC"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0E2EAC" w:rsidRDefault="000E2EAC" w:rsidP="00704CAA">
      <w:pPr>
        <w:pStyle w:val="footnote"/>
      </w:pPr>
      <w:r>
        <w:rPr>
          <w:rStyle w:val="FootnoteReference"/>
        </w:rPr>
        <w:footnoteRef/>
      </w:r>
      <w:r>
        <w:t xml:space="preserve"> Rom. 10:5; Gal. 3:12; Lev. 18:5; Luke 10:25-28.</w:t>
      </w:r>
    </w:p>
  </w:footnote>
  <w:footnote w:id="712">
    <w:p w14:paraId="1EF5EAAA" w14:textId="77777777" w:rsidR="000E2EAC" w:rsidRDefault="000E2EAC"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0E2EAC" w:rsidRDefault="000E2EAC"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0E2EAC" w:rsidRDefault="000E2EAC"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0E2EAC" w:rsidRDefault="000E2EAC"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0E2EAC" w:rsidRDefault="000E2EAC" w:rsidP="00704CAA">
      <w:pPr>
        <w:pStyle w:val="footnote"/>
      </w:pPr>
      <w:r>
        <w:rPr>
          <w:rStyle w:val="FootnoteReference"/>
        </w:rPr>
        <w:footnoteRef/>
      </w:r>
      <w:r>
        <w:t xml:space="preserve"> [JS] or “sayings,” or “teachings”</w:t>
      </w:r>
    </w:p>
  </w:footnote>
  <w:footnote w:id="717">
    <w:p w14:paraId="6D49B268" w14:textId="77777777" w:rsidR="000E2EAC" w:rsidRDefault="000E2EAC" w:rsidP="00704CAA">
      <w:pPr>
        <w:pStyle w:val="footnote"/>
      </w:pPr>
      <w:r>
        <w:rPr>
          <w:rStyle w:val="FootnoteReference"/>
        </w:rPr>
        <w:footnoteRef/>
      </w:r>
      <w:r>
        <w:t xml:space="preserve"> [JS] Fr. Athanasius has, “repaly,” Brenton has “recompense”</w:t>
      </w:r>
    </w:p>
  </w:footnote>
  <w:footnote w:id="718">
    <w:p w14:paraId="3F4E21CA" w14:textId="77777777" w:rsidR="000E2EAC" w:rsidRDefault="000E2EAC"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0E2EAC" w:rsidRDefault="000E2EAC"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0E2EAC" w:rsidRDefault="000E2EAC"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0E2EAC" w:rsidRDefault="000E2EAC"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0E2EAC" w:rsidRDefault="000E2EAC" w:rsidP="00704CAA">
      <w:pPr>
        <w:pStyle w:val="footnote"/>
      </w:pPr>
      <w:r>
        <w:rPr>
          <w:rStyle w:val="FootnoteReference"/>
        </w:rPr>
        <w:footnoteRef/>
      </w:r>
      <w:r>
        <w:t xml:space="preserve"> [JS] or “establish,” “confirm”</w:t>
      </w:r>
    </w:p>
  </w:footnote>
  <w:footnote w:id="723">
    <w:p w14:paraId="7016EE01" w14:textId="77777777" w:rsidR="000E2EAC" w:rsidRDefault="000E2EAC" w:rsidP="00704CAA">
      <w:pPr>
        <w:pStyle w:val="footnote"/>
      </w:pPr>
      <w:r>
        <w:rPr>
          <w:rStyle w:val="FootnoteReference"/>
        </w:rPr>
        <w:footnoteRef/>
      </w:r>
      <w:r>
        <w:t xml:space="preserve"> [JS] or “covetousness”</w:t>
      </w:r>
    </w:p>
  </w:footnote>
  <w:footnote w:id="724">
    <w:p w14:paraId="3AB589AF" w14:textId="77777777" w:rsidR="000E2EAC" w:rsidRDefault="000E2EAC"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0E2EAC" w:rsidRDefault="000E2EAC"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0E2EAC" w:rsidRDefault="000E2EAC"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0E2EAC" w:rsidRDefault="000E2EAC"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0E2EAC" w:rsidRDefault="000E2EAC"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0E2EAC" w:rsidRDefault="000E2EAC" w:rsidP="00704CAA">
      <w:pPr>
        <w:pStyle w:val="footnote"/>
      </w:pPr>
      <w:r>
        <w:rPr>
          <w:rStyle w:val="FootnoteReference"/>
        </w:rPr>
        <w:footnoteRef/>
      </w:r>
      <w:r>
        <w:t xml:space="preserve"> [JS] or “thank,” “thankfully confess You with praise”</w:t>
      </w:r>
    </w:p>
  </w:footnote>
  <w:footnote w:id="730">
    <w:p w14:paraId="7A133E63" w14:textId="77777777" w:rsidR="000E2EAC" w:rsidRDefault="000E2EAC"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0E2EAC" w:rsidRDefault="000E2EAC" w:rsidP="00704CAA">
      <w:pPr>
        <w:pStyle w:val="footnote"/>
      </w:pPr>
      <w:r>
        <w:rPr>
          <w:rStyle w:val="FootnoteReference"/>
        </w:rPr>
        <w:footnoteRef/>
      </w:r>
      <w:r>
        <w:t xml:space="preserve"> Curdled with scorn, anger and fear.</w:t>
      </w:r>
    </w:p>
  </w:footnote>
  <w:footnote w:id="732">
    <w:p w14:paraId="63630B8F" w14:textId="77777777" w:rsidR="000E2EAC" w:rsidRDefault="000E2EAC"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0E2EAC" w:rsidRDefault="000E2EAC"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0E2EAC" w:rsidRDefault="000E2EAC" w:rsidP="00704CAA">
      <w:pPr>
        <w:pStyle w:val="footnote"/>
      </w:pPr>
      <w:r>
        <w:rPr>
          <w:rStyle w:val="FootnoteReference"/>
        </w:rPr>
        <w:footnoteRef/>
      </w:r>
      <w:r>
        <w:t xml:space="preserve"> [JS] i.e. my eyes were straigned looking for your word.</w:t>
      </w:r>
    </w:p>
  </w:footnote>
  <w:footnote w:id="735">
    <w:p w14:paraId="7FC6C490" w14:textId="77777777" w:rsidR="000E2EAC" w:rsidRDefault="000E2EAC"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0E2EAC" w:rsidRDefault="000E2EAC"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0E2EAC" w:rsidRDefault="000E2EAC" w:rsidP="00704CAA">
      <w:pPr>
        <w:pStyle w:val="footnote"/>
      </w:pPr>
      <w:r>
        <w:rPr>
          <w:rStyle w:val="FootnoteReference"/>
        </w:rPr>
        <w:footnoteRef/>
      </w:r>
      <w:r>
        <w:t xml:space="preserve"> [JS] revive, “give me life”</w:t>
      </w:r>
    </w:p>
  </w:footnote>
  <w:footnote w:id="738">
    <w:p w14:paraId="1F853481" w14:textId="77777777" w:rsidR="000E2EAC" w:rsidRDefault="000E2EAC" w:rsidP="00704CAA">
      <w:pPr>
        <w:pStyle w:val="footnote"/>
      </w:pPr>
      <w:r>
        <w:rPr>
          <w:rStyle w:val="FootnoteReference"/>
        </w:rPr>
        <w:footnoteRef/>
      </w:r>
      <w:r>
        <w:t xml:space="preserve"> [JS] “all things together”, i.e. “all the universe”</w:t>
      </w:r>
    </w:p>
  </w:footnote>
  <w:footnote w:id="739">
    <w:p w14:paraId="543C0AC2" w14:textId="77777777" w:rsidR="000E2EAC" w:rsidRDefault="000E2EAC"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0E2EAC" w:rsidRDefault="000E2EAC"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0E2EAC" w:rsidRDefault="000E2EAC"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0E2EAC" w:rsidRDefault="000E2EAC" w:rsidP="00704CAA">
      <w:pPr>
        <w:pStyle w:val="footnote"/>
      </w:pPr>
      <w:r>
        <w:rPr>
          <w:rStyle w:val="FootnoteReference"/>
        </w:rPr>
        <w:footnoteRef/>
      </w:r>
      <w:r>
        <w:t xml:space="preserve"> [JS] probably “forever for a reward”, rather than “for an eternal reward”</w:t>
      </w:r>
    </w:p>
  </w:footnote>
  <w:footnote w:id="743">
    <w:p w14:paraId="62CCD289" w14:textId="77777777" w:rsidR="000E2EAC" w:rsidRDefault="000E2EAC"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0E2EAC" w:rsidRDefault="000E2EAC"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0E2EAC" w:rsidRDefault="000E2EAC"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0E2EAC" w:rsidRDefault="000E2EAC"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0E2EAC" w:rsidRDefault="000E2EAC"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0E2EAC" w:rsidRDefault="000E2EAC" w:rsidP="00704CAA">
      <w:pPr>
        <w:pStyle w:val="footnote"/>
      </w:pPr>
      <w:r>
        <w:rPr>
          <w:rStyle w:val="FootnoteReference"/>
        </w:rPr>
        <w:footnoteRef/>
      </w:r>
      <w:r>
        <w:t xml:space="preserve"> [JS] or “I directed myself towards”</w:t>
      </w:r>
    </w:p>
  </w:footnote>
  <w:footnote w:id="749">
    <w:p w14:paraId="7AA4F803" w14:textId="77777777" w:rsidR="000E2EAC" w:rsidRDefault="000E2EAC" w:rsidP="00704CAA">
      <w:pPr>
        <w:pStyle w:val="footnote"/>
      </w:pPr>
      <w:r>
        <w:rPr>
          <w:rStyle w:val="FootnoteReference"/>
        </w:rPr>
        <w:footnoteRef/>
      </w:r>
      <w:r>
        <w:t xml:space="preserve"> Cf. Lk. 24:27,32,45.</w:t>
      </w:r>
    </w:p>
  </w:footnote>
  <w:footnote w:id="750">
    <w:p w14:paraId="25CB77BD" w14:textId="77777777" w:rsidR="000E2EAC" w:rsidRDefault="000E2EAC"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0E2EAC" w:rsidRDefault="000E2EAC"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0E2EAC" w:rsidRDefault="000E2EAC"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0E2EAC" w:rsidRDefault="000E2EAC"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0E2EAC" w:rsidRDefault="000E2EAC"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0E2EAC" w:rsidRDefault="000E2EAC"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0E2EAC" w:rsidRDefault="000E2EAC" w:rsidP="00704CAA">
      <w:pPr>
        <w:pStyle w:val="footnote"/>
      </w:pPr>
      <w:r>
        <w:rPr>
          <w:rStyle w:val="FootnoteReference"/>
        </w:rPr>
        <w:footnoteRef/>
      </w:r>
      <w:r>
        <w:t xml:space="preserve"> [JS] or “wickedness”</w:t>
      </w:r>
    </w:p>
  </w:footnote>
  <w:footnote w:id="757">
    <w:p w14:paraId="5B4CF2F0" w14:textId="77777777" w:rsidR="000E2EAC" w:rsidRDefault="000E2EAC" w:rsidP="00704CAA">
      <w:pPr>
        <w:pStyle w:val="footnote"/>
      </w:pPr>
      <w:r>
        <w:rPr>
          <w:rStyle w:val="FootnoteReference"/>
        </w:rPr>
        <w:footnoteRef/>
      </w:r>
      <w:r>
        <w:t xml:space="preserve"> Cf. Ps. 110:10.</w:t>
      </w:r>
    </w:p>
  </w:footnote>
  <w:footnote w:id="758">
    <w:p w14:paraId="3210B748" w14:textId="77777777" w:rsidR="000E2EAC" w:rsidRDefault="000E2EAC"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0E2EAC" w:rsidRDefault="000E2EAC" w:rsidP="00704CAA">
      <w:pPr>
        <w:pStyle w:val="footnote"/>
      </w:pPr>
      <w:r>
        <w:rPr>
          <w:rStyle w:val="FootnoteReference"/>
        </w:rPr>
        <w:footnoteRef/>
      </w:r>
      <w:r>
        <w:t xml:space="preserve"> [JS] Coptic has, “Name”.</w:t>
      </w:r>
    </w:p>
  </w:footnote>
  <w:footnote w:id="760">
    <w:p w14:paraId="2283E1D7" w14:textId="77777777" w:rsidR="000E2EAC" w:rsidRDefault="000E2EAC" w:rsidP="00704CAA">
      <w:pPr>
        <w:pStyle w:val="footnote"/>
      </w:pPr>
      <w:r>
        <w:rPr>
          <w:rStyle w:val="FootnoteReference"/>
        </w:rPr>
        <w:footnoteRef/>
      </w:r>
      <w:r>
        <w:t xml:space="preserve"> [JS] or “word,” or “teachings</w:t>
      </w:r>
    </w:p>
  </w:footnote>
  <w:footnote w:id="761">
    <w:p w14:paraId="387BB099" w14:textId="77777777" w:rsidR="000E2EAC" w:rsidRDefault="000E2EAC" w:rsidP="00704CAA">
      <w:pPr>
        <w:pStyle w:val="footnote"/>
      </w:pPr>
      <w:r>
        <w:rPr>
          <w:rStyle w:val="FootnoteReference"/>
        </w:rPr>
        <w:footnoteRef/>
      </w:r>
      <w:r>
        <w:t xml:space="preserve"> [JS] [] found in Coptic. See the First Hour of Tuesday of Holy Week.</w:t>
      </w:r>
    </w:p>
  </w:footnote>
  <w:footnote w:id="762">
    <w:p w14:paraId="7C32BFF6" w14:textId="77777777" w:rsidR="000E2EAC" w:rsidRDefault="000E2EAC"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0E2EAC" w:rsidRDefault="000E2EAC"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0E2EAC" w:rsidRDefault="000E2EAC" w:rsidP="00704CAA">
      <w:pPr>
        <w:pStyle w:val="footnote"/>
      </w:pPr>
      <w:r>
        <w:rPr>
          <w:rStyle w:val="FootnoteReference"/>
        </w:rPr>
        <w:footnoteRef/>
      </w:r>
      <w:r>
        <w:t xml:space="preserve"> Cf. Jeremiah 3:23. I look through the hills to their unseen Maker.</w:t>
      </w:r>
    </w:p>
  </w:footnote>
  <w:footnote w:id="765">
    <w:p w14:paraId="1876E7D4" w14:textId="77777777" w:rsidR="000E2EAC" w:rsidRDefault="000E2EAC"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0E2EAC" w:rsidRDefault="000E2EAC"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0E2EAC" w:rsidRDefault="000E2EAC"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0E2EAC" w:rsidRDefault="000E2EAC" w:rsidP="00704CAA">
      <w:pPr>
        <w:pStyle w:val="footnote"/>
      </w:pPr>
      <w:r>
        <w:rPr>
          <w:rStyle w:val="FootnoteReference"/>
        </w:rPr>
        <w:footnoteRef/>
      </w:r>
      <w:r>
        <w:t xml:space="preserve"> [JS] or “thank and praise”, “thankfully confess with praise”</w:t>
      </w:r>
    </w:p>
  </w:footnote>
  <w:footnote w:id="769">
    <w:p w14:paraId="1FAE8E94" w14:textId="77777777" w:rsidR="000E2EAC" w:rsidRDefault="000E2EAC"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0E2EAC" w:rsidRDefault="000E2EAC"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0E2EAC" w:rsidRDefault="000E2EAC" w:rsidP="00704CAA">
      <w:pPr>
        <w:pStyle w:val="footnote"/>
      </w:pPr>
      <w:r>
        <w:rPr>
          <w:rStyle w:val="FootnoteReference"/>
        </w:rPr>
        <w:footnoteRef/>
      </w:r>
      <w:r>
        <w:t xml:space="preserve"> Hebrews 11:26; 13:13.</w:t>
      </w:r>
    </w:p>
  </w:footnote>
  <w:footnote w:id="772">
    <w:p w14:paraId="05D5FD0A" w14:textId="77777777" w:rsidR="000E2EAC" w:rsidRDefault="000E2EAC" w:rsidP="00704CAA">
      <w:pPr>
        <w:pStyle w:val="footnote"/>
      </w:pPr>
      <w:r>
        <w:rPr>
          <w:rStyle w:val="FootnoteReference"/>
        </w:rPr>
        <w:footnoteRef/>
      </w:r>
      <w:r>
        <w:t xml:space="preserve"> Heaven is here (Mt. 4:17; Lk. 17:21; Prov. 17:24).</w:t>
      </w:r>
    </w:p>
  </w:footnote>
  <w:footnote w:id="773">
    <w:p w14:paraId="7D59277F" w14:textId="77777777" w:rsidR="000E2EAC" w:rsidRDefault="000E2EAC" w:rsidP="00704CAA">
      <w:pPr>
        <w:pStyle w:val="footnote"/>
      </w:pPr>
      <w:r>
        <w:rPr>
          <w:rStyle w:val="FootnoteReference"/>
        </w:rPr>
        <w:footnoteRef/>
      </w:r>
      <w:r>
        <w:t xml:space="preserve"> [JS] Fr. Lazarus and NETS have “irresistible”, OSB has “overwhelming”</w:t>
      </w:r>
    </w:p>
  </w:footnote>
  <w:footnote w:id="774">
    <w:p w14:paraId="604D1C2F" w14:textId="77777777" w:rsidR="000E2EAC" w:rsidRDefault="000E2EAC" w:rsidP="00704CAA">
      <w:pPr>
        <w:pStyle w:val="footnote"/>
      </w:pPr>
      <w:r>
        <w:rPr>
          <w:rStyle w:val="FootnoteReference"/>
        </w:rPr>
        <w:footnoteRef/>
      </w:r>
      <w:r>
        <w:t xml:space="preserve"> [JS] or “evildoers”</w:t>
      </w:r>
    </w:p>
  </w:footnote>
  <w:footnote w:id="775">
    <w:p w14:paraId="093F2A64" w14:textId="77777777" w:rsidR="000E2EAC" w:rsidRDefault="000E2EAC" w:rsidP="00704CAA">
      <w:pPr>
        <w:pStyle w:val="footnote"/>
      </w:pPr>
      <w:r>
        <w:rPr>
          <w:rStyle w:val="FootnoteReference"/>
        </w:rPr>
        <w:footnoteRef/>
      </w:r>
      <w:r>
        <w:t xml:space="preserve"> [JS] Fr. Athanasius has, “the Lord has magnified His doings with them.”</w:t>
      </w:r>
    </w:p>
  </w:footnote>
  <w:footnote w:id="776">
    <w:p w14:paraId="574A06B5" w14:textId="77777777" w:rsidR="000E2EAC" w:rsidRDefault="000E2EAC"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0E2EAC" w:rsidRDefault="000E2EAC"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0E2EAC" w:rsidRDefault="000E2EAC" w:rsidP="00704CAA">
      <w:pPr>
        <w:pStyle w:val="footnote"/>
      </w:pPr>
      <w:r>
        <w:rPr>
          <w:rStyle w:val="FootnoteReference"/>
        </w:rPr>
        <w:footnoteRef/>
      </w:r>
      <w:r>
        <w:t xml:space="preserve"> [JS] “from your rest”, literally, “after sitting”</w:t>
      </w:r>
    </w:p>
  </w:footnote>
  <w:footnote w:id="779">
    <w:p w14:paraId="5C7D4D32" w14:textId="77777777" w:rsidR="000E2EAC" w:rsidRDefault="000E2EAC" w:rsidP="00704CAA">
      <w:pPr>
        <w:pStyle w:val="footnote"/>
      </w:pPr>
      <w:r>
        <w:rPr>
          <w:rStyle w:val="FootnoteReference"/>
        </w:rPr>
        <w:footnoteRef/>
      </w:r>
      <w:r>
        <w:t xml:space="preserve"> [JS] Fr. Athanasius has, “the children of those who have been awakened.”</w:t>
      </w:r>
    </w:p>
  </w:footnote>
  <w:footnote w:id="780">
    <w:p w14:paraId="4E0751D4" w14:textId="77777777" w:rsidR="000E2EAC" w:rsidRDefault="000E2EAC" w:rsidP="00704CAA">
      <w:pPr>
        <w:pStyle w:val="footnote"/>
      </w:pPr>
      <w:r>
        <w:rPr>
          <w:rStyle w:val="FootnoteReference"/>
        </w:rPr>
        <w:footnoteRef/>
      </w:r>
      <w:r>
        <w:t xml:space="preserve"> [JS] Fr. Lazarus has, “such exiles”</w:t>
      </w:r>
    </w:p>
  </w:footnote>
  <w:footnote w:id="781">
    <w:p w14:paraId="09DB039E" w14:textId="77777777" w:rsidR="000E2EAC" w:rsidRDefault="000E2EAC" w:rsidP="00704CAA">
      <w:pPr>
        <w:pStyle w:val="footnote"/>
      </w:pPr>
      <w:r>
        <w:rPr>
          <w:rStyle w:val="FootnoteReference"/>
        </w:rPr>
        <w:footnoteRef/>
      </w:r>
      <w:r>
        <w:t xml:space="preserve"> [JS] Fr. Athanasius has, “You will be blessed”</w:t>
      </w:r>
    </w:p>
  </w:footnote>
  <w:footnote w:id="782">
    <w:p w14:paraId="32267075" w14:textId="77777777" w:rsidR="000E2EAC" w:rsidRDefault="000E2EAC" w:rsidP="00704CAA">
      <w:pPr>
        <w:pStyle w:val="footnote"/>
      </w:pPr>
      <w:r>
        <w:rPr>
          <w:rStyle w:val="FootnoteReference"/>
        </w:rPr>
        <w:footnoteRef/>
      </w:r>
      <w:r>
        <w:t xml:space="preserve"> [JS] Fr. Athanasius has “the Lord will bless,” and “you will see the joys”</w:t>
      </w:r>
    </w:p>
  </w:footnote>
  <w:footnote w:id="783">
    <w:p w14:paraId="07B50ADB" w14:textId="77777777" w:rsidR="000E2EAC" w:rsidRDefault="000E2EAC"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0E2EAC" w:rsidRDefault="000E2EAC"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0E2EAC" w:rsidRDefault="000E2EAC" w:rsidP="00704CAA">
      <w:pPr>
        <w:pStyle w:val="footnote"/>
      </w:pPr>
      <w:r>
        <w:rPr>
          <w:rStyle w:val="FootnoteReference"/>
        </w:rPr>
        <w:footnoteRef/>
      </w:r>
      <w:r>
        <w:t xml:space="preserve"> [JS] or “lawlessness”</w:t>
      </w:r>
    </w:p>
  </w:footnote>
  <w:footnote w:id="786">
    <w:p w14:paraId="67C4030A" w14:textId="77777777" w:rsidR="000E2EAC" w:rsidRDefault="000E2EAC"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0E2EAC" w:rsidRDefault="000E2EAC" w:rsidP="00704CAA">
      <w:pPr>
        <w:pStyle w:val="footnote"/>
      </w:pPr>
      <w:r>
        <w:rPr>
          <w:rStyle w:val="FootnoteReference"/>
        </w:rPr>
        <w:footnoteRef/>
      </w:r>
      <w:r>
        <w:t xml:space="preserve"> [JS] or “transgressions” or “acts of lawlessness”, throughout.</w:t>
      </w:r>
    </w:p>
  </w:footnote>
  <w:footnote w:id="788">
    <w:p w14:paraId="01546DD5" w14:textId="77777777" w:rsidR="000E2EAC" w:rsidRDefault="000E2EAC" w:rsidP="00704CAA">
      <w:pPr>
        <w:pStyle w:val="footnote"/>
      </w:pPr>
      <w:r>
        <w:rPr>
          <w:rStyle w:val="FootnoteReference"/>
        </w:rPr>
        <w:footnoteRef/>
      </w:r>
      <w:r>
        <w:t xml:space="preserve"> [JS] or “forgiveness”</w:t>
      </w:r>
    </w:p>
  </w:footnote>
  <w:footnote w:id="789">
    <w:p w14:paraId="1F064365" w14:textId="77777777" w:rsidR="000E2EAC" w:rsidRDefault="000E2EAC"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0E2EAC" w:rsidRDefault="000E2EAC" w:rsidP="00704CAA">
      <w:pPr>
        <w:pStyle w:val="footnote"/>
      </w:pPr>
      <w:r>
        <w:rPr>
          <w:rStyle w:val="FootnoteReference"/>
        </w:rPr>
        <w:footnoteRef/>
      </w:r>
      <w:r>
        <w:t xml:space="preserve"> Cf. Titus 2:14.</w:t>
      </w:r>
    </w:p>
  </w:footnote>
  <w:footnote w:id="791">
    <w:p w14:paraId="12B3D57D" w14:textId="77777777" w:rsidR="000E2EAC" w:rsidRDefault="000E2EAC" w:rsidP="00704CAA">
      <w:pPr>
        <w:pStyle w:val="footnote"/>
      </w:pPr>
      <w:r>
        <w:rPr>
          <w:rStyle w:val="FootnoteReference"/>
        </w:rPr>
        <w:footnoteRef/>
      </w:r>
      <w:r>
        <w:t xml:space="preserve"> Prov. 29:1; 2 Kings 17:14; Neh. 9:16; Dt. 9:6.</w:t>
      </w:r>
    </w:p>
  </w:footnote>
  <w:footnote w:id="792">
    <w:p w14:paraId="1811E64B" w14:textId="77777777" w:rsidR="000E2EAC" w:rsidRDefault="000E2EAC" w:rsidP="00704CAA">
      <w:pPr>
        <w:pStyle w:val="footnote"/>
      </w:pPr>
      <w:r>
        <w:rPr>
          <w:rStyle w:val="FootnoteReference"/>
        </w:rPr>
        <w:footnoteRef/>
      </w:r>
      <w:r>
        <w:t xml:space="preserve"> [JS] literally “the tent of my house”</w:t>
      </w:r>
    </w:p>
  </w:footnote>
  <w:footnote w:id="793">
    <w:p w14:paraId="01BC8279" w14:textId="77777777" w:rsidR="000E2EAC" w:rsidRDefault="000E2EAC"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0E2EAC" w:rsidRDefault="000E2EAC" w:rsidP="00704CAA">
      <w:pPr>
        <w:pStyle w:val="footnote"/>
      </w:pPr>
      <w:r>
        <w:rPr>
          <w:rStyle w:val="FootnoteReference"/>
        </w:rPr>
        <w:footnoteRef/>
      </w:r>
      <w:r>
        <w:t xml:space="preserve"> Cf. 1 Kings 6:21 (1 Sam. 6:21).</w:t>
      </w:r>
    </w:p>
  </w:footnote>
  <w:footnote w:id="795">
    <w:p w14:paraId="0F2A4FAB" w14:textId="77777777" w:rsidR="000E2EAC" w:rsidRDefault="000E2EAC" w:rsidP="00704CAA">
      <w:pPr>
        <w:pStyle w:val="footnote"/>
      </w:pPr>
      <w:r>
        <w:rPr>
          <w:rStyle w:val="FootnoteReference"/>
        </w:rPr>
        <w:footnoteRef/>
      </w:r>
      <w:r>
        <w:t xml:space="preserve"> [JS] “do obeisance”, i.e. literally “bow down”</w:t>
      </w:r>
    </w:p>
  </w:footnote>
  <w:footnote w:id="796">
    <w:p w14:paraId="653EFE5A" w14:textId="77777777" w:rsidR="000E2EAC" w:rsidRDefault="000E2EAC" w:rsidP="00704CAA">
      <w:pPr>
        <w:pStyle w:val="footnote"/>
      </w:pPr>
      <w:r>
        <w:rPr>
          <w:rStyle w:val="FootnoteReference"/>
        </w:rPr>
        <w:footnoteRef/>
      </w:r>
      <w:r>
        <w:t xml:space="preserve"> [JS] Fr. Lazarus has “resting-place”</w:t>
      </w:r>
    </w:p>
  </w:footnote>
  <w:footnote w:id="797">
    <w:p w14:paraId="3CB0BB7B" w14:textId="77777777" w:rsidR="000E2EAC" w:rsidRDefault="000E2EAC" w:rsidP="00704CAA">
      <w:pPr>
        <w:pStyle w:val="footnote"/>
      </w:pPr>
      <w:r>
        <w:rPr>
          <w:rStyle w:val="FootnoteReference"/>
        </w:rPr>
        <w:footnoteRef/>
      </w:r>
      <w:r>
        <w:t xml:space="preserve"> [JS] or “the ark of Your holiness”</w:t>
      </w:r>
    </w:p>
  </w:footnote>
  <w:footnote w:id="798">
    <w:p w14:paraId="63153007" w14:textId="77777777" w:rsidR="000E2EAC" w:rsidRDefault="000E2EAC" w:rsidP="00704CAA">
      <w:pPr>
        <w:pStyle w:val="footnote"/>
      </w:pPr>
      <w:r>
        <w:rPr>
          <w:rStyle w:val="FootnoteReference"/>
        </w:rPr>
        <w:footnoteRef/>
      </w:r>
      <w:r>
        <w:t xml:space="preserve"> Ps. 131:8-10 = 2 Chron. 6:41-42.</w:t>
      </w:r>
    </w:p>
  </w:footnote>
  <w:footnote w:id="799">
    <w:p w14:paraId="3EE06E49" w14:textId="77777777" w:rsidR="000E2EAC" w:rsidRDefault="000E2EAC" w:rsidP="00704CAA">
      <w:pPr>
        <w:pStyle w:val="footnote"/>
      </w:pPr>
      <w:r>
        <w:rPr>
          <w:rStyle w:val="FootnoteReference"/>
        </w:rPr>
        <w:footnoteRef/>
      </w:r>
      <w:r>
        <w:t xml:space="preserve"> I Chron. 17:11-14; Acts 2:30-33.</w:t>
      </w:r>
    </w:p>
  </w:footnote>
  <w:footnote w:id="800">
    <w:p w14:paraId="42F3B605" w14:textId="77777777" w:rsidR="000E2EAC" w:rsidRDefault="000E2EAC" w:rsidP="00704CAA">
      <w:pPr>
        <w:pStyle w:val="footnote"/>
      </w:pPr>
      <w:r>
        <w:rPr>
          <w:rStyle w:val="FootnoteReference"/>
        </w:rPr>
        <w:footnoteRef/>
      </w:r>
      <w:r>
        <w:t xml:space="preserve"> [JS] Coptic has “widow”.</w:t>
      </w:r>
    </w:p>
  </w:footnote>
  <w:footnote w:id="801">
    <w:p w14:paraId="1A9AACF1" w14:textId="77777777" w:rsidR="000E2EAC" w:rsidRDefault="000E2EAC" w:rsidP="00704CAA">
      <w:pPr>
        <w:pStyle w:val="footnote"/>
      </w:pPr>
      <w:r>
        <w:rPr>
          <w:rStyle w:val="FootnoteReference"/>
        </w:rPr>
        <w:footnoteRef/>
      </w:r>
      <w:r>
        <w:t xml:space="preserve"> [JS] or “rejoice with rejoicing”</w:t>
      </w:r>
    </w:p>
  </w:footnote>
  <w:footnote w:id="802">
    <w:p w14:paraId="3AE96C33" w14:textId="77777777" w:rsidR="000E2EAC" w:rsidRDefault="000E2EAC" w:rsidP="00704CAA">
      <w:pPr>
        <w:pStyle w:val="footnote"/>
      </w:pPr>
      <w:r>
        <w:rPr>
          <w:rStyle w:val="FootnoteReference"/>
        </w:rPr>
        <w:footnoteRef/>
      </w:r>
      <w:r>
        <w:t xml:space="preserve"> stock: </w:t>
      </w:r>
      <w:r w:rsidRPr="00783CA0">
        <w:rPr>
          <w:i/>
        </w:rPr>
        <w:t>lit</w:t>
      </w:r>
      <w:r>
        <w:t>. horn.</w:t>
      </w:r>
    </w:p>
  </w:footnote>
  <w:footnote w:id="803">
    <w:p w14:paraId="27E8A16B" w14:textId="77777777" w:rsidR="000E2EAC" w:rsidRDefault="000E2EAC"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0E2EAC" w:rsidRDefault="000E2EAC"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0E2EAC" w:rsidRDefault="000E2EAC"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0E2EAC" w:rsidRDefault="000E2EAC"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0E2EAC" w:rsidRDefault="000E2EAC" w:rsidP="00704CAA">
      <w:pPr>
        <w:pStyle w:val="footnote"/>
      </w:pPr>
      <w:r>
        <w:rPr>
          <w:rStyle w:val="FootnoteReference"/>
        </w:rPr>
        <w:footnoteRef/>
      </w:r>
      <w:r>
        <w:t xml:space="preserve"> [JS] literally, “slaves”</w:t>
      </w:r>
    </w:p>
  </w:footnote>
  <w:footnote w:id="808">
    <w:p w14:paraId="158F5E0F" w14:textId="77777777" w:rsidR="000E2EAC" w:rsidRDefault="000E2EAC"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0E2EAC" w:rsidRDefault="000E2EAC" w:rsidP="00704CAA">
      <w:pPr>
        <w:pStyle w:val="footnote"/>
      </w:pPr>
      <w:r>
        <w:rPr>
          <w:rStyle w:val="FootnoteReference"/>
        </w:rPr>
        <w:footnoteRef/>
      </w:r>
      <w:r>
        <w:t xml:space="preserve"> Deut. 32:36.</w:t>
      </w:r>
    </w:p>
  </w:footnote>
  <w:footnote w:id="810">
    <w:p w14:paraId="0E72D9EE" w14:textId="77777777" w:rsidR="000E2EAC" w:rsidRDefault="000E2EAC" w:rsidP="00704CAA">
      <w:pPr>
        <w:pStyle w:val="footnote"/>
      </w:pPr>
      <w:r>
        <w:rPr>
          <w:rStyle w:val="FootnoteReference"/>
        </w:rPr>
        <w:footnoteRef/>
      </w:r>
      <w:r>
        <w:t xml:space="preserve"> [JS] [] lacking in all but OSB</w:t>
      </w:r>
    </w:p>
  </w:footnote>
  <w:footnote w:id="811">
    <w:p w14:paraId="671F363B" w14:textId="77777777" w:rsidR="000E2EAC" w:rsidRDefault="000E2EAC"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0E2EAC" w:rsidRDefault="000E2EAC"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0E2EAC" w:rsidRDefault="000E2EAC"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0E2EAC" w:rsidRDefault="000E2EAC"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0E2EAC" w:rsidRDefault="000E2EAC" w:rsidP="00704CAA">
      <w:pPr>
        <w:pStyle w:val="footnote"/>
      </w:pPr>
      <w:r>
        <w:rPr>
          <w:rStyle w:val="FootnoteReference"/>
        </w:rPr>
        <w:footnoteRef/>
      </w:r>
      <w:r>
        <w:t xml:space="preserve"> [JS] or “and shook of Pharaoh and his army into the Red sea,”</w:t>
      </w:r>
    </w:p>
  </w:footnote>
  <w:footnote w:id="816">
    <w:p w14:paraId="3F59DD13" w14:textId="77777777" w:rsidR="000E2EAC" w:rsidRDefault="000E2EAC" w:rsidP="00704CAA">
      <w:pPr>
        <w:pStyle w:val="footnote"/>
      </w:pPr>
      <w:r>
        <w:rPr>
          <w:rStyle w:val="FootnoteReference"/>
        </w:rPr>
        <w:footnoteRef/>
      </w:r>
      <w:r>
        <w:t xml:space="preserve"> [JS] or “slew”</w:t>
      </w:r>
    </w:p>
  </w:footnote>
  <w:footnote w:id="817">
    <w:p w14:paraId="7583087A" w14:textId="77777777" w:rsidR="000E2EAC" w:rsidRDefault="000E2EAC"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0E2EAC" w:rsidRDefault="000E2EAC"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0E2EAC" w:rsidRDefault="000E2EAC" w:rsidP="00704CAA">
      <w:pPr>
        <w:pStyle w:val="footnote"/>
      </w:pPr>
      <w:r>
        <w:rPr>
          <w:rStyle w:val="FootnoteReference"/>
        </w:rPr>
        <w:footnoteRef/>
      </w:r>
      <w:r>
        <w:t xml:space="preserve"> See previous footnote.</w:t>
      </w:r>
    </w:p>
  </w:footnote>
  <w:footnote w:id="820">
    <w:p w14:paraId="0CAFD8C9" w14:textId="77777777" w:rsidR="000E2EAC" w:rsidRDefault="000E2EAC"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0E2EAC" w:rsidRDefault="000E2EAC" w:rsidP="00704CAA">
      <w:pPr>
        <w:pStyle w:val="footnote"/>
      </w:pPr>
      <w:r>
        <w:rPr>
          <w:rStyle w:val="FootnoteReference"/>
        </w:rPr>
        <w:footnoteRef/>
      </w:r>
      <w:r>
        <w:t xml:space="preserve"> [JS] or “thank”, or “thankfully confess with praise”</w:t>
      </w:r>
    </w:p>
  </w:footnote>
  <w:footnote w:id="822">
    <w:p w14:paraId="458AF9FF" w14:textId="77777777" w:rsidR="000E2EAC" w:rsidRDefault="000E2EAC"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0E2EAC" w:rsidRDefault="000E2EAC"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0E2EAC" w:rsidRDefault="000E2EAC"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0E2EAC" w:rsidRDefault="000E2EAC"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0E2EAC" w:rsidRDefault="000E2EAC"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0E2EAC" w:rsidRDefault="000E2EAC"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0E2EAC" w:rsidRDefault="000E2EAC" w:rsidP="00704CAA">
      <w:pPr>
        <w:pStyle w:val="footnote"/>
      </w:pPr>
      <w:r>
        <w:rPr>
          <w:rStyle w:val="FootnoteReference"/>
        </w:rPr>
        <w:footnoteRef/>
      </w:r>
      <w:r>
        <w:t xml:space="preserve"> [JS] literally “those who are exalted” or “the high things”</w:t>
      </w:r>
    </w:p>
  </w:footnote>
  <w:footnote w:id="829">
    <w:p w14:paraId="792E0633" w14:textId="77777777" w:rsidR="000E2EAC" w:rsidRDefault="000E2EAC"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0E2EAC" w:rsidRDefault="000E2EAC" w:rsidP="00704CAA">
      <w:pPr>
        <w:pStyle w:val="footnote"/>
      </w:pPr>
      <w:r>
        <w:rPr>
          <w:rStyle w:val="FootnoteReference"/>
        </w:rPr>
        <w:footnoteRef/>
      </w:r>
      <w:r>
        <w:t xml:space="preserve"> [JS] or “possess”</w:t>
      </w:r>
    </w:p>
  </w:footnote>
  <w:footnote w:id="831">
    <w:p w14:paraId="1B57A445" w14:textId="77777777" w:rsidR="000E2EAC" w:rsidRDefault="000E2EAC"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0E2EAC" w:rsidRDefault="000E2EAC" w:rsidP="00704CAA">
      <w:pPr>
        <w:pStyle w:val="footnote"/>
      </w:pPr>
      <w:r>
        <w:rPr>
          <w:rStyle w:val="FootnoteReference"/>
        </w:rPr>
        <w:footnoteRef/>
      </w:r>
      <w:r>
        <w:t xml:space="preserve"> [JS] or “give thanks,” or “thankfully confess You with praise”</w:t>
      </w:r>
    </w:p>
  </w:footnote>
  <w:footnote w:id="833">
    <w:p w14:paraId="67B776F5" w14:textId="77777777" w:rsidR="000E2EAC" w:rsidRDefault="000E2EAC" w:rsidP="00704CAA">
      <w:pPr>
        <w:pStyle w:val="footnote"/>
      </w:pPr>
      <w:r>
        <w:rPr>
          <w:rStyle w:val="FootnoteReference"/>
        </w:rPr>
        <w:footnoteRef/>
      </w:r>
      <w:r>
        <w:t xml:space="preserve"> [JS] or “authorities” or “powers”</w:t>
      </w:r>
    </w:p>
  </w:footnote>
  <w:footnote w:id="834">
    <w:p w14:paraId="045B7D15" w14:textId="77777777" w:rsidR="000E2EAC" w:rsidRDefault="000E2EAC" w:rsidP="00704CAA">
      <w:pPr>
        <w:pStyle w:val="footnote"/>
      </w:pPr>
      <w:r>
        <w:rPr>
          <w:rStyle w:val="FootnoteReference"/>
        </w:rPr>
        <w:footnoteRef/>
      </w:r>
      <w:r>
        <w:t xml:space="preserve"> [JS] or “and do I not waste away because of my enemies?”</w:t>
      </w:r>
    </w:p>
  </w:footnote>
  <w:footnote w:id="835">
    <w:p w14:paraId="44DA4D92" w14:textId="77777777" w:rsidR="000E2EAC" w:rsidRDefault="000E2EAC" w:rsidP="00704CAA">
      <w:pPr>
        <w:pStyle w:val="footnote"/>
      </w:pPr>
      <w:r>
        <w:rPr>
          <w:rStyle w:val="FootnoteReference"/>
        </w:rPr>
        <w:footnoteRef/>
      </w:r>
      <w:r>
        <w:t xml:space="preserve"> [JS] or “way of iniquity”</w:t>
      </w:r>
    </w:p>
  </w:footnote>
  <w:footnote w:id="836">
    <w:p w14:paraId="05DEA3B3" w14:textId="77777777" w:rsidR="000E2EAC" w:rsidRDefault="000E2EAC" w:rsidP="00704CAA">
      <w:pPr>
        <w:pStyle w:val="footnote"/>
      </w:pPr>
      <w:r>
        <w:rPr>
          <w:rStyle w:val="FootnoteReference"/>
        </w:rPr>
        <w:footnoteRef/>
      </w:r>
      <w:r>
        <w:t xml:space="preserve"> ‘He gives songs in the night’ (Job. 35:10).</w:t>
      </w:r>
    </w:p>
  </w:footnote>
  <w:footnote w:id="837">
    <w:p w14:paraId="493AAC58" w14:textId="77777777" w:rsidR="000E2EAC" w:rsidRDefault="000E2EAC" w:rsidP="00704CAA">
      <w:pPr>
        <w:pStyle w:val="footnote"/>
      </w:pPr>
      <w:r>
        <w:rPr>
          <w:rStyle w:val="FootnoteReference"/>
        </w:rPr>
        <w:footnoteRef/>
      </w:r>
      <w:r>
        <w:t xml:space="preserve"> Literally “voice”</w:t>
      </w:r>
    </w:p>
  </w:footnote>
  <w:footnote w:id="838">
    <w:p w14:paraId="6AF28D26" w14:textId="77777777" w:rsidR="000E2EAC" w:rsidRDefault="000E2EAC" w:rsidP="00704CAA">
      <w:pPr>
        <w:pStyle w:val="footnote"/>
      </w:pPr>
      <w:r>
        <w:rPr>
          <w:rStyle w:val="FootnoteReference"/>
        </w:rPr>
        <w:footnoteRef/>
      </w:r>
      <w:r>
        <w:t xml:space="preserve"> [JS] or “praise,” or “give thanks to,” or “thankfully confess with praise”</w:t>
      </w:r>
    </w:p>
  </w:footnote>
  <w:footnote w:id="839">
    <w:p w14:paraId="761DDB32" w14:textId="77777777" w:rsidR="000E2EAC" w:rsidRDefault="000E2EAC" w:rsidP="00704CAA">
      <w:pPr>
        <w:pStyle w:val="footnote"/>
      </w:pPr>
      <w:r>
        <w:rPr>
          <w:rStyle w:val="FootnoteReference"/>
        </w:rPr>
        <w:footnoteRef/>
      </w:r>
      <w:r>
        <w:t xml:space="preserve"> [JS] or “Hades”.</w:t>
      </w:r>
    </w:p>
  </w:footnote>
  <w:footnote w:id="840">
    <w:p w14:paraId="726EF8AF" w14:textId="77777777" w:rsidR="000E2EAC" w:rsidRDefault="000E2EAC"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0E2EAC" w:rsidRDefault="000E2EAC" w:rsidP="00704CAA">
      <w:pPr>
        <w:pStyle w:val="footnote"/>
      </w:pPr>
      <w:r>
        <w:rPr>
          <w:rStyle w:val="FootnoteReference"/>
        </w:rPr>
        <w:footnoteRef/>
      </w:r>
      <w:r>
        <w:t xml:space="preserve"> this way: the confession of Christ (2 Tim. 3:12).</w:t>
      </w:r>
    </w:p>
  </w:footnote>
  <w:footnote w:id="842">
    <w:p w14:paraId="171F27CE" w14:textId="77777777" w:rsidR="000E2EAC" w:rsidRDefault="000E2EAC" w:rsidP="00704CAA">
      <w:pPr>
        <w:pStyle w:val="footnote"/>
      </w:pPr>
      <w:r>
        <w:rPr>
          <w:rStyle w:val="FootnoteReference"/>
        </w:rPr>
        <w:footnoteRef/>
      </w:r>
      <w:r>
        <w:t xml:space="preserve"> [JS] or “praise” or “thive thanks to,” or “thankfully confess with praise”</w:t>
      </w:r>
    </w:p>
  </w:footnote>
  <w:footnote w:id="843">
    <w:p w14:paraId="2146C03C" w14:textId="77777777" w:rsidR="000E2EAC" w:rsidRDefault="000E2EAC" w:rsidP="00704CAA">
      <w:pPr>
        <w:pStyle w:val="footnote"/>
      </w:pPr>
      <w:r>
        <w:rPr>
          <w:rStyle w:val="FootnoteReference"/>
        </w:rPr>
        <w:footnoteRef/>
      </w:r>
      <w:r>
        <w:t xml:space="preserve"> These two lines are identical with Lamentations 3:6.</w:t>
      </w:r>
    </w:p>
  </w:footnote>
  <w:footnote w:id="844">
    <w:p w14:paraId="324992B1" w14:textId="77777777" w:rsidR="000E2EAC" w:rsidRDefault="000E2EAC" w:rsidP="00704CAA">
      <w:pPr>
        <w:pStyle w:val="footnote"/>
      </w:pPr>
      <w:r>
        <w:rPr>
          <w:rStyle w:val="FootnoteReference"/>
        </w:rPr>
        <w:footnoteRef/>
      </w:r>
      <w:r>
        <w:t xml:space="preserve"> Cf. Rev. 10:5; Ezek. 20:23,28,42; Deut. 32:14.</w:t>
      </w:r>
    </w:p>
  </w:footnote>
  <w:footnote w:id="845">
    <w:p w14:paraId="4B8D626C" w14:textId="77777777" w:rsidR="000E2EAC" w:rsidRDefault="000E2EAC"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0E2EAC" w:rsidRDefault="000E2EAC"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0E2EAC" w:rsidRDefault="000E2EAC"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0E2EAC" w:rsidRDefault="000E2EAC" w:rsidP="00704CAA">
      <w:pPr>
        <w:pStyle w:val="footnote"/>
      </w:pPr>
      <w:r>
        <w:rPr>
          <w:rStyle w:val="FootnoteReference"/>
        </w:rPr>
        <w:footnoteRef/>
      </w:r>
      <w:r>
        <w:t xml:space="preserve"> [JS] or “gush forth”, “overflow”</w:t>
      </w:r>
    </w:p>
  </w:footnote>
  <w:footnote w:id="849">
    <w:p w14:paraId="4045CB15" w14:textId="77777777" w:rsidR="000E2EAC" w:rsidRDefault="000E2EAC"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0E2EAC" w:rsidRDefault="000E2EAC" w:rsidP="00704CAA">
      <w:pPr>
        <w:pStyle w:val="footnote"/>
      </w:pPr>
      <w:r>
        <w:rPr>
          <w:rStyle w:val="FootnoteReference"/>
        </w:rPr>
        <w:footnoteRef/>
      </w:r>
      <w:r>
        <w:t xml:space="preserve"> [JS] literally “holy ones”</w:t>
      </w:r>
    </w:p>
  </w:footnote>
  <w:footnote w:id="851">
    <w:p w14:paraId="423A55DA" w14:textId="77777777" w:rsidR="000E2EAC" w:rsidRDefault="000E2EAC"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0E2EAC" w:rsidRDefault="000E2EAC" w:rsidP="00704CAA">
      <w:pPr>
        <w:pStyle w:val="footnote"/>
      </w:pPr>
      <w:r>
        <w:rPr>
          <w:rStyle w:val="FootnoteReference"/>
        </w:rPr>
        <w:footnoteRef/>
      </w:r>
      <w:r>
        <w:t xml:space="preserve"> Cf. Ps. 145:2 with Ps. 103:33. Only verbs differ.</w:t>
      </w:r>
    </w:p>
  </w:footnote>
  <w:footnote w:id="853">
    <w:p w14:paraId="38AC6FE4" w14:textId="77777777" w:rsidR="000E2EAC" w:rsidRDefault="000E2EAC" w:rsidP="00704CAA">
      <w:pPr>
        <w:pStyle w:val="footnote"/>
      </w:pPr>
      <w:r>
        <w:rPr>
          <w:rStyle w:val="FootnoteReference"/>
        </w:rPr>
        <w:footnoteRef/>
      </w:r>
      <w:r>
        <w:t xml:space="preserve"> [JS] or “spirit”</w:t>
      </w:r>
    </w:p>
  </w:footnote>
  <w:footnote w:id="854">
    <w:p w14:paraId="4A4D4349" w14:textId="77777777" w:rsidR="000E2EAC" w:rsidRDefault="000E2EAC" w:rsidP="00704CAA">
      <w:pPr>
        <w:pStyle w:val="footnote"/>
      </w:pPr>
      <w:r>
        <w:rPr>
          <w:rStyle w:val="FootnoteReference"/>
        </w:rPr>
        <w:footnoteRef/>
      </w:r>
      <w:r>
        <w:t xml:space="preserve"> [JS] thoughts, or designs, plans, projects</w:t>
      </w:r>
    </w:p>
  </w:footnote>
  <w:footnote w:id="855">
    <w:p w14:paraId="111B2FF9" w14:textId="77777777" w:rsidR="000E2EAC" w:rsidRDefault="000E2EAC" w:rsidP="00704CAA">
      <w:pPr>
        <w:pStyle w:val="footnote"/>
      </w:pPr>
      <w:r>
        <w:rPr>
          <w:rStyle w:val="FootnoteReference"/>
        </w:rPr>
        <w:footnoteRef/>
      </w:r>
      <w:r>
        <w:t xml:space="preserve"> [JS] or “guards”</w:t>
      </w:r>
    </w:p>
  </w:footnote>
  <w:footnote w:id="856">
    <w:p w14:paraId="5B0C1EE0" w14:textId="77777777" w:rsidR="000E2EAC" w:rsidRDefault="000E2EAC" w:rsidP="00704CAA">
      <w:pPr>
        <w:pStyle w:val="footnote"/>
      </w:pPr>
      <w:r>
        <w:rPr>
          <w:rStyle w:val="FootnoteReference"/>
        </w:rPr>
        <w:footnoteRef/>
      </w:r>
      <w:r>
        <w:t xml:space="preserve"> [JS] or “frees the prisoners”</w:t>
      </w:r>
    </w:p>
  </w:footnote>
  <w:footnote w:id="857">
    <w:p w14:paraId="7B0952C9" w14:textId="77777777" w:rsidR="000E2EAC" w:rsidRDefault="000E2EAC" w:rsidP="00704CAA">
      <w:pPr>
        <w:pStyle w:val="footnote"/>
      </w:pPr>
      <w:r>
        <w:rPr>
          <w:rStyle w:val="FootnoteReference"/>
        </w:rPr>
        <w:footnoteRef/>
      </w:r>
      <w:r>
        <w:t xml:space="preserve"> [JS] or “bent”</w:t>
      </w:r>
    </w:p>
  </w:footnote>
  <w:footnote w:id="858">
    <w:p w14:paraId="2FB9D9F0" w14:textId="77777777" w:rsidR="000E2EAC" w:rsidRDefault="000E2EAC" w:rsidP="00704CAA">
      <w:pPr>
        <w:pStyle w:val="footnote"/>
      </w:pPr>
      <w:r>
        <w:rPr>
          <w:rStyle w:val="FootnoteReference"/>
        </w:rPr>
        <w:footnoteRef/>
      </w:r>
      <w:r>
        <w:t xml:space="preserve"> [JS] or “skill”</w:t>
      </w:r>
    </w:p>
  </w:footnote>
  <w:footnote w:id="859">
    <w:p w14:paraId="07EA9BD7" w14:textId="77777777" w:rsidR="000E2EAC" w:rsidRDefault="000E2EAC" w:rsidP="00704CAA">
      <w:pPr>
        <w:pStyle w:val="footnote"/>
      </w:pPr>
      <w:r>
        <w:rPr>
          <w:rStyle w:val="FootnoteReference"/>
        </w:rPr>
        <w:footnoteRef/>
      </w:r>
      <w:r>
        <w:t xml:space="preserve"> [JS] or “foreigners”</w:t>
      </w:r>
    </w:p>
  </w:footnote>
  <w:footnote w:id="860">
    <w:p w14:paraId="4E693DCD" w14:textId="77777777" w:rsidR="000E2EAC" w:rsidRDefault="000E2EAC" w:rsidP="00704CAA">
      <w:pPr>
        <w:pStyle w:val="footnote"/>
      </w:pPr>
      <w:r>
        <w:rPr>
          <w:rStyle w:val="FootnoteReference"/>
        </w:rPr>
        <w:footnoteRef/>
      </w:r>
      <w:r>
        <w:t xml:space="preserve"> [JS] or a psalm, or a melody</w:t>
      </w:r>
    </w:p>
  </w:footnote>
  <w:footnote w:id="861">
    <w:p w14:paraId="3674D23E" w14:textId="77777777" w:rsidR="000E2EAC" w:rsidRDefault="000E2EAC"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0E2EAC" w:rsidRDefault="000E2EAC"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0E2EAC" w:rsidRDefault="000E2EAC" w:rsidP="00704CAA">
      <w:pPr>
        <w:pStyle w:val="footnote"/>
      </w:pPr>
      <w:r>
        <w:rPr>
          <w:rStyle w:val="FootnoteReference"/>
        </w:rPr>
        <w:footnoteRef/>
      </w:r>
      <w:r>
        <w:t xml:space="preserve"> [JS] or word, or teaching</w:t>
      </w:r>
    </w:p>
  </w:footnote>
  <w:footnote w:id="864">
    <w:p w14:paraId="2CF34236" w14:textId="77777777" w:rsidR="000E2EAC" w:rsidRDefault="000E2EAC"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0E2EAC" w:rsidRDefault="000E2EAC" w:rsidP="00704CAA">
      <w:pPr>
        <w:pStyle w:val="footnote"/>
      </w:pPr>
      <w:r>
        <w:rPr>
          <w:rStyle w:val="FootnoteReference"/>
        </w:rPr>
        <w:footnoteRef/>
      </w:r>
      <w:r>
        <w:t xml:space="preserve"> [JS] or “stormy wind”</w:t>
      </w:r>
    </w:p>
  </w:footnote>
  <w:footnote w:id="866">
    <w:p w14:paraId="2B981771" w14:textId="77777777" w:rsidR="000E2EAC" w:rsidRDefault="000E2EAC" w:rsidP="00704CAA">
      <w:pPr>
        <w:pStyle w:val="footnote"/>
      </w:pPr>
      <w:r>
        <w:rPr>
          <w:rStyle w:val="FootnoteReference"/>
        </w:rPr>
        <w:footnoteRef/>
      </w:r>
      <w:r>
        <w:t xml:space="preserve"> [JS] or “maidens,” or “unmarried women”</w:t>
      </w:r>
    </w:p>
  </w:footnote>
  <w:footnote w:id="867">
    <w:p w14:paraId="04C80253" w14:textId="77777777" w:rsidR="000E2EAC" w:rsidRDefault="000E2EAC"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0E2EAC" w:rsidRDefault="000E2EAC" w:rsidP="00704CAA">
      <w:pPr>
        <w:pStyle w:val="footnote"/>
      </w:pPr>
      <w:r>
        <w:rPr>
          <w:rStyle w:val="FootnoteReference"/>
        </w:rPr>
        <w:footnoteRef/>
      </w:r>
      <w:r>
        <w:t xml:space="preserve"> [JS] literally, “And He will raise/exalt the horn of His people”</w:t>
      </w:r>
    </w:p>
  </w:footnote>
  <w:footnote w:id="869">
    <w:p w14:paraId="195ABFE0" w14:textId="77777777" w:rsidR="000E2EAC" w:rsidRDefault="000E2EAC" w:rsidP="00704CAA">
      <w:pPr>
        <w:pStyle w:val="footnote"/>
      </w:pPr>
      <w:r>
        <w:rPr>
          <w:rStyle w:val="FootnoteReference"/>
        </w:rPr>
        <w:footnoteRef/>
      </w:r>
      <w:r>
        <w:t xml:space="preserve"> [JS] “assembly”</w:t>
      </w:r>
    </w:p>
  </w:footnote>
  <w:footnote w:id="870">
    <w:p w14:paraId="497FB437" w14:textId="77777777" w:rsidR="000E2EAC" w:rsidRDefault="000E2EAC" w:rsidP="00704CAA">
      <w:pPr>
        <w:pStyle w:val="footnote"/>
      </w:pPr>
      <w:r>
        <w:rPr>
          <w:rStyle w:val="FootnoteReference"/>
        </w:rPr>
        <w:footnoteRef/>
      </w:r>
      <w:r>
        <w:t xml:space="preserve"> [JS] Coptic has “in the chorus”</w:t>
      </w:r>
    </w:p>
  </w:footnote>
  <w:footnote w:id="871">
    <w:p w14:paraId="43317287" w14:textId="77777777" w:rsidR="000E2EAC" w:rsidRDefault="000E2EAC" w:rsidP="00704CAA">
      <w:pPr>
        <w:pStyle w:val="footnote"/>
      </w:pPr>
      <w:r>
        <w:rPr>
          <w:rStyle w:val="FootnoteReference"/>
        </w:rPr>
        <w:footnoteRef/>
      </w:r>
      <w:r>
        <w:t xml:space="preserve"> [JS] Fr. Athanasius has “exalt,” See the Liturgy of Mesori 26)</w:t>
      </w:r>
    </w:p>
  </w:footnote>
  <w:footnote w:id="872">
    <w:p w14:paraId="5B0388FF" w14:textId="77777777" w:rsidR="000E2EAC" w:rsidRDefault="000E2EAC" w:rsidP="00704CAA">
      <w:pPr>
        <w:pStyle w:val="footnote"/>
      </w:pPr>
      <w:r>
        <w:rPr>
          <w:rStyle w:val="FootnoteReference"/>
        </w:rPr>
        <w:footnoteRef/>
      </w:r>
      <w:r>
        <w:t xml:space="preserve"> two-edged sword: praise which conquers Amalek (St. Chrysostom).</w:t>
      </w:r>
    </w:p>
  </w:footnote>
  <w:footnote w:id="873">
    <w:p w14:paraId="31AB8451" w14:textId="77777777" w:rsidR="000E2EAC" w:rsidRDefault="000E2EAC" w:rsidP="00704CAA">
      <w:pPr>
        <w:pStyle w:val="footnote"/>
      </w:pPr>
      <w:r>
        <w:rPr>
          <w:rStyle w:val="FootnoteReference"/>
        </w:rPr>
        <w:footnoteRef/>
      </w:r>
      <w:r>
        <w:t xml:space="preserve"> ‘Holiness of life is the mother of glory’ (St Theodoret).</w:t>
      </w:r>
    </w:p>
  </w:footnote>
  <w:footnote w:id="874">
    <w:p w14:paraId="1BFFDD90" w14:textId="77777777" w:rsidR="000E2EAC" w:rsidRDefault="000E2EAC" w:rsidP="00704CAA">
      <w:pPr>
        <w:pStyle w:val="footnote"/>
      </w:pPr>
      <w:r>
        <w:rPr>
          <w:rStyle w:val="FootnoteReference"/>
        </w:rPr>
        <w:footnoteRef/>
      </w:r>
      <w:r>
        <w:t xml:space="preserve"> [JS] variant reading, “harp and lyre”</w:t>
      </w:r>
    </w:p>
  </w:footnote>
  <w:footnote w:id="875">
    <w:p w14:paraId="41E39163" w14:textId="77777777" w:rsidR="000E2EAC" w:rsidRDefault="000E2EAC"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0E2EAC" w:rsidRDefault="000E2EAC"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0E2EAC" w:rsidRDefault="000E2EAC" w:rsidP="00865C59">
      <w:pPr>
        <w:pStyle w:val="footnote"/>
      </w:pPr>
      <w:r>
        <w:rPr>
          <w:rStyle w:val="FootnoteReference"/>
        </w:rPr>
        <w:footnoteRef/>
      </w:r>
      <w:r>
        <w:t xml:space="preserve"> Or “Spirit”</w:t>
      </w:r>
    </w:p>
  </w:footnote>
  <w:footnote w:id="878">
    <w:p w14:paraId="296DD30B" w14:textId="77777777" w:rsidR="000E2EAC" w:rsidRDefault="000E2EA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0E2EAC" w:rsidRDefault="000E2EAC" w:rsidP="00344A59">
      <w:pPr>
        <w:pStyle w:val="footnote"/>
      </w:pPr>
      <w:r>
        <w:rPr>
          <w:rStyle w:val="FootnoteReference"/>
        </w:rPr>
        <w:footnoteRef/>
      </w:r>
      <w:r>
        <w:t xml:space="preserve"> The “alleluia” in each vs is inserted into each verse of the Psalm</w:t>
      </w:r>
    </w:p>
  </w:footnote>
  <w:footnote w:id="880">
    <w:p w14:paraId="1F1613E0" w14:textId="77777777" w:rsidR="000E2EAC" w:rsidRDefault="000E2EA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0E2EAC" w:rsidRDefault="000E2EAC" w:rsidP="00A7333E">
      <w:pPr>
        <w:pStyle w:val="footnote"/>
      </w:pPr>
      <w:r>
        <w:rPr>
          <w:rStyle w:val="FootnoteReference"/>
        </w:rPr>
        <w:footnoteRef/>
      </w:r>
      <w:r>
        <w:t xml:space="preserve"> Do obiesance</w:t>
      </w:r>
    </w:p>
  </w:footnote>
  <w:footnote w:id="882">
    <w:p w14:paraId="109CBDA9" w14:textId="77777777" w:rsidR="000E2EAC" w:rsidRDefault="000E2EAC" w:rsidP="00A7333E">
      <w:pPr>
        <w:pStyle w:val="footnote"/>
      </w:pPr>
      <w:r>
        <w:rPr>
          <w:rStyle w:val="FootnoteReference"/>
        </w:rPr>
        <w:footnoteRef/>
      </w:r>
      <w:r>
        <w:t xml:space="preserve"> Literally, “horn”</w:t>
      </w:r>
    </w:p>
  </w:footnote>
  <w:footnote w:id="883">
    <w:p w14:paraId="6824A765" w14:textId="77777777" w:rsidR="000E2EAC" w:rsidRDefault="000E2EAC" w:rsidP="00A7333E">
      <w:pPr>
        <w:pStyle w:val="footnote"/>
      </w:pPr>
      <w:r>
        <w:rPr>
          <w:rStyle w:val="FootnoteReference"/>
        </w:rPr>
        <w:footnoteRef/>
      </w:r>
      <w:r>
        <w:t xml:space="preserve"> Or, “ways”</w:t>
      </w:r>
    </w:p>
  </w:footnote>
  <w:footnote w:id="884">
    <w:p w14:paraId="6136C7AC" w14:textId="77777777" w:rsidR="000E2EAC" w:rsidRDefault="000E2EAC" w:rsidP="00A7333E">
      <w:pPr>
        <w:pStyle w:val="footnote"/>
      </w:pPr>
      <w:r>
        <w:rPr>
          <w:rStyle w:val="FootnoteReference"/>
        </w:rPr>
        <w:footnoteRef/>
      </w:r>
      <w:r>
        <w:t xml:space="preserve"> Literally, “exalt the horn”</w:t>
      </w:r>
    </w:p>
  </w:footnote>
  <w:footnote w:id="885">
    <w:p w14:paraId="640045D3" w14:textId="27C5899B" w:rsidR="000E2EAC" w:rsidRPr="00542C00" w:rsidRDefault="000E2EAC"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0E2EAC" w:rsidRDefault="000E2EAC" w:rsidP="00A7333E">
      <w:pPr>
        <w:pStyle w:val="footnote"/>
      </w:pPr>
      <w:r>
        <w:rPr>
          <w:rStyle w:val="FootnoteReference"/>
        </w:rPr>
        <w:footnoteRef/>
      </w:r>
      <w:r>
        <w:t xml:space="preserve"> Or “christs”</w:t>
      </w:r>
    </w:p>
  </w:footnote>
  <w:footnote w:id="887">
    <w:p w14:paraId="75E4F1BF" w14:textId="77777777" w:rsidR="000E2EAC" w:rsidRDefault="000E2EAC" w:rsidP="00A7333E">
      <w:pPr>
        <w:pStyle w:val="footnote"/>
      </w:pPr>
      <w:r>
        <w:rPr>
          <w:rStyle w:val="FootnoteReference"/>
        </w:rPr>
        <w:footnoteRef/>
      </w:r>
      <w:r>
        <w:t xml:space="preserve"> Or “workers of iniquity”</w:t>
      </w:r>
    </w:p>
  </w:footnote>
  <w:footnote w:id="888">
    <w:p w14:paraId="6B1B283E" w14:textId="77777777" w:rsidR="000E2EAC" w:rsidRDefault="000E2EA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0E2EAC" w:rsidRDefault="000E2EAC" w:rsidP="00A7333E">
      <w:pPr>
        <w:pStyle w:val="footnote"/>
      </w:pPr>
      <w:r>
        <w:rPr>
          <w:rStyle w:val="FootnoteReference"/>
        </w:rPr>
        <w:footnoteRef/>
      </w:r>
      <w:r>
        <w:t xml:space="preserve"> or “blessing”</w:t>
      </w:r>
    </w:p>
  </w:footnote>
  <w:footnote w:id="890">
    <w:p w14:paraId="39CDECB8" w14:textId="77777777" w:rsidR="000E2EAC" w:rsidRDefault="000E2EAC" w:rsidP="00A7333E">
      <w:pPr>
        <w:pStyle w:val="footnote"/>
      </w:pPr>
      <w:r>
        <w:rPr>
          <w:rStyle w:val="FootnoteReference"/>
        </w:rPr>
        <w:footnoteRef/>
      </w:r>
      <w:r>
        <w:t xml:space="preserve"> Or “Thy holy Name we do utter”</w:t>
      </w:r>
    </w:p>
  </w:footnote>
  <w:footnote w:id="891">
    <w:p w14:paraId="2BFF308D" w14:textId="77777777" w:rsidR="000E2EAC" w:rsidRDefault="000E2EAC" w:rsidP="00A7333E">
      <w:pPr>
        <w:pStyle w:val="footnote"/>
      </w:pPr>
      <w:r>
        <w:rPr>
          <w:rStyle w:val="FootnoteReference"/>
        </w:rPr>
        <w:footnoteRef/>
      </w:r>
      <w:r>
        <w:t xml:space="preserve"> Or “May it be so, Lord!”</w:t>
      </w:r>
    </w:p>
  </w:footnote>
  <w:footnote w:id="892">
    <w:p w14:paraId="7211B02A" w14:textId="77777777" w:rsidR="000E2EAC" w:rsidRDefault="000E2EAC" w:rsidP="008A378B">
      <w:pPr>
        <w:pStyle w:val="footnote"/>
      </w:pPr>
      <w:r>
        <w:rPr>
          <w:rStyle w:val="FootnoteReference"/>
        </w:rPr>
        <w:footnoteRef/>
      </w:r>
      <w:r>
        <w:t xml:space="preserve"> Or “thankfully confess You with praise”</w:t>
      </w:r>
    </w:p>
  </w:footnote>
  <w:footnote w:id="893">
    <w:p w14:paraId="693B122B" w14:textId="28D696D4" w:rsidR="000E2EAC" w:rsidRDefault="000E2EA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0E2EAC" w:rsidRDefault="000E2EAC" w:rsidP="00A7333E">
      <w:pPr>
        <w:pStyle w:val="footnote"/>
      </w:pPr>
      <w:r>
        <w:rPr>
          <w:rStyle w:val="FootnoteReference"/>
        </w:rPr>
        <w:footnoteRef/>
      </w:r>
      <w:r>
        <w:t xml:space="preserve"> Latria</w:t>
      </w:r>
    </w:p>
  </w:footnote>
  <w:footnote w:id="895">
    <w:p w14:paraId="6A1BE515" w14:textId="5E13A526" w:rsidR="000E2EAC" w:rsidRDefault="000E2EAC" w:rsidP="00426715">
      <w:pPr>
        <w:pStyle w:val="footnote"/>
      </w:pPr>
      <w:r>
        <w:rPr>
          <w:rStyle w:val="FootnoteReference"/>
        </w:rPr>
        <w:footnoteRef/>
      </w:r>
      <w:r>
        <w:t xml:space="preserve"> Or, “Sing a hymn to Him, and exalt Him beyond measure unto the ages.”</w:t>
      </w:r>
    </w:p>
  </w:footnote>
  <w:footnote w:id="896">
    <w:p w14:paraId="68D0AB21" w14:textId="61EA66CA" w:rsidR="000E2EAC" w:rsidRDefault="000E2EAC" w:rsidP="00426715">
      <w:pPr>
        <w:pStyle w:val="footnote"/>
      </w:pPr>
      <w:r>
        <w:rPr>
          <w:rStyle w:val="FootnoteReference"/>
        </w:rPr>
        <w:footnoteRef/>
      </w:r>
      <w:r>
        <w:t xml:space="preserve"> This verse is lacking in the Greek.</w:t>
      </w:r>
    </w:p>
  </w:footnote>
  <w:footnote w:id="897">
    <w:p w14:paraId="26544D11" w14:textId="10502CC8" w:rsidR="000E2EAC" w:rsidRDefault="000E2EAC"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0E2EAC" w:rsidRDefault="000E2EAC" w:rsidP="007757C9">
      <w:pPr>
        <w:pStyle w:val="footnote"/>
      </w:pPr>
      <w:r>
        <w:rPr>
          <w:rStyle w:val="FootnoteReference"/>
        </w:rPr>
        <w:footnoteRef/>
      </w:r>
      <w:r>
        <w:t xml:space="preserve"> Greek has “sea-monsters”</w:t>
      </w:r>
    </w:p>
  </w:footnote>
  <w:footnote w:id="899">
    <w:p w14:paraId="0ECD7B50" w14:textId="7593729A" w:rsidR="000E2EAC" w:rsidRDefault="000E2EAC" w:rsidP="007757C9">
      <w:pPr>
        <w:pStyle w:val="footnote"/>
      </w:pPr>
      <w:r>
        <w:rPr>
          <w:rStyle w:val="FootnoteReference"/>
        </w:rPr>
        <w:footnoteRef/>
      </w:r>
      <w:r>
        <w:t xml:space="preserve"> [] not found in Gk.</w:t>
      </w:r>
    </w:p>
  </w:footnote>
  <w:footnote w:id="900">
    <w:p w14:paraId="0A00818E" w14:textId="6F9A1D3E" w:rsidR="000E2EAC" w:rsidRDefault="000E2EA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0E2EAC" w:rsidRDefault="000E2EA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0E2EAC" w:rsidRDefault="000E2EAC" w:rsidP="003758F4">
      <w:pPr>
        <w:pStyle w:val="footnote"/>
      </w:pPr>
      <w:r>
        <w:rPr>
          <w:rStyle w:val="FootnoteReference"/>
        </w:rPr>
        <w:footnoteRef/>
      </w:r>
      <w:r>
        <w:t xml:space="preserve"> Or, “Sing a hymn to Him, and exalt Him beyond measure unto the ages.”</w:t>
      </w:r>
    </w:p>
  </w:footnote>
  <w:footnote w:id="903">
    <w:p w14:paraId="3AF01027" w14:textId="77777777" w:rsidR="000E2EAC" w:rsidRDefault="000E2EAC"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0E2EAC" w:rsidRDefault="000E2EAC" w:rsidP="003758F4">
      <w:pPr>
        <w:pStyle w:val="footnote"/>
      </w:pPr>
      <w:r>
        <w:rPr>
          <w:rStyle w:val="FootnoteReference"/>
        </w:rPr>
        <w:footnoteRef/>
      </w:r>
      <w:r>
        <w:t xml:space="preserve"> [] not found in Gk.</w:t>
      </w:r>
    </w:p>
  </w:footnote>
  <w:footnote w:id="905">
    <w:p w14:paraId="3D357C32" w14:textId="77777777" w:rsidR="000E2EAC" w:rsidRDefault="000E2EA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0E2EAC" w:rsidRPr="00FD7CBF" w:rsidRDefault="000E2EA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0E2EAC" w:rsidRPr="00FD7CBF" w:rsidRDefault="000E2EA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0E2EAC" w:rsidRDefault="000E2EA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0E2EAC" w:rsidRDefault="000E2EA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0E2EAC" w:rsidRPr="008D5F3D" w:rsidRDefault="000E2EAC" w:rsidP="008D5F3D">
      <w:pPr>
        <w:pStyle w:val="footnote"/>
      </w:pPr>
      <w:r>
        <w:rPr>
          <w:rStyle w:val="FootnoteReference"/>
        </w:rPr>
        <w:footnoteRef/>
      </w:r>
      <w:r>
        <w:t xml:space="preserve"> [JS] Greek has “stars and light,” while Coptic has “stars of light”</w:t>
      </w:r>
    </w:p>
  </w:footnote>
  <w:footnote w:id="911">
    <w:p w14:paraId="6888EF75" w14:textId="7291EAAC" w:rsidR="000E2EAC" w:rsidRDefault="000E2EAC" w:rsidP="00A17656">
      <w:pPr>
        <w:pStyle w:val="footnote"/>
      </w:pPr>
      <w:r>
        <w:rPr>
          <w:rStyle w:val="FootnoteReference"/>
        </w:rPr>
        <w:footnoteRef/>
      </w:r>
      <w:r>
        <w:t xml:space="preserve"> [JS] Gk has “confession/praise of Him is in the earth and heaven”</w:t>
      </w:r>
    </w:p>
  </w:footnote>
  <w:footnote w:id="912">
    <w:p w14:paraId="0C9270F2" w14:textId="14BEF321" w:rsidR="000E2EAC" w:rsidRDefault="000E2EAC" w:rsidP="00A17656">
      <w:pPr>
        <w:pStyle w:val="footnote"/>
      </w:pPr>
      <w:r>
        <w:rPr>
          <w:rStyle w:val="FootnoteReference"/>
        </w:rPr>
        <w:footnoteRef/>
      </w:r>
      <w:r>
        <w:t xml:space="preserve"> [JS] literally, “And He will exalt the horn of His people”</w:t>
      </w:r>
    </w:p>
  </w:footnote>
  <w:footnote w:id="913">
    <w:p w14:paraId="2890F7AF" w14:textId="127DC52C" w:rsidR="000E2EAC" w:rsidRDefault="000E2EAC"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0E2EAC" w:rsidRDefault="000E2EAC" w:rsidP="00680B91">
      <w:pPr>
        <w:pStyle w:val="footnote"/>
      </w:pPr>
      <w:r>
        <w:rPr>
          <w:rStyle w:val="FootnoteReference"/>
        </w:rPr>
        <w:footnoteRef/>
      </w:r>
      <w:r>
        <w:t xml:space="preserve"> Latria</w:t>
      </w:r>
    </w:p>
  </w:footnote>
  <w:footnote w:id="915">
    <w:p w14:paraId="690DC348" w14:textId="77777777" w:rsidR="000E2EAC" w:rsidRDefault="000E2EA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0E2EAC" w:rsidRDefault="000E2EA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0E2EAC" w:rsidRDefault="000E2EA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0E2EAC" w:rsidRDefault="000E2EA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0E2EAC" w:rsidRDefault="000E2EAC" w:rsidP="00E60591">
      <w:pPr>
        <w:pStyle w:val="footnote"/>
      </w:pPr>
      <w:r>
        <w:rPr>
          <w:rStyle w:val="FootnoteReference"/>
        </w:rPr>
        <w:footnoteRef/>
      </w:r>
      <w:r>
        <w:t xml:space="preserve"> Fr. Athanasius has “My soul shall make her boast in the Lord”</w:t>
      </w:r>
    </w:p>
  </w:footnote>
  <w:footnote w:id="920">
    <w:p w14:paraId="71668483" w14:textId="77777777" w:rsidR="000E2EAC" w:rsidRDefault="000E2EAC" w:rsidP="00E60591">
      <w:pPr>
        <w:pStyle w:val="footnote"/>
      </w:pPr>
      <w:r>
        <w:rPr>
          <w:rStyle w:val="FootnoteReference"/>
        </w:rPr>
        <w:footnoteRef/>
      </w:r>
      <w:r>
        <w:t xml:space="preserve"> 2 Sam. 6:2 (LXX).</w:t>
      </w:r>
    </w:p>
  </w:footnote>
  <w:footnote w:id="921">
    <w:p w14:paraId="04F68D8E" w14:textId="77777777" w:rsidR="000E2EAC" w:rsidRDefault="000E2EAC" w:rsidP="00E60591">
      <w:pPr>
        <w:pStyle w:val="footnote"/>
      </w:pPr>
      <w:r>
        <w:rPr>
          <w:rStyle w:val="FootnoteReference"/>
        </w:rPr>
        <w:footnoteRef/>
      </w:r>
      <w:r>
        <w:t xml:space="preserve"> [JS] or “appear” or “reveal Yourself”</w:t>
      </w:r>
    </w:p>
  </w:footnote>
  <w:footnote w:id="922">
    <w:p w14:paraId="01A143A7" w14:textId="77777777" w:rsidR="000E2EAC" w:rsidRDefault="000E2EAC" w:rsidP="00E60591">
      <w:pPr>
        <w:pStyle w:val="footnote"/>
      </w:pPr>
      <w:r>
        <w:rPr>
          <w:rStyle w:val="FootnoteReference"/>
        </w:rPr>
        <w:footnoteRef/>
      </w:r>
      <w:r>
        <w:t xml:space="preserve"> [JS] or “reveal Your face”.</w:t>
      </w:r>
    </w:p>
  </w:footnote>
  <w:footnote w:id="923">
    <w:p w14:paraId="22AD0096" w14:textId="77777777" w:rsidR="000E2EAC" w:rsidRPr="004A3E27" w:rsidRDefault="000E2EAC"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0E2EAC" w:rsidRDefault="000E2EAC" w:rsidP="00E60591">
      <w:pPr>
        <w:pStyle w:val="footnote"/>
      </w:pPr>
      <w:r>
        <w:rPr>
          <w:rStyle w:val="FootnoteReference"/>
        </w:rPr>
        <w:footnoteRef/>
      </w:r>
      <w:r>
        <w:t xml:space="preserve"> [JS] literally “do obeisance”, i.e. “bow down to”</w:t>
      </w:r>
    </w:p>
  </w:footnote>
  <w:footnote w:id="925">
    <w:p w14:paraId="2630F597" w14:textId="77777777" w:rsidR="000E2EAC" w:rsidRPr="004A3E27" w:rsidRDefault="000E2EAC"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0E2EAC" w:rsidRDefault="000E2EAC" w:rsidP="00E60591">
      <w:pPr>
        <w:pStyle w:val="footnote"/>
      </w:pPr>
      <w:r>
        <w:rPr>
          <w:rStyle w:val="FootnoteReference"/>
        </w:rPr>
        <w:footnoteRef/>
      </w:r>
      <w:r>
        <w:t xml:space="preserve"> [JS] or “beautifully situated”</w:t>
      </w:r>
    </w:p>
  </w:footnote>
  <w:footnote w:id="927">
    <w:p w14:paraId="270252A4" w14:textId="77777777" w:rsidR="000E2EAC" w:rsidRPr="004A3E27" w:rsidRDefault="000E2EAC"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0E2EAC" w:rsidRDefault="000E2EAC"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0E2EAC" w:rsidRDefault="000E2EAC" w:rsidP="00E60591">
      <w:pPr>
        <w:pStyle w:val="footnote"/>
      </w:pPr>
      <w:r>
        <w:rPr>
          <w:rStyle w:val="FootnoteReference"/>
        </w:rPr>
        <w:footnoteRef/>
      </w:r>
      <w:r>
        <w:t xml:space="preserve"> [JS] or “Mother Zion will say,”</w:t>
      </w:r>
    </w:p>
  </w:footnote>
  <w:footnote w:id="930">
    <w:p w14:paraId="33656AE4" w14:textId="77777777" w:rsidR="000E2EAC" w:rsidRDefault="000E2EAC" w:rsidP="00E60591">
      <w:pPr>
        <w:pStyle w:val="footnote"/>
      </w:pPr>
      <w:r>
        <w:rPr>
          <w:rStyle w:val="FootnoteReference"/>
        </w:rPr>
        <w:footnoteRef/>
      </w:r>
      <w:r>
        <w:t xml:space="preserve"> [JS] Coptic has, “that a man and a man dwelt in her”</w:t>
      </w:r>
    </w:p>
  </w:footnote>
  <w:footnote w:id="931">
    <w:p w14:paraId="54C279A1" w14:textId="77777777" w:rsidR="000E2EAC" w:rsidRDefault="000E2EAC" w:rsidP="00E60591">
      <w:pPr>
        <w:pStyle w:val="footnote"/>
      </w:pPr>
      <w:r>
        <w:rPr>
          <w:rStyle w:val="FootnoteReference"/>
        </w:rPr>
        <w:footnoteRef/>
      </w:r>
      <w:r>
        <w:t xml:space="preserve"> [JS] or “messengers”</w:t>
      </w:r>
    </w:p>
  </w:footnote>
  <w:footnote w:id="932">
    <w:p w14:paraId="43C0F64C" w14:textId="77777777" w:rsidR="000E2EAC" w:rsidRDefault="000E2EAC" w:rsidP="00E60591">
      <w:pPr>
        <w:pStyle w:val="footnote"/>
      </w:pPr>
      <w:r>
        <w:rPr>
          <w:rStyle w:val="FootnoteReference"/>
        </w:rPr>
        <w:footnoteRef/>
      </w:r>
      <w:r>
        <w:t xml:space="preserve"> [JS] Fr. Lazarus has “servants”</w:t>
      </w:r>
    </w:p>
  </w:footnote>
  <w:footnote w:id="933">
    <w:p w14:paraId="5CB58F29" w14:textId="77777777" w:rsidR="000E2EAC" w:rsidRDefault="000E2EAC" w:rsidP="00E60591">
      <w:pPr>
        <w:pStyle w:val="footnote"/>
      </w:pPr>
      <w:r>
        <w:rPr>
          <w:rStyle w:val="FootnoteReference"/>
        </w:rPr>
        <w:footnoteRef/>
      </w:r>
      <w:r>
        <w:t xml:space="preserve"> Heb. 1:7; Ezek. 1:14; 2 Esdras 8:22.</w:t>
      </w:r>
    </w:p>
  </w:footnote>
  <w:footnote w:id="934">
    <w:p w14:paraId="3C41F1A9" w14:textId="77777777" w:rsidR="000E2EAC" w:rsidRDefault="000E2EAC" w:rsidP="00E60591">
      <w:pPr>
        <w:pStyle w:val="footnote"/>
      </w:pPr>
      <w:r>
        <w:rPr>
          <w:rStyle w:val="FootnoteReference"/>
        </w:rPr>
        <w:footnoteRef/>
      </w:r>
      <w:r>
        <w:t xml:space="preserve"> [JS] or “makes the clouds His chariot”</w:t>
      </w:r>
    </w:p>
  </w:footnote>
  <w:footnote w:id="935">
    <w:p w14:paraId="48E0AB19" w14:textId="77777777" w:rsidR="000E2EAC" w:rsidRDefault="000E2EAC"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0E2EAC" w:rsidRDefault="000E2EAC" w:rsidP="00E60591">
      <w:pPr>
        <w:pStyle w:val="footnote"/>
      </w:pPr>
      <w:r>
        <w:rPr>
          <w:rStyle w:val="FootnoteReference"/>
        </w:rPr>
        <w:footnoteRef/>
      </w:r>
      <w:r>
        <w:t xml:space="preserve"> [JS] lit. day to day</w:t>
      </w:r>
    </w:p>
  </w:footnote>
  <w:footnote w:id="937">
    <w:p w14:paraId="12F98413" w14:textId="77777777" w:rsidR="000E2EAC" w:rsidRPr="004A3E27" w:rsidRDefault="000E2EAC" w:rsidP="00E60591">
      <w:pPr>
        <w:pStyle w:val="footnote"/>
      </w:pPr>
      <w:r w:rsidRPr="004A3E27">
        <w:rPr>
          <w:rStyle w:val="FootnoteReference"/>
        </w:rPr>
        <w:footnoteRef/>
      </w:r>
      <w:r w:rsidRPr="004A3E27">
        <w:t xml:space="preserve"> Luke 4:32.</w:t>
      </w:r>
    </w:p>
  </w:footnote>
  <w:footnote w:id="938">
    <w:p w14:paraId="094C75E4" w14:textId="77777777" w:rsidR="000E2EAC" w:rsidRDefault="000E2EAC" w:rsidP="00E60591">
      <w:pPr>
        <w:pStyle w:val="footnote"/>
      </w:pPr>
      <w:r>
        <w:rPr>
          <w:rStyle w:val="FootnoteReference"/>
        </w:rPr>
        <w:footnoteRef/>
      </w:r>
      <w:r>
        <w:t xml:space="preserve"> [JS] or “give thanks to”. “Thankfully confess with praise”</w:t>
      </w:r>
    </w:p>
  </w:footnote>
  <w:footnote w:id="939">
    <w:p w14:paraId="55536D04" w14:textId="77777777" w:rsidR="000E2EAC" w:rsidRDefault="000E2EAC" w:rsidP="00E60591">
      <w:pPr>
        <w:pStyle w:val="footnote"/>
      </w:pPr>
      <w:r>
        <w:rPr>
          <w:rStyle w:val="FootnoteReference"/>
        </w:rPr>
        <w:footnoteRef/>
      </w:r>
      <w:r>
        <w:t xml:space="preserve"> [JS] literally, “holy ones.”</w:t>
      </w:r>
    </w:p>
  </w:footnote>
  <w:footnote w:id="940">
    <w:p w14:paraId="7C8A0D56" w14:textId="77777777" w:rsidR="000E2EAC" w:rsidRDefault="000E2EAC"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0E2EAC" w:rsidRDefault="000E2EAC" w:rsidP="00E60591">
      <w:pPr>
        <w:pStyle w:val="footnote"/>
      </w:pPr>
      <w:r>
        <w:rPr>
          <w:rStyle w:val="FootnoteReference"/>
        </w:rPr>
        <w:footnoteRef/>
      </w:r>
      <w:r>
        <w:t xml:space="preserve"> [JS] litearlly, “slave”.</w:t>
      </w:r>
    </w:p>
  </w:footnote>
  <w:footnote w:id="942">
    <w:p w14:paraId="341A5D3B" w14:textId="77777777" w:rsidR="000E2EAC" w:rsidRPr="004A3E27" w:rsidRDefault="000E2EAC"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0E2EAC" w:rsidRDefault="000E2EAC"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0E2EAC" w:rsidRDefault="000E2EAC"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0E2EAC" w:rsidRDefault="000E2EAC"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0E2EAC" w:rsidRDefault="000E2EAC" w:rsidP="00E60591">
      <w:pPr>
        <w:pStyle w:val="footnote"/>
      </w:pPr>
      <w:r>
        <w:rPr>
          <w:rStyle w:val="FootnoteReference"/>
        </w:rPr>
        <w:footnoteRef/>
      </w:r>
      <w:r>
        <w:t xml:space="preserve"> [JS] or, “boast”</w:t>
      </w:r>
    </w:p>
  </w:footnote>
  <w:footnote w:id="947">
    <w:p w14:paraId="5CB3133E" w14:textId="77777777" w:rsidR="000E2EAC" w:rsidRPr="004A3E27" w:rsidRDefault="000E2EAC"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0E2EAC" w:rsidRDefault="000E2EAC" w:rsidP="00E60591">
      <w:pPr>
        <w:pStyle w:val="footnote"/>
      </w:pPr>
      <w:r>
        <w:rPr>
          <w:rStyle w:val="FootnoteReference"/>
        </w:rPr>
        <w:footnoteRef/>
      </w:r>
      <w:r>
        <w:t xml:space="preserve"> [JS] Fr. Lazarus renders “repent” as “change His mind”</w:t>
      </w:r>
    </w:p>
  </w:footnote>
  <w:footnote w:id="949">
    <w:p w14:paraId="673E3386" w14:textId="77777777" w:rsidR="000E2EAC" w:rsidRDefault="000E2EAC" w:rsidP="00E60591">
      <w:pPr>
        <w:pStyle w:val="footnote"/>
      </w:pPr>
      <w:r>
        <w:rPr>
          <w:rStyle w:val="FootnoteReference"/>
        </w:rPr>
        <w:footnoteRef/>
      </w:r>
      <w:r>
        <w:t xml:space="preserve"> Heb. 7:21.</w:t>
      </w:r>
    </w:p>
  </w:footnote>
  <w:footnote w:id="950">
    <w:p w14:paraId="584B7EF5" w14:textId="77777777" w:rsidR="000E2EAC" w:rsidRPr="004A3E27" w:rsidRDefault="000E2EAC"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0E2EAC" w:rsidRPr="004A3E27" w:rsidRDefault="000E2EAC"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0E2EAC" w:rsidRDefault="000E2EAC"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0E2EAC" w:rsidRDefault="000E2EAC" w:rsidP="00E60591">
      <w:pPr>
        <w:pStyle w:val="footnote"/>
      </w:pPr>
      <w:r>
        <w:rPr>
          <w:rStyle w:val="FootnoteReference"/>
        </w:rPr>
        <w:footnoteRef/>
      </w:r>
      <w:r>
        <w:t xml:space="preserve"> This column is the version abridged by Fr. Athanasius Iskander.</w:t>
      </w:r>
    </w:p>
  </w:footnote>
  <w:footnote w:id="954">
    <w:p w14:paraId="4081C3EC" w14:textId="77777777" w:rsidR="000E2EAC" w:rsidRDefault="000E2EAC"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0E2EAC" w:rsidRDefault="000E2EAC"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0E2EAC" w:rsidRDefault="000E2EAC"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0E2EAC" w:rsidRDefault="000E2EAC"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0E2EAC" w:rsidRDefault="000E2EAC"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0E2EAC" w:rsidRDefault="000E2EAC" w:rsidP="00E60591">
      <w:pPr>
        <w:pStyle w:val="footnote"/>
      </w:pPr>
      <w:r>
        <w:rPr>
          <w:rStyle w:val="FootnoteReference"/>
        </w:rPr>
        <w:footnoteRef/>
      </w:r>
      <w:r>
        <w:t xml:space="preserve"> Meaning of “o-ti eros tattis etenhoot” unclear.</w:t>
      </w:r>
    </w:p>
  </w:footnote>
  <w:footnote w:id="960">
    <w:p w14:paraId="1FAA9981" w14:textId="77777777" w:rsidR="000E2EAC" w:rsidRDefault="000E2EAC" w:rsidP="00E60591">
      <w:pPr>
        <w:pStyle w:val="footnote"/>
      </w:pPr>
      <w:r>
        <w:rPr>
          <w:rStyle w:val="FootnoteReference"/>
        </w:rPr>
        <w:footnoteRef/>
      </w:r>
      <w:r>
        <w:t xml:space="preserve"> Coptic has “El”, but that would be somewhat obscure in English.</w:t>
      </w:r>
    </w:p>
  </w:footnote>
  <w:footnote w:id="961">
    <w:p w14:paraId="6ECFB0E5" w14:textId="77777777" w:rsidR="000E2EAC" w:rsidRDefault="000E2EAC" w:rsidP="00E60591">
      <w:pPr>
        <w:pStyle w:val="footnote"/>
      </w:pPr>
      <w:r>
        <w:rPr>
          <w:rStyle w:val="FootnoteReference"/>
        </w:rPr>
        <w:footnoteRef/>
      </w:r>
      <w:r>
        <w:t xml:space="preserve"> Perhaps His order as Highpriest, after the order of Melchizedek.</w:t>
      </w:r>
    </w:p>
  </w:footnote>
  <w:footnote w:id="962">
    <w:p w14:paraId="3DC9334B" w14:textId="77777777" w:rsidR="000E2EAC" w:rsidRDefault="000E2EA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0E2EAC" w:rsidRPr="00260CA9" w:rsidRDefault="000E2EA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0E2EAC" w:rsidRPr="00FD7CBF" w:rsidRDefault="000E2EAC"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0E2EAC" w:rsidRDefault="000E2EAC"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0E2EAC" w:rsidRDefault="000E2EAC" w:rsidP="00B62960">
      <w:pPr>
        <w:pStyle w:val="footnote"/>
      </w:pPr>
      <w:r>
        <w:rPr>
          <w:rStyle w:val="FootnoteReference"/>
        </w:rPr>
        <w:footnoteRef/>
      </w:r>
      <w:r>
        <w:t xml:space="preserve"> “brethren”, because said by a deacon.</w:t>
      </w:r>
    </w:p>
  </w:footnote>
  <w:footnote w:id="967">
    <w:p w14:paraId="620F336B" w14:textId="77777777" w:rsidR="000E2EAC" w:rsidRDefault="000E2EA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0E2EAC" w:rsidRDefault="000E2EA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0E2EAC" w:rsidRDefault="000E2EA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0E2EAC" w:rsidRDefault="000E2EA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0E2EAC" w:rsidRPr="00B021F8" w:rsidRDefault="000E2EA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0E2EAC" w:rsidRDefault="000E2EAC"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0E2EAC" w:rsidRDefault="000E2EAC" w:rsidP="00E83105">
      <w:pPr>
        <w:pStyle w:val="footnote"/>
      </w:pPr>
      <w:r>
        <w:rPr>
          <w:rStyle w:val="FootnoteReference"/>
        </w:rPr>
        <w:footnoteRef/>
      </w:r>
      <w:r>
        <w:t xml:space="preserve"> Some translations replace “Barbarians” with “those who desire war”</w:t>
      </w:r>
    </w:p>
  </w:footnote>
  <w:footnote w:id="974">
    <w:p w14:paraId="6BD2B85F" w14:textId="3AA00754" w:rsidR="000E2EAC" w:rsidRDefault="000E2EAC" w:rsidP="00B02DD7">
      <w:pPr>
        <w:pStyle w:val="footnote"/>
      </w:pPr>
      <w:r>
        <w:rPr>
          <w:rStyle w:val="FootnoteReference"/>
        </w:rPr>
        <w:footnoteRef/>
      </w:r>
      <w:r>
        <w:t xml:space="preserve"> Or “assemblies,” i.e. not a group of people, but an action.</w:t>
      </w:r>
    </w:p>
  </w:footnote>
  <w:footnote w:id="975">
    <w:p w14:paraId="69447F9F" w14:textId="7CAFAA2C" w:rsidR="000E2EAC" w:rsidRDefault="000E2EAC" w:rsidP="00B02DD7">
      <w:pPr>
        <w:pStyle w:val="footnote"/>
      </w:pPr>
      <w:r>
        <w:rPr>
          <w:rStyle w:val="FootnoteReference"/>
        </w:rPr>
        <w:footnoteRef/>
      </w:r>
      <w:r>
        <w:t xml:space="preserve"> Literally, “raise the horn”</w:t>
      </w:r>
    </w:p>
  </w:footnote>
  <w:footnote w:id="976">
    <w:p w14:paraId="1C38F898" w14:textId="533A4129" w:rsidR="000E2EAC" w:rsidRPr="00FD7CBF" w:rsidRDefault="000E2EA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0E2EAC" w:rsidRDefault="000E2EAC">
      <w:pPr>
        <w:pStyle w:val="FootnoteText"/>
      </w:pPr>
      <w:r>
        <w:rPr>
          <w:rStyle w:val="FootnoteReference"/>
        </w:rPr>
        <w:footnoteRef/>
      </w:r>
      <w:r>
        <w:t xml:space="preserve"> Acts 7:60</w:t>
      </w:r>
    </w:p>
  </w:footnote>
  <w:footnote w:id="978">
    <w:p w14:paraId="66841CA4" w14:textId="77777777" w:rsidR="000E2EAC" w:rsidRDefault="000E2EAC"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0E2EAC" w:rsidRDefault="000E2EAC"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0E2EAC" w:rsidRDefault="000E2EAC">
      <w:pPr>
        <w:pStyle w:val="footnote"/>
        <w:rPr>
          <w:ins w:id="1233" w:author="Brett Slote" w:date="2011-07-21T19:13:00Z"/>
        </w:rPr>
        <w:pPrChange w:id="1234" w:author="Brett Slote" w:date="2011-07-21T20:05:00Z">
          <w:pPr>
            <w:pStyle w:val="FootnoteText"/>
          </w:pPr>
        </w:pPrChange>
      </w:pPr>
      <w:ins w:id="1235" w:author="Brett Slote" w:date="2011-07-21T19:13:00Z">
        <w:r>
          <w:rPr>
            <w:rStyle w:val="FootnoteReference"/>
          </w:rPr>
          <w:footnoteRef/>
        </w:r>
        <w:r>
          <w:t xml:space="preserve"> Numbers 12:7-8</w:t>
        </w:r>
      </w:ins>
    </w:p>
  </w:footnote>
  <w:footnote w:id="981">
    <w:p w14:paraId="7099EBEB" w14:textId="77777777" w:rsidR="000E2EAC" w:rsidRDefault="000E2EAC">
      <w:pPr>
        <w:pStyle w:val="footnote"/>
        <w:rPr>
          <w:ins w:id="1236" w:author="Brett Slote" w:date="2011-07-21T19:13:00Z"/>
        </w:rPr>
        <w:pPrChange w:id="1237" w:author="Brett Slote" w:date="2011-07-21T20:05:00Z">
          <w:pPr>
            <w:pStyle w:val="FootnoteText"/>
          </w:pPr>
        </w:pPrChange>
      </w:pPr>
      <w:ins w:id="1238" w:author="Brett Slote" w:date="2011-07-21T19:13:00Z">
        <w:r>
          <w:rPr>
            <w:rStyle w:val="FootnoteReference"/>
          </w:rPr>
          <w:footnoteRef/>
        </w:r>
        <w:r>
          <w:t xml:space="preserve"> Exodus 28:1</w:t>
        </w:r>
      </w:ins>
    </w:p>
  </w:footnote>
  <w:footnote w:id="982">
    <w:p w14:paraId="5BFC95F9" w14:textId="77777777" w:rsidR="000E2EAC" w:rsidRDefault="000E2EAC">
      <w:pPr>
        <w:pStyle w:val="footnote"/>
        <w:rPr>
          <w:ins w:id="1239" w:author="Brett Slote" w:date="2011-07-21T19:13:00Z"/>
        </w:rPr>
        <w:pPrChange w:id="1240" w:author="Brett Slote" w:date="2011-07-21T20:05:00Z">
          <w:pPr>
            <w:pStyle w:val="FootnoteText"/>
          </w:pPr>
        </w:pPrChange>
      </w:pPr>
      <w:ins w:id="1241" w:author="Brett Slote" w:date="2011-07-21T19:13:00Z">
        <w:r>
          <w:rPr>
            <w:rStyle w:val="FootnoteReference"/>
          </w:rPr>
          <w:footnoteRef/>
        </w:r>
        <w:r>
          <w:t xml:space="preserve"> Matthew 16:18</w:t>
        </w:r>
      </w:ins>
    </w:p>
  </w:footnote>
  <w:footnote w:id="983">
    <w:p w14:paraId="04125830" w14:textId="77777777" w:rsidR="000E2EAC" w:rsidRDefault="000E2EAC">
      <w:pPr>
        <w:pStyle w:val="footnote"/>
        <w:rPr>
          <w:ins w:id="1243" w:author="Brett Slote" w:date="2011-07-21T19:13:00Z"/>
        </w:rPr>
        <w:pPrChange w:id="1244" w:author="Brett Slote" w:date="2011-07-21T20:05:00Z">
          <w:pPr>
            <w:pStyle w:val="FootnoteText"/>
          </w:pPr>
        </w:pPrChange>
      </w:pPr>
      <w:ins w:id="1245" w:author="Brett Slote" w:date="2011-07-21T19:13:00Z">
        <w:r>
          <w:rPr>
            <w:rStyle w:val="FootnoteReference"/>
          </w:rPr>
          <w:footnoteRef/>
        </w:r>
        <w:r>
          <w:t xml:space="preserve"> Psalms 110:4, Hebrews 5:6,10</w:t>
        </w:r>
      </w:ins>
    </w:p>
  </w:footnote>
  <w:footnote w:id="984">
    <w:p w14:paraId="4ECDDE09" w14:textId="77777777" w:rsidR="000E2EAC" w:rsidRDefault="000E2EA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0E2EAC" w:rsidRDefault="000E2EAC" w:rsidP="00AA0D73">
      <w:pPr>
        <w:pStyle w:val="footnote"/>
      </w:pPr>
      <w:r>
        <w:rPr>
          <w:rStyle w:val="FootnoteReference"/>
        </w:rPr>
        <w:footnoteRef/>
      </w:r>
      <w:r>
        <w:t xml:space="preserve"> Composed in 2017 A.D. based on the Byzantine Troparion.</w:t>
      </w:r>
    </w:p>
  </w:footnote>
  <w:footnote w:id="986">
    <w:p w14:paraId="4B423B56" w14:textId="77777777" w:rsidR="000E2EAC" w:rsidRDefault="000E2EAC" w:rsidP="005A4893">
      <w:pPr>
        <w:pStyle w:val="footnote"/>
      </w:pPr>
      <w:r>
        <w:rPr>
          <w:rStyle w:val="FootnoteReference"/>
        </w:rPr>
        <w:footnoteRef/>
      </w:r>
      <w:r>
        <w:t xml:space="preserve"> Composed in 2017 A.D. based on the Byzantine Troparion.</w:t>
      </w:r>
    </w:p>
  </w:footnote>
  <w:footnote w:id="987">
    <w:p w14:paraId="43D7A435" w14:textId="12276A7D" w:rsidR="000E2EAC" w:rsidRDefault="000E2EAC" w:rsidP="00FA1142">
      <w:pPr>
        <w:pStyle w:val="footnote"/>
      </w:pPr>
      <w:r>
        <w:rPr>
          <w:rStyle w:val="FootnoteReference"/>
        </w:rPr>
        <w:footnoteRef/>
      </w:r>
      <w:r>
        <w:t xml:space="preserve"> Adapted from Byzantine Troparion in 2017</w:t>
      </w:r>
    </w:p>
  </w:footnote>
  <w:footnote w:id="988">
    <w:p w14:paraId="4ACBECBD" w14:textId="77777777" w:rsidR="000E2EAC" w:rsidRDefault="000E2EA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0E2EAC" w:rsidRDefault="000E2EAC" w:rsidP="00C0205C">
      <w:pPr>
        <w:pStyle w:val="footnote"/>
      </w:pPr>
      <w:r>
        <w:rPr>
          <w:rStyle w:val="FootnoteReference"/>
          <w:rFonts w:eastAsiaTheme="majorEastAsia"/>
        </w:rPr>
        <w:footnoteRef/>
      </w:r>
      <w:r>
        <w:t xml:space="preserve"> Ps 72:10</w:t>
      </w:r>
    </w:p>
  </w:footnote>
  <w:footnote w:id="990">
    <w:p w14:paraId="73200F36" w14:textId="77777777" w:rsidR="000E2EAC" w:rsidRDefault="000E2EAC">
      <w:pPr>
        <w:pStyle w:val="FootnoteText"/>
      </w:pPr>
      <w:r>
        <w:rPr>
          <w:rStyle w:val="FootnoteReference"/>
        </w:rPr>
        <w:footnoteRef/>
      </w:r>
      <w:r>
        <w:t xml:space="preserve"> Pope Dioscorus can but substituted here to use this doxology on his feast.</w:t>
      </w:r>
    </w:p>
  </w:footnote>
  <w:footnote w:id="991">
    <w:p w14:paraId="6EE19208" w14:textId="77777777" w:rsidR="000E2EAC" w:rsidRDefault="000E2EAC" w:rsidP="008B74E6">
      <w:pPr>
        <w:pStyle w:val="footnote"/>
      </w:pPr>
      <w:r>
        <w:rPr>
          <w:rStyle w:val="FootnoteReference"/>
        </w:rPr>
        <w:footnoteRef/>
      </w:r>
      <w:r>
        <w:t xml:space="preserve"> Taken from Byzantine rite hymns in 2016.</w:t>
      </w:r>
    </w:p>
  </w:footnote>
  <w:footnote w:id="992">
    <w:p w14:paraId="55DD5410" w14:textId="77777777" w:rsidR="000E2EAC" w:rsidRDefault="000E2EAC" w:rsidP="003765FB">
      <w:pPr>
        <w:pStyle w:val="footnote"/>
      </w:pPr>
      <w:r>
        <w:rPr>
          <w:rStyle w:val="FootnoteReference"/>
        </w:rPr>
        <w:footnoteRef/>
      </w:r>
      <w:r>
        <w:t xml:space="preserve"> Taken from Byzantine rite hymns in 2016.</w:t>
      </w:r>
    </w:p>
  </w:footnote>
  <w:footnote w:id="993">
    <w:p w14:paraId="10C81BCA" w14:textId="32EF878B" w:rsidR="000E2EAC" w:rsidRDefault="000E2EAC" w:rsidP="008B74E6">
      <w:pPr>
        <w:pStyle w:val="footnote"/>
      </w:pPr>
      <w:r>
        <w:rPr>
          <w:rStyle w:val="FootnoteReference"/>
        </w:rPr>
        <w:footnoteRef/>
      </w:r>
      <w:r>
        <w:t xml:space="preserve"> Taken from Byzantine rite hymns in 2016.</w:t>
      </w:r>
    </w:p>
  </w:footnote>
  <w:footnote w:id="994">
    <w:p w14:paraId="2FF46E46" w14:textId="77777777" w:rsidR="000E2EAC" w:rsidRDefault="000E2EAC" w:rsidP="003D4209">
      <w:pPr>
        <w:pStyle w:val="footnote"/>
      </w:pPr>
      <w:r>
        <w:rPr>
          <w:rStyle w:val="FootnoteReference"/>
        </w:rPr>
        <w:footnoteRef/>
      </w:r>
      <w:r>
        <w:t xml:space="preserve"> Dan 12:3</w:t>
      </w:r>
    </w:p>
  </w:footnote>
  <w:footnote w:id="995">
    <w:p w14:paraId="4F373D62" w14:textId="77777777" w:rsidR="000E2EAC" w:rsidRDefault="000E2EAC"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0E2EAC" w:rsidRDefault="000E2EAC"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0E2EAC" w:rsidRDefault="000E2EAC" w:rsidP="00CB28F2">
      <w:pPr>
        <w:pStyle w:val="footnote"/>
      </w:pPr>
      <w:r>
        <w:rPr>
          <w:rStyle w:val="FootnoteReference"/>
        </w:rPr>
        <w:footnoteRef/>
      </w:r>
      <w:r>
        <w:t xml:space="preserve"> Compiled based on the Byzantine Troparion and Kontakion in 2017.</w:t>
      </w:r>
    </w:p>
  </w:footnote>
  <w:footnote w:id="998">
    <w:p w14:paraId="0977783C" w14:textId="77777777" w:rsidR="000E2EAC" w:rsidRDefault="000E2EAC">
      <w:pPr>
        <w:pStyle w:val="FootnoteText"/>
      </w:pPr>
      <w:r>
        <w:rPr>
          <w:rStyle w:val="FootnoteReference"/>
        </w:rPr>
        <w:footnoteRef/>
      </w:r>
      <w:r>
        <w:t xml:space="preserve"> Rev 4:6</w:t>
      </w:r>
    </w:p>
  </w:footnote>
  <w:footnote w:id="999">
    <w:p w14:paraId="4ED11EF4" w14:textId="7D8D49ED" w:rsidR="000E2EAC" w:rsidRDefault="000E2EAC"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0">
    <w:p w14:paraId="474C3AF6" w14:textId="77777777" w:rsidR="000E2EAC" w:rsidRDefault="000E2EAC" w:rsidP="00C14556">
      <w:pPr>
        <w:pStyle w:val="footnote"/>
        <w:rPr>
          <w:ins w:id="1373" w:author="Brett Slote" w:date="2011-07-19T15:43:00Z"/>
        </w:rPr>
      </w:pPr>
      <w:ins w:id="1374" w:author="Brett Slote" w:date="2011-07-19T15:43:00Z">
        <w:r>
          <w:rPr>
            <w:rStyle w:val="FootnoteReference"/>
          </w:rPr>
          <w:footnoteRef/>
        </w:r>
        <w:r>
          <w:t xml:space="preserve"> or supplications/intercessions</w:t>
        </w:r>
      </w:ins>
    </w:p>
  </w:footnote>
  <w:footnote w:id="1001">
    <w:p w14:paraId="527ECCCD" w14:textId="77777777" w:rsidR="000E2EAC" w:rsidRDefault="000E2EAC">
      <w:pPr>
        <w:pStyle w:val="footnote"/>
        <w:rPr>
          <w:ins w:id="1375" w:author="Brett Slote" w:date="2011-07-19T15:43:00Z"/>
        </w:rPr>
        <w:pPrChange w:id="1376" w:author="Brett Slote" w:date="2011-07-21T19:56:00Z">
          <w:pPr>
            <w:pStyle w:val="FootnoteText"/>
          </w:pPr>
        </w:pPrChange>
      </w:pPr>
      <w:ins w:id="1377" w:author="Brett Slote" w:date="2011-07-19T15:43:00Z">
        <w:r>
          <w:rPr>
            <w:rStyle w:val="FootnoteReference"/>
          </w:rPr>
          <w:footnoteRef/>
        </w:r>
        <w:r>
          <w:t xml:space="preserve"> Joel 3:13 – but I’m trying to remember something that says “the harvest is full and the wheat plentiful”</w:t>
        </w:r>
      </w:ins>
    </w:p>
  </w:footnote>
  <w:footnote w:id="1002">
    <w:p w14:paraId="6583C1B7" w14:textId="77777777" w:rsidR="000E2EAC" w:rsidRDefault="000E2EAC">
      <w:pPr>
        <w:pStyle w:val="footnote"/>
        <w:rPr>
          <w:ins w:id="1378" w:author="Brett Slote" w:date="2011-07-19T15:43:00Z"/>
          <w:rFonts w:ascii="Antonious" w:hAnsi="Antonious" w:cs="Antonious"/>
        </w:rPr>
        <w:pPrChange w:id="1379" w:author="Brett Slote" w:date="2011-07-21T19:56:00Z">
          <w:pPr>
            <w:widowControl w:val="0"/>
            <w:autoSpaceDE w:val="0"/>
            <w:autoSpaceDN w:val="0"/>
            <w:adjustRightInd w:val="0"/>
          </w:pPr>
        </w:pPrChange>
      </w:pPr>
      <w:ins w:id="13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3">
    <w:p w14:paraId="3A76C60E" w14:textId="214D0337" w:rsidR="000E2EAC" w:rsidRDefault="000E2EA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4">
    <w:p w14:paraId="0CF37F72" w14:textId="7D818E4C" w:rsidR="000E2EAC" w:rsidRDefault="000E2EAC" w:rsidP="00E64404">
      <w:pPr>
        <w:pStyle w:val="footnote"/>
      </w:pPr>
      <w:r>
        <w:rPr>
          <w:rStyle w:val="FootnoteReference"/>
        </w:rPr>
        <w:footnoteRef/>
      </w:r>
      <w:r>
        <w:t xml:space="preserve"> Modified into the style of a Coptic Doxology from the Byzantine Rite hymns in 2016. </w:t>
      </w:r>
    </w:p>
  </w:footnote>
  <w:footnote w:id="1005">
    <w:p w14:paraId="3A27F85F" w14:textId="3A3B7D60" w:rsidR="000E2EAC" w:rsidRDefault="000E2EAC" w:rsidP="00E43E17">
      <w:pPr>
        <w:pStyle w:val="footnote"/>
      </w:pPr>
      <w:r>
        <w:rPr>
          <w:rStyle w:val="FootnoteReference"/>
        </w:rPr>
        <w:footnoteRef/>
      </w:r>
      <w:r>
        <w:t xml:space="preserve"> Added in 2017 based on the Byzantine hymns.</w:t>
      </w:r>
    </w:p>
  </w:footnote>
  <w:footnote w:id="1006">
    <w:p w14:paraId="13C4CE75" w14:textId="77777777" w:rsidR="000E2EAC" w:rsidRDefault="000E2EAC" w:rsidP="003462CF">
      <w:pPr>
        <w:pStyle w:val="footnote"/>
      </w:pPr>
      <w:r>
        <w:rPr>
          <w:rStyle w:val="FootnoteReference"/>
        </w:rPr>
        <w:footnoteRef/>
      </w:r>
      <w:r>
        <w:t xml:space="preserve"> Added in 2017 based on the Byzantine hymns.</w:t>
      </w:r>
    </w:p>
  </w:footnote>
  <w:footnote w:id="1007">
    <w:p w14:paraId="3B864A3D" w14:textId="77777777" w:rsidR="000E2EAC" w:rsidRDefault="000E2EAC" w:rsidP="00325E43">
      <w:pPr>
        <w:pStyle w:val="footnote"/>
      </w:pPr>
      <w:r>
        <w:rPr>
          <w:rStyle w:val="FootnoteReference"/>
        </w:rPr>
        <w:footnoteRef/>
      </w:r>
      <w:r>
        <w:t xml:space="preserve"> Modified into the style of a Coptic Doxology from the Byzantine Rite hymns in 2016. </w:t>
      </w:r>
    </w:p>
  </w:footnote>
  <w:footnote w:id="1008">
    <w:p w14:paraId="2D6D51F6" w14:textId="3736A776" w:rsidR="000E2EAC" w:rsidRDefault="000E2EAC" w:rsidP="00056BED">
      <w:pPr>
        <w:pStyle w:val="footnote"/>
      </w:pPr>
      <w:r>
        <w:rPr>
          <w:rStyle w:val="FootnoteReference"/>
        </w:rPr>
        <w:footnoteRef/>
      </w:r>
      <w:r>
        <w:t xml:space="preserve"> Added in 2017 based on the Byzantine hymns</w:t>
      </w:r>
    </w:p>
  </w:footnote>
  <w:footnote w:id="1009">
    <w:p w14:paraId="0AAB833E" w14:textId="77777777" w:rsidR="000E2EAC" w:rsidRDefault="000E2EAC" w:rsidP="00935F13">
      <w:pPr>
        <w:pStyle w:val="footnote"/>
      </w:pPr>
      <w:r>
        <w:rPr>
          <w:rStyle w:val="FootnoteReference"/>
        </w:rPr>
        <w:footnoteRef/>
      </w:r>
      <w:r>
        <w:t xml:space="preserve"> Rev 4:4</w:t>
      </w:r>
    </w:p>
  </w:footnote>
  <w:footnote w:id="1010">
    <w:p w14:paraId="70D69B5E" w14:textId="77777777" w:rsidR="000E2EAC" w:rsidRDefault="000E2EAC" w:rsidP="00935F13">
      <w:pPr>
        <w:pStyle w:val="footnote"/>
      </w:pPr>
      <w:r>
        <w:rPr>
          <w:rStyle w:val="FootnoteReference"/>
        </w:rPr>
        <w:footnoteRef/>
      </w:r>
      <w:r>
        <w:t xml:space="preserve"> Rev 5:8</w:t>
      </w:r>
    </w:p>
  </w:footnote>
  <w:footnote w:id="1011">
    <w:p w14:paraId="741347AD" w14:textId="77777777" w:rsidR="000E2EAC" w:rsidRDefault="000E2EAC">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2">
    <w:p w14:paraId="22B1B2A8" w14:textId="77777777" w:rsidR="000E2EAC" w:rsidRDefault="000E2EAC">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3">
    <w:p w14:paraId="2F80CBFF" w14:textId="77777777" w:rsidR="000E2EAC" w:rsidRDefault="000E2EAC" w:rsidP="00F4564C">
      <w:pPr>
        <w:pStyle w:val="footnote"/>
      </w:pPr>
      <w:r>
        <w:rPr>
          <w:rStyle w:val="FootnoteReference"/>
        </w:rPr>
        <w:footnoteRef/>
      </w:r>
      <w:r>
        <w:t xml:space="preserve"> Modified into the style of a Coptic Doxology from the Byzantine Rite hymns in 2016. </w:t>
      </w:r>
    </w:p>
  </w:footnote>
  <w:footnote w:id="1014">
    <w:p w14:paraId="0F21DE2B" w14:textId="77777777" w:rsidR="000E2EAC" w:rsidRDefault="000E2EAC" w:rsidP="00F4564C">
      <w:pPr>
        <w:pStyle w:val="footnote"/>
      </w:pPr>
      <w:r>
        <w:rPr>
          <w:rStyle w:val="FootnoteReference"/>
        </w:rPr>
        <w:footnoteRef/>
      </w:r>
      <w:r>
        <w:t xml:space="preserve"> Modified into the style of a Coptic Doxology from the Byzantine Rite hymns in 2016. </w:t>
      </w:r>
    </w:p>
  </w:footnote>
  <w:footnote w:id="1015">
    <w:p w14:paraId="51F98596" w14:textId="77777777" w:rsidR="000E2EAC" w:rsidRDefault="000E2EAC" w:rsidP="00902554">
      <w:pPr>
        <w:pStyle w:val="footnote"/>
      </w:pPr>
      <w:r>
        <w:rPr>
          <w:rStyle w:val="FootnoteReference"/>
        </w:rPr>
        <w:footnoteRef/>
      </w:r>
      <w:r>
        <w:t xml:space="preserve"> Modified into the style of a Coptic Doxology from the Byzantine Rite hymns in 2017. </w:t>
      </w:r>
    </w:p>
  </w:footnote>
  <w:footnote w:id="1016">
    <w:p w14:paraId="26B5BB59" w14:textId="77777777" w:rsidR="000E2EAC" w:rsidRDefault="000E2EAC" w:rsidP="002A29E0">
      <w:pPr>
        <w:pStyle w:val="footnote"/>
      </w:pPr>
      <w:r>
        <w:rPr>
          <w:rStyle w:val="FootnoteReference"/>
        </w:rPr>
        <w:footnoteRef/>
      </w:r>
      <w:r>
        <w:t xml:space="preserve"> Modified into the style of a Coptic Doxology from the Byzantine Rite hymns in 2016. </w:t>
      </w:r>
    </w:p>
  </w:footnote>
  <w:footnote w:id="1017">
    <w:p w14:paraId="53DCE367" w14:textId="77777777" w:rsidR="000E2EAC" w:rsidRDefault="000E2EAC" w:rsidP="00347E10">
      <w:pPr>
        <w:pStyle w:val="footnote"/>
      </w:pPr>
      <w:r>
        <w:rPr>
          <w:rStyle w:val="FootnoteReference"/>
        </w:rPr>
        <w:footnoteRef/>
      </w:r>
      <w:r>
        <w:t xml:space="preserve"> Modified into the style of a Coptic Doxology from the Byzantine Rite hymns in 2017. </w:t>
      </w:r>
    </w:p>
  </w:footnote>
  <w:footnote w:id="1018">
    <w:p w14:paraId="515A7079" w14:textId="77777777" w:rsidR="000E2EAC" w:rsidRDefault="000E2EA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9">
    <w:p w14:paraId="11CE8A3A" w14:textId="77777777" w:rsidR="000E2EAC" w:rsidRDefault="000E2EA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40B3C553" w14:textId="77777777" w:rsidR="000E2EAC" w:rsidRDefault="000E2EA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161FA5C9" w14:textId="726A1A97" w:rsidR="000E2EAC" w:rsidRDefault="000E2EA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2">
    <w:p w14:paraId="5727BFD3" w14:textId="77777777" w:rsidR="000E2EAC" w:rsidRDefault="000E2EA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3">
    <w:p w14:paraId="5AA889F2" w14:textId="77777777" w:rsidR="000E2EAC" w:rsidRDefault="000E2EAC">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4">
    <w:p w14:paraId="6E951873" w14:textId="77777777" w:rsidR="000E2EAC" w:rsidRDefault="000E2EAC" w:rsidP="002A29E0">
      <w:pPr>
        <w:pStyle w:val="footnote"/>
      </w:pPr>
      <w:r>
        <w:rPr>
          <w:rStyle w:val="FootnoteReference"/>
        </w:rPr>
        <w:footnoteRef/>
      </w:r>
      <w:r>
        <w:t xml:space="preserve"> Modified into the style of a Coptic Doxology from the Byzantine Rite hymns in 2016. </w:t>
      </w:r>
    </w:p>
  </w:footnote>
  <w:footnote w:id="1025">
    <w:p w14:paraId="76640201" w14:textId="77777777" w:rsidR="000E2EAC" w:rsidRDefault="000E2EAC" w:rsidP="002A29E0">
      <w:pPr>
        <w:pStyle w:val="footnote"/>
      </w:pPr>
      <w:r>
        <w:rPr>
          <w:rStyle w:val="FootnoteReference"/>
        </w:rPr>
        <w:footnoteRef/>
      </w:r>
      <w:r>
        <w:t xml:space="preserve"> Modified into the style of a Coptic Doxology from the Byzantine Rite hymns in 2016. </w:t>
      </w:r>
    </w:p>
  </w:footnote>
  <w:footnote w:id="1026">
    <w:p w14:paraId="392B3FA1" w14:textId="77777777" w:rsidR="000E2EAC" w:rsidRDefault="000E2EAC" w:rsidP="002A29E0">
      <w:pPr>
        <w:pStyle w:val="footnote"/>
      </w:pPr>
      <w:r>
        <w:rPr>
          <w:rStyle w:val="FootnoteReference"/>
        </w:rPr>
        <w:footnoteRef/>
      </w:r>
      <w:r>
        <w:t xml:space="preserve"> Modified into the style of a Coptic Doxology from the Byzantine Rite hymns in 2016. </w:t>
      </w:r>
    </w:p>
  </w:footnote>
  <w:footnote w:id="1027">
    <w:p w14:paraId="4DD173AD" w14:textId="50F9B05A" w:rsidR="000E2EAC" w:rsidRDefault="000E2EAC" w:rsidP="00B52F78">
      <w:pPr>
        <w:pStyle w:val="footnote"/>
      </w:pPr>
      <w:r>
        <w:rPr>
          <w:rStyle w:val="FootnoteReference"/>
        </w:rPr>
        <w:footnoteRef/>
      </w:r>
      <w:r>
        <w:t xml:space="preserve"> Though not found on the Coptic Calendar, as one of the 318 gathered at Nicaea, it is fitting to venerate St. Spyridon.</w:t>
      </w:r>
    </w:p>
  </w:footnote>
  <w:footnote w:id="1028">
    <w:p w14:paraId="539218C4" w14:textId="77777777" w:rsidR="000E2EAC" w:rsidRDefault="000E2EAC" w:rsidP="002A29E0">
      <w:pPr>
        <w:pStyle w:val="footnote"/>
      </w:pPr>
      <w:r>
        <w:rPr>
          <w:rStyle w:val="FootnoteReference"/>
        </w:rPr>
        <w:footnoteRef/>
      </w:r>
      <w:r>
        <w:t xml:space="preserve"> Modified into the style of a Coptic Doxology from the Byzantine Rite hymns in 2016. </w:t>
      </w:r>
    </w:p>
  </w:footnote>
  <w:footnote w:id="1029">
    <w:p w14:paraId="1E132703" w14:textId="77777777" w:rsidR="000E2EAC" w:rsidRDefault="000E2EAC" w:rsidP="00D94D36">
      <w:pPr>
        <w:pStyle w:val="footnote"/>
      </w:pPr>
      <w:r>
        <w:rPr>
          <w:rStyle w:val="FootnoteReference"/>
        </w:rPr>
        <w:footnoteRef/>
      </w:r>
      <w:r>
        <w:t xml:space="preserve"> Modified into the style of a Coptic Doxology from the Byzantine Rite hymns in 2016. </w:t>
      </w:r>
    </w:p>
  </w:footnote>
  <w:footnote w:id="1030">
    <w:p w14:paraId="0EC0EB26" w14:textId="77777777" w:rsidR="000E2EAC" w:rsidRDefault="000E2EA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1">
    <w:p w14:paraId="1A09C94E" w14:textId="77777777" w:rsidR="000E2EAC" w:rsidRDefault="000E2EAC" w:rsidP="00073003">
      <w:pPr>
        <w:pStyle w:val="footnote"/>
      </w:pPr>
      <w:r>
        <w:rPr>
          <w:rStyle w:val="FootnoteReference"/>
        </w:rPr>
        <w:footnoteRef/>
      </w:r>
      <w:r>
        <w:t xml:space="preserve"> Revelation 7:2</w:t>
      </w:r>
    </w:p>
  </w:footnote>
  <w:footnote w:id="1032">
    <w:p w14:paraId="047C672B" w14:textId="77777777" w:rsidR="000E2EAC" w:rsidRDefault="000E2EAC" w:rsidP="00073003">
      <w:pPr>
        <w:pStyle w:val="footnote"/>
      </w:pPr>
      <w:r>
        <w:rPr>
          <w:rStyle w:val="FootnoteReference"/>
        </w:rPr>
        <w:footnoteRef/>
      </w:r>
      <w:r>
        <w:t xml:space="preserve"> Revelation 7:3</w:t>
      </w:r>
    </w:p>
  </w:footnote>
  <w:footnote w:id="1033">
    <w:p w14:paraId="338E8815" w14:textId="77777777" w:rsidR="000E2EAC" w:rsidRDefault="000E2EA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4">
    <w:p w14:paraId="7E074E97" w14:textId="77777777" w:rsidR="000E2EAC" w:rsidRDefault="000E2EAC" w:rsidP="00BC160E">
      <w:pPr>
        <w:pStyle w:val="footnote"/>
      </w:pPr>
      <w:r>
        <w:rPr>
          <w:rStyle w:val="FootnoteReference"/>
        </w:rPr>
        <w:footnoteRef/>
      </w:r>
      <w:r>
        <w:t xml:space="preserve"> John 13:25</w:t>
      </w:r>
    </w:p>
  </w:footnote>
  <w:footnote w:id="1035">
    <w:p w14:paraId="72C55A17" w14:textId="77777777" w:rsidR="000E2EAC" w:rsidRDefault="000E2EAC"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6">
    <w:p w14:paraId="181E1786" w14:textId="77777777" w:rsidR="000E2EAC" w:rsidRDefault="000E2EAC" w:rsidP="00B54DE8">
      <w:pPr>
        <w:pStyle w:val="footnote"/>
      </w:pPr>
      <w:r>
        <w:rPr>
          <w:rStyle w:val="FootnoteReference"/>
        </w:rPr>
        <w:footnoteRef/>
      </w:r>
      <w:r>
        <w:t xml:space="preserve"> Adapted from the Byzantine hymns in 2017.</w:t>
      </w:r>
    </w:p>
  </w:footnote>
  <w:footnote w:id="1037">
    <w:p w14:paraId="0E087572" w14:textId="27E962C9" w:rsidR="000E2EAC" w:rsidRDefault="000E2EA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8">
    <w:p w14:paraId="795EE333" w14:textId="77777777" w:rsidR="000E2EAC" w:rsidRDefault="000E2EAC" w:rsidP="00B53E05">
      <w:pPr>
        <w:pStyle w:val="footnote"/>
      </w:pPr>
      <w:r>
        <w:rPr>
          <w:rStyle w:val="FootnoteReference"/>
        </w:rPr>
        <w:footnoteRef/>
      </w:r>
      <w:r>
        <w:t xml:space="preserve"> Normally reserved for the Theotokos.</w:t>
      </w:r>
    </w:p>
  </w:footnote>
  <w:footnote w:id="1039">
    <w:p w14:paraId="483F0E8B" w14:textId="77777777" w:rsidR="000E2EAC" w:rsidRDefault="000E2EAC" w:rsidP="00B53E05">
      <w:pPr>
        <w:pStyle w:val="footnote"/>
      </w:pPr>
      <w:r>
        <w:rPr>
          <w:rStyle w:val="FootnoteReference"/>
        </w:rPr>
        <w:footnoteRef/>
      </w:r>
      <w:r>
        <w:t xml:space="preserve"> The law of righteousness, not the Law of the Old Covenant.</w:t>
      </w:r>
    </w:p>
  </w:footnote>
  <w:footnote w:id="1040">
    <w:p w14:paraId="361DBD71" w14:textId="77777777" w:rsidR="000E2EAC" w:rsidRDefault="000E2EAC" w:rsidP="00662600">
      <w:pPr>
        <w:pStyle w:val="footnote"/>
      </w:pPr>
      <w:r>
        <w:rPr>
          <w:rStyle w:val="FootnoteReference"/>
        </w:rPr>
        <w:footnoteRef/>
      </w:r>
      <w:r>
        <w:t xml:space="preserve"> Or image</w:t>
      </w:r>
    </w:p>
  </w:footnote>
  <w:footnote w:id="1041">
    <w:p w14:paraId="2DF974D0" w14:textId="77777777" w:rsidR="000E2EAC" w:rsidRDefault="000E2EAC">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2">
    <w:p w14:paraId="371983D9" w14:textId="0B3CAEFE" w:rsidR="000E2EAC" w:rsidRDefault="000E2EAC" w:rsidP="006035EE">
      <w:pPr>
        <w:pStyle w:val="footnote"/>
      </w:pPr>
      <w:r>
        <w:rPr>
          <w:rStyle w:val="FootnoteReference"/>
        </w:rPr>
        <w:footnoteRef/>
      </w:r>
      <w:r>
        <w:t xml:space="preserve"> Composed in A.D. 2016 in English for St. George’s Ministry to the British people.</w:t>
      </w:r>
    </w:p>
  </w:footnote>
  <w:footnote w:id="1043">
    <w:p w14:paraId="56032475" w14:textId="77777777" w:rsidR="000E2EAC" w:rsidRDefault="000E2EAC" w:rsidP="00E22010">
      <w:pPr>
        <w:pStyle w:val="footnote"/>
      </w:pPr>
      <w:r>
        <w:rPr>
          <w:rStyle w:val="FootnoteReference"/>
        </w:rPr>
        <w:footnoteRef/>
      </w:r>
      <w:r>
        <w:t xml:space="preserve"> 2 Tim 4:7</w:t>
      </w:r>
    </w:p>
  </w:footnote>
  <w:footnote w:id="1044">
    <w:p w14:paraId="519A6EA0" w14:textId="77777777" w:rsidR="000E2EAC" w:rsidRDefault="000E2EAC" w:rsidP="00E22010">
      <w:pPr>
        <w:pStyle w:val="footnote"/>
      </w:pPr>
      <w:r>
        <w:rPr>
          <w:rStyle w:val="FootnoteReference"/>
        </w:rPr>
        <w:footnoteRef/>
      </w:r>
      <w:r>
        <w:t xml:space="preserve"> 2 Tim 4:8</w:t>
      </w:r>
    </w:p>
  </w:footnote>
  <w:footnote w:id="1045">
    <w:p w14:paraId="7CA44E2F" w14:textId="57439995" w:rsidR="000E2EAC" w:rsidRDefault="000E2EAC" w:rsidP="00D93653">
      <w:pPr>
        <w:pStyle w:val="footnote"/>
      </w:pPr>
      <w:r>
        <w:rPr>
          <w:rStyle w:val="FootnoteReference"/>
        </w:rPr>
        <w:footnoteRef/>
      </w:r>
      <w:r>
        <w:t xml:space="preserve"> Composed in 2017 based on the Byznatine hymns.</w:t>
      </w:r>
    </w:p>
  </w:footnote>
  <w:footnote w:id="1046">
    <w:p w14:paraId="42EF2EEC" w14:textId="5D62416A" w:rsidR="000E2EAC" w:rsidRDefault="000E2EAC" w:rsidP="00DD1748">
      <w:pPr>
        <w:pStyle w:val="footnote"/>
      </w:pPr>
      <w:r>
        <w:rPr>
          <w:rStyle w:val="FootnoteReference"/>
        </w:rPr>
        <w:footnoteRef/>
      </w:r>
      <w:r>
        <w:t xml:space="preserve"> Composed in 2017 A.D. based on the Byzantine hymns.</w:t>
      </w:r>
    </w:p>
  </w:footnote>
  <w:footnote w:id="1047">
    <w:p w14:paraId="52362ED9" w14:textId="0D5017D3" w:rsidR="000E2EAC" w:rsidRDefault="000E2EAC" w:rsidP="00885E1E">
      <w:pPr>
        <w:pStyle w:val="footnote"/>
      </w:pPr>
      <w:r>
        <w:rPr>
          <w:rStyle w:val="FootnoteReference"/>
        </w:rPr>
        <w:footnoteRef/>
      </w:r>
      <w:r>
        <w:t xml:space="preserve"> Composed based on the Byzantine hymns in 2017.</w:t>
      </w:r>
    </w:p>
  </w:footnote>
  <w:footnote w:id="1048">
    <w:p w14:paraId="51918F66" w14:textId="77777777" w:rsidR="000E2EAC" w:rsidRDefault="000E2EAC" w:rsidP="00885E1E">
      <w:pPr>
        <w:pStyle w:val="footnote"/>
      </w:pPr>
      <w:r>
        <w:rPr>
          <w:rStyle w:val="FootnoteReference"/>
        </w:rPr>
        <w:footnoteRef/>
      </w:r>
      <w:r>
        <w:t xml:space="preserve"> Composed based on the Byzantine hymns in 2017.</w:t>
      </w:r>
    </w:p>
  </w:footnote>
  <w:footnote w:id="1049">
    <w:p w14:paraId="2C92CCF6" w14:textId="77777777" w:rsidR="000E2EAC" w:rsidRDefault="000E2EAC" w:rsidP="001779C0">
      <w:pPr>
        <w:pStyle w:val="footnote"/>
      </w:pPr>
      <w:r>
        <w:rPr>
          <w:rStyle w:val="FootnoteReference"/>
        </w:rPr>
        <w:footnoteRef/>
      </w:r>
      <w:r>
        <w:t xml:space="preserve"> Composed in Coptic and Arabic by H.G. Bishop Demetrius of Malawi circa A.D. 2000.</w:t>
      </w:r>
    </w:p>
  </w:footnote>
  <w:footnote w:id="1050">
    <w:p w14:paraId="16CDD53B" w14:textId="77777777" w:rsidR="000E2EAC" w:rsidRDefault="000E2EA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1">
    <w:p w14:paraId="78276995" w14:textId="77777777" w:rsidR="000E2EAC" w:rsidRDefault="000E2EAC" w:rsidP="00281522">
      <w:pPr>
        <w:pStyle w:val="footnote"/>
      </w:pPr>
      <w:r>
        <w:rPr>
          <w:rStyle w:val="FootnoteReference"/>
        </w:rPr>
        <w:footnoteRef/>
      </w:r>
      <w:r>
        <w:t xml:space="preserve"> Modified from the Byzantine hymns in 2017.</w:t>
      </w:r>
    </w:p>
  </w:footnote>
  <w:footnote w:id="1052">
    <w:p w14:paraId="12537685" w14:textId="7413E1F7" w:rsidR="000E2EAC" w:rsidRDefault="000E2EAC" w:rsidP="00BD15D3">
      <w:pPr>
        <w:pStyle w:val="footnote"/>
      </w:pPr>
      <w:r>
        <w:rPr>
          <w:rStyle w:val="FootnoteReference"/>
        </w:rPr>
        <w:footnoteRef/>
      </w:r>
      <w:r>
        <w:t xml:space="preserve"> Modified from the Byzantine hymns in 2017.</w:t>
      </w:r>
    </w:p>
  </w:footnote>
  <w:footnote w:id="1053">
    <w:p w14:paraId="467934E6" w14:textId="77777777" w:rsidR="000E2EAC" w:rsidRDefault="000E2EAC" w:rsidP="004C6309">
      <w:pPr>
        <w:pStyle w:val="footnote"/>
      </w:pPr>
      <w:r>
        <w:rPr>
          <w:rStyle w:val="FootnoteReference"/>
        </w:rPr>
        <w:footnoteRef/>
      </w:r>
      <w:r>
        <w:t xml:space="preserve"> Modified from the Byzantine hymns in 2017.</w:t>
      </w:r>
    </w:p>
  </w:footnote>
  <w:footnote w:id="1054">
    <w:p w14:paraId="717A066E" w14:textId="77777777" w:rsidR="000E2EAC" w:rsidRDefault="000E2EAC">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5">
    <w:p w14:paraId="7155AD88" w14:textId="77777777" w:rsidR="000E2EAC" w:rsidRDefault="000E2EAC">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6">
    <w:p w14:paraId="7EEF391B" w14:textId="77777777" w:rsidR="000E2EAC" w:rsidRDefault="000E2EAC">
      <w:pPr>
        <w:pStyle w:val="FootnoteText"/>
      </w:pPr>
      <w:r>
        <w:rPr>
          <w:rStyle w:val="FootnoteReference"/>
        </w:rPr>
        <w:footnoteRef/>
      </w:r>
      <w:r>
        <w:t xml:space="preserve"> Published by Abouna Matta El-Maskeen of St. Macarius’ Monastery.</w:t>
      </w:r>
    </w:p>
  </w:footnote>
  <w:footnote w:id="1057">
    <w:p w14:paraId="6BC2BFA9" w14:textId="77777777" w:rsidR="000E2EAC" w:rsidRDefault="000E2EA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8">
    <w:p w14:paraId="6A7BDCC9" w14:textId="77777777" w:rsidR="000E2EAC" w:rsidRDefault="000E2EAC" w:rsidP="00894260">
      <w:pPr>
        <w:pStyle w:val="footnote"/>
      </w:pPr>
      <w:r>
        <w:rPr>
          <w:rStyle w:val="FootnoteReference"/>
        </w:rPr>
        <w:footnoteRef/>
      </w:r>
      <w:r>
        <w:t xml:space="preserve"> Composed in 2017 based on the Byznatine hymns.</w:t>
      </w:r>
    </w:p>
  </w:footnote>
  <w:footnote w:id="1059">
    <w:p w14:paraId="1DBA48D7" w14:textId="77777777" w:rsidR="000E2EAC" w:rsidRDefault="000E2EAC" w:rsidP="00182B91">
      <w:pPr>
        <w:pStyle w:val="footnote"/>
      </w:pPr>
      <w:r>
        <w:rPr>
          <w:rStyle w:val="FootnoteReference"/>
        </w:rPr>
        <w:footnoteRef/>
      </w:r>
      <w:r>
        <w:t xml:space="preserve"> Modified from the Byzantine hymns in 2017.</w:t>
      </w:r>
    </w:p>
  </w:footnote>
  <w:footnote w:id="1060">
    <w:p w14:paraId="50BD250A" w14:textId="77777777" w:rsidR="000E2EAC" w:rsidRDefault="000E2EAC" w:rsidP="00894260">
      <w:pPr>
        <w:pStyle w:val="footnote"/>
      </w:pPr>
      <w:r>
        <w:rPr>
          <w:rStyle w:val="FootnoteReference"/>
        </w:rPr>
        <w:footnoteRef/>
      </w:r>
      <w:r>
        <w:t xml:space="preserve"> Composed in 2017 based on the Byznatine hymns.</w:t>
      </w:r>
    </w:p>
  </w:footnote>
  <w:footnote w:id="1061">
    <w:p w14:paraId="13898138" w14:textId="3CDF7BE3" w:rsidR="000E2EAC" w:rsidRPr="00FD7CBF" w:rsidRDefault="000E2EA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2">
    <w:p w14:paraId="4A2715C9" w14:textId="77777777" w:rsidR="000E2EAC" w:rsidRDefault="000E2EAC" w:rsidP="005A4893">
      <w:pPr>
        <w:pStyle w:val="footnote"/>
      </w:pPr>
      <w:r>
        <w:rPr>
          <w:rStyle w:val="FootnoteReference"/>
        </w:rPr>
        <w:footnoteRef/>
      </w:r>
      <w:r>
        <w:t xml:space="preserve"> Modified from the Byzantine hymns in 2017.</w:t>
      </w:r>
    </w:p>
  </w:footnote>
  <w:footnote w:id="1063">
    <w:p w14:paraId="0DF506F7" w14:textId="77777777" w:rsidR="000E2EAC" w:rsidRDefault="000E2EAC" w:rsidP="00FD5DB0">
      <w:pPr>
        <w:pStyle w:val="footnote"/>
      </w:pPr>
      <w:r>
        <w:rPr>
          <w:rStyle w:val="FootnoteReference"/>
        </w:rPr>
        <w:footnoteRef/>
      </w:r>
      <w:r>
        <w:t xml:space="preserve"> Modified from the Byzantine hymns in 2017.</w:t>
      </w:r>
    </w:p>
  </w:footnote>
  <w:footnote w:id="1064">
    <w:p w14:paraId="3A6EC701" w14:textId="77777777" w:rsidR="000E2EAC" w:rsidRDefault="000E2EAC" w:rsidP="00670C79">
      <w:pPr>
        <w:pStyle w:val="footnote"/>
      </w:pPr>
      <w:r>
        <w:rPr>
          <w:rStyle w:val="FootnoteReference"/>
        </w:rPr>
        <w:footnoteRef/>
      </w:r>
      <w:r>
        <w:t xml:space="preserve"> Modern day Ethiopia and Eritrea.</w:t>
      </w:r>
    </w:p>
  </w:footnote>
  <w:footnote w:id="1065">
    <w:p w14:paraId="46D5577E" w14:textId="77777777" w:rsidR="000E2EAC" w:rsidRDefault="000E2EAC" w:rsidP="0047441D">
      <w:pPr>
        <w:pStyle w:val="footnote"/>
      </w:pPr>
      <w:r>
        <w:rPr>
          <w:rStyle w:val="FootnoteReference"/>
        </w:rPr>
        <w:footnoteRef/>
      </w:r>
      <w:r>
        <w:t xml:space="preserve"> St. F</w:t>
      </w:r>
      <w:r w:rsidRPr="006422C6">
        <w:t>rumentius</w:t>
      </w:r>
      <w:r>
        <w:t>, whom the Ethiopians called “Abune Selama.”</w:t>
      </w:r>
    </w:p>
  </w:footnote>
  <w:footnote w:id="1066">
    <w:p w14:paraId="290ED47D" w14:textId="77777777" w:rsidR="000E2EAC" w:rsidRDefault="000E2EAC" w:rsidP="008C608D">
      <w:pPr>
        <w:pStyle w:val="footnote"/>
      </w:pPr>
      <w:r>
        <w:rPr>
          <w:rStyle w:val="FootnoteReference"/>
        </w:rPr>
        <w:footnoteRef/>
      </w:r>
      <w:r>
        <w:t xml:space="preserve"> Modified from the Byzantine hymns in 2017.</w:t>
      </w:r>
    </w:p>
  </w:footnote>
  <w:footnote w:id="1067">
    <w:p w14:paraId="540EA838" w14:textId="77777777" w:rsidR="000E2EAC" w:rsidRDefault="000E2EAC" w:rsidP="003462CF">
      <w:pPr>
        <w:pStyle w:val="footnote"/>
      </w:pPr>
      <w:r>
        <w:rPr>
          <w:rStyle w:val="FootnoteReference"/>
        </w:rPr>
        <w:footnoteRef/>
      </w:r>
      <w:r>
        <w:t xml:space="preserve"> Modified from the Byzantine hymns in 2017.</w:t>
      </w:r>
    </w:p>
  </w:footnote>
  <w:footnote w:id="1068">
    <w:p w14:paraId="2F5E6ED4" w14:textId="52CEBBCB" w:rsidR="000E2EAC" w:rsidRDefault="000E2EAC" w:rsidP="00BD2B3F">
      <w:pPr>
        <w:pStyle w:val="footnote"/>
      </w:pPr>
      <w:r>
        <w:rPr>
          <w:rStyle w:val="FootnoteReference"/>
        </w:rPr>
        <w:footnoteRef/>
      </w:r>
      <w:r>
        <w:t xml:space="preserve"> Adapted from the hymn of St. Severus of Antioch, in 2015 in English.</w:t>
      </w:r>
    </w:p>
  </w:footnote>
  <w:footnote w:id="1069">
    <w:p w14:paraId="018A465B" w14:textId="77777777" w:rsidR="000E2EAC" w:rsidRDefault="000E2EAC">
      <w:pPr>
        <w:pStyle w:val="footnote"/>
        <w:rPr>
          <w:ins w:id="1802" w:author="Brett Slote" w:date="2011-07-21T19:11:00Z"/>
        </w:rPr>
        <w:pPrChange w:id="1803" w:author="Brett Slote" w:date="2011-07-21T20:05:00Z">
          <w:pPr>
            <w:pStyle w:val="FootnoteText"/>
          </w:pPr>
        </w:pPrChange>
      </w:pPr>
      <w:ins w:id="1804" w:author="Brett Slote" w:date="2011-07-21T19:11:00Z">
        <w:r>
          <w:rPr>
            <w:rStyle w:val="FootnoteReference"/>
          </w:rPr>
          <w:footnoteRef/>
        </w:r>
        <w:r>
          <w:t xml:space="preserve"> Psalm 41:1</w:t>
        </w:r>
      </w:ins>
    </w:p>
  </w:footnote>
  <w:footnote w:id="1070">
    <w:p w14:paraId="30B9D2C6" w14:textId="77777777" w:rsidR="000E2EAC" w:rsidRDefault="000E2EA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1">
    <w:p w14:paraId="63D7B4DE" w14:textId="77777777" w:rsidR="000E2EAC" w:rsidRDefault="000E2EA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2">
    <w:p w14:paraId="6542A42A" w14:textId="77777777" w:rsidR="000E2EAC" w:rsidRDefault="000E2EA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3">
    <w:p w14:paraId="48A0DCFD" w14:textId="77777777" w:rsidR="000E2EAC" w:rsidRDefault="000E2EAC" w:rsidP="006D27E4">
      <w:pPr>
        <w:pStyle w:val="Footnote0"/>
      </w:pPr>
      <w:r>
        <w:rPr>
          <w:rStyle w:val="FootnoteReference"/>
        </w:rPr>
        <w:footnoteRef/>
      </w:r>
      <w:r>
        <w:t xml:space="preserve"> In modern day Libya</w:t>
      </w:r>
    </w:p>
  </w:footnote>
  <w:footnote w:id="1074">
    <w:p w14:paraId="5E4AA7CE" w14:textId="77777777" w:rsidR="000E2EAC" w:rsidRDefault="000E2EAC">
      <w:pPr>
        <w:pStyle w:val="footnote"/>
        <w:rPr>
          <w:ins w:id="1830" w:author="Brett Slote" w:date="2011-07-21T18:49:00Z"/>
        </w:rPr>
        <w:pPrChange w:id="1831" w:author="Brett Slote" w:date="2011-07-21T20:02:00Z">
          <w:pPr>
            <w:pStyle w:val="FootnoteText"/>
          </w:pPr>
        </w:pPrChange>
      </w:pPr>
      <w:ins w:id="1832" w:author="Brett Slote" w:date="2011-07-21T18:49:00Z">
        <w:r>
          <w:rPr>
            <w:rStyle w:val="FootnoteReference"/>
          </w:rPr>
          <w:footnoteRef/>
        </w:r>
        <w:r>
          <w:t xml:space="preserve"> Note that </w:t>
        </w:r>
        <w:r w:rsidRPr="003A78C2">
          <w:rPr>
            <w:rFonts w:ascii="CS Avva Shenouda" w:hAnsi="CS Avva Shenouda"/>
            <w:rPrChange w:id="1833" w:author="Brett Slote" w:date="2011-07-21T20:02:00Z">
              <w:rPr>
                <w:rFonts w:ascii="Antonious Normal" w:hAnsi="Antonious Normal"/>
              </w:rPr>
            </w:rPrChange>
          </w:rPr>
          <w:t>twou</w:t>
        </w:r>
        <w:r>
          <w:t xml:space="preserve"> is used as mountain and desert interchangeably in Coptic monastic literature</w:t>
        </w:r>
      </w:ins>
    </w:p>
  </w:footnote>
  <w:footnote w:id="1075">
    <w:p w14:paraId="71147821" w14:textId="77777777" w:rsidR="000E2EAC" w:rsidRDefault="000E2EAC">
      <w:pPr>
        <w:pStyle w:val="footnote"/>
        <w:rPr>
          <w:ins w:id="1834" w:author="Brett Slote" w:date="2011-07-21T18:50:00Z"/>
        </w:rPr>
        <w:pPrChange w:id="1835" w:author="Brett Slote" w:date="2011-07-21T20:02:00Z">
          <w:pPr>
            <w:pStyle w:val="FootnoteText"/>
          </w:pPr>
        </w:pPrChange>
      </w:pPr>
      <w:ins w:id="1836" w:author="Brett Slote" w:date="2011-07-21T18:50:00Z">
        <w:r>
          <w:rPr>
            <w:rStyle w:val="FootnoteReference"/>
          </w:rPr>
          <w:footnoteRef/>
        </w:r>
        <w:r>
          <w:t xml:space="preserve"> US book has “travails of torment” – but it’s not possessive.</w:t>
        </w:r>
      </w:ins>
    </w:p>
  </w:footnote>
  <w:footnote w:id="1076">
    <w:p w14:paraId="39517237" w14:textId="77777777" w:rsidR="000E2EAC" w:rsidRDefault="000E2EAC">
      <w:pPr>
        <w:pStyle w:val="footnote"/>
        <w:rPr>
          <w:ins w:id="1837" w:author="Brett Slote" w:date="2011-07-21T18:49:00Z"/>
        </w:rPr>
        <w:pPrChange w:id="1838" w:author="Brett Slote" w:date="2011-07-21T20:02:00Z">
          <w:pPr>
            <w:pStyle w:val="FootnoteText"/>
          </w:pPr>
        </w:pPrChange>
      </w:pPr>
      <w:ins w:id="1839" w:author="Brett Slote" w:date="2011-07-21T18:49:00Z">
        <w:r>
          <w:rPr>
            <w:rStyle w:val="FootnoteReference"/>
          </w:rPr>
          <w:footnoteRef/>
        </w:r>
        <w:r>
          <w:t xml:space="preserve"> 1 Peter 1:4</w:t>
        </w:r>
      </w:ins>
    </w:p>
  </w:footnote>
  <w:footnote w:id="1077">
    <w:p w14:paraId="45663590" w14:textId="77777777" w:rsidR="000E2EAC" w:rsidRDefault="000E2EAC" w:rsidP="00F93B55">
      <w:pPr>
        <w:pStyle w:val="footnote"/>
      </w:pPr>
      <w:r>
        <w:rPr>
          <w:rStyle w:val="FootnoteReference"/>
        </w:rPr>
        <w:footnoteRef/>
      </w:r>
      <w:r>
        <w:t xml:space="preserve"> Modified from the Byzantine hymns in 2017.</w:t>
      </w:r>
    </w:p>
  </w:footnote>
  <w:footnote w:id="1078">
    <w:p w14:paraId="049774F0" w14:textId="77777777" w:rsidR="000E2EAC" w:rsidRDefault="000E2EAC" w:rsidP="00E77C68">
      <w:pPr>
        <w:pStyle w:val="footnote"/>
      </w:pPr>
      <w:r>
        <w:rPr>
          <w:rStyle w:val="FootnoteReference"/>
        </w:rPr>
        <w:footnoteRef/>
      </w:r>
      <w:r>
        <w:t xml:space="preserve"> The Coptic has “Three names, one God,” which is the heresy of modalism, and certainly was not said at Ephesus.</w:t>
      </w:r>
    </w:p>
  </w:footnote>
  <w:footnote w:id="1079">
    <w:p w14:paraId="416DBD35" w14:textId="77777777" w:rsidR="000E2EAC" w:rsidRDefault="000E2EAC" w:rsidP="00E77C68">
      <w:pPr>
        <w:pStyle w:val="footnote"/>
      </w:pPr>
      <w:r>
        <w:rPr>
          <w:rStyle w:val="FootnoteReference"/>
        </w:rPr>
        <w:footnoteRef/>
      </w:r>
      <w:r>
        <w:t xml:space="preserve"> This line is heretical.</w:t>
      </w:r>
    </w:p>
  </w:footnote>
  <w:footnote w:id="1080">
    <w:p w14:paraId="2A005F90" w14:textId="77777777" w:rsidR="000E2EAC" w:rsidRDefault="000E2EAC">
      <w:pPr>
        <w:pStyle w:val="footnote"/>
        <w:rPr>
          <w:ins w:id="1875" w:author="Brett Slote" w:date="2011-07-21T18:55:00Z"/>
        </w:rPr>
        <w:pPrChange w:id="1876" w:author="Brett Slote" w:date="2011-07-21T20:02:00Z">
          <w:pPr>
            <w:pStyle w:val="FootnoteText"/>
          </w:pPr>
        </w:pPrChange>
      </w:pPr>
      <w:ins w:id="1877" w:author="Brett Slote" w:date="2011-07-21T18:55:00Z">
        <w:r>
          <w:rPr>
            <w:rStyle w:val="FootnoteReference"/>
          </w:rPr>
          <w:footnoteRef/>
        </w:r>
        <w:r>
          <w:t xml:space="preserve"> Hallow or consecrate – this was, according to a tradition, when he formerly became an archimandrite</w:t>
        </w:r>
      </w:ins>
    </w:p>
  </w:footnote>
  <w:footnote w:id="1081">
    <w:p w14:paraId="6B5EF1D3" w14:textId="77777777" w:rsidR="000E2EAC" w:rsidRDefault="000E2EAC">
      <w:pPr>
        <w:pStyle w:val="footnote"/>
        <w:rPr>
          <w:ins w:id="1883" w:author="Brett Slote" w:date="2011-07-21T18:52:00Z"/>
        </w:rPr>
        <w:pPrChange w:id="1884" w:author="Brett Slote" w:date="2011-07-21T20:02:00Z">
          <w:pPr/>
        </w:pPrChange>
      </w:pPr>
      <w:ins w:id="1885" w:author="Brett Slote" w:date="2011-07-21T18:52:00Z">
        <w:r w:rsidRPr="00FB36D8">
          <w:rPr>
            <w:rStyle w:val="FootnoteReference"/>
            <w:vertAlign w:val="baseline"/>
          </w:rPr>
          <w:footnoteRef/>
        </w:r>
        <w:r w:rsidRPr="00FB36D8">
          <w:t xml:space="preserve"> This line is literally “because the hope of the good”</w:t>
        </w:r>
      </w:ins>
    </w:p>
  </w:footnote>
  <w:footnote w:id="1082">
    <w:p w14:paraId="347015AD" w14:textId="77777777" w:rsidR="000E2EAC" w:rsidRPr="00A20ACC" w:rsidRDefault="000E2EAC">
      <w:pPr>
        <w:pStyle w:val="footnote"/>
        <w:rPr>
          <w:ins w:id="1886" w:author="Brett Slote" w:date="2011-07-21T18:52:00Z"/>
          <w:rFonts w:ascii="CS Avva Shenouda" w:hAnsi="CS Avva Shenouda"/>
          <w:color w:val="FF0000"/>
          <w:rPrChange w:id="1887" w:author="Brett Slote" w:date="2011-07-21T20:02:00Z">
            <w:rPr>
              <w:ins w:id="1888" w:author="Brett Slote" w:date="2011-07-21T18:52:00Z"/>
              <w:color w:val="FF0000"/>
            </w:rPr>
          </w:rPrChange>
        </w:rPr>
        <w:pPrChange w:id="1889" w:author="Brett Slote" w:date="2011-07-21T20:02:00Z">
          <w:pPr/>
        </w:pPrChange>
      </w:pPr>
      <w:ins w:id="1890" w:author="Brett Slote" w:date="2011-07-21T18:52:00Z">
        <w:r w:rsidRPr="00FB36D8">
          <w:rPr>
            <w:rStyle w:val="FootnoteReference"/>
            <w:vertAlign w:val="baseline"/>
          </w:rPr>
          <w:footnoteRef/>
        </w:r>
        <w:r w:rsidRPr="00FB36D8">
          <w:t xml:space="preserve"> </w:t>
        </w:r>
        <w:r w:rsidRPr="003A78C2">
          <w:rPr>
            <w:rPrChange w:id="1891" w:author="Brett Slote" w:date="2011-07-21T20:02:00Z">
              <w:rPr>
                <w:rFonts w:ascii="Antonious Normal" w:hAnsi="Antonious Normal"/>
                <w:color w:val="FF0000"/>
              </w:rPr>
            </w:rPrChange>
          </w:rPr>
          <w:t>qen hanhwd/ nem han'almoc</w:t>
        </w:r>
      </w:ins>
    </w:p>
  </w:footnote>
  <w:footnote w:id="1083">
    <w:p w14:paraId="0D9B9A7D" w14:textId="77777777" w:rsidR="000E2EAC" w:rsidRDefault="000E2EAC" w:rsidP="006D5FC1">
      <w:pPr>
        <w:pStyle w:val="footnote"/>
      </w:pPr>
      <w:r>
        <w:rPr>
          <w:rStyle w:val="FootnoteReference"/>
        </w:rPr>
        <w:footnoteRef/>
      </w:r>
      <w:r>
        <w:t xml:space="preserve"> Modified from the Byzantine hymns in 2017.</w:t>
      </w:r>
    </w:p>
  </w:footnote>
  <w:footnote w:id="1084">
    <w:p w14:paraId="437E843D" w14:textId="620C793B" w:rsidR="000E2EAC" w:rsidRDefault="000E2EAC"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5">
    <w:p w14:paraId="4AFC6896" w14:textId="77777777" w:rsidR="000E2EAC" w:rsidRDefault="000E2EAC" w:rsidP="00B54DE8">
      <w:pPr>
        <w:pStyle w:val="footnote"/>
      </w:pPr>
      <w:r>
        <w:rPr>
          <w:rStyle w:val="FootnoteReference"/>
        </w:rPr>
        <w:footnoteRef/>
      </w:r>
      <w:r>
        <w:t xml:space="preserve"> Matthew 1:20</w:t>
      </w:r>
    </w:p>
  </w:footnote>
  <w:footnote w:id="1086">
    <w:p w14:paraId="0E9CA519" w14:textId="77777777" w:rsidR="000E2EAC" w:rsidRDefault="000E2EAC" w:rsidP="00662A48">
      <w:pPr>
        <w:pStyle w:val="footnote"/>
      </w:pPr>
      <w:r>
        <w:rPr>
          <w:rStyle w:val="FootnoteReference"/>
          <w:rFonts w:eastAsiaTheme="majorEastAsia"/>
        </w:rPr>
        <w:footnoteRef/>
      </w:r>
      <w:r>
        <w:t xml:space="preserve"> All-holy</w:t>
      </w:r>
    </w:p>
  </w:footnote>
  <w:footnote w:id="1087">
    <w:p w14:paraId="50451B0F" w14:textId="77777777" w:rsidR="000E2EAC" w:rsidRDefault="000E2EAC">
      <w:pPr>
        <w:pStyle w:val="footnote"/>
        <w:rPr>
          <w:ins w:id="1968" w:author="Brett Slote" w:date="2011-07-21T19:04:00Z"/>
        </w:rPr>
        <w:pPrChange w:id="1969" w:author="Brett Slote" w:date="2011-07-21T20:04:00Z">
          <w:pPr>
            <w:pStyle w:val="FootnoteText"/>
          </w:pPr>
        </w:pPrChange>
      </w:pPr>
      <w:ins w:id="1970" w:author="Brett Slote" w:date="2011-07-21T19:04:00Z">
        <w:r>
          <w:rPr>
            <w:rStyle w:val="FootnoteReference"/>
          </w:rPr>
          <w:footnoteRef/>
        </w:r>
        <w:r>
          <w:t xml:space="preserve"> literal is disregarded</w:t>
        </w:r>
      </w:ins>
    </w:p>
  </w:footnote>
  <w:footnote w:id="1088">
    <w:p w14:paraId="062BDCC1" w14:textId="77777777" w:rsidR="000E2EAC" w:rsidRDefault="000E2EAC">
      <w:pPr>
        <w:pStyle w:val="FootnoteText"/>
      </w:pPr>
      <w:r>
        <w:rPr>
          <w:rStyle w:val="FootnoteReference"/>
        </w:rPr>
        <w:footnoteRef/>
      </w:r>
      <w:r>
        <w:t xml:space="preserve"> Ps 8:2</w:t>
      </w:r>
    </w:p>
  </w:footnote>
  <w:footnote w:id="1089">
    <w:p w14:paraId="5BC08478" w14:textId="77777777" w:rsidR="000E2EAC" w:rsidRPr="000C76BB" w:rsidRDefault="000E2EA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0">
    <w:p w14:paraId="03A6DDD1" w14:textId="77777777" w:rsidR="000E2EAC" w:rsidRDefault="000E2EAC">
      <w:pPr>
        <w:pStyle w:val="FootnoteText"/>
      </w:pPr>
      <w:r>
        <w:rPr>
          <w:rStyle w:val="FootnoteReference"/>
        </w:rPr>
        <w:footnoteRef/>
      </w:r>
      <w:r>
        <w:t xml:space="preserve"> Matthew 28:6</w:t>
      </w:r>
    </w:p>
  </w:footnote>
  <w:footnote w:id="1091">
    <w:p w14:paraId="339855D2" w14:textId="77777777" w:rsidR="000E2EAC" w:rsidRDefault="000E2EAC">
      <w:pPr>
        <w:pStyle w:val="FootnoteText"/>
      </w:pPr>
      <w:r>
        <w:rPr>
          <w:rStyle w:val="FootnoteReference"/>
        </w:rPr>
        <w:footnoteRef/>
      </w:r>
      <w:r>
        <w:t xml:space="preserve"> Matthew 28:7,6</w:t>
      </w:r>
    </w:p>
  </w:footnote>
  <w:footnote w:id="1092">
    <w:p w14:paraId="76212A49" w14:textId="77777777" w:rsidR="000E2EAC" w:rsidRDefault="000E2EAC">
      <w:pPr>
        <w:pStyle w:val="FootnoteText"/>
      </w:pPr>
      <w:r>
        <w:rPr>
          <w:rStyle w:val="FootnoteReference"/>
        </w:rPr>
        <w:footnoteRef/>
      </w:r>
      <w:r>
        <w:t xml:space="preserve"> Matthew 28:7</w:t>
      </w:r>
    </w:p>
  </w:footnote>
  <w:footnote w:id="1093">
    <w:p w14:paraId="716019EB" w14:textId="77777777" w:rsidR="000E2EAC" w:rsidRDefault="000E2EAC">
      <w:pPr>
        <w:pStyle w:val="FootnoteText"/>
      </w:pPr>
      <w:r>
        <w:rPr>
          <w:rStyle w:val="FootnoteReference"/>
        </w:rPr>
        <w:footnoteRef/>
      </w:r>
      <w:r>
        <w:t xml:space="preserve"> John 20:27</w:t>
      </w:r>
    </w:p>
  </w:footnote>
  <w:footnote w:id="1094">
    <w:p w14:paraId="0ECF3FB0" w14:textId="77777777" w:rsidR="000E2EAC" w:rsidRDefault="000E2EAC">
      <w:pPr>
        <w:pStyle w:val="FootnoteText"/>
      </w:pPr>
      <w:r>
        <w:rPr>
          <w:rStyle w:val="FootnoteReference"/>
        </w:rPr>
        <w:footnoteRef/>
      </w:r>
      <w:r>
        <w:t xml:space="preserve"> John 20:28</w:t>
      </w:r>
    </w:p>
  </w:footnote>
  <w:footnote w:id="1095">
    <w:p w14:paraId="3FCB0B65" w14:textId="77777777" w:rsidR="000E2EAC" w:rsidRDefault="000E2EAC">
      <w:pPr>
        <w:pStyle w:val="FootnoteText"/>
      </w:pPr>
      <w:r>
        <w:rPr>
          <w:rStyle w:val="FootnoteReference"/>
        </w:rPr>
        <w:footnoteRef/>
      </w:r>
      <w:r>
        <w:t xml:space="preserve"> John 20:29</w:t>
      </w:r>
    </w:p>
  </w:footnote>
  <w:footnote w:id="1096">
    <w:p w14:paraId="6B80EDF7" w14:textId="77777777" w:rsidR="000E2EAC" w:rsidRDefault="000E2EAC">
      <w:pPr>
        <w:pStyle w:val="FootnoteText"/>
      </w:pPr>
      <w:r>
        <w:rPr>
          <w:rStyle w:val="FootnoteReference"/>
        </w:rPr>
        <w:footnoteRef/>
      </w:r>
      <w:r>
        <w:t xml:space="preserve"> John 20:29</w:t>
      </w:r>
    </w:p>
  </w:footnote>
  <w:footnote w:id="1097">
    <w:p w14:paraId="3D721105" w14:textId="77777777" w:rsidR="000E2EAC" w:rsidRDefault="000E2EAC"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8">
    <w:p w14:paraId="5C03BEB6" w14:textId="77777777" w:rsidR="000E2EAC" w:rsidRDefault="000E2EAC" w:rsidP="00513E2D">
      <w:pPr>
        <w:pStyle w:val="footnote"/>
      </w:pPr>
      <w:r>
        <w:rPr>
          <w:rStyle w:val="FootnoteReference"/>
        </w:rPr>
        <w:footnoteRef/>
      </w:r>
      <w:r>
        <w:t xml:space="preserve"> From Paoni 12 to Paopi 19: “Bless the waters of the river this year”.</w:t>
      </w:r>
    </w:p>
    <w:p w14:paraId="16B83A6A" w14:textId="77777777" w:rsidR="000E2EAC" w:rsidRDefault="000E2EAC" w:rsidP="00513E2D">
      <w:pPr>
        <w:pStyle w:val="footnote"/>
      </w:pPr>
      <w:r>
        <w:t>From Paopi 10 to Tobi 10: “Bless the herbs and the plants”.</w:t>
      </w:r>
    </w:p>
    <w:p w14:paraId="34A5B65F" w14:textId="77777777" w:rsidR="000E2EAC" w:rsidRDefault="000E2EAC"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8D132EF" w:rsidR="000E2EAC" w:rsidRPr="00E00D27" w:rsidRDefault="000E2EA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5346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72D1DF6D" w:rsidR="000E2EAC" w:rsidRPr="00E00D27" w:rsidRDefault="000E2EAC"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53463">
      <w:rPr>
        <w:noProof/>
        <w:sz w:val="20"/>
        <w:szCs w:val="20"/>
      </w:rPr>
      <w:t>March 28 / Pharamuthi 2: Martyrdom of St. James the son of Zebedee, the Apostles</w:t>
    </w:r>
    <w:r>
      <w:rPr>
        <w:sz w:val="20"/>
        <w:szCs w:val="20"/>
      </w:rPr>
      <w:fldChar w:fldCharType="end"/>
    </w:r>
  </w:p>
  <w:p w14:paraId="3CBA650E" w14:textId="77777777" w:rsidR="000E2EAC" w:rsidRPr="000E2EAC" w:rsidRDefault="000E2EAC" w:rsidP="000E2EA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2F252132" w:rsidR="000E2EAC" w:rsidRPr="00E00D27" w:rsidRDefault="000E2EAC"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53463">
      <w:rPr>
        <w:noProof/>
        <w:sz w:val="20"/>
        <w:szCs w:val="20"/>
      </w:rPr>
      <w:t>March 28 / Pharamuthi 2: Martyrdom of St. James the son of Zebedee, the Apostles</w:t>
    </w:r>
    <w:r w:rsidRPr="00E00D27">
      <w:rPr>
        <w:sz w:val="20"/>
        <w:szCs w:val="20"/>
      </w:rPr>
      <w:fldChar w:fldCharType="end"/>
    </w:r>
  </w:p>
  <w:p w14:paraId="0BA9A7AA" w14:textId="77777777" w:rsidR="000E2EAC" w:rsidRPr="00686912" w:rsidRDefault="000E2EAC"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4A4B5FD2" w:rsidR="000E2EAC" w:rsidRPr="00E00D27" w:rsidRDefault="000E2EA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53463">
      <w:rPr>
        <w:noProof/>
        <w:sz w:val="20"/>
        <w:szCs w:val="20"/>
      </w:rPr>
      <w:t>Prayer for the Church</w:t>
    </w:r>
    <w:r w:rsidRPr="00E00D27">
      <w:rPr>
        <w:sz w:val="20"/>
        <w:szCs w:val="20"/>
      </w:rPr>
      <w:fldChar w:fldCharType="end"/>
    </w:r>
  </w:p>
  <w:p w14:paraId="6EBDE8BD" w14:textId="77777777" w:rsidR="000E2EAC" w:rsidRPr="00686912" w:rsidRDefault="000E2EAC" w:rsidP="0068691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0E2EAC" w:rsidRPr="00E00D27" w:rsidRDefault="000E2EAC"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0E2EAC" w:rsidRPr="00E00D27" w:rsidRDefault="000E2EAC" w:rsidP="00686912">
    <w:pPr>
      <w:pStyle w:val="Header"/>
      <w:jc w:val="center"/>
      <w:rPr>
        <w:sz w:val="20"/>
        <w:szCs w:val="20"/>
      </w:rPr>
    </w:pPr>
  </w:p>
  <w:p w14:paraId="022704DA" w14:textId="77777777" w:rsidR="000E2EAC" w:rsidRPr="00686912" w:rsidRDefault="000E2EAC"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0E2EAC" w:rsidRPr="00E00D27" w:rsidRDefault="000E2EAC"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73387" w14:textId="77777777" w:rsidR="000E2EAC" w:rsidRPr="00686912" w:rsidRDefault="000E2EAC" w:rsidP="006869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3A8A03E4" w:rsidR="000E2EAC" w:rsidRPr="00E00D27" w:rsidRDefault="000E2EA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53463">
      <w:rPr>
        <w:noProof/>
        <w:sz w:val="20"/>
        <w:szCs w:val="20"/>
      </w:rPr>
      <w:t>The Midnight Praise</w:t>
    </w:r>
    <w:r>
      <w:rPr>
        <w:sz w:val="20"/>
        <w:szCs w:val="20"/>
      </w:rPr>
      <w:fldChar w:fldCharType="end"/>
    </w:r>
  </w:p>
  <w:p w14:paraId="0D77CDA8" w14:textId="77777777" w:rsidR="000E2EAC" w:rsidRPr="00E00D27" w:rsidRDefault="000E2EAC" w:rsidP="00E00D2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8F83FA2" w:rsidR="000E2EAC" w:rsidRPr="00E00D27" w:rsidRDefault="000E2EA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53463">
      <w:rPr>
        <w:noProof/>
        <w:sz w:val="20"/>
        <w:szCs w:val="20"/>
      </w:rPr>
      <w:t>The Raising of Evening (or Morning) Incense</w:t>
    </w:r>
    <w:r>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D3E10CF" w:rsidR="000E2EAC" w:rsidRPr="00E00D27" w:rsidRDefault="000E2EA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53463">
      <w:rPr>
        <w:noProof/>
        <w:sz w:val="20"/>
        <w:szCs w:val="20"/>
      </w:rPr>
      <w:t>The Conclusion of the Adam Theotokias</w:t>
    </w:r>
    <w:r w:rsidRPr="00E00D27">
      <w:rPr>
        <w:sz w:val="20"/>
        <w:szCs w:val="20"/>
      </w:rPr>
      <w:fldChar w:fldCharType="end"/>
    </w:r>
  </w:p>
  <w:p w14:paraId="48CF3F9A" w14:textId="245E316D" w:rsidR="000E2EAC" w:rsidRPr="00686912" w:rsidRDefault="000E2EAC"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343C3929" w:rsidR="000E2EAC" w:rsidRPr="00E00D27" w:rsidRDefault="000E2EA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53463">
      <w:rPr>
        <w:noProof/>
        <w:sz w:val="20"/>
        <w:szCs w:val="20"/>
      </w:rPr>
      <w:t>Hymn on the Thursday Theotokia (The Fiery Bush)</w:t>
    </w:r>
    <w:r w:rsidRPr="00E00D27">
      <w:rPr>
        <w:sz w:val="20"/>
        <w:szCs w:val="20"/>
      </w:rPr>
      <w:fldChar w:fldCharType="end"/>
    </w:r>
  </w:p>
  <w:p w14:paraId="246A3E66" w14:textId="77777777" w:rsidR="000E2EAC" w:rsidRPr="00686912" w:rsidRDefault="000E2EAC"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0E2EAC" w:rsidRPr="00686912" w:rsidRDefault="000E2EAC"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0E2EAC" w:rsidRPr="000E2EAC" w:rsidRDefault="000E2EAC"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168E"/>
    <w:rsid w:val="00852DD0"/>
    <w:rsid w:val="00853000"/>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DE28B2-8E8D-4BD3-A49A-E1AD398D4D4B}">
  <ds:schemaRefs>
    <ds:schemaRef ds:uri="http://schemas.openxmlformats.org/officeDocument/2006/bibliography"/>
  </ds:schemaRefs>
</ds:datastoreItem>
</file>

<file path=customXml/itemProps2.xml><?xml version="1.0" encoding="utf-8"?>
<ds:datastoreItem xmlns:ds="http://schemas.openxmlformats.org/officeDocument/2006/customXml" ds:itemID="{13A932D0-FA20-417D-972E-A530D9BCEC76}">
  <ds:schemaRefs>
    <ds:schemaRef ds:uri="http://schemas.openxmlformats.org/officeDocument/2006/bibliography"/>
  </ds:schemaRefs>
</ds:datastoreItem>
</file>

<file path=customXml/itemProps3.xml><?xml version="1.0" encoding="utf-8"?>
<ds:datastoreItem xmlns:ds="http://schemas.openxmlformats.org/officeDocument/2006/customXml" ds:itemID="{86F42B38-ABF0-4A1B-872D-089809218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1300</Pages>
  <Words>238590</Words>
  <Characters>1359966</Characters>
  <Application>Microsoft Office Word</Application>
  <DocSecurity>0</DocSecurity>
  <Lines>11333</Lines>
  <Paragraphs>3190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133</cp:revision>
  <cp:lastPrinted>2017-07-04T12:21:00Z</cp:lastPrinted>
  <dcterms:created xsi:type="dcterms:W3CDTF">2017-05-21T02:46:00Z</dcterms:created>
  <dcterms:modified xsi:type="dcterms:W3CDTF">2017-07-04T13:25:00Z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