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6A3219">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6A3219">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6A3219">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6A3219">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6A3219">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6A3219">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6A3219">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6A3219">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6A3219">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6A3219">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6A3219">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6A3219">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6A3219">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6A3219">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6A3219">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6A3219">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6A3219">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6A3219">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6A3219">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6A3219">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6A3219">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6A3219">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6A3219">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6A3219">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6A3219">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6A3219">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6A3219">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6A3219">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6A3219">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6A3219">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6A3219">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6A3219">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6A3219">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6A3219">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6A3219">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6A3219">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6A3219">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6A3219">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6A3219">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6A3219">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6A3219">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6A3219">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6A3219">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6A3219">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6A3219">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 xml:space="preserve">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proofErr w:type="gramStart"/>
            <w:r>
              <w:t>Your</w:t>
            </w:r>
            <w:proofErr w:type="gramEnd"/>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lastRenderedPageBreak/>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3"/>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6A3219">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6A3219">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6A3219">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6A3219">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6A3219">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6A3219">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6A3219">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 xml:space="preserve">Of the Psalms of </w:t>
      </w:r>
      <w:proofErr w:type="gramStart"/>
      <w:r>
        <w:t>David</w:t>
      </w:r>
      <w:proofErr w:type="gramEnd"/>
      <w:r>
        <w:t xml:space="preserve">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w:t>
      </w:r>
      <w:r w:rsidR="00AF1044">
        <w:t>re</w:t>
      </w:r>
      <w:proofErr w:type="gramEnd"/>
      <w:r w:rsidR="00AF1044">
        <w:t xml:space="preserv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8"/>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proofErr w:type="gramStart"/>
      <w:r>
        <w:t>You</w:t>
      </w:r>
      <w:proofErr w:type="gramEnd"/>
      <w:r>
        <w:t xml:space="preserve">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 xml:space="preserve">2 O Lord, rebuke </w:t>
      </w:r>
      <w:proofErr w:type="gramStart"/>
      <w:r w:rsidRPr="00AB1781">
        <w:t>me</w:t>
      </w:r>
      <w:r w:rsidR="00530F84">
        <w:t>[</w:t>
      </w:r>
      <w:proofErr w:type="gramEnd"/>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 xml:space="preserve">ame of the Lord </w:t>
      </w:r>
      <w:proofErr w:type="gramStart"/>
      <w:r w:rsidR="00E54261" w:rsidRPr="00AB1781">
        <w:t>Most High</w:t>
      </w:r>
      <w:proofErr w:type="gramEnd"/>
      <w:r w:rsidR="00E54261" w:rsidRPr="00AB1781">
        <w:t>.</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lastRenderedPageBreak/>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lastRenderedPageBreak/>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lastRenderedPageBreak/>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8"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 xml:space="preserve">ame of the Lord </w:t>
      </w:r>
      <w:proofErr w:type="gramStart"/>
      <w:r w:rsidR="00435BD3" w:rsidRPr="00AB1781">
        <w:t>Most High</w:t>
      </w:r>
      <w:proofErr w:type="gramEnd"/>
      <w:r w:rsidR="00435BD3" w:rsidRPr="00AB1781">
        <w:t>.</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 xml:space="preserve">turned </w:t>
      </w:r>
      <w:proofErr w:type="gramStart"/>
      <w:r w:rsidR="00FB7BD2">
        <w:t>aside</w:t>
      </w:r>
      <w:r w:rsidRPr="00AB1781">
        <w:t>,</w:t>
      </w:r>
      <w:proofErr w:type="gramEnd"/>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lastRenderedPageBreak/>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4" w:name="_Ref412110716"/>
      <w:r>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proofErr w:type="gramStart"/>
      <w:r w:rsidR="008A40DF">
        <w:t>tabernacle</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4EC3F1EB" w:rsidR="002D71F0" w:rsidRPr="00AB1781" w:rsidRDefault="002D71F0" w:rsidP="00906079">
      <w:pPr>
        <w:pStyle w:val="EnglishHangNoCoptic"/>
      </w:pPr>
      <w:r w:rsidRPr="00AB1781">
        <w:t xml:space="preserve">6 </w:t>
      </w:r>
      <w:r w:rsidR="00CC373E">
        <w:t xml:space="preserve">the Lord is </w:t>
      </w:r>
      <w:r w:rsidRPr="00AB1781">
        <w:t>Blessed,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7F2564">
        <w:rPr>
          <w:rStyle w:val="FootnoteReference"/>
        </w:rPr>
        <w:footnoteReference w:id="166"/>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7"/>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9"/>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0"/>
      </w:r>
      <w:r w:rsidR="00E87C17">
        <w:t>,</w:t>
      </w:r>
      <w:r w:rsidRPr="00AB1781">
        <w:t xml:space="preserve"> all you </w:t>
      </w:r>
      <w:r w:rsidR="00121720">
        <w:t>upright in</w:t>
      </w:r>
      <w:r w:rsidRPr="00AB1781">
        <w:t xml:space="preserve"> heart.</w:t>
      </w:r>
      <w:r w:rsidRPr="00AB1781">
        <w:rPr>
          <w:rStyle w:val="FootnoteReference"/>
        </w:rPr>
        <w:footnoteReference w:id="17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2"/>
      </w:r>
      <w:r w:rsidRPr="00AB1781">
        <w:t xml:space="preserve"> the Lord with the </w:t>
      </w:r>
      <w:r w:rsidR="00643986">
        <w:t>lyre</w:t>
      </w:r>
      <w:r w:rsidR="00643986">
        <w:rPr>
          <w:rStyle w:val="FootnoteReference"/>
        </w:rPr>
        <w:footnoteReference w:id="17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proofErr w:type="gramStart"/>
      <w:r w:rsidR="002C27B3">
        <w:t>storehouses</w:t>
      </w:r>
      <w:r w:rsidR="00950468" w:rsidRPr="00AB1781">
        <w:t>.</w:t>
      </w:r>
      <w:proofErr w:type="gramEnd"/>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5"/>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lastRenderedPageBreak/>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4"/>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6"/>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8"/>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9"/>
      </w:r>
      <w:r w:rsidRPr="00AB1781">
        <w:t xml:space="preserve"> </w:t>
      </w:r>
      <w:r w:rsidR="001040C8">
        <w:t>You</w:t>
      </w:r>
      <w:r w:rsidR="00E14083">
        <w:t>[, O Lord]</w:t>
      </w:r>
      <w:r w:rsidR="00E14083">
        <w:rPr>
          <w:rStyle w:val="FootnoteReference"/>
        </w:rPr>
        <w:footnoteReference w:id="190"/>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1"/>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2"/>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3"/>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4"/>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5"/>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6"/>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7"/>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8"/>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9"/>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0"/>
      </w:r>
      <w:r w:rsidRPr="00AB1781">
        <w:t xml:space="preserve"> and be fed </w:t>
      </w:r>
      <w:r w:rsidR="00402CB0">
        <w:t>by</w:t>
      </w:r>
      <w:r w:rsidRPr="00AB1781">
        <w:t xml:space="preserve"> its wealth.</w:t>
      </w:r>
      <w:r w:rsidRPr="00AB1781">
        <w:rPr>
          <w:rStyle w:val="FootnoteReference"/>
        </w:rPr>
        <w:footnoteReference w:id="201"/>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2"/>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3"/>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4"/>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5"/>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6"/>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7"/>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8"/>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9"/>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1"/>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3"/>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5"/>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6"/>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7"/>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1"/>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22"/>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3"/>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4"/>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5"/>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6"/>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7"/>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8"/>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9"/>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0"/>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31"/>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2"/>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3"/>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4"/>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5"/>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6"/>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7"/>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w:t>
      </w:r>
      <w:proofErr w:type="gramStart"/>
      <w:r w:rsidRPr="00AB1781">
        <w:t>Jacob.</w:t>
      </w:r>
      <w:proofErr w:type="gramEnd"/>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8"/>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9"/>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0"/>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1"/>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2"/>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3"/>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4"/>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r>
      <w:proofErr w:type="gramStart"/>
      <w:r w:rsidRPr="00AB1781">
        <w:t>Therefore</w:t>
      </w:r>
      <w:proofErr w:type="gramEnd"/>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5"/>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6"/>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7"/>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8"/>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r>
      <w:proofErr w:type="gramStart"/>
      <w:r w:rsidRPr="00AB1781">
        <w:t>therefore</w:t>
      </w:r>
      <w:proofErr w:type="gramEnd"/>
      <w:r w:rsidRPr="00AB1781">
        <w:t xml:space="preserv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2"/>
      </w:r>
    </w:p>
    <w:p w14:paraId="2D3EF404" w14:textId="77777777" w:rsidR="00714A98" w:rsidRPr="00AB1781" w:rsidRDefault="00714A98" w:rsidP="00714A98">
      <w:pPr>
        <w:pStyle w:val="EnglishHangNoCoptic"/>
      </w:pPr>
      <w:r w:rsidRPr="00AB1781">
        <w:t xml:space="preserve">7 Nations </w:t>
      </w:r>
      <w:r>
        <w:t xml:space="preserve">were </w:t>
      </w:r>
      <w:proofErr w:type="gramStart"/>
      <w:r>
        <w:t>troubled</w:t>
      </w:r>
      <w:r w:rsidRPr="00AB1781">
        <w:t>,</w:t>
      </w:r>
      <w:proofErr w:type="gramEnd"/>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4"/>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 xml:space="preserve">s, all </w:t>
      </w:r>
      <w:proofErr w:type="gramStart"/>
      <w:r w:rsidR="005453DF">
        <w:t>you</w:t>
      </w:r>
      <w:proofErr w:type="gramEnd"/>
      <w:r w:rsidR="005453DF">
        <w:t xml:space="preserve">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7"/>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8"/>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9"/>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1"/>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6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3"/>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4"/>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5"/>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6"/>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 xml:space="preserve">Hear this, all </w:t>
      </w:r>
      <w:proofErr w:type="gramStart"/>
      <w:r>
        <w:t>you</w:t>
      </w:r>
      <w:proofErr w:type="gramEnd"/>
      <w:r>
        <w:t xml:space="preserve">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7"/>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8"/>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9"/>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0"/>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1"/>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2"/>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3"/>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4"/>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5"/>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6"/>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proofErr w:type="gramStart"/>
      <w:r w:rsidR="001040C8">
        <w:t>You</w:t>
      </w:r>
      <w:proofErr w:type="gramEnd"/>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7"/>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8"/>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9"/>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007E0330">
        <w:t>guiding</w:t>
      </w:r>
      <w:proofErr w:type="gramEnd"/>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0"/>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1"/>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2"/>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3"/>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4"/>
      </w:r>
      <w:r w:rsidRPr="00AB1781">
        <w:t xml:space="preserve"> </w:t>
      </w:r>
      <w:r w:rsidR="00E570CB">
        <w:t>Your</w:t>
      </w:r>
      <w:r w:rsidRPr="00AB1781">
        <w:t xml:space="preserve"> Name, O Lord, for it is good.</w:t>
      </w:r>
      <w:r w:rsidRPr="00AB1781">
        <w:rPr>
          <w:rStyle w:val="FootnoteReference"/>
        </w:rPr>
        <w:footnoteReference w:id="28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6"/>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8"/>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 xml:space="preserve">the righteous </w:t>
      </w:r>
      <w:proofErr w:type="gramStart"/>
      <w:r w:rsidR="00006CCF">
        <w:t>to  be</w:t>
      </w:r>
      <w:proofErr w:type="gramEnd"/>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1"/>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2"/>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3"/>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w:t>
      </w:r>
      <w:proofErr w:type="gramStart"/>
      <w:r w:rsidRPr="00AB1781">
        <w:t>lions</w:t>
      </w:r>
      <w:proofErr w:type="gramEnd"/>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4"/>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5"/>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296"/>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7"/>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8"/>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9"/>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proofErr w:type="gramStart"/>
      <w:r w:rsidR="001040C8">
        <w:t>You</w:t>
      </w:r>
      <w:proofErr w:type="gramEnd"/>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0"/>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1"/>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2"/>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t>
      </w:r>
      <w:proofErr w:type="gramStart"/>
      <w:r w:rsidR="009E7111" w:rsidRPr="00AB1781">
        <w:t>Who</w:t>
      </w:r>
      <w:proofErr w:type="gramEnd"/>
      <w:r w:rsidR="009E7111" w:rsidRPr="00AB1781">
        <w:t xml:space="preserve">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03"/>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 xml:space="preserve">to his </w:t>
      </w:r>
      <w:proofErr w:type="gramStart"/>
      <w:r w:rsidR="00DC4A15">
        <w:t>years</w:t>
      </w:r>
      <w:proofErr w:type="gramEnd"/>
      <w:r w:rsidR="00DC4A15">
        <w:t xml:space="preserve">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4"/>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5"/>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6"/>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7"/>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proofErr w:type="gramStart"/>
      <w:r w:rsidR="001040C8">
        <w:t>You</w:t>
      </w:r>
      <w:proofErr w:type="gramEnd"/>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8"/>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9"/>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10"/>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1"/>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2"/>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3"/>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4"/>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15"/>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16"/>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7"/>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8"/>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9"/>
      </w:r>
      <w:r w:rsidRPr="00AB1781">
        <w:t xml:space="preserve"> worship</w:t>
      </w:r>
      <w:r w:rsidR="000E01D1">
        <w:rPr>
          <w:rStyle w:val="FootnoteReference"/>
        </w:rPr>
        <w:footnoteReference w:id="320"/>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1"/>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2"/>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23"/>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4"/>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5"/>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26"/>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7"/>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8"/>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9"/>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0"/>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1"/>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2"/>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3"/>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proofErr w:type="gramStart"/>
      <w:r w:rsidR="003863C1">
        <w:t>You</w:t>
      </w:r>
      <w:proofErr w:type="gramEnd"/>
      <w:r w:rsidR="003863C1">
        <w:t xml:space="preserve">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w:t>
      </w:r>
      <w:bookmarkStart w:id="270" w:name="_GoBack"/>
      <w:bookmarkEnd w:id="270"/>
      <w:r w:rsidR="003863C1">
        <w:t>pel to a great company,</w:t>
      </w:r>
      <w:r w:rsidRPr="00AB1781">
        <w:rPr>
          <w:rStyle w:val="FootnoteReference"/>
        </w:rPr>
        <w:footnoteReference w:id="334"/>
      </w:r>
    </w:p>
    <w:p w14:paraId="76C72E2D" w14:textId="3C821810" w:rsidR="00C879D4" w:rsidRPr="00AB1781" w:rsidRDefault="000D1AC2" w:rsidP="00C879D4">
      <w:pPr>
        <w:pStyle w:val="EnglishHangNoCoptic"/>
      </w:pPr>
      <w:r>
        <w:lastRenderedPageBreak/>
        <w:t>13 t</w:t>
      </w:r>
      <w:r w:rsidR="003863C1">
        <w:t>he K</w:t>
      </w:r>
      <w:r w:rsidR="00C879D4" w:rsidRPr="00AB1781">
        <w:t>ing of the forces</w:t>
      </w:r>
      <w:r w:rsidR="003863C1">
        <w:rPr>
          <w:rStyle w:val="FootnoteReference"/>
        </w:rPr>
        <w:footnoteReference w:id="335"/>
      </w:r>
      <w:r w:rsidR="00C879D4" w:rsidRPr="00AB1781">
        <w:t xml:space="preserve"> of</w:t>
      </w:r>
      <w:r>
        <w:rPr>
          <w:rStyle w:val="FootnoteReference"/>
        </w:rPr>
        <w:footnoteReference w:id="336"/>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3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w:t>
      </w:r>
      <w:proofErr w:type="gramStart"/>
      <w:r w:rsidR="0080282E">
        <w:t>You</w:t>
      </w:r>
      <w:proofErr w:type="gramEnd"/>
      <w:r w:rsidR="0080282E">
        <w:t xml:space="preserve">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lastRenderedPageBreak/>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4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41"/>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w:t>
      </w:r>
      <w:proofErr w:type="gramStart"/>
      <w:r w:rsidR="000C6C77">
        <w:t>you</w:t>
      </w:r>
      <w:proofErr w:type="gramEnd"/>
      <w:r w:rsidR="000C6C77">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t>
      </w:r>
      <w:proofErr w:type="gramStart"/>
      <w:r w:rsidRPr="00AB1781">
        <w:t>Who</w:t>
      </w:r>
      <w:proofErr w:type="gramEnd"/>
      <w:r w:rsidRPr="00AB1781">
        <w:t xml:space="preserve">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4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lastRenderedPageBreak/>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 xml:space="preserve">grow weary of </w:t>
      </w:r>
      <w:proofErr w:type="gramStart"/>
      <w:r w:rsidR="00A10925">
        <w:t>crying</w:t>
      </w:r>
      <w:r w:rsidRPr="00AB1781">
        <w:t>,</w:t>
      </w:r>
      <w:proofErr w:type="gramEnd"/>
      <w:r w:rsidRPr="00AB1781">
        <w:t xml:space="preserve">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4"/>
      </w:r>
    </w:p>
    <w:p w14:paraId="75B079FC" w14:textId="34FA1BF6"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proofErr w:type="gramStart"/>
      <w:r w:rsidR="0089583B">
        <w:t>became</w:t>
      </w:r>
      <w:proofErr w:type="gramEnd"/>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5"/>
      </w:r>
    </w:p>
    <w:p w14:paraId="01AF3DE7" w14:textId="77777777" w:rsidR="00C879D4" w:rsidRPr="00AB1781" w:rsidRDefault="00C879D4" w:rsidP="00B139A8">
      <w:pPr>
        <w:pStyle w:val="EnglishHangNoCoptic"/>
      </w:pPr>
      <w:r w:rsidRPr="00AB1781">
        <w:lastRenderedPageBreak/>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4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4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9"/>
      </w:r>
    </w:p>
    <w:p w14:paraId="3A887B48" w14:textId="021BB994" w:rsidR="00C879D4" w:rsidRPr="00AB1781" w:rsidRDefault="00C879D4" w:rsidP="00B139A8">
      <w:pPr>
        <w:pStyle w:val="EnglishHangNoCoptic"/>
      </w:pPr>
      <w:r w:rsidRPr="00AB1781">
        <w:lastRenderedPageBreak/>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5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5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1"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 xml:space="preserve">y David, </w:t>
      </w:r>
      <w:proofErr w:type="gramStart"/>
      <w:r w:rsidRPr="00AB1781">
        <w:t>In</w:t>
      </w:r>
      <w:proofErr w:type="gramEnd"/>
      <w:r w:rsidRPr="00AB1781">
        <w:t xml:space="preserve">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5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2" w:name="_Ref435438582"/>
      <w:r w:rsidRPr="00AB1781">
        <w:lastRenderedPageBreak/>
        <w:t>K</w:t>
      </w:r>
      <w:r>
        <w:t>athisma 10</w:t>
      </w:r>
      <w:bookmarkEnd w:id="27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lastRenderedPageBreak/>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57"/>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8"/>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lastRenderedPageBreak/>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9"/>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60"/>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61"/>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62"/>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3"/>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lastRenderedPageBreak/>
        <w:t>10 The kings of Tarshish</w:t>
      </w:r>
      <w:r w:rsidRPr="00AB1781">
        <w:rPr>
          <w:rStyle w:val="FootnoteReference"/>
        </w:rPr>
        <w:footnoteReference w:id="364"/>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5"/>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6"/>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67"/>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8"/>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lastRenderedPageBreak/>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9"/>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70"/>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 xml:space="preserve">ere knowledge in the </w:t>
      </w:r>
      <w:proofErr w:type="gramStart"/>
      <w:r>
        <w:t>Most High</w:t>
      </w:r>
      <w:proofErr w:type="gramEnd"/>
      <w:r>
        <w:t>?”</w:t>
      </w:r>
    </w:p>
    <w:p w14:paraId="5CCC197E" w14:textId="199D6DA2" w:rsidR="00CA0029" w:rsidRPr="00AB1781" w:rsidRDefault="00B1406C" w:rsidP="00CA0029">
      <w:pPr>
        <w:pStyle w:val="EnglishHangNoCoptic"/>
      </w:pPr>
      <w:r>
        <w:lastRenderedPageBreak/>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71"/>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72"/>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3"/>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4"/>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5"/>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6"/>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77"/>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8"/>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9"/>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lastRenderedPageBreak/>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80"/>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 xml:space="preserve">no longer he </w:t>
      </w:r>
      <w:proofErr w:type="gramStart"/>
      <w:r w:rsidR="00452817">
        <w:t>know</w:t>
      </w:r>
      <w:proofErr w:type="gramEnd"/>
      <w:r w:rsidR="00452817">
        <w:t xml:space="preserve">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 xml:space="preserve">heads </w:t>
      </w:r>
      <w:proofErr w:type="gramStart"/>
      <w:r w:rsidR="00452817">
        <w:t>of  the</w:t>
      </w:r>
      <w:proofErr w:type="gramEnd"/>
      <w:r w:rsidR="00452817">
        <w:t xml:space="preserv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81"/>
      </w:r>
    </w:p>
    <w:p w14:paraId="11327820" w14:textId="3B3CCACB"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82"/>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83"/>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lastRenderedPageBreak/>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4"/>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5"/>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lastRenderedPageBreak/>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6"/>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7"/>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88"/>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9"/>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90"/>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91"/>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92"/>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lastRenderedPageBreak/>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 xml:space="preserve">he right hand of the </w:t>
      </w:r>
      <w:proofErr w:type="gramStart"/>
      <w:r w:rsidR="001E7CE9">
        <w:t>Most High</w:t>
      </w:r>
      <w:proofErr w:type="gramEnd"/>
      <w:r w:rsidR="001E7CE9">
        <w:t>!”</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proofErr w:type="gramStart"/>
      <w:r w:rsidR="00E570CB">
        <w:t>Your</w:t>
      </w:r>
      <w:proofErr w:type="gramEnd"/>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93"/>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4"/>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5"/>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396"/>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3" w:name="_Ref435438587"/>
      <w:r w:rsidRPr="00AB1781">
        <w:lastRenderedPageBreak/>
        <w:t>K</w:t>
      </w:r>
      <w:r>
        <w:t>athisma</w:t>
      </w:r>
      <w:r w:rsidRPr="00AB1781">
        <w:t xml:space="preserve"> 1</w:t>
      </w:r>
      <w:r>
        <w:t>1</w:t>
      </w:r>
      <w:bookmarkEnd w:id="27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7"/>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8"/>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lastRenderedPageBreak/>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99"/>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00"/>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01"/>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lastRenderedPageBreak/>
        <w:t>21 So the Lord heard and deferred,</w:t>
      </w:r>
      <w:r w:rsidRPr="00AB1781">
        <w:rPr>
          <w:rStyle w:val="FootnoteReference"/>
        </w:rPr>
        <w:footnoteReference w:id="402"/>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 xml:space="preserve">and by His </w:t>
      </w:r>
      <w:proofErr w:type="gramStart"/>
      <w:r w:rsidRPr="00AB1781">
        <w:t>power</w:t>
      </w:r>
      <w:proofErr w:type="gramEnd"/>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lastRenderedPageBreak/>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03"/>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lastRenderedPageBreak/>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proofErr w:type="gramStart"/>
      <w:r w:rsidRPr="00AB1781">
        <w:t>spared</w:t>
      </w:r>
      <w:proofErr w:type="gramEnd"/>
      <w:r w:rsidRPr="00AB1781">
        <w:t xml:space="preserve">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w:t>
      </w:r>
      <w:proofErr w:type="gramStart"/>
      <w:r w:rsidRPr="00AB1781">
        <w:t>Most High</w:t>
      </w:r>
      <w:proofErr w:type="gramEnd"/>
      <w:r w:rsidRPr="00AB1781">
        <w:t xml:space="preserve">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lastRenderedPageBreak/>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04"/>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05"/>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lastRenderedPageBreak/>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6"/>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lastRenderedPageBreak/>
        <w:t>Psalm</w:t>
      </w:r>
      <w:r w:rsidRPr="00AB1781">
        <w:t xml:space="preserve"> 79</w:t>
      </w:r>
      <w:r>
        <w:t xml:space="preserve">: </w:t>
      </w:r>
      <w:r w:rsidR="007D2678">
        <w:t>“Attend, O Shepherd of Israel,</w:t>
      </w:r>
      <w:r>
        <w:t xml:space="preserve"> </w:t>
      </w:r>
      <w:proofErr w:type="gramStart"/>
      <w:r>
        <w:t>Who</w:t>
      </w:r>
      <w:proofErr w:type="gramEnd"/>
      <w:r>
        <w:t xml:space="preserve">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8"/>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9"/>
      </w:r>
      <w:r>
        <w:t xml:space="preserve">, </w:t>
      </w:r>
      <w:r w:rsidR="006B0A9B">
        <w:t>manifest Yourself</w:t>
      </w:r>
      <w:r w:rsidR="006B0A9B">
        <w:rPr>
          <w:rStyle w:val="FootnoteReference"/>
        </w:rPr>
        <w:footnoteReference w:id="410"/>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11"/>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12"/>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lastRenderedPageBreak/>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13"/>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lastRenderedPageBreak/>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14"/>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15"/>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16"/>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17"/>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8"/>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9"/>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20"/>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21"/>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lastRenderedPageBreak/>
        <w:t xml:space="preserve">3 For behold, </w:t>
      </w:r>
      <w:proofErr w:type="gramStart"/>
      <w:r w:rsidR="00E570CB">
        <w:t>Your</w:t>
      </w:r>
      <w:proofErr w:type="gramEnd"/>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lastRenderedPageBreak/>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22"/>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23"/>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24"/>
      </w:r>
      <w:r w:rsidRPr="00AB1781">
        <w: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425"/>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5" w:name="_Ref412111302"/>
      <w:r>
        <w:t>Psalm</w:t>
      </w:r>
      <w:r w:rsidR="004A51E7" w:rsidRPr="00AB1781">
        <w:t xml:space="preserve"> 84</w:t>
      </w:r>
      <w:r>
        <w:t>:</w:t>
      </w:r>
      <w:r w:rsidR="007D2678">
        <w:t>” O Lord,</w:t>
      </w:r>
      <w:r>
        <w:t xml:space="preserve"> </w:t>
      </w:r>
      <w:proofErr w:type="gramStart"/>
      <w:r w:rsidR="001040C8">
        <w:t>You</w:t>
      </w:r>
      <w:proofErr w:type="gramEnd"/>
      <w:r>
        <w:t xml:space="preserve"> </w:t>
      </w:r>
      <w:r w:rsidR="007D2678">
        <w:t>were pleased with</w:t>
      </w:r>
      <w:r>
        <w:t xml:space="preserve"> </w:t>
      </w:r>
      <w:r w:rsidR="00E570CB">
        <w:t>Your</w:t>
      </w:r>
      <w:r>
        <w:t xml:space="preserve"> lan</w:t>
      </w:r>
      <w:r w:rsidR="005453DF">
        <w:t>d”</w:t>
      </w:r>
      <w:bookmarkEnd w:id="2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26"/>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27"/>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8"/>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lastRenderedPageBreak/>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29"/>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6" w:name="_Ref435990025"/>
      <w:r>
        <w:t>Kathisma 12</w:t>
      </w:r>
      <w:bookmarkEnd w:id="276"/>
    </w:p>
    <w:p w14:paraId="3C923651" w14:textId="0BCFC39C" w:rsidR="00935D4B" w:rsidRPr="00AB1781" w:rsidRDefault="00935D4B" w:rsidP="00BF0205">
      <w:pPr>
        <w:pStyle w:val="Heading4"/>
      </w:pPr>
      <w:bookmarkStart w:id="27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lastRenderedPageBreak/>
        <w:t>2 Preserve my soul, for I am holy;</w:t>
      </w:r>
      <w:r w:rsidRPr="00AB1781">
        <w:rPr>
          <w:rStyle w:val="FootnoteReference"/>
        </w:rPr>
        <w:footnoteReference w:id="430"/>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31"/>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32"/>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 xml:space="preserve">I will </w:t>
      </w:r>
      <w:proofErr w:type="gramStart"/>
      <w:r w:rsidR="00751701">
        <w:t>cried</w:t>
      </w:r>
      <w:proofErr w:type="gramEnd"/>
      <w:r w:rsidR="00751701">
        <w:t xml:space="preserve">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 xml:space="preserve">9 All the </w:t>
      </w:r>
      <w:proofErr w:type="gramStart"/>
      <w:r w:rsidRPr="00AB1781">
        <w:t>nations</w:t>
      </w:r>
      <w:r w:rsidR="00751701">
        <w:t>[</w:t>
      </w:r>
      <w:proofErr w:type="gramEnd"/>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33"/>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3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35"/>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36"/>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37"/>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lastRenderedPageBreak/>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8"/>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8" w:name="_Ref412111328"/>
      <w:r>
        <w:t>Psalm</w:t>
      </w:r>
      <w:r w:rsidRPr="00AB1781">
        <w:t xml:space="preserve"> 86</w:t>
      </w:r>
      <w:r>
        <w:t xml:space="preserve">: </w:t>
      </w:r>
      <w:r w:rsidR="007D2678">
        <w:t>“</w:t>
      </w:r>
      <w:r>
        <w:t>His foundations are on the holy mountain</w:t>
      </w:r>
      <w:r w:rsidR="005453DF">
        <w:t>s”</w:t>
      </w:r>
      <w:bookmarkEnd w:id="2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9"/>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40"/>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lastRenderedPageBreak/>
        <w:t>5 A man will say, “Mother Zion,”</w:t>
      </w:r>
      <w:r>
        <w:rPr>
          <w:rStyle w:val="FootnoteReference"/>
        </w:rPr>
        <w:footnoteReference w:id="441"/>
      </w:r>
    </w:p>
    <w:p w14:paraId="41ECC6AA" w14:textId="04147FD6" w:rsidR="00935D4B" w:rsidRPr="00AB1781" w:rsidRDefault="00ED7AD3" w:rsidP="00935D4B">
      <w:pPr>
        <w:pStyle w:val="EnglishHangNoCoptic"/>
      </w:pPr>
      <w:r>
        <w:tab/>
        <w:t>and, “a man was born in her,”</w:t>
      </w:r>
      <w:r>
        <w:rPr>
          <w:rStyle w:val="FootnoteReference"/>
        </w:rPr>
        <w:footnoteReference w:id="442"/>
      </w:r>
    </w:p>
    <w:p w14:paraId="338E4C9D" w14:textId="72FD739E" w:rsidR="00935D4B" w:rsidRPr="00AB1781" w:rsidRDefault="00ED7AD3" w:rsidP="00935D4B">
      <w:pPr>
        <w:pStyle w:val="EnglishHangEndNoCoptic"/>
      </w:pPr>
      <w:r>
        <w:tab/>
        <w:t>for t</w:t>
      </w:r>
      <w:r w:rsidR="00935D4B" w:rsidRPr="00AB1781">
        <w:t xml:space="preserve">he Most High </w:t>
      </w:r>
      <w:r>
        <w:t>Himself founded her.</w:t>
      </w:r>
      <w:r w:rsidR="00641372">
        <w:rPr>
          <w:rStyle w:val="FootnoteReference"/>
        </w:rPr>
        <w:footnoteReference w:id="443"/>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44"/>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w:t>
      </w:r>
      <w:proofErr w:type="gramStart"/>
      <w:r w:rsidR="004E2A9B">
        <w:t>You</w:t>
      </w:r>
      <w:proofErr w:type="gramEnd"/>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proofErr w:type="gramStart"/>
      <w:r w:rsidR="00BD2048">
        <w:t>supplication</w:t>
      </w:r>
      <w:r w:rsidR="004E2A9B">
        <w:t>[</w:t>
      </w:r>
      <w:proofErr w:type="gramEnd"/>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45"/>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lastRenderedPageBreak/>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46"/>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47"/>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48"/>
      </w:r>
      <w:r>
        <w:t xml:space="preserve"> confess</w:t>
      </w:r>
      <w:r w:rsidR="00F06A9C">
        <w:rPr>
          <w:rStyle w:val="FootnoteReference"/>
        </w:rPr>
        <w:footnoteReference w:id="449"/>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50"/>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lastRenderedPageBreak/>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51"/>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52"/>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53"/>
      </w:r>
      <w:r w:rsidRPr="00AB1781">
        <w:t xml:space="preserve"> </w:t>
      </w:r>
      <w:r w:rsidR="006D6CF8">
        <w:t>forever</w:t>
      </w:r>
      <w:r w:rsidR="006D6CF8">
        <w:rPr>
          <w:rStyle w:val="FootnoteReference"/>
        </w:rPr>
        <w:footnoteReference w:id="454"/>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55"/>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56"/>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57"/>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58"/>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lastRenderedPageBreak/>
        <w:t xml:space="preserve">13 </w:t>
      </w:r>
      <w:r w:rsidR="001626CD">
        <w:t>You created t</w:t>
      </w:r>
      <w:r w:rsidR="00CC373E">
        <w:t>he north</w:t>
      </w:r>
      <w:r w:rsidR="00CC373E">
        <w:rPr>
          <w:rStyle w:val="FootnoteReference"/>
        </w:rPr>
        <w:footnoteReference w:id="459"/>
      </w:r>
      <w:r w:rsidR="001626CD">
        <w:t xml:space="preserve"> </w:t>
      </w:r>
      <w:r w:rsidRPr="00AB1781">
        <w:t>and the sea</w:t>
      </w:r>
      <w:r w:rsidR="001626CD">
        <w:t>s;</w:t>
      </w:r>
      <w:r w:rsidRPr="00AB1781">
        <w:rPr>
          <w:rStyle w:val="FootnoteReference"/>
        </w:rPr>
        <w:footnoteReference w:id="46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6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6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6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6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65"/>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66"/>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467"/>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68"/>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69"/>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70"/>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71"/>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72"/>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73"/>
      </w:r>
      <w:r w:rsidRPr="00AB1781">
        <w:t>.</w:t>
      </w:r>
    </w:p>
    <w:p w14:paraId="1E1F9226" w14:textId="06B019F1" w:rsidR="00935D4B" w:rsidRPr="00AB1781" w:rsidRDefault="00935D4B" w:rsidP="00935D4B">
      <w:pPr>
        <w:pStyle w:val="EnglishHangNoCoptic"/>
      </w:pPr>
      <w:r w:rsidRPr="00AB1781">
        <w:lastRenderedPageBreak/>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74"/>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75"/>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proofErr w:type="gramStart"/>
      <w:r w:rsidR="001040C8">
        <w:t>You</w:t>
      </w:r>
      <w:proofErr w:type="gramEnd"/>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proofErr w:type="gramStart"/>
      <w:r w:rsidR="001040C8">
        <w:t>You</w:t>
      </w:r>
      <w:proofErr w:type="gramEnd"/>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76"/>
      </w:r>
      <w:r w:rsidRPr="00AB1781">
        <w:t xml:space="preserve"> in </w:t>
      </w:r>
      <w:r w:rsidR="00E570CB">
        <w:t>Your</w:t>
      </w:r>
      <w:r w:rsidRPr="00AB1781">
        <w:t xml:space="preserve"> wrath,</w:t>
      </w:r>
      <w:r w:rsidRPr="00AB1781">
        <w:rPr>
          <w:rStyle w:val="FootnoteReference"/>
        </w:rPr>
        <w:footnoteReference w:id="477"/>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lastRenderedPageBreak/>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7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7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9" w:name="_Ref412026283"/>
      <w:r>
        <w:t>Psalm</w:t>
      </w:r>
      <w:r w:rsidRPr="00AB1781">
        <w:t xml:space="preserve"> 90</w:t>
      </w:r>
      <w:r>
        <w:t xml:space="preserve">: </w:t>
      </w:r>
      <w:r w:rsidR="007D2678">
        <w:t>“</w:t>
      </w:r>
      <w:r>
        <w:t>He who dwells in the help of the Most Hig</w:t>
      </w:r>
      <w:r w:rsidR="00F017CA">
        <w:t>h”</w:t>
      </w:r>
      <w:bookmarkEnd w:id="2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8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lastRenderedPageBreak/>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8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8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lastRenderedPageBreak/>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80" w:name="_Ref435438606"/>
      <w:r w:rsidRPr="00AB1781">
        <w:t>K</w:t>
      </w:r>
      <w:r>
        <w:t>athisma</w:t>
      </w:r>
      <w:r w:rsidRPr="00AB1781">
        <w:t xml:space="preserve"> 1</w:t>
      </w:r>
      <w:r>
        <w:t>3</w:t>
      </w:r>
      <w:bookmarkEnd w:id="28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83"/>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84"/>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85"/>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proofErr w:type="gramStart"/>
      <w:r w:rsidR="00C104A1">
        <w:t>are</w:t>
      </w:r>
      <w:proofErr w:type="gramEnd"/>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proofErr w:type="gramStart"/>
      <w:r w:rsidR="00E570CB">
        <w:t>Your</w:t>
      </w:r>
      <w:proofErr w:type="gramEnd"/>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86"/>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87"/>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proofErr w:type="gramStart"/>
      <w:r w:rsidRPr="00AB1781">
        <w:t>hears</w:t>
      </w:r>
      <w:proofErr w:type="gramEnd"/>
      <w:r w:rsidRPr="00AB1781">
        <w:t xml:space="preserve">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88"/>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89"/>
      </w:r>
      <w:r w:rsidRPr="00AB1781">
        <w:t xml:space="preserve"> in a ripe</w:t>
      </w:r>
      <w:r w:rsidR="00325B16">
        <w:rPr>
          <w:rStyle w:val="FootnoteReference"/>
        </w:rPr>
        <w:footnoteReference w:id="490"/>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1" w:name="_Ref412111374"/>
      <w:r>
        <w:t>Psalm</w:t>
      </w:r>
      <w:r w:rsidRPr="00AB1781">
        <w:t xml:space="preserve"> 92</w:t>
      </w:r>
      <w:r>
        <w:t xml:space="preserve">: </w:t>
      </w:r>
      <w:r w:rsidR="007D2678">
        <w:t xml:space="preserve">“The Lord is </w:t>
      </w:r>
      <w:proofErr w:type="gramStart"/>
      <w:r w:rsidR="007D2678">
        <w:t>reigns</w:t>
      </w:r>
      <w:r>
        <w:t>,</w:t>
      </w:r>
      <w:proofErr w:type="gramEnd"/>
      <w:r>
        <w:t xml:space="preserve"> He is robed in </w:t>
      </w:r>
      <w:r w:rsidR="007D2678">
        <w:t>majesty”</w:t>
      </w:r>
      <w:bookmarkEnd w:id="2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9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492"/>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lastRenderedPageBreak/>
        <w:t xml:space="preserve">3 The rivers </w:t>
      </w:r>
      <w:r w:rsidR="00F96AD0">
        <w:t xml:space="preserve">have </w:t>
      </w:r>
      <w:r w:rsidR="00350BD4">
        <w:t xml:space="preserve">lift </w:t>
      </w:r>
      <w:r w:rsidR="00F96AD0">
        <w:t>[themselves]</w:t>
      </w:r>
      <w:r w:rsidR="00F96AD0">
        <w:rPr>
          <w:rStyle w:val="FootnoteReference"/>
        </w:rPr>
        <w:footnoteReference w:id="493"/>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94"/>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95"/>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96"/>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lastRenderedPageBreak/>
        <w:t xml:space="preserve">8 Understand, you </w:t>
      </w:r>
      <w:proofErr w:type="gramStart"/>
      <w:r w:rsidR="0002098A">
        <w:t>fools</w:t>
      </w:r>
      <w:proofErr w:type="gramEnd"/>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w:t>
      </w:r>
      <w:proofErr w:type="gramStart"/>
      <w:r w:rsidRPr="00AB1781">
        <w:t>you</w:t>
      </w:r>
      <w:proofErr w:type="gramEnd"/>
      <w:r w:rsidRPr="00AB1781">
        <w:t xml:space="preserve">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97"/>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proofErr w:type="gramStart"/>
      <w:r w:rsidR="0002098A">
        <w:t>sojourned</w:t>
      </w:r>
      <w:proofErr w:type="gramEnd"/>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98"/>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lastRenderedPageBreak/>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99"/>
      </w:r>
      <w:r w:rsidRPr="00AB1781">
        <w:t xml:space="preserve"> with thanksgiving</w:t>
      </w:r>
      <w:r w:rsidR="000470D3">
        <w:rPr>
          <w:rStyle w:val="FootnoteReference"/>
        </w:rPr>
        <w:footnoteReference w:id="500"/>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01"/>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502"/>
      </w:r>
      <w:r w:rsidRPr="00AB1781">
        <w:t xml:space="preserve"> and fall down</w:t>
      </w:r>
      <w:r w:rsidR="002A2713">
        <w:rPr>
          <w:rStyle w:val="FootnoteReference"/>
        </w:rPr>
        <w:footnoteReference w:id="503"/>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lastRenderedPageBreak/>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04"/>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05"/>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06"/>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07"/>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08"/>
      </w:r>
    </w:p>
    <w:p w14:paraId="0D54EE54" w14:textId="754B1C97" w:rsidR="008016CF" w:rsidRPr="00AB1781" w:rsidRDefault="008016CF" w:rsidP="00BF0205">
      <w:pPr>
        <w:pStyle w:val="Heading4"/>
      </w:pPr>
      <w:bookmarkStart w:id="28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09"/>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10"/>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11"/>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12"/>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13"/>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14"/>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15"/>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16"/>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17"/>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18"/>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3"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 xml:space="preserve">1 (By David, when His earth was </w:t>
      </w:r>
      <w:proofErr w:type="gramStart"/>
      <w:r>
        <w:t>is</w:t>
      </w:r>
      <w:proofErr w:type="gramEnd"/>
      <w:r>
        <w:t xml:space="preserve"> restored</w:t>
      </w:r>
      <w:r w:rsidR="008016CF" w:rsidRPr="00AB1781">
        <w:t>)</w:t>
      </w:r>
      <w:r w:rsidR="00A0015F" w:rsidRPr="00AB1781">
        <w:t xml:space="preserve"> </w:t>
      </w:r>
    </w:p>
    <w:p w14:paraId="547CCC6B" w14:textId="74FFC45C" w:rsidR="008016CF" w:rsidRPr="00AB1781" w:rsidRDefault="00AF055B" w:rsidP="00A0015F">
      <w:pPr>
        <w:pStyle w:val="EnglishHangNoCoptic"/>
      </w:pPr>
      <w:r>
        <w:lastRenderedPageBreak/>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19"/>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20"/>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21"/>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22"/>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 xml:space="preserve">rd </w:t>
      </w:r>
      <w:proofErr w:type="gramStart"/>
      <w:r>
        <w:t>Most High</w:t>
      </w:r>
      <w:proofErr w:type="gramEnd"/>
      <w:r>
        <w:t xml:space="preserve">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23"/>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24"/>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8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25"/>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lastRenderedPageBreak/>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5" w:name="_Ref412111731"/>
      <w:r>
        <w:t>Psalm</w:t>
      </w:r>
      <w:r w:rsidR="008016CF" w:rsidRPr="00AB1781">
        <w:t xml:space="preserve"> 98</w:t>
      </w:r>
      <w:r>
        <w:t xml:space="preserve">: </w:t>
      </w:r>
      <w:r w:rsidR="007D2678">
        <w:t>“The Lord reigns</w:t>
      </w:r>
      <w:r>
        <w:t>, let the peoples rag</w:t>
      </w:r>
      <w:r w:rsidR="007D2678">
        <w:t>e”</w:t>
      </w:r>
      <w:bookmarkEnd w:id="2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26"/>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27"/>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28"/>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29"/>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lastRenderedPageBreak/>
        <w:t xml:space="preserve">8 O Lord our God, </w:t>
      </w:r>
      <w:proofErr w:type="gramStart"/>
      <w:r w:rsidR="001040C8">
        <w:t>You</w:t>
      </w:r>
      <w:proofErr w:type="gramEnd"/>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proofErr w:type="gramStart"/>
      <w:r w:rsidR="001040C8">
        <w:t>You</w:t>
      </w:r>
      <w:proofErr w:type="gramEnd"/>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30"/>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31"/>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6" w:name="_Ref412111741"/>
      <w:r>
        <w:t>Psalm</w:t>
      </w:r>
      <w:r w:rsidR="008016CF" w:rsidRPr="00AB1781">
        <w:t xml:space="preserve"> 99</w:t>
      </w:r>
      <w:r>
        <w:t xml:space="preserve">: </w:t>
      </w:r>
      <w:r w:rsidR="007D2678">
        <w:t>“</w:t>
      </w:r>
      <w:r>
        <w:t>Shout for joy to the Lord, all the eart</w:t>
      </w:r>
      <w:r w:rsidR="007D2678">
        <w:t>h”</w:t>
      </w:r>
      <w:bookmarkEnd w:id="2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32"/>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33"/>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34"/>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7" w:name="_Ref412111752"/>
      <w:r>
        <w:lastRenderedPageBreak/>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35"/>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36"/>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37"/>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8" w:name="_Ref435438613"/>
      <w:r w:rsidRPr="00AB1781">
        <w:lastRenderedPageBreak/>
        <w:t>K</w:t>
      </w:r>
      <w:r>
        <w:t>athisma</w:t>
      </w:r>
      <w:r w:rsidRPr="00AB1781">
        <w:t xml:space="preserve"> 1</w:t>
      </w:r>
      <w:r>
        <w:t>4</w:t>
      </w:r>
      <w:bookmarkEnd w:id="28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38"/>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lastRenderedPageBreak/>
        <w:t xml:space="preserve">12 My days </w:t>
      </w:r>
      <w:r w:rsidR="008852D2">
        <w:t>faded</w:t>
      </w:r>
      <w:r w:rsidRPr="00AB1781">
        <w:t xml:space="preserve"> like a shadow,</w:t>
      </w:r>
      <w:r w:rsidRPr="00AB1781">
        <w:rPr>
          <w:rStyle w:val="FootnoteReference"/>
        </w:rPr>
        <w:footnoteReference w:id="539"/>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40"/>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41"/>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42"/>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xml:space="preserve">, bless His </w:t>
      </w:r>
      <w:proofErr w:type="gramStart"/>
      <w:r w:rsidR="00C37403">
        <w:t>holy</w:t>
      </w:r>
      <w:proofErr w:type="gramEnd"/>
      <w:r w:rsidR="00C37403">
        <w:t xml:space="preserve">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43"/>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44"/>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lastRenderedPageBreak/>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45"/>
      </w:r>
      <w:r w:rsidRPr="00AB1781">
        <w:t xml:space="preserve"> from us.</w:t>
      </w:r>
      <w:r w:rsidRPr="00AB1781">
        <w:rPr>
          <w:rStyle w:val="FootnoteReference"/>
        </w:rPr>
        <w:footnoteReference w:id="546"/>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47"/>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48"/>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 xml:space="preserve">who are mighty in strength, who do His </w:t>
      </w:r>
      <w:proofErr w:type="gramStart"/>
      <w:r w:rsidRPr="00AB1781">
        <w:t>word</w:t>
      </w:r>
      <w:r w:rsidR="00417F44">
        <w:t>,</w:t>
      </w:r>
      <w:proofErr w:type="gramEnd"/>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49"/>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50"/>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51"/>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52"/>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53"/>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54"/>
      </w:r>
      <w:r w:rsidR="00342E73">
        <w:t xml:space="preserve"> flames of fire.</w:t>
      </w:r>
      <w:r w:rsidRPr="00AB1781">
        <w:rPr>
          <w:rStyle w:val="FootnoteReference"/>
        </w:rPr>
        <w:footnoteReference w:id="555"/>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56"/>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57"/>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58"/>
      </w:r>
      <w:r w:rsidRPr="00AB1781">
        <w:t xml:space="preserve"> for them.</w:t>
      </w:r>
    </w:p>
    <w:p w14:paraId="2DB65644" w14:textId="77553632" w:rsidR="00EC728E" w:rsidRPr="00AB1781" w:rsidRDefault="00EC728E" w:rsidP="00DA6717">
      <w:pPr>
        <w:pStyle w:val="EnglishHangNoCoptic"/>
      </w:pPr>
      <w:r w:rsidRPr="00AB1781">
        <w:lastRenderedPageBreak/>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59"/>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lastRenderedPageBreak/>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proofErr w:type="gramStart"/>
      <w:r w:rsidRPr="00AB1781">
        <w:t>sea,;</w:t>
      </w:r>
      <w:proofErr w:type="gramEnd"/>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60"/>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61"/>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62"/>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 xml:space="preserve">have </w:t>
      </w:r>
      <w:proofErr w:type="gramStart"/>
      <w:r w:rsidR="00915FD3">
        <w:t>being</w:t>
      </w:r>
      <w:proofErr w:type="gramEnd"/>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63"/>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64"/>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65"/>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66"/>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 xml:space="preserve">3 Glory in His </w:t>
      </w:r>
      <w:proofErr w:type="gramStart"/>
      <w:r>
        <w:t>holy</w:t>
      </w:r>
      <w:proofErr w:type="gramEnd"/>
      <w:r>
        <w:t xml:space="preserve">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67"/>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68"/>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69"/>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proofErr w:type="gramStart"/>
      <w:r w:rsidRPr="00AB1781">
        <w:t xml:space="preserve">9  </w:t>
      </w:r>
      <w:r w:rsidR="00321F6F">
        <w:t>[</w:t>
      </w:r>
      <w:proofErr w:type="gramEnd"/>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70"/>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lastRenderedPageBreak/>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71"/>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72"/>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lastRenderedPageBreak/>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73"/>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74"/>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lastRenderedPageBreak/>
        <w:t xml:space="preserve">42 </w:t>
      </w:r>
      <w:r w:rsidR="00E46516">
        <w:t>f</w:t>
      </w:r>
      <w:r w:rsidRPr="00AB1781">
        <w:t xml:space="preserve">or He remembered His holy </w:t>
      </w:r>
      <w:r w:rsidR="00E46516">
        <w:t>word</w:t>
      </w:r>
      <w:r w:rsidR="00E46516">
        <w:rPr>
          <w:rStyle w:val="FootnoteReference"/>
        </w:rPr>
        <w:footnoteReference w:id="575"/>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76"/>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7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9" w:name="_Ref435438622"/>
      <w:r w:rsidRPr="00AB1781">
        <w:t>K</w:t>
      </w:r>
      <w:r>
        <w:t>athisma</w:t>
      </w:r>
      <w:r w:rsidRPr="00AB1781">
        <w:t xml:space="preserve"> 1</w:t>
      </w:r>
      <w:r>
        <w:t>5</w:t>
      </w:r>
      <w:bookmarkEnd w:id="28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78"/>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79"/>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80"/>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81"/>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82"/>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lastRenderedPageBreak/>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83"/>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84"/>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85"/>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86"/>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lastRenderedPageBreak/>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87"/>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proofErr w:type="gramStart"/>
      <w:r w:rsidR="00FF4329">
        <w:t>Who</w:t>
      </w:r>
      <w:proofErr w:type="gramEnd"/>
      <w:r w:rsidR="00FF4329">
        <w:t xml:space="preserve">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88"/>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89"/>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90"/>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91"/>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92"/>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93"/>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lastRenderedPageBreak/>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94"/>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95"/>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96"/>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97"/>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98"/>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599"/>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00"/>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01"/>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02"/>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03"/>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lastRenderedPageBreak/>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04"/>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05"/>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06"/>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07"/>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08"/>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09"/>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lastRenderedPageBreak/>
        <w:t xml:space="preserve">8 God </w:t>
      </w:r>
      <w:r w:rsidR="00F56D7A">
        <w:t>spoke</w:t>
      </w:r>
      <w:r w:rsidRPr="00AB1781">
        <w:t xml:space="preserve"> in His sanctuary</w:t>
      </w:r>
      <w:r w:rsidR="00F56D7A">
        <w:rPr>
          <w:rStyle w:val="FootnoteReference"/>
        </w:rPr>
        <w:footnoteReference w:id="610"/>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11"/>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12"/>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13"/>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1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lastRenderedPageBreak/>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1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1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90" w:name="_Ref435990041"/>
      <w:r>
        <w:lastRenderedPageBreak/>
        <w:t>Kathisma 16</w:t>
      </w:r>
      <w:bookmarkEnd w:id="290"/>
    </w:p>
    <w:p w14:paraId="10F0C415" w14:textId="0AB078EF" w:rsidR="00510795" w:rsidRPr="00267F42" w:rsidRDefault="00267F42" w:rsidP="00BF0205">
      <w:pPr>
        <w:pStyle w:val="Heading4"/>
      </w:pPr>
      <w:bookmarkStart w:id="291" w:name="_Ref412026343"/>
      <w:r>
        <w:t>Psalm</w:t>
      </w:r>
      <w:r w:rsidR="00510795" w:rsidRPr="00AB1781">
        <w:t xml:space="preserve"> 109</w:t>
      </w:r>
      <w:r>
        <w:t xml:space="preserve">: </w:t>
      </w:r>
      <w:r w:rsidR="00E67F94">
        <w:t>“The Lord said to my Lord, “</w:t>
      </w:r>
      <w:r>
        <w:t>Sit at My right han</w:t>
      </w:r>
      <w:r w:rsidR="00E67F94">
        <w:t>d’”</w:t>
      </w:r>
      <w:bookmarkEnd w:id="2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17"/>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1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1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2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21"/>
      </w:r>
      <w:r w:rsidRPr="00AB1781">
        <w:t>.</w:t>
      </w:r>
      <w:r w:rsidRPr="00AB1781">
        <w:rPr>
          <w:rStyle w:val="FootnoteReference"/>
        </w:rPr>
        <w:footnoteReference w:id="62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2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2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25"/>
      </w:r>
    </w:p>
    <w:p w14:paraId="3ABB1A49" w14:textId="2E67DD70"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26"/>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27"/>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28"/>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29"/>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30"/>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31"/>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32"/>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33"/>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34"/>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3" w:name="_Ref412111806"/>
      <w:r>
        <w:t>Psalm</w:t>
      </w:r>
      <w:r w:rsidR="00510795" w:rsidRPr="00AB1781">
        <w:t xml:space="preserve"> 111</w:t>
      </w:r>
      <w:r>
        <w:t xml:space="preserve">: </w:t>
      </w:r>
      <w:r w:rsidR="00E67F94">
        <w:t>“</w:t>
      </w:r>
      <w:r>
        <w:t>Blessed is the man who fears the Lor</w:t>
      </w:r>
      <w:r w:rsidR="00E67F94">
        <w:t>d”</w:t>
      </w:r>
      <w:bookmarkEnd w:id="2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35"/>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36"/>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w:t>
      </w:r>
      <w:proofErr w:type="gramStart"/>
      <w:r w:rsidRPr="00AB1781">
        <w:t>firm,</w:t>
      </w:r>
      <w:proofErr w:type="gramEnd"/>
      <w:r w:rsidRPr="00AB1781">
        <w:t xml:space="preserve">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37"/>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38"/>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39"/>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40"/>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41"/>
      </w:r>
      <w:r w:rsidR="00267F42">
        <w:t xml:space="preserve">: </w:t>
      </w:r>
      <w:r w:rsidR="00E67F94">
        <w:t>“</w:t>
      </w:r>
      <w:r w:rsidR="00267F42">
        <w:t>Praise the Lord, you childre</w:t>
      </w:r>
      <w:r w:rsidR="00E67F94">
        <w:t>n”</w:t>
      </w:r>
      <w:bookmarkEnd w:id="2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42"/>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43"/>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44"/>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45"/>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46"/>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47"/>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48"/>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49"/>
      </w:r>
      <w:r w:rsidR="00510795" w:rsidRPr="00AB1781">
        <w:t>.</w:t>
      </w:r>
    </w:p>
    <w:p w14:paraId="397629CE" w14:textId="75AE80C9" w:rsidR="00510795" w:rsidRPr="00267F42" w:rsidRDefault="00267F42" w:rsidP="00BF0205">
      <w:pPr>
        <w:pStyle w:val="Heading4"/>
      </w:pPr>
      <w:bookmarkStart w:id="29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50"/>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51"/>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proofErr w:type="gramStart"/>
      <w:r w:rsidR="00D27B1F">
        <w:t>therefore</w:t>
      </w:r>
      <w:proofErr w:type="gramEnd"/>
      <w:r w:rsidR="00D27B1F">
        <w:t xml:space="preserv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52"/>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53"/>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54"/>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6" w:name="_Ref412026376"/>
      <w:r>
        <w:t>Psalm</w:t>
      </w:r>
      <w:r w:rsidR="00510795" w:rsidRPr="00AB1781">
        <w:t xml:space="preserve"> 115</w:t>
      </w:r>
      <w:r>
        <w:t xml:space="preserve">: </w:t>
      </w:r>
      <w:r w:rsidR="00E67F94">
        <w:t>“</w:t>
      </w:r>
      <w:r>
        <w:t>I believed</w:t>
      </w:r>
      <w:r w:rsidR="00E67F94">
        <w:t>;</w:t>
      </w:r>
      <w:r>
        <w:t xml:space="preserve"> </w:t>
      </w:r>
      <w:proofErr w:type="gramStart"/>
      <w:r w:rsidR="00E67F94">
        <w:t>therefore</w:t>
      </w:r>
      <w:proofErr w:type="gramEnd"/>
      <w:r>
        <w:t xml:space="preserve"> I spoke; but I was </w:t>
      </w:r>
      <w:r w:rsidR="00E67F94">
        <w:t>greatly humbled”</w:t>
      </w:r>
      <w:bookmarkEnd w:id="2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55"/>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56"/>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57"/>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58"/>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59"/>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60"/>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61"/>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62"/>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proofErr w:type="gramStart"/>
      <w:r>
        <w:t>you</w:t>
      </w:r>
      <w:proofErr w:type="gramEnd"/>
      <w:r>
        <w:t xml:space="preserve">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 xml:space="preserve">ll </w:t>
      </w:r>
      <w:proofErr w:type="gramStart"/>
      <w:r w:rsidR="00510795" w:rsidRPr="00AB1781">
        <w:t>you</w:t>
      </w:r>
      <w:proofErr w:type="gramEnd"/>
      <w:r w:rsidR="00510795" w:rsidRPr="00AB1781">
        <w:t xml:space="preserve">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63"/>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64"/>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65"/>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66"/>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67"/>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68"/>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69"/>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70"/>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71"/>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7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73"/>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74"/>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75"/>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76"/>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77"/>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78"/>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lastRenderedPageBreak/>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79"/>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80"/>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81"/>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82"/>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83"/>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84"/>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85"/>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86"/>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687"/>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88"/>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89"/>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90"/>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91"/>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92"/>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93"/>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94"/>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95"/>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96"/>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97"/>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98"/>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99"/>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proofErr w:type="gramStart"/>
      <w:r w:rsidR="00B24F7C">
        <w:t>therefore</w:t>
      </w:r>
      <w:proofErr w:type="gramEnd"/>
      <w:r w:rsidR="00B24F7C">
        <w:t xml:space="preserv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00"/>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01"/>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02"/>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03"/>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04"/>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05"/>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06"/>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07"/>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08"/>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09"/>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10"/>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11"/>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12"/>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13"/>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14"/>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15"/>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16"/>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17"/>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proofErr w:type="gramStart"/>
      <w:r w:rsidR="00027E51">
        <w:t>therefore</w:t>
      </w:r>
      <w:proofErr w:type="gramEnd"/>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18"/>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19"/>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20"/>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2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22"/>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23"/>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2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25"/>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1"/>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26"/>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2"/>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27"/>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28"/>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29"/>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30"/>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31"/>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32"/>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33"/>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34"/>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35"/>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36"/>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37"/>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38"/>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8" w:name="_Ref411967299"/>
      <w:r>
        <w:t>Psalm</w:t>
      </w:r>
      <w:r w:rsidRPr="00AB1781">
        <w:t xml:space="preserve"> 122</w:t>
      </w:r>
      <w:r>
        <w:t xml:space="preserve">: </w:t>
      </w:r>
      <w:r w:rsidR="00E67F94">
        <w:t>“</w:t>
      </w:r>
      <w:r>
        <w:t>I lift up my eyes</w:t>
      </w:r>
      <w:r w:rsidR="00E67F94">
        <w:t xml:space="preserve"> to You</w:t>
      </w:r>
      <w:r>
        <w:t xml:space="preserve">, </w:t>
      </w:r>
      <w:proofErr w:type="gramStart"/>
      <w:r>
        <w:t>Who</w:t>
      </w:r>
      <w:proofErr w:type="gramEnd"/>
      <w:r>
        <w:t xml:space="preserve">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39"/>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40"/>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41"/>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42"/>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11"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43"/>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4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45"/>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46"/>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proofErr w:type="gramStart"/>
      <w:r w:rsidR="003169DD">
        <w:t>ones</w:t>
      </w:r>
      <w:proofErr w:type="gramEnd"/>
      <w:r w:rsidR="003169DD">
        <w:t xml:space="preserve">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47"/>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48"/>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49"/>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50"/>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51"/>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52"/>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53"/>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54"/>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55"/>
      </w:r>
      <w:r w:rsidRPr="00AB1781">
        <w:t>,</w:t>
      </w:r>
    </w:p>
    <w:p w14:paraId="2CFAE321" w14:textId="2130B7C4" w:rsidR="00FD25B7" w:rsidRPr="00AB1781" w:rsidRDefault="00FD25B7" w:rsidP="00FD25B7">
      <w:pPr>
        <w:pStyle w:val="EnglishHangEndNoCoptic"/>
      </w:pPr>
      <w:r w:rsidRPr="00AB1781">
        <w:tab/>
        <w:t xml:space="preserve">O Lord, who would </w:t>
      </w:r>
      <w:proofErr w:type="gramStart"/>
      <w:r w:rsidR="00714F88">
        <w:t>stand</w:t>
      </w:r>
      <w:r w:rsidRPr="00AB1781">
        <w:t>?</w:t>
      </w:r>
      <w:r w:rsidR="00714F88">
        <w:t>—</w:t>
      </w:r>
      <w:proofErr w:type="gramEnd"/>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56"/>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57"/>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58"/>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59"/>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60"/>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61"/>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62"/>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63"/>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64"/>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65"/>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66"/>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67"/>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68"/>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69"/>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70"/>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71"/>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lastRenderedPageBreak/>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72"/>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73"/>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74"/>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75"/>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76"/>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77"/>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78"/>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79"/>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80"/>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81"/>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82"/>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83"/>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84"/>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85"/>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86"/>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87"/>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 xml:space="preserve">“Empty it out! Empty it </w:t>
      </w:r>
      <w:proofErr w:type="gramStart"/>
      <w:r>
        <w:t>out!,</w:t>
      </w:r>
      <w:proofErr w:type="gramEnd"/>
      <w:r>
        <w:t xml:space="preserve"> even to its foundations!”</w:t>
      </w:r>
    </w:p>
    <w:p w14:paraId="59DDC28E" w14:textId="602882A4" w:rsidR="00E276C1" w:rsidRPr="00AB1781" w:rsidRDefault="00E276C1" w:rsidP="00E276C1">
      <w:pPr>
        <w:pStyle w:val="EnglishHangNoCoptic"/>
      </w:pPr>
      <w:r w:rsidRPr="00AB1781">
        <w:lastRenderedPageBreak/>
        <w:t>8 O daughter of Babylon</w:t>
      </w:r>
      <w:r w:rsidR="00F75260">
        <w:t xml:space="preserve">, </w:t>
      </w:r>
      <w:proofErr w:type="gramStart"/>
      <w:r w:rsidR="00F75260">
        <w:t>you</w:t>
      </w:r>
      <w:proofErr w:type="gramEnd"/>
      <w:r w:rsidR="00F75260">
        <w:t xml:space="preserve">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88"/>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89"/>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90"/>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91"/>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92"/>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93"/>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94"/>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95"/>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96"/>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proofErr w:type="gramStart"/>
      <w:r w:rsidR="001040C8">
        <w:t>You</w:t>
      </w:r>
      <w:proofErr w:type="gramEnd"/>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proofErr w:type="gramStart"/>
      <w:r w:rsidR="001040C8">
        <w:t>You</w:t>
      </w:r>
      <w:proofErr w:type="gramEnd"/>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proofErr w:type="gramStart"/>
      <w:r w:rsidR="006C07E3">
        <w:t>You</w:t>
      </w:r>
      <w:proofErr w:type="gramEnd"/>
      <w:r w:rsidR="006C07E3">
        <w:t xml:space="preserve">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97"/>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proofErr w:type="gramStart"/>
      <w:r w:rsidR="001040C8">
        <w:t>You</w:t>
      </w:r>
      <w:proofErr w:type="gramEnd"/>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98"/>
      </w:r>
      <w:r w:rsidRPr="00AB1781">
        <w:t xml:space="preserve"> my heart,</w:t>
      </w:r>
      <w:r w:rsidRPr="00AB1781">
        <w:rPr>
          <w:rStyle w:val="FootnoteReference"/>
        </w:rPr>
        <w:footnoteReference w:id="799"/>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00"/>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01"/>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02"/>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03"/>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w:t>
      </w:r>
      <w:proofErr w:type="gramStart"/>
      <w:r w:rsidRPr="00AB1781">
        <w:t>steps.</w:t>
      </w:r>
      <w:proofErr w:type="gramEnd"/>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04"/>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05"/>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06"/>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07"/>
      </w:r>
    </w:p>
    <w:p w14:paraId="7853C3F1" w14:textId="701CABB2"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08"/>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09"/>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10"/>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lastRenderedPageBreak/>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proofErr w:type="gramStart"/>
      <w:r w:rsidR="00377DA6">
        <w:t>battle,</w:t>
      </w:r>
      <w:proofErr w:type="gramEnd"/>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11"/>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 xml:space="preserve">to you, </w:t>
      </w:r>
      <w:proofErr w:type="gramStart"/>
      <w:r w:rsidR="00377DA6">
        <w:t>Who</w:t>
      </w:r>
      <w:proofErr w:type="gramEnd"/>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12"/>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13"/>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14"/>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15"/>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16"/>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17"/>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18"/>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19"/>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20"/>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21"/>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22"/>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23"/>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24"/>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25"/>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26"/>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27"/>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28"/>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29"/>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30"/>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w:t>
      </w:r>
      <w:r w:rsidR="00C93FD6">
        <w:t>s</w:t>
      </w:r>
      <w:r w:rsidRPr="00AB1781">
        <w:t xml:space="preserve"> of heavens,</w:t>
      </w:r>
    </w:p>
    <w:p w14:paraId="335DD062" w14:textId="2FDE064F"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31"/>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32"/>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33"/>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34"/>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35"/>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lastRenderedPageBreak/>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36"/>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37"/>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38"/>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39"/>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 xml:space="preserve">according to the abundance of his </w:t>
      </w:r>
      <w:proofErr w:type="gramStart"/>
      <w:r w:rsidR="00AE5C5A">
        <w:t>greatness!</w:t>
      </w:r>
      <w:r w:rsidRPr="00AB1781">
        <w:t>.</w:t>
      </w:r>
      <w:proofErr w:type="gramEnd"/>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40"/>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41"/>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42"/>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43"/>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lastRenderedPageBreak/>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lastRenderedPageBreak/>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 xml:space="preserve">and let this people know You </w:t>
      </w:r>
      <w:proofErr w:type="gramStart"/>
      <w:r>
        <w:t>are</w:t>
      </w:r>
      <w:proofErr w:type="gramEnd"/>
      <w:r>
        <w:t xml:space="preserv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 xml:space="preserve">You </w:t>
      </w:r>
      <w:proofErr w:type="gramStart"/>
      <w:r>
        <w:t>reigns</w:t>
      </w:r>
      <w:proofErr w:type="gramEnd"/>
      <w:r>
        <w:t xml:space="preserve">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 xml:space="preserve">and we praise Your </w:t>
      </w:r>
      <w:proofErr w:type="gramStart"/>
      <w:r>
        <w:t>glorious</w:t>
      </w:r>
      <w:proofErr w:type="gramEnd"/>
      <w:r>
        <w:t xml:space="preserve">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44"/>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45"/>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46"/>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 xml:space="preserve">and </w:t>
            </w:r>
            <w:proofErr w:type="gramStart"/>
            <w:r>
              <w:t>killed  mighty</w:t>
            </w:r>
            <w:proofErr w:type="gramEnd"/>
            <w:r>
              <w:t xml:space="preserve">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w:t>
            </w:r>
            <w:proofErr w:type="gramStart"/>
            <w:r>
              <w:t>] ;</w:t>
            </w:r>
            <w:proofErr w:type="gramEnd"/>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AEAEDEB"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 xml:space="preserve">2 Let my saying be </w:t>
      </w:r>
      <w:proofErr w:type="gramStart"/>
      <w:r>
        <w:t>awaited</w:t>
      </w:r>
      <w:proofErr w:type="gramEnd"/>
      <w:r>
        <w:t xml:space="preserve">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 xml:space="preserve">They embittered Me with </w:t>
      </w:r>
      <w:proofErr w:type="gramStart"/>
      <w:r>
        <w:t>their</w:t>
      </w:r>
      <w:proofErr w:type="gramEnd"/>
      <w:r>
        <w:t>.</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47"/>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48"/>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49"/>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50"/>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51"/>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52"/>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 xml:space="preserve">out of the belly of Hades, </w:t>
      </w:r>
      <w:proofErr w:type="gramStart"/>
      <w:r>
        <w:t>You</w:t>
      </w:r>
      <w:proofErr w:type="gramEnd"/>
      <w:r>
        <w:t xml:space="preserve">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53"/>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54"/>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 xml:space="preserve">7 For You are the Lord </w:t>
      </w:r>
      <w:proofErr w:type="gramStart"/>
      <w:r>
        <w:t>Most High</w:t>
      </w:r>
      <w:proofErr w:type="gramEnd"/>
      <w:r>
        <w:t>,</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w:t>
      </w:r>
      <w:proofErr w:type="gramStart"/>
      <w:r>
        <w:t>Your</w:t>
      </w:r>
      <w:proofErr w:type="gramEnd"/>
      <w:r>
        <w:t xml:space="preserve">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55"/>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56"/>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 xml:space="preserve">and let this people know You </w:t>
      </w:r>
      <w:proofErr w:type="gramStart"/>
      <w:r>
        <w:t>are</w:t>
      </w:r>
      <w:proofErr w:type="gramEnd"/>
      <w:r>
        <w:t xml:space="preserv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 xml:space="preserve">You </w:t>
      </w:r>
      <w:proofErr w:type="gramStart"/>
      <w:r>
        <w:t>reigns</w:t>
      </w:r>
      <w:proofErr w:type="gramEnd"/>
      <w:r>
        <w:t xml:space="preserve">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57"/>
      </w:r>
      <w:r>
        <w:t xml:space="preserve"> You,</w:t>
      </w:r>
    </w:p>
    <w:p w14:paraId="2B0ECE6B" w14:textId="77777777" w:rsidR="008A378B" w:rsidRDefault="008A378B" w:rsidP="008A378B">
      <w:pPr>
        <w:pStyle w:val="EnglishHangEndNoCoptic"/>
        <w:ind w:firstLine="0"/>
      </w:pPr>
      <w:r>
        <w:t xml:space="preserve">and we praise Your </w:t>
      </w:r>
      <w:proofErr w:type="gramStart"/>
      <w:r>
        <w:t>glorious</w:t>
      </w:r>
      <w:proofErr w:type="gramEnd"/>
      <w:r>
        <w:t xml:space="preserve"> N</w:t>
      </w:r>
      <w:r w:rsidRPr="00EA4CF1">
        <w:t>ame.</w:t>
      </w:r>
    </w:p>
    <w:p w14:paraId="717B2D9D" w14:textId="4BED49F5" w:rsidR="00A7333E" w:rsidRDefault="00A7333E" w:rsidP="00A7333E">
      <w:pPr>
        <w:pStyle w:val="Heading3"/>
      </w:pPr>
      <w:bookmarkStart w:id="436" w:name="_Ref450335240"/>
      <w:bookmarkEnd w:id="435"/>
      <w:r>
        <w:lastRenderedPageBreak/>
        <w:t>Additional Canticles for the Vigil of Joyous Saturday from the New Testament</w:t>
      </w:r>
      <w:r w:rsidR="00680B91">
        <w:rPr>
          <w:rStyle w:val="FootnoteReference"/>
        </w:rPr>
        <w:footnoteReference w:id="858"/>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 xml:space="preserve">to grant </w:t>
      </w:r>
      <w:proofErr w:type="gramStart"/>
      <w:r>
        <w:t>us  74</w:t>
      </w:r>
      <w:proofErr w:type="gramEnd"/>
      <w:r>
        <w:t xml:space="preserve">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59"/>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 xml:space="preserve">nd all You did to us, </w:t>
      </w:r>
      <w:proofErr w:type="gramStart"/>
      <w:r w:rsidR="00344A59">
        <w:t>You</w:t>
      </w:r>
      <w:proofErr w:type="gramEnd"/>
      <w:r w:rsidR="00344A59">
        <w:t xml:space="preserve">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60"/>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61"/>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62"/>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63"/>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64"/>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65"/>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lastRenderedPageBreak/>
        <w:t>The Third Canticle: The Song of the Three Children—Abridged</w:t>
      </w:r>
      <w:r w:rsidR="003641E3">
        <w:rPr>
          <w:rStyle w:val="FootnoteReference"/>
        </w:rPr>
        <w:footnoteReference w:id="86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67"/>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68"/>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69"/>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70"/>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lastRenderedPageBreak/>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proofErr w:type="gramStart"/>
            <w:r>
              <w:t>you</w:t>
            </w:r>
            <w:proofErr w:type="gramEnd"/>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w:t>
      </w:r>
      <w:proofErr w:type="gramStart"/>
      <w:r>
        <w:t>Most High</w:t>
      </w:r>
      <w:proofErr w:type="gramEnd"/>
      <w:r>
        <w:t xml:space="preserve">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o can deliver in this way.</w:t>
      </w:r>
      <w:proofErr w:type="gramStart"/>
      <w:r w:rsidR="00A25E58">
        <w:t>’ ”</w:t>
      </w:r>
      <w:proofErr w:type="gramEnd"/>
      <w:r w:rsidR="00A25E58">
        <w:t xml:space="preserve">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proofErr w:type="gramStart"/>
            <w:r>
              <w:t>you</w:t>
            </w:r>
            <w:proofErr w:type="gramEnd"/>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 xml:space="preserve">O </w:t>
            </w:r>
            <w:proofErr w:type="gramStart"/>
            <w:r w:rsidRPr="000100FF">
              <w:t>Forty Nine</w:t>
            </w:r>
            <w:proofErr w:type="gramEnd"/>
            <w:r w:rsidRPr="000100FF">
              <w:t xml:space="preserv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64A7ECAC"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71"/>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72"/>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73"/>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w:t>
            </w:r>
            <w:proofErr w:type="gramStart"/>
            <w:r>
              <w:rPr>
                <w:rFonts w:eastAsiaTheme="minorHAnsi"/>
              </w:rPr>
              <w:t>you</w:t>
            </w:r>
            <w:proofErr w:type="gramEnd"/>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874"/>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75"/>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 xml:space="preserve">When anyone sins against his neighbor, or if he takes up an oath that he should swear, and comes and redeems himself before Your altar in this temple, </w:t>
      </w:r>
      <w:proofErr w:type="gramStart"/>
      <w:r>
        <w:t>You</w:t>
      </w:r>
      <w:proofErr w:type="gramEnd"/>
      <w:r>
        <w:t xml:space="preserve">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w:t>
      </w:r>
      <w:proofErr w:type="gramStart"/>
      <w:r w:rsidR="00823768" w:rsidRPr="00924E6C">
        <w:t>Therefore</w:t>
      </w:r>
      <w:proofErr w:type="gramEnd"/>
      <w:r w:rsidR="00823768" w:rsidRPr="00924E6C">
        <w:t xml:space="preserv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w:t>
      </w:r>
      <w:proofErr w:type="gramStart"/>
      <w:r w:rsidR="00823768" w:rsidRPr="00924E6C">
        <w:t>Therefore</w:t>
      </w:r>
      <w:proofErr w:type="gramEnd"/>
      <w:r w:rsidR="00823768" w:rsidRPr="00924E6C">
        <w:t xml:space="preserv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 xml:space="preserve">“O Lord, in all Your mercy, let Your anger and Your wrath be turned away from Your city of Jerusalem, </w:t>
      </w:r>
      <w:proofErr w:type="gramStart"/>
      <w:r w:rsidRPr="00924E6C">
        <w:t>Your</w:t>
      </w:r>
      <w:proofErr w:type="gramEnd"/>
      <w:r w:rsidRPr="00924E6C">
        <w:t xml:space="preserve">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 xml:space="preserve">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w:t>
      </w:r>
      <w:proofErr w:type="gramStart"/>
      <w:r>
        <w:t>Finally</w:t>
      </w:r>
      <w:proofErr w:type="gramEnd"/>
      <w:r>
        <w:t xml:space="preserve">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 xml:space="preserve">When the maids left, the two elders arose and ran to her, and said, “Look, the doors of the garden are closed, and no one will see us, and we desire you. </w:t>
      </w:r>
      <w:proofErr w:type="gramStart"/>
      <w:r>
        <w:t>Therefore</w:t>
      </w:r>
      <w:proofErr w:type="gramEnd"/>
      <w:r>
        <w:t xml:space="preserv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w:t>
      </w:r>
      <w:proofErr w:type="gramStart"/>
      <w:r>
        <w:t>You</w:t>
      </w:r>
      <w:proofErr w:type="gramEnd"/>
      <w:r>
        <w:t xml:space="preserve">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w:t>
      </w:r>
      <w:proofErr w:type="gramStart"/>
      <w:r>
        <w:t>You</w:t>
      </w:r>
      <w:proofErr w:type="gramEnd"/>
      <w:r>
        <w:t xml:space="preserve">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 xml:space="preserve">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w:t>
      </w:r>
      <w:proofErr w:type="gramStart"/>
      <w:r>
        <w:t>Therefore</w:t>
      </w:r>
      <w:proofErr w:type="gramEnd"/>
      <w:r>
        <w:t xml:space="preserv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proofErr w:type="gramStart"/>
            <w:r>
              <w:t>My your</w:t>
            </w:r>
            <w:proofErr w:type="gramEnd"/>
            <w:r>
              <w:t xml:space="preserve">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 xml:space="preserve">Forgive me </w:t>
            </w:r>
            <w:proofErr w:type="gramStart"/>
            <w:r w:rsidRPr="005832A1">
              <w:t>my</w:t>
            </w:r>
            <w:proofErr w:type="gramEnd"/>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876"/>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proofErr w:type="gramStart"/>
            <w:r>
              <w:t>Therefore</w:t>
            </w:r>
            <w:proofErr w:type="gramEnd"/>
            <w:r>
              <w:t xml:space="preserv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proofErr w:type="gramStart"/>
            <w:r>
              <w:t>Therefore</w:t>
            </w:r>
            <w:proofErr w:type="gramEnd"/>
            <w:r>
              <w:t xml:space="preserv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proofErr w:type="gramStart"/>
            <w:r>
              <w:t>Therefore</w:t>
            </w:r>
            <w:proofErr w:type="gramEnd"/>
            <w:r>
              <w:t xml:space="preserv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proofErr w:type="gramStart"/>
            <w:r>
              <w:t>Therefore</w:t>
            </w:r>
            <w:proofErr w:type="gramEnd"/>
            <w:r>
              <w:t xml:space="preserv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 xml:space="preserve">to grant </w:t>
      </w:r>
      <w:proofErr w:type="gramStart"/>
      <w:r>
        <w:t>us  74</w:t>
      </w:r>
      <w:proofErr w:type="gramEnd"/>
      <w:r>
        <w:t xml:space="preserve">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77"/>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proofErr w:type="gramStart"/>
            <w:r>
              <w:t>Therefore</w:t>
            </w:r>
            <w:proofErr w:type="gramEnd"/>
            <w:r>
              <w:t xml:space="preserv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proofErr w:type="gramStart"/>
            <w:r>
              <w:t>Therefore</w:t>
            </w:r>
            <w:proofErr w:type="gramEnd"/>
            <w:r>
              <w:t xml:space="preserv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proofErr w:type="gramStart"/>
            <w:r>
              <w:t>Therefore</w:t>
            </w:r>
            <w:proofErr w:type="gramEnd"/>
            <w:r>
              <w:t xml:space="preserv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w:t>
            </w:r>
            <w:proofErr w:type="gramStart"/>
            <w:r w:rsidR="00E35F1F">
              <w:rPr>
                <w:rFonts w:eastAsiaTheme="minorHAnsi"/>
              </w:rPr>
              <w:t>the</w:t>
            </w:r>
            <w:proofErr w:type="gramEnd"/>
            <w:r w:rsidR="00E35F1F">
              <w:rPr>
                <w:rFonts w:eastAsiaTheme="minorHAnsi"/>
              </w:rPr>
              <w:t xml:space="preserv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proofErr w:type="gramStart"/>
            <w:r>
              <w:t>Therefore</w:t>
            </w:r>
            <w:proofErr w:type="gramEnd"/>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r w:rsidR="006A3219">
        <w:fldChar w:fldCharType="begin"/>
      </w:r>
      <w:r w:rsidR="006A3219">
        <w:instrText xml:space="preserve"> PAGEREF _Ref297493889 </w:instrText>
      </w:r>
      <w:r w:rsidR="006A3219">
        <w:fldChar w:fldCharType="separate"/>
      </w:r>
      <w:r w:rsidR="00285979">
        <w:rPr>
          <w:noProof/>
        </w:rPr>
        <w:t>340</w:t>
      </w:r>
      <w:r w:rsidR="006A3219">
        <w:rPr>
          <w:noProof/>
        </w:rPr>
        <w:fldChar w:fldCharType="end"/>
      </w:r>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t>
            </w:r>
            <w:proofErr w:type="gramStart"/>
            <w:r w:rsidRPr="007425E1">
              <w:t>World,</w:t>
            </w:r>
            <w:proofErr w:type="gramEnd"/>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proofErr w:type="gramStart"/>
            <w:r>
              <w:t>Therefore</w:t>
            </w:r>
            <w:proofErr w:type="gramEnd"/>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w:t>
            </w:r>
            <w:proofErr w:type="gramStart"/>
            <w:r w:rsidRPr="007425E1">
              <w:t>hand</w:t>
            </w:r>
            <w:r>
              <w:t>,</w:t>
            </w:r>
            <w:proofErr w:type="gramEnd"/>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proofErr w:type="gramStart"/>
            <w:r>
              <w:t>Indeed</w:t>
            </w:r>
            <w:proofErr w:type="gramEnd"/>
            <w:r>
              <w:t xml:space="preserve">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 xml:space="preserve">Your </w:t>
            </w:r>
            <w:proofErr w:type="gramStart"/>
            <w:r>
              <w:t>holy</w:t>
            </w:r>
            <w:proofErr w:type="gramEnd"/>
            <w:r>
              <w:t xml:space="preserve">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 xml:space="preserve">His </w:t>
            </w:r>
            <w:proofErr w:type="gramStart"/>
            <w:r>
              <w:t>own</w:t>
            </w:r>
            <w:proofErr w:type="gramEnd"/>
            <w:r>
              <w:t xml:space="preserve">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 xml:space="preserve">Of </w:t>
            </w:r>
            <w:proofErr w:type="gramStart"/>
            <w:r w:rsidRPr="007425E1">
              <w:t>our</w:t>
            </w:r>
            <w:proofErr w:type="gramEnd"/>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w:t>
            </w:r>
            <w:proofErr w:type="gramStart"/>
            <w:r w:rsidRPr="007425E1">
              <w:t>angels</w:t>
            </w:r>
            <w:proofErr w:type="gramEnd"/>
            <w:r w:rsidRPr="007425E1">
              <w:t xml:space="preserve">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 xml:space="preserve">Is the Name of </w:t>
            </w:r>
            <w:proofErr w:type="gramStart"/>
            <w:r>
              <w:t>Salvation,</w:t>
            </w:r>
            <w:proofErr w:type="gramEnd"/>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w:t>
            </w:r>
            <w:proofErr w:type="gramStart"/>
            <w:r w:rsidRPr="007425E1">
              <w:t>east,</w:t>
            </w:r>
            <w:proofErr w:type="gramEnd"/>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proofErr w:type="gramStart"/>
            <w:r>
              <w:t>you</w:t>
            </w:r>
            <w:proofErr w:type="gramEnd"/>
            <w:r>
              <w:t xml:space="preserve">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78"/>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 xml:space="preserve">he pride of all </w:t>
            </w:r>
            <w:proofErr w:type="gramStart"/>
            <w:r w:rsidRPr="007425E1">
              <w:t>virgins,</w:t>
            </w:r>
            <w:proofErr w:type="gramEnd"/>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 xml:space="preserve">And His </w:t>
            </w:r>
            <w:proofErr w:type="gramStart"/>
            <w:r>
              <w:t>true</w:t>
            </w:r>
            <w:proofErr w:type="gramEnd"/>
            <w:r>
              <w:t xml:space="preserv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79"/>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proofErr w:type="gramStart"/>
            <w:r>
              <w:t>Therefore</w:t>
            </w:r>
            <w:proofErr w:type="gramEnd"/>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 xml:space="preserve">That she </w:t>
            </w:r>
            <w:proofErr w:type="gramStart"/>
            <w:r w:rsidRPr="007425E1">
              <w:t>intercede</w:t>
            </w:r>
            <w:proofErr w:type="gramEnd"/>
            <w:r w:rsidRPr="007425E1">
              <w:t xml:space="preserv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proofErr w:type="gramStart"/>
            <w:r w:rsidRPr="007425E1">
              <w:t>Likewise</w:t>
            </w:r>
            <w:proofErr w:type="gramEnd"/>
            <w:r w:rsidRPr="007425E1">
              <w:t xml:space="preserv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 xml:space="preserve">With His </w:t>
            </w:r>
            <w:proofErr w:type="gramStart"/>
            <w:r w:rsidRPr="007425E1">
              <w:t>good</w:t>
            </w:r>
            <w:proofErr w:type="gramEnd"/>
            <w:r w:rsidRPr="007425E1">
              <w:t xml:space="preserve">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 xml:space="preserve">Is Our Lord Jesus </w:t>
            </w:r>
            <w:proofErr w:type="gramStart"/>
            <w:r w:rsidRPr="007425E1">
              <w:t>Christ,</w:t>
            </w:r>
            <w:proofErr w:type="gramEnd"/>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proofErr w:type="gramStart"/>
            <w:r>
              <w:t>Therefore</w:t>
            </w:r>
            <w:proofErr w:type="gramEnd"/>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80"/>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proofErr w:type="gramStart"/>
            <w:r>
              <w:t>Therefore</w:t>
            </w:r>
            <w:proofErr w:type="gramEnd"/>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 xml:space="preserve">And His </w:t>
            </w:r>
            <w:proofErr w:type="gramStart"/>
            <w:r w:rsidRPr="00163C7F">
              <w:t>life-giving</w:t>
            </w:r>
            <w:proofErr w:type="gramEnd"/>
            <w:r w:rsidRPr="00163C7F">
              <w:t xml:space="preserve">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 xml:space="preserve">this life behind </w:t>
            </w:r>
            <w:proofErr w:type="gramStart"/>
            <w:r>
              <w:t>himself</w:t>
            </w:r>
            <w:r w:rsidRPr="007425E1">
              <w:t>,</w:t>
            </w:r>
            <w:proofErr w:type="gramEnd"/>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proofErr w:type="gramStart"/>
            <w:r w:rsidRPr="007425E1">
              <w:t>And</w:t>
            </w:r>
            <w:proofErr w:type="gramEnd"/>
            <w:r w:rsidRPr="007425E1">
              <w:t xml:space="preserve">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w:t>
            </w:r>
            <w:proofErr w:type="gramStart"/>
            <w:r w:rsidRPr="007425E1">
              <w:t>God,</w:t>
            </w:r>
            <w:proofErr w:type="gramEnd"/>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proofErr w:type="gramStart"/>
            <w:r>
              <w:t>Therefore</w:t>
            </w:r>
            <w:proofErr w:type="gramEnd"/>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w:t>
            </w:r>
            <w:proofErr w:type="gramStart"/>
            <w:r w:rsidR="00CF15BA">
              <w:rPr>
                <w:rFonts w:eastAsiaTheme="minorHAnsi"/>
              </w:rPr>
              <w:t>Name:,</w:t>
            </w:r>
            <w:proofErr w:type="gramEnd"/>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 xml:space="preserve">I will praise Your </w:t>
            </w:r>
            <w:proofErr w:type="gramStart"/>
            <w:r>
              <w:t>holy</w:t>
            </w:r>
            <w:proofErr w:type="gramEnd"/>
            <w:r>
              <w:t xml:space="preserve">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proofErr w:type="gramStart"/>
            <w:r w:rsidRPr="007425E1">
              <w:t>Therefo</w:t>
            </w:r>
            <w:r>
              <w:t>re</w:t>
            </w:r>
            <w:proofErr w:type="gramEnd"/>
            <w:r>
              <w:t xml:space="preserv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proofErr w:type="gramStart"/>
            <w:r>
              <w:t>You</w:t>
            </w:r>
            <w:proofErr w:type="gramEnd"/>
            <w:r>
              <w:t xml:space="preserve">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81"/>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 xml:space="preserve">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 xml:space="preserve">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8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83"/>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84"/>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 xml:space="preserve">adoration are due to You, with Him, and the Holy Spirit, the Giver of Life, </w:t>
      </w:r>
      <w:proofErr w:type="gramStart"/>
      <w:r>
        <w:t>Who</w:t>
      </w:r>
      <w:proofErr w:type="gramEnd"/>
      <w:r>
        <w:t xml:space="preserve">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 xml:space="preserve">For You </w:t>
      </w:r>
      <w:proofErr w:type="gramStart"/>
      <w:r>
        <w:t>are</w:t>
      </w:r>
      <w:proofErr w:type="gramEnd"/>
      <w:r>
        <w:t xml:space="preserv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D68450A" w14:textId="77777777" w:rsidR="006869EE" w:rsidRDefault="006869EE"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5E0E7A07"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6C6C4079"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85"/>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86"/>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proofErr w:type="gramStart"/>
            <w:r>
              <w:t>Likewise</w:t>
            </w:r>
            <w:proofErr w:type="gramEnd"/>
            <w:r>
              <w:t xml:space="preserv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87"/>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88"/>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 xml:space="preserve">We believe in One God: God the Father, the Pantocrator, </w:t>
      </w:r>
      <w:proofErr w:type="gramStart"/>
      <w:r>
        <w:t>Who</w:t>
      </w:r>
      <w:proofErr w:type="gramEnd"/>
      <w:r>
        <w:t xml:space="preserve">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89"/>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90"/>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 xml:space="preserve">adoration, together with Your Good Father and the Holy Spirit, the Giver of Life, </w:t>
      </w:r>
      <w:proofErr w:type="gramStart"/>
      <w:r>
        <w:t>Who</w:t>
      </w:r>
      <w:proofErr w:type="gramEnd"/>
      <w:r>
        <w:t xml:space="preserve">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 xml:space="preserve">While the Psalm is read, </w:t>
      </w:r>
      <w:proofErr w:type="gramStart"/>
      <w:r>
        <w:t>The</w:t>
      </w:r>
      <w:proofErr w:type="gramEnd"/>
      <w:r>
        <w:t xml:space="preserv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 xml:space="preserve">The worship of idols utterly </w:t>
      </w:r>
      <w:proofErr w:type="gramStart"/>
      <w:r>
        <w:t>uproot</w:t>
      </w:r>
      <w:proofErr w:type="gramEnd"/>
      <w:r>
        <w:t xml:space="preserve">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 xml:space="preserve">He turns to the West and censes the </w:t>
      </w:r>
      <w:proofErr w:type="gramStart"/>
      <w:r>
        <w:t>presbyters ,the</w:t>
      </w:r>
      <w:proofErr w:type="gramEnd"/>
      <w:r>
        <w:t xml:space="preserv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w:t>
      </w:r>
      <w:proofErr w:type="gramStart"/>
      <w:r w:rsidR="006869EE">
        <w:t>are</w:t>
      </w:r>
      <w:proofErr w:type="gramEnd"/>
      <w:r w:rsidR="006869EE">
        <w:t xml:space="preserv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t>
      </w:r>
      <w:proofErr w:type="gramStart"/>
      <w:r>
        <w:t>Who</w:t>
      </w:r>
      <w:proofErr w:type="gramEnd"/>
      <w:r>
        <w:t xml:space="preserve">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 xml:space="preserve">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t>
      </w:r>
      <w:proofErr w:type="gramStart"/>
      <w:r>
        <w:t>Who</w:t>
      </w:r>
      <w:proofErr w:type="gramEnd"/>
      <w:r>
        <w:t xml:space="preserve">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 xml:space="preserve">You also now, our Master, through Your </w:t>
      </w:r>
      <w:proofErr w:type="gramStart"/>
      <w:r>
        <w:t>holy</w:t>
      </w:r>
      <w:proofErr w:type="gramEnd"/>
      <w:r>
        <w:t xml:space="preserve">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 xml:space="preserve">Fill us with Your fear, and straighten us to Your holy, good will, for You are our God, [and] the glory, and the honour, and the dominion, and the adoration are due to You, together with Your Good Father and the Holy Spirit, the Giver of Life, </w:t>
      </w:r>
      <w:proofErr w:type="gramStart"/>
      <w:r>
        <w:t>Who</w:t>
      </w:r>
      <w:proofErr w:type="gramEnd"/>
      <w:r>
        <w:t xml:space="preserve">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6A3219"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6A3219"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1849ACD5" w14:textId="77777777" w:rsidR="00285979" w:rsidRDefault="00285979"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91"/>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 xml:space="preserve">in the hands of </w:t>
      </w:r>
      <w:proofErr w:type="gramStart"/>
      <w:r>
        <w:t>Aaron</w:t>
      </w:r>
      <w:proofErr w:type="gramEnd"/>
      <w:r>
        <w:t xml:space="preserve">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w:t>
      </w:r>
      <w:proofErr w:type="gramStart"/>
      <w:r>
        <w:t>seek</w:t>
      </w:r>
      <w:proofErr w:type="gramEnd"/>
      <w:r>
        <w:t xml:space="preserve">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w:t>
      </w:r>
      <w:proofErr w:type="gramStart"/>
      <w:r>
        <w:t>holy</w:t>
      </w:r>
      <w:proofErr w:type="gramEnd"/>
      <w:r>
        <w:t xml:space="preserve">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w:t>
      </w:r>
      <w:proofErr w:type="gramStart"/>
      <w:r>
        <w:t>thousands</w:t>
      </w:r>
      <w:proofErr w:type="gramEnd"/>
      <w:r>
        <w:t xml:space="preserve">,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 xml:space="preserve">Life, </w:t>
      </w:r>
      <w:proofErr w:type="gramStart"/>
      <w:r>
        <w:t>Who</w:t>
      </w:r>
      <w:proofErr w:type="gramEnd"/>
      <w:r>
        <w:t xml:space="preserve">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92"/>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 xml:space="preserve">Each person present is prayed for in the form, “Remember, O Lord, </w:t>
      </w:r>
      <w:proofErr w:type="gramStart"/>
      <w:r>
        <w:t>Your</w:t>
      </w:r>
      <w:proofErr w:type="gramEnd"/>
      <w:r>
        <w:t xml:space="preserve">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93"/>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94"/>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895"/>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96"/>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97"/>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98"/>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99"/>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6A3219">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6A3219">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6A3219">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6A3219">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6A3219">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6A3219">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6A3219">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6A3219">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6A3219">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6A3219">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6A3219">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6A3219">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6A3219">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6A3219">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6A3219">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6A3219">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1D0DEE83" w:rsidR="00DB5470" w:rsidRDefault="00296539" w:rsidP="00DB5470">
      <w:pPr>
        <w:pStyle w:val="Heading4"/>
      </w:pPr>
      <w:bookmarkStart w:id="1194" w:name="_Ref434490285"/>
      <w:r>
        <w:t xml:space="preserve">A Verse for the Verses of Cymbals </w:t>
      </w:r>
      <w:r w:rsidR="00DB5470">
        <w:t>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6700C757" w14:textId="77777777" w:rsidR="00DB5470" w:rsidRDefault="00DB5470" w:rsidP="00DB5470">
            <w:pPr>
              <w:pStyle w:val="EngHang"/>
            </w:pPr>
            <w:r>
              <w:t>Hail to the wise young virgin,</w:t>
            </w:r>
          </w:p>
          <w:p w14:paraId="191D35F2" w14:textId="54453BDA" w:rsidR="00DB5470" w:rsidRDefault="00DB5470" w:rsidP="00DB5470">
            <w:pPr>
              <w:pStyle w:val="EngHang"/>
            </w:pPr>
            <w:r>
              <w:t xml:space="preserve">The elect </w:t>
            </w:r>
            <w:r w:rsidR="006A3D5A">
              <w:t xml:space="preserve">and true </w:t>
            </w:r>
            <w:r>
              <w:t>lady,</w:t>
            </w:r>
          </w:p>
          <w:p w14:paraId="1E61C6F4" w14:textId="77777777" w:rsidR="00DB5470" w:rsidRDefault="00DB5470" w:rsidP="00DB5470">
            <w:pPr>
              <w:pStyle w:val="EngHang"/>
            </w:pPr>
            <w:r>
              <w:t>The bride of Christ,</w:t>
            </w:r>
          </w:p>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72A04AC7" w14:textId="77777777" w:rsidR="00DB5470" w:rsidRDefault="00DB5470" w:rsidP="00DB5470">
            <w:pPr>
              <w:pStyle w:val="CopticVersemulti-line"/>
            </w:pPr>
            <w:r>
              <w:t>Ⲭⲉⲣⲉ ϯⲁ̀ⲗⲟⲩ ⲛ̀ⲥⲁⲃⲏ ⲙⲡⲁⲣⲑⲉⲛⲟⲥ:</w:t>
            </w:r>
          </w:p>
          <w:p w14:paraId="1AD8BD27" w14:textId="77777777" w:rsidR="00DB5470" w:rsidRDefault="00DB5470" w:rsidP="00DB5470">
            <w:pPr>
              <w:pStyle w:val="CopticVersemulti-line"/>
            </w:pPr>
            <w:r>
              <w:t>ϯⲥⲱⲧⲡ ⲛ̀ⲕⲩⲣⲓⲁ ⲙ̀ⲙⲏⲓ:</w:t>
            </w:r>
          </w:p>
          <w:p w14:paraId="180067D9" w14:textId="77777777" w:rsidR="00DB5470" w:rsidRDefault="00DB5470" w:rsidP="00DB5470">
            <w:pPr>
              <w:pStyle w:val="CopticVersemulti-line"/>
            </w:pPr>
            <w:r>
              <w:t>ϯϣⲉⲗⲉⲧ Ⲡⲓⲭ̀ⲣⲓⲥⲧⲟⲥ:</w:t>
            </w:r>
          </w:p>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4D5D88FB" w:rsidR="00DB5470" w:rsidRDefault="00DB5470" w:rsidP="00DB5470">
      <w:pPr>
        <w:pStyle w:val="Heading4"/>
      </w:pPr>
      <w:bookmarkStart w:id="1195" w:name="_Toc448227472"/>
      <w:r>
        <w:lastRenderedPageBreak/>
        <w:t xml:space="preserve">The Gospel Response </w:t>
      </w:r>
      <w:r w:rsidR="00296539">
        <w:t xml:space="preserve">Verse </w:t>
      </w:r>
      <w:r>
        <w:t>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67A7A8D7" w14:textId="77777777" w:rsidTr="00DB5470">
        <w:trPr>
          <w:cantSplit/>
          <w:jc w:val="center"/>
        </w:trPr>
        <w:tc>
          <w:tcPr>
            <w:tcW w:w="288" w:type="dxa"/>
          </w:tcPr>
          <w:p w14:paraId="0FDD8599" w14:textId="77777777" w:rsidR="00DB5470" w:rsidRDefault="00DB5470" w:rsidP="00DB5470">
            <w:pPr>
              <w:pStyle w:val="CopticCross"/>
            </w:pPr>
          </w:p>
        </w:tc>
        <w:tc>
          <w:tcPr>
            <w:tcW w:w="3960" w:type="dxa"/>
          </w:tcPr>
          <w:p w14:paraId="69ED5DF7" w14:textId="77777777" w:rsidR="00296539" w:rsidRDefault="00296539" w:rsidP="00296539">
            <w:pPr>
              <w:pStyle w:val="EngHang"/>
            </w:pPr>
            <w:r>
              <w:t>Pray to the Lord on our behalf,</w:t>
            </w:r>
          </w:p>
          <w:p w14:paraId="0F002090" w14:textId="77777777" w:rsidR="00296539" w:rsidRDefault="00296539" w:rsidP="00296539">
            <w:pPr>
              <w:pStyle w:val="EngHang"/>
            </w:pPr>
            <w:r>
              <w:t>O bride of Christ,</w:t>
            </w:r>
          </w:p>
          <w:p w14:paraId="392B18FD" w14:textId="77777777" w:rsidR="00296539" w:rsidRDefault="00296539" w:rsidP="00296539">
            <w:pPr>
              <w:pStyle w:val="EngHang"/>
            </w:pPr>
            <w:r>
              <w:t>The true saint, Verena,</w:t>
            </w:r>
          </w:p>
          <w:p w14:paraId="67070DA2" w14:textId="1BD348F1" w:rsidR="00DB5470" w:rsidRDefault="00296539" w:rsidP="00DB5470">
            <w:pPr>
              <w:pStyle w:val="EngHangEnd"/>
            </w:pPr>
            <w:r>
              <w:t>That He may forgive us our sins.</w:t>
            </w:r>
            <w:r w:rsidR="00DB5470">
              <w:t xml:space="preserve"> </w:t>
            </w:r>
          </w:p>
        </w:tc>
        <w:tc>
          <w:tcPr>
            <w:tcW w:w="288" w:type="dxa"/>
          </w:tcPr>
          <w:p w14:paraId="14A2FFAF" w14:textId="77777777" w:rsidR="00DB5470" w:rsidRDefault="00DB5470" w:rsidP="00DB5470"/>
        </w:tc>
        <w:tc>
          <w:tcPr>
            <w:tcW w:w="288" w:type="dxa"/>
          </w:tcPr>
          <w:p w14:paraId="4C378B67" w14:textId="77777777" w:rsidR="00DB5470" w:rsidRDefault="00DB5470" w:rsidP="00DB5470">
            <w:pPr>
              <w:pStyle w:val="CopticCross"/>
            </w:pPr>
          </w:p>
        </w:tc>
        <w:tc>
          <w:tcPr>
            <w:tcW w:w="3960" w:type="dxa"/>
          </w:tcPr>
          <w:p w14:paraId="2892A736" w14:textId="77777777" w:rsidR="00296539" w:rsidRDefault="00296539" w:rsidP="00296539">
            <w:pPr>
              <w:pStyle w:val="CopticVersemulti-line"/>
            </w:pPr>
            <w:r>
              <w:t>Ⲧⲱⲃϩ ⲙ̀ⲡ̀ϭⲟⲓⲥ ⲉ̀ϩ̀ⲣⲏⲓ ⲉ̀ϫⲱⲛ:</w:t>
            </w:r>
          </w:p>
          <w:p w14:paraId="6769ED68" w14:textId="77777777" w:rsidR="00296539" w:rsidRDefault="00296539" w:rsidP="00296539">
            <w:pPr>
              <w:pStyle w:val="CopticVersemulti-line"/>
            </w:pPr>
            <w:r>
              <w:t>ⲱ̀ ϯϣⲉⲗⲉⲧ ⲛ̀ⲧⲉ ⲡⲓⲭ̀ⲣⲓⲥⲧⲟⲥ:</w:t>
            </w:r>
          </w:p>
          <w:p w14:paraId="078FA9DF" w14:textId="77777777" w:rsidR="00296539" w:rsidRDefault="00296539" w:rsidP="00296539">
            <w:pPr>
              <w:pStyle w:val="CopticVersemulti-line"/>
            </w:pPr>
            <w:r>
              <w:t>ϯⲁ̀ⲅⲓⲁ ⲙ̀ⲙⲏⲓ Ⲃⲓⲣⲏⲛⲁ:</w:t>
            </w:r>
          </w:p>
          <w:p w14:paraId="59D1FB6F" w14:textId="79FCAFFB" w:rsidR="00DB5470" w:rsidRPr="00C35319" w:rsidRDefault="00296539" w:rsidP="00DB5470">
            <w:pPr>
              <w:pStyle w:val="CopticVerse"/>
            </w:pPr>
            <w:r>
              <w:t>ⲛⲧⲉϥⲭⲁ ⲛⲉⲛⲟⲃⲓ ⲛⲁⲛ ⲉ̀ⲃⲟⲗ.</w:t>
            </w:r>
            <w:r w:rsidR="00DB5470" w:rsidRPr="00C35319">
              <w:t xml:space="preserve"> </w:t>
            </w:r>
          </w:p>
        </w:tc>
      </w:tr>
    </w:tbl>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00"/>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417DEF0C" w:rsidR="00BD6485" w:rsidRDefault="00BD6485" w:rsidP="00BD6485">
      <w:pPr>
        <w:pStyle w:val="Heading4"/>
      </w:pPr>
      <w:bookmarkStart w:id="1198" w:name="_Ref434490258"/>
      <w:r>
        <w:t>A Verse for the Verses of Cymbals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0F1C7ABA" w14:textId="77777777" w:rsidTr="00BD6485">
        <w:trPr>
          <w:cantSplit/>
          <w:jc w:val="center"/>
        </w:trPr>
        <w:tc>
          <w:tcPr>
            <w:tcW w:w="288" w:type="dxa"/>
          </w:tcPr>
          <w:p w14:paraId="36CCFA84" w14:textId="77777777" w:rsidR="00BD6485" w:rsidRDefault="00BD6485" w:rsidP="00BD6485">
            <w:pPr>
              <w:pStyle w:val="CopticCross"/>
            </w:pPr>
          </w:p>
        </w:tc>
        <w:tc>
          <w:tcPr>
            <w:tcW w:w="3960" w:type="dxa"/>
          </w:tcPr>
          <w:p w14:paraId="608F4125" w14:textId="77777777" w:rsidR="00BD6485" w:rsidRDefault="00BD6485" w:rsidP="00BD6485">
            <w:pPr>
              <w:pStyle w:val="EngHang"/>
            </w:pPr>
            <w:r>
              <w:t>Hail to you O martyrs,</w:t>
            </w:r>
          </w:p>
          <w:p w14:paraId="26CC5098" w14:textId="77777777" w:rsidR="00BD6485" w:rsidRDefault="00BD6485" w:rsidP="00BD6485">
            <w:pPr>
              <w:pStyle w:val="EngHang"/>
            </w:pPr>
            <w:r>
              <w:t>Who accepted many sufferings</w:t>
            </w:r>
          </w:p>
          <w:p w14:paraId="6DD30A7F" w14:textId="1C958C98" w:rsidR="00BD6485" w:rsidRDefault="00BD6485" w:rsidP="00BD6485">
            <w:pPr>
              <w:pStyle w:val="EngHang"/>
            </w:pPr>
            <w:r>
              <w:t xml:space="preserve">For your </w:t>
            </w:r>
            <w:proofErr w:type="gramStart"/>
            <w:r>
              <w:t>their</w:t>
            </w:r>
            <w:proofErr w:type="gramEnd"/>
            <w:r>
              <w:t xml:space="preserve"> of Christ,</w:t>
            </w:r>
          </w:p>
          <w:p w14:paraId="6749DA11" w14:textId="4B1A760B" w:rsidR="00BD6485" w:rsidRPr="00BD6485" w:rsidRDefault="00BD6485" w:rsidP="00BD6485">
            <w:pPr>
              <w:pStyle w:val="EngHang"/>
              <w:rPr>
                <w:rFonts w:ascii="Arial Unicode MS" w:eastAsia="Arial Unicode MS" w:hAnsi="Arial Unicode MS" w:cs="Arial Unicode MS"/>
              </w:rPr>
            </w:pPr>
            <w:r>
              <w:t>Rebecca and her children.</w:t>
            </w:r>
          </w:p>
        </w:tc>
        <w:tc>
          <w:tcPr>
            <w:tcW w:w="288" w:type="dxa"/>
          </w:tcPr>
          <w:p w14:paraId="173F9CD0" w14:textId="77777777" w:rsidR="00BD6485" w:rsidRDefault="00BD6485" w:rsidP="00BD6485"/>
        </w:tc>
        <w:tc>
          <w:tcPr>
            <w:tcW w:w="288" w:type="dxa"/>
          </w:tcPr>
          <w:p w14:paraId="7E6F9AD8" w14:textId="77777777" w:rsidR="00BD6485" w:rsidRDefault="00BD6485" w:rsidP="00BD6485">
            <w:pPr>
              <w:pStyle w:val="CopticCross"/>
            </w:pPr>
          </w:p>
        </w:tc>
        <w:tc>
          <w:tcPr>
            <w:tcW w:w="3960" w:type="dxa"/>
          </w:tcPr>
          <w:p w14:paraId="57A18516" w14:textId="77777777" w:rsidR="00BD6485" w:rsidRDefault="00BD6485" w:rsidP="00BD6485">
            <w:pPr>
              <w:pStyle w:val="CopticVersemulti-line"/>
            </w:pPr>
            <w:r>
              <w:t>Ⲭⲉⲣⲉ ⲛⲱⲧⲉⲛ ⲱ̀ ⲛⲓⲙⲁⲣⲧⲩⲣⲟⲥ:</w:t>
            </w:r>
          </w:p>
          <w:p w14:paraId="38E59773" w14:textId="77777777" w:rsidR="00BD6485" w:rsidRDefault="00BD6485" w:rsidP="00BD6485">
            <w:pPr>
              <w:pStyle w:val="CopticVersemulti-line"/>
            </w:pPr>
            <w:r>
              <w:t>ⲥ̀ⲧⲁⲩϣⲉⲡ ϩⲁⲛⲙⲏϣ ⲙ̀ⲃⲁⲥⲁⲛⲟⲥ:</w:t>
            </w:r>
          </w:p>
          <w:p w14:paraId="53B7F5A7" w14:textId="77777777" w:rsidR="00BD6485" w:rsidRDefault="00BD6485" w:rsidP="00BD6485">
            <w:pPr>
              <w:pStyle w:val="CopticVersemulti-line"/>
            </w:pPr>
            <w:r>
              <w:t>ⲉⲑⲃⲉ ⲡⲟⲩⲙⲉⲓ ⲙ̀Ⲡⲭ̄ⲥ̄:</w:t>
            </w:r>
          </w:p>
          <w:p w14:paraId="756DC49C" w14:textId="31615A76" w:rsidR="00BD6485" w:rsidRPr="00C35319" w:rsidRDefault="00BD6485" w:rsidP="00BD6485">
            <w:pPr>
              <w:pStyle w:val="CopticHangingVerse"/>
            </w:pPr>
            <w:r>
              <w:t>Ⲓⲉⲣⲉⲃⲉⲕⲕⲁ ⲛⲉⲙ ⲛⲉⲥϣⲏⲣⲓ.</w:t>
            </w:r>
          </w:p>
        </w:tc>
      </w:tr>
    </w:tbl>
    <w:p w14:paraId="14929AD8" w14:textId="2C11FCE3" w:rsidR="0046481B" w:rsidRDefault="0046481B" w:rsidP="0046481B">
      <w:pPr>
        <w:pStyle w:val="Heading4"/>
      </w:pPr>
      <w:r>
        <w:lastRenderedPageBreak/>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057EA40B" w14:textId="77777777" w:rsidTr="00BD6485">
        <w:trPr>
          <w:cantSplit/>
          <w:jc w:val="center"/>
        </w:trPr>
        <w:tc>
          <w:tcPr>
            <w:tcW w:w="288" w:type="dxa"/>
          </w:tcPr>
          <w:p w14:paraId="3715D5D2" w14:textId="77777777" w:rsidR="00BD6485" w:rsidRDefault="00BD6485" w:rsidP="00BD6485">
            <w:pPr>
              <w:pStyle w:val="CopticCross"/>
            </w:pPr>
          </w:p>
        </w:tc>
        <w:tc>
          <w:tcPr>
            <w:tcW w:w="3960" w:type="dxa"/>
          </w:tcPr>
          <w:p w14:paraId="18DBECF7" w14:textId="77777777" w:rsidR="00BD6485" w:rsidRDefault="00BD6485" w:rsidP="00BD6485">
            <w:pPr>
              <w:pStyle w:val="EngHang"/>
            </w:pPr>
            <w:r>
              <w:t>Hail to you O matrys,</w:t>
            </w:r>
          </w:p>
          <w:p w14:paraId="38E25BE0" w14:textId="77777777" w:rsidR="00BD6485" w:rsidRDefault="00BD6485" w:rsidP="00BD6485">
            <w:pPr>
              <w:pStyle w:val="EngHang"/>
            </w:pPr>
            <w:r>
              <w:t>Who accepted many sufferings,</w:t>
            </w:r>
          </w:p>
          <w:p w14:paraId="2CF2AF1B" w14:textId="77777777" w:rsidR="00BD6485" w:rsidRDefault="00BD6485" w:rsidP="00BD6485">
            <w:pPr>
              <w:pStyle w:val="EngHang"/>
            </w:pPr>
            <w:r>
              <w:t>For their love for Christ,</w:t>
            </w:r>
          </w:p>
          <w:p w14:paraId="513D873E" w14:textId="77073346" w:rsidR="00BD6485" w:rsidRDefault="00BD6485" w:rsidP="00BD6485">
            <w:pPr>
              <w:pStyle w:val="EngHangEnd"/>
            </w:pPr>
            <w:r>
              <w:t>Rebecca and her children.</w:t>
            </w:r>
          </w:p>
        </w:tc>
        <w:tc>
          <w:tcPr>
            <w:tcW w:w="288" w:type="dxa"/>
          </w:tcPr>
          <w:p w14:paraId="407A4491" w14:textId="77777777" w:rsidR="00BD6485" w:rsidRDefault="00BD6485" w:rsidP="00BD6485"/>
        </w:tc>
        <w:tc>
          <w:tcPr>
            <w:tcW w:w="288" w:type="dxa"/>
          </w:tcPr>
          <w:p w14:paraId="2DA54FDC" w14:textId="77777777" w:rsidR="00BD6485" w:rsidRDefault="00BD6485" w:rsidP="00BD6485">
            <w:pPr>
              <w:pStyle w:val="CopticCross"/>
            </w:pPr>
          </w:p>
        </w:tc>
        <w:tc>
          <w:tcPr>
            <w:tcW w:w="3960" w:type="dxa"/>
          </w:tcPr>
          <w:p w14:paraId="272B6C9C" w14:textId="77777777" w:rsidR="00BD6485" w:rsidRDefault="00BD6485" w:rsidP="00BD6485">
            <w:pPr>
              <w:pStyle w:val="CopticVersemulti-line"/>
            </w:pPr>
            <w:r>
              <w:t>Ⲭⲉⲣⲉ ⲛⲱⲧⲉⲛ ⲱ̀ ⲛⲓⲙⲁⲣⲧⲩⲣⲟⲥ:</w:t>
            </w:r>
          </w:p>
          <w:p w14:paraId="5B51C9F9" w14:textId="77777777" w:rsidR="00BD6485" w:rsidRDefault="00BD6485" w:rsidP="00BD6485">
            <w:pPr>
              <w:pStyle w:val="CopticVersemulti-line"/>
            </w:pPr>
            <w:r>
              <w:t>ⲉ̀ⲧⲁⲩϣⲉⲡ ϩⲁⲛⲙⲏϣ ⲙ̀ⲃⲁⲥⲁⲛⲟⲥ:</w:t>
            </w:r>
          </w:p>
          <w:p w14:paraId="4D9870C2" w14:textId="77777777" w:rsidR="00BD6485" w:rsidRDefault="00BD6485" w:rsidP="00BD6485">
            <w:pPr>
              <w:pStyle w:val="CopticVersemulti-line"/>
            </w:pPr>
            <w:r>
              <w:t>ⲉⲑⲃⲉ ⲡⲟⲩⲙⲉⲓ ⲙ̀Ⲡⲭ̄ⲥ̄:</w:t>
            </w:r>
          </w:p>
          <w:p w14:paraId="208410A1" w14:textId="3BCFF41A" w:rsidR="00BD6485" w:rsidRPr="00C35319" w:rsidRDefault="00BD6485" w:rsidP="00BD6485">
            <w:pPr>
              <w:pStyle w:val="CopticHangingVerse"/>
            </w:pPr>
            <w:r>
              <w:t>Ⲓⲉⲣⲃⲉⲕⲕⲁ ⲛⲉⲙ ⲛⲉⲥϣⲏⲣⲓ.</w:t>
            </w:r>
          </w:p>
        </w:tc>
      </w:tr>
    </w:tbl>
    <w:p w14:paraId="1C2DABD0" w14:textId="1ED79AA9" w:rsidR="00BD6485" w:rsidRDefault="00BD6485" w:rsidP="00BD6485">
      <w:pPr>
        <w:pStyle w:val="Heading4"/>
      </w:pPr>
      <w:r>
        <w:t>The Gospel Response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1BA37681" w14:textId="77777777" w:rsidTr="00BD6485">
        <w:trPr>
          <w:cantSplit/>
          <w:jc w:val="center"/>
        </w:trPr>
        <w:tc>
          <w:tcPr>
            <w:tcW w:w="288" w:type="dxa"/>
          </w:tcPr>
          <w:p w14:paraId="1F251CD6" w14:textId="77777777" w:rsidR="00BD6485" w:rsidRDefault="00BD6485" w:rsidP="00BD6485">
            <w:pPr>
              <w:pStyle w:val="CopticCross"/>
            </w:pPr>
          </w:p>
        </w:tc>
        <w:tc>
          <w:tcPr>
            <w:tcW w:w="3960" w:type="dxa"/>
          </w:tcPr>
          <w:p w14:paraId="6DD00226" w14:textId="77777777" w:rsidR="00BD6485" w:rsidRDefault="00BD6485" w:rsidP="00BD6485">
            <w:pPr>
              <w:pStyle w:val="EngHang"/>
            </w:pPr>
            <w:r>
              <w:t>Pray to the Lord on our behalf,</w:t>
            </w:r>
          </w:p>
          <w:p w14:paraId="7E20C521" w14:textId="182B2DF7" w:rsidR="00BD6485" w:rsidRDefault="00BD6485" w:rsidP="00BD6485">
            <w:pPr>
              <w:pStyle w:val="EngHang"/>
            </w:pPr>
            <w:r>
              <w:t>O beloved of Christ the King,</w:t>
            </w:r>
          </w:p>
          <w:p w14:paraId="4B8F16B9" w14:textId="0C392C16" w:rsidR="00BD6485" w:rsidRDefault="00BD6485" w:rsidP="00BD6485">
            <w:pPr>
              <w:pStyle w:val="EngHang"/>
            </w:pPr>
            <w:r>
              <w:t>Rebecca and her children,</w:t>
            </w:r>
          </w:p>
          <w:p w14:paraId="4A377F85" w14:textId="77777777" w:rsidR="00BD6485" w:rsidRDefault="00BD6485" w:rsidP="00BD6485">
            <w:pPr>
              <w:pStyle w:val="EngHangEnd"/>
            </w:pPr>
            <w:r>
              <w:t xml:space="preserve">That He may forgive us our sins. </w:t>
            </w:r>
          </w:p>
        </w:tc>
        <w:tc>
          <w:tcPr>
            <w:tcW w:w="288" w:type="dxa"/>
          </w:tcPr>
          <w:p w14:paraId="4E23E6F5" w14:textId="77777777" w:rsidR="00BD6485" w:rsidRDefault="00BD6485" w:rsidP="00BD6485"/>
        </w:tc>
        <w:tc>
          <w:tcPr>
            <w:tcW w:w="288" w:type="dxa"/>
          </w:tcPr>
          <w:p w14:paraId="52603672" w14:textId="77777777" w:rsidR="00BD6485" w:rsidRDefault="00BD6485" w:rsidP="00BD6485">
            <w:pPr>
              <w:pStyle w:val="CopticCross"/>
            </w:pPr>
          </w:p>
        </w:tc>
        <w:tc>
          <w:tcPr>
            <w:tcW w:w="3960" w:type="dxa"/>
          </w:tcPr>
          <w:p w14:paraId="50158D67" w14:textId="77777777" w:rsidR="00BD6485" w:rsidRDefault="00BD6485" w:rsidP="00BD6485">
            <w:pPr>
              <w:pStyle w:val="CopticVersemulti-line"/>
            </w:pPr>
            <w:r>
              <w:t>Ⲧⲱⲃϩ ⲙ̀ⲡ̀ϭⲟⲓⲥ ⲉ̀ϩ̀ⲣⲏⲓ ⲉ̀ϫⲱⲛ:</w:t>
            </w:r>
          </w:p>
          <w:p w14:paraId="0CFCA9EB" w14:textId="079DEBA1" w:rsidR="00BD6485" w:rsidRDefault="00BD6485" w:rsidP="00BD6485">
            <w:pPr>
              <w:pStyle w:val="CopticVersemulti-line"/>
            </w:pPr>
            <w:r>
              <w:t>ⲛⲓⲙⲉⲛⲣⲁϯ ⲙ̀ⲡ̀ⲟⲩⲣⲟ Ⲡⲭ̄ⲥ̄:</w:t>
            </w:r>
          </w:p>
          <w:p w14:paraId="50653FC7" w14:textId="7BC898E4" w:rsidR="00BD6485" w:rsidRDefault="00BD6485" w:rsidP="00BD6485">
            <w:pPr>
              <w:pStyle w:val="CopticVersemulti-line"/>
            </w:pPr>
            <w:r>
              <w:t>Ⲓⲉⲣⲃⲉⲕⲕⲁ ⲛⲉⲙ ⲛⲉⲥϣⲏⲣⲓ:</w:t>
            </w:r>
          </w:p>
          <w:p w14:paraId="3C1F6647" w14:textId="018601B8" w:rsidR="00BD6485" w:rsidRPr="00C35319" w:rsidRDefault="00BD6485" w:rsidP="00BD6485">
            <w:pPr>
              <w:pStyle w:val="CopticVerse"/>
            </w:pPr>
            <w:r>
              <w:t>ⲛⲧⲉϥⲭⲁ ⲛⲉⲛⲟⲃⲓ ⲛⲁⲛ ⲉ̀ⲃⲟⲗ.</w:t>
            </w:r>
            <w:r w:rsidRPr="00C35319">
              <w:t xml:space="preserve"> </w:t>
            </w:r>
          </w:p>
        </w:tc>
      </w:tr>
    </w:tbl>
    <w:p w14:paraId="7CD61DB4" w14:textId="05274B1C" w:rsidR="00B637D8" w:rsidRDefault="00B637D8" w:rsidP="00B637D8">
      <w:pPr>
        <w:pStyle w:val="Heading3"/>
      </w:pPr>
      <w:r>
        <w:lastRenderedPageBreak/>
        <w:t>September 9 (10) / Tho-out 12: Commemoration of Archangel Michael</w:t>
      </w:r>
      <w:bookmarkEnd w:id="1199"/>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 xml:space="preserve">With Your </w:t>
            </w:r>
            <w:proofErr w:type="gramStart"/>
            <w:r>
              <w:t>good</w:t>
            </w:r>
            <w:proofErr w:type="gramEnd"/>
            <w:r>
              <w:t xml:space="preserve">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212" w:name="_Toc448227479"/>
      <w:r>
        <w:t xml:space="preserve">September 21 (22) / Tho-out 24: Martyrdom of St. Quandratus, One of the </w:t>
      </w:r>
      <w:proofErr w:type="gramStart"/>
      <w:r>
        <w:t>Seventy Two</w:t>
      </w:r>
      <w:bookmarkEnd w:id="1212"/>
      <w:proofErr w:type="gramEnd"/>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lastRenderedPageBreak/>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01"/>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02"/>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lastRenderedPageBreak/>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03"/>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77F4625E" w14:textId="77777777" w:rsidTr="003037B8">
        <w:trPr>
          <w:cantSplit/>
          <w:jc w:val="center"/>
        </w:trPr>
        <w:tc>
          <w:tcPr>
            <w:tcW w:w="288" w:type="dxa"/>
          </w:tcPr>
          <w:p w14:paraId="36BD4C9E" w14:textId="77777777" w:rsidR="003037B8" w:rsidRDefault="003037B8" w:rsidP="003037B8">
            <w:pPr>
              <w:pStyle w:val="CopticCross"/>
            </w:pPr>
          </w:p>
        </w:tc>
        <w:tc>
          <w:tcPr>
            <w:tcW w:w="3960" w:type="dxa"/>
          </w:tcPr>
          <w:p w14:paraId="23A04BD6" w14:textId="77777777" w:rsidR="003037B8" w:rsidRDefault="003037B8" w:rsidP="003037B8">
            <w:pPr>
              <w:pStyle w:val="EngHang"/>
            </w:pPr>
            <w:r>
              <w:t>Pray to the Lord on our behalf,</w:t>
            </w:r>
          </w:p>
          <w:p w14:paraId="6167795F" w14:textId="77777777" w:rsidR="003037B8" w:rsidRDefault="003037B8" w:rsidP="003037B8">
            <w:pPr>
              <w:pStyle w:val="EngHang"/>
            </w:pPr>
            <w:r>
              <w:t>O teachers of Orthodoxy,</w:t>
            </w:r>
          </w:p>
          <w:p w14:paraId="07DCA472" w14:textId="77777777" w:rsidR="003037B8" w:rsidRDefault="003037B8" w:rsidP="003037B8">
            <w:pPr>
              <w:pStyle w:val="EngHang"/>
            </w:pPr>
            <w:r>
              <w:t>Severus and Dioscorus,</w:t>
            </w:r>
          </w:p>
          <w:p w14:paraId="10900C71" w14:textId="1C25DF04" w:rsidR="003037B8" w:rsidRDefault="003037B8" w:rsidP="003037B8">
            <w:pPr>
              <w:pStyle w:val="EngHangEnd"/>
            </w:pPr>
            <w:r>
              <w:t>That He may forgive us our sins.</w:t>
            </w:r>
          </w:p>
        </w:tc>
        <w:tc>
          <w:tcPr>
            <w:tcW w:w="288" w:type="dxa"/>
          </w:tcPr>
          <w:p w14:paraId="0139F2C4" w14:textId="77777777" w:rsidR="003037B8" w:rsidRDefault="003037B8" w:rsidP="003037B8"/>
        </w:tc>
        <w:tc>
          <w:tcPr>
            <w:tcW w:w="288" w:type="dxa"/>
          </w:tcPr>
          <w:p w14:paraId="27230705" w14:textId="77777777" w:rsidR="003037B8" w:rsidRDefault="003037B8" w:rsidP="003037B8">
            <w:pPr>
              <w:pStyle w:val="CopticCross"/>
            </w:pPr>
          </w:p>
        </w:tc>
        <w:tc>
          <w:tcPr>
            <w:tcW w:w="3960" w:type="dxa"/>
          </w:tcPr>
          <w:p w14:paraId="56E352E5" w14:textId="77777777" w:rsidR="003037B8" w:rsidRDefault="003037B8" w:rsidP="003037B8">
            <w:pPr>
              <w:pStyle w:val="CopticVersemulti-line"/>
            </w:pPr>
            <w:r>
              <w:t>Ⲧⲱⲃ</w:t>
            </w:r>
            <w:r>
              <w:rPr>
                <w:rFonts w:ascii="Calibri" w:hAnsi="Calibri"/>
              </w:rPr>
              <w:t>ϩ</w:t>
            </w:r>
            <w:r>
              <w:t xml:space="preserve"> ⲙ̀Ⲡⲟ</w:t>
            </w:r>
            <w:r>
              <w:rPr>
                <w:rFonts w:ascii="Arial" w:hAnsi="Arial" w:cs="Arial"/>
              </w:rPr>
              <w:t>̄</w:t>
            </w:r>
            <w:r>
              <w:t>ⲥ</w:t>
            </w:r>
            <w:r>
              <w:rPr>
                <w:rFonts w:ascii="Arial" w:hAnsi="Arial" w:cs="Arial"/>
              </w:rPr>
              <w:t>̄</w:t>
            </w:r>
            <w:r>
              <w:t xml:space="preserve"> ⲉ̀</w:t>
            </w:r>
            <w:r>
              <w:rPr>
                <w:rFonts w:ascii="Calibri" w:hAnsi="Calibri"/>
              </w:rPr>
              <w:t>ϩ</w:t>
            </w:r>
            <w:r>
              <w:t>̀ⲣⲏⲓ ⲉ̀</w:t>
            </w:r>
            <w:r>
              <w:rPr>
                <w:rFonts w:ascii="Calibri" w:hAnsi="Calibri"/>
              </w:rPr>
              <w:t>ϫ</w:t>
            </w:r>
            <w:r>
              <w:t>ⲱⲛ:</w:t>
            </w:r>
          </w:p>
          <w:p w14:paraId="4B195C01" w14:textId="77777777" w:rsidR="003037B8" w:rsidRDefault="003037B8" w:rsidP="003037B8">
            <w:pPr>
              <w:pStyle w:val="CopticVersemulti-line"/>
            </w:pPr>
            <w:r>
              <w:t>ⲱ̀ ⲡ̀ⲥⲁ</w:t>
            </w:r>
            <w:r>
              <w:rPr>
                <w:rFonts w:ascii="Calibri" w:hAnsi="Calibri"/>
              </w:rPr>
              <w:t>ϭ</w:t>
            </w:r>
            <w:r>
              <w:t xml:space="preserve"> ⲛ̀ⲧⲉ </w:t>
            </w:r>
            <w:r>
              <w:rPr>
                <w:rFonts w:ascii="Calibri" w:hAnsi="Calibri"/>
              </w:rPr>
              <w:t>ϯ</w:t>
            </w:r>
            <w:r>
              <w:t>ⲟⲣⲑⲟⲇⲟⲝⲓⲁ̀:</w:t>
            </w:r>
          </w:p>
          <w:p w14:paraId="013B68E8" w14:textId="77777777" w:rsidR="003037B8" w:rsidRDefault="003037B8" w:rsidP="003037B8">
            <w:pPr>
              <w:pStyle w:val="CopticVersemulti-line"/>
            </w:pPr>
            <w:r>
              <w:t>Ⲥⲉⲩⲏ̀ⲣⲟⲥ ⲛⲉⲙ Ⲇⲓⲟⲥⲕⲟⲣⲟⲥ:</w:t>
            </w:r>
          </w:p>
          <w:p w14:paraId="163B31DB" w14:textId="23B1DD11" w:rsidR="003037B8" w:rsidRDefault="003037B8" w:rsidP="003037B8">
            <w:pPr>
              <w:pStyle w:val="CopticHangingVerse"/>
            </w:pPr>
            <w:r>
              <w:t>ⲛ̀ⲧⲉϥⲭⲁ ⲛⲉⲛⲛⲟⲃⲓ ⲛⲁⲛ ⲉ̀ⲃⲟⲗ.</w:t>
            </w:r>
          </w:p>
        </w:tc>
      </w:tr>
    </w:tbl>
    <w:p w14:paraId="7E962436" w14:textId="77777777" w:rsidR="003037B8" w:rsidRPr="003037B8" w:rsidRDefault="003037B8" w:rsidP="003037B8"/>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6A3219">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6A3219">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6A3219">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6A3219">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6A3219">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6A3219">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6A3219">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6A3219">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6A3219">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6A3219">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6A3219">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6A3219">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5549E0A" w:rsidR="0056261A" w:rsidRDefault="0056261A" w:rsidP="0056261A">
      <w:pPr>
        <w:pStyle w:val="Heading4"/>
      </w:pPr>
      <w:bookmarkStart w:id="1241" w:name="_Toc448227486"/>
      <w:r>
        <w:t>The Gospel Response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44159EB" w14:textId="77777777" w:rsidTr="0056261A">
        <w:trPr>
          <w:cantSplit/>
          <w:jc w:val="center"/>
        </w:trPr>
        <w:tc>
          <w:tcPr>
            <w:tcW w:w="288" w:type="dxa"/>
          </w:tcPr>
          <w:p w14:paraId="18FA182C" w14:textId="77777777" w:rsidR="0056261A" w:rsidRDefault="0056261A" w:rsidP="0056261A">
            <w:pPr>
              <w:pStyle w:val="CopticCross"/>
            </w:pPr>
          </w:p>
        </w:tc>
        <w:tc>
          <w:tcPr>
            <w:tcW w:w="3960" w:type="dxa"/>
          </w:tcPr>
          <w:p w14:paraId="797138A1" w14:textId="77777777" w:rsidR="0056261A" w:rsidRDefault="0056261A" w:rsidP="0056261A">
            <w:pPr>
              <w:pStyle w:val="EngHang"/>
            </w:pPr>
            <w:r>
              <w:t>Pray to the Lord on our behalf,</w:t>
            </w:r>
          </w:p>
          <w:p w14:paraId="56B067E6" w14:textId="77777777" w:rsidR="0056261A" w:rsidRDefault="0056261A" w:rsidP="0056261A">
            <w:pPr>
              <w:pStyle w:val="EngHang"/>
            </w:pPr>
            <w:r>
              <w:t>O struggle-bearers, the martyrs,</w:t>
            </w:r>
          </w:p>
          <w:p w14:paraId="36165640" w14:textId="77777777" w:rsidR="0056261A" w:rsidRDefault="0056261A" w:rsidP="0056261A">
            <w:pPr>
              <w:pStyle w:val="EngHang"/>
            </w:pPr>
            <w:r>
              <w:t>St. Sergius and St. Bacchus,</w:t>
            </w:r>
          </w:p>
          <w:p w14:paraId="75E7F19F" w14:textId="421EE872" w:rsidR="0056261A" w:rsidRDefault="0056261A" w:rsidP="0056261A">
            <w:pPr>
              <w:pStyle w:val="EngHangEnd"/>
            </w:pPr>
            <w:r>
              <w:t>That He may forgive us our sins.</w:t>
            </w:r>
          </w:p>
        </w:tc>
        <w:tc>
          <w:tcPr>
            <w:tcW w:w="288" w:type="dxa"/>
          </w:tcPr>
          <w:p w14:paraId="5E2D5F50" w14:textId="77777777" w:rsidR="0056261A" w:rsidRDefault="0056261A" w:rsidP="0056261A"/>
        </w:tc>
        <w:tc>
          <w:tcPr>
            <w:tcW w:w="288" w:type="dxa"/>
          </w:tcPr>
          <w:p w14:paraId="0DAE7853" w14:textId="77777777" w:rsidR="0056261A" w:rsidRDefault="0056261A" w:rsidP="0056261A">
            <w:pPr>
              <w:pStyle w:val="CopticCross"/>
            </w:pPr>
          </w:p>
        </w:tc>
        <w:tc>
          <w:tcPr>
            <w:tcW w:w="3960" w:type="dxa"/>
          </w:tcPr>
          <w:p w14:paraId="6A237854" w14:textId="77777777" w:rsidR="0056261A" w:rsidRDefault="0056261A" w:rsidP="0056261A">
            <w:pPr>
              <w:pStyle w:val="CopticVersemulti-line"/>
            </w:pPr>
            <w:r>
              <w:t>Ⲧⲱⲃϩ ⲙ̀Ⲡⲟ̄ⲥ̄ ⲉ̀ϩ̀ⲣⲏⲓ ⲉ̀ϫⲱⲛ:</w:t>
            </w:r>
          </w:p>
          <w:p w14:paraId="3BD90315" w14:textId="77777777" w:rsidR="0056261A" w:rsidRDefault="0056261A" w:rsidP="0056261A">
            <w:pPr>
              <w:pStyle w:val="CopticVersemulti-line"/>
            </w:pPr>
            <w:r>
              <w:t>ⲱ̀ ⲛⲓⲁⲑⲗⲟⲫⲟⲣⲟⲥ ⲙ̀ⲙⲁⲣⲧⲩⲣⲟⲥ:</w:t>
            </w:r>
          </w:p>
          <w:p w14:paraId="225A211F" w14:textId="77777777" w:rsidR="0056261A" w:rsidRDefault="0056261A" w:rsidP="0056261A">
            <w:pPr>
              <w:pStyle w:val="CopticVersemulti-line"/>
            </w:pPr>
            <w:r>
              <w:t>Ⲛⲓⲁ̀ⲅⲓⲟⲥ Ⲥⲉⲣⲅⲓⲟⲥ ⲛⲉⲙ Ⲃⲁⲭⲟⲥ:</w:t>
            </w:r>
          </w:p>
          <w:p w14:paraId="4D5014F8" w14:textId="4096609F" w:rsidR="0056261A" w:rsidRDefault="0056261A" w:rsidP="0056261A">
            <w:pPr>
              <w:pStyle w:val="CopticHangingVerse"/>
            </w:pPr>
            <w:r>
              <w:t>ⲛ̀ⲧⲉϥⲭⲁ ⲛⲉⲛⲛⲟⲃⲓ ⲛⲁⲛ ⲉ̀ⲃⲟⲗ.</w:t>
            </w:r>
          </w:p>
        </w:tc>
      </w:tr>
    </w:tbl>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 xml:space="preserve">Who love Jesus Christ, our </w:t>
            </w:r>
            <w:proofErr w:type="gramStart"/>
            <w:r>
              <w:rPr>
                <w:rFonts w:eastAsia="Arial Unicode MS"/>
              </w:rPr>
              <w:t>God,</w:t>
            </w:r>
            <w:proofErr w:type="gramEnd"/>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44" w:name="_Ref434564830"/>
      <w:bookmarkStart w:id="1245" w:name="_Toc448227489"/>
      <w:r>
        <w:lastRenderedPageBreak/>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0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0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0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35A98FD7" w:rsidR="00855550" w:rsidRDefault="00855550" w:rsidP="00855550">
      <w:pPr>
        <w:pStyle w:val="Heading4"/>
      </w:pPr>
      <w:bookmarkStart w:id="1247" w:name="_Toc448227490"/>
      <w:r>
        <w:t>The Gospel Response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55550" w14:paraId="068722CF" w14:textId="77777777" w:rsidTr="00855550">
        <w:trPr>
          <w:cantSplit/>
          <w:jc w:val="center"/>
        </w:trPr>
        <w:tc>
          <w:tcPr>
            <w:tcW w:w="288" w:type="dxa"/>
          </w:tcPr>
          <w:p w14:paraId="6F070869" w14:textId="77777777" w:rsidR="00855550" w:rsidRDefault="00855550" w:rsidP="00855550">
            <w:pPr>
              <w:pStyle w:val="CopticCross"/>
            </w:pPr>
          </w:p>
        </w:tc>
        <w:tc>
          <w:tcPr>
            <w:tcW w:w="3960" w:type="dxa"/>
          </w:tcPr>
          <w:p w14:paraId="6DF11F9A" w14:textId="77777777" w:rsidR="00855550" w:rsidRDefault="00855550" w:rsidP="00855550">
            <w:pPr>
              <w:pStyle w:val="EngHang"/>
            </w:pPr>
            <w:r>
              <w:t>Pray to the Lord on our behalf,</w:t>
            </w:r>
          </w:p>
          <w:p w14:paraId="678AB878" w14:textId="77777777" w:rsidR="00855550" w:rsidRDefault="00855550" w:rsidP="00855550">
            <w:pPr>
              <w:pStyle w:val="EngHang"/>
            </w:pPr>
            <w:r>
              <w:t>O my lord and father, Abba John</w:t>
            </w:r>
          </w:p>
          <w:p w14:paraId="3CB58203" w14:textId="77777777" w:rsidR="00855550" w:rsidRDefault="00855550" w:rsidP="00855550">
            <w:pPr>
              <w:pStyle w:val="EngHang"/>
            </w:pPr>
            <w:r>
              <w:t>The short Hegoumen,</w:t>
            </w:r>
          </w:p>
          <w:p w14:paraId="1331606B" w14:textId="310BC023" w:rsidR="00855550" w:rsidRDefault="00855550" w:rsidP="00855550">
            <w:pPr>
              <w:pStyle w:val="EngHangEnd"/>
            </w:pPr>
            <w:r>
              <w:t xml:space="preserve">That He may forgive us our sins. </w:t>
            </w:r>
          </w:p>
        </w:tc>
        <w:tc>
          <w:tcPr>
            <w:tcW w:w="288" w:type="dxa"/>
          </w:tcPr>
          <w:p w14:paraId="684CAEC7" w14:textId="77777777" w:rsidR="00855550" w:rsidRDefault="00855550" w:rsidP="00855550"/>
        </w:tc>
        <w:tc>
          <w:tcPr>
            <w:tcW w:w="288" w:type="dxa"/>
          </w:tcPr>
          <w:p w14:paraId="60D9F430" w14:textId="77777777" w:rsidR="00855550" w:rsidRDefault="00855550" w:rsidP="00855550">
            <w:pPr>
              <w:pStyle w:val="CopticCross"/>
            </w:pPr>
          </w:p>
        </w:tc>
        <w:tc>
          <w:tcPr>
            <w:tcW w:w="3960" w:type="dxa"/>
          </w:tcPr>
          <w:p w14:paraId="47CF56F3" w14:textId="77777777" w:rsidR="00855550" w:rsidRDefault="00855550" w:rsidP="00855550">
            <w:pPr>
              <w:pStyle w:val="CopticVersemulti-line"/>
            </w:pPr>
            <w:r>
              <w:t>Ⲧⲱⲃϩ ⲙ̀Ⲡⲟ̄ⲥ̄ ⲉ̀ϩ̀ⲣⲏⲓ ⲉ̀ϫⲱⲛ:</w:t>
            </w:r>
          </w:p>
          <w:p w14:paraId="73FDC7D1" w14:textId="77777777" w:rsidR="00855550" w:rsidRDefault="00855550" w:rsidP="00855550">
            <w:pPr>
              <w:pStyle w:val="CopticVersemulti-line"/>
            </w:pPr>
            <w:r>
              <w:t>ⲱ̀ ⲡⲁⲟ̄ⲥ̄ ⲛ̀ⲓⲱⲧ ⲁⲃⲃⲁ Ⲓⲱⲁⲛⲛⲏⲥ:</w:t>
            </w:r>
          </w:p>
          <w:p w14:paraId="4C5256A8" w14:textId="77777777" w:rsidR="00855550" w:rsidRDefault="00855550" w:rsidP="00855550">
            <w:pPr>
              <w:pStyle w:val="CopticVersemulti-line"/>
            </w:pPr>
            <w:r>
              <w:t>ⲡⲓϩⲏⲅⲟⲩⲙⲉⲛⲟⲥ ⲛ̀ⲕⲟⲗⲟⲃⲟⲥ:</w:t>
            </w:r>
          </w:p>
          <w:p w14:paraId="1EDC5A76" w14:textId="4761F91B" w:rsidR="00855550" w:rsidRPr="00C35319" w:rsidRDefault="00855550" w:rsidP="00855550">
            <w:pPr>
              <w:pStyle w:val="CopticHangingVerse"/>
            </w:pPr>
            <w:r>
              <w:t>ⲛ̀ⲧⲉϥⲭⲁ ⲛⲉⲛⲛⲟⲃⲓ ⲛⲁⲛ ⲉ̀ⲃⲟⲗ.</w:t>
            </w:r>
          </w:p>
        </w:tc>
      </w:tr>
    </w:tbl>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77777777" w:rsidR="00BF2674" w:rsidRDefault="00BF2674" w:rsidP="00BF2674">
      <w:pPr>
        <w:pStyle w:val="Heading3"/>
      </w:pPr>
      <w:bookmarkStart w:id="1248" w:name="_Toc448227491"/>
      <w:r>
        <w:t>October 18 (19) / Paopi</w:t>
      </w:r>
      <w:r w:rsidR="00FE0AE4">
        <w:t xml:space="preserve"> </w:t>
      </w:r>
      <w:r>
        <w:t>21: Also St. Teji (Reweiss)</w:t>
      </w:r>
      <w:bookmarkEnd w:id="1248"/>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lastRenderedPageBreak/>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50" w:name="_Ref434563347"/>
      <w:bookmarkStart w:id="1251" w:name="_Toc448227492"/>
      <w:r>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7777777"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56" w:name="_Toc448227495"/>
      <w:r>
        <w:t>October 26 (27) / Paopi 29: Commemoration of the Annunciation, Nativity, and Resurrection on the 29</w:t>
      </w:r>
      <w:r w:rsidRPr="00C0205C">
        <w:rPr>
          <w:vertAlign w:val="superscript"/>
        </w:rPr>
        <w:t>th</w:t>
      </w:r>
      <w:r>
        <w:t xml:space="preserve"> of Every Month</w:t>
      </w:r>
      <w:bookmarkEnd w:id="1256"/>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57" w:name="_Toc448227496"/>
      <w:r>
        <w:t>October 27 (28) / Paopi 30: St. Mark</w:t>
      </w:r>
      <w:r w:rsidR="00F20BBD">
        <w:t xml:space="preserve"> (Consecration and Appearance of Head)</w:t>
      </w:r>
      <w:bookmarkEnd w:id="1257"/>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58" w:name="_Toc448227497"/>
      <w:r>
        <w:t xml:space="preserve">October 28 (29) / Athor 1: St. Cleopas and His Companion, Two of the </w:t>
      </w:r>
      <w:proofErr w:type="gramStart"/>
      <w:r>
        <w:t>Seventy Two</w:t>
      </w:r>
      <w:proofErr w:type="gramEnd"/>
      <w:r>
        <w:t xml:space="preserve"> Apostles</w:t>
      </w:r>
      <w:bookmarkEnd w:id="1258"/>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6A3219">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6A3219">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6A3219">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6A3219">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6A3219">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6A3219">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6A3219">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6A3219">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6A3219">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6A3219">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6A3219">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6A3219">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6A3219">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6A3219">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6A3219">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6A3219">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6A3219">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6A3219">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8A3D719" w:rsidR="0082304E" w:rsidRPr="0082304E" w:rsidRDefault="0082304E" w:rsidP="0082304E">
      <w:pPr>
        <w:pStyle w:val="Rubric"/>
      </w:pPr>
      <w:r>
        <w:t xml:space="preserve">See </w:t>
      </w:r>
      <w:r>
        <w:fldChar w:fldCharType="begin"/>
      </w:r>
      <w:r>
        <w:instrText xml:space="preserve"> REF _Ref434560035 \h </w:instrText>
      </w:r>
      <w:r>
        <w:fldChar w:fldCharType="separate"/>
      </w:r>
      <w:r>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Pr>
          <w:noProof/>
        </w:rPr>
        <w:t>850</w:t>
      </w:r>
      <w:r>
        <w:fldChar w:fldCharType="end"/>
      </w:r>
      <w:r>
        <w:t>.</w:t>
      </w:r>
    </w:p>
    <w:p w14:paraId="739756D9" w14:textId="77777777" w:rsidR="00205EA4" w:rsidRDefault="004750F8" w:rsidP="00205EA4">
      <w:pPr>
        <w:pStyle w:val="Heading3"/>
      </w:pPr>
      <w:bookmarkStart w:id="1265" w:name="_Toc448227499"/>
      <w:r>
        <w:lastRenderedPageBreak/>
        <w:t>November 4 (5) / Athor 8</w:t>
      </w:r>
      <w:r w:rsidR="00205EA4">
        <w:t>: The Four Incorporeal Beasts</w:t>
      </w:r>
      <w:bookmarkEnd w:id="1265"/>
    </w:p>
    <w:p w14:paraId="2682F152" w14:textId="2AF892F7" w:rsidR="0082304E" w:rsidRDefault="0082304E" w:rsidP="0082304E">
      <w:pPr>
        <w:pStyle w:val="Heading4"/>
      </w:pPr>
      <w:bookmarkStart w:id="1266" w:name="_Ref434488301"/>
      <w:r>
        <w:t>The Verse of the Cymbals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40058CAC" w14:textId="77777777" w:rsidTr="0082304E">
        <w:trPr>
          <w:cantSplit/>
          <w:jc w:val="center"/>
        </w:trPr>
        <w:tc>
          <w:tcPr>
            <w:tcW w:w="288" w:type="dxa"/>
          </w:tcPr>
          <w:p w14:paraId="08709941" w14:textId="77777777" w:rsidR="0082304E" w:rsidRDefault="0082304E" w:rsidP="0082304E">
            <w:pPr>
              <w:pStyle w:val="CopticCross"/>
            </w:pPr>
          </w:p>
        </w:tc>
        <w:tc>
          <w:tcPr>
            <w:tcW w:w="3960" w:type="dxa"/>
          </w:tcPr>
          <w:p w14:paraId="7322EE7B" w14:textId="77777777" w:rsidR="0082304E" w:rsidRDefault="0082304E" w:rsidP="0082304E">
            <w:pPr>
              <w:pStyle w:val="EngHang"/>
            </w:pPr>
            <w:r>
              <w:t>Hail to the four incorporeal living beasts,</w:t>
            </w:r>
          </w:p>
          <w:p w14:paraId="72127B62" w14:textId="77777777" w:rsidR="0082304E" w:rsidRDefault="0082304E" w:rsidP="0082304E">
            <w:pPr>
              <w:pStyle w:val="EngHang"/>
            </w:pPr>
            <w:r>
              <w:t>Carrying the throne of God,</w:t>
            </w:r>
          </w:p>
          <w:p w14:paraId="4B6EEB75" w14:textId="77777777" w:rsidR="0082304E" w:rsidRDefault="0082304E" w:rsidP="0082304E">
            <w:pPr>
              <w:pStyle w:val="EngHang"/>
            </w:pPr>
            <w:r>
              <w:t>A lion’s face, and a calf’s face,</w:t>
            </w:r>
          </w:p>
          <w:p w14:paraId="43FECE03" w14:textId="6F2B9E0A" w:rsidR="0082304E" w:rsidRDefault="0082304E" w:rsidP="0082304E">
            <w:pPr>
              <w:pStyle w:val="EngHangEnd"/>
            </w:pPr>
            <w:r>
              <w:t>A man’s face, and an eagle’s face.</w:t>
            </w:r>
          </w:p>
        </w:tc>
        <w:tc>
          <w:tcPr>
            <w:tcW w:w="288" w:type="dxa"/>
          </w:tcPr>
          <w:p w14:paraId="21322B40" w14:textId="77777777" w:rsidR="0082304E" w:rsidRDefault="0082304E" w:rsidP="0082304E"/>
        </w:tc>
        <w:tc>
          <w:tcPr>
            <w:tcW w:w="288" w:type="dxa"/>
          </w:tcPr>
          <w:p w14:paraId="1CB1E7C8" w14:textId="77777777" w:rsidR="0082304E" w:rsidRDefault="0082304E" w:rsidP="0082304E">
            <w:pPr>
              <w:pStyle w:val="CopticCross"/>
            </w:pPr>
          </w:p>
        </w:tc>
        <w:tc>
          <w:tcPr>
            <w:tcW w:w="3960" w:type="dxa"/>
          </w:tcPr>
          <w:p w14:paraId="205C553E" w14:textId="77777777" w:rsidR="0082304E" w:rsidRDefault="0082304E" w:rsidP="0082304E">
            <w:pPr>
              <w:pStyle w:val="CopticVersemulti-line"/>
            </w:pPr>
            <w:r>
              <w:t>Ⲭⲉⲣⲉ ⲡⲓϥ̀ⲧⲟⲟⲩ ⲛ̀ⲍⲱⲟⲩⲛ ⲛ̀ⲁ̀ⲥⲱⲙⲁⲧⲟⲥ:</w:t>
            </w:r>
          </w:p>
          <w:p w14:paraId="0FFFBC3A" w14:textId="77777777" w:rsidR="0082304E" w:rsidRDefault="0082304E" w:rsidP="0082304E">
            <w:pPr>
              <w:pStyle w:val="CopticVersemulti-line"/>
            </w:pPr>
            <w:r>
              <w:t>ⲉⲧϥⲁⲓ ϧⲁ ⲡⲓϩⲁⲣⲙⲁ ⲛ̀ⲧⲉ Ⲫϯ:</w:t>
            </w:r>
          </w:p>
          <w:p w14:paraId="7ABD2FE1" w14:textId="2A0611DC" w:rsidR="0082304E" w:rsidRDefault="0082304E" w:rsidP="0082304E">
            <w:pPr>
              <w:pStyle w:val="CopticVersemulti-line"/>
            </w:pPr>
            <w:r>
              <w:t>ⲟⲩϩⲟ ⲙ̀ⲙⲟⲩⲓ̀ ⲛⲉⲙ ⲟⲩϩⲟ ⲙ̀ⲙⲁⲥⲓ:</w:t>
            </w:r>
          </w:p>
          <w:p w14:paraId="7A8AF5D3" w14:textId="0AB82855" w:rsidR="0082304E" w:rsidRPr="00C35319" w:rsidRDefault="0082304E" w:rsidP="0082304E">
            <w:pPr>
              <w:pStyle w:val="CopticHangingVerse"/>
            </w:pPr>
            <w:r>
              <w:t>ⲟⲩϩⲟ ⲛ̀ⲣⲱⲙⲓ ⲛⲉⲙ ⲟⲩϩⲟ ⲛ̀ⲁ̀ⲏ̀ⲧⲟⲥ.</w:t>
            </w:r>
          </w:p>
        </w:tc>
      </w:tr>
    </w:tbl>
    <w:p w14:paraId="0FEBB939" w14:textId="6C5E2B69" w:rsidR="00205EA4" w:rsidRDefault="00205EA4" w:rsidP="00205EA4">
      <w:pPr>
        <w:pStyle w:val="Heading4"/>
      </w:pPr>
      <w:r>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07"/>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0DA3A4A" w:rsidR="0082304E" w:rsidRDefault="0082304E" w:rsidP="0082304E">
      <w:pPr>
        <w:pStyle w:val="Heading4"/>
      </w:pPr>
      <w:r>
        <w:t>The Gospel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0EEDDE99" w14:textId="77777777" w:rsidTr="0082304E">
        <w:trPr>
          <w:cantSplit/>
          <w:jc w:val="center"/>
        </w:trPr>
        <w:tc>
          <w:tcPr>
            <w:tcW w:w="288" w:type="dxa"/>
          </w:tcPr>
          <w:p w14:paraId="7A4E3242" w14:textId="77777777" w:rsidR="0082304E" w:rsidRDefault="0082304E" w:rsidP="0082304E">
            <w:pPr>
              <w:pStyle w:val="CopticCross"/>
            </w:pPr>
          </w:p>
        </w:tc>
        <w:tc>
          <w:tcPr>
            <w:tcW w:w="3960" w:type="dxa"/>
          </w:tcPr>
          <w:p w14:paraId="5D0C8E0D" w14:textId="77777777" w:rsidR="0082304E" w:rsidRDefault="0082304E" w:rsidP="0082304E">
            <w:pPr>
              <w:pStyle w:val="EngHang"/>
            </w:pPr>
            <w:r>
              <w:t>Intercede on our behalf,</w:t>
            </w:r>
          </w:p>
          <w:p w14:paraId="45B26243" w14:textId="77777777" w:rsidR="0082304E" w:rsidRDefault="0082304E" w:rsidP="0082304E">
            <w:pPr>
              <w:pStyle w:val="EngHang"/>
            </w:pPr>
            <w:r>
              <w:t>O Four Incorporeal Beasts,</w:t>
            </w:r>
          </w:p>
          <w:p w14:paraId="67708080" w14:textId="77777777" w:rsidR="0082304E" w:rsidRDefault="0082304E" w:rsidP="0082304E">
            <w:pPr>
              <w:pStyle w:val="EngHang"/>
            </w:pPr>
            <w:commentRangeStart w:id="1272"/>
            <w:r>
              <w:t>The ministering flames of fire,</w:t>
            </w:r>
            <w:commentRangeEnd w:id="1272"/>
            <w:r>
              <w:rPr>
                <w:rStyle w:val="CommentReference"/>
                <w:rFonts w:ascii="Times New Roman" w:eastAsiaTheme="minorHAnsi" w:hAnsi="Times New Roman" w:cstheme="minorBidi"/>
                <w:color w:val="auto"/>
              </w:rPr>
              <w:commentReference w:id="1272"/>
            </w:r>
          </w:p>
          <w:p w14:paraId="25200814" w14:textId="61FE985F" w:rsidR="0082304E" w:rsidRDefault="0082304E" w:rsidP="0082304E">
            <w:pPr>
              <w:pStyle w:val="EngHangEnd"/>
            </w:pPr>
            <w:r>
              <w:t>That He may forgive us our sins.</w:t>
            </w:r>
          </w:p>
        </w:tc>
        <w:tc>
          <w:tcPr>
            <w:tcW w:w="288" w:type="dxa"/>
          </w:tcPr>
          <w:p w14:paraId="58E2A741" w14:textId="77777777" w:rsidR="0082304E" w:rsidRDefault="0082304E" w:rsidP="0082304E"/>
        </w:tc>
        <w:tc>
          <w:tcPr>
            <w:tcW w:w="288" w:type="dxa"/>
          </w:tcPr>
          <w:p w14:paraId="0A37471A" w14:textId="77777777" w:rsidR="0082304E" w:rsidRDefault="0082304E" w:rsidP="0082304E">
            <w:pPr>
              <w:pStyle w:val="CopticCross"/>
            </w:pPr>
          </w:p>
        </w:tc>
        <w:tc>
          <w:tcPr>
            <w:tcW w:w="3960" w:type="dxa"/>
          </w:tcPr>
          <w:p w14:paraId="2D5108A4" w14:textId="77777777" w:rsidR="0082304E" w:rsidRDefault="0082304E" w:rsidP="0082304E">
            <w:pPr>
              <w:pStyle w:val="CopticVersemulti-line"/>
            </w:pPr>
            <w:r>
              <w:t>Ⲁⲣⲓⲡ̀ⲣⲉⲥⲃⲉⲩⲓⲛ ⲉ̀ϩ̀ⲣⲏⲓ ⲉ̀ϫⲱⲛ:</w:t>
            </w:r>
          </w:p>
          <w:p w14:paraId="6B613B60" w14:textId="77777777" w:rsidR="0082304E" w:rsidRDefault="0082304E" w:rsidP="0082304E">
            <w:pPr>
              <w:pStyle w:val="CopticVersemulti-line"/>
            </w:pPr>
            <w:r>
              <w:t>ⲱ̀ ⲡⲓϥ̀ⲧⲟⲩ ⲛ̀ⲍⲱⲟⲩⲛ ⲛ̀ⲁ̀ⲥⲱⲙⲁⲧⲟⲥ:</w:t>
            </w:r>
          </w:p>
          <w:p w14:paraId="0C6EEF06" w14:textId="77777777" w:rsidR="0082304E" w:rsidRDefault="0082304E" w:rsidP="0082304E">
            <w:pPr>
              <w:pStyle w:val="CopticVersemulti-line"/>
            </w:pPr>
            <w:r>
              <w:t>ⲛ̀ⲗⲓⲧⲟⲣⲅⲟⲥ ⲛ̀ϣⲁϩ ⲛ̀ⲭ̀ⲣⲱⲙ:</w:t>
            </w:r>
          </w:p>
          <w:p w14:paraId="36A26448" w14:textId="2A786340" w:rsidR="0082304E" w:rsidRPr="00C35319" w:rsidRDefault="0082304E" w:rsidP="0082304E">
            <w:pPr>
              <w:pStyle w:val="CopticHangingVerse"/>
            </w:pPr>
            <w:r>
              <w:t>ⲛ̀ⲧⲉϥⲭⲁ ⲛⲉⲛⲛⲟⲃⲓ ⲛⲁⲛ ⲉ̀ⲃⲟⲗ.</w:t>
            </w:r>
          </w:p>
        </w:tc>
      </w:tr>
    </w:tbl>
    <w:p w14:paraId="05468922" w14:textId="203B1041" w:rsidR="004750F8" w:rsidRDefault="004750F8" w:rsidP="004750F8">
      <w:pPr>
        <w:pStyle w:val="Heading3"/>
      </w:pPr>
      <w:r>
        <w:lastRenderedPageBreak/>
        <w:t>November 8 (9) / Athor 12: Archangel Michael</w:t>
      </w:r>
      <w:bookmarkEnd w:id="1270"/>
      <w:bookmarkEnd w:id="1271"/>
    </w:p>
    <w:p w14:paraId="7E078728" w14:textId="77777777" w:rsidR="004750F8" w:rsidRDefault="004750F8" w:rsidP="004750F8">
      <w:pPr>
        <w:pStyle w:val="Heading4"/>
      </w:pPr>
      <w:bookmarkStart w:id="1273" w:name="_Ref434487967"/>
      <w:r>
        <w:t>The Doxology</w:t>
      </w:r>
      <w:r w:rsidR="009D0B24">
        <w:t xml:space="preserve"> for Archangel Michael</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4"/>
            <w:r w:rsidRPr="004764BD">
              <w:t xml:space="preserve">before </w:t>
            </w:r>
            <w:commentRangeEnd w:id="1274"/>
            <w:r>
              <w:rPr>
                <w:rStyle w:val="CommentReference"/>
                <w:rFonts w:ascii="Times New Roman" w:eastAsiaTheme="minorHAnsi" w:hAnsi="Times New Roman" w:cstheme="minorBidi"/>
                <w:color w:val="auto"/>
              </w:rPr>
              <w:commentReference w:id="1274"/>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08"/>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09"/>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10"/>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lastRenderedPageBreak/>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3" w:name="_Ref434487984"/>
      <w:r>
        <w:t>The Doxology for Michael and Gabriel</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lastRenderedPageBreak/>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4" w:name="_Toc448227501"/>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lastRenderedPageBreak/>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02F7BCC1" w:rsidR="00B31899" w:rsidRPr="009B2A54" w:rsidRDefault="00B3189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t>November 10 (11) / Athor 14: St. Martin of Tours</w:t>
      </w:r>
      <w:bookmarkEnd w:id="1284"/>
    </w:p>
    <w:p w14:paraId="098FEB00" w14:textId="77777777" w:rsidR="00056020" w:rsidRDefault="00056020" w:rsidP="00056020">
      <w:pPr>
        <w:pStyle w:val="Heading4"/>
      </w:pPr>
      <w:bookmarkStart w:id="1285" w:name="_Ref439518461"/>
      <w:r>
        <w:t>The Doxology for St. Martin of Tours</w:t>
      </w:r>
      <w:r>
        <w:rPr>
          <w:rStyle w:val="FootnoteReference"/>
        </w:rPr>
        <w:footnoteReference w:id="911"/>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6" w:name="_Toc448227502"/>
      <w:r>
        <w:t>November 11 (12) / Athor 15: St</w:t>
      </w:r>
      <w:r w:rsidR="004750F8">
        <w:t>. Me</w:t>
      </w:r>
      <w:r>
        <w:t>na the Martyr</w:t>
      </w:r>
      <w:bookmarkEnd w:id="1286"/>
    </w:p>
    <w:p w14:paraId="5E17B349" w14:textId="77777777" w:rsidR="00205EA4" w:rsidRDefault="00205EA4" w:rsidP="00205EA4">
      <w:pPr>
        <w:pStyle w:val="Heading4"/>
      </w:pPr>
      <w:bookmarkStart w:id="1287" w:name="_Ref434489493"/>
      <w:r>
        <w:t>The Doxology</w:t>
      </w:r>
      <w:r w:rsidR="00B46E6E">
        <w:t xml:space="preserve"> for St. Mena</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8"/>
            <w:r w:rsidRPr="004764BD">
              <w:t>Voice Divine</w:t>
            </w:r>
            <w:commentRangeEnd w:id="1288"/>
            <w:r>
              <w:rPr>
                <w:rStyle w:val="CommentReference"/>
                <w:rFonts w:ascii="Times New Roman" w:eastAsiaTheme="minorHAnsi" w:hAnsi="Times New Roman" w:cstheme="minorBidi"/>
                <w:color w:val="auto"/>
              </w:rPr>
              <w:commentReference w:id="12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9"/>
            <w:r w:rsidRPr="004764BD">
              <w:t xml:space="preserve">received </w:t>
            </w:r>
            <w:commentRangeEnd w:id="1289"/>
            <w:r>
              <w:rPr>
                <w:rStyle w:val="CommentReference"/>
                <w:rFonts w:ascii="Times New Roman" w:eastAsiaTheme="minorHAnsi" w:hAnsi="Times New Roman" w:cstheme="minorBidi"/>
                <w:color w:val="auto"/>
              </w:rPr>
              <w:commentReference w:id="12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90" w:name="_Toc448227503"/>
      <w:r>
        <w:t>November 14 (15) / Athor 18: St. Philip the Apostle</w:t>
      </w:r>
      <w:bookmarkEnd w:id="1290"/>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91" w:name="_Toc448227504"/>
      <w:r>
        <w:t>November 15 (16) / Athor 19: The Preaching of St. Bartholomew</w:t>
      </w:r>
      <w:bookmarkEnd w:id="1291"/>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92" w:name="_Toc448227505"/>
      <w:r>
        <w:t>November 15 (16) / Athor 19: Also the Consecration of the Church of Sts. Sergius and Bacchus.</w:t>
      </w:r>
      <w:bookmarkEnd w:id="1292"/>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93" w:name="_Toc448227506"/>
      <w:r>
        <w:t>November 16 (17) / Athor 20: Consecration of Sts. Theodore and Theodore</w:t>
      </w:r>
      <w:bookmarkEnd w:id="1293"/>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94"/>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94"/>
      <w:r w:rsidR="00191A26">
        <w:rPr>
          <w:rStyle w:val="CommentReference"/>
          <w:i w:val="0"/>
        </w:rPr>
        <w:commentReference w:id="1294"/>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95" w:name="_Toc448227507"/>
      <w:r>
        <w:t>November 17 (18) / Athor 21: Commemoration of the Theotokos</w:t>
      </w:r>
      <w:bookmarkEnd w:id="1295"/>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96" w:name="_Ref434562715"/>
      <w:bookmarkStart w:id="1297" w:name="_Toc448227508"/>
      <w:r>
        <w:lastRenderedPageBreak/>
        <w:t>November 18 (19) / Athor 22: Martyrdom of Sts. Cosmas, Damian, and their Brothers</w:t>
      </w:r>
      <w:bookmarkEnd w:id="1296"/>
      <w:bookmarkEnd w:id="1297"/>
    </w:p>
    <w:p w14:paraId="63F7F3A5" w14:textId="77777777" w:rsidR="0059166B" w:rsidRDefault="0059166B" w:rsidP="0059166B">
      <w:pPr>
        <w:pStyle w:val="Heading4"/>
      </w:pPr>
      <w:bookmarkStart w:id="1298" w:name="_Ref434489688"/>
      <w:r>
        <w:t>The Doxology</w:t>
      </w:r>
      <w:r w:rsidR="00B46E6E">
        <w:t xml:space="preserve"> for Sts. Cosmas, Damian, their Brothers and their Mother</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9"/>
            <w:r>
              <w:t>Prabioc</w:t>
            </w:r>
            <w:commentRangeEnd w:id="1299"/>
            <w:r>
              <w:rPr>
                <w:rStyle w:val="CommentReference"/>
                <w:rFonts w:ascii="Times New Roman" w:eastAsiaTheme="minorHAnsi" w:hAnsi="Times New Roman" w:cstheme="minorBidi"/>
                <w:color w:val="auto"/>
              </w:rPr>
              <w:commentReference w:id="1299"/>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00"/>
            <w:r>
              <w:t xml:space="preserve">confirming </w:t>
            </w:r>
            <w:commentRangeEnd w:id="1300"/>
            <w:r>
              <w:rPr>
                <w:rStyle w:val="CommentReference"/>
                <w:rFonts w:ascii="Times New Roman" w:eastAsiaTheme="minorHAnsi" w:hAnsi="Times New Roman" w:cstheme="minorBidi"/>
                <w:color w:val="auto"/>
              </w:rPr>
              <w:commentReference w:id="1300"/>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301" w:name="_Toc448227509"/>
      <w:r>
        <w:t>November 19 (20) / Athor 23: Consecration of the Church of St. Marina</w:t>
      </w:r>
      <w:bookmarkEnd w:id="1301"/>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302" w:name="_Toc448227510"/>
      <w:r>
        <w:t xml:space="preserve">November 20 (21) / Athor 24: The </w:t>
      </w:r>
      <w:proofErr w:type="gramStart"/>
      <w:r>
        <w:t>Twenty Four</w:t>
      </w:r>
      <w:proofErr w:type="gramEnd"/>
      <w:r>
        <w:t xml:space="preserve"> Presbyters</w:t>
      </w:r>
      <w:bookmarkEnd w:id="1302"/>
    </w:p>
    <w:p w14:paraId="4A042C64" w14:textId="77777777" w:rsidR="00205EA4" w:rsidRDefault="00205EA4" w:rsidP="00205EA4">
      <w:pPr>
        <w:pStyle w:val="Heading4"/>
      </w:pPr>
      <w:bookmarkStart w:id="1303" w:name="_Ref434488339"/>
      <w:r>
        <w:t>The Doxology</w:t>
      </w:r>
      <w:r w:rsidR="00B46E6E">
        <w:t xml:space="preserve"> for the </w:t>
      </w:r>
      <w:proofErr w:type="gramStart"/>
      <w:r w:rsidR="00B46E6E">
        <w:t>Twenty Four</w:t>
      </w:r>
      <w:proofErr w:type="gramEnd"/>
      <w:r w:rsidR="00B46E6E">
        <w:t xml:space="preserve"> Presbyters</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12"/>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13"/>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304" w:name="_Toc448227511"/>
      <w:r>
        <w:t>November 21 (22) / Athor 25: St. Philopater Mercurius</w:t>
      </w:r>
      <w:bookmarkEnd w:id="1304"/>
    </w:p>
    <w:p w14:paraId="1868DD24" w14:textId="77777777" w:rsidR="00205EA4" w:rsidRDefault="00205EA4" w:rsidP="00205EA4">
      <w:pPr>
        <w:pStyle w:val="Heading4"/>
      </w:pPr>
      <w:bookmarkStart w:id="1305" w:name="_Ref434489457"/>
      <w:r>
        <w:t>The Doxology</w:t>
      </w:r>
      <w:r w:rsidR="00B46E6E">
        <w:t xml:space="preserve"> for St. Philopater Mercurius</w:t>
      </w:r>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14"/>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10"/>
            <w:r>
              <w:t>Placed</w:t>
            </w:r>
            <w:commentRangeEnd w:id="1310"/>
            <w:r>
              <w:rPr>
                <w:rStyle w:val="CommentReference"/>
                <w:rFonts w:ascii="Times New Roman" w:eastAsiaTheme="minorHAnsi" w:hAnsi="Times New Roman" w:cstheme="minorBidi"/>
                <w:color w:val="auto"/>
              </w:rPr>
              <w:commentReference w:id="1310"/>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1"/>
            <w:r>
              <w:t>emperate</w:t>
            </w:r>
            <w:r w:rsidRPr="004764BD">
              <w:t xml:space="preserve"> </w:t>
            </w:r>
            <w:r>
              <w:t>with</w:t>
            </w:r>
            <w:commentRangeEnd w:id="1311"/>
            <w:r>
              <w:rPr>
                <w:rStyle w:val="CommentReference"/>
                <w:rFonts w:ascii="Times New Roman" w:eastAsiaTheme="minorHAnsi" w:hAnsi="Times New Roman" w:cstheme="minorBidi"/>
                <w:color w:val="auto"/>
              </w:rPr>
              <w:commentReference w:id="1311"/>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15"/>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315" w:name="_Toc448227512"/>
      <w:r>
        <w:t>November 24 (25) / Athor 28: Martyrdom of St. Serapamon, the bishop of Nikiou</w:t>
      </w:r>
      <w:bookmarkEnd w:id="1315"/>
    </w:p>
    <w:p w14:paraId="764EF4A2" w14:textId="77777777" w:rsidR="00DF43CA" w:rsidRDefault="00DF43CA" w:rsidP="00DF43CA">
      <w:pPr>
        <w:pStyle w:val="Heading4"/>
      </w:pPr>
      <w:bookmarkStart w:id="1316" w:name="_Ref434489794"/>
      <w:r>
        <w:t>The Doxology</w:t>
      </w:r>
      <w:r w:rsidR="00B46E6E">
        <w:t xml:space="preserve"> for St. Serapamon</w:t>
      </w:r>
      <w:bookmarkEnd w:id="1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7"/>
            <w:r>
              <w:t>sprang forth</w:t>
            </w:r>
            <w:commentRangeEnd w:id="1317"/>
            <w:r>
              <w:rPr>
                <w:rStyle w:val="CommentReference"/>
                <w:rFonts w:ascii="Times New Roman" w:eastAsiaTheme="minorHAnsi" w:hAnsi="Times New Roman" w:cstheme="minorBidi"/>
                <w:color w:val="auto"/>
              </w:rPr>
              <w:commentReference w:id="1317"/>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318" w:name="_Toc448227513"/>
      <w:r>
        <w:t>November 25 (26) / Athor 29: Commemoration of the Annunciation, Nativity, and Resurrection on the 29</w:t>
      </w:r>
      <w:r w:rsidRPr="00C0205C">
        <w:rPr>
          <w:vertAlign w:val="superscript"/>
        </w:rPr>
        <w:t>th</w:t>
      </w:r>
      <w:r>
        <w:t xml:space="preserve"> of Every Month</w:t>
      </w:r>
      <w:bookmarkEnd w:id="1318"/>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319" w:name="_Toc448227514"/>
      <w:r>
        <w:t>November 26 (27) / Athor 30: Consecration of a Church of St. Cosmas and Damian, Their Brothers and Their Mother</w:t>
      </w:r>
      <w:bookmarkEnd w:id="1319"/>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320" w:name="_Toc448227515"/>
      <w:r>
        <w:t>November 27 (28) / Koiak 1: Consecration of the Church of St. Shenoute</w:t>
      </w:r>
      <w:bookmarkEnd w:id="1320"/>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321" w:name="_Toc448227516"/>
      <w:r>
        <w:lastRenderedPageBreak/>
        <w:t>November 30 (December 1) / Koiak 4: Martyrdom of St. Andrew the Apostle</w:t>
      </w:r>
      <w:bookmarkEnd w:id="1321"/>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2" w:name="_Toc410196202"/>
      <w:bookmarkStart w:id="1323" w:name="_Toc410196444"/>
      <w:bookmarkStart w:id="1324" w:name="_Toc410196946"/>
      <w:bookmarkStart w:id="1325" w:name="_Toc448227517"/>
      <w:bookmarkStart w:id="1326" w:name="_Toc448696648"/>
      <w:bookmarkStart w:id="1327" w:name="December"/>
      <w:r>
        <w:lastRenderedPageBreak/>
        <w:t>December</w:t>
      </w:r>
      <w:bookmarkEnd w:id="1322"/>
      <w:bookmarkEnd w:id="1323"/>
      <w:bookmarkEnd w:id="1324"/>
      <w:r w:rsidR="00205EA4">
        <w:t xml:space="preserve"> or </w:t>
      </w:r>
      <w:r w:rsidR="00205EA4">
        <w:rPr>
          <w:rFonts w:ascii="FreeSerifAvvaShenouda" w:hAnsi="FreeSerifAvvaShenouda" w:cs="FreeSerifAvvaShenouda"/>
        </w:rPr>
        <w:t>Ⲕⲟⲓⲁϩⲕ</w:t>
      </w:r>
      <w:bookmarkEnd w:id="1325"/>
      <w:bookmarkEnd w:id="1326"/>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6A3219">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6A3219">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6A3219">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6A3219">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6A3219">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6A3219">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6A3219">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6A3219">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6A3219">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6A3219">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6A3219">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6A3219">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6A3219">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6A3219">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6A3219">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6A3219">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6A3219">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6A3219">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8"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9"/>
            <w:r>
              <w:rPr>
                <w:rStyle w:val="CommentReference"/>
                <w:rFonts w:ascii="Times New Roman" w:eastAsiaTheme="minorHAnsi" w:hAnsi="Times New Roman" w:cstheme="minorBidi"/>
                <w:color w:val="auto"/>
              </w:rPr>
              <w:commentReference w:id="132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30"/>
            <w:r>
              <w:t xml:space="preserve">Announced </w:t>
            </w:r>
            <w:commentRangeEnd w:id="1330"/>
            <w:r>
              <w:rPr>
                <w:rStyle w:val="CommentReference"/>
                <w:rFonts w:ascii="Times New Roman" w:eastAsiaTheme="minorHAnsi" w:hAnsi="Times New Roman" w:cstheme="minorBidi"/>
                <w:color w:val="auto"/>
              </w:rPr>
              <w:commentReference w:id="133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16"/>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2" w:name="_Ref434478867"/>
      <w:r>
        <w:t xml:space="preserve">The Third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17"/>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3" w:name="_Ref434478878"/>
      <w:r>
        <w:t xml:space="preserve">The Fourth Doxology of December or </w:t>
      </w:r>
      <w:r w:rsidRPr="006C0F49">
        <w:rPr>
          <w:rFonts w:ascii="FreeSerifAvvaShenouda" w:hAnsi="FreeSerifAvvaShenouda" w:cs="FreeSerifAvvaShenouda"/>
        </w:rPr>
        <w:t>Ⲕⲟⲓⲁϩⲕ</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4"/>
            <w:r>
              <w:t>He raised us with a new invitation.</w:t>
            </w:r>
            <w:commentRangeEnd w:id="1334"/>
            <w:r>
              <w:rPr>
                <w:rStyle w:val="CommentReference"/>
                <w:rFonts w:ascii="Times New Roman" w:eastAsiaTheme="minorHAnsi" w:hAnsi="Times New Roman" w:cstheme="minorBidi"/>
                <w:color w:val="auto"/>
              </w:rPr>
              <w:commentReference w:id="133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5"/>
            <w:r>
              <w:t>Bride</w:t>
            </w:r>
            <w:commentRangeEnd w:id="1335"/>
            <w:r>
              <w:rPr>
                <w:rStyle w:val="CommentReference"/>
                <w:rFonts w:ascii="Times New Roman" w:eastAsiaTheme="minorHAnsi" w:hAnsi="Times New Roman" w:cstheme="minorBidi"/>
                <w:color w:val="auto"/>
              </w:rPr>
              <w:commentReference w:id="133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6" w:name="_Ref434478888"/>
      <w:r>
        <w:t xml:space="preserve">The Fifth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18"/>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7" w:name="_Ref434478907"/>
      <w:r>
        <w:t xml:space="preserve">The Sixth Doxology of December or </w:t>
      </w:r>
      <w:r w:rsidRPr="006C0F49">
        <w:rPr>
          <w:rFonts w:ascii="FreeSerifAvvaShenouda" w:hAnsi="FreeSerifAvvaShenouda" w:cs="FreeSerifAvvaShenouda"/>
        </w:rPr>
        <w:t>Ⲕⲟⲓⲁϩⲕ</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8"/>
            <w:r>
              <w:t xml:space="preserve">return </w:t>
            </w:r>
            <w:commentRangeEnd w:id="1338"/>
            <w:r>
              <w:rPr>
                <w:rStyle w:val="CommentReference"/>
              </w:rPr>
              <w:commentReference w:id="133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9"/>
            <w:r>
              <w:t xml:space="preserve">confirmation </w:t>
            </w:r>
            <w:commentRangeEnd w:id="1339"/>
            <w:r>
              <w:rPr>
                <w:rStyle w:val="CommentReference"/>
              </w:rPr>
              <w:commentReference w:id="133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40"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1"/>
            <w:r>
              <w:t>Angel-evangel of Good News</w:t>
            </w:r>
            <w:commentRangeEnd w:id="1341"/>
            <w:r>
              <w:rPr>
                <w:rStyle w:val="CommentReference"/>
                <w:rFonts w:ascii="Times New Roman" w:eastAsiaTheme="minorHAnsi" w:hAnsi="Times New Roman" w:cstheme="minorBidi"/>
                <w:color w:val="auto"/>
              </w:rPr>
              <w:commentReference w:id="134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2"/>
            <w:r>
              <w:t>Hail, O full of grace</w:t>
            </w:r>
            <w:commentRangeEnd w:id="1342"/>
            <w:r>
              <w:rPr>
                <w:rStyle w:val="CommentReference"/>
                <w:rFonts w:ascii="Times New Roman" w:eastAsiaTheme="minorHAnsi" w:hAnsi="Times New Roman" w:cstheme="minorBidi"/>
                <w:color w:val="auto"/>
              </w:rPr>
              <w:commentReference w:id="134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3"/>
            <w:r>
              <w:t>Angel-Evangel</w:t>
            </w:r>
            <w:commentRangeEnd w:id="1343"/>
            <w:r>
              <w:rPr>
                <w:rStyle w:val="CommentReference"/>
                <w:rFonts w:ascii="Times New Roman" w:eastAsiaTheme="minorHAnsi" w:hAnsi="Times New Roman" w:cstheme="minorBidi"/>
                <w:color w:val="auto"/>
              </w:rPr>
              <w:commentReference w:id="134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4" w:name="_Ref434564112"/>
      <w:bookmarkStart w:id="1345" w:name="_Toc448227518"/>
      <w:bookmarkStart w:id="1346" w:name="_Toc410196203"/>
      <w:bookmarkStart w:id="1347" w:name="_Toc410196445"/>
      <w:bookmarkStart w:id="1348" w:name="_Toc410196947"/>
      <w:r>
        <w:lastRenderedPageBreak/>
        <w:t>December 1 (2) / Koiak 5: Martyrdom of St. Victor</w:t>
      </w:r>
      <w:bookmarkEnd w:id="1344"/>
      <w:bookmarkEnd w:id="1345"/>
    </w:p>
    <w:p w14:paraId="5851AA48" w14:textId="77777777" w:rsidR="00253C5F" w:rsidRDefault="00253C5F" w:rsidP="00253C5F">
      <w:pPr>
        <w:pStyle w:val="Heading4"/>
      </w:pPr>
      <w:bookmarkStart w:id="1349" w:name="_Ref434489590"/>
      <w:r>
        <w:t>The Doxology</w:t>
      </w:r>
      <w:r w:rsidR="00B46E6E">
        <w:t xml:space="preserve"> for St. Victor</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50"/>
            <w:r>
              <w:t>saint</w:t>
            </w:r>
            <w:commentRangeEnd w:id="1350"/>
            <w:r>
              <w:rPr>
                <w:rStyle w:val="CommentReference"/>
                <w:rFonts w:ascii="Times New Roman" w:eastAsiaTheme="minorHAnsi" w:hAnsi="Times New Roman" w:cstheme="minorBidi"/>
                <w:color w:val="auto"/>
              </w:rPr>
              <w:commentReference w:id="135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51" w:name="_Toc448227519"/>
      <w:r>
        <w:lastRenderedPageBreak/>
        <w:t>December 2 (3) / Koiak 6: Pope Abraam the Syrian</w:t>
      </w:r>
      <w:bookmarkEnd w:id="1351"/>
    </w:p>
    <w:p w14:paraId="705AECE8" w14:textId="77777777" w:rsidR="00F416C6" w:rsidRDefault="00F416C6" w:rsidP="00F416C6">
      <w:pPr>
        <w:pStyle w:val="Heading4"/>
      </w:pPr>
      <w:bookmarkStart w:id="1352" w:name="_Ref434492343"/>
      <w:r>
        <w:t>The Doxology of St. Simon the Tanner</w:t>
      </w:r>
      <w:r>
        <w:rPr>
          <w:rStyle w:val="FootnoteReference"/>
        </w:rPr>
        <w:footnoteReference w:id="919"/>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20"/>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3" w:name="_Toc448227520"/>
      <w:r>
        <w:t xml:space="preserve">December 4 (5) / Koiak 8: </w:t>
      </w:r>
      <w:r w:rsidR="00743CE8">
        <w:t xml:space="preserve">The Martyrdom of </w:t>
      </w:r>
      <w:r>
        <w:t>Sts. Barbara and Juliana</w:t>
      </w:r>
      <w:bookmarkEnd w:id="1353"/>
    </w:p>
    <w:p w14:paraId="1D4A5115" w14:textId="77777777" w:rsidR="00FF5FF3" w:rsidRDefault="00FF5FF3" w:rsidP="00FF5FF3">
      <w:pPr>
        <w:pStyle w:val="Heading4"/>
      </w:pPr>
      <w:bookmarkStart w:id="1354" w:name="_Ref434490169"/>
      <w:r>
        <w:t>The Doxology</w:t>
      </w:r>
      <w:r w:rsidR="00B46E6E">
        <w:t xml:space="preserve"> for Sts. Barbara and Juliana</w:t>
      </w:r>
      <w:bookmarkEnd w:id="13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55" w:name="_Toc448227521"/>
      <w:r>
        <w:t>December 4 (5) / Koiak 8: Also St. Samuel the Confessor</w:t>
      </w:r>
      <w:bookmarkEnd w:id="1355"/>
    </w:p>
    <w:p w14:paraId="2EE78AB4" w14:textId="77777777" w:rsidR="00224925" w:rsidRDefault="00224925" w:rsidP="00224925">
      <w:pPr>
        <w:pStyle w:val="Heading4"/>
      </w:pPr>
      <w:bookmarkStart w:id="1356" w:name="_Ref434491260"/>
      <w:r>
        <w:t>The Doxology</w:t>
      </w:r>
      <w:r w:rsidR="00810F04">
        <w:t xml:space="preserve"> for St. Samuel the Confessor</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21"/>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2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67" w:name="_Toc448227522"/>
      <w:r>
        <w:t>December 6 (7) / Koiak 10: Relocation of St. Severus’ Relics</w:t>
      </w:r>
      <w:bookmarkEnd w:id="1367"/>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68" w:name="_Toc448227523"/>
      <w:r>
        <w:t>December 8 (9) / Koiak 12: Commemoration of Archangel Michael</w:t>
      </w:r>
      <w:bookmarkEnd w:id="1368"/>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69" w:name="_Toc448227524"/>
      <w:r>
        <w:t>December 12 (13) / Koiak 16: Saint Spyridon</w:t>
      </w:r>
      <w:r>
        <w:rPr>
          <w:rStyle w:val="FootnoteReference"/>
        </w:rPr>
        <w:footnoteReference w:id="923"/>
      </w:r>
      <w:bookmarkEnd w:id="1369"/>
    </w:p>
    <w:p w14:paraId="598A6BCC" w14:textId="77777777" w:rsidR="005329C1" w:rsidRDefault="005329C1" w:rsidP="005329C1">
      <w:pPr>
        <w:pStyle w:val="Heading3"/>
      </w:pPr>
      <w:bookmarkStart w:id="1370" w:name="_Toc448227525"/>
      <w:r>
        <w:t>December 17 (18) / Koiak 21: Commemoration of the Theotokos</w:t>
      </w:r>
      <w:bookmarkEnd w:id="1370"/>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71" w:name="_Toc448227526"/>
      <w:r>
        <w:lastRenderedPageBreak/>
        <w:t>December 17 (18) / Koiak 21: Also the Martyrdom of St. Barnabas, on</w:t>
      </w:r>
      <w:r w:rsidR="00743CE8">
        <w:t>e</w:t>
      </w:r>
      <w:r>
        <w:t xml:space="preserve"> of the </w:t>
      </w:r>
      <w:proofErr w:type="gramStart"/>
      <w:r>
        <w:t>Seventy Two</w:t>
      </w:r>
      <w:bookmarkEnd w:id="1371"/>
      <w:proofErr w:type="gramEnd"/>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72" w:name="_Toc448227527"/>
      <w:r>
        <w:t>December 18 (19) / Koiak 22: Archangel Gabriel</w:t>
      </w:r>
      <w:r w:rsidR="00481AE5">
        <w:t xml:space="preserve"> (Consecration)</w:t>
      </w:r>
      <w:bookmarkEnd w:id="1372"/>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73" w:name="_Toc448227528"/>
      <w:r>
        <w:t>December 20 (21) / Koiak 24: The Birth of St. Takle Haymanot</w:t>
      </w:r>
      <w:bookmarkEnd w:id="1373"/>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74" w:name="_Toc448227529"/>
      <w:r>
        <w:t>December 21 (22) / Koiak 25: St. John Kami</w:t>
      </w:r>
      <w:bookmarkEnd w:id="1374"/>
    </w:p>
    <w:p w14:paraId="3F9EF92D" w14:textId="77777777" w:rsidR="00810F04" w:rsidRPr="00810F04" w:rsidRDefault="00810F04" w:rsidP="00810F04">
      <w:pPr>
        <w:pStyle w:val="Heading4"/>
      </w:pPr>
      <w:bookmarkStart w:id="1375" w:name="_Ref434491108"/>
      <w:r>
        <w:t>The Doxology for St. John Kami</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76" w:name="_Toc448227530"/>
      <w:r>
        <w:t>December 24 (25) / Koiak 28: Nativity Preparation Day</w:t>
      </w:r>
      <w:bookmarkEnd w:id="1376"/>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77" w:name="_Ref434477504"/>
      <w:r>
        <w:t>The Doxology</w:t>
      </w:r>
      <w:r w:rsidR="00E21EA3">
        <w:t xml:space="preserve"> for the Preparation Day of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78" w:name="_Toc448227531"/>
      <w:r>
        <w:t>December 25 (26) / Koiak 29: The Feast of the Nativity</w:t>
      </w:r>
      <w:bookmarkEnd w:id="1378"/>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9" w:name="_Ref434477532"/>
      <w:r>
        <w:t xml:space="preserve">The </w:t>
      </w:r>
      <w:r w:rsidR="00C33BEB">
        <w:t xml:space="preserve">First </w:t>
      </w:r>
      <w:r>
        <w:t>Doxology</w:t>
      </w:r>
      <w:r w:rsidR="00C33BEB">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80" w:name="_Ref434477542"/>
      <w:r>
        <w:t>The Second Doxology for Nativity</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81"/>
            <w:r>
              <w:t xml:space="preserve">rescued </w:t>
            </w:r>
            <w:commentRangeEnd w:id="1381"/>
            <w:r>
              <w:rPr>
                <w:rStyle w:val="CommentReference"/>
                <w:rFonts w:ascii="Times New Roman" w:eastAsiaTheme="minorHAnsi" w:hAnsi="Times New Roman" w:cstheme="minorBidi"/>
                <w:color w:val="auto"/>
              </w:rPr>
              <w:commentReference w:id="1381"/>
            </w:r>
            <w:r>
              <w:t>and saved us,</w:t>
            </w:r>
          </w:p>
          <w:p w14:paraId="372D1056" w14:textId="77777777" w:rsidR="00C33BEB" w:rsidRDefault="00C33BEB" w:rsidP="00C33BEB">
            <w:pPr>
              <w:pStyle w:val="EngHangEnd"/>
            </w:pPr>
            <w:commentRangeStart w:id="1382"/>
            <w:r>
              <w:t xml:space="preserve">We </w:t>
            </w:r>
            <w:commentRangeEnd w:id="1382"/>
            <w:r>
              <w:rPr>
                <w:rStyle w:val="CommentReference"/>
                <w:rFonts w:ascii="Times New Roman" w:eastAsiaTheme="minorHAnsi" w:hAnsi="Times New Roman" w:cstheme="minorBidi"/>
                <w:color w:val="auto"/>
              </w:rPr>
              <w:commentReference w:id="1382"/>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83" w:name="_Ref434477554"/>
      <w:r>
        <w:lastRenderedPageBreak/>
        <w:t>The Third Doxology for Nativity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84" w:name="_Ref434475057"/>
      <w:r>
        <w:t>The Sunday Psali Adam</w:t>
      </w:r>
      <w:r w:rsidR="006C1B94">
        <w:t xml:space="preserve"> for Nativity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85" w:name="_Ref434475083"/>
      <w:r>
        <w:lastRenderedPageBreak/>
        <w:t>The Monday Psali Adam</w:t>
      </w:r>
      <w:r w:rsidR="006C1B94">
        <w:t xml:space="preserve"> for Nativity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2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86" w:name="_Ref434475102"/>
      <w:r>
        <w:lastRenderedPageBreak/>
        <w:t>The Tuesday Psali Adam</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7"/>
            <w:r>
              <w:t xml:space="preserve">Shone </w:t>
            </w:r>
            <w:commentRangeEnd w:id="1387"/>
            <w:r>
              <w:rPr>
                <w:rStyle w:val="CommentReference"/>
              </w:rPr>
              <w:commentReference w:id="1387"/>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8"/>
            <w:r>
              <w:t>All</w:t>
            </w:r>
            <w:commentRangeEnd w:id="1388"/>
            <w:r>
              <w:rPr>
                <w:rStyle w:val="CommentReference"/>
              </w:rPr>
              <w:commentReference w:id="1388"/>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9"/>
            <w:r>
              <w:t>seals</w:t>
            </w:r>
            <w:commentRangeEnd w:id="1389"/>
            <w:r>
              <w:rPr>
                <w:rStyle w:val="CommentReference"/>
              </w:rPr>
              <w:commentReference w:id="1389"/>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90"/>
            <w:r>
              <w:t>Tetra</w:t>
            </w:r>
            <w:commentRangeEnd w:id="1390"/>
            <w:r>
              <w:rPr>
                <w:rStyle w:val="CommentReference"/>
              </w:rPr>
              <w:commentReference w:id="1390"/>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91"/>
            <w:r>
              <w:t xml:space="preserve">flaming </w:t>
            </w:r>
            <w:commentRangeEnd w:id="1391"/>
            <w:r>
              <w:rPr>
                <w:rStyle w:val="CommentReference"/>
              </w:rPr>
              <w:commentReference w:id="1391"/>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92"/>
            <w:r>
              <w:t>disease</w:t>
            </w:r>
            <w:commentRangeEnd w:id="1392"/>
            <w:r>
              <w:rPr>
                <w:rStyle w:val="CommentReference"/>
              </w:rPr>
              <w:commentReference w:id="1392"/>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93" w:name="_Ref434475128"/>
      <w:r>
        <w:lastRenderedPageBreak/>
        <w:t>The Wednesday Psali Batos</w:t>
      </w:r>
      <w:r w:rsidR="006C1B94">
        <w:t xml:space="preserve"> for Nativity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94" w:name="_Ref434475150"/>
      <w:r>
        <w:t>The Thursday Psali Batos</w:t>
      </w:r>
      <w:r w:rsidR="006C1B94">
        <w:t xml:space="preserve"> for Nativity</w:t>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95"/>
            <w:r>
              <w:t xml:space="preserve">Isaiah </w:t>
            </w:r>
            <w:commentRangeEnd w:id="1395"/>
            <w:r>
              <w:rPr>
                <w:rStyle w:val="CommentReference"/>
              </w:rPr>
              <w:commentReference w:id="1395"/>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96" w:name="_Ref434475177"/>
      <w:r>
        <w:t>The Friday Psali Batos</w:t>
      </w:r>
      <w:r w:rsidR="006C1B94">
        <w:t xml:space="preserve"> for Nativity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7" w:name="_Ref434475196"/>
      <w:r>
        <w:t>The Saturday Psali Batos</w:t>
      </w:r>
      <w:r w:rsidR="006C1B94">
        <w:t xml:space="preserve"> for Nativity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8"/>
            <w:r>
              <w:t>For I cannot speak.</w:t>
            </w:r>
            <w:commentRangeEnd w:id="1398"/>
            <w:r>
              <w:rPr>
                <w:rStyle w:val="CommentReference"/>
              </w:rPr>
              <w:commentReference w:id="1398"/>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9" w:name="_Toc448227532"/>
      <w:r>
        <w:t>December 26 (27) / Koiak 30: The Second Day of the Feast of the Nativity</w:t>
      </w:r>
      <w:bookmarkEnd w:id="1399"/>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00" w:name="_Ref434561401"/>
      <w:bookmarkStart w:id="1401" w:name="_Toc448227533"/>
      <w:r>
        <w:t>December 27 (28) / Tobi 1: St. Stephen Day</w:t>
      </w:r>
      <w:bookmarkEnd w:id="1400"/>
      <w:bookmarkEnd w:id="1401"/>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402" w:name="_Toc448227534"/>
      <w:r>
        <w:t xml:space="preserve">December 29 (30) / Tobi 3: The One Hundred and </w:t>
      </w:r>
      <w:proofErr w:type="gramStart"/>
      <w:r>
        <w:t>Forty Four</w:t>
      </w:r>
      <w:proofErr w:type="gramEnd"/>
      <w:r>
        <w:t xml:space="preserve"> Thousand</w:t>
      </w:r>
      <w:bookmarkEnd w:id="1402"/>
    </w:p>
    <w:p w14:paraId="2FE981A9" w14:textId="77777777" w:rsidR="00073003" w:rsidRDefault="00073003" w:rsidP="00073003">
      <w:pPr>
        <w:pStyle w:val="Heading4"/>
      </w:pPr>
      <w:bookmarkStart w:id="1403" w:name="_Ref434488616"/>
      <w:r>
        <w:t>The Doxology</w:t>
      </w:r>
      <w:r w:rsidR="00B46E6E">
        <w:t xml:space="preserve"> for the One Hundred and </w:t>
      </w:r>
      <w:proofErr w:type="gramStart"/>
      <w:r w:rsidR="00B46E6E">
        <w:t>Forty Four</w:t>
      </w:r>
      <w:proofErr w:type="gramEnd"/>
      <w:r w:rsidR="00B46E6E">
        <w:t xml:space="preserve"> Thousand</w:t>
      </w:r>
      <w:bookmarkEnd w:id="14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2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2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04" w:name="_Ref434564016"/>
      <w:bookmarkStart w:id="1405" w:name="_Toc448227535"/>
      <w:r>
        <w:t>December 30 (31) / Tobi 4: St. John the Evangelist</w:t>
      </w:r>
      <w:bookmarkEnd w:id="1404"/>
      <w:bookmarkEnd w:id="1405"/>
    </w:p>
    <w:p w14:paraId="3C0BCC81" w14:textId="77777777" w:rsidR="00FF5FF3" w:rsidRDefault="00FF5FF3" w:rsidP="00FF5FF3">
      <w:pPr>
        <w:pStyle w:val="Heading4"/>
      </w:pPr>
      <w:bookmarkStart w:id="1406" w:name="_Ref434488768"/>
      <w:r>
        <w:t>The Doxology</w:t>
      </w:r>
      <w:r w:rsidR="00B46E6E">
        <w:t xml:space="preserve"> for</w:t>
      </w:r>
      <w:r w:rsidR="00BC160E">
        <w:t xml:space="preserve"> St. John the Evangelist</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7"/>
            <w:r>
              <w:t>Zebulun</w:t>
            </w:r>
            <w:commentRangeEnd w:id="1407"/>
            <w:r>
              <w:rPr>
                <w:rStyle w:val="FootnoteReference"/>
              </w:rPr>
              <w:footnoteReference w:id="927"/>
            </w:r>
            <w:r>
              <w:rPr>
                <w:rStyle w:val="CommentReference"/>
                <w:rFonts w:ascii="Times New Roman" w:eastAsiaTheme="minorHAnsi" w:hAnsi="Times New Roman" w:cstheme="minorBidi"/>
                <w:color w:val="auto"/>
              </w:rPr>
              <w:commentReference w:id="1407"/>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2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8" w:name="_Toc410196204"/>
      <w:bookmarkStart w:id="1409" w:name="_Toc410196446"/>
      <w:bookmarkStart w:id="1410" w:name="_Toc410196948"/>
      <w:bookmarkStart w:id="1411" w:name="_Toc448696649"/>
      <w:bookmarkStart w:id="1412" w:name="January"/>
      <w:bookmarkEnd w:id="1327"/>
      <w:bookmarkEnd w:id="1346"/>
      <w:bookmarkEnd w:id="1347"/>
      <w:bookmarkEnd w:id="1348"/>
      <w:r>
        <w:lastRenderedPageBreak/>
        <w:t>January</w:t>
      </w:r>
      <w:bookmarkEnd w:id="1408"/>
      <w:bookmarkEnd w:id="1409"/>
      <w:bookmarkEnd w:id="1410"/>
      <w:r w:rsidR="00FF5FF3">
        <w:t xml:space="preserve"> or </w:t>
      </w:r>
      <w:r w:rsidR="00FF5FF3">
        <w:rPr>
          <w:rFonts w:ascii="FreeSerifAvvaShenouda" w:hAnsi="FreeSerifAvvaShenouda" w:cs="FreeSerifAvvaShenouda"/>
        </w:rPr>
        <w:t>Ⲧⲱⲃⲓ</w:t>
      </w:r>
      <w:bookmarkEnd w:id="1411"/>
    </w:p>
    <w:bookmarkStart w:id="1413" w:name="_Toc410196949" w:displacedByCustomXml="next"/>
    <w:bookmarkStart w:id="1414" w:name="_Toc410196447" w:displacedByCustomXml="next"/>
    <w:bookmarkStart w:id="1415" w:name="_Toc410196205"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6A3219">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6A3219">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6A3219">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6A3219">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6A3219">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6A3219">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6A3219">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6A3219">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6A3219">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6A3219">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6A3219">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6A3219">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6A3219">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6A3219">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6A3219">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6A3219">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6A3219">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6A3219">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6A3219">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16" w:name="_Toc448227536"/>
      <w:r>
        <w:rPr>
          <w:lang w:val="en-US"/>
        </w:rPr>
        <w:lastRenderedPageBreak/>
        <w:t>January 1 (2) / Tobi 6</w:t>
      </w:r>
      <w:r w:rsidR="00FF5FF3">
        <w:rPr>
          <w:lang w:val="en-US"/>
        </w:rPr>
        <w:t xml:space="preserve">: The Feast of the </w:t>
      </w:r>
      <w:r w:rsidR="00495F1A">
        <w:t>Circumcision</w:t>
      </w:r>
      <w:bookmarkEnd w:id="1415"/>
      <w:bookmarkEnd w:id="1414"/>
      <w:bookmarkEnd w:id="1413"/>
      <w:bookmarkEnd w:id="1416"/>
    </w:p>
    <w:p w14:paraId="1387E376" w14:textId="77777777" w:rsidR="00FF5FF3" w:rsidRDefault="00FF5FF3" w:rsidP="00FF5FF3">
      <w:pPr>
        <w:pStyle w:val="Heading4"/>
      </w:pPr>
      <w:bookmarkStart w:id="1417" w:name="_Ref434477590"/>
      <w:r>
        <w:t>The Doxology</w:t>
      </w:r>
      <w:r w:rsidR="00E21EA3">
        <w:t xml:space="preserve"> for the Circumcision</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8"/>
            <w:r>
              <w:t xml:space="preserve">Christian </w:t>
            </w:r>
            <w:commentRangeEnd w:id="1418"/>
            <w:r>
              <w:rPr>
                <w:rStyle w:val="CommentReference"/>
                <w:rFonts w:ascii="Times New Roman" w:eastAsiaTheme="minorHAnsi" w:hAnsi="Times New Roman" w:cstheme="minorBidi"/>
                <w:color w:val="auto"/>
              </w:rPr>
              <w:commentReference w:id="1418"/>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9" w:name="_Ref434475229"/>
      <w:r>
        <w:t>The Psali Adam</w:t>
      </w:r>
      <w:r w:rsidR="006C1B94">
        <w:t xml:space="preserve"> for the Circumcision</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20"/>
            <w:r>
              <w:t xml:space="preserve">Victorious </w:t>
            </w:r>
            <w:commentRangeEnd w:id="1420"/>
            <w:r>
              <w:rPr>
                <w:rStyle w:val="CommentReference"/>
              </w:rPr>
              <w:commentReference w:id="1420"/>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21" w:name="_Ref434475252"/>
      <w:r>
        <w:t>The Psali Batos</w:t>
      </w:r>
      <w:r w:rsidR="006C1B94">
        <w:t xml:space="preserve"> for the Circumcision</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22"/>
            <w:r>
              <w:t>divinity</w:t>
            </w:r>
            <w:commentRangeEnd w:id="1422"/>
            <w:r>
              <w:rPr>
                <w:rStyle w:val="CommentReference"/>
              </w:rPr>
              <w:commentReference w:id="1422"/>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23" w:name="_Toc410196206"/>
      <w:bookmarkStart w:id="1424" w:name="_Toc410196448"/>
      <w:bookmarkStart w:id="1425" w:name="_Toc410196950"/>
      <w:bookmarkStart w:id="1426" w:name="_Toc448227537"/>
      <w:r>
        <w:t xml:space="preserve">January 6 (7) / Tobi 11: The Feast of </w:t>
      </w:r>
      <w:r w:rsidR="00495F1A">
        <w:t>Theophany</w:t>
      </w:r>
      <w:bookmarkEnd w:id="1423"/>
      <w:bookmarkEnd w:id="1424"/>
      <w:bookmarkEnd w:id="1425"/>
      <w:bookmarkEnd w:id="1426"/>
    </w:p>
    <w:p w14:paraId="322B4F7B" w14:textId="77777777" w:rsidR="00FF5FF3" w:rsidRDefault="00430630" w:rsidP="00FF5FF3">
      <w:pPr>
        <w:pStyle w:val="Heading4"/>
      </w:pPr>
      <w:bookmarkStart w:id="1427" w:name="_Ref434477630"/>
      <w:r>
        <w:t>An</w:t>
      </w:r>
      <w:r w:rsidR="00FF5FF3">
        <w:t xml:space="preserve"> </w:t>
      </w:r>
      <w:r>
        <w:t xml:space="preserve">Abridged </w:t>
      </w:r>
      <w:r w:rsidR="00FF5FF3">
        <w:t>Doxology</w:t>
      </w:r>
      <w:r w:rsidR="00E21EA3">
        <w:t xml:space="preserve"> for Theophany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8" w:name="_Ref434477641"/>
      <w:r>
        <w:lastRenderedPageBreak/>
        <w:t>The First Doxology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9" w:name="_Ref434477660"/>
      <w:r>
        <w:lastRenderedPageBreak/>
        <w:t>The Second Doxology for Theophany</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30" w:name="_Ref434475280"/>
      <w:r>
        <w:t>The Sunday Psali Adam</w:t>
      </w:r>
      <w:r w:rsidR="006C1B94">
        <w:t xml:space="preserve"> for Theophany</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31"/>
            <w:r>
              <w:t xml:space="preserve">confirm </w:t>
            </w:r>
            <w:commentRangeEnd w:id="1431"/>
            <w:r>
              <w:rPr>
                <w:rStyle w:val="CommentReference"/>
              </w:rPr>
              <w:commentReference w:id="1431"/>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32"/>
            <w:r>
              <w:t>ⲛ̀ϫⲉ</w:t>
            </w:r>
            <w:commentRangeEnd w:id="1432"/>
            <w:r>
              <w:rPr>
                <w:rStyle w:val="CommentReference"/>
                <w:rFonts w:ascii="Times New Roman" w:hAnsi="Times New Roman"/>
              </w:rPr>
              <w:commentReference w:id="1432"/>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33"/>
            <w:r>
              <w:t>moved</w:t>
            </w:r>
            <w:commentRangeEnd w:id="1433"/>
            <w:r>
              <w:rPr>
                <w:rStyle w:val="CommentReference"/>
              </w:rPr>
              <w:commentReference w:id="1433"/>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34"/>
            <w:r>
              <w:t>thrice holy,</w:t>
            </w:r>
            <w:commentRangeEnd w:id="1434"/>
            <w:r>
              <w:rPr>
                <w:rStyle w:val="CommentReference"/>
              </w:rPr>
              <w:commentReference w:id="1434"/>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35" w:name="_Ref434475309"/>
      <w:r>
        <w:lastRenderedPageBreak/>
        <w:t>The Monday Psali Adam</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36"/>
            <w:r>
              <w:t xml:space="preserve">Ⲓⲱⲁⲛⲛⲟⲩ </w:t>
            </w:r>
            <w:commentRangeEnd w:id="1436"/>
            <w:r>
              <w:rPr>
                <w:rStyle w:val="CommentReference"/>
                <w:rFonts w:ascii="Times New Roman" w:hAnsi="Times New Roman"/>
              </w:rPr>
              <w:commentReference w:id="1436"/>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7"/>
            <w:r>
              <w:rPr>
                <w:rFonts w:eastAsia="Arial Unicode MS" w:cs="FreeSerifAvvaShenouda"/>
              </w:rPr>
              <w:t>ⲛⲓϯϩⲟ</w:t>
            </w:r>
            <w:commentRangeEnd w:id="1437"/>
            <w:r>
              <w:rPr>
                <w:rStyle w:val="CommentReference"/>
                <w:rFonts w:ascii="Times New Roman" w:hAnsi="Times New Roman"/>
              </w:rPr>
              <w:commentReference w:id="1437"/>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8" w:name="_Ref434475331"/>
      <w:r>
        <w:t>The Tuesday Psali Adam</w:t>
      </w:r>
      <w:r w:rsidR="006C1B94">
        <w:t xml:space="preserve"> for Theophany</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9"/>
            <w:r>
              <w:t>ⲫⲏ</w:t>
            </w:r>
            <w:commentRangeEnd w:id="1439"/>
            <w:r>
              <w:rPr>
                <w:rStyle w:val="CommentReference"/>
                <w:rFonts w:ascii="Times New Roman" w:hAnsi="Times New Roman"/>
              </w:rPr>
              <w:commentReference w:id="1439"/>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40"/>
            <w:r>
              <w:t>ϯⲥⲩⲛⲧⲉⲗⲓⲁ</w:t>
            </w:r>
            <w:commentRangeEnd w:id="1440"/>
            <w:r>
              <w:rPr>
                <w:rStyle w:val="CommentReference"/>
                <w:rFonts w:ascii="Times New Roman" w:hAnsi="Times New Roman"/>
              </w:rPr>
              <w:commentReference w:id="1440"/>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41" w:name="_Ref434475362"/>
      <w:r>
        <w:t>The Wednesday Psali Batos</w:t>
      </w:r>
      <w:r w:rsidR="006C1B94">
        <w:t xml:space="preserve"> for Theophany</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29"/>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42" w:name="_Ref434475388"/>
      <w:r>
        <w:t>The Thursday Psali Batos</w:t>
      </w:r>
      <w:r w:rsidR="006C1B94">
        <w:t xml:space="preserve"> for Theophany</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43" w:name="_Ref434475411"/>
      <w:r>
        <w:t>The Friday Psali Batos</w:t>
      </w:r>
      <w:r w:rsidR="006C1B94">
        <w:t xml:space="preserve"> for Theophany</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44" w:name="_Ref434475434"/>
      <w:r>
        <w:t>The Saturday Psali Batos</w:t>
      </w:r>
      <w:r w:rsidR="006C1B94">
        <w:t xml:space="preserve"> for Theophany</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45"/>
            <w:r>
              <w:t>liberty</w:t>
            </w:r>
            <w:commentRangeEnd w:id="1445"/>
            <w:r>
              <w:rPr>
                <w:rStyle w:val="CommentReference"/>
              </w:rPr>
              <w:commentReference w:id="1445"/>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46"/>
            <w:r>
              <w:t xml:space="preserve">confirm </w:t>
            </w:r>
            <w:commentRangeEnd w:id="1446"/>
            <w:r>
              <w:rPr>
                <w:rStyle w:val="CommentReference"/>
              </w:rPr>
              <w:commentReference w:id="1446"/>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7" w:name="_Toc448227538"/>
      <w:r>
        <w:t>January 7 (8) / Tobi 12</w:t>
      </w:r>
      <w:r w:rsidR="001225FA">
        <w:t xml:space="preserve">: </w:t>
      </w:r>
      <w:r>
        <w:t>The Second Day of the Feast of Theophany</w:t>
      </w:r>
      <w:bookmarkEnd w:id="1447"/>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8" w:name="_Toc448227539"/>
      <w:r>
        <w:lastRenderedPageBreak/>
        <w:t>January 7 (8) / Tobi 12</w:t>
      </w:r>
      <w:r w:rsidR="001225FA">
        <w:t xml:space="preserve">: </w:t>
      </w:r>
      <w:r>
        <w:t>Also the Commemoration of Archangel Michael</w:t>
      </w:r>
      <w:bookmarkEnd w:id="1448"/>
    </w:p>
    <w:p w14:paraId="322A578A" w14:textId="4D9FD667" w:rsidR="00191A26" w:rsidRPr="00B637D8" w:rsidRDefault="00191A26" w:rsidP="00191A26">
      <w:pPr>
        <w:pStyle w:val="Rubric"/>
      </w:pPr>
      <w:bookmarkStart w:id="1449" w:name="_Toc410196207"/>
      <w:bookmarkStart w:id="1450" w:name="_Toc410196449"/>
      <w:bookmarkStart w:id="1451"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52" w:name="_Ref434562461"/>
      <w:bookmarkStart w:id="1453" w:name="_Toc448227540"/>
      <w:r>
        <w:t>January 7 (8) / Tobi 12</w:t>
      </w:r>
      <w:r w:rsidR="001225FA">
        <w:t xml:space="preserve">: </w:t>
      </w:r>
      <w:commentRangeStart w:id="1454"/>
      <w:r>
        <w:t>Also St. Theodore Anatoly</w:t>
      </w:r>
      <w:commentRangeEnd w:id="1454"/>
      <w:r>
        <w:rPr>
          <w:rStyle w:val="CommentReference"/>
          <w:rFonts w:eastAsiaTheme="minorHAnsi" w:cstheme="minorBidi"/>
          <w:b w:val="0"/>
          <w:bCs w:val="0"/>
        </w:rPr>
        <w:commentReference w:id="1454"/>
      </w:r>
      <w:bookmarkEnd w:id="1452"/>
      <w:bookmarkEnd w:id="1453"/>
    </w:p>
    <w:p w14:paraId="7DD26869" w14:textId="77777777" w:rsidR="006B44CE" w:rsidRDefault="006B44CE" w:rsidP="006B44CE">
      <w:pPr>
        <w:pStyle w:val="Heading4"/>
      </w:pPr>
      <w:bookmarkStart w:id="1455" w:name="_Ref434477694"/>
      <w:bookmarkStart w:id="1456" w:name="_Ref434489376"/>
      <w:r>
        <w:t>The Doxology</w:t>
      </w:r>
      <w:bookmarkEnd w:id="1455"/>
      <w:r w:rsidR="00B46E6E">
        <w:t xml:space="preserve"> for St. Theodore Anatoly</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7" w:name="_Toc448227541"/>
      <w:r>
        <w:t xml:space="preserve">January 8 (9) / Tobi 13: The Feast of </w:t>
      </w:r>
      <w:proofErr w:type="gramStart"/>
      <w:r>
        <w:t>T</w:t>
      </w:r>
      <w:r w:rsidR="00495F1A">
        <w:t>he</w:t>
      </w:r>
      <w:proofErr w:type="gramEnd"/>
      <w:r w:rsidR="00495F1A">
        <w:t xml:space="preserve"> Wedding of Cana of Galilee</w:t>
      </w:r>
      <w:bookmarkEnd w:id="1449"/>
      <w:bookmarkEnd w:id="1450"/>
      <w:bookmarkEnd w:id="1451"/>
      <w:bookmarkEnd w:id="1457"/>
    </w:p>
    <w:p w14:paraId="46F7A60E" w14:textId="77777777" w:rsidR="00A37BB6" w:rsidRDefault="00A37BB6" w:rsidP="00A37BB6">
      <w:pPr>
        <w:pStyle w:val="Heading4"/>
      </w:pPr>
      <w:bookmarkStart w:id="1458" w:name="_Ref434477774"/>
      <w:r>
        <w:t>The Doxology</w:t>
      </w:r>
      <w:r w:rsidR="00E21EA3">
        <w:t xml:space="preserve"> for the Wedding of Cana</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9" w:name="_Ref434475472"/>
      <w:r>
        <w:t>The Psali Adam</w:t>
      </w:r>
      <w:r w:rsidR="006C1B94">
        <w:t xml:space="preserve"> for the Wedding of Cana</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60" w:name="_Ref434475500"/>
      <w:r>
        <w:lastRenderedPageBreak/>
        <w:t>The Psali Batos</w:t>
      </w:r>
      <w:r w:rsidR="006C1B94">
        <w:t xml:space="preserve"> for the Wedding of Cana</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61" w:name="_Ref434560112"/>
      <w:bookmarkStart w:id="1462" w:name="_Toc448227542"/>
      <w:r>
        <w:t>January 8 (9) / Tobi 13: Also the Martyrdom of St. Demiana</w:t>
      </w:r>
      <w:bookmarkEnd w:id="1461"/>
      <w:bookmarkEnd w:id="1462"/>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63" w:name="_Ref434490124"/>
      <w:r>
        <w:lastRenderedPageBreak/>
        <w:t>Another Doxology of St. Demiana</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30"/>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31"/>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64" w:name="_Ref434563224"/>
      <w:bookmarkStart w:id="1465" w:name="_Toc448227543"/>
      <w:r>
        <w:t>January 9 (10) / Tobi 14: St. Maximus</w:t>
      </w:r>
      <w:bookmarkEnd w:id="1464"/>
      <w:bookmarkEnd w:id="1465"/>
    </w:p>
    <w:p w14:paraId="1847ABB1" w14:textId="77777777" w:rsidR="00662600" w:rsidRDefault="00810F04" w:rsidP="00810F04">
      <w:pPr>
        <w:pStyle w:val="Heading4"/>
      </w:pPr>
      <w:bookmarkStart w:id="1466" w:name="_Ref434490957"/>
      <w:r>
        <w:t>The Doxology for</w:t>
      </w:r>
      <w:r w:rsidR="00662600">
        <w:t xml:space="preserve"> Sts. Maximus and Dometius</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32"/>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33"/>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70" w:name="_Toc448227544"/>
      <w:r>
        <w:t>Jan</w:t>
      </w:r>
      <w:r w:rsidR="00662600">
        <w:t>uary 12 (13) / Tobi 17: St. Dome</w:t>
      </w:r>
      <w:r>
        <w:t>tius</w:t>
      </w:r>
      <w:bookmarkEnd w:id="1470"/>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71" w:name="_Toc448227545"/>
      <w:r>
        <w:t>January 13 (14) / Tobi 18: St. Hilary of Poitiers</w:t>
      </w:r>
      <w:bookmarkEnd w:id="1471"/>
    </w:p>
    <w:p w14:paraId="17E429FC" w14:textId="7FC8029F" w:rsidR="00A96087" w:rsidRDefault="00A96087" w:rsidP="00A96087">
      <w:pPr>
        <w:pStyle w:val="Heading4"/>
      </w:pPr>
      <w:r>
        <w:t>The Doxology for St. Hilary of Poitiers</w:t>
      </w:r>
      <w:r w:rsidR="006035EE">
        <w:rPr>
          <w:rStyle w:val="FootnoteReference"/>
        </w:rPr>
        <w:footnoteReference w:id="93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72" w:name="_Toc448227546"/>
      <w:bookmarkStart w:id="1473" w:name="_Toc410196208"/>
      <w:bookmarkStart w:id="1474" w:name="_Toc410196450"/>
      <w:bookmarkStart w:id="1475" w:name="_Toc410196952"/>
      <w:r>
        <w:t>January 15 (16) / Tobi 20: Departure of St. Prochorus the Disciple</w:t>
      </w:r>
      <w:bookmarkEnd w:id="1472"/>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76" w:name="_Toc448227547"/>
      <w:r>
        <w:t xml:space="preserve">January 16 (17) / Tobi 21: </w:t>
      </w:r>
      <w:r w:rsidR="00495F1A">
        <w:t>The Dormition of the Virgin</w:t>
      </w:r>
      <w:bookmarkEnd w:id="1473"/>
      <w:bookmarkEnd w:id="1474"/>
      <w:bookmarkEnd w:id="1475"/>
      <w:bookmarkEnd w:id="1476"/>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77" w:name="_Ref434560171"/>
      <w:bookmarkStart w:id="1478" w:name="_Toc448227548"/>
      <w:r>
        <w:t>January 17 (18) / Tobi 22: St. Anthony the Great</w:t>
      </w:r>
      <w:bookmarkEnd w:id="1477"/>
      <w:bookmarkEnd w:id="1478"/>
    </w:p>
    <w:p w14:paraId="38BCD1D7" w14:textId="77777777" w:rsidR="00FF5FF3" w:rsidRDefault="00FF5FF3" w:rsidP="00FF5FF3">
      <w:pPr>
        <w:pStyle w:val="Heading4"/>
      </w:pPr>
      <w:bookmarkStart w:id="1479" w:name="_Ref434490340"/>
      <w:r>
        <w:t>The Doxology</w:t>
      </w:r>
      <w:r w:rsidR="00B46E6E">
        <w:t xml:space="preserve"> for St. Anthony the Great</w:t>
      </w:r>
      <w:bookmarkEnd w:id="1479"/>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80" w:name="_Toc448227549"/>
      <w:r>
        <w:t>January 18 (19) / Tobi 23: St. Timothy the Apostle</w:t>
      </w:r>
      <w:bookmarkEnd w:id="1480"/>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81" w:name="_Toc448227550"/>
      <w:r>
        <w:lastRenderedPageBreak/>
        <w:t>January 22 (23) / Tobi 27: Archangel Suriel</w:t>
      </w:r>
      <w:bookmarkEnd w:id="1481"/>
    </w:p>
    <w:p w14:paraId="79FCFE0C" w14:textId="77777777" w:rsidR="00596AC8" w:rsidRDefault="00596AC8" w:rsidP="00596AC8">
      <w:pPr>
        <w:pStyle w:val="Heading4"/>
      </w:pPr>
      <w:bookmarkStart w:id="1482" w:name="_Ref434488250"/>
      <w:r>
        <w:t>The Doxology</w:t>
      </w:r>
      <w:r w:rsidR="00B46E6E">
        <w:t xml:space="preserve"> for Archangel Suriel</w:t>
      </w:r>
      <w:bookmarkEnd w:id="14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83" w:name="_Toc448227551"/>
      <w:r>
        <w:t>January 22 (23) / Tobi 27: Also Relocation of St. Timothy the Apostle’s Relics</w:t>
      </w:r>
      <w:bookmarkEnd w:id="1483"/>
    </w:p>
    <w:p w14:paraId="3FBC7E0C" w14:textId="4C84A772" w:rsidR="00191A26" w:rsidRDefault="00191A26" w:rsidP="00191A26">
      <w:pPr>
        <w:pStyle w:val="Rubric"/>
      </w:pPr>
      <w:bookmarkStart w:id="1484"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85" w:name="_Toc448227552"/>
      <w:r>
        <w:t>January 24 (25) / Tobi 29: Commemoration of the Annunciation, Nativity, and Resurrection on the 29</w:t>
      </w:r>
      <w:r w:rsidRPr="00C0205C">
        <w:rPr>
          <w:vertAlign w:val="superscript"/>
        </w:rPr>
        <w:t>th</w:t>
      </w:r>
      <w:r>
        <w:t xml:space="preserve"> of Every Month</w:t>
      </w:r>
      <w:bookmarkEnd w:id="1485"/>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86" w:name="_Toc448227553"/>
      <w:r>
        <w:lastRenderedPageBreak/>
        <w:t>January 27 (28) / Meshir 2: St. Paul the Anchorite</w:t>
      </w:r>
      <w:bookmarkEnd w:id="1484"/>
      <w:bookmarkEnd w:id="1486"/>
    </w:p>
    <w:p w14:paraId="680E4267" w14:textId="77777777" w:rsidR="00C30529" w:rsidRDefault="00C30529" w:rsidP="00C30529">
      <w:pPr>
        <w:pStyle w:val="Heading4"/>
      </w:pPr>
      <w:bookmarkStart w:id="1487" w:name="_Ref434490368"/>
      <w:r>
        <w:t>The Doxology</w:t>
      </w:r>
      <w:r w:rsidR="00B46E6E">
        <w:t xml:space="preserve"> for St. Paul the Anchorite</w:t>
      </w:r>
      <w:bookmarkEnd w:id="1487"/>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3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3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8" w:name="_Toc448227554"/>
      <w:r>
        <w:t>January 29 (30) / Meshir 4: Martyrdom of St. Agabus the Disciple</w:t>
      </w:r>
      <w:bookmarkEnd w:id="1488"/>
    </w:p>
    <w:p w14:paraId="6DDD9040" w14:textId="5FCE5A21" w:rsidR="00191A26" w:rsidRDefault="00191A26" w:rsidP="00191A26">
      <w:pPr>
        <w:pStyle w:val="Rubric"/>
      </w:pPr>
      <w:bookmarkStart w:id="1489" w:name="_Toc410196209"/>
      <w:bookmarkStart w:id="1490" w:name="_Toc410196451"/>
      <w:bookmarkStart w:id="1491"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92" w:name="_Toc448227555"/>
      <w:r>
        <w:t>January 21 (31) / Meshir 5: St. Apollo the Friend of St. Apip</w:t>
      </w:r>
      <w:bookmarkEnd w:id="1492"/>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93" w:name="_Toc448696650"/>
      <w:bookmarkStart w:id="1494" w:name="February"/>
      <w:bookmarkEnd w:id="1412"/>
      <w:r>
        <w:lastRenderedPageBreak/>
        <w:t>February</w:t>
      </w:r>
      <w:bookmarkEnd w:id="1489"/>
      <w:bookmarkEnd w:id="1490"/>
      <w:bookmarkEnd w:id="1491"/>
      <w:r w:rsidR="00C30529">
        <w:t xml:space="preserve"> or </w:t>
      </w:r>
      <w:r w:rsidR="00C30529">
        <w:rPr>
          <w:rFonts w:ascii="FreeSerifAvvaShenouda" w:hAnsi="FreeSerifAvvaShenouda" w:cs="FreeSerifAvvaShenouda"/>
        </w:rPr>
        <w:t>Ⲙϣⲓⲣ</w:t>
      </w:r>
      <w:bookmarkEnd w:id="1493"/>
    </w:p>
    <w:bookmarkStart w:id="1495" w:name="_Toc410196954" w:displacedByCustomXml="next"/>
    <w:bookmarkStart w:id="1496" w:name="_Toc410196452" w:displacedByCustomXml="next"/>
    <w:bookmarkStart w:id="1497" w:name="_Toc410196210"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6A3219">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6A3219">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6A3219">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6A3219">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6A3219">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6A3219">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6A3219">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6A3219">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6A3219">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8" w:name="_Toc448227556"/>
      <w:r>
        <w:lastRenderedPageBreak/>
        <w:t xml:space="preserve">February 2 (3): Meshir 8: </w:t>
      </w:r>
      <w:r w:rsidR="00495F1A">
        <w:t>The Entrance into the Temple</w:t>
      </w:r>
      <w:bookmarkEnd w:id="1497"/>
      <w:bookmarkEnd w:id="1496"/>
      <w:bookmarkEnd w:id="1495"/>
      <w:bookmarkEnd w:id="1498"/>
    </w:p>
    <w:p w14:paraId="6E92944D" w14:textId="77777777" w:rsidR="00C30529" w:rsidRDefault="00C30529" w:rsidP="00124ADD">
      <w:pPr>
        <w:pStyle w:val="Heading4"/>
      </w:pPr>
      <w:bookmarkStart w:id="1499" w:name="_Ref434477815"/>
      <w:r>
        <w:t>The Doxology</w:t>
      </w:r>
      <w:r w:rsidR="00E21EA3">
        <w:t xml:space="preserve"> for the Entrance into the Temple</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500" w:name="_Toc448227557"/>
      <w:r>
        <w:t>February 4 (5) / Meshir 10: Martyrdom of St. James the Son of Alphaeus</w:t>
      </w:r>
      <w:bookmarkEnd w:id="1500"/>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501" w:name="_Toc448227558"/>
      <w:r>
        <w:t>February 6 (7) / Meshir 12: Commemoration of Archangel Michael</w:t>
      </w:r>
      <w:bookmarkEnd w:id="1501"/>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502" w:name="_Toc448227559"/>
      <w:r>
        <w:t>February 8 (9) / Meshir 14: The Departure of St. Severus</w:t>
      </w:r>
      <w:bookmarkEnd w:id="1502"/>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503" w:name="_Toc448227560"/>
      <w:r>
        <w:t>February 10 (11) / Meshir 16: Isaac the Syrian</w:t>
      </w:r>
      <w:bookmarkEnd w:id="1503"/>
    </w:p>
    <w:p w14:paraId="2F7479F8" w14:textId="77777777" w:rsidR="005329C1" w:rsidRDefault="005242D1" w:rsidP="005329C1">
      <w:pPr>
        <w:pStyle w:val="Heading3"/>
      </w:pPr>
      <w:bookmarkStart w:id="1504" w:name="_Toc448227561"/>
      <w:r>
        <w:t>February</w:t>
      </w:r>
      <w:r w:rsidR="005329C1">
        <w:t xml:space="preserve"> 15 (16) / Meshir 21: Commemoration of the Theotokos</w:t>
      </w:r>
      <w:bookmarkEnd w:id="1504"/>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505" w:name="_Toc448227562"/>
      <w:r>
        <w:t>February 15 (16) / Meshir 21: Also Martyrdom of St. Onesimus, the Disciple of St. Paul</w:t>
      </w:r>
      <w:bookmarkEnd w:id="1505"/>
    </w:p>
    <w:p w14:paraId="197E567A" w14:textId="77777777" w:rsidR="00B52D77" w:rsidRDefault="00B52D77" w:rsidP="00B52D77">
      <w:pPr>
        <w:pStyle w:val="Heading3"/>
      </w:pPr>
      <w:bookmarkStart w:id="1506" w:name="_Toc448227563"/>
      <w:r>
        <w:t>February 23 (24) / Meshir 29: Commemoration of the Annunciation, Nativity, and Resurrection on the 29</w:t>
      </w:r>
      <w:r w:rsidRPr="00C0205C">
        <w:rPr>
          <w:vertAlign w:val="superscript"/>
        </w:rPr>
        <w:t>th</w:t>
      </w:r>
      <w:r>
        <w:t xml:space="preserve"> of Every Month</w:t>
      </w:r>
      <w:bookmarkEnd w:id="1506"/>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507" w:name="_Toc448227564"/>
      <w:r>
        <w:lastRenderedPageBreak/>
        <w:t>February 24 (25) / Meshir 30: Appearance of the Head of St. John the Baptist</w:t>
      </w:r>
      <w:bookmarkEnd w:id="1507"/>
    </w:p>
    <w:p w14:paraId="49513F8D" w14:textId="7F292ACA" w:rsidR="00191A26" w:rsidRDefault="00191A26" w:rsidP="00191A26">
      <w:pPr>
        <w:pStyle w:val="Rubric"/>
      </w:pPr>
      <w:bookmarkStart w:id="1508" w:name="_Toc410196211"/>
      <w:bookmarkStart w:id="1509" w:name="_Toc410196453"/>
      <w:bookmarkStart w:id="1510"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511" w:name="_Toc448227565"/>
      <w:r>
        <w:t>February 24 (25) / Meshir 30: Also St. Cyril VI</w:t>
      </w:r>
      <w:bookmarkEnd w:id="1511"/>
    </w:p>
    <w:p w14:paraId="0CDD55AC" w14:textId="77777777" w:rsidR="001779C0" w:rsidRDefault="001779C0" w:rsidP="001779C0">
      <w:pPr>
        <w:pStyle w:val="Heading4"/>
      </w:pPr>
      <w:bookmarkStart w:id="1512" w:name="_Ref434492506"/>
      <w:r>
        <w:t>The Doxology</w:t>
      </w:r>
      <w:r w:rsidR="00B82753">
        <w:t xml:space="preserve"> for St. Cyril VI</w:t>
      </w:r>
      <w:r>
        <w:rPr>
          <w:rStyle w:val="FootnoteReference"/>
        </w:rPr>
        <w:footnoteReference w:id="937"/>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13" w:name="_Toc448696651"/>
      <w:bookmarkStart w:id="1514" w:name="March"/>
      <w:bookmarkEnd w:id="1494"/>
      <w:r>
        <w:lastRenderedPageBreak/>
        <w:t>March</w:t>
      </w:r>
      <w:bookmarkEnd w:id="1508"/>
      <w:bookmarkEnd w:id="1509"/>
      <w:bookmarkEnd w:id="1510"/>
      <w:r w:rsidR="00C30529">
        <w:t xml:space="preserve"> or </w:t>
      </w:r>
      <w:r w:rsidR="00C30529">
        <w:rPr>
          <w:rFonts w:ascii="FreeSerifAvvaShenouda" w:hAnsi="FreeSerifAvvaShenouda" w:cs="FreeSerifAvvaShenouda"/>
        </w:rPr>
        <w:t>Ⲡⲁⲣⲙϩⲟⲧⲡ</w:t>
      </w:r>
      <w:bookmarkEnd w:id="1513"/>
    </w:p>
    <w:bookmarkStart w:id="1515" w:name="_Toc410196956" w:displacedByCustomXml="next"/>
    <w:bookmarkStart w:id="1516" w:name="_Toc410196454" w:displacedByCustomXml="next"/>
    <w:bookmarkStart w:id="1517" w:name="_Toc410196212"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6A3219">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6A3219">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6A3219">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6A3219">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6A3219">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6A3219">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6A3219">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6A3219">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6A3219">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6A3219">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8" w:name="_Toc448227566"/>
      <w:r>
        <w:lastRenderedPageBreak/>
        <w:t>March 2: Departure of St. Chad of Mercia</w:t>
      </w:r>
      <w:r w:rsidR="00377E51">
        <w:rPr>
          <w:rStyle w:val="FootnoteReference"/>
        </w:rPr>
        <w:footnoteReference w:id="938"/>
      </w:r>
      <w:bookmarkEnd w:id="1518"/>
    </w:p>
    <w:p w14:paraId="668738F1" w14:textId="77777777" w:rsidR="006A140A" w:rsidRDefault="006A140A" w:rsidP="006A140A">
      <w:pPr>
        <w:pStyle w:val="Heading4"/>
      </w:pPr>
      <w:bookmarkStart w:id="1519" w:name="_Ref434492702"/>
      <w:r>
        <w:t>The Doxology</w:t>
      </w:r>
      <w:r w:rsidR="00B82753">
        <w:t xml:space="preserve"> for St. Chad of Mercia</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20" w:name="_Toc448227567"/>
      <w:r>
        <w:t>March 4 / Phamenoth 8: Martyrdom of St. Matthias the Apostle</w:t>
      </w:r>
      <w:bookmarkEnd w:id="1520"/>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521" w:name="_Toc448227568"/>
      <w:r>
        <w:t xml:space="preserve">March 6 / Phamenoth 10: </w:t>
      </w:r>
      <w:r w:rsidR="00495F1A">
        <w:t>The Finding of the Holy Cross</w:t>
      </w:r>
      <w:bookmarkEnd w:id="1517"/>
      <w:bookmarkEnd w:id="1516"/>
      <w:bookmarkEnd w:id="1515"/>
      <w:bookmarkEnd w:id="1521"/>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522" w:name="_Toc448227569"/>
      <w:r>
        <w:t>March 8 / Phamenoth</w:t>
      </w:r>
      <w:r w:rsidR="005329C1">
        <w:t xml:space="preserve"> 12</w:t>
      </w:r>
      <w:r>
        <w:t>: Commemoration of Archangel Michael</w:t>
      </w:r>
      <w:bookmarkEnd w:id="1522"/>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523" w:name="_Toc448227570"/>
      <w:r>
        <w:t>March 9 / Phamenoth 13: Return of St. Macarius the Great and St. Macarius of Alexandria from Exile</w:t>
      </w:r>
      <w:bookmarkEnd w:id="1523"/>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524" w:name="_Toc448227571"/>
      <w:r>
        <w:t>March 15 / Phamenoth 19: Martyrdom of St. Aristobulus the Apostle</w:t>
      </w:r>
      <w:bookmarkEnd w:id="1524"/>
    </w:p>
    <w:p w14:paraId="57821F33" w14:textId="4F980D77" w:rsidR="00191A26" w:rsidRDefault="00191A26" w:rsidP="00191A26">
      <w:pPr>
        <w:pStyle w:val="Rubric"/>
      </w:pPr>
      <w:bookmarkStart w:id="1525" w:name="_Toc410196213"/>
      <w:bookmarkStart w:id="1526" w:name="_Toc410196455"/>
      <w:bookmarkStart w:id="1527"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528" w:name="_Toc448227572"/>
      <w:r>
        <w:lastRenderedPageBreak/>
        <w:t>March 17 / Phamenoth 21: Commemoration of the Theotokos</w:t>
      </w:r>
      <w:bookmarkEnd w:id="1528"/>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529" w:name="_Ref434563557"/>
      <w:bookmarkStart w:id="1530" w:name="_Toc448227573"/>
      <w:r>
        <w:t>March 23 / Phamenoth 27: St. Macarius the Great</w:t>
      </w:r>
      <w:bookmarkEnd w:id="1529"/>
      <w:bookmarkEnd w:id="1530"/>
    </w:p>
    <w:p w14:paraId="19445963" w14:textId="77777777" w:rsidR="003E7329" w:rsidRDefault="003E7329" w:rsidP="003E7329">
      <w:pPr>
        <w:pStyle w:val="Heading4"/>
      </w:pPr>
      <w:bookmarkStart w:id="1531" w:name="_Ref434490507"/>
      <w:r>
        <w:t>The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3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4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8" w:name="_Ref434490525"/>
      <w:r>
        <w:t>Another Doxology of St. Macarius the Great</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9" w:name="_Ref434490542"/>
      <w:r>
        <w:t>Another</w:t>
      </w:r>
      <w:r w:rsidR="00C30529">
        <w:t xml:space="preserve"> Doxology</w:t>
      </w:r>
      <w:r>
        <w:t xml:space="preserve"> of St. Macarius the Great</w:t>
      </w:r>
      <w:r>
        <w:rPr>
          <w:rStyle w:val="FootnoteReference"/>
        </w:rPr>
        <w:footnoteReference w:id="941"/>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40" w:name="_Toc448227574"/>
      <w:r>
        <w:lastRenderedPageBreak/>
        <w:t xml:space="preserve">March 25 / Phamenoth 29: </w:t>
      </w:r>
      <w:r w:rsidR="00495F1A">
        <w:t>Annunciation</w:t>
      </w:r>
      <w:bookmarkEnd w:id="1525"/>
      <w:bookmarkEnd w:id="1526"/>
      <w:bookmarkEnd w:id="1527"/>
      <w:bookmarkEnd w:id="1540"/>
    </w:p>
    <w:p w14:paraId="2B8989CB" w14:textId="77777777" w:rsidR="004246C3" w:rsidRDefault="004246C3" w:rsidP="004246C3">
      <w:pPr>
        <w:pStyle w:val="Heading4"/>
      </w:pPr>
      <w:bookmarkStart w:id="1541"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lastRenderedPageBreak/>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42" w:name="_Ref434475566"/>
      <w:bookmarkStart w:id="1543" w:name="_Toc410196214"/>
      <w:bookmarkStart w:id="1544" w:name="_Toc410196456"/>
      <w:bookmarkStart w:id="1545" w:name="_Toc410196958"/>
      <w:r>
        <w:lastRenderedPageBreak/>
        <w:t>The Psali Adam</w:t>
      </w:r>
      <w:r w:rsidR="006C1B94">
        <w:t xml:space="preserve"> for Annunciation</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46"/>
            <w:r>
              <w:t>Head</w:t>
            </w:r>
            <w:commentRangeEnd w:id="1546"/>
            <w:r>
              <w:rPr>
                <w:rStyle w:val="CommentReference"/>
              </w:rPr>
              <w:commentReference w:id="154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lastRenderedPageBreak/>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7" w:name="_Ref434475591"/>
      <w:r>
        <w:t>The Psali Batos</w:t>
      </w:r>
      <w:r w:rsidR="006C1B94">
        <w:t xml:space="preserve"> for Annunciation</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8"/>
            <w:r>
              <w:t>ruler</w:t>
            </w:r>
            <w:commentRangeEnd w:id="1548"/>
            <w:r>
              <w:rPr>
                <w:rStyle w:val="CommentReference"/>
              </w:rPr>
              <w:commentReference w:id="154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4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9"/>
            <w:r>
              <w:t xml:space="preserve">peoples </w:t>
            </w:r>
            <w:commentRangeEnd w:id="1549"/>
            <w:r>
              <w:rPr>
                <w:rStyle w:val="CommentReference"/>
              </w:rPr>
              <w:commentReference w:id="154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50"/>
            <w:r>
              <w:t>burned</w:t>
            </w:r>
            <w:commentRangeEnd w:id="1550"/>
            <w:r>
              <w:rPr>
                <w:rStyle w:val="CommentReference"/>
              </w:rPr>
              <w:commentReference w:id="155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51"/>
            <w:r>
              <w:t>Servant</w:t>
            </w:r>
            <w:commentRangeEnd w:id="1551"/>
            <w:r>
              <w:rPr>
                <w:rStyle w:val="CommentReference"/>
              </w:rPr>
              <w:commentReference w:id="155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52"/>
            <w:r>
              <w:t xml:space="preserve">Ⲫⲱⲕ </w:t>
            </w:r>
            <w:commentRangeEnd w:id="1552"/>
            <w:r>
              <w:rPr>
                <w:rStyle w:val="CommentReference"/>
                <w:rFonts w:ascii="Times New Roman" w:hAnsi="Times New Roman"/>
              </w:rPr>
              <w:commentReference w:id="155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53" w:name="_Ref434562998"/>
      <w:bookmarkStart w:id="1554" w:name="_Toc448227575"/>
      <w:r>
        <w:t xml:space="preserve">March 26 / Phamenoth 30: </w:t>
      </w:r>
      <w:r w:rsidR="00D31016">
        <w:t>Arch</w:t>
      </w:r>
      <w:r>
        <w:t>angel Gabriel</w:t>
      </w:r>
      <w:bookmarkEnd w:id="1553"/>
      <w:bookmarkEnd w:id="1554"/>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55" w:name="_Toc448227576"/>
      <w:r>
        <w:t xml:space="preserve">March 28 / Pharamuthi 2: Martyrdom of St. James </w:t>
      </w:r>
      <w:r w:rsidR="008762FF">
        <w:t xml:space="preserve">the son of </w:t>
      </w:r>
      <w:r w:rsidR="002E495E">
        <w:t>Zebedee</w:t>
      </w:r>
      <w:r>
        <w:t>, the Apostles</w:t>
      </w:r>
      <w:bookmarkEnd w:id="1555"/>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56" w:name="_Toc448696652"/>
      <w:bookmarkStart w:id="1557" w:name="April"/>
      <w:bookmarkEnd w:id="1514"/>
      <w:r>
        <w:lastRenderedPageBreak/>
        <w:t>April</w:t>
      </w:r>
      <w:bookmarkEnd w:id="1543"/>
      <w:bookmarkEnd w:id="1544"/>
      <w:bookmarkEnd w:id="154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56"/>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6A3219">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6A3219">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6A3219">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6A3219">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6A3219">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6A3219">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6A3219">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6A3219">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6A3219">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6A3219">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6A3219">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8" w:name="_Toc448227577"/>
      <w:r>
        <w:lastRenderedPageBreak/>
        <w:t>April 1 / Pharamuthi 6</w:t>
      </w:r>
      <w:r w:rsidR="006E4762">
        <w:t xml:space="preserve">: </w:t>
      </w:r>
      <w:r>
        <w:t>Saint Mary of Egypt</w:t>
      </w:r>
      <w:bookmarkEnd w:id="1558"/>
    </w:p>
    <w:p w14:paraId="70D0F650" w14:textId="77777777" w:rsidR="00254945" w:rsidRDefault="00254945" w:rsidP="00254945">
      <w:pPr>
        <w:pStyle w:val="Heading4"/>
      </w:pPr>
      <w:bookmarkStart w:id="1559" w:name="_Ref434491512"/>
      <w:r>
        <w:t>The Doxology</w:t>
      </w:r>
      <w:r w:rsidR="00810F04">
        <w:t xml:space="preserve"> for St. Mary of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60" w:name="_Toc448227578"/>
      <w:r>
        <w:lastRenderedPageBreak/>
        <w:t>April 7 / Pharamuthi 12: Commemoration of Archangel Michael</w:t>
      </w:r>
      <w:bookmarkEnd w:id="1560"/>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61" w:name="_Toc448227579"/>
      <w:r>
        <w:t>April 10 / Pharamuthi 15: Consecrating of the Church of St. Agabus the Apostle</w:t>
      </w:r>
      <w:bookmarkEnd w:id="1561"/>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62" w:name="_Toc448227580"/>
      <w:r>
        <w:t xml:space="preserve">April 12 / Pharamuthi 17: Martyrdom of St. </w:t>
      </w:r>
      <w:commentRangeStart w:id="1563"/>
      <w:r>
        <w:t xml:space="preserve">James </w:t>
      </w:r>
      <w:commentRangeEnd w:id="1563"/>
      <w:r>
        <w:rPr>
          <w:rStyle w:val="CommentReference"/>
          <w:rFonts w:eastAsiaTheme="minorHAnsi" w:cstheme="minorBidi"/>
          <w:b w:val="0"/>
          <w:bCs w:val="0"/>
        </w:rPr>
        <w:commentReference w:id="1563"/>
      </w:r>
      <w:r>
        <w:t xml:space="preserve">the brother of </w:t>
      </w:r>
      <w:r w:rsidR="002E495E">
        <w:t>the Lord the bishop of Jerusalem</w:t>
      </w:r>
      <w:bookmarkEnd w:id="1562"/>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64" w:name="_Toc448227581"/>
      <w:r>
        <w:t>April 16 / Pharamuthi 21: Commemoration of the Theotokos</w:t>
      </w:r>
      <w:bookmarkEnd w:id="1564"/>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65" w:name="_Ref434560035"/>
      <w:bookmarkStart w:id="1566" w:name="_Toc448227582"/>
      <w:r>
        <w:t>April 18 / Pharamuthi 23: Martyrdom of St. George the Prince of the Martyrs</w:t>
      </w:r>
      <w:bookmarkEnd w:id="1565"/>
      <w:bookmarkEnd w:id="1566"/>
    </w:p>
    <w:p w14:paraId="480B7CF0" w14:textId="77777777" w:rsidR="00AF6D10" w:rsidRDefault="00AF6D10" w:rsidP="00AF6D10">
      <w:pPr>
        <w:pStyle w:val="Heading4"/>
      </w:pPr>
      <w:bookmarkStart w:id="1567" w:name="_Ref434489211"/>
      <w:r>
        <w:t>Another Doxology of St. George</w:t>
      </w:r>
      <w:bookmarkEnd w:id="1567"/>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8" w:name="_Toc448227583"/>
      <w:r>
        <w:lastRenderedPageBreak/>
        <w:t>April 24 / Pharamuthi 29: Commemoration of the Annunciation, Nativity, and Resurrection on the 29</w:t>
      </w:r>
      <w:r w:rsidRPr="00C0205C">
        <w:rPr>
          <w:vertAlign w:val="superscript"/>
        </w:rPr>
        <w:t>th</w:t>
      </w:r>
      <w:r>
        <w:t xml:space="preserve"> of Every Month</w:t>
      </w:r>
      <w:bookmarkEnd w:id="1568"/>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69" w:name="_Toc448227584"/>
      <w:r>
        <w:t xml:space="preserve">April 24 / Pharamuthi 29: </w:t>
      </w:r>
      <w:r w:rsidR="00B52D77">
        <w:t xml:space="preserve">Also the </w:t>
      </w:r>
      <w:r>
        <w:t>Departure of St. Erastus the Apostle</w:t>
      </w:r>
      <w:bookmarkEnd w:id="1569"/>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70" w:name="_Ref434562195"/>
      <w:bookmarkStart w:id="1571" w:name="_Toc448227585"/>
      <w:r>
        <w:t>April 25 / Pharamuthi 30: Martyrdom of St. Mark the Evangelist</w:t>
      </w:r>
      <w:bookmarkEnd w:id="1570"/>
      <w:bookmarkEnd w:id="1571"/>
    </w:p>
    <w:p w14:paraId="1A50F251" w14:textId="77777777" w:rsidR="00072324" w:rsidRDefault="00B46E6E" w:rsidP="00072324">
      <w:pPr>
        <w:pStyle w:val="Heading4"/>
      </w:pPr>
      <w:bookmarkStart w:id="1572" w:name="_Ref434488936"/>
      <w:r>
        <w:t>Another</w:t>
      </w:r>
      <w:r w:rsidR="00072324">
        <w:t xml:space="preserve"> Doxology</w:t>
      </w:r>
      <w:r>
        <w:t xml:space="preserve"> of St. Mark</w:t>
      </w:r>
      <w:bookmarkEnd w:id="1572"/>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73" w:name="_Toc448227586"/>
      <w:r>
        <w:t>April 26 / Pashons 1: Nativity of the Theotokos</w:t>
      </w:r>
      <w:bookmarkEnd w:id="1573"/>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74" w:name="_Toc448227587"/>
      <w:r>
        <w:t>April 28 /</w:t>
      </w:r>
      <w:r w:rsidR="00F66BB3">
        <w:t xml:space="preserve"> Pashons 3: Departure of St. Jas</w:t>
      </w:r>
      <w:r>
        <w:t>on the Disciple</w:t>
      </w:r>
      <w:bookmarkEnd w:id="1574"/>
    </w:p>
    <w:p w14:paraId="588AE276" w14:textId="42552118" w:rsidR="00191A26" w:rsidRDefault="00191A26" w:rsidP="00191A26">
      <w:pPr>
        <w:pStyle w:val="Rubric"/>
      </w:pPr>
      <w:bookmarkStart w:id="1575" w:name="_Toc410196215"/>
      <w:bookmarkStart w:id="1576" w:name="_Toc410196457"/>
      <w:bookmarkStart w:id="1577"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78" w:name="_Toc448227588"/>
      <w:r>
        <w:t>April 28 / Pashons 3: Also St. Theodore</w:t>
      </w:r>
      <w:r w:rsidR="00AF6F9B">
        <w:t xml:space="preserve"> the Disciple of St. Pachom</w:t>
      </w:r>
      <w:bookmarkEnd w:id="157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9" w:name="_Toc448696653"/>
      <w:bookmarkStart w:id="1580" w:name="May"/>
      <w:bookmarkEnd w:id="1557"/>
      <w:r>
        <w:lastRenderedPageBreak/>
        <w:t>May</w:t>
      </w:r>
      <w:r w:rsidR="00495F1A">
        <w:t xml:space="preserve"> or </w:t>
      </w:r>
      <w:bookmarkEnd w:id="1575"/>
      <w:bookmarkEnd w:id="1576"/>
      <w:bookmarkEnd w:id="1577"/>
      <w:r w:rsidRPr="00FB5E62">
        <w:rPr>
          <w:rFonts w:ascii="FreeSerifAvvaShenouda" w:eastAsia="Arial Unicode MS" w:hAnsi="FreeSerifAvvaShenouda" w:cs="FreeSerifAvvaShenouda"/>
          <w:lang w:val="en-US"/>
        </w:rPr>
        <w:t>Ⲡⲁϣⲁⲛⲥ</w:t>
      </w:r>
      <w:bookmarkEnd w:id="1579"/>
    </w:p>
    <w:bookmarkStart w:id="1581" w:name="_Ref434563583" w:displacedByCustomXml="next"/>
    <w:bookmarkStart w:id="1582" w:name="_Toc410196960" w:displacedByCustomXml="next"/>
    <w:bookmarkStart w:id="1583" w:name="_Toc410196458" w:displacedByCustomXml="next"/>
    <w:bookmarkStart w:id="1584" w:name="_Toc410196216"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6A3219">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6A3219">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6A3219">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6A3219">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6A3219">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6A3219">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6A3219">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6A3219">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6A3219">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6A3219">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6A3219">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6A3219">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6A3219">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6A3219">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6A3219">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6A3219">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6A3219">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6A3219">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6A3219">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6A3219">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85" w:name="_Ref436250616"/>
      <w:bookmarkStart w:id="1586" w:name="_Toc448227589"/>
      <w:r>
        <w:lastRenderedPageBreak/>
        <w:t>May 1 / Pashons 6: St. Macarius of Alexandria, the Presbyter</w:t>
      </w:r>
      <w:bookmarkEnd w:id="1581"/>
      <w:bookmarkEnd w:id="1585"/>
      <w:bookmarkEnd w:id="1586"/>
    </w:p>
    <w:p w14:paraId="65054283" w14:textId="77777777" w:rsidR="00137929" w:rsidRDefault="00137929" w:rsidP="00137929">
      <w:pPr>
        <w:pStyle w:val="Heading4"/>
      </w:pPr>
      <w:bookmarkStart w:id="1587" w:name="_Ref434490596"/>
      <w:r>
        <w:t>The Doxology</w:t>
      </w:r>
      <w:r w:rsidR="00B46E6E">
        <w:t xml:space="preserve"> for St. Macarius of Alexandria, the Presbyter</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8" w:name="_Ref434560539"/>
      <w:bookmarkStart w:id="1589" w:name="_Toc448227590"/>
      <w:r>
        <w:t>May 2 / Pashons 7: St. Athanasius the Apostolic</w:t>
      </w:r>
      <w:bookmarkEnd w:id="1588"/>
      <w:bookmarkEnd w:id="1589"/>
    </w:p>
    <w:p w14:paraId="5C918841" w14:textId="77777777" w:rsidR="00EE657B" w:rsidRDefault="00EE657B" w:rsidP="00EE657B">
      <w:pPr>
        <w:pStyle w:val="Heading4"/>
      </w:pPr>
      <w:bookmarkStart w:id="1590" w:name="_Ref434492183"/>
      <w:r>
        <w:t>The Doxology</w:t>
      </w:r>
      <w:r w:rsidR="00B82753">
        <w:t xml:space="preserve"> for St. Athanasius the Apostolic</w:t>
      </w:r>
      <w:bookmarkEnd w:id="1590"/>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91" w:name="_Ref434492196"/>
      <w:r>
        <w:lastRenderedPageBreak/>
        <w:t>Another</w:t>
      </w:r>
      <w:r w:rsidR="0047441D">
        <w:t xml:space="preserve"> Doxology</w:t>
      </w:r>
      <w:r>
        <w:t xml:space="preserve"> for St. Athanasius the Apostolic</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43"/>
            </w:r>
            <w:r>
              <w:t>;</w:t>
            </w:r>
          </w:p>
          <w:p w14:paraId="38DFDD79" w14:textId="77777777" w:rsidR="0047441D" w:rsidRDefault="0047441D" w:rsidP="0047441D">
            <w:pPr>
              <w:pStyle w:val="EngHang"/>
            </w:pPr>
            <w:r>
              <w:t>He sent them “the Father of Peace</w:t>
            </w:r>
            <w:r>
              <w:rPr>
                <w:rStyle w:val="FootnoteReference"/>
              </w:rPr>
              <w:footnoteReference w:id="94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92" w:name="_Toc448227591"/>
      <w:r>
        <w:t>May 7 / Pashons 12: Commemoration of Archangel Michael</w:t>
      </w:r>
      <w:bookmarkEnd w:id="1592"/>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93" w:name="_Toc448227592"/>
      <w:r>
        <w:t>May 7 / Pashons 12: Also the Consecration of the Church of St. Demiana</w:t>
      </w:r>
      <w:bookmarkEnd w:id="1593"/>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94" w:name="_Toc448227593"/>
      <w:r>
        <w:t xml:space="preserve">May 8 / Pashons 13 St. Junia of the </w:t>
      </w:r>
      <w:proofErr w:type="gramStart"/>
      <w:r>
        <w:t>Seventy Two</w:t>
      </w:r>
      <w:proofErr w:type="gramEnd"/>
      <w:r>
        <w:t xml:space="preserve"> Disciples</w:t>
      </w:r>
      <w:bookmarkEnd w:id="1594"/>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95" w:name="_Toc448227594"/>
      <w:r>
        <w:t xml:space="preserve">May 8 / Pashons 13 Also St. </w:t>
      </w:r>
      <w:commentRangeStart w:id="1596"/>
      <w:r>
        <w:t>Arsenius</w:t>
      </w:r>
      <w:commentRangeEnd w:id="1596"/>
      <w:r>
        <w:rPr>
          <w:rStyle w:val="CommentReference"/>
          <w:rFonts w:eastAsiaTheme="minorHAnsi" w:cstheme="minorBidi"/>
          <w:b w:val="0"/>
          <w:bCs w:val="0"/>
        </w:rPr>
        <w:commentReference w:id="1596"/>
      </w:r>
      <w:bookmarkEnd w:id="1595"/>
    </w:p>
    <w:p w14:paraId="2EEE01C8" w14:textId="77777777" w:rsidR="00220DFD" w:rsidRDefault="00220DFD" w:rsidP="00220DFD">
      <w:pPr>
        <w:pStyle w:val="Heading4"/>
      </w:pPr>
      <w:bookmarkStart w:id="1597" w:name="_Ref434490892"/>
      <w:r>
        <w:t>The Doxology</w:t>
      </w:r>
      <w:r w:rsidR="00810F04">
        <w:t xml:space="preserve"> for St. Arsenius</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8" w:name="_Toc448227595"/>
      <w:r>
        <w:t>May 9 / Pashons 14: St. Pachomius</w:t>
      </w:r>
      <w:bookmarkEnd w:id="1598"/>
    </w:p>
    <w:p w14:paraId="1731E46B" w14:textId="77777777" w:rsidR="00C30529" w:rsidRDefault="00C30529" w:rsidP="00C30529">
      <w:pPr>
        <w:pStyle w:val="Heading4"/>
      </w:pPr>
      <w:bookmarkStart w:id="1599" w:name="_Ref434491150"/>
      <w:r>
        <w:t>The Doxology</w:t>
      </w:r>
      <w:r w:rsidR="00810F04">
        <w:t xml:space="preserve"> for St. Pachomius</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00" w:name="_Toc448227596"/>
      <w:r>
        <w:lastRenderedPageBreak/>
        <w:t>May 11 / Pashons 16: Commemoration of St. John the Evangelist</w:t>
      </w:r>
      <w:bookmarkEnd w:id="1600"/>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601" w:name="_Toc448227597"/>
      <w:r>
        <w:t>May 16 / Pashons 21: Commemoration of the Theotokos</w:t>
      </w:r>
      <w:bookmarkEnd w:id="1601"/>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602" w:name="_Toc448227598"/>
      <w:r>
        <w:t xml:space="preserve">May 17 / Pashons 22: Departure of St. Andronicus the </w:t>
      </w:r>
      <w:r w:rsidR="00191A26">
        <w:t>Disciple</w:t>
      </w:r>
      <w:bookmarkEnd w:id="1602"/>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603" w:name="_Toc448227599"/>
      <w:r>
        <w:t xml:space="preserve">May 19 / Pashons 24: </w:t>
      </w:r>
      <w:r w:rsidR="00495F1A">
        <w:t>The Entrance into Egypt</w:t>
      </w:r>
      <w:bookmarkEnd w:id="1584"/>
      <w:bookmarkEnd w:id="1583"/>
      <w:bookmarkEnd w:id="1582"/>
      <w:bookmarkEnd w:id="1603"/>
    </w:p>
    <w:p w14:paraId="608201BF" w14:textId="77777777" w:rsidR="00C30529" w:rsidRDefault="00C30529" w:rsidP="00C30529">
      <w:pPr>
        <w:pStyle w:val="Heading4"/>
      </w:pPr>
      <w:bookmarkStart w:id="1604" w:name="_Ref434477906"/>
      <w:r>
        <w:t>The Doxology</w:t>
      </w:r>
      <w:r w:rsidR="00E21EA3">
        <w:t xml:space="preserve"> for the Entrance into Egypt</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05" w:name="_Ref434476089"/>
      <w:r>
        <w:t>The Psali Adam</w:t>
      </w:r>
      <w:r w:rsidR="006C1B94">
        <w:t xml:space="preserve"> for the Entrance into Egypt</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06" w:name="_Ref434476112"/>
      <w:r>
        <w:t>The Psali Batos</w:t>
      </w:r>
      <w:r w:rsidR="006C1B94">
        <w:t xml:space="preserve"> for the Entrance into Egypt</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7"/>
            <w:r>
              <w:t>approached</w:t>
            </w:r>
            <w:commentRangeEnd w:id="1607"/>
            <w:r>
              <w:rPr>
                <w:rStyle w:val="CommentReference"/>
              </w:rPr>
              <w:commentReference w:id="160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8"/>
            <w:r>
              <w:t xml:space="preserve">Ⲫⲱⲕ </w:t>
            </w:r>
            <w:commentRangeEnd w:id="1608"/>
            <w:r>
              <w:rPr>
                <w:rStyle w:val="CommentReference"/>
                <w:rFonts w:ascii="Times New Roman" w:hAnsi="Times New Roman"/>
              </w:rPr>
              <w:commentReference w:id="160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9" w:name="_Toc448227600"/>
      <w:r>
        <w:lastRenderedPageBreak/>
        <w:t>May 19 / Pashons 24: Also, St. Pashnouni, the Monk and Martyr</w:t>
      </w:r>
      <w:bookmarkEnd w:id="1609"/>
    </w:p>
    <w:p w14:paraId="408F0E44" w14:textId="77777777" w:rsidR="00A055D8" w:rsidRDefault="00A055D8" w:rsidP="00A055D8">
      <w:pPr>
        <w:pStyle w:val="Heading4"/>
      </w:pPr>
      <w:bookmarkStart w:id="1610" w:name="_Ref434491429"/>
      <w:r>
        <w:t>The Doxology</w:t>
      </w:r>
      <w:r w:rsidR="00810F04">
        <w:t xml:space="preserve"> for St. Pashnouni</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11" w:name="_Toc448227601"/>
      <w:r>
        <w:t xml:space="preserve">May 21 / Pashons 26: </w:t>
      </w:r>
      <w:r w:rsidR="00072324">
        <w:t>Martyrdom of St. Thomas the Apostle</w:t>
      </w:r>
      <w:bookmarkEnd w:id="1611"/>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612" w:name="_Toc448227602"/>
      <w:r>
        <w:t>May 22 / Pashons 27: St. Thomas the Anchorite</w:t>
      </w:r>
      <w:bookmarkEnd w:id="1612"/>
    </w:p>
    <w:p w14:paraId="638D349A" w14:textId="77777777" w:rsidR="007A6E4F" w:rsidRDefault="007A6E4F" w:rsidP="007A6E4F">
      <w:pPr>
        <w:pStyle w:val="Heading4"/>
      </w:pPr>
      <w:bookmarkStart w:id="1613" w:name="_Ref434490403"/>
      <w:r>
        <w:t>The Doxology</w:t>
      </w:r>
      <w:r w:rsidR="00B46E6E">
        <w:t xml:space="preserve"> for St. Thomas the Anchorite</w:t>
      </w:r>
      <w:bookmarkEnd w:id="1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14"/>
            <w:r>
              <w:t>Like amber</w:t>
            </w:r>
          </w:p>
          <w:p w14:paraId="2CE5E879" w14:textId="77777777" w:rsidR="007A6E4F" w:rsidRDefault="007A6E4F" w:rsidP="007A6E4F">
            <w:pPr>
              <w:pStyle w:val="EngHangEnd"/>
            </w:pPr>
            <w:r>
              <w:t>Spreading in paradise.</w:t>
            </w:r>
            <w:commentRangeEnd w:id="1614"/>
            <w:r>
              <w:rPr>
                <w:rStyle w:val="CommentReference"/>
                <w:rFonts w:ascii="Times New Roman" w:eastAsiaTheme="minorHAnsi" w:hAnsi="Times New Roman" w:cstheme="minorBidi"/>
                <w:color w:val="auto"/>
              </w:rPr>
              <w:commentReference w:id="161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15" w:name="_Toc448227603"/>
      <w:r>
        <w:t>May 24 (25) / Pashons 29: Commemoration of the Annunciation, Nativity, and Resurrection on the 29</w:t>
      </w:r>
      <w:r w:rsidRPr="00C0205C">
        <w:rPr>
          <w:vertAlign w:val="superscript"/>
        </w:rPr>
        <w:t>th</w:t>
      </w:r>
      <w:r>
        <w:t xml:space="preserve"> of Every Month</w:t>
      </w:r>
      <w:bookmarkEnd w:id="1615"/>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616" w:name="_Toc448227604"/>
      <w:r>
        <w:lastRenderedPageBreak/>
        <w:t xml:space="preserve">May 24 (25) / Pashons 29: Also St. </w:t>
      </w:r>
      <w:r w:rsidR="00F525F0">
        <w:t>Simeon</w:t>
      </w:r>
      <w:r>
        <w:t xml:space="preserve"> the Stylite</w:t>
      </w:r>
      <w:bookmarkEnd w:id="1616"/>
    </w:p>
    <w:p w14:paraId="6BC6625E" w14:textId="07CBC558" w:rsidR="00F525F0" w:rsidRPr="00F525F0" w:rsidRDefault="00F525F0" w:rsidP="00F525F0">
      <w:pPr>
        <w:pStyle w:val="Heading4"/>
      </w:pPr>
      <w:bookmarkStart w:id="1617" w:name="_Ref439328220"/>
      <w:r>
        <w:t>The Doxology for St. Simeon the Stylite</w:t>
      </w:r>
      <w:r w:rsidR="00BD2B3F">
        <w:rPr>
          <w:rStyle w:val="FootnoteReference"/>
        </w:rPr>
        <w:footnoteReference w:id="945"/>
      </w:r>
      <w:bookmarkEnd w:id="16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8" w:name="_Toc448227605"/>
      <w:r>
        <w:t>May 25 / Pashons 30: Departure of St. Fournous the Disciple</w:t>
      </w:r>
      <w:bookmarkEnd w:id="1618"/>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619" w:name="_Toc448227606"/>
      <w:r>
        <w:t>May 27 / Paoni 2: St. Commemoration of the Appearance of the Bodies of St. John the Baptist and Elisha the Prophet</w:t>
      </w:r>
      <w:bookmarkEnd w:id="1619"/>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620" w:name="_Toc448227607"/>
      <w:r>
        <w:t>May 28 / Paoni 3: Consecration of St. George’s Church</w:t>
      </w:r>
      <w:bookmarkEnd w:id="1620"/>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621" w:name="_Toc448227608"/>
      <w:r>
        <w:t xml:space="preserve">May 28 / Paoni 3: </w:t>
      </w:r>
      <w:r w:rsidR="00601ED3">
        <w:t xml:space="preserve">Also </w:t>
      </w:r>
      <w:r>
        <w:t>St. Abraam of Fayyoum</w:t>
      </w:r>
      <w:bookmarkEnd w:id="1621"/>
    </w:p>
    <w:p w14:paraId="26D71FAF" w14:textId="77777777" w:rsidR="00C30529" w:rsidRDefault="00C30529" w:rsidP="00C30529">
      <w:pPr>
        <w:pStyle w:val="Heading4"/>
      </w:pPr>
      <w:bookmarkStart w:id="1622" w:name="_Ref434492469"/>
      <w:r>
        <w:t>The Doxology</w:t>
      </w:r>
      <w:r w:rsidR="00B82753">
        <w:t xml:space="preserve"> for St. Abraam of Fayyoum</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4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26" w:name="_Toc448227609"/>
      <w:r>
        <w:t>May 30 / Paoni 5: Consecration of the Church of St. Victor</w:t>
      </w:r>
      <w:bookmarkEnd w:id="1626"/>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7" w:name="_Toc410196217"/>
      <w:bookmarkStart w:id="1628" w:name="_Toc410196459"/>
      <w:bookmarkStart w:id="1629" w:name="_Toc410196961"/>
      <w:bookmarkStart w:id="1630" w:name="_Toc448696654"/>
      <w:bookmarkStart w:id="1631" w:name="June"/>
      <w:bookmarkEnd w:id="1580"/>
      <w:r>
        <w:lastRenderedPageBreak/>
        <w:t>June</w:t>
      </w:r>
      <w:bookmarkEnd w:id="1627"/>
      <w:bookmarkEnd w:id="1628"/>
      <w:bookmarkEnd w:id="1629"/>
      <w:r w:rsidR="00C30529">
        <w:t xml:space="preserve"> or </w:t>
      </w:r>
      <w:r w:rsidR="00C30529">
        <w:rPr>
          <w:rFonts w:ascii="FreeSerifAvvaShenouda" w:hAnsi="FreeSerifAvvaShenouda" w:cs="FreeSerifAvvaShenouda"/>
        </w:rPr>
        <w:t>Ⲡⲁⲱⲛⲉ</w:t>
      </w:r>
      <w:bookmarkEnd w:id="1630"/>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6A3219">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6A3219">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6A3219">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6A3219">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6A3219">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6A3219">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6A3219">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6A3219">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6A3219">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6A3219">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6A3219">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6A3219">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6A3219">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6A3219">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6A3219">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6A3219">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6A3219">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6A3219">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6A3219">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32" w:name="_Toc448227610"/>
      <w:r>
        <w:lastRenderedPageBreak/>
        <w:t>The Apostles' Fast</w:t>
      </w:r>
      <w:bookmarkEnd w:id="1632"/>
    </w:p>
    <w:p w14:paraId="06362FF7" w14:textId="77777777" w:rsidR="00654C55" w:rsidRDefault="00654C55" w:rsidP="00654C55">
      <w:pPr>
        <w:pStyle w:val="Heading4"/>
      </w:pPr>
      <w:bookmarkStart w:id="1633" w:name="_Ref434476183"/>
      <w:r>
        <w:t>The Psali Adam</w:t>
      </w:r>
      <w:r w:rsidR="006C1B94">
        <w:t xml:space="preserve"> for the Apostles’ Fast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34" w:name="_Ref434476204"/>
      <w:r>
        <w:t>The Psali Batos</w:t>
      </w:r>
      <w:r w:rsidR="006C1B94">
        <w:t xml:space="preserve"> for the Apostles’ Fast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635"/>
            <w:r>
              <w:t xml:space="preserve">the </w:t>
            </w:r>
            <w:commentRangeEnd w:id="1635"/>
            <w:r>
              <w:rPr>
                <w:rStyle w:val="CommentReference"/>
              </w:rPr>
              <w:commentReference w:id="1635"/>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36" w:name="_Toc448227611"/>
      <w:r>
        <w:t>June 6 / Paoni 12: Commemoration of Archangel Michael</w:t>
      </w:r>
      <w:bookmarkEnd w:id="1636"/>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637" w:name="_Toc448227612"/>
      <w:r>
        <w:t>June 7 / Paoni 13: Archangel Gabriel</w:t>
      </w:r>
      <w:r w:rsidR="00D31016">
        <w:t>, the Evangelist of Daniel</w:t>
      </w:r>
      <w:bookmarkEnd w:id="1637"/>
    </w:p>
    <w:p w14:paraId="00F4ACC1" w14:textId="77777777" w:rsidR="00595AF3" w:rsidRPr="00980D99" w:rsidRDefault="00595AF3" w:rsidP="00595AF3">
      <w:pPr>
        <w:pStyle w:val="Heading4"/>
      </w:pPr>
      <w:bookmarkStart w:id="1638" w:name="_Ref434488149"/>
      <w:r>
        <w:t>The Doxology</w:t>
      </w:r>
      <w:r w:rsidR="00B46E6E">
        <w:t xml:space="preserve"> for Archangel Gabriel, the Evangelist of Daniel</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4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4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94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9" w:name="_Ref434564551"/>
      <w:bookmarkStart w:id="1640" w:name="_Toc448227613"/>
      <w:r>
        <w:t>June 8 / Paoni 14: Sts. Apakir and John</w:t>
      </w:r>
      <w:bookmarkEnd w:id="1639"/>
      <w:bookmarkEnd w:id="1640"/>
    </w:p>
    <w:p w14:paraId="25CBD4EF" w14:textId="77777777" w:rsidR="006A0D7C" w:rsidRPr="00980D99" w:rsidRDefault="006A0D7C" w:rsidP="006A0D7C">
      <w:pPr>
        <w:pStyle w:val="Heading4"/>
      </w:pPr>
      <w:bookmarkStart w:id="1641" w:name="_Ref434489722"/>
      <w:r>
        <w:t>The Doxology</w:t>
      </w:r>
      <w:r w:rsidR="00B46E6E">
        <w:t xml:space="preserve"> for Sts. Apakir and John</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42" w:name="_Toc448227614"/>
      <w:r>
        <w:rPr>
          <w:lang w:val="en-US"/>
        </w:rPr>
        <w:t>June 9 / Paoni 15: Handing over of St. Mark's Relics</w:t>
      </w:r>
      <w:bookmarkEnd w:id="1642"/>
    </w:p>
    <w:p w14:paraId="12A16B61" w14:textId="77777777" w:rsidR="00980D99" w:rsidRDefault="00980D99" w:rsidP="00980D99">
      <w:pPr>
        <w:pStyle w:val="Heading3"/>
        <w:rPr>
          <w:lang w:val="en-US"/>
        </w:rPr>
      </w:pPr>
      <w:bookmarkStart w:id="1643" w:name="_Toc448227615"/>
      <w:r>
        <w:rPr>
          <w:lang w:val="en-US"/>
        </w:rPr>
        <w:t>June 11 / Paoni 17: Return of St. Mark's Relics</w:t>
      </w:r>
      <w:bookmarkEnd w:id="1643"/>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44" w:name="_Toc448227616"/>
      <w:r>
        <w:rPr>
          <w:lang w:val="en-US"/>
        </w:rPr>
        <w:lastRenderedPageBreak/>
        <w:t>June 13 / Paoni 19: Martyrdom of St. George of Zahim</w:t>
      </w:r>
      <w:bookmarkEnd w:id="1644"/>
    </w:p>
    <w:p w14:paraId="4EBBC2F1" w14:textId="77777777" w:rsidR="006D27E4" w:rsidRPr="00980D99" w:rsidRDefault="006D27E4" w:rsidP="006D27E4">
      <w:pPr>
        <w:pStyle w:val="Heading4"/>
      </w:pPr>
      <w:bookmarkStart w:id="1645" w:name="_Ref434489925"/>
      <w:r>
        <w:t>The Doxology</w:t>
      </w:r>
      <w:r w:rsidR="00B46E6E">
        <w:t xml:space="preserve"> for St. George of Zahim</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5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46" w:name="_Toc448227617"/>
      <w:r>
        <w:lastRenderedPageBreak/>
        <w:t>June 15 / Paoni 21: Commemoration of the Theotokos</w:t>
      </w:r>
      <w:bookmarkEnd w:id="1646"/>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47" w:name="_Toc448227618"/>
      <w:r>
        <w:t>June 16 / Paoni 22: Consecration of a Church of St. Cosmas and Damian, Their Brothers and Their Mother</w:t>
      </w:r>
      <w:bookmarkEnd w:id="1647"/>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48" w:name="_Toc448227619"/>
      <w:r>
        <w:rPr>
          <w:lang w:val="en-US"/>
        </w:rPr>
        <w:t xml:space="preserve">June 18 / Paoni 24: </w:t>
      </w:r>
      <w:r w:rsidR="001B4E41">
        <w:rPr>
          <w:lang w:val="en-US"/>
        </w:rPr>
        <w:t xml:space="preserve">The Strong </w:t>
      </w:r>
      <w:r>
        <w:rPr>
          <w:lang w:val="en-US"/>
        </w:rPr>
        <w:t>St. Moses</w:t>
      </w:r>
      <w:bookmarkEnd w:id="1648"/>
    </w:p>
    <w:p w14:paraId="5BCAE9A6" w14:textId="77777777" w:rsidR="00980D99" w:rsidRDefault="00980D99" w:rsidP="00980D99">
      <w:pPr>
        <w:pStyle w:val="Heading4"/>
        <w:rPr>
          <w:lang w:val="en-US"/>
        </w:rPr>
      </w:pPr>
      <w:bookmarkStart w:id="1649" w:name="_Ref434491006"/>
      <w:r>
        <w:rPr>
          <w:lang w:val="en-US"/>
        </w:rPr>
        <w:t>The Doxology</w:t>
      </w:r>
      <w:r w:rsidR="00810F04">
        <w:rPr>
          <w:lang w:val="en-US"/>
        </w:rPr>
        <w:t xml:space="preserve"> for the Strong St. Moses</w:t>
      </w:r>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5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5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5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60" w:name="_Toc448227620"/>
      <w:r>
        <w:rPr>
          <w:lang w:val="en-US"/>
        </w:rPr>
        <w:t>June 19 / Paoni 25: Martyrdom of St</w:t>
      </w:r>
      <w:r w:rsidR="00191A26">
        <w:rPr>
          <w:lang w:val="en-US"/>
        </w:rPr>
        <w:t>. Jude the Disciple and Epistle-</w:t>
      </w:r>
      <w:r>
        <w:rPr>
          <w:lang w:val="en-US"/>
        </w:rPr>
        <w:t>Writer</w:t>
      </w:r>
      <w:bookmarkEnd w:id="1660"/>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61" w:name="_Toc448227621"/>
      <w:r>
        <w:t xml:space="preserve">June 20 / Paoni 26: </w:t>
      </w:r>
      <w:r w:rsidR="00237D47">
        <w:t xml:space="preserve">Consecration of the Church of </w:t>
      </w:r>
      <w:r>
        <w:t>Archangel Gabriel</w:t>
      </w:r>
      <w:bookmarkEnd w:id="1661"/>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62" w:name="_Toc448227622"/>
      <w:r>
        <w:rPr>
          <w:lang w:val="en-US"/>
        </w:rPr>
        <w:lastRenderedPageBreak/>
        <w:t>June 21 / Paoni 27: Martyrdom of St. Ananias the Apostle</w:t>
      </w:r>
      <w:bookmarkEnd w:id="1662"/>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63" w:name="_Toc448227623"/>
      <w:r>
        <w:t>June 23 / Paoni 29: Commemoration of the Annunciation, Nativity, and Resurrection on the 29</w:t>
      </w:r>
      <w:r w:rsidRPr="00C0205C">
        <w:rPr>
          <w:vertAlign w:val="superscript"/>
        </w:rPr>
        <w:t>th</w:t>
      </w:r>
      <w:r>
        <w:t xml:space="preserve"> of Every Month</w:t>
      </w:r>
      <w:bookmarkEnd w:id="1663"/>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64" w:name="_Toc448227624"/>
      <w:r>
        <w:rPr>
          <w:lang w:val="en-US"/>
        </w:rPr>
        <w:t>June 24 / Paoni 30: The Nativity of St. John the Baptist</w:t>
      </w:r>
      <w:bookmarkEnd w:id="1664"/>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65" w:name="_Toc448227625"/>
      <w:r>
        <w:t>June 26 / Epip 2: Departure of St. Thaddaeus the Apostle</w:t>
      </w:r>
      <w:bookmarkEnd w:id="1665"/>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66" w:name="_Toc448227626"/>
      <w:r>
        <w:t>June 27 / Epip 3: St. Cyril of Alexandria</w:t>
      </w:r>
      <w:bookmarkEnd w:id="1666"/>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7" w:name="_Toc448227627"/>
      <w:r>
        <w:t>June 28 / Epip 4: Sts. Apakir and John</w:t>
      </w:r>
      <w:bookmarkEnd w:id="1667"/>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68"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8"/>
    </w:p>
    <w:p w14:paraId="6FD478B9" w14:textId="77777777" w:rsidR="004C7F73" w:rsidRDefault="004C7F73" w:rsidP="004C7F73">
      <w:pPr>
        <w:pStyle w:val="Heading4"/>
      </w:pPr>
      <w:bookmarkStart w:id="1669" w:name="_Ref434477973"/>
      <w:r>
        <w:t>The Doxology of Sts. Peter and Paul</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70"/>
            <w:r>
              <w:t>Are the working husbandmen</w:t>
            </w:r>
            <w:commentRangeEnd w:id="1670"/>
            <w:r>
              <w:rPr>
                <w:rStyle w:val="CommentReference"/>
                <w:rFonts w:ascii="Times New Roman" w:eastAsiaTheme="minorHAnsi" w:hAnsi="Times New Roman" w:cstheme="minorBidi"/>
                <w:color w:val="auto"/>
              </w:rPr>
              <w:commentReference w:id="1670"/>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671"/>
            <w:r>
              <w:t xml:space="preserve">With </w:t>
            </w:r>
            <w:commentRangeEnd w:id="1671"/>
            <w:r>
              <w:rPr>
                <w:rStyle w:val="CommentReference"/>
                <w:rFonts w:ascii="Times New Roman" w:eastAsiaTheme="minorHAnsi" w:hAnsi="Times New Roman" w:cstheme="minorBidi"/>
                <w:color w:val="auto"/>
              </w:rPr>
              <w:commentReference w:id="1671"/>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72"/>
            <w:commentRangeStart w:id="1673"/>
            <w:r>
              <w:t xml:space="preserve">sound </w:t>
            </w:r>
            <w:commentRangeEnd w:id="1672"/>
            <w:r>
              <w:rPr>
                <w:rStyle w:val="CommentReference"/>
                <w:rFonts w:ascii="Times New Roman" w:eastAsiaTheme="minorHAnsi" w:hAnsi="Times New Roman" w:cstheme="minorBidi"/>
                <w:color w:val="auto"/>
              </w:rPr>
              <w:commentReference w:id="1672"/>
            </w:r>
            <w:commentRangeEnd w:id="1673"/>
            <w:r>
              <w:rPr>
                <w:rStyle w:val="CommentReference"/>
                <w:rFonts w:ascii="Times New Roman" w:eastAsiaTheme="minorHAnsi" w:hAnsi="Times New Roman" w:cstheme="minorBidi"/>
                <w:color w:val="auto"/>
              </w:rPr>
              <w:commentReference w:id="1673"/>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74" w:name="_Ref434488724"/>
      <w:r>
        <w:t>The Doxology of St. Paul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75"/>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76"/>
            <w:r>
              <w:t xml:space="preserve">To </w:t>
            </w:r>
            <w:commentRangeEnd w:id="1676"/>
            <w:r>
              <w:rPr>
                <w:rStyle w:val="CommentReference"/>
                <w:rFonts w:ascii="Times New Roman" w:eastAsiaTheme="minorHAnsi" w:hAnsi="Times New Roman" w:cstheme="minorBidi"/>
                <w:color w:val="auto"/>
              </w:rPr>
              <w:commentReference w:id="1676"/>
            </w:r>
            <w:r>
              <w:t xml:space="preserve">all the </w:t>
            </w:r>
            <w:commentRangeStart w:id="1677"/>
            <w:r>
              <w:t>Gentiles</w:t>
            </w:r>
            <w:commentRangeEnd w:id="1677"/>
            <w:r>
              <w:rPr>
                <w:rStyle w:val="CommentReference"/>
                <w:rFonts w:ascii="Times New Roman" w:eastAsiaTheme="minorHAnsi" w:hAnsi="Times New Roman" w:cstheme="minorBidi"/>
                <w:color w:val="auto"/>
              </w:rPr>
              <w:commentReference w:id="1677"/>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8"/>
            <w:r>
              <w:t>To be completely filled</w:t>
            </w:r>
          </w:p>
          <w:p w14:paraId="68A85021" w14:textId="77777777" w:rsidR="00306181" w:rsidRDefault="00306181" w:rsidP="00306181">
            <w:pPr>
              <w:pStyle w:val="EngHangEnd"/>
            </w:pPr>
            <w:r>
              <w:t>With God in love.</w:t>
            </w:r>
            <w:commentRangeEnd w:id="1678"/>
            <w:r>
              <w:rPr>
                <w:rStyle w:val="CommentReference"/>
                <w:rFonts w:ascii="Times New Roman" w:eastAsiaTheme="minorHAnsi" w:hAnsi="Times New Roman" w:cstheme="minorBidi"/>
                <w:color w:val="auto"/>
              </w:rPr>
              <w:commentReference w:id="1678"/>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9" w:name="_Ref434476236"/>
      <w:r>
        <w:t>The Psali Adam</w:t>
      </w:r>
      <w:r w:rsidR="006C1B94">
        <w:t xml:space="preserve"> for the Apostles’ Feast</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80" w:name="_Ref434476261"/>
      <w:r>
        <w:t>The Psali Batos</w:t>
      </w:r>
      <w:r w:rsidR="006C1B94">
        <w:t xml:space="preserve"> for the Apostles’ Feast</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81" w:name="_Toc448227629"/>
      <w:r>
        <w:rPr>
          <w:lang w:val="en-US"/>
        </w:rPr>
        <w:t>June 30 / Epip 6: Martyrdom of St. Aoulimpas the Apostle</w:t>
      </w:r>
      <w:bookmarkEnd w:id="1681"/>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82" w:name="_Toc410196218"/>
      <w:bookmarkStart w:id="1683" w:name="_Toc410196460"/>
      <w:bookmarkStart w:id="1684" w:name="_Toc410196962"/>
      <w:bookmarkStart w:id="1685" w:name="_Toc448696655"/>
      <w:bookmarkStart w:id="1686" w:name="July"/>
      <w:bookmarkEnd w:id="1631"/>
      <w:r>
        <w:lastRenderedPageBreak/>
        <w:t>July</w:t>
      </w:r>
      <w:bookmarkEnd w:id="1682"/>
      <w:bookmarkEnd w:id="1683"/>
      <w:bookmarkEnd w:id="1684"/>
      <w:r w:rsidR="00980D99">
        <w:t xml:space="preserve"> or </w:t>
      </w:r>
      <w:r w:rsidR="00980D99">
        <w:rPr>
          <w:rFonts w:ascii="FreeSerifAvvaShenouda" w:hAnsi="FreeSerifAvvaShenouda" w:cs="FreeSerifAvvaShenouda"/>
        </w:rPr>
        <w:t>Ⲉⲡⲏⲡ</w:t>
      </w:r>
      <w:bookmarkEnd w:id="1685"/>
    </w:p>
    <w:bookmarkStart w:id="1687" w:name="_Ref434562742" w:displacedByCustomXml="next"/>
    <w:bookmarkStart w:id="1688" w:name="_Toc410196965" w:displacedByCustomXml="next"/>
    <w:bookmarkStart w:id="1689" w:name="_Toc410196463" w:displacedByCustomXml="next"/>
    <w:bookmarkStart w:id="1690" w:name="_Toc410196221"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6A3219">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6A3219">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6A3219">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6A3219">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6A3219">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6A3219">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6A3219">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6A3219">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6A3219">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6A3219">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6A3219">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6A3219">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6A3219">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6A3219">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6A3219">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6A3219">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91" w:name="_Ref436250323"/>
      <w:bookmarkStart w:id="1692" w:name="_Toc448227630"/>
      <w:r>
        <w:rPr>
          <w:rFonts w:ascii="Times New Roman" w:hAnsi="Times New Roman" w:cs="Times New Roman"/>
        </w:rPr>
        <w:lastRenderedPageBreak/>
        <w:t>July 1 / Epip 7: St. Shenoute</w:t>
      </w:r>
      <w:bookmarkEnd w:id="1687"/>
      <w:bookmarkEnd w:id="1691"/>
      <w:bookmarkEnd w:id="1692"/>
    </w:p>
    <w:p w14:paraId="5B5A5AD3" w14:textId="77777777" w:rsidR="00980D99" w:rsidRDefault="00980D99" w:rsidP="00980D99">
      <w:pPr>
        <w:pStyle w:val="Heading4"/>
        <w:rPr>
          <w:lang w:val="en-US"/>
        </w:rPr>
      </w:pPr>
      <w:bookmarkStart w:id="1693" w:name="_Ref434491186"/>
      <w:r>
        <w:rPr>
          <w:lang w:val="en-US"/>
        </w:rPr>
        <w:t>The Doxology</w:t>
      </w:r>
      <w:r w:rsidR="00810F04">
        <w:rPr>
          <w:lang w:val="en-US"/>
        </w:rPr>
        <w:t xml:space="preserve"> for St. Shenoute</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5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5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5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7" w:name="_Ref434491207"/>
      <w:r>
        <w:rPr>
          <w:lang w:val="en-US"/>
        </w:rPr>
        <w:t>A Doxology for St. Besa</w:t>
      </w:r>
      <w:bookmarkEnd w:id="1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8" w:name="_Toc448227631"/>
      <w:r>
        <w:rPr>
          <w:rFonts w:ascii="Times New Roman" w:hAnsi="Times New Roman" w:cs="Times New Roman"/>
        </w:rPr>
        <w:t>July 1 / Epip 7: Also St. Ignatius</w:t>
      </w:r>
      <w:bookmarkEnd w:id="1698"/>
    </w:p>
    <w:p w14:paraId="08CD1881" w14:textId="77777777" w:rsidR="00980D99" w:rsidRDefault="00980D99" w:rsidP="00980D99">
      <w:pPr>
        <w:pStyle w:val="Heading3"/>
        <w:rPr>
          <w:lang w:val="en-US"/>
        </w:rPr>
      </w:pPr>
      <w:bookmarkStart w:id="1699" w:name="_Ref434560325"/>
      <w:bookmarkStart w:id="1700" w:name="_Toc448227632"/>
      <w:r>
        <w:rPr>
          <w:lang w:val="en-US"/>
        </w:rPr>
        <w:t>July 2 / Epip 8: St. Pishoy</w:t>
      </w:r>
      <w:bookmarkEnd w:id="1699"/>
      <w:bookmarkEnd w:id="1700"/>
    </w:p>
    <w:p w14:paraId="3F31CCDA" w14:textId="77777777" w:rsidR="00980D99" w:rsidRDefault="00980D99" w:rsidP="00980D99">
      <w:pPr>
        <w:pStyle w:val="Heading4"/>
        <w:rPr>
          <w:lang w:val="en-US"/>
        </w:rPr>
      </w:pPr>
      <w:bookmarkStart w:id="1701" w:name="_Ref434490783"/>
      <w:r>
        <w:rPr>
          <w:lang w:val="en-US"/>
        </w:rPr>
        <w:t>The Doxology</w:t>
      </w:r>
      <w:r w:rsidR="00810F04">
        <w:rPr>
          <w:lang w:val="en-US"/>
        </w:rPr>
        <w:t xml:space="preserve"> for St. Pishoy</w:t>
      </w:r>
      <w:bookmarkEnd w:id="1701"/>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5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5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11" w:name="_Toc448227633"/>
      <w:r>
        <w:t>The Virgin’s Fast</w:t>
      </w:r>
      <w:bookmarkEnd w:id="1690"/>
      <w:bookmarkEnd w:id="1689"/>
      <w:bookmarkEnd w:id="1688"/>
      <w:bookmarkEnd w:id="1711"/>
    </w:p>
    <w:p w14:paraId="67B94F6A" w14:textId="77777777" w:rsidR="005B716A" w:rsidRDefault="005B716A" w:rsidP="005B716A">
      <w:pPr>
        <w:pStyle w:val="Heading3"/>
        <w:rPr>
          <w:lang w:val="en-US"/>
        </w:rPr>
      </w:pPr>
      <w:bookmarkStart w:id="1712" w:name="_Toc448227634"/>
      <w:r>
        <w:rPr>
          <w:lang w:val="en-US"/>
        </w:rPr>
        <w:t>July 3 / Epip 9: Martyrdom of</w:t>
      </w:r>
      <w:r w:rsidR="00FE0AE4">
        <w:rPr>
          <w:lang w:val="en-US"/>
        </w:rPr>
        <w:t xml:space="preserve"> </w:t>
      </w:r>
      <w:r>
        <w:rPr>
          <w:lang w:val="en-US"/>
        </w:rPr>
        <w:t>St. Simon Cleophas the Apostle</w:t>
      </w:r>
      <w:bookmarkEnd w:id="1712"/>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713" w:name="_Toc448227635"/>
      <w:r>
        <w:t>July 6 / Epip 12: Commemoration of Archangel Michael</w:t>
      </w:r>
      <w:bookmarkEnd w:id="1713"/>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714" w:name="_Toc448227636"/>
      <w:r>
        <w:t>July 12 / Epip 18: Martyrdom of St. James the Apostle, the Bishop of Jerusalem</w:t>
      </w:r>
      <w:bookmarkEnd w:id="1714"/>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715" w:name="_Ref434562330"/>
      <w:bookmarkStart w:id="1716" w:name="_Toc448227637"/>
      <w:r>
        <w:t>July 14 / Epip 20: Martyrdom of St. Theodore of Shotep, the General</w:t>
      </w:r>
      <w:bookmarkEnd w:id="1715"/>
      <w:bookmarkEnd w:id="1716"/>
    </w:p>
    <w:p w14:paraId="7B584133" w14:textId="77777777" w:rsidR="009C1989" w:rsidRDefault="009C1989" w:rsidP="009C1989">
      <w:pPr>
        <w:pStyle w:val="Heading4"/>
      </w:pPr>
      <w:bookmarkStart w:id="1717" w:name="_Ref434489277"/>
      <w:r>
        <w:t>The Doxology of St. Theodore of Shotep, the General</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8" w:name="_Ref434489296"/>
      <w:r>
        <w:t>Another Doxology of St. Theodore of Shotep, the General</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9"/>
            <w:r>
              <w:t>struggler</w:t>
            </w:r>
            <w:commentRangeEnd w:id="1719"/>
            <w:r>
              <w:rPr>
                <w:rStyle w:val="CommentReference"/>
                <w:rFonts w:ascii="Times New Roman" w:eastAsiaTheme="minorHAnsi" w:hAnsi="Times New Roman" w:cstheme="minorBidi"/>
                <w:color w:val="auto"/>
              </w:rPr>
              <w:commentReference w:id="1719"/>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20" w:name="_Toc448227638"/>
      <w:r>
        <w:t>July 15 / Epip 21: Commemoration of the Theotokos</w:t>
      </w:r>
      <w:bookmarkEnd w:id="1720"/>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721" w:name="_Ref434562663"/>
      <w:bookmarkStart w:id="1722" w:name="_Toc448227639"/>
      <w:r>
        <w:t>July 17 / Epip 23: The Martyrdom of St. Marina</w:t>
      </w:r>
      <w:bookmarkEnd w:id="1721"/>
      <w:bookmarkEnd w:id="1722"/>
    </w:p>
    <w:p w14:paraId="71210AE6" w14:textId="77777777" w:rsidR="0078548F" w:rsidRDefault="0078548F" w:rsidP="0078548F">
      <w:pPr>
        <w:pStyle w:val="Heading4"/>
      </w:pPr>
      <w:bookmarkStart w:id="1723" w:name="_Ref434490204"/>
      <w:r>
        <w:t>The Doxology</w:t>
      </w:r>
      <w:r w:rsidR="00B46E6E">
        <w:t xml:space="preserve"> for St. Marina</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24" w:name="_Toc448227640"/>
      <w:r>
        <w:t>July 18 / Epip 24: The Martyrdom of Abba Noub</w:t>
      </w:r>
      <w:bookmarkEnd w:id="1724"/>
    </w:p>
    <w:p w14:paraId="45A4C76D" w14:textId="77777777" w:rsidR="00951605" w:rsidRDefault="00951605" w:rsidP="00951605">
      <w:pPr>
        <w:pStyle w:val="Heading4"/>
      </w:pPr>
      <w:bookmarkStart w:id="1725" w:name="_Ref434489534"/>
      <w:r>
        <w:t>The Doxology</w:t>
      </w:r>
      <w:r w:rsidR="00B46E6E">
        <w:t xml:space="preserve"> for Abba Noub</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26"/>
            <w:r>
              <w:t>Abba Noub</w:t>
            </w:r>
            <w:commentRangeEnd w:id="1726"/>
            <w:r>
              <w:rPr>
                <w:rStyle w:val="CommentReference"/>
                <w:rFonts w:ascii="Times New Roman" w:eastAsiaTheme="minorHAnsi" w:hAnsi="Times New Roman" w:cstheme="minorBidi"/>
                <w:color w:val="auto"/>
              </w:rPr>
              <w:commentReference w:id="1726"/>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7"/>
            <w:r>
              <w:t xml:space="preserve">upright </w:t>
            </w:r>
            <w:commentRangeEnd w:id="1727"/>
            <w:r>
              <w:rPr>
                <w:rStyle w:val="CommentReference"/>
                <w:rFonts w:ascii="Times New Roman" w:eastAsiaTheme="minorHAnsi" w:hAnsi="Times New Roman" w:cstheme="minorBidi"/>
                <w:color w:val="auto"/>
              </w:rPr>
              <w:commentReference w:id="1727"/>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8" w:name="_Toc448227641"/>
      <w:r>
        <w:t>July 20 / Epip 26: Joseph the Carpenter</w:t>
      </w:r>
      <w:bookmarkEnd w:id="1728"/>
    </w:p>
    <w:p w14:paraId="5DE3B33E" w14:textId="77777777" w:rsidR="00BF240D" w:rsidRDefault="00BF240D" w:rsidP="00BF240D">
      <w:pPr>
        <w:pStyle w:val="Heading4"/>
      </w:pPr>
      <w:bookmarkStart w:id="1729" w:name="_Ref434488476"/>
      <w:r>
        <w:t>The Doxology</w:t>
      </w:r>
      <w:r w:rsidR="00B46E6E">
        <w:t xml:space="preserve"> for St. Joseph the Carpenter</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5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30" w:name="_Toc448227642"/>
      <w:bookmarkStart w:id="1731" w:name="_Toc410196222"/>
      <w:bookmarkStart w:id="1732" w:name="_Toc410196464"/>
      <w:bookmarkStart w:id="1733" w:name="_Toc410196966"/>
      <w:r>
        <w:t>July 20 / Epip 26: Also St. Frumentius (Abune Selama), the First Bishop of Ethiopia</w:t>
      </w:r>
      <w:bookmarkEnd w:id="1730"/>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734" w:name="_Toc448227643"/>
      <w:r>
        <w:t>July 22 / Epip 28: Departure of St. Mary Magdalene</w:t>
      </w:r>
      <w:bookmarkEnd w:id="1734"/>
    </w:p>
    <w:p w14:paraId="41ADBBFF" w14:textId="77777777" w:rsidR="00C325FC" w:rsidRDefault="00C325FC" w:rsidP="00C325FC">
      <w:pPr>
        <w:pStyle w:val="Heading4"/>
      </w:pPr>
      <w:bookmarkStart w:id="1735" w:name="_Ref434489077"/>
      <w:r>
        <w:t>The Doxology</w:t>
      </w:r>
      <w:r w:rsidR="00B46E6E">
        <w:t xml:space="preserve"> for St. Mary Magdalene</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36"/>
            <w:r>
              <w:t xml:space="preserve">ϯⲁⲅⲓⲁ </w:t>
            </w:r>
            <w:commentRangeEnd w:id="1736"/>
            <w:r>
              <w:rPr>
                <w:rStyle w:val="CommentReference"/>
                <w:rFonts w:ascii="Times New Roman" w:hAnsi="Times New Roman" w:cstheme="minorBidi"/>
                <w:noProof w:val="0"/>
              </w:rPr>
              <w:commentReference w:id="1736"/>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7"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7"/>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738" w:name="_Toc448227645"/>
      <w:r>
        <w:t xml:space="preserve">July 23 / Epip 29: </w:t>
      </w:r>
      <w:r w:rsidR="00B52D77">
        <w:t xml:space="preserve">Also the </w:t>
      </w:r>
      <w:r>
        <w:t>Translocation of the Relics of St. Andrew, the Apostle</w:t>
      </w:r>
      <w:bookmarkEnd w:id="1738"/>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739" w:name="_Toc448227646"/>
      <w:r>
        <w:t>July 28 / Mesori 4: Consecration of the Church of St. Anthony</w:t>
      </w:r>
      <w:bookmarkEnd w:id="1739"/>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86"/>
      <w:r>
        <w:t>.</w:t>
      </w:r>
    </w:p>
    <w:p w14:paraId="62D72F65" w14:textId="77777777" w:rsidR="00495F1A" w:rsidRPr="00980D99" w:rsidRDefault="00495F1A" w:rsidP="00495F1A">
      <w:pPr>
        <w:pStyle w:val="Heading2"/>
        <w:rPr>
          <w:lang w:val="en-US"/>
        </w:rPr>
      </w:pPr>
      <w:bookmarkStart w:id="1740" w:name="_Toc448696656"/>
      <w:bookmarkStart w:id="1741" w:name="August"/>
      <w:r>
        <w:lastRenderedPageBreak/>
        <w:t>August</w:t>
      </w:r>
      <w:bookmarkEnd w:id="1731"/>
      <w:bookmarkEnd w:id="1732"/>
      <w:bookmarkEnd w:id="1733"/>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40"/>
    </w:p>
    <w:bookmarkStart w:id="1742" w:name="_Toc410196967" w:displacedByCustomXml="next"/>
    <w:bookmarkStart w:id="1743" w:name="_Toc410196465" w:displacedByCustomXml="next"/>
    <w:bookmarkStart w:id="1744" w:name="_Toc410196223"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6A3219">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6A3219">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6A3219">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6A3219">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6A3219">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6A3219">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6A3219">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6A3219">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6A3219">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6A3219">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6A3219">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6A3219">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45" w:name="_Toc448227647"/>
      <w:r>
        <w:lastRenderedPageBreak/>
        <w:t>August 1 / Mesori 8: The Confession of St. Peter</w:t>
      </w:r>
      <w:bookmarkEnd w:id="1745"/>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46" w:name="_Toc448227648"/>
      <w:r>
        <w:t>August 5 / Mesori 12: Commemoration of Archangel Michael</w:t>
      </w:r>
      <w:bookmarkEnd w:id="1746"/>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47" w:name="_Toc448227649"/>
      <w:r>
        <w:t xml:space="preserve">August 6 / Mesori 13: </w:t>
      </w:r>
      <w:r w:rsidR="00495F1A">
        <w:t>The Transfiguration</w:t>
      </w:r>
      <w:bookmarkEnd w:id="1744"/>
      <w:bookmarkEnd w:id="1743"/>
      <w:bookmarkEnd w:id="1742"/>
      <w:bookmarkEnd w:id="1747"/>
    </w:p>
    <w:p w14:paraId="1EF4D652" w14:textId="77777777" w:rsidR="00980D99" w:rsidRDefault="00980D99" w:rsidP="00980D99">
      <w:pPr>
        <w:pStyle w:val="Heading4"/>
      </w:pPr>
      <w:bookmarkStart w:id="1748" w:name="_Ref434478012"/>
      <w:r>
        <w:t>The Doxology</w:t>
      </w:r>
      <w:r w:rsidR="00E21EA3">
        <w:t xml:space="preserve"> of the Transfiguration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9" w:name="_Ref434476299"/>
      <w:r>
        <w:t>The Psali Adam</w:t>
      </w:r>
      <w:r w:rsidR="006C1B94">
        <w:t xml:space="preserve"> for the Transfiguration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50" w:name="_Ref434476316"/>
      <w:r>
        <w:t>The Psali Batos</w:t>
      </w:r>
      <w:r w:rsidR="006C1B94">
        <w:t xml:space="preserve"> for the Transfiguration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51" w:name="_Toc410196224"/>
      <w:bookmarkStart w:id="1752" w:name="_Toc410196466"/>
      <w:bookmarkStart w:id="1753" w:name="_Toc410196968"/>
      <w:bookmarkStart w:id="1754" w:name="_Ref435642801"/>
      <w:bookmarkStart w:id="1755" w:name="_Ref435642808"/>
      <w:bookmarkStart w:id="1756" w:name="_Toc448227650"/>
      <w:r>
        <w:t xml:space="preserve">August 9 / Mesori 16: </w:t>
      </w:r>
      <w:r w:rsidR="00495F1A">
        <w:t>The Assumption of the Virgin</w:t>
      </w:r>
      <w:bookmarkEnd w:id="1751"/>
      <w:bookmarkEnd w:id="1752"/>
      <w:bookmarkEnd w:id="1753"/>
      <w:bookmarkEnd w:id="1754"/>
      <w:bookmarkEnd w:id="1755"/>
      <w:bookmarkEnd w:id="1756"/>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57" w:name="_Ref435642763"/>
      <w:r>
        <w:t xml:space="preserve">The Psali </w:t>
      </w:r>
      <w:commentRangeStart w:id="1758"/>
      <w:r>
        <w:t xml:space="preserve">Adam </w:t>
      </w:r>
      <w:commentRangeEnd w:id="1758"/>
      <w:r>
        <w:rPr>
          <w:rStyle w:val="CommentReference"/>
          <w:rFonts w:eastAsiaTheme="minorHAnsi" w:cstheme="minorBidi"/>
          <w:b w:val="0"/>
          <w:bCs w:val="0"/>
          <w:iCs w:val="0"/>
          <w:color w:val="auto"/>
        </w:rPr>
        <w:commentReference w:id="1758"/>
      </w:r>
      <w:r>
        <w:t>for the Virgin</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9"/>
            <w:r>
              <w:t>With divine hands.”</w:t>
            </w:r>
            <w:commentRangeEnd w:id="1759"/>
            <w:r>
              <w:rPr>
                <w:rStyle w:val="CommentReference"/>
                <w:rFonts w:ascii="Times New Roman" w:eastAsiaTheme="minorHAnsi" w:hAnsi="Times New Roman" w:cstheme="minorBidi"/>
                <w:color w:val="auto"/>
              </w:rPr>
              <w:commentReference w:id="1759"/>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60" w:name="_Ref435734818"/>
      <w:r>
        <w:t>The Psali Batos for the Virgin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6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61"/>
            <w:r>
              <w:t>forever</w:t>
            </w:r>
            <w:commentRangeEnd w:id="1761"/>
            <w:r>
              <w:rPr>
                <w:rStyle w:val="CommentReference"/>
                <w:rFonts w:ascii="Times New Roman" w:eastAsiaTheme="minorHAnsi" w:hAnsi="Times New Roman" w:cstheme="minorBidi"/>
                <w:color w:val="auto"/>
              </w:rPr>
              <w:commentReference w:id="1761"/>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62"/>
            <w:r>
              <w:t>In the unshakable places.</w:t>
            </w:r>
            <w:commentRangeEnd w:id="1762"/>
            <w:r>
              <w:rPr>
                <w:rStyle w:val="CommentReference"/>
                <w:rFonts w:ascii="Times New Roman" w:eastAsiaTheme="minorHAnsi" w:hAnsi="Times New Roman" w:cstheme="minorBidi"/>
                <w:color w:val="auto"/>
              </w:rPr>
              <w:commentReference w:id="1762"/>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63"/>
            <w:r>
              <w:t>Your name adorns our works.</w:t>
            </w:r>
            <w:commentRangeEnd w:id="1763"/>
            <w:r>
              <w:rPr>
                <w:rStyle w:val="CommentReference"/>
                <w:rFonts w:ascii="Times New Roman" w:eastAsiaTheme="minorHAnsi" w:hAnsi="Times New Roman" w:cstheme="minorBidi"/>
                <w:color w:val="auto"/>
              </w:rPr>
              <w:commentReference w:id="1763"/>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64"/>
            <w:r>
              <w:t xml:space="preserve">Interceding </w:t>
            </w:r>
            <w:commentRangeEnd w:id="1764"/>
            <w:r>
              <w:rPr>
                <w:rStyle w:val="CommentReference"/>
                <w:rFonts w:ascii="Times New Roman" w:eastAsiaTheme="minorHAnsi" w:hAnsi="Times New Roman" w:cstheme="minorBidi"/>
                <w:color w:val="auto"/>
              </w:rPr>
              <w:commentReference w:id="1764"/>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65" w:name="_Toc448227651"/>
      <w:r>
        <w:t>August 12 / Mesori 19: Translocation of the Relics of St. Macarius the Great</w:t>
      </w:r>
      <w:bookmarkEnd w:id="1765"/>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66" w:name="_Toc448227652"/>
      <w:r>
        <w:t>August 14 / Mesori 21: Commemoration of the Theotokos</w:t>
      </w:r>
      <w:bookmarkEnd w:id="1766"/>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67" w:name="_Ref434563030"/>
      <w:bookmarkStart w:id="1768" w:name="_Toc448227653"/>
      <w:r>
        <w:t>August 17 / Mesori 24: Departure of St. Takle Haymanot</w:t>
      </w:r>
      <w:bookmarkEnd w:id="1767"/>
      <w:bookmarkEnd w:id="1768"/>
    </w:p>
    <w:p w14:paraId="34845613" w14:textId="77777777" w:rsidR="009F60F1" w:rsidRDefault="009F60F1" w:rsidP="009F60F1">
      <w:pPr>
        <w:pStyle w:val="Heading4"/>
      </w:pPr>
      <w:bookmarkStart w:id="1769" w:name="_Ref434492302"/>
      <w:r>
        <w:t>The Doxology</w:t>
      </w:r>
      <w:r w:rsidR="00B82753">
        <w:t xml:space="preserve"> for St. Takle Haymanot</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70" w:name="_Toc448227654"/>
      <w:r>
        <w:lastRenderedPageBreak/>
        <w:t>August 21 / Mesori 28: The Patriarchs: Abraham, Isaac, and Jacob</w:t>
      </w:r>
      <w:bookmarkEnd w:id="1770"/>
    </w:p>
    <w:p w14:paraId="1D063B19" w14:textId="77777777" w:rsidR="00431ABD" w:rsidRDefault="00431ABD" w:rsidP="00431ABD">
      <w:pPr>
        <w:pStyle w:val="Heading4"/>
      </w:pPr>
      <w:bookmarkStart w:id="1771" w:name="_Ref434492413"/>
      <w:r>
        <w:t>The Doxology</w:t>
      </w:r>
      <w:r w:rsidR="00B82753">
        <w:t xml:space="preserve"> for the Patriarchs: Abraham, Isaac, and Jacob</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72" w:name="_Toc448227655"/>
      <w:r>
        <w:lastRenderedPageBreak/>
        <w:t>August 22 / Mesori 29: Commemoration of the Annunciation, Nativity, and Resurrection on the 29</w:t>
      </w:r>
      <w:r w:rsidRPr="00C0205C">
        <w:rPr>
          <w:vertAlign w:val="superscript"/>
        </w:rPr>
        <w:t>th</w:t>
      </w:r>
      <w:r>
        <w:t xml:space="preserve"> of Every Month</w:t>
      </w:r>
      <w:bookmarkEnd w:id="1772"/>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73" w:name="_Toc448227656"/>
      <w:r>
        <w:t xml:space="preserve">August 22 / Mesori 29: </w:t>
      </w:r>
      <w:r w:rsidR="007D439A">
        <w:t xml:space="preserve">Also the </w:t>
      </w:r>
      <w:r>
        <w:t>Translocation of the Relics of St. John the Short to Scetis</w:t>
      </w:r>
      <w:bookmarkEnd w:id="1773"/>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74" w:name="_Toc448227657"/>
      <w:r>
        <w:t>August 25 / Little Month 2: Departure of St. Titus the Apostle</w:t>
      </w:r>
      <w:bookmarkEnd w:id="1774"/>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75" w:name="_Toc448227658"/>
      <w:r>
        <w:t>August 26 / Little Month 3: Archangel Raphael</w:t>
      </w:r>
      <w:bookmarkEnd w:id="1775"/>
    </w:p>
    <w:p w14:paraId="0292BCC5" w14:textId="77777777" w:rsidR="00C30039" w:rsidRDefault="00C30039" w:rsidP="00C30039">
      <w:pPr>
        <w:pStyle w:val="Heading4"/>
      </w:pPr>
      <w:bookmarkStart w:id="1776" w:name="_Ref434488208"/>
      <w:r>
        <w:t>The Doxology</w:t>
      </w:r>
      <w:r w:rsidR="00B46E6E">
        <w:t xml:space="preserve"> for Archangel Raphael</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7" w:name="_Toc448227659"/>
      <w:r>
        <w:t>August 28 / Little Month 5</w:t>
      </w:r>
      <w:r w:rsidR="00980D99">
        <w:t>: St. Parsouma</w:t>
      </w:r>
      <w:bookmarkEnd w:id="1777"/>
    </w:p>
    <w:p w14:paraId="32F5CFB7" w14:textId="77777777" w:rsidR="00980D99" w:rsidRDefault="00980D99" w:rsidP="00980D99">
      <w:pPr>
        <w:pStyle w:val="Heading4"/>
      </w:pPr>
      <w:bookmarkStart w:id="1778" w:name="_Ref434491294"/>
      <w:r>
        <w:t>The Doxology</w:t>
      </w:r>
      <w:r w:rsidR="00810F04">
        <w:t xml:space="preserve"> for St. Parsouma</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6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82"/>
            <w:r>
              <w:t xml:space="preserve">ⲙ̀Ⲡⲭ̄ⲥ̄ </w:t>
            </w:r>
            <w:commentRangeEnd w:id="1782"/>
            <w:r>
              <w:rPr>
                <w:rStyle w:val="CommentReference"/>
                <w:rFonts w:ascii="Times New Roman" w:hAnsi="Times New Roman" w:cstheme="minorBidi"/>
                <w:noProof w:val="0"/>
              </w:rPr>
              <w:commentReference w:id="1782"/>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83"/>
            <w:r>
              <w:t xml:space="preserve">ⲡⲉⲛⲥⲱⲧⲏⲣ </w:t>
            </w:r>
            <w:commentRangeEnd w:id="1783"/>
            <w:r>
              <w:rPr>
                <w:rStyle w:val="CommentReference"/>
                <w:rFonts w:ascii="Times New Roman" w:hAnsi="Times New Roman" w:cstheme="minorBidi"/>
                <w:noProof w:val="0"/>
              </w:rPr>
              <w:commentReference w:id="1783"/>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84" w:name="_Toc410196226"/>
      <w:bookmarkStart w:id="1785" w:name="_Toc410196468"/>
      <w:bookmarkStart w:id="1786" w:name="_Toc410196970"/>
      <w:bookmarkStart w:id="1787" w:name="_Toc448696657"/>
      <w:bookmarkStart w:id="1788" w:name="Pascal"/>
      <w:bookmarkEnd w:id="1741"/>
      <w:r>
        <w:lastRenderedPageBreak/>
        <w:t>The Pascal Cycle</w:t>
      </w:r>
      <w:bookmarkEnd w:id="1784"/>
      <w:bookmarkEnd w:id="1785"/>
      <w:bookmarkEnd w:id="1786"/>
      <w:bookmarkEnd w:id="1787"/>
    </w:p>
    <w:bookmarkStart w:id="1789" w:name="_Toc410196971" w:displacedByCustomXml="next"/>
    <w:bookmarkStart w:id="1790" w:name="_Toc410196469" w:displacedByCustomXml="next"/>
    <w:bookmarkStart w:id="1791" w:name="_Toc410196227"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6A3219">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6A3219">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6A3219">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6A3219">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6A3219">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6A3219">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6A3219">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6A3219">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6A3219">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92" w:name="_Toc448227660"/>
      <w:r>
        <w:lastRenderedPageBreak/>
        <w:t>Jonah’s Fast</w:t>
      </w:r>
      <w:bookmarkEnd w:id="1791"/>
      <w:bookmarkEnd w:id="1790"/>
      <w:bookmarkEnd w:id="1789"/>
      <w:bookmarkEnd w:id="1792"/>
    </w:p>
    <w:p w14:paraId="7A658690" w14:textId="77777777" w:rsidR="001E5E16" w:rsidRPr="001E5E16" w:rsidRDefault="001E5E16" w:rsidP="001E5E16">
      <w:pPr>
        <w:pStyle w:val="Heading4"/>
      </w:pPr>
      <w:bookmarkStart w:id="1793" w:name="_Ref434478053"/>
      <w:r>
        <w:t>The Doxology</w:t>
      </w:r>
      <w:r w:rsidR="00E21EA3">
        <w:t xml:space="preserve"> of Jonah’s Fast</w:t>
      </w:r>
      <w:bookmarkEnd w:id="1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94" w:name="_Toc410196228"/>
      <w:bookmarkStart w:id="1795" w:name="_Toc410196470"/>
      <w:bookmarkStart w:id="1796" w:name="_Toc410196972"/>
      <w:bookmarkStart w:id="1797" w:name="_Toc448227661"/>
      <w:r>
        <w:t>Jonah’s Feast</w:t>
      </w:r>
      <w:bookmarkEnd w:id="1794"/>
      <w:bookmarkEnd w:id="1795"/>
      <w:bookmarkEnd w:id="1796"/>
      <w:bookmarkEnd w:id="1797"/>
    </w:p>
    <w:p w14:paraId="6EE6C439" w14:textId="77777777" w:rsidR="00495F1A" w:rsidRDefault="00495F1A" w:rsidP="00495F1A">
      <w:pPr>
        <w:pStyle w:val="Heading3"/>
      </w:pPr>
      <w:bookmarkStart w:id="1798" w:name="_Toc410196229"/>
      <w:bookmarkStart w:id="1799" w:name="_Toc410196471"/>
      <w:bookmarkStart w:id="1800" w:name="_Toc410196973"/>
      <w:bookmarkStart w:id="1801" w:name="_Toc448227662"/>
      <w:r>
        <w:t>Great Lent</w:t>
      </w:r>
      <w:bookmarkEnd w:id="1798"/>
      <w:bookmarkEnd w:id="1799"/>
      <w:bookmarkEnd w:id="1800"/>
      <w:bookmarkEnd w:id="1801"/>
    </w:p>
    <w:p w14:paraId="2602B6E5" w14:textId="77777777" w:rsidR="00EC2AEB" w:rsidRPr="001E5E16" w:rsidRDefault="00EC2AEB" w:rsidP="00EC2AEB">
      <w:pPr>
        <w:pStyle w:val="Heading4"/>
      </w:pPr>
      <w:bookmarkStart w:id="1802" w:name="_Ref434478080"/>
      <w:r>
        <w:t>The Doxology</w:t>
      </w:r>
      <w:r w:rsidR="00420CFA">
        <w:t xml:space="preserve"> for Saturday and Sunday</w:t>
      </w:r>
      <w:r w:rsidR="00E21EA3">
        <w:t xml:space="preserve"> in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03" w:name="_Ref434478104"/>
      <w:r>
        <w:t>The Doxology</w:t>
      </w:r>
      <w:r w:rsidR="00E21EA3">
        <w:t xml:space="preserve"> for Weekdays in Great Lent</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04"/>
            <w:r>
              <w:t>ⲛⲓⲉ̀ⲛⲉϩ</w:t>
            </w:r>
            <w:commentRangeEnd w:id="1804"/>
            <w:r>
              <w:rPr>
                <w:rStyle w:val="CommentReference"/>
                <w:rFonts w:ascii="Times New Roman" w:hAnsi="Times New Roman" w:cstheme="minorBidi"/>
                <w:noProof w:val="0"/>
              </w:rPr>
              <w:commentReference w:id="1804"/>
            </w:r>
            <w:r>
              <w:t>.</w:t>
            </w:r>
          </w:p>
        </w:tc>
      </w:tr>
    </w:tbl>
    <w:p w14:paraId="1A70F51E" w14:textId="77777777" w:rsidR="00420CFA" w:rsidRPr="001E5E16" w:rsidRDefault="00420CFA" w:rsidP="00420CFA">
      <w:pPr>
        <w:pStyle w:val="Heading4"/>
      </w:pPr>
      <w:bookmarkStart w:id="1805" w:name="_Ref434478128"/>
      <w:r>
        <w:t>A Second Doxology for Weekdays</w:t>
      </w:r>
      <w:r w:rsidR="00E21EA3">
        <w:t xml:space="preserve"> in Great Lent</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06"/>
            <w:r>
              <w:t xml:space="preserve">He </w:t>
            </w:r>
            <w:r w:rsidR="00253DD3">
              <w:t>humiliated</w:t>
            </w:r>
          </w:p>
          <w:p w14:paraId="774AFAE4" w14:textId="77777777" w:rsidR="00420CFA" w:rsidRDefault="00420CFA" w:rsidP="00420CFA">
            <w:pPr>
              <w:pStyle w:val="EngHangEnd"/>
            </w:pPr>
            <w:r>
              <w:t>The Tempter</w:t>
            </w:r>
            <w:commentRangeEnd w:id="1806"/>
            <w:r>
              <w:rPr>
                <w:rStyle w:val="CommentReference"/>
              </w:rPr>
              <w:commentReference w:id="1806"/>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7"/>
            <w:r>
              <w:t>“Fast in watchfulness</w:t>
            </w:r>
          </w:p>
          <w:p w14:paraId="6B2FDE71" w14:textId="77777777" w:rsidR="00420CFA" w:rsidRDefault="00420CFA" w:rsidP="00420CFA">
            <w:pPr>
              <w:pStyle w:val="EngHangEnd"/>
            </w:pPr>
            <w:r>
              <w:t>By day and by night.”</w:t>
            </w:r>
            <w:commentRangeEnd w:id="1807"/>
            <w:r>
              <w:rPr>
                <w:rStyle w:val="CommentReference"/>
              </w:rPr>
              <w:commentReference w:id="1807"/>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8" w:name="_Ref434478147"/>
      <w:r>
        <w:lastRenderedPageBreak/>
        <w:t>A Third</w:t>
      </w:r>
      <w:r w:rsidR="00420CFA">
        <w:t xml:space="preserve"> Doxology</w:t>
      </w:r>
      <w:r>
        <w:t xml:space="preserve"> for Weekdays</w:t>
      </w:r>
      <w:r w:rsidR="00E21EA3">
        <w:t xml:space="preserve"> in Great Lent</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9" w:name="_Ref434478172"/>
      <w:r>
        <w:t xml:space="preserve">The </w:t>
      </w:r>
      <w:r w:rsidR="007A72D2">
        <w:t xml:space="preserve">Fourth </w:t>
      </w:r>
      <w:r>
        <w:t>Doxology</w:t>
      </w:r>
      <w:r w:rsidR="007A72D2">
        <w:t xml:space="preserve"> </w:t>
      </w:r>
      <w:r w:rsidR="00E21EA3">
        <w:t>for Great Lent</w:t>
      </w:r>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10"/>
            <w:r>
              <w:t xml:space="preserve">Ϯⲛⲏⲥⲧⲓⲁ̀ </w:t>
            </w:r>
            <w:commentRangeEnd w:id="1810"/>
            <w:r>
              <w:rPr>
                <w:rStyle w:val="CommentReference"/>
                <w:rFonts w:ascii="Times New Roman" w:hAnsi="Times New Roman" w:cstheme="minorBidi"/>
                <w:noProof w:val="0"/>
              </w:rPr>
              <w:commentReference w:id="1810"/>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11"/>
            <w:r>
              <w:t>pretense</w:t>
            </w:r>
            <w:commentRangeEnd w:id="1811"/>
            <w:r>
              <w:rPr>
                <w:rStyle w:val="CommentReference"/>
              </w:rPr>
              <w:commentReference w:id="1811"/>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12"/>
            <w:r>
              <w:t>strugglers</w:t>
            </w:r>
            <w:commentRangeEnd w:id="1812"/>
            <w:r>
              <w:rPr>
                <w:rStyle w:val="CommentReference"/>
              </w:rPr>
              <w:commentReference w:id="1812"/>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13"/>
            <w:r>
              <w:t>martyrdom</w:t>
            </w:r>
            <w:commentRangeEnd w:id="1813"/>
            <w:r>
              <w:rPr>
                <w:rStyle w:val="CommentReference"/>
              </w:rPr>
              <w:commentReference w:id="1813"/>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14"/>
            <w:r>
              <w:t xml:space="preserve">carries </w:t>
            </w:r>
            <w:commentRangeEnd w:id="1814"/>
            <w:r>
              <w:rPr>
                <w:rStyle w:val="CommentReference"/>
              </w:rPr>
              <w:commentReference w:id="1814"/>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15"/>
            <w:r>
              <w:t>assembly</w:t>
            </w:r>
            <w:commentRangeEnd w:id="1815"/>
            <w:r>
              <w:rPr>
                <w:rStyle w:val="CommentReference"/>
              </w:rPr>
              <w:commentReference w:id="1815"/>
            </w:r>
            <w:r>
              <w:t>,</w:t>
            </w:r>
          </w:p>
          <w:p w14:paraId="33941A18" w14:textId="77777777" w:rsidR="006A78B4" w:rsidRDefault="006A78B4" w:rsidP="006A78B4">
            <w:pPr>
              <w:pStyle w:val="EngHangEnd"/>
            </w:pPr>
            <w:r>
              <w:t xml:space="preserve">From now until the </w:t>
            </w:r>
            <w:commentRangeStart w:id="1816"/>
            <w:r>
              <w:t>ages of ages</w:t>
            </w:r>
            <w:commentRangeEnd w:id="1816"/>
            <w:r>
              <w:rPr>
                <w:rStyle w:val="CommentReference"/>
              </w:rPr>
              <w:commentReference w:id="1816"/>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7" w:name="_Ref434476347"/>
      <w:r>
        <w:lastRenderedPageBreak/>
        <w:t>The Psali Adam</w:t>
      </w:r>
      <w:r w:rsidR="006C1B94">
        <w:t xml:space="preserve"> for Great Lent</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8" w:name="_Ref434476369"/>
      <w:r>
        <w:t>The Psali Batos</w:t>
      </w:r>
      <w:r w:rsidR="006C1B94">
        <w:t xml:space="preserve"> for Great Lent</w:t>
      </w:r>
      <w:bookmarkEnd w:id="1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9" w:name="_Toc410196230"/>
      <w:bookmarkStart w:id="1820" w:name="_Toc410196472"/>
      <w:bookmarkStart w:id="1821" w:name="_Toc410196974"/>
      <w:bookmarkStart w:id="1822" w:name="_Toc448227663"/>
      <w:r>
        <w:t>Lazarus Saturday</w:t>
      </w:r>
      <w:bookmarkEnd w:id="1819"/>
      <w:bookmarkEnd w:id="1820"/>
      <w:bookmarkEnd w:id="1821"/>
      <w:bookmarkEnd w:id="1822"/>
    </w:p>
    <w:p w14:paraId="536840DE" w14:textId="77777777" w:rsidR="00EC2AEB" w:rsidRPr="001E5E16" w:rsidRDefault="00EC2AEB" w:rsidP="00EC2AEB">
      <w:pPr>
        <w:pStyle w:val="Heading4"/>
      </w:pPr>
      <w:bookmarkStart w:id="1823" w:name="_Ref434478195"/>
      <w:r>
        <w:t>The Doxology</w:t>
      </w:r>
      <w:r w:rsidR="00E21EA3">
        <w:t xml:space="preserve"> for Lazarus Saturday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24" w:name="_Ref434476394"/>
      <w:r>
        <w:t>The Psali Batos</w:t>
      </w:r>
      <w:r w:rsidR="006C1B94">
        <w:t xml:space="preserve"> for Lazarus Saturday</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25"/>
            <w:r>
              <w:t>With glory befitting You</w:t>
            </w:r>
            <w:commentRangeEnd w:id="1825"/>
            <w:r>
              <w:rPr>
                <w:rStyle w:val="CommentReference"/>
              </w:rPr>
              <w:commentReference w:id="1825"/>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26" w:name="_Toc410196231"/>
      <w:bookmarkStart w:id="1827" w:name="_Toc410196473"/>
      <w:bookmarkStart w:id="1828" w:name="_Toc410196975"/>
      <w:bookmarkStart w:id="1829" w:name="_Toc448227664"/>
      <w:r>
        <w:t>Palm Sunday</w:t>
      </w:r>
      <w:bookmarkEnd w:id="1826"/>
      <w:bookmarkEnd w:id="1827"/>
      <w:bookmarkEnd w:id="1828"/>
      <w:bookmarkEnd w:id="1829"/>
    </w:p>
    <w:p w14:paraId="5FD5B809" w14:textId="77777777" w:rsidR="00EC2AEB" w:rsidRPr="001E5E16" w:rsidRDefault="00EC2AEB" w:rsidP="00EC2AEB">
      <w:pPr>
        <w:pStyle w:val="Heading4"/>
      </w:pPr>
      <w:bookmarkStart w:id="1830" w:name="_Ref434478217"/>
      <w:r>
        <w:t xml:space="preserve">The </w:t>
      </w:r>
      <w:r w:rsidR="00FA139D">
        <w:t xml:space="preserve">First </w:t>
      </w:r>
      <w:r>
        <w:t>Doxology</w:t>
      </w:r>
      <w:r w:rsidR="00E21EA3">
        <w:t xml:space="preserve"> for Palm Sunday</w:t>
      </w:r>
      <w:bookmarkEnd w:id="1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31"/>
            <w:r>
              <w:t>To the ages.</w:t>
            </w:r>
            <w:commentRangeEnd w:id="1831"/>
            <w:r>
              <w:rPr>
                <w:rStyle w:val="CommentReference"/>
              </w:rPr>
              <w:commentReference w:id="1831"/>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32" w:name="_Ref434478234"/>
      <w:r>
        <w:t>The Second Doxology</w:t>
      </w:r>
      <w:r w:rsidR="00E21EA3">
        <w:t xml:space="preserve"> for Palm Sunday</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6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33" w:name="_Ref434478255"/>
      <w:r>
        <w:t>The Third Doxology</w:t>
      </w:r>
      <w:r w:rsidR="00E21EA3">
        <w:t xml:space="preserve"> for Palm Sunday</w:t>
      </w:r>
      <w:bookmarkEnd w:id="1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6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34"/>
            <w:r>
              <w:t xml:space="preserve">is </w:t>
            </w:r>
            <w:commentRangeEnd w:id="1834"/>
            <w:r>
              <w:rPr>
                <w:rStyle w:val="CommentReference"/>
              </w:rPr>
              <w:commentReference w:id="1834"/>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35" w:name="_Ref434476417"/>
      <w:r>
        <w:t>The Psali Adam</w:t>
      </w:r>
      <w:r w:rsidR="006C1B94">
        <w:t xml:space="preserve"> for Palm Sunday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36"/>
            <w:r>
              <w:t xml:space="preserve">Offer </w:t>
            </w:r>
            <w:commentRangeEnd w:id="1836"/>
            <w:r>
              <w:rPr>
                <w:rStyle w:val="CommentReference"/>
              </w:rPr>
              <w:commentReference w:id="1836"/>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7"/>
            <w:r>
              <w:t>Kranion</w:t>
            </w:r>
            <w:commentRangeEnd w:id="1837"/>
            <w:r>
              <w:rPr>
                <w:rStyle w:val="CommentReference"/>
              </w:rPr>
              <w:commentReference w:id="1837"/>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8" w:name="_Toc448227665"/>
      <w:bookmarkStart w:id="1839" w:name="_Toc410196232"/>
      <w:bookmarkStart w:id="1840" w:name="_Toc410196474"/>
      <w:bookmarkStart w:id="1841" w:name="_Toc410196976"/>
      <w:r>
        <w:lastRenderedPageBreak/>
        <w:t>Joyous Saturday</w:t>
      </w:r>
      <w:bookmarkEnd w:id="1838"/>
    </w:p>
    <w:p w14:paraId="65F4337A" w14:textId="2CA465AF" w:rsidR="003E106D" w:rsidRDefault="003E106D" w:rsidP="003E106D">
      <w:pPr>
        <w:pStyle w:val="Heading4"/>
      </w:pPr>
      <w:bookmarkStart w:id="1842" w:name="_Ref435562018"/>
      <w:r>
        <w:t>The Psali Batos for the Joyous Saturday</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43"/>
            <w:r>
              <w:t xml:space="preserve">abolished </w:t>
            </w:r>
            <w:commentRangeEnd w:id="1843"/>
            <w:r>
              <w:rPr>
                <w:rStyle w:val="CommentReference"/>
              </w:rPr>
              <w:commentReference w:id="1843"/>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44"/>
            <w:r>
              <w:t>power</w:t>
            </w:r>
            <w:commentRangeEnd w:id="1844"/>
            <w:r>
              <w:rPr>
                <w:rStyle w:val="CommentReference"/>
              </w:rPr>
              <w:commentReference w:id="1844"/>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45" w:name="_Toc448227666"/>
      <w:r>
        <w:t>Resurrection</w:t>
      </w:r>
      <w:bookmarkEnd w:id="1839"/>
      <w:bookmarkEnd w:id="1840"/>
      <w:bookmarkEnd w:id="1841"/>
      <w:r w:rsidR="003E106D">
        <w:t xml:space="preserve"> Sunday</w:t>
      </w:r>
      <w:bookmarkEnd w:id="1845"/>
    </w:p>
    <w:p w14:paraId="48D283B9" w14:textId="77777777" w:rsidR="00EC2AEB" w:rsidRPr="001E5E16" w:rsidRDefault="00EC2AEB" w:rsidP="00EC2AEB">
      <w:pPr>
        <w:pStyle w:val="Heading4"/>
      </w:pPr>
      <w:bookmarkStart w:id="1846" w:name="_Ref434478294"/>
      <w:r>
        <w:t>The Doxology</w:t>
      </w:r>
      <w:r w:rsidR="00E21EA3">
        <w:t xml:space="preserve"> for the Resurrection</w:t>
      </w:r>
      <w:bookmarkEnd w:id="1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7"/>
            <w:r>
              <w:t>Name</w:t>
            </w:r>
            <w:commentRangeEnd w:id="1847"/>
            <w:r>
              <w:rPr>
                <w:rStyle w:val="CommentReference"/>
              </w:rPr>
              <w:commentReference w:id="1847"/>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8" w:name="_Ref434478317"/>
      <w:r>
        <w:t>A</w:t>
      </w:r>
      <w:r w:rsidR="00E21EA3">
        <w:t>nother</w:t>
      </w:r>
      <w:r>
        <w:t xml:space="preserve"> Doxology</w:t>
      </w:r>
      <w:r w:rsidR="00E21EA3">
        <w:t xml:space="preserve"> for the Resurrection</w:t>
      </w:r>
      <w:bookmarkEnd w:id="18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9" w:name="_Ref434478347"/>
      <w:r>
        <w:t>A Doxology for Archangel Michael</w:t>
      </w:r>
      <w:r w:rsidR="00E21EA3">
        <w:t xml:space="preserve"> for the Resurrection</w:t>
      </w:r>
      <w:bookmarkEnd w:id="1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6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6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6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50" w:name="_Ref434476440"/>
      <w:r>
        <w:t>The Psali Adam</w:t>
      </w:r>
      <w:r w:rsidR="006C1B94">
        <w:t xml:space="preserve"> for the Resurrection</w:t>
      </w:r>
      <w:bookmarkEnd w:id="1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51" w:name="_Ref434476459"/>
      <w:r>
        <w:lastRenderedPageBreak/>
        <w:t>The Psali Batos</w:t>
      </w:r>
      <w:r w:rsidR="006C1B94">
        <w:t xml:space="preserve"> for the Resurrection</w:t>
      </w:r>
      <w:bookmarkEnd w:id="1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52" w:name="_Toc410196233"/>
      <w:bookmarkStart w:id="1853" w:name="_Toc410196475"/>
      <w:bookmarkStart w:id="1854" w:name="_Toc410196977"/>
      <w:bookmarkStart w:id="1855" w:name="_Toc448227667"/>
      <w:r>
        <w:t>Thomas Sunday</w:t>
      </w:r>
      <w:bookmarkEnd w:id="1852"/>
      <w:bookmarkEnd w:id="1853"/>
      <w:bookmarkEnd w:id="1854"/>
      <w:bookmarkEnd w:id="1855"/>
    </w:p>
    <w:p w14:paraId="1CFE554E" w14:textId="77777777" w:rsidR="00EC2AEB" w:rsidRDefault="00EC2AEB" w:rsidP="00EC2AEB">
      <w:pPr>
        <w:pStyle w:val="Heading4"/>
      </w:pPr>
      <w:bookmarkStart w:id="1856" w:name="_Ref434478375"/>
      <w:r>
        <w:t>The Doxology</w:t>
      </w:r>
      <w:r w:rsidR="00E21EA3">
        <w:t xml:space="preserve"> for Thomas Sunday</w:t>
      </w:r>
      <w:bookmarkEnd w:id="1856"/>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6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6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6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7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7"/>
            <w:r>
              <w:t xml:space="preserve">Jesus </w:t>
            </w:r>
            <w:commentRangeEnd w:id="1857"/>
            <w:r>
              <w:rPr>
                <w:rStyle w:val="CommentReference"/>
                <w:rFonts w:ascii="Times New Roman" w:hAnsi="Times New Roman"/>
              </w:rPr>
              <w:commentReference w:id="1857"/>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8" w:name="_Toc410196235"/>
      <w:bookmarkStart w:id="1859" w:name="_Toc410196477"/>
      <w:bookmarkStart w:id="1860" w:name="_Toc410196979"/>
      <w:bookmarkStart w:id="1861" w:name="_Toc448227668"/>
      <w:r>
        <w:t>Ascension</w:t>
      </w:r>
      <w:bookmarkEnd w:id="1858"/>
      <w:bookmarkEnd w:id="1859"/>
      <w:bookmarkEnd w:id="1860"/>
      <w:bookmarkEnd w:id="1861"/>
    </w:p>
    <w:p w14:paraId="41C1E8F1" w14:textId="77777777" w:rsidR="00EC2AEB" w:rsidRPr="001E5E16" w:rsidRDefault="00EC2AEB" w:rsidP="00EC2AEB">
      <w:pPr>
        <w:pStyle w:val="Heading4"/>
      </w:pPr>
      <w:bookmarkStart w:id="1862" w:name="_Ref434478556"/>
      <w:r>
        <w:t>The Doxology</w:t>
      </w:r>
      <w:r w:rsidR="00CC1CA8">
        <w:t xml:space="preserve"> for the Ascension</w:t>
      </w:r>
      <w:bookmarkEnd w:id="1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63"/>
            <w:r>
              <w:t>Name</w:t>
            </w:r>
            <w:commentRangeEnd w:id="1863"/>
            <w:r>
              <w:rPr>
                <w:rStyle w:val="CommentReference"/>
              </w:rPr>
              <w:commentReference w:id="1863"/>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64"/>
            <w:r>
              <w:t>to Him</w:t>
            </w:r>
            <w:commentRangeEnd w:id="1864"/>
            <w:r>
              <w:rPr>
                <w:rStyle w:val="CommentReference"/>
              </w:rPr>
              <w:commentReference w:id="1864"/>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65"/>
            <w:r>
              <w:t>might</w:t>
            </w:r>
            <w:commentRangeEnd w:id="1865"/>
            <w:r>
              <w:rPr>
                <w:rStyle w:val="CommentReference"/>
              </w:rPr>
              <w:commentReference w:id="1865"/>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66"/>
            <w:r>
              <w:t xml:space="preserve">Jesus </w:t>
            </w:r>
            <w:commentRangeEnd w:id="1866"/>
            <w:r>
              <w:rPr>
                <w:rStyle w:val="CommentReference"/>
                <w:rFonts w:ascii="Times New Roman" w:hAnsi="Times New Roman"/>
              </w:rPr>
              <w:commentReference w:id="1866"/>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7" w:name="_Ref434476482"/>
      <w:r>
        <w:t>The Psali Adam</w:t>
      </w:r>
      <w:r w:rsidR="006C1B94">
        <w:t xml:space="preserve"> for the Ascension</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8" w:name="_Ref434476541"/>
      <w:r>
        <w:t>The Psali Batos</w:t>
      </w:r>
      <w:r w:rsidR="006C1B94">
        <w:t xml:space="preserve"> for the Ascension</w:t>
      </w:r>
      <w:bookmarkEnd w:id="1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9"/>
            <w:r>
              <w:t>miracles</w:t>
            </w:r>
            <w:commentRangeEnd w:id="1869"/>
            <w:r>
              <w:rPr>
                <w:rStyle w:val="CommentReference"/>
              </w:rPr>
              <w:commentReference w:id="1869"/>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70" w:name="_Toc410196236"/>
      <w:bookmarkStart w:id="1871" w:name="_Toc410196478"/>
      <w:bookmarkStart w:id="1872" w:name="_Toc410196980"/>
      <w:bookmarkStart w:id="1873" w:name="_Toc448227669"/>
      <w:r>
        <w:t>Pentecost</w:t>
      </w:r>
      <w:bookmarkEnd w:id="1870"/>
      <w:bookmarkEnd w:id="1871"/>
      <w:bookmarkEnd w:id="1872"/>
      <w:bookmarkEnd w:id="1873"/>
    </w:p>
    <w:p w14:paraId="79712352" w14:textId="77777777" w:rsidR="00EC2AEB" w:rsidRPr="001E5E16" w:rsidRDefault="00EC2AEB" w:rsidP="00EC2AEB">
      <w:pPr>
        <w:pStyle w:val="Heading4"/>
      </w:pPr>
      <w:bookmarkStart w:id="1874" w:name="_Ref434478581"/>
      <w:r>
        <w:t>The Doxology</w:t>
      </w:r>
      <w:r w:rsidR="00CC1CA8">
        <w:t xml:space="preserve"> for Pentecost</w:t>
      </w:r>
      <w:bookmarkEnd w:id="1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75"/>
            <w:r>
              <w:t>Name</w:t>
            </w:r>
            <w:commentRangeEnd w:id="1875"/>
            <w:r>
              <w:rPr>
                <w:rStyle w:val="CommentReference"/>
              </w:rPr>
              <w:commentReference w:id="1875"/>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76"/>
            <w:r>
              <w:t>to Him</w:t>
            </w:r>
            <w:commentRangeEnd w:id="1876"/>
            <w:r>
              <w:rPr>
                <w:rStyle w:val="CommentReference"/>
              </w:rPr>
              <w:commentReference w:id="1876"/>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7"/>
            <w:r>
              <w:t>might</w:t>
            </w:r>
            <w:commentRangeEnd w:id="1877"/>
            <w:r>
              <w:rPr>
                <w:rStyle w:val="CommentReference"/>
              </w:rPr>
              <w:commentReference w:id="1877"/>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8" w:name="_Ref434476566"/>
      <w:r>
        <w:lastRenderedPageBreak/>
        <w:t>The Psali Adam</w:t>
      </w:r>
      <w:r w:rsidR="006C1B94">
        <w:t xml:space="preserve"> for Pentecost</w:t>
      </w:r>
      <w:bookmarkEnd w:id="1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9" w:name="_Toc410196981"/>
      <w:bookmarkStart w:id="1880" w:name="_Toc448696658"/>
      <w:bookmarkEnd w:id="1788"/>
      <w:r>
        <w:lastRenderedPageBreak/>
        <w:t>Hymns for Koiak</w:t>
      </w:r>
      <w:bookmarkEnd w:id="176"/>
      <w:bookmarkEnd w:id="177"/>
      <w:bookmarkEnd w:id="178"/>
      <w:bookmarkEnd w:id="1879"/>
      <w:bookmarkEnd w:id="1880"/>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 xml:space="preserve">e the Nativity. For Midnight Praise, there are additional Psalis before and after the Canticles (which can be added after the annual ones, or replace them). There is also an additional hymn contemplating each day’s Theotokia </w:t>
      </w:r>
      <w:proofErr w:type="gramStart"/>
      <w:r w:rsidR="00837292">
        <w:t>For</w:t>
      </w:r>
      <w:proofErr w:type="gramEnd"/>
      <w:r w:rsidR="00837292">
        <w:t xml:space="preserve">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w:t>
      </w:r>
      <w:proofErr w:type="gramStart"/>
      <w:r>
        <w:t>Therefore</w:t>
      </w:r>
      <w:proofErr w:type="gramEnd"/>
      <w:r>
        <w:t xml:space="preserv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4132A885"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Pr="005E37D0">
        <w:t>324</w:t>
      </w:r>
      <w:r w:rsidRPr="005E37D0">
        <w:fldChar w:fldCharType="end"/>
      </w:r>
    </w:p>
    <w:p w14:paraId="525F169E" w14:textId="4F77C2E4"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Pr="005E37D0">
        <w:t>160</w:t>
      </w:r>
      <w:r w:rsidRPr="005E37D0">
        <w:fldChar w:fldCharType="end"/>
      </w:r>
    </w:p>
    <w:p w14:paraId="3DE39326" w14:textId="407C9718"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Pr="005E37D0">
        <w:t>327</w:t>
      </w:r>
      <w:r w:rsidRPr="005E37D0">
        <w:fldChar w:fldCharType="end"/>
      </w:r>
    </w:p>
    <w:p w14:paraId="7E55BA37" w14:textId="06BD4DA3"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Pr="005E37D0">
        <w:t>1005</w:t>
      </w:r>
      <w:r w:rsidRPr="005E37D0">
        <w:fldChar w:fldCharType="end"/>
      </w:r>
    </w:p>
    <w:p w14:paraId="0D7887BA" w14:textId="2758187E"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Pr="005E37D0">
        <w:t>1014</w:t>
      </w:r>
      <w:r w:rsidRPr="005E37D0">
        <w:fldChar w:fldCharType="end"/>
      </w:r>
    </w:p>
    <w:p w14:paraId="62F4343C" w14:textId="79B06F0A"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Pr="005E37D0">
        <w:t>331</w:t>
      </w:r>
      <w:r w:rsidRPr="005E37D0">
        <w:fldChar w:fldCharType="end"/>
      </w:r>
    </w:p>
    <w:p w14:paraId="083BFCAA" w14:textId="00A0C79A"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Pr="005E37D0">
        <w:t>334</w:t>
      </w:r>
      <w:r w:rsidRPr="005E37D0">
        <w:fldChar w:fldCharType="end"/>
      </w:r>
    </w:p>
    <w:p w14:paraId="6B521EA5" w14:textId="331600E4"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Pr="005E37D0">
        <w:t>1021</w:t>
      </w:r>
      <w:r w:rsidRPr="005E37D0">
        <w:fldChar w:fldCharType="end"/>
      </w:r>
    </w:p>
    <w:p w14:paraId="03A8463A" w14:textId="6E2CE92B"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Pr="005E37D0">
        <w:t>455</w:t>
      </w:r>
      <w:r w:rsidRPr="005E37D0">
        <w:fldChar w:fldCharType="end"/>
      </w:r>
    </w:p>
    <w:p w14:paraId="5257A671" w14:textId="4BFA00C2"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Pr="005E37D0">
        <w:t>460</w:t>
      </w:r>
      <w:r w:rsidRPr="005E37D0">
        <w:fldChar w:fldCharType="end"/>
      </w:r>
    </w:p>
    <w:p w14:paraId="4A30D05B" w14:textId="50FBE486"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Pr="005E37D0">
        <w:t>1067</w:t>
      </w:r>
      <w:r w:rsidRPr="005E37D0">
        <w:fldChar w:fldCharType="end"/>
      </w:r>
    </w:p>
    <w:p w14:paraId="70A36F6C" w14:textId="6A7ABE8C"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Pr="005E37D0">
        <w:t>470</w:t>
      </w:r>
      <w:r w:rsidRPr="005E37D0">
        <w:fldChar w:fldCharType="end"/>
      </w:r>
    </w:p>
    <w:p w14:paraId="7E721133" w14:textId="01ECE0D9"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Pr="005E37D0">
        <w:t>472</w:t>
      </w:r>
      <w:r w:rsidRPr="005E37D0">
        <w:fldChar w:fldCharType="end"/>
      </w:r>
    </w:p>
    <w:p w14:paraId="50C431C9" w14:textId="777A8C17"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Pr="005E37D0">
        <w:t>1072</w:t>
      </w:r>
      <w:r w:rsidRPr="005E37D0">
        <w:fldChar w:fldCharType="end"/>
      </w:r>
    </w:p>
    <w:p w14:paraId="0E67281B" w14:textId="123D3D69"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Pr="005E37D0">
        <w:t>1025</w:t>
      </w:r>
      <w:r w:rsidRPr="005E37D0">
        <w:fldChar w:fldCharType="end"/>
      </w:r>
    </w:p>
    <w:p w14:paraId="1CA25138" w14:textId="1EA420BA"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Pr="005E37D0">
        <w:t>340</w:t>
      </w:r>
      <w:r w:rsidRPr="005E37D0">
        <w:fldChar w:fldCharType="end"/>
      </w:r>
    </w:p>
    <w:p w14:paraId="6C8F66C6" w14:textId="19885464"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Pr="005E37D0">
        <w:t>343</w:t>
      </w:r>
      <w:r w:rsidRPr="005E37D0">
        <w:fldChar w:fldCharType="end"/>
      </w:r>
    </w:p>
    <w:p w14:paraId="367D6F95" w14:textId="1E1A4B7C"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Pr="005E37D0">
        <w:t>1029</w:t>
      </w:r>
      <w:r w:rsidRPr="005E37D0">
        <w:fldChar w:fldCharType="end"/>
      </w:r>
    </w:p>
    <w:p w14:paraId="550FA27C" w14:textId="71CE8EA3"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Pr="005E37D0">
        <w:t>482</w:t>
      </w:r>
      <w:r w:rsidRPr="005E37D0">
        <w:fldChar w:fldCharType="end"/>
      </w:r>
    </w:p>
    <w:p w14:paraId="5D03F746" w14:textId="2EAD3A7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Pr="005E37D0">
        <w:t>484</w:t>
      </w:r>
      <w:r w:rsidRPr="005E37D0">
        <w:fldChar w:fldCharType="end"/>
      </w:r>
    </w:p>
    <w:p w14:paraId="00C52A45" w14:textId="52262EC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Pr="005E37D0">
        <w:t>1075</w:t>
      </w:r>
      <w:r w:rsidRPr="005E37D0">
        <w:fldChar w:fldCharType="end"/>
      </w:r>
    </w:p>
    <w:p w14:paraId="46F2BDE9" w14:textId="1DDD34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Pr="005E37D0">
        <w:t>494</w:t>
      </w:r>
      <w:r w:rsidRPr="005E37D0">
        <w:fldChar w:fldCharType="end"/>
      </w:r>
    </w:p>
    <w:p w14:paraId="145C5296" w14:textId="4A2E330B"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Pr="005E37D0">
        <w:t>496</w:t>
      </w:r>
      <w:r w:rsidRPr="005E37D0">
        <w:fldChar w:fldCharType="end"/>
      </w:r>
    </w:p>
    <w:p w14:paraId="01C09835" w14:textId="6968F85F"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Pr="005E37D0">
        <w:t>1081</w:t>
      </w:r>
      <w:r w:rsidRPr="005E37D0">
        <w:fldChar w:fldCharType="end"/>
      </w:r>
    </w:p>
    <w:p w14:paraId="0CBB5A15" w14:textId="7B0D4A5F"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Pr="005E37D0">
        <w:t>1034</w:t>
      </w:r>
      <w:r w:rsidRPr="005E37D0">
        <w:fldChar w:fldCharType="end"/>
      </w:r>
    </w:p>
    <w:p w14:paraId="6C041083" w14:textId="47EB1400"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Pr="005E37D0">
        <w:t>364</w:t>
      </w:r>
      <w:r w:rsidRPr="005E37D0">
        <w:fldChar w:fldCharType="end"/>
      </w:r>
    </w:p>
    <w:p w14:paraId="74F6AA5D" w14:textId="206B16A6"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Pr="005E37D0">
        <w:t>375</w:t>
      </w:r>
      <w:r w:rsidRPr="005E37D0">
        <w:fldChar w:fldCharType="end"/>
      </w:r>
    </w:p>
    <w:p w14:paraId="39C38014" w14:textId="47509F31"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Pr="005E37D0">
        <w:t>1038</w:t>
      </w:r>
      <w:r w:rsidRPr="005E37D0">
        <w:fldChar w:fldCharType="end"/>
      </w:r>
    </w:p>
    <w:p w14:paraId="59A54CFF" w14:textId="7AF8002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Pr="005E37D0">
        <w:t>380</w:t>
      </w:r>
      <w:r w:rsidRPr="005E37D0">
        <w:fldChar w:fldCharType="end"/>
      </w:r>
    </w:p>
    <w:p w14:paraId="2E28DD49" w14:textId="172BB556"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Pr="005E37D0">
        <w:t>381</w:t>
      </w:r>
      <w:r w:rsidRPr="005E37D0">
        <w:fldChar w:fldCharType="end"/>
      </w:r>
    </w:p>
    <w:p w14:paraId="49BEA91A" w14:textId="02D868CE"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Pr="005E37D0">
        <w:t>400</w:t>
      </w:r>
      <w:r w:rsidRPr="005E37D0">
        <w:fldChar w:fldCharType="end"/>
      </w:r>
    </w:p>
    <w:p w14:paraId="6846EB43" w14:textId="018EB3B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Pr="005E37D0">
        <w:t>509</w:t>
      </w:r>
      <w:r w:rsidRPr="005E37D0">
        <w:fldChar w:fldCharType="end"/>
      </w:r>
    </w:p>
    <w:p w14:paraId="5BAB9D0D" w14:textId="0B72936B"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Pr="005E37D0">
        <w:t>511</w:t>
      </w:r>
      <w:r w:rsidRPr="005E37D0">
        <w:fldChar w:fldCharType="end"/>
      </w:r>
    </w:p>
    <w:p w14:paraId="44C0AC62" w14:textId="458E376D"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Pr="005E37D0">
        <w:t>1089</w:t>
      </w:r>
      <w:r w:rsidRPr="005E37D0">
        <w:fldChar w:fldCharType="end"/>
      </w:r>
    </w:p>
    <w:p w14:paraId="3FD9422A" w14:textId="7BF13C57"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Pr="005E37D0">
        <w:t>518</w:t>
      </w:r>
      <w:r w:rsidRPr="005E37D0">
        <w:fldChar w:fldCharType="end"/>
      </w:r>
    </w:p>
    <w:p w14:paraId="1DDA8B0D" w14:textId="70A4DD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Pr="005E37D0">
        <w:t>523</w:t>
      </w:r>
      <w:r w:rsidRPr="005E37D0">
        <w:fldChar w:fldCharType="end"/>
      </w:r>
    </w:p>
    <w:p w14:paraId="7B72A616" w14:textId="7FD06AC0"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Pr="005E37D0">
        <w:t>1094</w:t>
      </w:r>
      <w:r w:rsidRPr="005E37D0">
        <w:fldChar w:fldCharType="end"/>
      </w:r>
    </w:p>
    <w:p w14:paraId="33E4C436" w14:textId="799C5031"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Pr="005E37D0">
        <w:t>1099</w:t>
      </w:r>
      <w:r w:rsidRPr="005E37D0">
        <w:fldChar w:fldCharType="end"/>
      </w:r>
    </w:p>
    <w:p w14:paraId="3726027F" w14:textId="7CBD5F28"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Pr="005E37D0">
        <w:t>1101</w:t>
      </w:r>
      <w:r w:rsidRPr="005E37D0">
        <w:fldChar w:fldCharType="end"/>
      </w:r>
    </w:p>
    <w:p w14:paraId="37FFF9E9" w14:textId="07F88F60"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Pr="005E37D0">
        <w:t>533</w:t>
      </w:r>
      <w:r w:rsidRPr="005E37D0">
        <w:fldChar w:fldCharType="end"/>
      </w:r>
    </w:p>
    <w:p w14:paraId="1B0DE91D" w14:textId="65A10381"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Pr="005E37D0">
        <w:t>403</w:t>
      </w:r>
      <w:r w:rsidRPr="005E37D0">
        <w:fldChar w:fldCharType="end"/>
      </w:r>
    </w:p>
    <w:p w14:paraId="1BFC746A" w14:textId="6D105D74"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Pr="005E37D0">
        <w:t>413</w:t>
      </w:r>
      <w:r w:rsidRPr="005E37D0">
        <w:fldChar w:fldCharType="end"/>
      </w:r>
    </w:p>
    <w:p w14:paraId="6D2DA31F" w14:textId="27DE1311"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Pr="005E37D0">
        <w:t>1043</w:t>
      </w:r>
      <w:r w:rsidRPr="005E37D0">
        <w:fldChar w:fldCharType="end"/>
      </w:r>
    </w:p>
    <w:p w14:paraId="2B9CC60A" w14:textId="0D8E4A9F"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Pr="005E37D0">
        <w:t>419</w:t>
      </w:r>
      <w:r w:rsidRPr="005E37D0">
        <w:fldChar w:fldCharType="end"/>
      </w:r>
    </w:p>
    <w:p w14:paraId="07222319" w14:textId="26D16844"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Pr="005E37D0">
        <w:t>1051</w:t>
      </w:r>
      <w:r w:rsidRPr="005E37D0">
        <w:fldChar w:fldCharType="end"/>
      </w:r>
    </w:p>
    <w:p w14:paraId="2409E4F2" w14:textId="4A99BC8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Pr="005E37D0">
        <w:t>452</w:t>
      </w:r>
      <w:r w:rsidRPr="005E37D0">
        <w:fldChar w:fldCharType="end"/>
      </w:r>
    </w:p>
    <w:p w14:paraId="1B094801" w14:textId="06E1D632"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Pr="005E37D0">
        <w:t>55</w:t>
      </w:r>
      <w:r w:rsidRPr="005E37D0">
        <w:fldChar w:fldCharType="end"/>
      </w:r>
    </w:p>
    <w:p w14:paraId="6267D60B" w14:textId="20E2DF28"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Pr="005E37D0">
        <w:t>6</w:t>
      </w:r>
      <w:r w:rsidRPr="005E37D0">
        <w:fldChar w:fldCharType="end"/>
      </w:r>
    </w:p>
    <w:p w14:paraId="349B59E0" w14:textId="35AD90E1" w:rsidR="00233CE3" w:rsidRDefault="00134DB2" w:rsidP="00E27B27">
      <w:pPr>
        <w:pStyle w:val="Heading3"/>
      </w:pPr>
      <w:bookmarkStart w:id="1881" w:name="_Ref452619392"/>
      <w:r>
        <w:lastRenderedPageBreak/>
        <w:t>The December or Koiak Canticle</w:t>
      </w:r>
      <w:bookmarkEnd w:id="1881"/>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71"/>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72"/>
      </w:r>
      <w:r>
        <w:t>, manifest Yourself</w:t>
      </w:r>
      <w:r>
        <w:rPr>
          <w:rStyle w:val="FootnoteReference"/>
        </w:rPr>
        <w:footnoteReference w:id="973"/>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74"/>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75"/>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76"/>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77"/>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78"/>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79"/>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80"/>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81"/>
      </w:r>
    </w:p>
    <w:p w14:paraId="6433B72D" w14:textId="77777777" w:rsidR="00394CC7" w:rsidRPr="00AB1781" w:rsidRDefault="00394CC7" w:rsidP="00394CC7">
      <w:pPr>
        <w:pStyle w:val="EnglishHangNoCoptic"/>
      </w:pPr>
      <w:r>
        <w:tab/>
        <w:t>and, “a man was born in her,”</w:t>
      </w:r>
      <w:r>
        <w:rPr>
          <w:rStyle w:val="FootnoteReference"/>
        </w:rPr>
        <w:footnoteReference w:id="982"/>
      </w:r>
    </w:p>
    <w:p w14:paraId="2F071E47" w14:textId="53D6F1BB" w:rsidR="00394CC7" w:rsidRPr="00AB1781" w:rsidRDefault="00394CC7" w:rsidP="00394CC7">
      <w:pPr>
        <w:pStyle w:val="EnglishHangEndNoCoptic"/>
      </w:pPr>
      <w:r>
        <w:tab/>
        <w:t>for t</w:t>
      </w:r>
      <w:r w:rsidRPr="00AB1781">
        <w:t xml:space="preserve">he </w:t>
      </w:r>
      <w:proofErr w:type="gramStart"/>
      <w:r w:rsidRPr="00AB1781">
        <w:t>Most High</w:t>
      </w:r>
      <w:proofErr w:type="gramEnd"/>
      <w:r w:rsidRPr="00AB1781">
        <w:t xml:space="preserve">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83"/>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84"/>
      </w:r>
      <w:r>
        <w:t xml:space="preserve"> flames of fire.</w:t>
      </w:r>
      <w:r w:rsidRPr="00AB1781">
        <w:rPr>
          <w:rStyle w:val="FootnoteReference"/>
        </w:rPr>
        <w:footnoteReference w:id="985"/>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86"/>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 xml:space="preserve">who are mighty in strength, who do His </w:t>
      </w:r>
      <w:proofErr w:type="gramStart"/>
      <w:r w:rsidRPr="00AB1781">
        <w:t>word</w:t>
      </w:r>
      <w:r>
        <w:t>.</w:t>
      </w:r>
      <w:proofErr w:type="gramEnd"/>
      <w:r>
        <w:t xml:space="preserve"> (Ps </w:t>
      </w:r>
      <w:commentRangeStart w:id="1882"/>
      <w:r>
        <w:t>102</w:t>
      </w:r>
      <w:commentRangeEnd w:id="1882"/>
      <w:r w:rsidR="00DE00C0">
        <w:rPr>
          <w:rStyle w:val="CommentReference"/>
          <w:rFonts w:eastAsiaTheme="minorHAnsi" w:cstheme="minorBidi"/>
          <w:color w:val="auto"/>
          <w:lang w:val="en-CA"/>
        </w:rPr>
        <w:commentReference w:id="1882"/>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87"/>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88"/>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89"/>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90"/>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w:t>
      </w:r>
      <w:proofErr w:type="gramStart"/>
      <w:r>
        <w:t>104:2:b</w:t>
      </w:r>
      <w:proofErr w:type="gramEnd"/>
      <w:r>
        <w:t>)</w:t>
      </w:r>
    </w:p>
    <w:p w14:paraId="1D113487" w14:textId="2FD2C04D" w:rsidR="00486BA4" w:rsidRPr="00AB1781" w:rsidRDefault="00486BA4" w:rsidP="00486BA4">
      <w:pPr>
        <w:pStyle w:val="EnglishHangEndNoCoptic"/>
      </w:pPr>
      <w:r>
        <w:t xml:space="preserve">Glory in His </w:t>
      </w:r>
      <w:proofErr w:type="gramStart"/>
      <w:r>
        <w:t>holy</w:t>
      </w:r>
      <w:proofErr w:type="gramEnd"/>
      <w:r>
        <w:t xml:space="preserve">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91"/>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92"/>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93"/>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94"/>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95"/>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96"/>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97"/>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98"/>
      </w:r>
      <w:r>
        <w:t>,</w:t>
      </w:r>
      <w:r w:rsidRPr="00AB1781">
        <w:t xml:space="preserve"> all you </w:t>
      </w:r>
      <w:r>
        <w:t>upright in</w:t>
      </w:r>
      <w:r w:rsidRPr="00AB1781">
        <w:t xml:space="preserve"> heart.</w:t>
      </w:r>
      <w:r w:rsidRPr="00AB1781">
        <w:rPr>
          <w:rStyle w:val="FootnoteReference"/>
        </w:rPr>
        <w:footnoteReference w:id="999"/>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00"/>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01"/>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02"/>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03"/>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04"/>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83" w:name="_Ref452619413"/>
      <w:r>
        <w:lastRenderedPageBreak/>
        <w:t>Psali Before the First Canticle (A</w:t>
      </w:r>
      <w:r w:rsidR="00E25E68">
        <w:t>gios</w:t>
      </w:r>
      <w:r w:rsidR="00E27B27">
        <w:t xml:space="preserve"> O T</w:t>
      </w:r>
      <w:r w:rsidR="00E25E68">
        <w:t>heo</w:t>
      </w:r>
      <w:r>
        <w:t>s)</w:t>
      </w:r>
      <w:bookmarkEnd w:id="18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05"/>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w:t>
            </w:r>
            <w:proofErr w:type="gramStart"/>
            <w:r>
              <w:t>Twenty Four</w:t>
            </w:r>
            <w:proofErr w:type="gramEnd"/>
            <w:r>
              <w:t xml:space="preserve">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 xml:space="preserve">Who is generous from generation to </w:t>
            </w:r>
            <w:proofErr w:type="gramStart"/>
            <w:r>
              <w:t>generation:</w:t>
            </w:r>
            <w:proofErr w:type="gramEnd"/>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 xml:space="preserve">The one hundred and </w:t>
            </w:r>
            <w:proofErr w:type="gramStart"/>
            <w:r>
              <w:t>fifty one</w:t>
            </w:r>
            <w:proofErr w:type="gramEnd"/>
            <w:r>
              <w:t>,</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84" w:name="_Ref452619578"/>
      <w:r>
        <w:rPr>
          <w:sz w:val="24"/>
        </w:rPr>
        <w:t>Psali Adam After the First Canticle</w:t>
      </w:r>
      <w:bookmarkEnd w:id="18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proofErr w:type="gramStart"/>
            <w:r>
              <w:t>An</w:t>
            </w:r>
            <w:proofErr w:type="gramEnd"/>
            <w:r>
              <w:t xml:space="preserve">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06"/>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07"/>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85" w:name="_Ref452619819"/>
      <w:r>
        <w:rPr>
          <w:sz w:val="24"/>
        </w:rPr>
        <w:t>Psali Adam On (Before) the Second Canticle</w:t>
      </w:r>
      <w:bookmarkEnd w:id="1885"/>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08"/>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 xml:space="preserve">Remember us in Your </w:t>
            </w:r>
            <w:proofErr w:type="gramStart"/>
            <w:r>
              <w:t>heavenly</w:t>
            </w:r>
            <w:proofErr w:type="gramEnd"/>
            <w:r>
              <w:t xml:space="preserve">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86" w:name="_Ref435645565"/>
      <w:r>
        <w:rPr>
          <w:sz w:val="24"/>
        </w:rPr>
        <w:t>Psali Adam After the</w:t>
      </w:r>
      <w:r w:rsidR="00860765">
        <w:t xml:space="preserve"> </w:t>
      </w:r>
      <w:r>
        <w:t>Second Cantilce</w:t>
      </w:r>
      <w:bookmarkEnd w:id="18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7" w:name="_Ref452620167"/>
      <w:bookmarkStart w:id="1888" w:name="_Ref435645593"/>
      <w:r>
        <w:t xml:space="preserve">The Psali </w:t>
      </w:r>
      <w:r w:rsidR="00F71C56">
        <w:t>Adam</w:t>
      </w:r>
      <w:r>
        <w:t xml:space="preserve"> On (Before) the Third Canticle</w:t>
      </w:r>
      <w:bookmarkEnd w:id="18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9" w:name="_Ref452620325"/>
      <w:r>
        <w:t>Psali Batos</w:t>
      </w:r>
      <w:r w:rsidR="00860765">
        <w:rPr>
          <w:lang w:val="en-US"/>
        </w:rPr>
        <w:t xml:space="preserve"> </w:t>
      </w:r>
      <w:r>
        <w:rPr>
          <w:lang w:val="en-US"/>
        </w:rPr>
        <w:t>On (After) the Third Canticle</w:t>
      </w:r>
      <w:bookmarkEnd w:id="1888"/>
      <w:bookmarkEnd w:id="188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 xml:space="preserve">Sent His </w:t>
            </w:r>
            <w:proofErr w:type="gramStart"/>
            <w:r>
              <w:t>elect</w:t>
            </w:r>
            <w:proofErr w:type="gramEnd"/>
            <w:r>
              <w:t xml:space="preserve">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 xml:space="preserve">But the Three Youths did not </w:t>
            </w:r>
            <w:proofErr w:type="gramStart"/>
            <w:r>
              <w:t>worshipped</w:t>
            </w:r>
            <w:proofErr w:type="gramEnd"/>
            <w:r>
              <w:t xml:space="preserve">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 xml:space="preserve">Has the form of the Son of </w:t>
            </w:r>
            <w:proofErr w:type="gramStart"/>
            <w:r>
              <w:t>God:”</w:t>
            </w:r>
            <w:proofErr w:type="gramEnd"/>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 xml:space="preserve">Praise Him </w:t>
            </w:r>
            <w:proofErr w:type="gramStart"/>
            <w:r>
              <w:t>you</w:t>
            </w:r>
            <w:proofErr w:type="gramEnd"/>
            <w:r>
              <w:t xml:space="preserve">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 xml:space="preserve">And </w:t>
            </w:r>
            <w:proofErr w:type="gramStart"/>
            <w:r>
              <w:t>forty nine</w:t>
            </w:r>
            <w:proofErr w:type="gramEnd"/>
            <w:r>
              <w:t xml:space="preserv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roofErr w:type="gramStart"/>
            <w:r>
              <w:t>—“</w:t>
            </w:r>
            <w:proofErr w:type="gramEnd"/>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90" w:name="_Ref452620881"/>
      <w:r>
        <w:t xml:space="preserve">Hymn on the Sunday </w:t>
      </w:r>
      <w:r w:rsidR="005C6B53">
        <w:t>Psali</w:t>
      </w:r>
      <w:bookmarkEnd w:id="1890"/>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 xml:space="preserve">Is His Name, Jesus </w:t>
            </w:r>
            <w:proofErr w:type="gramStart"/>
            <w:r>
              <w:t>Christ,</w:t>
            </w:r>
            <w:proofErr w:type="gramEnd"/>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proofErr w:type="gramStart"/>
            <w:r>
              <w:t>You</w:t>
            </w:r>
            <w:proofErr w:type="gramEnd"/>
            <w:r>
              <w:t xml:space="preserve">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91" w:name="_Ref452620856"/>
      <w:r>
        <w:t>Interpretation on (After) the Sunday Theotokia Part 1</w:t>
      </w:r>
      <w:bookmarkEnd w:id="1891"/>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 xml:space="preserve">The </w:t>
            </w:r>
            <w:proofErr w:type="gramStart"/>
            <w:r>
              <w:t>Most High</w:t>
            </w:r>
            <w:proofErr w:type="gramEnd"/>
            <w:r>
              <w:t xml:space="preserve">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 xml:space="preserve">Is a type of </w:t>
            </w:r>
            <w:proofErr w:type="gramStart"/>
            <w:r>
              <w:t>you,</w:t>
            </w:r>
            <w:proofErr w:type="gramEnd"/>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 xml:space="preserve">The Holy Spirit </w:t>
            </w:r>
            <w:proofErr w:type="gramStart"/>
            <w:r>
              <w:t>Of</w:t>
            </w:r>
            <w:proofErr w:type="gramEnd"/>
            <w:r>
              <w:t xml:space="preserve">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92" w:name="_Ref452619669"/>
      <w:r>
        <w:t>Hymn on the Monday Theotokia</w:t>
      </w:r>
      <w:bookmarkEnd w:id="1892"/>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93" w:name="_Ref452619779"/>
      <w:r>
        <w:t>Hymn on the Tuesday Theotokia</w:t>
      </w:r>
      <w:bookmarkEnd w:id="1893"/>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 xml:space="preserve">O Mary, </w:t>
            </w:r>
            <w:proofErr w:type="gramStart"/>
            <w:r>
              <w:t>My</w:t>
            </w:r>
            <w:proofErr w:type="gramEnd"/>
            <w:r>
              <w:t xml:space="preserve">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94" w:name="_Ref452620017"/>
      <w:r>
        <w:t>Hymn on the Wednesday Theotokia</w:t>
      </w:r>
      <w:bookmarkEnd w:id="1894"/>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 xml:space="preserve">Has come forth from the </w:t>
            </w:r>
            <w:proofErr w:type="gramStart"/>
            <w:r>
              <w:t>ever</w:t>
            </w:r>
            <w:proofErr w:type="gramEnd"/>
            <w:r>
              <w:t>-Virgin,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 xml:space="preserve">Who could have beheld Jesus’ </w:t>
            </w:r>
            <w:proofErr w:type="gramStart"/>
            <w:r>
              <w:t>glory,</w:t>
            </w:r>
            <w:proofErr w:type="gramEnd"/>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95" w:name="_Ref435645467"/>
      <w:r>
        <w:t>Hymn on the Thursday Theotokia (The Fiery Bush)</w:t>
      </w:r>
      <w:bookmarkEnd w:id="1895"/>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 xml:space="preserve">Is a figure of the blessed Mother of the </w:t>
            </w:r>
            <w:proofErr w:type="gramStart"/>
            <w:r>
              <w:t>Light,</w:t>
            </w:r>
            <w:proofErr w:type="gramEnd"/>
          </w:p>
          <w:p w14:paraId="336A8F32" w14:textId="77777777" w:rsidR="000608B8" w:rsidRDefault="000608B8" w:rsidP="000608B8">
            <w:pPr>
              <w:pStyle w:val="EngHang"/>
            </w:pPr>
            <w:r>
              <w:t xml:space="preserve">Who carried the Divine </w:t>
            </w:r>
            <w:proofErr w:type="gramStart"/>
            <w:r>
              <w:t>Ember</w:t>
            </w:r>
            <w:proofErr w:type="gramEnd"/>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 xml:space="preserve">Who for the salvation of the human </w:t>
            </w:r>
            <w:proofErr w:type="gramStart"/>
            <w:r>
              <w:t>race.</w:t>
            </w:r>
            <w:proofErr w:type="gramEnd"/>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 xml:space="preserve">Who for the salvation of the human </w:t>
            </w:r>
            <w:proofErr w:type="gramStart"/>
            <w:r>
              <w:t>race.</w:t>
            </w:r>
            <w:proofErr w:type="gramEnd"/>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09"/>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10"/>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96" w:name="_Ref452620495"/>
      <w:r>
        <w:lastRenderedPageBreak/>
        <w:t>Hymn on the Friday Theotokia</w:t>
      </w:r>
      <w:bookmarkEnd w:id="1896"/>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 xml:space="preserve">God </w:t>
            </w:r>
            <w:proofErr w:type="gramStart"/>
            <w:r>
              <w:t>With</w:t>
            </w:r>
            <w:proofErr w:type="gramEnd"/>
            <w:r>
              <w:t xml:space="preserve">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 xml:space="preserve">How could the unspoken be </w:t>
            </w:r>
            <w:proofErr w:type="gramStart"/>
            <w:r>
              <w:t>seen</w:t>
            </w:r>
            <w:proofErr w:type="gramEnd"/>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 xml:space="preserve">He restored life by His </w:t>
            </w:r>
            <w:proofErr w:type="gramStart"/>
            <w:r>
              <w:t>holy</w:t>
            </w:r>
            <w:proofErr w:type="gramEnd"/>
            <w:r>
              <w:t xml:space="preserve">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7" w:name="_Ref452620614"/>
      <w:r>
        <w:t>Hymn on the Saturday Theotokia</w:t>
      </w:r>
      <w:bookmarkEnd w:id="1897"/>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 xml:space="preserve">Who became the tabernacle and the </w:t>
            </w:r>
            <w:proofErr w:type="gramStart"/>
            <w:r>
              <w:t>censor,</w:t>
            </w:r>
            <w:proofErr w:type="gramEnd"/>
          </w:p>
          <w:p w14:paraId="109128D5" w14:textId="77777777" w:rsidR="006952B5" w:rsidRDefault="006952B5" w:rsidP="006952B5">
            <w:pPr>
              <w:pStyle w:val="EngHang"/>
            </w:pPr>
            <w:r>
              <w:t xml:space="preserve">Who carried the Son of the </w:t>
            </w:r>
            <w:proofErr w:type="gramStart"/>
            <w:r>
              <w:t>invisible,</w:t>
            </w:r>
            <w:proofErr w:type="gramEnd"/>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11"/>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proofErr w:type="gramStart"/>
            <w:r>
              <w:t>You</w:t>
            </w:r>
            <w:proofErr w:type="gramEnd"/>
            <w:r>
              <w:t xml:space="preserve">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 xml:space="preserve">Who became a Temple for the </w:t>
            </w:r>
            <w:proofErr w:type="gramStart"/>
            <w:r>
              <w:t>Lord.</w:t>
            </w:r>
            <w:proofErr w:type="gramEnd"/>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w:t>
            </w:r>
            <w:proofErr w:type="gramStart"/>
            <w:r>
              <w:t>_,.</w:t>
            </w:r>
            <w:proofErr w:type="gramEnd"/>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8" w:name="_Ref452620695"/>
      <w:r>
        <w:t>The First Batos Lobsh</w:t>
      </w:r>
      <w:bookmarkEnd w:id="1898"/>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proofErr w:type="gramStart"/>
            <w:r>
              <w:t>Therefore</w:t>
            </w:r>
            <w:proofErr w:type="gramEnd"/>
            <w:r>
              <w:t xml:space="preserv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9" w:name="_Ref452620704"/>
      <w:r>
        <w:t>The Second Batos Lobsh</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900" w:name="_Toc448696659"/>
      <w:r>
        <w:lastRenderedPageBreak/>
        <w:t>Index of Psalis</w:t>
      </w:r>
      <w:bookmarkEnd w:id="1900"/>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901" w:name="_Toc448696660"/>
      <w:r>
        <w:lastRenderedPageBreak/>
        <w:t>Index of Doxologies</w:t>
      </w:r>
      <w:bookmarkEnd w:id="1901"/>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902" w:name="_Ref435642966"/>
      <w:r>
        <w:t>Seasonal Doxologies</w:t>
      </w:r>
      <w:bookmarkEnd w:id="1902"/>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903" w:name="_Ref435643009"/>
      <w:r>
        <w:t>Saints’ Doxologies</w:t>
      </w:r>
      <w:bookmarkEnd w:id="1903"/>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Windows User" w:date="2015-11-27T20:09:00Z" w:initials="WU">
    <w:p w14:paraId="03405E79" w14:textId="77777777" w:rsidR="00B31899" w:rsidRDefault="00B31899"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B31899" w:rsidRDefault="00B31899">
      <w:pPr>
        <w:pStyle w:val="CommentText"/>
      </w:pPr>
      <w:r>
        <w:rPr>
          <w:rStyle w:val="CommentReference"/>
        </w:rPr>
        <w:annotationRef/>
      </w:r>
      <w:r>
        <w:t>Compare to various translations</w:t>
      </w:r>
    </w:p>
  </w:comment>
  <w:comment w:id="94" w:author="Windows User" w:date="2015-10-30T12:37:00Z" w:initials="WU">
    <w:p w14:paraId="00B9961B" w14:textId="77777777" w:rsidR="00B31899" w:rsidRDefault="00B31899">
      <w:pPr>
        <w:pStyle w:val="CommentText"/>
      </w:pPr>
      <w:r>
        <w:rPr>
          <w:rStyle w:val="CommentReference"/>
        </w:rPr>
        <w:annotationRef/>
      </w:r>
      <w:r>
        <w:t>Is this supposed to be doubled?</w:t>
      </w:r>
    </w:p>
  </w:comment>
  <w:comment w:id="95" w:author="Windows User" w:date="2015-11-27T20:09:00Z" w:initials="WU">
    <w:p w14:paraId="218998C8" w14:textId="77777777" w:rsidR="00B31899" w:rsidRDefault="00B31899"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B31899" w:rsidRDefault="00B31899">
      <w:pPr>
        <w:pStyle w:val="CommentText"/>
      </w:pPr>
      <w:r>
        <w:rPr>
          <w:rStyle w:val="CommentReference"/>
        </w:rPr>
        <w:annotationRef/>
      </w:r>
      <w:r>
        <w:t>Does this go before Creed?</w:t>
      </w:r>
    </w:p>
  </w:comment>
  <w:comment w:id="99" w:author="Windows User" w:date="2015-11-06T13:03:00Z" w:initials="WU">
    <w:p w14:paraId="6B9D0F75" w14:textId="77777777" w:rsidR="00B31899" w:rsidRDefault="00B31899">
      <w:pPr>
        <w:pStyle w:val="CommentText"/>
      </w:pPr>
      <w:r>
        <w:rPr>
          <w:rStyle w:val="CommentReference"/>
        </w:rPr>
        <w:annotationRef/>
      </w:r>
      <w:r>
        <w:t>Coptic reader has Ps 3 here!</w:t>
      </w:r>
    </w:p>
  </w:comment>
  <w:comment w:id="116" w:author="Windows User" w:date="2015-11-02T08:54:00Z" w:initials="WU">
    <w:p w14:paraId="0366F544" w14:textId="77777777" w:rsidR="00B31899" w:rsidRDefault="00B31899">
      <w:pPr>
        <w:pStyle w:val="CommentText"/>
      </w:pPr>
      <w:r>
        <w:rPr>
          <w:rStyle w:val="CommentReference"/>
        </w:rPr>
        <w:annotationRef/>
      </w:r>
      <w:r>
        <w:t>Is there a phrase missing here?</w:t>
      </w:r>
    </w:p>
  </w:comment>
  <w:comment w:id="122" w:author="Windows User" w:date="2015-10-30T08:56:00Z" w:initials="WU">
    <w:p w14:paraId="1FDBEBA0" w14:textId="77777777" w:rsidR="00B31899" w:rsidRDefault="00B31899">
      <w:pPr>
        <w:pStyle w:val="CommentText"/>
      </w:pPr>
      <w:r>
        <w:rPr>
          <w:rStyle w:val="CommentReference"/>
        </w:rPr>
        <w:annotationRef/>
      </w:r>
      <w:r>
        <w:t xml:space="preserve">Should Glory be </w:t>
      </w:r>
      <w:proofErr w:type="gramStart"/>
      <w:r>
        <w:t>be</w:t>
      </w:r>
      <w:proofErr w:type="gramEnd"/>
      <w:r>
        <w:t xml:space="preserve"> here?</w:t>
      </w:r>
    </w:p>
  </w:comment>
  <w:comment w:id="127" w:author="Brett Slote" w:date="2016-05-02T12:37:00Z" w:initials="BS">
    <w:p w14:paraId="6A57FE90" w14:textId="269377C2" w:rsidR="00B31899" w:rsidRDefault="00B31899">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B31899" w:rsidRDefault="00B31899"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B31899" w:rsidRDefault="00B31899" w:rsidP="000C38C3">
      <w:pPr>
        <w:pStyle w:val="CommentText"/>
      </w:pPr>
      <w:r>
        <w:rPr>
          <w:rStyle w:val="CommentReference"/>
        </w:rPr>
        <w:annotationRef/>
      </w:r>
      <w:r>
        <w:t>works or deeds?</w:t>
      </w:r>
    </w:p>
  </w:comment>
  <w:comment w:id="130" w:author="Windows User" w:date="2015-11-21T13:24:00Z" w:initials="WU">
    <w:p w14:paraId="00EA2A44" w14:textId="77777777" w:rsidR="00B31899" w:rsidRDefault="00B31899" w:rsidP="000C38C3">
      <w:pPr>
        <w:pStyle w:val="CommentText"/>
      </w:pPr>
      <w:r>
        <w:rPr>
          <w:rStyle w:val="CommentReference"/>
        </w:rPr>
        <w:annotationRef/>
      </w:r>
      <w:r>
        <w:t>review</w:t>
      </w:r>
    </w:p>
  </w:comment>
  <w:comment w:id="131" w:author="Windows User" w:date="2015-10-30T08:56:00Z" w:initials="BS">
    <w:p w14:paraId="326418FE" w14:textId="77777777" w:rsidR="00B31899" w:rsidRDefault="00B31899" w:rsidP="000C38C3">
      <w:pPr>
        <w:pStyle w:val="CommentText"/>
      </w:pPr>
      <w:r>
        <w:rPr>
          <w:rStyle w:val="CommentReference"/>
        </w:rPr>
        <w:annotationRef/>
      </w:r>
      <w:r>
        <w:t>does Coptic have 'high'?</w:t>
      </w:r>
    </w:p>
  </w:comment>
  <w:comment w:id="132" w:author="Windows User" w:date="2015-11-21T13:24:00Z" w:initials="WU">
    <w:p w14:paraId="451F9B25" w14:textId="77777777" w:rsidR="00B31899" w:rsidRDefault="00B31899" w:rsidP="000C38C3">
      <w:pPr>
        <w:pStyle w:val="CommentText"/>
      </w:pPr>
      <w:r>
        <w:rPr>
          <w:rStyle w:val="CommentReference"/>
        </w:rPr>
        <w:annotationRef/>
      </w:r>
      <w:r>
        <w:t>review, add variant</w:t>
      </w:r>
    </w:p>
  </w:comment>
  <w:comment w:id="133" w:author="Windows User" w:date="2015-10-30T08:56:00Z" w:initials="BS">
    <w:p w14:paraId="688FBBBC" w14:textId="77777777" w:rsidR="00B31899" w:rsidRDefault="00B31899"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B31899" w:rsidRDefault="00B31899">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B31899" w:rsidRDefault="00B31899" w:rsidP="000278EC">
      <w:pPr>
        <w:pStyle w:val="CommentText"/>
      </w:pPr>
      <w:r>
        <w:rPr>
          <w:rStyle w:val="CommentReference"/>
        </w:rPr>
        <w:annotationRef/>
      </w:r>
      <w:r>
        <w:t>Gives light? Enlightens?</w:t>
      </w:r>
    </w:p>
  </w:comment>
  <w:comment w:id="171" w:author="Windows User" w:date="2015-10-30T08:56:00Z" w:initials="WU">
    <w:p w14:paraId="274DD96D" w14:textId="77777777" w:rsidR="00B31899" w:rsidRDefault="00B31899">
      <w:pPr>
        <w:pStyle w:val="CommentText"/>
      </w:pPr>
      <w:r>
        <w:rPr>
          <w:rStyle w:val="CommentReference"/>
        </w:rPr>
        <w:annotationRef/>
      </w:r>
      <w:r>
        <w:t>split after this vs?</w:t>
      </w:r>
    </w:p>
  </w:comment>
  <w:comment w:id="206" w:author="Windows User" w:date="2015-11-04T08:53:00Z" w:initials="WU">
    <w:p w14:paraId="057654D4" w14:textId="77777777" w:rsidR="00B31899" w:rsidRDefault="00B31899">
      <w:pPr>
        <w:pStyle w:val="CommentText"/>
      </w:pPr>
      <w:r>
        <w:rPr>
          <w:rStyle w:val="CommentReference"/>
        </w:rPr>
        <w:annotationRef/>
      </w:r>
      <w:r>
        <w:t>Life giver or giver of life?</w:t>
      </w:r>
    </w:p>
  </w:comment>
  <w:comment w:id="207" w:author="Windows User" w:date="2015-11-04T08:54:00Z" w:initials="WU">
    <w:p w14:paraId="27A10A48" w14:textId="77777777" w:rsidR="00B31899" w:rsidRDefault="00B31899">
      <w:pPr>
        <w:pStyle w:val="CommentText"/>
      </w:pPr>
      <w:r>
        <w:rPr>
          <w:rStyle w:val="CommentReference"/>
        </w:rPr>
        <w:annotationRef/>
      </w:r>
      <w:r>
        <w:t>Fix. Middle of this got deleted.</w:t>
      </w:r>
    </w:p>
  </w:comment>
  <w:comment w:id="218" w:author="Windows User" w:date="2015-10-30T08:56:00Z" w:initials="BS">
    <w:p w14:paraId="681427A6" w14:textId="77777777" w:rsidR="00B31899" w:rsidRDefault="00B31899">
      <w:pPr>
        <w:pStyle w:val="CommentText"/>
      </w:pPr>
      <w:r>
        <w:rPr>
          <w:rStyle w:val="CommentReference"/>
        </w:rPr>
        <w:annotationRef/>
      </w:r>
      <w:r>
        <w:t>coptic has confess</w:t>
      </w:r>
    </w:p>
  </w:comment>
  <w:comment w:id="242" w:author="Microsoft Office User" w:date="2015-12-11T19:51:00Z" w:initials="Office">
    <w:p w14:paraId="37A50849" w14:textId="7A27E5BD" w:rsidR="00B31899" w:rsidRDefault="00B31899">
      <w:pPr>
        <w:pStyle w:val="CommentText"/>
      </w:pPr>
      <w:r>
        <w:rPr>
          <w:rStyle w:val="CommentReference"/>
        </w:rPr>
        <w:annotationRef/>
      </w:r>
      <w:r>
        <w:t>this one needs rewording</w:t>
      </w:r>
    </w:p>
  </w:comment>
  <w:comment w:id="336" w:author="Windows User" w:date="2015-11-02T12:45:00Z" w:initials="WU">
    <w:p w14:paraId="7D99A743" w14:textId="77777777" w:rsidR="00B31899" w:rsidRDefault="00B31899"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B31899" w:rsidRDefault="00B31899" w:rsidP="00D31F38">
      <w:pPr>
        <w:pStyle w:val="CommentText"/>
      </w:pPr>
      <w:r>
        <w:rPr>
          <w:rStyle w:val="CommentReference"/>
        </w:rPr>
        <w:annotationRef/>
      </w:r>
      <w:r>
        <w:t>flesh or body?</w:t>
      </w:r>
    </w:p>
  </w:comment>
  <w:comment w:id="338" w:author="Windows User" w:date="2015-10-30T08:56:00Z" w:initials="WU">
    <w:p w14:paraId="0375B80F" w14:textId="77777777" w:rsidR="00B31899" w:rsidRDefault="00B31899" w:rsidP="00D31F38">
      <w:pPr>
        <w:pStyle w:val="CommentText"/>
      </w:pPr>
      <w:r>
        <w:rPr>
          <w:rStyle w:val="CommentReference"/>
        </w:rPr>
        <w:annotationRef/>
      </w:r>
      <w:r>
        <w:t>Send up, or ascribe?</w:t>
      </w:r>
    </w:p>
  </w:comment>
  <w:comment w:id="339" w:author="Windows User" w:date="2015-10-30T08:56:00Z" w:initials="WU">
    <w:p w14:paraId="5622D018" w14:textId="77777777" w:rsidR="00B31899" w:rsidRDefault="00B31899" w:rsidP="00D31F38">
      <w:pPr>
        <w:pStyle w:val="CommentText"/>
      </w:pPr>
      <w:r>
        <w:rPr>
          <w:rStyle w:val="CommentReference"/>
        </w:rPr>
        <w:annotationRef/>
      </w:r>
      <w:r>
        <w:t>doxology or glorification?</w:t>
      </w:r>
    </w:p>
  </w:comment>
  <w:comment w:id="340" w:author="Windows User" w:date="2015-10-30T08:56:00Z" w:initials="WU">
    <w:p w14:paraId="10960ED9" w14:textId="77777777" w:rsidR="00B31899" w:rsidRDefault="00B31899"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B31899" w:rsidRDefault="00B31899" w:rsidP="00D31F38">
      <w:pPr>
        <w:pStyle w:val="CommentText"/>
      </w:pPr>
      <w:r>
        <w:rPr>
          <w:rStyle w:val="CommentReference"/>
        </w:rPr>
        <w:annotationRef/>
      </w:r>
      <w:r>
        <w:t>You?</w:t>
      </w:r>
    </w:p>
  </w:comment>
  <w:comment w:id="342" w:author="Windows User" w:date="2015-10-30T08:56:00Z" w:initials="WU">
    <w:p w14:paraId="744CF838" w14:textId="77777777" w:rsidR="00B31899" w:rsidRDefault="00B31899" w:rsidP="00D31F38">
      <w:pPr>
        <w:pStyle w:val="CommentText"/>
      </w:pPr>
      <w:r>
        <w:rPr>
          <w:rStyle w:val="CommentReference"/>
        </w:rPr>
        <w:annotationRef/>
      </w:r>
      <w:r>
        <w:t xml:space="preserve">To the Sanctuary or </w:t>
      </w:r>
      <w:proofErr w:type="gramStart"/>
      <w:r>
        <w:t>O</w:t>
      </w:r>
      <w:proofErr w:type="gramEnd"/>
      <w:r>
        <w:t xml:space="preserve"> you saints???</w:t>
      </w:r>
    </w:p>
  </w:comment>
  <w:comment w:id="343" w:author="Windows User" w:date="2015-10-30T08:56:00Z" w:initials="WU">
    <w:p w14:paraId="47DB61A6" w14:textId="77777777" w:rsidR="00B31899" w:rsidRDefault="00B31899"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B31899" w:rsidRDefault="00B31899" w:rsidP="00D31F38">
      <w:pPr>
        <w:pStyle w:val="CommentText"/>
      </w:pPr>
      <w:r>
        <w:rPr>
          <w:rStyle w:val="CommentReference"/>
        </w:rPr>
        <w:annotationRef/>
      </w:r>
      <w:r>
        <w:t>supplication or cry?</w:t>
      </w:r>
    </w:p>
  </w:comment>
  <w:comment w:id="345" w:author="Windows User" w:date="2015-10-30T08:56:00Z" w:initials="WU">
    <w:p w14:paraId="4FD2340C" w14:textId="77777777" w:rsidR="00B31899" w:rsidRDefault="00B31899"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B31899" w:rsidRDefault="00B31899" w:rsidP="00D31F38">
      <w:pPr>
        <w:pStyle w:val="CommentText"/>
      </w:pPr>
      <w:r>
        <w:rPr>
          <w:rStyle w:val="CommentReference"/>
        </w:rPr>
        <w:annotationRef/>
      </w:r>
      <w:r>
        <w:t>revive or deliver?</w:t>
      </w:r>
    </w:p>
  </w:comment>
  <w:comment w:id="347" w:author="Windows User" w:date="2015-10-30T08:56:00Z" w:initials="WU">
    <w:p w14:paraId="45934B86" w14:textId="77777777" w:rsidR="00B31899" w:rsidRDefault="00B31899"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B31899" w:rsidRDefault="00B31899" w:rsidP="00D31F38">
      <w:pPr>
        <w:pStyle w:val="CommentText"/>
      </w:pPr>
      <w:r>
        <w:rPr>
          <w:rStyle w:val="CommentReference"/>
        </w:rPr>
        <w:annotationRef/>
      </w:r>
      <w:r>
        <w:t>blessing or praise?</w:t>
      </w:r>
    </w:p>
  </w:comment>
  <w:comment w:id="349" w:author="Windows User" w:date="2015-10-30T08:56:00Z" w:initials="WU">
    <w:p w14:paraId="30167A78" w14:textId="77777777" w:rsidR="00B31899" w:rsidRDefault="00B31899"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B31899" w:rsidRDefault="00B31899" w:rsidP="00D31F38">
      <w:pPr>
        <w:pStyle w:val="CommentText"/>
      </w:pPr>
      <w:r>
        <w:rPr>
          <w:rStyle w:val="CommentReference"/>
        </w:rPr>
        <w:annotationRef/>
      </w:r>
      <w:r>
        <w:t>rightous, true, or truth?</w:t>
      </w:r>
    </w:p>
  </w:comment>
  <w:comment w:id="351" w:author="Windows User" w:date="2015-10-30T08:56:00Z" w:initials="WU">
    <w:p w14:paraId="668FF70C" w14:textId="77777777" w:rsidR="00B31899" w:rsidRDefault="00B31899" w:rsidP="00D31F38">
      <w:pPr>
        <w:pStyle w:val="CommentText"/>
      </w:pPr>
      <w:r>
        <w:rPr>
          <w:rStyle w:val="CommentReference"/>
        </w:rPr>
        <w:annotationRef/>
      </w:r>
      <w:r>
        <w:t>meditation, or delight?</w:t>
      </w:r>
    </w:p>
  </w:comment>
  <w:comment w:id="352" w:author="Windows User" w:date="2015-10-30T08:56:00Z" w:initials="WU">
    <w:p w14:paraId="3C05865D" w14:textId="77777777" w:rsidR="00B31899" w:rsidRDefault="00B31899" w:rsidP="00D31F38">
      <w:pPr>
        <w:pStyle w:val="CommentText"/>
      </w:pPr>
      <w:r>
        <w:rPr>
          <w:rStyle w:val="CommentReference"/>
        </w:rPr>
        <w:annotationRef/>
      </w:r>
      <w:r>
        <w:t>forever or always?</w:t>
      </w:r>
    </w:p>
  </w:comment>
  <w:comment w:id="353" w:author="Windows User" w:date="2015-10-30T08:56:00Z" w:initials="WU">
    <w:p w14:paraId="3B00730E" w14:textId="77777777" w:rsidR="00B31899" w:rsidRDefault="00B31899" w:rsidP="00D31F38">
      <w:pPr>
        <w:pStyle w:val="CommentText"/>
      </w:pPr>
      <w:r>
        <w:rPr>
          <w:rStyle w:val="CommentReference"/>
        </w:rPr>
        <w:annotationRef/>
      </w:r>
      <w:r>
        <w:t>and forever?</w:t>
      </w:r>
    </w:p>
  </w:comment>
  <w:comment w:id="354" w:author="Windows User" w:date="2015-10-30T08:56:00Z" w:initials="WU">
    <w:p w14:paraId="1B4AAEB0" w14:textId="77777777" w:rsidR="00B31899" w:rsidRDefault="00B31899" w:rsidP="00D31F38">
      <w:pPr>
        <w:pStyle w:val="CommentText"/>
      </w:pPr>
      <w:r>
        <w:rPr>
          <w:rStyle w:val="CommentReference"/>
        </w:rPr>
        <w:annotationRef/>
      </w:r>
      <w:r>
        <w:t>be?</w:t>
      </w:r>
    </w:p>
  </w:comment>
  <w:comment w:id="355" w:author="Windows User" w:date="2015-10-30T08:56:00Z" w:initials="WU">
    <w:p w14:paraId="1B1C5E2C" w14:textId="77777777" w:rsidR="00B31899" w:rsidRDefault="00B31899" w:rsidP="00D31F38">
      <w:pPr>
        <w:pStyle w:val="CommentText"/>
      </w:pPr>
      <w:r>
        <w:rPr>
          <w:rStyle w:val="CommentReference"/>
        </w:rPr>
        <w:annotationRef/>
      </w:r>
      <w:r>
        <w:t>be?</w:t>
      </w:r>
    </w:p>
  </w:comment>
  <w:comment w:id="356" w:author="Windows User" w:date="2015-10-30T08:56:00Z" w:initials="WU">
    <w:p w14:paraId="2A55755C" w14:textId="77777777" w:rsidR="00B31899" w:rsidRDefault="00B31899"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B31899" w:rsidRDefault="00B31899" w:rsidP="00D31F38">
      <w:pPr>
        <w:pStyle w:val="CommentText"/>
      </w:pPr>
      <w:r>
        <w:rPr>
          <w:rStyle w:val="CommentReference"/>
        </w:rPr>
        <w:annotationRef/>
      </w:r>
      <w:r>
        <w:t>utter or declare?</w:t>
      </w:r>
    </w:p>
  </w:comment>
  <w:comment w:id="365" w:author="Windows User" w:date="2015-10-30T08:56:00Z" w:initials="BS">
    <w:p w14:paraId="5E20C97F" w14:textId="77777777" w:rsidR="00B31899" w:rsidRDefault="00B31899" w:rsidP="00D31F38">
      <w:pPr>
        <w:pStyle w:val="CommentText"/>
      </w:pPr>
      <w:r>
        <w:rPr>
          <w:rStyle w:val="CommentReference"/>
        </w:rPr>
        <w:annotationRef/>
      </w:r>
      <w:r>
        <w:t>look at? look upon? regard?</w:t>
      </w:r>
    </w:p>
  </w:comment>
  <w:comment w:id="366" w:author="Windows User" w:date="2015-10-30T08:56:00Z" w:initials="BS">
    <w:p w14:paraId="2ADF0207" w14:textId="77777777" w:rsidR="00B31899" w:rsidRDefault="00B31899" w:rsidP="00D31F38">
      <w:pPr>
        <w:pStyle w:val="CommentText"/>
      </w:pPr>
      <w:r>
        <w:rPr>
          <w:rStyle w:val="CommentReference"/>
        </w:rPr>
        <w:annotationRef/>
      </w:r>
      <w:r>
        <w:t>no one?</w:t>
      </w:r>
    </w:p>
  </w:comment>
  <w:comment w:id="367" w:author="Windows User" w:date="2015-10-30T08:56:00Z" w:initials="BS">
    <w:p w14:paraId="485D87CE" w14:textId="77777777" w:rsidR="00B31899" w:rsidRDefault="00B31899" w:rsidP="00D31F38">
      <w:pPr>
        <w:pStyle w:val="CommentText"/>
      </w:pPr>
      <w:r>
        <w:rPr>
          <w:rStyle w:val="CommentReference"/>
        </w:rPr>
        <w:annotationRef/>
      </w:r>
      <w:r>
        <w:t>in?</w:t>
      </w:r>
    </w:p>
    <w:p w14:paraId="472FCBB1" w14:textId="77777777" w:rsidR="00B31899" w:rsidRDefault="00B31899" w:rsidP="00D31F38">
      <w:pPr>
        <w:pStyle w:val="CommentText"/>
      </w:pPr>
    </w:p>
  </w:comment>
  <w:comment w:id="368" w:author="Windows User" w:date="2015-10-30T08:56:00Z" w:initials="BS">
    <w:p w14:paraId="0FA627AF" w14:textId="77777777" w:rsidR="00B31899" w:rsidRDefault="00B31899" w:rsidP="00D31F38">
      <w:pPr>
        <w:pStyle w:val="CommentText"/>
      </w:pPr>
      <w:r>
        <w:rPr>
          <w:rStyle w:val="CommentReference"/>
        </w:rPr>
        <w:annotationRef/>
      </w:r>
      <w:r>
        <w:t>before?</w:t>
      </w:r>
    </w:p>
  </w:comment>
  <w:comment w:id="369" w:author="Windows User" w:date="2015-10-30T08:56:00Z" w:initials="BS">
    <w:p w14:paraId="744D2B01" w14:textId="77777777" w:rsidR="00B31899" w:rsidRDefault="00B31899"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B31899" w:rsidRDefault="00B31899"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B31899" w:rsidRDefault="00B31899"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B31899" w:rsidRDefault="00B31899"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B31899" w:rsidRDefault="00B31899" w:rsidP="00D31F38">
      <w:pPr>
        <w:pStyle w:val="CommentText"/>
      </w:pPr>
      <w:r>
        <w:rPr>
          <w:rStyle w:val="CommentReference"/>
        </w:rPr>
        <w:annotationRef/>
      </w:r>
      <w:r>
        <w:t>spices or ointment</w:t>
      </w:r>
    </w:p>
  </w:comment>
  <w:comment w:id="374" w:author="Windows User" w:date="2015-10-30T08:56:00Z" w:initials="BS">
    <w:p w14:paraId="5C973492" w14:textId="77777777" w:rsidR="00B31899" w:rsidRDefault="00B31899" w:rsidP="00D31F38">
      <w:pPr>
        <w:pStyle w:val="CommentText"/>
      </w:pPr>
      <w:r>
        <w:rPr>
          <w:rStyle w:val="CommentReference"/>
        </w:rPr>
        <w:annotationRef/>
      </w:r>
      <w:r>
        <w:t>Is risen or has risen?</w:t>
      </w:r>
    </w:p>
  </w:comment>
  <w:comment w:id="375" w:author="Windows User" w:date="2015-10-30T08:56:00Z" w:initials="BS">
    <w:p w14:paraId="2FC8AFF7" w14:textId="77777777" w:rsidR="00B31899" w:rsidRDefault="00B31899"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B31899" w:rsidRDefault="00B31899"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B31899" w:rsidRDefault="00B31899" w:rsidP="00D31F38">
      <w:pPr>
        <w:pStyle w:val="CommentText"/>
      </w:pPr>
      <w:r>
        <w:rPr>
          <w:rStyle w:val="CommentReference"/>
        </w:rPr>
        <w:annotationRef/>
      </w:r>
      <w:r>
        <w:t xml:space="preserve">decay? </w:t>
      </w:r>
    </w:p>
  </w:comment>
  <w:comment w:id="379" w:author="Windows User" w:date="2015-10-30T08:56:00Z" w:initials="WU">
    <w:p w14:paraId="70A28C39" w14:textId="77777777" w:rsidR="00B31899" w:rsidRDefault="00B31899"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B31899" w:rsidRDefault="00B31899"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B31899" w:rsidRDefault="00B31899"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B31899" w:rsidRDefault="00B31899"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B31899" w:rsidRDefault="00B31899"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B31899" w:rsidRDefault="00B31899" w:rsidP="00D31F38">
      <w:pPr>
        <w:pStyle w:val="CommentText"/>
      </w:pPr>
      <w:r>
        <w:rPr>
          <w:rStyle w:val="CommentReference"/>
        </w:rPr>
        <w:annotationRef/>
      </w:r>
      <w:r>
        <w:t>crushed or destroyed?</w:t>
      </w:r>
    </w:p>
  </w:comment>
  <w:comment w:id="385" w:author="Windows User" w:date="2015-10-30T08:56:00Z" w:initials="WU">
    <w:p w14:paraId="2D37744E" w14:textId="77777777" w:rsidR="00B31899" w:rsidRDefault="00B31899"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B31899" w:rsidRDefault="00B31899" w:rsidP="00D31F38">
      <w:pPr>
        <w:pStyle w:val="CommentText"/>
      </w:pPr>
      <w:r>
        <w:rPr>
          <w:rStyle w:val="CommentReference"/>
        </w:rPr>
        <w:annotationRef/>
      </w:r>
      <w:r>
        <w:t>sent or sent forth?</w:t>
      </w:r>
    </w:p>
  </w:comment>
  <w:comment w:id="387" w:author="Windows User" w:date="2015-10-30T08:56:00Z" w:initials="WU">
    <w:p w14:paraId="6E78BA80" w14:textId="77777777" w:rsidR="00B31899" w:rsidRDefault="00B31899" w:rsidP="00D31F38">
      <w:pPr>
        <w:pStyle w:val="CommentText"/>
      </w:pPr>
      <w:r>
        <w:rPr>
          <w:rStyle w:val="CommentReference"/>
        </w:rPr>
        <w:annotationRef/>
      </w:r>
      <w:r>
        <w:t>or saints? ft note?</w:t>
      </w:r>
    </w:p>
  </w:comment>
  <w:comment w:id="388" w:author="Windows User" w:date="2015-10-30T08:56:00Z" w:initials="WU">
    <w:p w14:paraId="2897BA2F" w14:textId="77777777" w:rsidR="00B31899" w:rsidRDefault="00B31899"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B31899" w:rsidRDefault="00B31899" w:rsidP="00D31F38">
      <w:pPr>
        <w:pStyle w:val="CommentText"/>
      </w:pPr>
      <w:r>
        <w:rPr>
          <w:rStyle w:val="CommentReference"/>
        </w:rPr>
        <w:annotationRef/>
      </w:r>
      <w:r>
        <w:t>redeemed? or chose?</w:t>
      </w:r>
    </w:p>
  </w:comment>
  <w:comment w:id="390" w:author="Windows User" w:date="2015-10-30T08:56:00Z" w:initials="WU">
    <w:p w14:paraId="0E9DC1B8" w14:textId="77777777" w:rsidR="00B31899" w:rsidRDefault="00B31899"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B31899" w:rsidRDefault="00B31899" w:rsidP="00D31F38">
      <w:pPr>
        <w:pStyle w:val="CommentText"/>
      </w:pPr>
      <w:r>
        <w:rPr>
          <w:rStyle w:val="CommentReference"/>
        </w:rPr>
        <w:annotationRef/>
      </w:r>
      <w:r>
        <w:t>Nets has pangs.</w:t>
      </w:r>
    </w:p>
  </w:comment>
  <w:comment w:id="392" w:author="Windows User" w:date="2015-10-30T08:56:00Z" w:initials="WU">
    <w:p w14:paraId="6297DC8C" w14:textId="77777777" w:rsidR="00B31899" w:rsidRDefault="00B31899"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B31899" w:rsidRDefault="00B31899"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B31899" w:rsidRDefault="00B31899"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B31899" w:rsidRDefault="00B31899" w:rsidP="00D31F38">
      <w:pPr>
        <w:pStyle w:val="CommentText"/>
      </w:pPr>
      <w:r>
        <w:rPr>
          <w:rStyle w:val="CommentReference"/>
        </w:rPr>
        <w:annotationRef/>
      </w:r>
      <w:r>
        <w:t>For? or Since?</w:t>
      </w:r>
    </w:p>
  </w:comment>
  <w:comment w:id="396" w:author="Windows User" w:date="2015-10-30T08:56:00Z" w:initials="WU">
    <w:p w14:paraId="031A7CF6" w14:textId="77777777" w:rsidR="00B31899" w:rsidRDefault="00B31899"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B31899" w:rsidRDefault="00B31899">
      <w:pPr>
        <w:pStyle w:val="CommentText"/>
      </w:pPr>
      <w:r>
        <w:rPr>
          <w:rStyle w:val="CommentReference"/>
        </w:rPr>
        <w:annotationRef/>
      </w:r>
      <w:r>
        <w:t>Or “he has greatly glorified Himself, as NETS?</w:t>
      </w:r>
    </w:p>
  </w:comment>
  <w:comment w:id="398" w:author="Windows User" w:date="2015-10-30T08:56:00Z" w:initials="WU">
    <w:p w14:paraId="2A38A2FD" w14:textId="77777777" w:rsidR="00B31899" w:rsidRDefault="00B31899"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B31899" w:rsidRDefault="00B31899"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B31899" w:rsidRDefault="00B31899" w:rsidP="00D31F38">
      <w:pPr>
        <w:pStyle w:val="CommentText"/>
      </w:pPr>
      <w:r>
        <w:rPr>
          <w:rStyle w:val="CommentReference"/>
        </w:rPr>
        <w:annotationRef/>
      </w:r>
      <w:r>
        <w:t>path or walkway?</w:t>
      </w:r>
    </w:p>
  </w:comment>
  <w:comment w:id="407" w:author="Brett Slote" w:date="2015-10-30T08:56:00Z" w:initials="BS">
    <w:p w14:paraId="049D3BBD" w14:textId="77777777" w:rsidR="00B31899" w:rsidRDefault="00B31899" w:rsidP="00D31F38">
      <w:pPr>
        <w:pStyle w:val="CommentText"/>
      </w:pPr>
      <w:r>
        <w:rPr>
          <w:rStyle w:val="CommentReference"/>
        </w:rPr>
        <w:annotationRef/>
      </w:r>
      <w:proofErr w:type="gramStart"/>
      <w:r>
        <w:t>needs :</w:t>
      </w:r>
      <w:proofErr w:type="gramEnd"/>
      <w:r>
        <w:t xml:space="preserve"> at least to indicate breaks in tune</w:t>
      </w:r>
    </w:p>
  </w:comment>
  <w:comment w:id="408" w:author="Windows User" w:date="2015-10-30T08:56:00Z" w:initials="WU">
    <w:p w14:paraId="1F09658E" w14:textId="77777777" w:rsidR="00B31899" w:rsidRDefault="00B31899"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B31899" w:rsidRDefault="00B31899"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B31899" w:rsidRDefault="00B31899" w:rsidP="00D31F38">
      <w:pPr>
        <w:pStyle w:val="CommentText"/>
      </w:pPr>
      <w:r>
        <w:rPr>
          <w:rStyle w:val="CommentReference"/>
        </w:rPr>
        <w:annotationRef/>
      </w:r>
      <w:r>
        <w:t>praising or singing?</w:t>
      </w:r>
    </w:p>
  </w:comment>
  <w:comment w:id="411" w:author="Windows User" w:date="2015-10-30T08:56:00Z" w:initials="WU">
    <w:p w14:paraId="56B7B31B" w14:textId="77777777" w:rsidR="00B31899" w:rsidRDefault="00B31899"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B31899" w:rsidRDefault="00B31899" w:rsidP="00344A59">
      <w:pPr>
        <w:pStyle w:val="CommentText"/>
      </w:pPr>
      <w:r>
        <w:rPr>
          <w:rStyle w:val="CommentReference"/>
        </w:rPr>
        <w:annotationRef/>
      </w:r>
      <w:r>
        <w:t>check</w:t>
      </w:r>
    </w:p>
  </w:comment>
  <w:comment w:id="432" w:author="Windows User" w:date="2015-10-30T08:56:00Z" w:initials="BS">
    <w:p w14:paraId="396316C8" w14:textId="77777777" w:rsidR="00B31899" w:rsidRDefault="00B31899"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B31899" w:rsidRDefault="00B31899"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B31899" w:rsidRDefault="00B31899" w:rsidP="00D31F38">
      <w:pPr>
        <w:pStyle w:val="CommentText"/>
      </w:pPr>
      <w:r>
        <w:rPr>
          <w:rStyle w:val="CommentReference"/>
        </w:rPr>
        <w:annotationRef/>
      </w:r>
      <w:r>
        <w:t>heavens?</w:t>
      </w:r>
    </w:p>
  </w:comment>
  <w:comment w:id="446" w:author="Windows User" w:date="2015-10-30T08:56:00Z" w:initials="BS">
    <w:p w14:paraId="57E2DDC4" w14:textId="77777777" w:rsidR="00B31899" w:rsidRDefault="00B31899" w:rsidP="00D31F38">
      <w:pPr>
        <w:pStyle w:val="CommentText"/>
      </w:pPr>
      <w:r>
        <w:rPr>
          <w:rStyle w:val="CommentReference"/>
        </w:rPr>
        <w:annotationRef/>
      </w:r>
      <w:r>
        <w:t>NETS omits clouds</w:t>
      </w:r>
    </w:p>
  </w:comment>
  <w:comment w:id="447" w:author="Windows User" w:date="2015-10-30T08:56:00Z" w:initials="BS">
    <w:p w14:paraId="35628364" w14:textId="77777777" w:rsidR="00B31899" w:rsidRDefault="00B31899" w:rsidP="00D31F38">
      <w:pPr>
        <w:pStyle w:val="CommentText"/>
      </w:pPr>
      <w:r>
        <w:rPr>
          <w:rStyle w:val="CommentReference"/>
        </w:rPr>
        <w:annotationRef/>
      </w:r>
      <w:r>
        <w:t>NETS omits this vs</w:t>
      </w:r>
    </w:p>
  </w:comment>
  <w:comment w:id="448" w:author="Windows User" w:date="2015-10-30T08:56:00Z" w:initials="BS">
    <w:p w14:paraId="1F576F58" w14:textId="77777777" w:rsidR="00B31899" w:rsidRDefault="00B31899"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B31899" w:rsidRDefault="00B31899"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B31899" w:rsidRDefault="00B31899"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B31899" w:rsidRDefault="00B31899" w:rsidP="00D31F38">
      <w:pPr>
        <w:pStyle w:val="CommentText"/>
      </w:pPr>
      <w:r>
        <w:rPr>
          <w:rStyle w:val="CommentReference"/>
        </w:rPr>
        <w:annotationRef/>
      </w:r>
      <w:r>
        <w:t>Get rid of ye’s!</w:t>
      </w:r>
    </w:p>
  </w:comment>
  <w:comment w:id="452" w:author="Windows User" w:date="2015-10-30T08:56:00Z" w:initials="BS">
    <w:p w14:paraId="66BEE13E" w14:textId="77777777" w:rsidR="00B31899" w:rsidRDefault="00B31899" w:rsidP="00D31F38">
      <w:pPr>
        <w:pStyle w:val="CommentText"/>
      </w:pPr>
      <w:r>
        <w:rPr>
          <w:rStyle w:val="CommentReference"/>
        </w:rPr>
        <w:annotationRef/>
      </w:r>
      <w:r>
        <w:t>NETS has sea-monsters</w:t>
      </w:r>
    </w:p>
  </w:comment>
  <w:comment w:id="453" w:author="Windows User" w:date="2015-10-30T08:56:00Z" w:initials="BS">
    <w:p w14:paraId="43D401E2" w14:textId="77777777" w:rsidR="00B31899" w:rsidRDefault="00B31899"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B31899" w:rsidRDefault="00B31899" w:rsidP="00D31F38">
      <w:pPr>
        <w:pStyle w:val="CommentText"/>
      </w:pPr>
      <w:r>
        <w:rPr>
          <w:rStyle w:val="CommentReference"/>
        </w:rPr>
        <w:annotationRef/>
      </w:r>
      <w:r>
        <w:t>NETS has all humans on earth</w:t>
      </w:r>
    </w:p>
  </w:comment>
  <w:comment w:id="455" w:author="Windows User" w:date="2015-10-30T08:56:00Z" w:initials="BS">
    <w:p w14:paraId="6D54AC70" w14:textId="77777777" w:rsidR="00B31899" w:rsidRDefault="00B31899"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B31899" w:rsidRDefault="00B31899" w:rsidP="00D31F38">
      <w:pPr>
        <w:pStyle w:val="CommentText"/>
      </w:pPr>
      <w:r>
        <w:rPr>
          <w:rStyle w:val="CommentReference"/>
        </w:rPr>
        <w:annotationRef/>
      </w:r>
      <w:r>
        <w:t>NETS ends quite differently</w:t>
      </w:r>
    </w:p>
  </w:comment>
  <w:comment w:id="462" w:author="Windows User" w:date="2015-10-30T08:56:00Z" w:initials="BS">
    <w:p w14:paraId="72C14B6E" w14:textId="77777777" w:rsidR="00B31899" w:rsidRDefault="00B31899"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B31899" w:rsidRDefault="00B31899" w:rsidP="003758F4">
      <w:pPr>
        <w:pStyle w:val="CommentText"/>
      </w:pPr>
      <w:r>
        <w:rPr>
          <w:rStyle w:val="CommentReference"/>
        </w:rPr>
        <w:annotationRef/>
      </w:r>
      <w:r>
        <w:t>heavens?</w:t>
      </w:r>
    </w:p>
  </w:comment>
  <w:comment w:id="464" w:author="Windows User" w:date="2015-10-30T08:56:00Z" w:initials="BS">
    <w:p w14:paraId="18B419AF" w14:textId="77777777" w:rsidR="00B31899" w:rsidRDefault="00B31899"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B31899" w:rsidRDefault="00B31899"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B31899" w:rsidRDefault="00B31899"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B31899" w:rsidRDefault="00B31899" w:rsidP="003758F4">
      <w:pPr>
        <w:pStyle w:val="CommentText"/>
      </w:pPr>
      <w:r>
        <w:rPr>
          <w:rStyle w:val="CommentReference"/>
        </w:rPr>
        <w:annotationRef/>
      </w:r>
      <w:r>
        <w:t>NETS has all humans on earth</w:t>
      </w:r>
    </w:p>
  </w:comment>
  <w:comment w:id="468" w:author="Windows User" w:date="2015-10-30T08:56:00Z" w:initials="BS">
    <w:p w14:paraId="4CB6D1D8" w14:textId="77777777" w:rsidR="00B31899" w:rsidRDefault="00B31899"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B31899" w:rsidRDefault="00B31899" w:rsidP="003758F4">
      <w:pPr>
        <w:pStyle w:val="CommentText"/>
      </w:pPr>
      <w:r>
        <w:rPr>
          <w:rStyle w:val="CommentReference"/>
        </w:rPr>
        <w:annotationRef/>
      </w:r>
      <w:r>
        <w:t>NETS ends quite differently</w:t>
      </w:r>
    </w:p>
  </w:comment>
  <w:comment w:id="471" w:author="Windows User" w:date="2015-10-30T08:56:00Z" w:initials="BS">
    <w:p w14:paraId="499D113D" w14:textId="77777777" w:rsidR="00B31899" w:rsidRDefault="00B31899" w:rsidP="00D31F38">
      <w:pPr>
        <w:pStyle w:val="CommentText"/>
      </w:pPr>
      <w:r>
        <w:rPr>
          <w:rStyle w:val="CommentReference"/>
        </w:rPr>
        <w:annotationRef/>
      </w:r>
      <w:r>
        <w:t>giver, or maker?</w:t>
      </w:r>
    </w:p>
  </w:comment>
  <w:comment w:id="472" w:author="Windows User" w:date="2015-10-30T08:56:00Z" w:initials="BS">
    <w:p w14:paraId="29AB3125" w14:textId="77777777" w:rsidR="00B31899" w:rsidRDefault="00B31899" w:rsidP="00D31F38">
      <w:pPr>
        <w:pStyle w:val="CommentText"/>
      </w:pPr>
      <w:r>
        <w:rPr>
          <w:rStyle w:val="CommentReference"/>
        </w:rPr>
        <w:annotationRef/>
      </w:r>
      <w:r>
        <w:t>even NETS has Hananias</w:t>
      </w:r>
    </w:p>
  </w:comment>
  <w:comment w:id="473" w:author="Windows User" w:date="2015-10-30T08:56:00Z" w:initials="BS">
    <w:p w14:paraId="27892612" w14:textId="77777777" w:rsidR="00B31899" w:rsidRDefault="00B31899"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B31899" w:rsidRDefault="00B31899" w:rsidP="00D31F38">
      <w:pPr>
        <w:pStyle w:val="CommentText"/>
      </w:pPr>
      <w:r>
        <w:rPr>
          <w:rStyle w:val="CommentReference"/>
        </w:rPr>
        <w:annotationRef/>
      </w:r>
      <w:r>
        <w:t>Coptic doesn't have "Our God"</w:t>
      </w:r>
    </w:p>
  </w:comment>
  <w:comment w:id="475" w:author="Windows User" w:date="2015-10-30T08:56:00Z" w:initials="BS">
    <w:p w14:paraId="5F8EC33A" w14:textId="77777777" w:rsidR="00B31899" w:rsidRDefault="00B31899" w:rsidP="00D31F38">
      <w:pPr>
        <w:pStyle w:val="CommentText"/>
      </w:pPr>
      <w:r>
        <w:rPr>
          <w:rStyle w:val="CommentReference"/>
        </w:rPr>
        <w:annotationRef/>
      </w:r>
      <w:r>
        <w:t>celebrate or proclaim?</w:t>
      </w:r>
    </w:p>
  </w:comment>
  <w:comment w:id="476" w:author="Windows User" w:date="2015-10-30T08:56:00Z" w:initials="BS">
    <w:p w14:paraId="02E465F6" w14:textId="77777777" w:rsidR="00B31899" w:rsidRDefault="00B31899" w:rsidP="00D31F38">
      <w:pPr>
        <w:pStyle w:val="CommentText"/>
      </w:pPr>
      <w:r>
        <w:rPr>
          <w:rStyle w:val="CommentReference"/>
        </w:rPr>
        <w:annotationRef/>
      </w:r>
      <w:r>
        <w:t>persevere or be sober?</w:t>
      </w:r>
    </w:p>
  </w:comment>
  <w:comment w:id="477" w:author="Windows User" w:date="2015-10-30T08:56:00Z" w:initials="BS">
    <w:p w14:paraId="0F283256" w14:textId="77777777" w:rsidR="00B31899" w:rsidRDefault="00B31899"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B31899" w:rsidRDefault="00B31899" w:rsidP="00D31F38">
      <w:pPr>
        <w:pStyle w:val="CommentText"/>
      </w:pPr>
      <w:r>
        <w:rPr>
          <w:rStyle w:val="CommentReference"/>
        </w:rPr>
        <w:annotationRef/>
      </w:r>
      <w:r>
        <w:t>esmo is bless, not praise...</w:t>
      </w:r>
    </w:p>
  </w:comment>
  <w:comment w:id="479" w:author="Windows User" w:date="2015-10-30T08:56:00Z" w:initials="BS">
    <w:p w14:paraId="22452F1B" w14:textId="77777777" w:rsidR="00B31899" w:rsidRDefault="00B31899"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B31899" w:rsidRDefault="00B31899"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B31899" w:rsidRDefault="00B31899"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B31899" w:rsidRDefault="00B31899"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B31899" w:rsidRDefault="00B31899" w:rsidP="00D31F38">
      <w:pPr>
        <w:pStyle w:val="CommentText"/>
      </w:pPr>
      <w:r>
        <w:rPr>
          <w:rStyle w:val="CommentReference"/>
        </w:rPr>
        <w:annotationRef/>
      </w:r>
      <w:r>
        <w:t>disobedient? heretics?</w:t>
      </w:r>
    </w:p>
  </w:comment>
  <w:comment w:id="484" w:author="Windows User" w:date="2015-10-30T08:56:00Z" w:initials="BS">
    <w:p w14:paraId="298A6523" w14:textId="77777777" w:rsidR="00B31899" w:rsidRDefault="00B31899" w:rsidP="00D31F38">
      <w:pPr>
        <w:pStyle w:val="CommentText"/>
      </w:pPr>
      <w:r>
        <w:rPr>
          <w:rStyle w:val="CommentReference"/>
        </w:rPr>
        <w:annotationRef/>
      </w:r>
      <w:r>
        <w:t>souls or spirits?</w:t>
      </w:r>
    </w:p>
  </w:comment>
  <w:comment w:id="485" w:author="Windows User" w:date="2015-10-30T08:56:00Z" w:initials="BS">
    <w:p w14:paraId="3D56C030" w14:textId="77777777" w:rsidR="00B31899" w:rsidRDefault="00B31899" w:rsidP="00D31F38">
      <w:pPr>
        <w:pStyle w:val="CommentText"/>
      </w:pPr>
      <w:r>
        <w:rPr>
          <w:rStyle w:val="CommentReference"/>
        </w:rPr>
        <w:annotationRef/>
      </w:r>
      <w:r>
        <w:t>humble or contrite?</w:t>
      </w:r>
    </w:p>
  </w:comment>
  <w:comment w:id="486" w:author="Windows User" w:date="2015-10-30T08:56:00Z" w:initials="BS">
    <w:p w14:paraId="4417CE6C" w14:textId="77777777" w:rsidR="00B31899" w:rsidRDefault="00B31899" w:rsidP="00D31F38">
      <w:pPr>
        <w:pStyle w:val="CommentText"/>
      </w:pPr>
      <w:r>
        <w:rPr>
          <w:rStyle w:val="CommentReference"/>
        </w:rPr>
        <w:annotationRef/>
      </w:r>
      <w:r>
        <w:t>hearts?</w:t>
      </w:r>
    </w:p>
  </w:comment>
  <w:comment w:id="487" w:author="Windows User" w:date="2015-10-30T08:56:00Z" w:initials="BS">
    <w:p w14:paraId="6056EF08" w14:textId="77777777" w:rsidR="00B31899" w:rsidRDefault="00B31899" w:rsidP="00D31F38">
      <w:pPr>
        <w:pStyle w:val="CommentText"/>
      </w:pPr>
      <w:r>
        <w:rPr>
          <w:rStyle w:val="CommentReference"/>
        </w:rPr>
        <w:annotationRef/>
      </w:r>
      <w:r>
        <w:t>this or LA?</w:t>
      </w:r>
    </w:p>
  </w:comment>
  <w:comment w:id="488" w:author="Windows User" w:date="2015-10-30T08:56:00Z" w:initials="BS">
    <w:p w14:paraId="021CF208" w14:textId="77777777" w:rsidR="00B31899" w:rsidRDefault="00B31899" w:rsidP="00D31F38">
      <w:pPr>
        <w:pStyle w:val="CommentText"/>
      </w:pPr>
      <w:r>
        <w:rPr>
          <w:rStyle w:val="CommentReference"/>
        </w:rPr>
        <w:annotationRef/>
      </w:r>
      <w:r>
        <w:t>righteous of, or who revere</w:t>
      </w:r>
    </w:p>
  </w:comment>
  <w:comment w:id="489" w:author="Windows User" w:date="2015-10-30T08:56:00Z" w:initials="BS">
    <w:p w14:paraId="2B7DD481" w14:textId="77777777" w:rsidR="00B31899" w:rsidRDefault="00B31899"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B31899" w:rsidRDefault="00B31899" w:rsidP="00D31F38">
      <w:pPr>
        <w:pStyle w:val="CommentText"/>
      </w:pPr>
      <w:r>
        <w:rPr>
          <w:rStyle w:val="CommentReference"/>
        </w:rPr>
        <w:annotationRef/>
      </w:r>
      <w:r>
        <w:t>that he may praise and say?</w:t>
      </w:r>
    </w:p>
  </w:comment>
  <w:comment w:id="508" w:author="Windows User" w:date="2015-11-21T13:00:00Z" w:initials="WU">
    <w:p w14:paraId="72B45ACE" w14:textId="77777777" w:rsidR="00B31899" w:rsidRDefault="00B31899" w:rsidP="00D31F38">
      <w:pPr>
        <w:pStyle w:val="CommentText"/>
      </w:pPr>
      <w:r>
        <w:rPr>
          <w:rStyle w:val="CommentReference"/>
        </w:rPr>
        <w:annotationRef/>
      </w:r>
      <w:r>
        <w:t>Check, and 2 above.</w:t>
      </w:r>
    </w:p>
  </w:comment>
  <w:comment w:id="509" w:author="Brett Slote" w:date="2015-10-30T08:56:00Z" w:initials="BS">
    <w:p w14:paraId="0C0C90F8" w14:textId="77777777" w:rsidR="00B31899" w:rsidRDefault="00B31899"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B31899" w:rsidRDefault="00B31899" w:rsidP="00D31F38">
      <w:pPr>
        <w:pStyle w:val="CommentText"/>
      </w:pPr>
      <w:r>
        <w:rPr>
          <w:rStyle w:val="CommentReference"/>
        </w:rPr>
        <w:annotationRef/>
      </w:r>
      <w:r>
        <w:t>check</w:t>
      </w:r>
    </w:p>
  </w:comment>
  <w:comment w:id="511" w:author="Windows User" w:date="2015-11-21T13:00:00Z" w:initials="WU">
    <w:p w14:paraId="0CFC2594" w14:textId="77777777" w:rsidR="00B31899" w:rsidRDefault="00B31899" w:rsidP="00D31F38">
      <w:pPr>
        <w:pStyle w:val="CommentText"/>
      </w:pPr>
      <w:r>
        <w:rPr>
          <w:rStyle w:val="CommentReference"/>
        </w:rPr>
        <w:annotationRef/>
      </w:r>
      <w:r>
        <w:t>check</w:t>
      </w:r>
    </w:p>
  </w:comment>
  <w:comment w:id="512" w:author="Windows User" w:date="2015-11-21T13:01:00Z" w:initials="WU">
    <w:p w14:paraId="403A6460" w14:textId="77777777" w:rsidR="00B31899" w:rsidRDefault="00B31899" w:rsidP="00D31F38">
      <w:pPr>
        <w:pStyle w:val="CommentText"/>
      </w:pPr>
      <w:r>
        <w:rPr>
          <w:rStyle w:val="CommentReference"/>
        </w:rPr>
        <w:annotationRef/>
      </w:r>
      <w:r>
        <w:t>check, find Copitic</w:t>
      </w:r>
    </w:p>
  </w:comment>
  <w:comment w:id="513" w:author="Windows User" w:date="2015-10-30T08:56:00Z" w:initials="BS">
    <w:p w14:paraId="1B2986E7" w14:textId="77777777" w:rsidR="00B31899" w:rsidRDefault="00B31899"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B31899" w:rsidRDefault="00B31899" w:rsidP="00D31F38">
      <w:pPr>
        <w:pStyle w:val="CommentText"/>
      </w:pPr>
      <w:r>
        <w:rPr>
          <w:rStyle w:val="CommentReference"/>
        </w:rPr>
        <w:annotationRef/>
      </w:r>
      <w:r>
        <w:t>add</w:t>
      </w:r>
    </w:p>
  </w:comment>
  <w:comment w:id="517" w:author="Windows User" w:date="2015-10-30T08:56:00Z" w:initials="BS">
    <w:p w14:paraId="76CF17E1" w14:textId="77777777" w:rsidR="00B31899" w:rsidRDefault="00B31899"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B31899" w:rsidRDefault="00B31899" w:rsidP="00D31F38">
      <w:pPr>
        <w:pStyle w:val="CommentText"/>
      </w:pPr>
      <w:r>
        <w:rPr>
          <w:rStyle w:val="CommentReference"/>
        </w:rPr>
        <w:annotationRef/>
      </w:r>
      <w:r>
        <w:t>Communion or commemoration?</w:t>
      </w:r>
    </w:p>
  </w:comment>
  <w:comment w:id="519" w:author="Windows User" w:date="2015-11-21T13:01:00Z" w:initials="WU">
    <w:p w14:paraId="3C8EDFD6" w14:textId="77777777" w:rsidR="00B31899" w:rsidRDefault="00B31899" w:rsidP="00D31F38">
      <w:pPr>
        <w:pStyle w:val="CommentText"/>
      </w:pPr>
      <w:r>
        <w:rPr>
          <w:rStyle w:val="CommentReference"/>
        </w:rPr>
        <w:annotationRef/>
      </w:r>
      <w:r>
        <w:t>Check, and 2 above</w:t>
      </w:r>
    </w:p>
  </w:comment>
  <w:comment w:id="520" w:author="Brett Slote" w:date="2015-10-30T08:56:00Z" w:initials="BS">
    <w:p w14:paraId="502DF58D" w14:textId="77777777" w:rsidR="00B31899" w:rsidRDefault="00B31899"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B31899" w:rsidRDefault="00B31899" w:rsidP="00D31F38">
      <w:pPr>
        <w:pStyle w:val="CommentText"/>
      </w:pPr>
      <w:r>
        <w:rPr>
          <w:rStyle w:val="CommentReference"/>
        </w:rPr>
        <w:annotationRef/>
      </w:r>
      <w:r>
        <w:t>check</w:t>
      </w:r>
    </w:p>
  </w:comment>
  <w:comment w:id="522" w:author="Windows User" w:date="2015-10-30T08:56:00Z" w:initials="BS">
    <w:p w14:paraId="303AD0FE" w14:textId="77777777" w:rsidR="00B31899" w:rsidRDefault="00B31899"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B31899" w:rsidRDefault="00B31899" w:rsidP="00D31F38">
      <w:pPr>
        <w:pStyle w:val="CommentText"/>
      </w:pPr>
      <w:r>
        <w:rPr>
          <w:rStyle w:val="CommentReference"/>
        </w:rPr>
        <w:annotationRef/>
      </w:r>
      <w:r>
        <w:t>check.  Add Coptic</w:t>
      </w:r>
    </w:p>
  </w:comment>
  <w:comment w:id="529" w:author="Windows User" w:date="2015-11-02T12:45:00Z" w:initials="BS">
    <w:p w14:paraId="02E474EA" w14:textId="77777777" w:rsidR="00B31899" w:rsidRDefault="00B31899" w:rsidP="00D31F38">
      <w:pPr>
        <w:pStyle w:val="CommentText"/>
      </w:pPr>
      <w:r>
        <w:rPr>
          <w:rStyle w:val="CommentReference"/>
        </w:rPr>
        <w:annotationRef/>
      </w:r>
      <w:r>
        <w:t>Godhead or Divinity?</w:t>
      </w:r>
    </w:p>
  </w:comment>
  <w:comment w:id="530" w:author="Windows User" w:date="2015-10-30T08:56:00Z" w:initials="BS">
    <w:p w14:paraId="1165D588" w14:textId="77777777" w:rsidR="00B31899" w:rsidRDefault="00B31899"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B31899" w:rsidRDefault="00B31899"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B31899" w:rsidRDefault="00B31899"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B31899" w:rsidRDefault="00B31899" w:rsidP="00D31F38">
      <w:pPr>
        <w:pStyle w:val="CommentText"/>
      </w:pPr>
      <w:r>
        <w:rPr>
          <w:rStyle w:val="CommentReference"/>
        </w:rPr>
        <w:annotationRef/>
      </w:r>
      <w:r>
        <w:t>check</w:t>
      </w:r>
    </w:p>
  </w:comment>
  <w:comment w:id="546" w:author="Windows User" w:date="2015-11-21T13:03:00Z" w:initials="WU">
    <w:p w14:paraId="2CFCDBC4" w14:textId="77777777" w:rsidR="00B31899" w:rsidRDefault="00B31899" w:rsidP="00D31F38">
      <w:pPr>
        <w:pStyle w:val="CommentText"/>
      </w:pPr>
      <w:r>
        <w:rPr>
          <w:rStyle w:val="CommentReference"/>
        </w:rPr>
        <w:annotationRef/>
      </w:r>
      <w:r>
        <w:t>check</w:t>
      </w:r>
    </w:p>
  </w:comment>
  <w:comment w:id="547" w:author="Windows User" w:date="2015-11-21T13:04:00Z" w:initials="WU">
    <w:p w14:paraId="7B87BF1F" w14:textId="77777777" w:rsidR="00B31899" w:rsidRDefault="00B31899" w:rsidP="00D31F38">
      <w:pPr>
        <w:pStyle w:val="CommentText"/>
      </w:pPr>
      <w:r>
        <w:rPr>
          <w:rStyle w:val="CommentReference"/>
        </w:rPr>
        <w:annotationRef/>
      </w:r>
      <w:r>
        <w:t>check</w:t>
      </w:r>
    </w:p>
  </w:comment>
  <w:comment w:id="548" w:author="Windows User" w:date="2015-10-30T08:56:00Z" w:initials="BS">
    <w:p w14:paraId="469A8399" w14:textId="77777777" w:rsidR="00B31899" w:rsidRDefault="00B31899"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B31899" w:rsidRDefault="00B31899"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B31899" w:rsidRDefault="00B31899"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B31899" w:rsidRDefault="00B31899" w:rsidP="00D31F38">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557" w:author="Windows User" w:date="2015-10-30T08:56:00Z" w:initials="BS">
    <w:p w14:paraId="10510650" w14:textId="77777777" w:rsidR="00B31899" w:rsidRDefault="00B31899"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B31899" w:rsidRDefault="00B31899" w:rsidP="00D31F38">
      <w:pPr>
        <w:pStyle w:val="CommentText"/>
      </w:pPr>
      <w:r>
        <w:rPr>
          <w:rStyle w:val="CommentReference"/>
        </w:rPr>
        <w:annotationRef/>
      </w:r>
      <w:r>
        <w:t>NETS has rebukes. punishments?</w:t>
      </w:r>
    </w:p>
  </w:comment>
  <w:comment w:id="564" w:author="Windows User" w:date="2015-10-30T08:56:00Z" w:initials="BS">
    <w:p w14:paraId="37F1C98E" w14:textId="77777777" w:rsidR="00B31899" w:rsidRDefault="00B31899" w:rsidP="00D31F38">
      <w:pPr>
        <w:pStyle w:val="CommentText"/>
      </w:pPr>
      <w:r>
        <w:rPr>
          <w:rStyle w:val="CommentReference"/>
        </w:rPr>
        <w:annotationRef/>
      </w:r>
      <w:r>
        <w:t>psaltry? or lyre?</w:t>
      </w:r>
    </w:p>
  </w:comment>
  <w:comment w:id="565" w:author="Windows User" w:date="2015-10-30T08:56:00Z" w:initials="BS">
    <w:p w14:paraId="51CE2A65" w14:textId="77777777" w:rsidR="00B31899" w:rsidRDefault="00B31899" w:rsidP="00D31F38">
      <w:pPr>
        <w:pStyle w:val="CommentText"/>
      </w:pPr>
      <w:r>
        <w:rPr>
          <w:rStyle w:val="CommentReference"/>
        </w:rPr>
        <w:annotationRef/>
      </w:r>
      <w:r>
        <w:t>NETS has drum and dance.</w:t>
      </w:r>
    </w:p>
  </w:comment>
  <w:comment w:id="578" w:author="Windows User" w:date="2015-11-21T13:04:00Z" w:initials="WU">
    <w:p w14:paraId="43A5D1B1" w14:textId="77777777" w:rsidR="00B31899" w:rsidRDefault="00B31899" w:rsidP="00E35F1F">
      <w:pPr>
        <w:pStyle w:val="CommentText"/>
      </w:pPr>
      <w:r>
        <w:rPr>
          <w:rStyle w:val="CommentReference"/>
        </w:rPr>
        <w:annotationRef/>
      </w:r>
      <w:r>
        <w:t>check</w:t>
      </w:r>
    </w:p>
  </w:comment>
  <w:comment w:id="579" w:author="Windows User" w:date="2015-11-21T13:04:00Z" w:initials="WU">
    <w:p w14:paraId="4B6A4DE4" w14:textId="77777777" w:rsidR="00B31899" w:rsidRDefault="00B31899" w:rsidP="00E35F1F">
      <w:pPr>
        <w:pStyle w:val="CommentText"/>
      </w:pPr>
      <w:r>
        <w:rPr>
          <w:rStyle w:val="CommentReference"/>
        </w:rPr>
        <w:annotationRef/>
      </w:r>
      <w:r>
        <w:t>check</w:t>
      </w:r>
    </w:p>
  </w:comment>
  <w:comment w:id="580" w:author="Windows User" w:date="2015-10-30T08:56:00Z" w:initials="BS">
    <w:p w14:paraId="483AEE75" w14:textId="77777777" w:rsidR="00B31899" w:rsidRDefault="00B31899" w:rsidP="00E35F1F">
      <w:pPr>
        <w:pStyle w:val="CommentText"/>
      </w:pPr>
      <w:r>
        <w:rPr>
          <w:rStyle w:val="CommentReference"/>
        </w:rPr>
        <w:annotationRef/>
      </w:r>
      <w:r>
        <w:t>tense? praise or will praise?</w:t>
      </w:r>
    </w:p>
  </w:comment>
  <w:comment w:id="581" w:author="Windows User" w:date="2015-10-30T08:56:00Z" w:initials="BS">
    <w:p w14:paraId="17DAD50D" w14:textId="77777777" w:rsidR="00B31899" w:rsidRDefault="00B31899" w:rsidP="00E35F1F">
      <w:pPr>
        <w:pStyle w:val="CommentText"/>
      </w:pPr>
      <w:r>
        <w:rPr>
          <w:rStyle w:val="CommentReference"/>
        </w:rPr>
        <w:annotationRef/>
      </w:r>
      <w:r>
        <w:t>earth? land? creation?</w:t>
      </w:r>
    </w:p>
  </w:comment>
  <w:comment w:id="582" w:author="Windows User" w:date="2015-11-21T13:05:00Z" w:initials="WU">
    <w:p w14:paraId="412BFF55" w14:textId="77777777" w:rsidR="00B31899" w:rsidRDefault="00B31899" w:rsidP="00E35F1F">
      <w:pPr>
        <w:pStyle w:val="CommentText"/>
      </w:pPr>
      <w:r>
        <w:rPr>
          <w:rStyle w:val="CommentReference"/>
        </w:rPr>
        <w:annotationRef/>
      </w:r>
      <w:r>
        <w:t>check</w:t>
      </w:r>
    </w:p>
  </w:comment>
  <w:comment w:id="583" w:author="Windows User" w:date="2015-10-30T08:56:00Z" w:initials="BS">
    <w:p w14:paraId="4FEF2EC7" w14:textId="77777777" w:rsidR="00B31899" w:rsidRDefault="00B31899"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B31899" w:rsidRDefault="00B31899"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B31899" w:rsidRDefault="00B31899"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B31899" w:rsidRDefault="00B31899" w:rsidP="00E35F1F">
      <w:pPr>
        <w:pStyle w:val="CommentText"/>
      </w:pPr>
      <w:r>
        <w:rPr>
          <w:rStyle w:val="CommentReference"/>
        </w:rPr>
        <w:annotationRef/>
      </w:r>
      <w:r>
        <w:t>patience or longsuffering?</w:t>
      </w:r>
    </w:p>
  </w:comment>
  <w:comment w:id="587" w:author="Windows User" w:date="2015-10-30T08:56:00Z" w:initials="BS">
    <w:p w14:paraId="2E20A232" w14:textId="77777777" w:rsidR="00B31899" w:rsidRDefault="00B31899" w:rsidP="00E35F1F">
      <w:pPr>
        <w:pStyle w:val="CommentText"/>
      </w:pPr>
      <w:r>
        <w:rPr>
          <w:rStyle w:val="CommentReference"/>
        </w:rPr>
        <w:annotationRef/>
      </w:r>
      <w:r>
        <w:t>just "at the first watch"?</w:t>
      </w:r>
    </w:p>
  </w:comment>
  <w:comment w:id="588" w:author="Windows User" w:date="2015-10-30T08:56:00Z" w:initials="BS">
    <w:p w14:paraId="34FB1BC0" w14:textId="77777777" w:rsidR="00B31899" w:rsidRDefault="00B31899" w:rsidP="00E35F1F">
      <w:pPr>
        <w:pStyle w:val="CommentText"/>
      </w:pPr>
      <w:r>
        <w:rPr>
          <w:rStyle w:val="CommentReference"/>
        </w:rPr>
        <w:annotationRef/>
      </w:r>
      <w:r>
        <w:t>sweet, or easy?</w:t>
      </w:r>
    </w:p>
  </w:comment>
  <w:comment w:id="589" w:author="Windows User" w:date="2015-10-30T08:56:00Z" w:initials="BS">
    <w:p w14:paraId="20646872" w14:textId="77777777" w:rsidR="00B31899" w:rsidRDefault="00B31899" w:rsidP="00E35F1F">
      <w:pPr>
        <w:pStyle w:val="CommentText"/>
      </w:pPr>
      <w:r>
        <w:rPr>
          <w:rStyle w:val="CommentReference"/>
        </w:rPr>
        <w:annotationRef/>
      </w:r>
      <w:r>
        <w:t xml:space="preserve">less accurate than beloved, but sounds a lot </w:t>
      </w:r>
      <w:proofErr w:type="gramStart"/>
      <w:r>
        <w:t>better..</w:t>
      </w:r>
      <w:proofErr w:type="gramEnd"/>
    </w:p>
  </w:comment>
  <w:comment w:id="590" w:author="Windows User" w:date="2015-10-30T08:56:00Z" w:initials="BS">
    <w:p w14:paraId="4707B322" w14:textId="77777777" w:rsidR="00B31899" w:rsidRDefault="00B31899" w:rsidP="00E35F1F">
      <w:pPr>
        <w:pStyle w:val="CommentText"/>
      </w:pPr>
      <w:r>
        <w:rPr>
          <w:rStyle w:val="CommentReference"/>
        </w:rPr>
        <w:annotationRef/>
      </w:r>
      <w:r>
        <w:t>sound better if omit of?</w:t>
      </w:r>
    </w:p>
  </w:comment>
  <w:comment w:id="591" w:author="Windows User" w:date="2015-10-30T08:56:00Z" w:initials="BS">
    <w:p w14:paraId="0D6FF167" w14:textId="77777777" w:rsidR="00B31899" w:rsidRDefault="00B31899" w:rsidP="00E35F1F">
      <w:pPr>
        <w:pStyle w:val="CommentText"/>
      </w:pPr>
      <w:r>
        <w:rPr>
          <w:rStyle w:val="CommentReference"/>
        </w:rPr>
        <w:annotationRef/>
      </w:r>
      <w:r>
        <w:t>truth, or righteousness?</w:t>
      </w:r>
    </w:p>
  </w:comment>
  <w:comment w:id="592" w:author="Windows User" w:date="2015-10-30T08:56:00Z" w:initials="BS">
    <w:p w14:paraId="1A8CABED" w14:textId="77777777" w:rsidR="00B31899" w:rsidRDefault="00B31899" w:rsidP="00E35F1F">
      <w:pPr>
        <w:pStyle w:val="CommentText"/>
      </w:pPr>
      <w:r>
        <w:rPr>
          <w:rStyle w:val="CommentReference"/>
        </w:rPr>
        <w:annotationRef/>
      </w:r>
      <w:r>
        <w:t>true, or perfecvt?</w:t>
      </w:r>
    </w:p>
  </w:comment>
  <w:comment w:id="593" w:author="Windows User" w:date="2015-10-30T08:56:00Z" w:initials="BS">
    <w:p w14:paraId="21AC5CB8" w14:textId="77777777" w:rsidR="00B31899" w:rsidRDefault="00B31899" w:rsidP="00E35F1F">
      <w:pPr>
        <w:pStyle w:val="CommentText"/>
      </w:pPr>
      <w:r>
        <w:rPr>
          <w:rStyle w:val="CommentReference"/>
        </w:rPr>
        <w:annotationRef/>
      </w:r>
      <w:r>
        <w:t>and?</w:t>
      </w:r>
    </w:p>
  </w:comment>
  <w:comment w:id="594" w:author="Windows User" w:date="2015-10-30T08:56:00Z" w:initials="BS">
    <w:p w14:paraId="6C6DCC78" w14:textId="77777777" w:rsidR="00B31899" w:rsidRDefault="00B31899" w:rsidP="00E35F1F">
      <w:pPr>
        <w:pStyle w:val="CommentText"/>
      </w:pPr>
      <w:r>
        <w:rPr>
          <w:rStyle w:val="CommentReference"/>
        </w:rPr>
        <w:annotationRef/>
      </w:r>
      <w:r>
        <w:t xml:space="preserve">gather is in first line in Coptic, but tune flows better </w:t>
      </w:r>
      <w:proofErr w:type="gramStart"/>
      <w:r>
        <w:t>here..</w:t>
      </w:r>
      <w:proofErr w:type="gramEnd"/>
    </w:p>
  </w:comment>
  <w:comment w:id="595" w:author="Windows User" w:date="2015-10-30T08:56:00Z" w:initials="BS">
    <w:p w14:paraId="4B49F853" w14:textId="77777777" w:rsidR="00B31899" w:rsidRDefault="00B31899" w:rsidP="00E35F1F">
      <w:pPr>
        <w:pStyle w:val="CommentText"/>
      </w:pPr>
      <w:r>
        <w:rPr>
          <w:rStyle w:val="CommentReference"/>
        </w:rPr>
        <w:annotationRef/>
      </w:r>
      <w:r>
        <w:t>will?</w:t>
      </w:r>
    </w:p>
  </w:comment>
  <w:comment w:id="596" w:author="Windows User" w:date="2015-10-30T08:56:00Z" w:initials="BS">
    <w:p w14:paraId="6FC8752C" w14:textId="77777777" w:rsidR="00B31899" w:rsidRDefault="00B31899" w:rsidP="00E35F1F">
      <w:pPr>
        <w:pStyle w:val="CommentText"/>
      </w:pPr>
      <w:r>
        <w:rPr>
          <w:rStyle w:val="CommentReference"/>
        </w:rPr>
        <w:annotationRef/>
      </w:r>
      <w:r>
        <w:t>save? keep? deliver?</w:t>
      </w:r>
    </w:p>
  </w:comment>
  <w:comment w:id="597" w:author="Windows User" w:date="2015-10-30T08:56:00Z" w:initials="BS">
    <w:p w14:paraId="7843FDD6" w14:textId="77777777" w:rsidR="00B31899" w:rsidRDefault="00B31899"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B31899" w:rsidRDefault="00B31899"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B31899" w:rsidRDefault="00B31899"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B31899" w:rsidRDefault="00B31899"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B31899" w:rsidRDefault="00B31899" w:rsidP="00E35F1F">
      <w:pPr>
        <w:pStyle w:val="CommentText"/>
      </w:pPr>
      <w:r>
        <w:rPr>
          <w:rStyle w:val="CommentReference"/>
        </w:rPr>
        <w:annotationRef/>
      </w:r>
      <w:r>
        <w:t>tense?</w:t>
      </w:r>
    </w:p>
  </w:comment>
  <w:comment w:id="613" w:author="Windows User" w:date="2015-10-30T08:56:00Z" w:initials="BS">
    <w:p w14:paraId="5C472088" w14:textId="77777777" w:rsidR="00B31899" w:rsidRDefault="00B31899" w:rsidP="00E35F1F">
      <w:pPr>
        <w:pStyle w:val="CommentText"/>
      </w:pPr>
      <w:r>
        <w:rPr>
          <w:rStyle w:val="CommentReference"/>
        </w:rPr>
        <w:annotationRef/>
      </w:r>
      <w:r>
        <w:t>exalt or magnify?</w:t>
      </w:r>
    </w:p>
  </w:comment>
  <w:comment w:id="614" w:author="Windows User" w:date="2015-10-30T08:56:00Z" w:initials="BS">
    <w:p w14:paraId="2FB7E2BD" w14:textId="77777777" w:rsidR="00B31899" w:rsidRDefault="00B31899" w:rsidP="00E35F1F">
      <w:pPr>
        <w:pStyle w:val="CommentText"/>
      </w:pPr>
      <w:r>
        <w:rPr>
          <w:rStyle w:val="CommentReference"/>
        </w:rPr>
        <w:annotationRef/>
      </w:r>
      <w:r>
        <w:t>or iwn?</w:t>
      </w:r>
    </w:p>
  </w:comment>
  <w:comment w:id="618" w:author="Windows User" w:date="2015-10-30T08:56:00Z" w:initials="BS">
    <w:p w14:paraId="3C8244A0" w14:textId="77777777" w:rsidR="00B31899" w:rsidRDefault="00B31899"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B31899" w:rsidRDefault="00B31899"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B31899" w:rsidRDefault="00B31899"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B31899" w:rsidRDefault="00B31899"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B31899" w:rsidRDefault="00B31899" w:rsidP="00E35F1F">
      <w:pPr>
        <w:pStyle w:val="CommentText"/>
      </w:pPr>
      <w:r>
        <w:rPr>
          <w:rStyle w:val="CommentReference"/>
        </w:rPr>
        <w:annotationRef/>
      </w:r>
      <w:r>
        <w:t>coessential or consubstantial?</w:t>
      </w:r>
    </w:p>
  </w:comment>
  <w:comment w:id="623" w:author="Windows User" w:date="2015-10-30T08:56:00Z" w:initials="BS">
    <w:p w14:paraId="66C0B0D7" w14:textId="77777777" w:rsidR="00B31899" w:rsidRDefault="00B31899" w:rsidP="00E35F1F">
      <w:pPr>
        <w:pStyle w:val="CommentText"/>
      </w:pPr>
      <w:r>
        <w:rPr>
          <w:rStyle w:val="CommentReference"/>
        </w:rPr>
        <w:annotationRef/>
      </w:r>
      <w:r>
        <w:t>made one or joined?</w:t>
      </w:r>
    </w:p>
  </w:comment>
  <w:comment w:id="624" w:author="Windows User" w:date="2015-10-30T08:56:00Z" w:initials="BS">
    <w:p w14:paraId="094D26E3" w14:textId="77777777" w:rsidR="00B31899" w:rsidRDefault="00B31899" w:rsidP="00E35F1F">
      <w:pPr>
        <w:pStyle w:val="CommentText"/>
      </w:pPr>
      <w:r>
        <w:rPr>
          <w:rStyle w:val="CommentReference"/>
        </w:rPr>
        <w:annotationRef/>
      </w:r>
      <w:r>
        <w:t xml:space="preserve">does this </w:t>
      </w:r>
      <w:proofErr w:type="gramStart"/>
      <w:r>
        <w:t>rephrasing</w:t>
      </w:r>
      <w:proofErr w:type="gramEnd"/>
      <w:r>
        <w:t xml:space="preserve"> capture it ok?</w:t>
      </w:r>
    </w:p>
  </w:comment>
  <w:comment w:id="625" w:author="Windows User" w:date="2015-10-30T08:56:00Z" w:initials="BS">
    <w:p w14:paraId="6FD992D3" w14:textId="77777777" w:rsidR="00B31899" w:rsidRDefault="00B31899"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B31899" w:rsidRDefault="00B31899" w:rsidP="00E35F1F">
      <w:pPr>
        <w:pStyle w:val="CommentText"/>
      </w:pPr>
      <w:r>
        <w:rPr>
          <w:rStyle w:val="CommentReference"/>
        </w:rPr>
        <w:annotationRef/>
      </w:r>
      <w:r>
        <w:t>woven or fine?</w:t>
      </w:r>
    </w:p>
  </w:comment>
  <w:comment w:id="627" w:author="Windows User" w:date="2015-10-30T08:56:00Z" w:initials="BS">
    <w:p w14:paraId="7A9FC970" w14:textId="77777777" w:rsidR="00B31899" w:rsidRDefault="00B31899" w:rsidP="00E35F1F">
      <w:pPr>
        <w:pStyle w:val="CommentText"/>
      </w:pPr>
      <w:r>
        <w:rPr>
          <w:rStyle w:val="CommentReference"/>
        </w:rPr>
        <w:annotationRef/>
      </w:r>
      <w:r>
        <w:t>palin</w:t>
      </w:r>
    </w:p>
  </w:comment>
  <w:comment w:id="628" w:author="Windows User" w:date="2015-10-30T08:56:00Z" w:initials="BS">
    <w:p w14:paraId="5EFFC3EC" w14:textId="77777777" w:rsidR="00B31899" w:rsidRDefault="00B31899" w:rsidP="00E35F1F">
      <w:pPr>
        <w:pStyle w:val="CommentText"/>
      </w:pPr>
      <w:r>
        <w:rPr>
          <w:rStyle w:val="CommentReference"/>
        </w:rPr>
        <w:annotationRef/>
      </w:r>
      <w:r>
        <w:t>exalt or magnify?</w:t>
      </w:r>
    </w:p>
  </w:comment>
  <w:comment w:id="629" w:author="Windows User" w:date="2015-10-30T08:56:00Z" w:initials="BS">
    <w:p w14:paraId="150C26DA" w14:textId="77777777" w:rsidR="00B31899" w:rsidRDefault="00B31899" w:rsidP="00E35F1F">
      <w:pPr>
        <w:pStyle w:val="CommentText"/>
      </w:pPr>
      <w:r>
        <w:rPr>
          <w:rStyle w:val="CommentReference"/>
        </w:rPr>
        <w:annotationRef/>
      </w:r>
      <w:r>
        <w:t>or iwn?</w:t>
      </w:r>
    </w:p>
  </w:comment>
  <w:comment w:id="633" w:author="Windows User" w:date="2015-10-30T08:56:00Z" w:initials="BS">
    <w:p w14:paraId="0E3B452D" w14:textId="77777777" w:rsidR="00B31899" w:rsidRDefault="00B31899" w:rsidP="00E35F1F">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634" w:author="Windows User" w:date="2015-10-30T08:56:00Z" w:initials="BS">
    <w:p w14:paraId="12D989DF" w14:textId="77777777" w:rsidR="00B31899" w:rsidRDefault="00B31899" w:rsidP="00E35F1F">
      <w:pPr>
        <w:pStyle w:val="CommentText"/>
      </w:pPr>
      <w:r>
        <w:rPr>
          <w:rStyle w:val="CommentReference"/>
        </w:rPr>
        <w:annotationRef/>
      </w:r>
      <w:r>
        <w:t>forged or beaten?</w:t>
      </w:r>
    </w:p>
  </w:comment>
  <w:comment w:id="635" w:author="Windows User" w:date="2015-10-30T08:56:00Z" w:initials="BS">
    <w:p w14:paraId="3E8ADE2B" w14:textId="77777777" w:rsidR="00B31899" w:rsidRDefault="00B31899"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B31899" w:rsidRDefault="00B31899"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B31899" w:rsidRDefault="00B31899" w:rsidP="00E35F1F">
      <w:pPr>
        <w:pStyle w:val="CommentText"/>
      </w:pPr>
      <w:r>
        <w:rPr>
          <w:rStyle w:val="CommentReference"/>
        </w:rPr>
        <w:annotationRef/>
      </w:r>
      <w:r>
        <w:t>why does Abouna omit sin?</w:t>
      </w:r>
    </w:p>
  </w:comment>
  <w:comment w:id="638" w:author="Windows User" w:date="2015-10-30T08:56:00Z" w:initials="BS">
    <w:p w14:paraId="027A16CD" w14:textId="77777777" w:rsidR="00B31899" w:rsidRDefault="00B31899" w:rsidP="00E35F1F">
      <w:pPr>
        <w:pStyle w:val="CommentText"/>
      </w:pPr>
      <w:r>
        <w:rPr>
          <w:rStyle w:val="CommentReference"/>
        </w:rPr>
        <w:annotationRef/>
      </w:r>
      <w:r>
        <w:t>exalt or magnify?</w:t>
      </w:r>
    </w:p>
  </w:comment>
  <w:comment w:id="639" w:author="Windows User" w:date="2015-10-30T08:56:00Z" w:initials="BS">
    <w:p w14:paraId="20C9574B" w14:textId="77777777" w:rsidR="00B31899" w:rsidRDefault="00B31899" w:rsidP="00E35F1F">
      <w:pPr>
        <w:pStyle w:val="CommentText"/>
      </w:pPr>
      <w:r>
        <w:rPr>
          <w:rStyle w:val="CommentReference"/>
        </w:rPr>
        <w:annotationRef/>
      </w:r>
      <w:r>
        <w:t>or iwn?</w:t>
      </w:r>
    </w:p>
  </w:comment>
  <w:comment w:id="643" w:author="Windows User" w:date="2015-10-30T08:56:00Z" w:initials="BS">
    <w:p w14:paraId="6726A127" w14:textId="77777777" w:rsidR="00B31899" w:rsidRDefault="00B31899"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B31899" w:rsidRDefault="00B31899"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B31899" w:rsidRDefault="00B31899" w:rsidP="00E35F1F">
      <w:pPr>
        <w:pStyle w:val="CommentText"/>
      </w:pPr>
      <w:r>
        <w:rPr>
          <w:rStyle w:val="CommentReference"/>
        </w:rPr>
        <w:annotationRef/>
      </w:r>
      <w:r>
        <w:t>exalt or magnify?</w:t>
      </w:r>
    </w:p>
  </w:comment>
  <w:comment w:id="646" w:author="Windows User" w:date="2015-10-30T08:56:00Z" w:initials="BS">
    <w:p w14:paraId="3A4414A4" w14:textId="77777777" w:rsidR="00B31899" w:rsidRDefault="00B31899" w:rsidP="00E35F1F">
      <w:pPr>
        <w:pStyle w:val="CommentText"/>
      </w:pPr>
      <w:r>
        <w:rPr>
          <w:rStyle w:val="CommentReference"/>
        </w:rPr>
        <w:annotationRef/>
      </w:r>
      <w:r>
        <w:t>or iwn?</w:t>
      </w:r>
    </w:p>
  </w:comment>
  <w:comment w:id="650" w:author="Windows User" w:date="2015-10-30T08:56:00Z" w:initials="BS">
    <w:p w14:paraId="60D89983" w14:textId="77777777" w:rsidR="00B31899" w:rsidRDefault="00B31899" w:rsidP="00E35F1F">
      <w:pPr>
        <w:pStyle w:val="CommentText"/>
      </w:pPr>
      <w:r>
        <w:rPr>
          <w:rStyle w:val="CommentReference"/>
        </w:rPr>
        <w:annotationRef/>
      </w:r>
      <w:r>
        <w:t>perpetual lamp?</w:t>
      </w:r>
    </w:p>
  </w:comment>
  <w:comment w:id="651" w:author="Windows User" w:date="2015-10-30T08:56:00Z" w:initials="BS">
    <w:p w14:paraId="708630CC" w14:textId="77777777" w:rsidR="00B31899" w:rsidRDefault="00B31899" w:rsidP="00E35F1F">
      <w:pPr>
        <w:pStyle w:val="CommentText"/>
      </w:pPr>
      <w:r>
        <w:rPr>
          <w:rStyle w:val="CommentReference"/>
        </w:rPr>
        <w:annotationRef/>
      </w:r>
      <w:r>
        <w:t>parousia?</w:t>
      </w:r>
    </w:p>
  </w:comment>
  <w:comment w:id="652" w:author="Windows User" w:date="2015-10-30T08:56:00Z" w:initials="BS">
    <w:p w14:paraId="670AE5C3" w14:textId="77777777" w:rsidR="00B31899" w:rsidRDefault="00B31899" w:rsidP="00E35F1F">
      <w:pPr>
        <w:pStyle w:val="CommentText"/>
      </w:pPr>
      <w:r>
        <w:rPr>
          <w:rStyle w:val="CommentReference"/>
        </w:rPr>
        <w:annotationRef/>
      </w:r>
      <w:r>
        <w:t>tense?</w:t>
      </w:r>
    </w:p>
  </w:comment>
  <w:comment w:id="653" w:author="Windows User" w:date="2015-10-30T08:56:00Z" w:initials="BS">
    <w:p w14:paraId="281D5A29" w14:textId="77777777" w:rsidR="00B31899" w:rsidRDefault="00B31899" w:rsidP="00E35F1F">
      <w:pPr>
        <w:pStyle w:val="CommentText"/>
      </w:pPr>
      <w:r>
        <w:rPr>
          <w:rStyle w:val="CommentReference"/>
        </w:rPr>
        <w:annotationRef/>
      </w:r>
      <w:r>
        <w:t>enlightens?</w:t>
      </w:r>
    </w:p>
  </w:comment>
  <w:comment w:id="654" w:author="Windows User" w:date="2015-10-30T08:56:00Z" w:initials="BS">
    <w:p w14:paraId="09189517" w14:textId="77777777" w:rsidR="00B31899" w:rsidRDefault="00B31899" w:rsidP="00E35F1F">
      <w:pPr>
        <w:pStyle w:val="CommentText"/>
      </w:pPr>
      <w:r>
        <w:rPr>
          <w:rStyle w:val="CommentReference"/>
        </w:rPr>
        <w:annotationRef/>
      </w:r>
      <w:r>
        <w:t>exalt or magnify?</w:t>
      </w:r>
    </w:p>
  </w:comment>
  <w:comment w:id="655" w:author="Windows User" w:date="2015-10-30T08:56:00Z" w:initials="BS">
    <w:p w14:paraId="0F1C3DB1" w14:textId="77777777" w:rsidR="00B31899" w:rsidRDefault="00B31899" w:rsidP="00E35F1F">
      <w:pPr>
        <w:pStyle w:val="CommentText"/>
      </w:pPr>
      <w:r>
        <w:rPr>
          <w:rStyle w:val="CommentReference"/>
        </w:rPr>
        <w:annotationRef/>
      </w:r>
      <w:r>
        <w:t>or iwn?</w:t>
      </w:r>
    </w:p>
  </w:comment>
  <w:comment w:id="659" w:author="Windows User" w:date="2015-10-30T08:56:00Z" w:initials="BS">
    <w:p w14:paraId="49777AD4" w14:textId="77777777" w:rsidR="00B31899" w:rsidRDefault="00B31899" w:rsidP="00E35F1F">
      <w:pPr>
        <w:pStyle w:val="CommentText"/>
      </w:pPr>
      <w:r>
        <w:rPr>
          <w:rStyle w:val="CommentReference"/>
        </w:rPr>
        <w:annotationRef/>
      </w:r>
      <w:r>
        <w:t>this order better or worse?</w:t>
      </w:r>
    </w:p>
  </w:comment>
  <w:comment w:id="660" w:author="Windows User" w:date="2015-10-30T08:56:00Z" w:initials="BS">
    <w:p w14:paraId="07AFF474" w14:textId="77777777" w:rsidR="00B31899" w:rsidRDefault="00B31899" w:rsidP="00E35F1F">
      <w:pPr>
        <w:pStyle w:val="CommentText"/>
      </w:pPr>
      <w:r>
        <w:rPr>
          <w:rStyle w:val="CommentReference"/>
        </w:rPr>
        <w:annotationRef/>
      </w:r>
      <w:r>
        <w:t>I think upon should stay here</w:t>
      </w:r>
    </w:p>
  </w:comment>
  <w:comment w:id="661" w:author="Windows User" w:date="2015-10-30T08:56:00Z" w:initials="BS">
    <w:p w14:paraId="0441CD07" w14:textId="77777777" w:rsidR="00B31899" w:rsidRDefault="00B31899" w:rsidP="00E35F1F">
      <w:pPr>
        <w:pStyle w:val="CommentText"/>
      </w:pPr>
      <w:r>
        <w:rPr>
          <w:rStyle w:val="CommentReference"/>
        </w:rPr>
        <w:annotationRef/>
      </w:r>
      <w:r>
        <w:t>exalt or magnify?</w:t>
      </w:r>
    </w:p>
  </w:comment>
  <w:comment w:id="662" w:author="Windows User" w:date="2015-10-30T08:56:00Z" w:initials="BS">
    <w:p w14:paraId="6B633293" w14:textId="77777777" w:rsidR="00B31899" w:rsidRDefault="00B31899" w:rsidP="00E35F1F">
      <w:pPr>
        <w:pStyle w:val="CommentText"/>
      </w:pPr>
      <w:r>
        <w:rPr>
          <w:rStyle w:val="CommentReference"/>
        </w:rPr>
        <w:annotationRef/>
      </w:r>
      <w:r>
        <w:t>or iwn?</w:t>
      </w:r>
    </w:p>
  </w:comment>
  <w:comment w:id="670" w:author="Windows User" w:date="2015-10-30T08:56:00Z" w:initials="BS">
    <w:p w14:paraId="5798119C" w14:textId="77777777" w:rsidR="00B31899" w:rsidRDefault="00B31899" w:rsidP="00E35F1F">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671" w:author="Windows User" w:date="2015-10-30T08:56:00Z" w:initials="BS">
    <w:p w14:paraId="7FE87033" w14:textId="77777777" w:rsidR="00B31899" w:rsidRDefault="00B31899"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B31899" w:rsidRDefault="00B31899"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B31899" w:rsidRDefault="00B31899"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B31899" w:rsidRDefault="00B31899" w:rsidP="00E35F1F">
      <w:pPr>
        <w:pStyle w:val="CommentText"/>
      </w:pPr>
      <w:r>
        <w:rPr>
          <w:rStyle w:val="CommentReference"/>
        </w:rPr>
        <w:annotationRef/>
      </w:r>
      <w:r>
        <w:t>exalt or magnify?</w:t>
      </w:r>
    </w:p>
  </w:comment>
  <w:comment w:id="675" w:author="Windows User" w:date="2015-10-30T08:56:00Z" w:initials="BS">
    <w:p w14:paraId="6604F03B" w14:textId="77777777" w:rsidR="00B31899" w:rsidRDefault="00B31899" w:rsidP="00E35F1F">
      <w:pPr>
        <w:pStyle w:val="CommentText"/>
      </w:pPr>
      <w:r>
        <w:rPr>
          <w:rStyle w:val="CommentReference"/>
        </w:rPr>
        <w:annotationRef/>
      </w:r>
      <w:r>
        <w:t>or iwn?</w:t>
      </w:r>
    </w:p>
  </w:comment>
  <w:comment w:id="679" w:author="Windows User" w:date="2015-10-30T08:56:00Z" w:initials="BS">
    <w:p w14:paraId="6680EED5" w14:textId="77777777" w:rsidR="00B31899" w:rsidRDefault="00B31899" w:rsidP="00E35F1F">
      <w:pPr>
        <w:pStyle w:val="CommentText"/>
      </w:pPr>
      <w:r>
        <w:rPr>
          <w:rStyle w:val="CommentReference"/>
        </w:rPr>
        <w:annotationRef/>
      </w:r>
      <w:r>
        <w:t>does this work?</w:t>
      </w:r>
    </w:p>
  </w:comment>
  <w:comment w:id="680" w:author="Windows User" w:date="2015-10-30T08:56:00Z" w:initials="BS">
    <w:p w14:paraId="7B5754B1" w14:textId="77777777" w:rsidR="00B31899" w:rsidRDefault="00B31899" w:rsidP="00E35F1F">
      <w:pPr>
        <w:pStyle w:val="CommentText"/>
      </w:pPr>
      <w:r>
        <w:rPr>
          <w:rStyle w:val="CommentReference"/>
        </w:rPr>
        <w:annotationRef/>
      </w:r>
      <w:r>
        <w:t>is this right?</w:t>
      </w:r>
    </w:p>
  </w:comment>
  <w:comment w:id="681" w:author="Windows User" w:date="2015-10-30T08:56:00Z" w:initials="BS">
    <w:p w14:paraId="6058F90B" w14:textId="77777777" w:rsidR="00B31899" w:rsidRDefault="00B31899" w:rsidP="00E35F1F">
      <w:pPr>
        <w:pStyle w:val="CommentText"/>
      </w:pPr>
      <w:r>
        <w:rPr>
          <w:rStyle w:val="CommentReference"/>
        </w:rPr>
        <w:annotationRef/>
      </w:r>
      <w:r>
        <w:t>?</w:t>
      </w:r>
    </w:p>
  </w:comment>
  <w:comment w:id="682" w:author="Windows User" w:date="2015-10-30T08:56:00Z" w:initials="BS">
    <w:p w14:paraId="505706D1" w14:textId="77777777" w:rsidR="00B31899" w:rsidRDefault="00B31899" w:rsidP="00E35F1F">
      <w:pPr>
        <w:pStyle w:val="CommentText"/>
      </w:pPr>
      <w:r>
        <w:rPr>
          <w:rStyle w:val="CommentReference"/>
        </w:rPr>
        <w:annotationRef/>
      </w:r>
      <w:r>
        <w:t>about or to?</w:t>
      </w:r>
    </w:p>
  </w:comment>
  <w:comment w:id="683" w:author="Windows User" w:date="2015-10-30T08:56:00Z" w:initials="BS">
    <w:p w14:paraId="35AD6860" w14:textId="77777777" w:rsidR="00B31899" w:rsidRDefault="00B31899" w:rsidP="00E35F1F">
      <w:pPr>
        <w:pStyle w:val="CommentText"/>
      </w:pPr>
      <w:r>
        <w:rPr>
          <w:rStyle w:val="CommentReference"/>
        </w:rPr>
        <w:annotationRef/>
      </w:r>
      <w:r>
        <w:t>proclaim or cry?</w:t>
      </w:r>
    </w:p>
  </w:comment>
  <w:comment w:id="684" w:author="Windows User" w:date="2015-10-30T08:56:00Z" w:initials="BS">
    <w:p w14:paraId="588A0CA8" w14:textId="77777777" w:rsidR="00B31899" w:rsidRDefault="00B31899" w:rsidP="00E35F1F">
      <w:pPr>
        <w:pStyle w:val="CommentText"/>
      </w:pPr>
      <w:r>
        <w:rPr>
          <w:rStyle w:val="CommentReference"/>
        </w:rPr>
        <w:annotationRef/>
      </w:r>
      <w:r>
        <w:t>??</w:t>
      </w:r>
    </w:p>
  </w:comment>
  <w:comment w:id="685" w:author="Windows User" w:date="2015-10-30T08:56:00Z" w:initials="BS">
    <w:p w14:paraId="43146472" w14:textId="77777777" w:rsidR="00B31899" w:rsidRDefault="00B31899" w:rsidP="00E35F1F">
      <w:pPr>
        <w:pStyle w:val="CommentText"/>
      </w:pPr>
      <w:r>
        <w:rPr>
          <w:rStyle w:val="CommentReference"/>
        </w:rPr>
        <w:annotationRef/>
      </w:r>
      <w:r>
        <w:t>just?</w:t>
      </w:r>
    </w:p>
  </w:comment>
  <w:comment w:id="686" w:author="Windows User" w:date="2015-10-30T08:56:00Z" w:initials="BS">
    <w:p w14:paraId="005E33F9" w14:textId="77777777" w:rsidR="00B31899" w:rsidRDefault="00B31899" w:rsidP="00E35F1F">
      <w:pPr>
        <w:pStyle w:val="CommentText"/>
      </w:pPr>
      <w:r>
        <w:rPr>
          <w:rStyle w:val="CommentReference"/>
        </w:rPr>
        <w:annotationRef/>
      </w:r>
      <w:r>
        <w:t>chaste or meek?</w:t>
      </w:r>
    </w:p>
  </w:comment>
  <w:comment w:id="687" w:author="Windows User" w:date="2015-10-30T08:56:00Z" w:initials="BS">
    <w:p w14:paraId="38FC80AB" w14:textId="77777777" w:rsidR="00B31899" w:rsidRDefault="00B31899" w:rsidP="00E35F1F">
      <w:pPr>
        <w:pStyle w:val="CommentText"/>
      </w:pPr>
      <w:r>
        <w:rPr>
          <w:rStyle w:val="CommentReference"/>
        </w:rPr>
        <w:annotationRef/>
      </w:r>
      <w:r>
        <w:t>St. Isaac? Holy issac?</w:t>
      </w:r>
    </w:p>
  </w:comment>
  <w:comment w:id="688" w:author="Windows User" w:date="2015-10-30T08:56:00Z" w:initials="BS">
    <w:p w14:paraId="49E0F637" w14:textId="77777777" w:rsidR="00B31899" w:rsidRDefault="00B31899" w:rsidP="00E35F1F">
      <w:pPr>
        <w:pStyle w:val="CommentText"/>
      </w:pPr>
      <w:r>
        <w:rPr>
          <w:rStyle w:val="CommentReference"/>
        </w:rPr>
        <w:annotationRef/>
      </w:r>
      <w:r>
        <w:t>ten thousand time?</w:t>
      </w:r>
    </w:p>
  </w:comment>
  <w:comment w:id="689" w:author="Windows User" w:date="2015-10-30T08:56:00Z" w:initials="BS">
    <w:p w14:paraId="565278E4" w14:textId="77777777" w:rsidR="00B31899" w:rsidRDefault="00B31899"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B31899" w:rsidRDefault="00B31899" w:rsidP="00E35F1F">
      <w:pPr>
        <w:pStyle w:val="CommentText"/>
      </w:pPr>
      <w:r>
        <w:rPr>
          <w:rStyle w:val="CommentReference"/>
        </w:rPr>
        <w:annotationRef/>
      </w:r>
      <w:r>
        <w:t>honour or pride?</w:t>
      </w:r>
    </w:p>
  </w:comment>
  <w:comment w:id="691" w:author="Windows User" w:date="2015-10-30T08:56:00Z" w:initials="BS">
    <w:p w14:paraId="28840E47" w14:textId="77777777" w:rsidR="00B31899" w:rsidRDefault="00B31899" w:rsidP="00E35F1F">
      <w:pPr>
        <w:pStyle w:val="CommentText"/>
      </w:pPr>
      <w:r>
        <w:rPr>
          <w:rStyle w:val="CommentReference"/>
        </w:rPr>
        <w:annotationRef/>
      </w:r>
      <w:r>
        <w:t>spouse or friend???</w:t>
      </w:r>
    </w:p>
  </w:comment>
  <w:comment w:id="692" w:author="Windows User" w:date="2015-10-30T08:56:00Z" w:initials="BS">
    <w:p w14:paraId="6D247103" w14:textId="77777777" w:rsidR="00B31899" w:rsidRDefault="00B31899"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B31899" w:rsidRDefault="00B31899"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B31899" w:rsidRDefault="00B31899"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B31899" w:rsidRDefault="00B31899"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B31899" w:rsidRDefault="00B31899"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B31899" w:rsidRDefault="00B31899" w:rsidP="00E35F1F">
      <w:pPr>
        <w:pStyle w:val="CommentText"/>
      </w:pPr>
      <w:r>
        <w:rPr>
          <w:rStyle w:val="CommentReference"/>
        </w:rPr>
        <w:annotationRef/>
      </w:r>
      <w:r>
        <w:t>Are more honoured?</w:t>
      </w:r>
    </w:p>
  </w:comment>
  <w:comment w:id="704" w:author="Windows User" w:date="2015-10-30T08:56:00Z" w:initials="WU">
    <w:p w14:paraId="38104BB5" w14:textId="77777777" w:rsidR="00B31899" w:rsidRDefault="00B31899"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B31899" w:rsidRDefault="00B31899"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B31899" w:rsidRDefault="00B31899"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B31899" w:rsidRDefault="00B31899" w:rsidP="00E35F1F">
      <w:pPr>
        <w:pStyle w:val="CommentText"/>
      </w:pPr>
      <w:r>
        <w:rPr>
          <w:rStyle w:val="CommentReference"/>
        </w:rPr>
        <w:annotationRef/>
      </w:r>
      <w:r>
        <w:t>The Virgin Mary?</w:t>
      </w:r>
    </w:p>
  </w:comment>
  <w:comment w:id="717" w:author="Windows User" w:date="2015-10-30T08:56:00Z" w:initials="WU">
    <w:p w14:paraId="104BFD73" w14:textId="77777777" w:rsidR="00B31899" w:rsidRDefault="00B31899"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B31899" w:rsidRDefault="00B31899"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B31899" w:rsidRDefault="00B31899" w:rsidP="00E35F1F">
      <w:pPr>
        <w:pStyle w:val="CommentText"/>
      </w:pPr>
      <w:r>
        <w:rPr>
          <w:rStyle w:val="CommentReference"/>
        </w:rPr>
        <w:annotationRef/>
      </w:r>
      <w:r>
        <w:t>Not lampstand?</w:t>
      </w:r>
    </w:p>
  </w:comment>
  <w:comment w:id="723" w:author="Windows User" w:date="2015-10-30T08:56:00Z" w:initials="WU">
    <w:p w14:paraId="71035455" w14:textId="77777777" w:rsidR="00B31899" w:rsidRDefault="00B31899"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B31899" w:rsidRDefault="00B31899"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B31899" w:rsidRDefault="00B31899" w:rsidP="00E35F1F">
      <w:pPr>
        <w:pStyle w:val="CommentText"/>
      </w:pPr>
      <w:r>
        <w:rPr>
          <w:rStyle w:val="CommentReference"/>
        </w:rPr>
        <w:annotationRef/>
      </w:r>
      <w:r>
        <w:t>Tense(s) of this vs?</w:t>
      </w:r>
    </w:p>
  </w:comment>
  <w:comment w:id="729" w:author="Windows User" w:date="2015-10-30T08:56:00Z" w:initials="WU">
    <w:p w14:paraId="596EE3A5" w14:textId="77777777" w:rsidR="00B31899" w:rsidRDefault="00B31899"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B31899" w:rsidRPr="00FA5B8C" w:rsidRDefault="00B31899"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B31899" w:rsidRDefault="00B31899"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B31899" w:rsidRDefault="00B31899"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B31899" w:rsidRDefault="00B31899" w:rsidP="00E35F1F">
      <w:pPr>
        <w:pStyle w:val="CommentText"/>
      </w:pPr>
      <w:r>
        <w:rPr>
          <w:rStyle w:val="CommentReference"/>
        </w:rPr>
        <w:annotationRef/>
      </w:r>
      <w:r>
        <w:t>Care or concern?</w:t>
      </w:r>
    </w:p>
  </w:comment>
  <w:comment w:id="743" w:author="Windows User" w:date="2015-10-30T08:56:00Z" w:initials="WU">
    <w:p w14:paraId="78E58888" w14:textId="77777777" w:rsidR="00B31899" w:rsidRDefault="00B31899" w:rsidP="00E35F1F">
      <w:pPr>
        <w:pStyle w:val="CommentText"/>
      </w:pPr>
      <w:r>
        <w:rPr>
          <w:rStyle w:val="CommentReference"/>
        </w:rPr>
        <w:annotationRef/>
      </w:r>
      <w:r>
        <w:t>Uhm…</w:t>
      </w:r>
      <w:proofErr w:type="gramStart"/>
      <w:r>
        <w:t>. ?</w:t>
      </w:r>
      <w:proofErr w:type="gramEnd"/>
      <w:r>
        <w:t xml:space="preserve"> Coptic clearly says Sabbaton…. But wasn’t it the first day?</w:t>
      </w:r>
    </w:p>
  </w:comment>
  <w:comment w:id="752" w:author="Windows User" w:date="2015-10-30T08:56:00Z" w:initials="WU">
    <w:p w14:paraId="18B3CB42" w14:textId="77777777" w:rsidR="00B31899" w:rsidRDefault="00B31899" w:rsidP="00E35F1F">
      <w:pPr>
        <w:pStyle w:val="CommentText"/>
      </w:pPr>
      <w:r>
        <w:rPr>
          <w:rStyle w:val="CommentReference"/>
        </w:rPr>
        <w:annotationRef/>
      </w:r>
      <w:r>
        <w:t>Exceedingly? Too? So?</w:t>
      </w:r>
    </w:p>
  </w:comment>
  <w:comment w:id="753" w:author="Windows User" w:date="2015-10-30T08:56:00Z" w:initials="WU">
    <w:p w14:paraId="44897493" w14:textId="77777777" w:rsidR="00B31899" w:rsidRDefault="00B31899" w:rsidP="00E35F1F">
      <w:pPr>
        <w:pStyle w:val="CommentText"/>
      </w:pPr>
      <w:r>
        <w:rPr>
          <w:rStyle w:val="CommentReference"/>
        </w:rPr>
        <w:annotationRef/>
      </w:r>
      <w:r>
        <w:t>Count or heed?</w:t>
      </w:r>
    </w:p>
  </w:comment>
  <w:comment w:id="754" w:author="Windows User" w:date="2015-10-30T08:56:00Z" w:initials="WU">
    <w:p w14:paraId="6849FDD2" w14:textId="77777777" w:rsidR="00B31899" w:rsidRDefault="00B31899" w:rsidP="00E35F1F">
      <w:pPr>
        <w:pStyle w:val="CommentText"/>
      </w:pPr>
      <w:r>
        <w:rPr>
          <w:rStyle w:val="CommentReference"/>
        </w:rPr>
        <w:annotationRef/>
      </w:r>
      <w:r>
        <w:t>Ramez, I or me?</w:t>
      </w:r>
    </w:p>
  </w:comment>
  <w:comment w:id="755" w:author="Windows User" w:date="2015-10-30T08:56:00Z" w:initials="WU">
    <w:p w14:paraId="799B59FF" w14:textId="77777777" w:rsidR="00B31899" w:rsidRDefault="00B31899"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B31899" w:rsidRDefault="00B31899"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B31899" w:rsidRDefault="00B31899" w:rsidP="00E35F1F">
      <w:pPr>
        <w:pStyle w:val="CommentText"/>
      </w:pPr>
      <w:r>
        <w:rPr>
          <w:rStyle w:val="CommentReference"/>
        </w:rPr>
        <w:annotationRef/>
      </w:r>
      <w:r>
        <w:t>Kind-hearted or merciful?</w:t>
      </w:r>
    </w:p>
  </w:comment>
  <w:comment w:id="758" w:author="Windows User" w:date="2015-10-30T08:56:00Z" w:initials="WU">
    <w:p w14:paraId="1370FE87" w14:textId="77777777" w:rsidR="00B31899" w:rsidRDefault="00B31899" w:rsidP="00E35F1F">
      <w:pPr>
        <w:pStyle w:val="CommentText"/>
      </w:pPr>
      <w:r>
        <w:rPr>
          <w:rStyle w:val="CommentReference"/>
        </w:rPr>
        <w:annotationRef/>
      </w:r>
      <w:r>
        <w:t>Compassions or tender mercies?</w:t>
      </w:r>
    </w:p>
  </w:comment>
  <w:comment w:id="759" w:author="Windows User" w:date="2015-10-30T08:56:00Z" w:initials="WU">
    <w:p w14:paraId="70E14B72" w14:textId="77777777" w:rsidR="00B31899" w:rsidRDefault="00B31899" w:rsidP="00E35F1F">
      <w:pPr>
        <w:pStyle w:val="CommentText"/>
      </w:pPr>
      <w:r>
        <w:rPr>
          <w:rStyle w:val="CommentReference"/>
        </w:rPr>
        <w:annotationRef/>
      </w:r>
      <w:r>
        <w:t>May He or that He may</w:t>
      </w:r>
    </w:p>
  </w:comment>
  <w:comment w:id="771" w:author="Windows User" w:date="2015-10-30T08:56:00Z" w:initials="BS">
    <w:p w14:paraId="1CD83694" w14:textId="77777777" w:rsidR="00B31899" w:rsidRDefault="00B31899" w:rsidP="00E35F1F">
      <w:pPr>
        <w:pStyle w:val="CommentText"/>
      </w:pPr>
      <w:r>
        <w:rPr>
          <w:rStyle w:val="CommentReference"/>
        </w:rPr>
        <w:annotationRef/>
      </w:r>
      <w:r>
        <w:t>very greatly is redundant...</w:t>
      </w:r>
    </w:p>
  </w:comment>
  <w:comment w:id="772" w:author="Windows User" w:date="2015-10-30T08:56:00Z" w:initials="BS">
    <w:p w14:paraId="2DB29619" w14:textId="77777777" w:rsidR="00B31899" w:rsidRDefault="00B31899" w:rsidP="00E35F1F">
      <w:pPr>
        <w:pStyle w:val="CommentText"/>
      </w:pPr>
      <w:r>
        <w:rPr>
          <w:rStyle w:val="CommentReference"/>
        </w:rPr>
        <w:annotationRef/>
      </w:r>
      <w:r>
        <w:t>above? in?</w:t>
      </w:r>
    </w:p>
  </w:comment>
  <w:comment w:id="773" w:author="Windows User" w:date="2015-10-30T08:56:00Z" w:initials="BS">
    <w:p w14:paraId="3734F7C0" w14:textId="77777777" w:rsidR="00B31899" w:rsidRDefault="00B31899"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B31899" w:rsidRDefault="00B31899" w:rsidP="00E35F1F">
      <w:pPr>
        <w:pStyle w:val="CommentText"/>
      </w:pPr>
      <w:r>
        <w:rPr>
          <w:rStyle w:val="CommentReference"/>
        </w:rPr>
        <w:annotationRef/>
      </w:r>
      <w:r>
        <w:t>mediated or put into practice?</w:t>
      </w:r>
    </w:p>
  </w:comment>
  <w:comment w:id="775" w:author="Windows User" w:date="2015-10-30T08:56:00Z" w:initials="BS">
    <w:p w14:paraId="6417B5A7" w14:textId="77777777" w:rsidR="00B31899" w:rsidRDefault="00B31899"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B31899" w:rsidRDefault="00B31899"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B31899" w:rsidRDefault="00B31899" w:rsidP="00E35F1F">
      <w:pPr>
        <w:pStyle w:val="CommentText"/>
      </w:pPr>
      <w:r>
        <w:rPr>
          <w:rStyle w:val="CommentReference"/>
        </w:rPr>
        <w:annotationRef/>
      </w:r>
      <w:r>
        <w:t>thoughts or senses?</w:t>
      </w:r>
    </w:p>
  </w:comment>
  <w:comment w:id="778" w:author="Windows User" w:date="2015-10-30T08:56:00Z" w:initials="BS">
    <w:p w14:paraId="5092C47C" w14:textId="77777777" w:rsidR="00B31899" w:rsidRDefault="00B31899" w:rsidP="00E35F1F">
      <w:pPr>
        <w:pStyle w:val="CommentText"/>
      </w:pPr>
      <w:r>
        <w:rPr>
          <w:rStyle w:val="CommentReference"/>
        </w:rPr>
        <w:annotationRef/>
      </w:r>
      <w:r>
        <w:t>lay? set? cast?</w:t>
      </w:r>
    </w:p>
  </w:comment>
  <w:comment w:id="779" w:author="Windows User" w:date="2015-10-30T08:56:00Z" w:initials="BS">
    <w:p w14:paraId="2988A4E9" w14:textId="77777777" w:rsidR="00B31899" w:rsidRDefault="00B31899"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B31899" w:rsidRDefault="00B31899" w:rsidP="00E35F1F">
      <w:pPr>
        <w:pStyle w:val="CommentText"/>
      </w:pPr>
      <w:r>
        <w:rPr>
          <w:rStyle w:val="CommentReference"/>
        </w:rPr>
        <w:annotationRef/>
      </w:r>
      <w:r>
        <w:t>types?</w:t>
      </w:r>
    </w:p>
  </w:comment>
  <w:comment w:id="789" w:author="Windows User" w:date="2015-10-30T08:56:00Z" w:initials="BS">
    <w:p w14:paraId="6A283326" w14:textId="77777777" w:rsidR="00B31899" w:rsidRDefault="00B31899"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B31899" w:rsidRDefault="00B31899" w:rsidP="00E35F1F">
      <w:pPr>
        <w:pStyle w:val="CommentText"/>
      </w:pPr>
      <w:r>
        <w:rPr>
          <w:rStyle w:val="CommentReference"/>
        </w:rPr>
        <w:annotationRef/>
      </w:r>
      <w:r>
        <w:t>risen, or shone?</w:t>
      </w:r>
    </w:p>
  </w:comment>
  <w:comment w:id="797" w:author="Windows User" w:date="2015-10-30T08:56:00Z" w:initials="BS">
    <w:p w14:paraId="4B4155FC" w14:textId="77777777" w:rsidR="00B31899" w:rsidRDefault="00B31899" w:rsidP="00E35F1F">
      <w:pPr>
        <w:pStyle w:val="CommentText"/>
      </w:pPr>
      <w:r>
        <w:rPr>
          <w:rStyle w:val="CommentReference"/>
        </w:rPr>
        <w:annotationRef/>
      </w:r>
      <w:r>
        <w:t>cap?</w:t>
      </w:r>
    </w:p>
  </w:comment>
  <w:comment w:id="798" w:author="Windows User" w:date="2015-10-30T08:56:00Z" w:initials="BS">
    <w:p w14:paraId="248C83A2" w14:textId="77777777" w:rsidR="00B31899" w:rsidRDefault="00B31899" w:rsidP="00E35F1F">
      <w:pPr>
        <w:pStyle w:val="CommentText"/>
      </w:pPr>
      <w:r>
        <w:rPr>
          <w:rStyle w:val="CommentReference"/>
        </w:rPr>
        <w:annotationRef/>
      </w:r>
      <w:r>
        <w:t>save? redeem?</w:t>
      </w:r>
    </w:p>
  </w:comment>
  <w:comment w:id="802" w:author="Windows User" w:date="2015-11-02T09:17:00Z" w:initials="BS">
    <w:p w14:paraId="3DA2A496" w14:textId="77777777" w:rsidR="00B31899" w:rsidRDefault="00B31899"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B31899" w:rsidRDefault="00B31899" w:rsidP="00E35F1F">
      <w:pPr>
        <w:pStyle w:val="CommentText"/>
      </w:pPr>
      <w:r>
        <w:rPr>
          <w:rStyle w:val="CommentReference"/>
        </w:rPr>
        <w:annotationRef/>
      </w:r>
      <w:r>
        <w:t>or should " be down here</w:t>
      </w:r>
    </w:p>
  </w:comment>
  <w:comment w:id="807" w:author="Windows User" w:date="2015-10-30T08:56:00Z" w:initials="BS">
    <w:p w14:paraId="061FF9BB" w14:textId="77777777" w:rsidR="00B31899" w:rsidRDefault="00B31899"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B31899" w:rsidRDefault="00B31899"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B31899" w:rsidRDefault="00B31899"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B31899" w:rsidRDefault="00B31899"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B31899" w:rsidRDefault="00B31899" w:rsidP="00E35F1F">
      <w:pPr>
        <w:pStyle w:val="CommentText"/>
      </w:pPr>
      <w:r>
        <w:rPr>
          <w:rStyle w:val="CommentReference"/>
        </w:rPr>
        <w:annotationRef/>
      </w:r>
      <w:r>
        <w:t>dividing wall?</w:t>
      </w:r>
    </w:p>
  </w:comment>
  <w:comment w:id="824" w:author="Windows User" w:date="2015-10-30T08:56:00Z" w:initials="BS">
    <w:p w14:paraId="0BDB9E8A" w14:textId="77777777" w:rsidR="00B31899" w:rsidRDefault="00B31899"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B31899" w:rsidRDefault="00B31899"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B31899" w:rsidRDefault="00B31899"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B31899" w:rsidRDefault="00B31899"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B31899" w:rsidRDefault="00B31899"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B31899" w:rsidRDefault="00B31899" w:rsidP="00E35F1F">
      <w:pPr>
        <w:pStyle w:val="CommentText"/>
      </w:pPr>
      <w:r>
        <w:rPr>
          <w:rStyle w:val="CommentReference"/>
        </w:rPr>
        <w:annotationRef/>
      </w:r>
      <w:r>
        <w:t>or "sining"?</w:t>
      </w:r>
    </w:p>
  </w:comment>
  <w:comment w:id="834" w:author="Windows User" w:date="2015-10-30T08:56:00Z" w:initials="BS">
    <w:p w14:paraId="1CF8EF29" w14:textId="77777777" w:rsidR="00B31899" w:rsidRDefault="00B31899"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B31899" w:rsidRDefault="00B31899"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B31899" w:rsidRDefault="00B31899"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B31899" w:rsidRDefault="00B31899"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B31899" w:rsidRDefault="00B31899"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B31899" w:rsidRDefault="00B31899"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B31899" w:rsidRDefault="00B31899" w:rsidP="00E35F1F">
      <w:pPr>
        <w:pStyle w:val="CommentText"/>
      </w:pPr>
      <w:r>
        <w:rPr>
          <w:rStyle w:val="CommentReference"/>
        </w:rPr>
        <w:annotationRef/>
      </w:r>
      <w:r>
        <w:t>Received or bought?</w:t>
      </w:r>
    </w:p>
  </w:comment>
  <w:comment w:id="872" w:author="Brett Slote" w:date="2015-10-30T08:56:00Z" w:initials="BS">
    <w:p w14:paraId="705AFE6E" w14:textId="77777777" w:rsidR="00B31899" w:rsidRDefault="00B31899"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B31899" w:rsidRDefault="00B31899" w:rsidP="00E35F1F">
      <w:pPr>
        <w:pStyle w:val="CommentText"/>
      </w:pPr>
      <w:r>
        <w:rPr>
          <w:rStyle w:val="CommentReference"/>
        </w:rPr>
        <w:annotationRef/>
      </w:r>
      <w:r>
        <w:t>Uncircumscript?</w:t>
      </w:r>
    </w:p>
  </w:comment>
  <w:comment w:id="878" w:author="Brett Slote" w:date="2015-10-30T08:56:00Z" w:initials="BS">
    <w:p w14:paraId="39A4B3F9" w14:textId="77777777" w:rsidR="00B31899" w:rsidRDefault="00B31899" w:rsidP="00E35F1F">
      <w:pPr>
        <w:pStyle w:val="CommentText"/>
      </w:pPr>
      <w:r>
        <w:rPr>
          <w:rStyle w:val="CommentReference"/>
        </w:rPr>
        <w:annotationRef/>
      </w:r>
      <w:r>
        <w:t>Orthodox?</w:t>
      </w:r>
    </w:p>
  </w:comment>
  <w:comment w:id="879" w:author="Brett Slote" w:date="2015-10-30T08:56:00Z" w:initials="BS">
    <w:p w14:paraId="7E993A49" w14:textId="77777777" w:rsidR="00B31899" w:rsidRDefault="00B31899" w:rsidP="00E35F1F">
      <w:pPr>
        <w:pStyle w:val="CommentText"/>
      </w:pPr>
      <w:r>
        <w:rPr>
          <w:rStyle w:val="CommentReference"/>
        </w:rPr>
        <w:annotationRef/>
      </w:r>
      <w:r>
        <w:t>Faith?</w:t>
      </w:r>
    </w:p>
  </w:comment>
  <w:comment w:id="882" w:author="Brett Slote" w:date="2015-10-30T08:56:00Z" w:initials="BS">
    <w:p w14:paraId="575DF2C3" w14:textId="77777777" w:rsidR="00B31899" w:rsidRDefault="00B31899" w:rsidP="00E35F1F">
      <w:pPr>
        <w:pStyle w:val="CommentText"/>
      </w:pPr>
      <w:r>
        <w:rPr>
          <w:rStyle w:val="CommentReference"/>
        </w:rPr>
        <w:annotationRef/>
      </w:r>
      <w:r>
        <w:t>Need a consistent policy</w:t>
      </w:r>
    </w:p>
  </w:comment>
  <w:comment w:id="886" w:author="Brett Slote" w:date="2015-10-30T08:56:00Z" w:initials="BS">
    <w:p w14:paraId="4A370093" w14:textId="77777777" w:rsidR="00B31899" w:rsidRDefault="00B31899" w:rsidP="00E35F1F">
      <w:pPr>
        <w:pStyle w:val="CommentText"/>
      </w:pPr>
      <w:r>
        <w:rPr>
          <w:rStyle w:val="CommentReference"/>
        </w:rPr>
        <w:annotationRef/>
      </w:r>
      <w:r>
        <w:t>Ramez, He or Him?</w:t>
      </w:r>
    </w:p>
  </w:comment>
  <w:comment w:id="887" w:author="Brett Slote" w:date="2015-10-30T08:56:00Z" w:initials="BS">
    <w:p w14:paraId="3B1DEA29" w14:textId="77777777" w:rsidR="00B31899" w:rsidRDefault="00B31899" w:rsidP="00E35F1F">
      <w:pPr>
        <w:pStyle w:val="CommentText"/>
      </w:pPr>
      <w:r>
        <w:rPr>
          <w:rStyle w:val="CommentReference"/>
        </w:rPr>
        <w:annotationRef/>
      </w:r>
      <w:r>
        <w:t>On? By?</w:t>
      </w:r>
    </w:p>
  </w:comment>
  <w:comment w:id="888" w:author="Windows User" w:date="2015-11-21T13:15:00Z" w:initials="WU">
    <w:p w14:paraId="05ACE9CF" w14:textId="77777777" w:rsidR="00B31899" w:rsidRDefault="00B31899" w:rsidP="00E35F1F">
      <w:pPr>
        <w:pStyle w:val="CommentText"/>
      </w:pPr>
      <w:r>
        <w:rPr>
          <w:rStyle w:val="CommentReference"/>
        </w:rPr>
        <w:annotationRef/>
      </w:r>
      <w:r>
        <w:t>check</w:t>
      </w:r>
    </w:p>
  </w:comment>
  <w:comment w:id="896" w:author="Windows User" w:date="2015-10-30T08:56:00Z" w:initials="BS">
    <w:p w14:paraId="5592658B" w14:textId="77777777" w:rsidR="00B31899" w:rsidRDefault="00B31899"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B31899" w:rsidRDefault="00B31899"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B31899" w:rsidRDefault="00B31899" w:rsidP="00E35F1F">
      <w:pPr>
        <w:pStyle w:val="CommentText"/>
      </w:pPr>
      <w:r>
        <w:rPr>
          <w:rStyle w:val="CommentReference"/>
        </w:rPr>
        <w:annotationRef/>
      </w:r>
      <w:r>
        <w:t>adjective? severe?</w:t>
      </w:r>
    </w:p>
  </w:comment>
  <w:comment w:id="907" w:author="Windows User" w:date="2015-11-21T13:15:00Z" w:initials="WU">
    <w:p w14:paraId="071C1D6C" w14:textId="77777777" w:rsidR="00B31899" w:rsidRDefault="00B31899" w:rsidP="00E35F1F">
      <w:pPr>
        <w:pStyle w:val="CommentText"/>
      </w:pPr>
      <w:r>
        <w:rPr>
          <w:rStyle w:val="CommentReference"/>
        </w:rPr>
        <w:annotationRef/>
      </w:r>
      <w:r>
        <w:t>check</w:t>
      </w:r>
    </w:p>
  </w:comment>
  <w:comment w:id="909" w:author="Windows User" w:date="2015-10-30T08:56:00Z" w:initials="BS">
    <w:p w14:paraId="5CA1796C" w14:textId="77777777" w:rsidR="00B31899" w:rsidRDefault="00B31899" w:rsidP="00E35F1F">
      <w:pPr>
        <w:pStyle w:val="CommentText"/>
      </w:pPr>
      <w:r>
        <w:rPr>
          <w:rStyle w:val="CommentReference"/>
        </w:rPr>
        <w:annotationRef/>
      </w:r>
      <w:r>
        <w:t>too literal?</w:t>
      </w:r>
    </w:p>
  </w:comment>
  <w:comment w:id="912" w:author="Windows User" w:date="2015-10-30T08:56:00Z" w:initials="BS">
    <w:p w14:paraId="39BBFF20" w14:textId="77777777" w:rsidR="00B31899" w:rsidRDefault="00B31899" w:rsidP="00E35F1F">
      <w:pPr>
        <w:pStyle w:val="CommentText"/>
      </w:pPr>
      <w:r>
        <w:rPr>
          <w:rStyle w:val="CommentReference"/>
        </w:rPr>
        <w:annotationRef/>
      </w:r>
      <w:r>
        <w:t>awkward</w:t>
      </w:r>
    </w:p>
  </w:comment>
  <w:comment w:id="913" w:author="Windows User" w:date="2015-10-30T08:56:00Z" w:initials="BS">
    <w:p w14:paraId="7C372EC3" w14:textId="77777777" w:rsidR="00B31899" w:rsidRDefault="00B31899"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B31899" w:rsidRDefault="00B31899" w:rsidP="00E35F1F">
      <w:pPr>
        <w:pStyle w:val="CommentText"/>
      </w:pPr>
      <w:r>
        <w:rPr>
          <w:rStyle w:val="CommentReference"/>
        </w:rPr>
        <w:annotationRef/>
      </w:r>
      <w:r>
        <w:t>awkward</w:t>
      </w:r>
    </w:p>
  </w:comment>
  <w:comment w:id="916" w:author="Windows User" w:date="2015-10-30T08:56:00Z" w:initials="BS">
    <w:p w14:paraId="512D6CE2" w14:textId="77777777" w:rsidR="00B31899" w:rsidRDefault="00B31899" w:rsidP="00E35F1F">
      <w:pPr>
        <w:pStyle w:val="CommentText"/>
      </w:pPr>
      <w:r>
        <w:rPr>
          <w:rStyle w:val="CommentReference"/>
        </w:rPr>
        <w:annotationRef/>
      </w:r>
      <w:r>
        <w:t>terribly awkward</w:t>
      </w:r>
    </w:p>
  </w:comment>
  <w:comment w:id="917" w:author="Windows User" w:date="2015-11-21T13:16:00Z" w:initials="WU">
    <w:p w14:paraId="56B70852" w14:textId="77777777" w:rsidR="00B31899" w:rsidRDefault="00B31899" w:rsidP="00E35F1F">
      <w:pPr>
        <w:pStyle w:val="CommentText"/>
      </w:pPr>
      <w:r>
        <w:rPr>
          <w:rStyle w:val="CommentReference"/>
        </w:rPr>
        <w:annotationRef/>
      </w:r>
      <w:r>
        <w:t>check</w:t>
      </w:r>
    </w:p>
  </w:comment>
  <w:comment w:id="918" w:author="Windows User" w:date="2015-11-21T13:16:00Z" w:initials="WU">
    <w:p w14:paraId="46C7130C" w14:textId="77777777" w:rsidR="00B31899" w:rsidRDefault="00B31899" w:rsidP="00E35F1F">
      <w:pPr>
        <w:pStyle w:val="CommentText"/>
      </w:pPr>
      <w:r>
        <w:rPr>
          <w:rStyle w:val="CommentReference"/>
        </w:rPr>
        <w:annotationRef/>
      </w:r>
      <w:r>
        <w:t>check</w:t>
      </w:r>
    </w:p>
  </w:comment>
  <w:comment w:id="919" w:author="Windows User" w:date="2015-11-21T13:16:00Z" w:initials="WU">
    <w:p w14:paraId="5E32845B" w14:textId="77777777" w:rsidR="00B31899" w:rsidRDefault="00B31899" w:rsidP="00E35F1F">
      <w:pPr>
        <w:pStyle w:val="CommentText"/>
      </w:pPr>
      <w:r>
        <w:rPr>
          <w:rStyle w:val="CommentReference"/>
        </w:rPr>
        <w:annotationRef/>
      </w:r>
      <w:r>
        <w:t>check</w:t>
      </w:r>
    </w:p>
  </w:comment>
  <w:comment w:id="920" w:author="Windows User" w:date="2015-11-21T13:16:00Z" w:initials="WU">
    <w:p w14:paraId="530C7E75" w14:textId="77777777" w:rsidR="00B31899" w:rsidRDefault="00B31899" w:rsidP="00E35F1F">
      <w:pPr>
        <w:pStyle w:val="CommentText"/>
      </w:pPr>
      <w:r>
        <w:rPr>
          <w:rStyle w:val="CommentReference"/>
        </w:rPr>
        <w:annotationRef/>
      </w:r>
      <w:r>
        <w:t>check</w:t>
      </w:r>
    </w:p>
  </w:comment>
  <w:comment w:id="922" w:author="Windows User" w:date="2015-10-30T08:56:00Z" w:initials="BS">
    <w:p w14:paraId="215C41D2" w14:textId="77777777" w:rsidR="00B31899" w:rsidRDefault="00B31899" w:rsidP="00E35F1F">
      <w:pPr>
        <w:pStyle w:val="CommentText"/>
      </w:pPr>
      <w:r>
        <w:rPr>
          <w:rStyle w:val="CommentReference"/>
        </w:rPr>
        <w:annotationRef/>
      </w:r>
      <w:r>
        <w:t>sat?</w:t>
      </w:r>
    </w:p>
  </w:comment>
  <w:comment w:id="923" w:author="Windows User" w:date="2015-11-21T13:17:00Z" w:initials="WU">
    <w:p w14:paraId="6B55DDAB" w14:textId="77777777" w:rsidR="00B31899" w:rsidRDefault="00B31899" w:rsidP="00E35F1F">
      <w:pPr>
        <w:pStyle w:val="CommentText"/>
      </w:pPr>
      <w:r>
        <w:rPr>
          <w:rStyle w:val="CommentReference"/>
        </w:rPr>
        <w:annotationRef/>
      </w:r>
      <w:r>
        <w:t>check</w:t>
      </w:r>
    </w:p>
  </w:comment>
  <w:comment w:id="924" w:author="Windows User" w:date="2015-11-21T13:17:00Z" w:initials="WU">
    <w:p w14:paraId="5825D4CB" w14:textId="77777777" w:rsidR="00B31899" w:rsidRDefault="00B31899" w:rsidP="00E35F1F">
      <w:pPr>
        <w:pStyle w:val="CommentText"/>
      </w:pPr>
      <w:r>
        <w:rPr>
          <w:rStyle w:val="CommentReference"/>
        </w:rPr>
        <w:annotationRef/>
      </w:r>
      <w:r>
        <w:t>check</w:t>
      </w:r>
    </w:p>
  </w:comment>
  <w:comment w:id="927" w:author="Windows User" w:date="2015-10-30T08:56:00Z" w:initials="BS">
    <w:p w14:paraId="3E614A56" w14:textId="77777777" w:rsidR="00B31899" w:rsidRDefault="00B31899"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B31899" w:rsidRDefault="00B31899" w:rsidP="00E35F1F">
      <w:pPr>
        <w:pStyle w:val="CommentText"/>
      </w:pPr>
      <w:r>
        <w:rPr>
          <w:rStyle w:val="CommentReference"/>
        </w:rPr>
        <w:annotationRef/>
      </w:r>
      <w:r>
        <w:t>appearing?</w:t>
      </w:r>
    </w:p>
  </w:comment>
  <w:comment w:id="929" w:author="Windows User" w:date="2015-10-30T08:56:00Z" w:initials="BS">
    <w:p w14:paraId="4735348E" w14:textId="77777777" w:rsidR="00B31899" w:rsidRDefault="00B31899" w:rsidP="00E35F1F">
      <w:pPr>
        <w:pStyle w:val="CommentText"/>
      </w:pPr>
      <w:r>
        <w:rPr>
          <w:rStyle w:val="CommentReference"/>
        </w:rPr>
        <w:annotationRef/>
      </w:r>
      <w:r>
        <w:t>He</w:t>
      </w:r>
    </w:p>
  </w:comment>
  <w:comment w:id="936" w:author="Windows User" w:date="2015-10-30T08:56:00Z" w:initials="BS">
    <w:p w14:paraId="5F2DFD8E" w14:textId="77777777" w:rsidR="00B31899" w:rsidRDefault="00B31899"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B31899" w:rsidRDefault="00B31899" w:rsidP="00E35F1F">
      <w:pPr>
        <w:pStyle w:val="CommentText"/>
      </w:pPr>
      <w:r>
        <w:rPr>
          <w:rStyle w:val="CommentReference"/>
        </w:rPr>
        <w:annotationRef/>
      </w:r>
      <w:r>
        <w:t>For forty days</w:t>
      </w:r>
    </w:p>
  </w:comment>
  <w:comment w:id="938" w:author="Windows User" w:date="2015-10-30T08:56:00Z" w:initials="BS">
    <w:p w14:paraId="7D69D9EF" w14:textId="77777777" w:rsidR="00B31899" w:rsidRDefault="00B31899"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B31899" w:rsidRDefault="00B31899"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B31899" w:rsidRDefault="00B31899"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B31899" w:rsidRDefault="00B31899"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B31899" w:rsidRDefault="00B31899"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B31899" w:rsidRDefault="00B31899" w:rsidP="00E35F1F">
      <w:pPr>
        <w:pStyle w:val="CommentText"/>
      </w:pPr>
      <w:r>
        <w:rPr>
          <w:rStyle w:val="CommentReference"/>
        </w:rPr>
        <w:annotationRef/>
      </w:r>
      <w:r>
        <w:t>repeat quotes or contiguious?</w:t>
      </w:r>
    </w:p>
  </w:comment>
  <w:comment w:id="954" w:author="Windows User" w:date="2015-10-30T08:56:00Z" w:initials="BS">
    <w:p w14:paraId="29400B5B" w14:textId="77777777" w:rsidR="00B31899" w:rsidRDefault="00B31899" w:rsidP="00E35F1F">
      <w:pPr>
        <w:pStyle w:val="CommentText"/>
      </w:pPr>
      <w:r>
        <w:rPr>
          <w:rStyle w:val="CommentReference"/>
        </w:rPr>
        <w:annotationRef/>
      </w:r>
      <w:r>
        <w:t>in strength?</w:t>
      </w:r>
    </w:p>
  </w:comment>
  <w:comment w:id="955" w:author="Windows User" w:date="2015-10-30T08:56:00Z" w:initials="BS">
    <w:p w14:paraId="19007B27" w14:textId="77777777" w:rsidR="00B31899" w:rsidRDefault="00B31899"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B31899" w:rsidRDefault="00B31899" w:rsidP="00E35F1F">
      <w:pPr>
        <w:pStyle w:val="CommentText"/>
      </w:pPr>
      <w:r>
        <w:rPr>
          <w:rStyle w:val="CommentReference"/>
        </w:rPr>
        <w:annotationRef/>
      </w:r>
      <w:r>
        <w:t>theotokos, not mav em ef Nooti</w:t>
      </w:r>
    </w:p>
  </w:comment>
  <w:comment w:id="958" w:author="Windows User" w:date="2015-10-30T08:56:00Z" w:initials="BS">
    <w:p w14:paraId="72887F8D" w14:textId="77777777" w:rsidR="00B31899" w:rsidRDefault="00B31899" w:rsidP="00E35F1F">
      <w:pPr>
        <w:pStyle w:val="CommentText"/>
      </w:pPr>
      <w:r>
        <w:rPr>
          <w:rStyle w:val="CommentReference"/>
        </w:rPr>
        <w:annotationRef/>
      </w:r>
      <w:r>
        <w:t>in?</w:t>
      </w:r>
    </w:p>
  </w:comment>
  <w:comment w:id="960" w:author="Windows User" w:date="2015-10-30T08:56:00Z" w:initials="BS">
    <w:p w14:paraId="79923510" w14:textId="77777777" w:rsidR="00B31899" w:rsidRDefault="00B31899"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B31899" w:rsidRDefault="00B31899" w:rsidP="00E35F1F">
      <w:pPr>
        <w:pStyle w:val="CommentText"/>
      </w:pPr>
      <w:r>
        <w:rPr>
          <w:rStyle w:val="CommentReference"/>
        </w:rPr>
        <w:annotationRef/>
      </w:r>
      <w:r>
        <w:t>tense?</w:t>
      </w:r>
    </w:p>
  </w:comment>
  <w:comment w:id="963" w:author="Windows User" w:date="2015-10-30T08:56:00Z" w:initials="BS">
    <w:p w14:paraId="2626B3B0" w14:textId="77777777" w:rsidR="00B31899" w:rsidRDefault="00B31899" w:rsidP="00E35F1F">
      <w:pPr>
        <w:pStyle w:val="CommentText"/>
      </w:pPr>
      <w:r>
        <w:rPr>
          <w:rStyle w:val="CommentReference"/>
        </w:rPr>
        <w:annotationRef/>
      </w:r>
      <w:r>
        <w:t>too far for a pronoun</w:t>
      </w:r>
    </w:p>
  </w:comment>
  <w:comment w:id="964" w:author="Windows User" w:date="2015-10-30T08:56:00Z" w:initials="BS">
    <w:p w14:paraId="35C833E4" w14:textId="77777777" w:rsidR="00B31899" w:rsidRDefault="00B31899" w:rsidP="00E35F1F">
      <w:pPr>
        <w:pStyle w:val="CommentText"/>
      </w:pPr>
      <w:r>
        <w:rPr>
          <w:rStyle w:val="CommentReference"/>
        </w:rPr>
        <w:annotationRef/>
      </w:r>
      <w:r>
        <w:t>deemed or made?</w:t>
      </w:r>
    </w:p>
  </w:comment>
  <w:comment w:id="966" w:author="Windows User" w:date="2015-10-30T08:56:00Z" w:initials="BS">
    <w:p w14:paraId="5C7B7A35" w14:textId="77777777" w:rsidR="00B31899" w:rsidRDefault="00B31899"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B31899" w:rsidRDefault="00B31899" w:rsidP="00E35F1F">
      <w:pPr>
        <w:pStyle w:val="CommentText"/>
      </w:pPr>
      <w:r>
        <w:rPr>
          <w:rStyle w:val="CommentReference"/>
        </w:rPr>
        <w:annotationRef/>
      </w:r>
      <w:r>
        <w:t>rises or shines?</w:t>
      </w:r>
    </w:p>
  </w:comment>
  <w:comment w:id="971" w:author="Windows User" w:date="2015-10-30T08:56:00Z" w:initials="BS">
    <w:p w14:paraId="5671149C" w14:textId="77777777" w:rsidR="00B31899" w:rsidRDefault="00B31899" w:rsidP="00E35F1F">
      <w:pPr>
        <w:pStyle w:val="CommentText"/>
      </w:pPr>
      <w:r>
        <w:rPr>
          <w:rStyle w:val="CommentReference"/>
        </w:rPr>
        <w:annotationRef/>
      </w:r>
      <w:r>
        <w:t>destroyed or damaged?</w:t>
      </w:r>
    </w:p>
  </w:comment>
  <w:comment w:id="979" w:author="Windows User" w:date="2015-10-30T08:56:00Z" w:initials="BS">
    <w:p w14:paraId="4B308EB2" w14:textId="77777777" w:rsidR="00B31899" w:rsidRDefault="00B31899" w:rsidP="00E35F1F">
      <w:pPr>
        <w:pStyle w:val="CommentText"/>
      </w:pPr>
      <w:r>
        <w:rPr>
          <w:rStyle w:val="CommentReference"/>
        </w:rPr>
        <w:annotationRef/>
      </w:r>
      <w:r>
        <w:t>servant, or slave?</w:t>
      </w:r>
    </w:p>
  </w:comment>
  <w:comment w:id="980" w:author="Windows User" w:date="2015-10-30T08:56:00Z" w:initials="BS">
    <w:p w14:paraId="20DF1D54" w14:textId="77777777" w:rsidR="00B31899" w:rsidRDefault="00B31899" w:rsidP="00E35F1F">
      <w:pPr>
        <w:pStyle w:val="CommentText"/>
      </w:pPr>
      <w:r>
        <w:rPr>
          <w:rStyle w:val="CommentReference"/>
        </w:rPr>
        <w:annotationRef/>
      </w:r>
      <w:r>
        <w:t>Feels way too literal</w:t>
      </w:r>
    </w:p>
  </w:comment>
  <w:comment w:id="981" w:author="Windows User" w:date="2015-11-21T13:18:00Z" w:initials="WU">
    <w:p w14:paraId="2A74F11D" w14:textId="77777777" w:rsidR="00B31899" w:rsidRDefault="00B31899" w:rsidP="00E35F1F">
      <w:pPr>
        <w:pStyle w:val="CommentText"/>
      </w:pPr>
      <w:r>
        <w:rPr>
          <w:rStyle w:val="CommentReference"/>
        </w:rPr>
        <w:annotationRef/>
      </w:r>
      <w:r>
        <w:t>check</w:t>
      </w:r>
    </w:p>
  </w:comment>
  <w:comment w:id="989" w:author="Windows User" w:date="2015-10-30T08:56:00Z" w:initials="BS">
    <w:p w14:paraId="6352B7F4" w14:textId="77777777" w:rsidR="00B31899" w:rsidRDefault="00B31899"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B31899" w:rsidRDefault="00B31899"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B31899" w:rsidRDefault="00B31899"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B31899" w:rsidRDefault="00B31899"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B31899" w:rsidRDefault="00B31899"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B31899" w:rsidRDefault="00B31899" w:rsidP="00E35F1F">
      <w:pPr>
        <w:pStyle w:val="CommentText"/>
      </w:pPr>
      <w:r>
        <w:rPr>
          <w:rStyle w:val="CommentReference"/>
        </w:rPr>
        <w:annotationRef/>
      </w:r>
      <w:r>
        <w:t>net or hook?</w:t>
      </w:r>
    </w:p>
  </w:comment>
  <w:comment w:id="1003" w:author="Windows User" w:date="2015-10-30T08:56:00Z" w:initials="BS">
    <w:p w14:paraId="631E73A0" w14:textId="77777777" w:rsidR="00B31899" w:rsidRDefault="00B31899"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B31899" w:rsidRDefault="00B31899" w:rsidP="00E35F1F">
      <w:pPr>
        <w:pStyle w:val="CommentText"/>
      </w:pPr>
      <w:r>
        <w:rPr>
          <w:rStyle w:val="CommentReference"/>
        </w:rPr>
        <w:annotationRef/>
      </w:r>
      <w:r>
        <w:t>what does this mean?</w:t>
      </w:r>
    </w:p>
  </w:comment>
  <w:comment w:id="1005" w:author="Windows User" w:date="2015-10-30T08:56:00Z" w:initials="BS">
    <w:p w14:paraId="0A6E9F00" w14:textId="77777777" w:rsidR="00B31899" w:rsidRDefault="00B31899" w:rsidP="00E35F1F">
      <w:pPr>
        <w:pStyle w:val="CommentText"/>
      </w:pPr>
      <w:r>
        <w:rPr>
          <w:rStyle w:val="CommentReference"/>
        </w:rPr>
        <w:annotationRef/>
      </w:r>
      <w:r>
        <w:t>Path? Or Way? i.e. Christ?</w:t>
      </w:r>
    </w:p>
  </w:comment>
  <w:comment w:id="1006" w:author="Windows User" w:date="2015-10-30T08:56:00Z" w:initials="BS">
    <w:p w14:paraId="50D676B3" w14:textId="77777777" w:rsidR="00B31899" w:rsidRDefault="00B31899" w:rsidP="00E35F1F">
      <w:pPr>
        <w:pStyle w:val="CommentText"/>
      </w:pPr>
      <w:r>
        <w:rPr>
          <w:rStyle w:val="CommentReference"/>
        </w:rPr>
        <w:annotationRef/>
      </w:r>
      <w:r>
        <w:t>forward to? Or towards?</w:t>
      </w:r>
    </w:p>
  </w:comment>
  <w:comment w:id="1007" w:author="Windows User" w:date="2015-10-30T08:56:00Z" w:initials="BS">
    <w:p w14:paraId="4E94979B" w14:textId="77777777" w:rsidR="00B31899" w:rsidRDefault="00B31899" w:rsidP="00E35F1F">
      <w:pPr>
        <w:pStyle w:val="CommentText"/>
      </w:pPr>
      <w:r>
        <w:rPr>
          <w:rStyle w:val="CommentReference"/>
        </w:rPr>
        <w:annotationRef/>
      </w:r>
      <w:r>
        <w:t>gladness</w:t>
      </w:r>
    </w:p>
  </w:comment>
  <w:comment w:id="1015" w:author="Windows User" w:date="2015-10-30T08:56:00Z" w:initials="BS">
    <w:p w14:paraId="3588E256" w14:textId="77777777" w:rsidR="00B31899" w:rsidRDefault="00B31899"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B31899" w:rsidRDefault="00B31899" w:rsidP="00E35F1F">
      <w:pPr>
        <w:pStyle w:val="CommentText"/>
      </w:pPr>
      <w:r>
        <w:rPr>
          <w:rStyle w:val="CommentReference"/>
        </w:rPr>
        <w:annotationRef/>
      </w:r>
      <w:r>
        <w:t>Everyday or a day?</w:t>
      </w:r>
    </w:p>
  </w:comment>
  <w:comment w:id="1017" w:author="Windows User" w:date="2015-10-30T08:56:00Z" w:initials="BS">
    <w:p w14:paraId="7938A467" w14:textId="77777777" w:rsidR="00B31899" w:rsidRDefault="00B31899"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B31899" w:rsidRDefault="00B31899" w:rsidP="00E35F1F">
      <w:pPr>
        <w:pStyle w:val="CommentText"/>
      </w:pPr>
      <w:r>
        <w:rPr>
          <w:rStyle w:val="CommentReference"/>
        </w:rPr>
        <w:annotationRef/>
      </w:r>
      <w:r>
        <w:t>glory, splendor or beauty?</w:t>
      </w:r>
    </w:p>
  </w:comment>
  <w:comment w:id="1019" w:author="Windows User" w:date="2015-10-30T08:56:00Z" w:initials="BS">
    <w:p w14:paraId="07A7FAB4" w14:textId="77777777" w:rsidR="00B31899" w:rsidRDefault="00B31899" w:rsidP="00E35F1F">
      <w:pPr>
        <w:pStyle w:val="CommentText"/>
      </w:pPr>
      <w:r>
        <w:rPr>
          <w:rStyle w:val="CommentReference"/>
        </w:rPr>
        <w:annotationRef/>
      </w:r>
      <w:r>
        <w:t>from or and?</w:t>
      </w:r>
    </w:p>
  </w:comment>
  <w:comment w:id="1020" w:author="Windows User" w:date="2015-10-30T08:56:00Z" w:initials="BS">
    <w:p w14:paraId="5249720E" w14:textId="77777777" w:rsidR="00B31899" w:rsidRDefault="00B31899"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B31899" w:rsidRDefault="00B31899"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B31899" w:rsidRDefault="00B31899" w:rsidP="00E35F1F">
      <w:pPr>
        <w:pStyle w:val="CommentText"/>
      </w:pPr>
      <w:r>
        <w:rPr>
          <w:rStyle w:val="CommentReference"/>
        </w:rPr>
        <w:annotationRef/>
      </w:r>
      <w:r>
        <w:t>is this right?</w:t>
      </w:r>
    </w:p>
  </w:comment>
  <w:comment w:id="1023" w:author="Windows User" w:date="2015-10-30T08:56:00Z" w:initials="BS">
    <w:p w14:paraId="21BA9344" w14:textId="77777777" w:rsidR="00B31899" w:rsidRDefault="00B31899" w:rsidP="00E35F1F">
      <w:pPr>
        <w:pStyle w:val="CommentText"/>
      </w:pPr>
      <w:r>
        <w:rPr>
          <w:rStyle w:val="CommentReference"/>
        </w:rPr>
        <w:annotationRef/>
      </w:r>
      <w:r>
        <w:t>isn't it of?</w:t>
      </w:r>
    </w:p>
  </w:comment>
  <w:comment w:id="1024" w:author="Windows User" w:date="2015-10-30T08:56:00Z" w:initials="BS">
    <w:p w14:paraId="0DB057D8" w14:textId="77777777" w:rsidR="00B31899" w:rsidRDefault="00B31899" w:rsidP="00E35F1F">
      <w:pPr>
        <w:pStyle w:val="CommentText"/>
      </w:pPr>
      <w:r>
        <w:rPr>
          <w:rStyle w:val="CommentReference"/>
        </w:rPr>
        <w:annotationRef/>
      </w:r>
      <w:r>
        <w:t xml:space="preserve">isn't it </w:t>
      </w:r>
      <w:proofErr w:type="gramStart"/>
      <w:r>
        <w:t>blesses</w:t>
      </w:r>
      <w:proofErr w:type="gramEnd"/>
      <w:r>
        <w:t>?</w:t>
      </w:r>
    </w:p>
  </w:comment>
  <w:comment w:id="1025" w:author="Windows User" w:date="2015-10-30T08:56:00Z" w:initials="BS">
    <w:p w14:paraId="4126BF87" w14:textId="77777777" w:rsidR="00B31899" w:rsidRDefault="00B31899" w:rsidP="00E35F1F">
      <w:pPr>
        <w:pStyle w:val="CommentText"/>
      </w:pPr>
      <w:r>
        <w:rPr>
          <w:rStyle w:val="CommentReference"/>
        </w:rPr>
        <w:annotationRef/>
      </w:r>
      <w:r>
        <w:t>blessing or blessing?</w:t>
      </w:r>
    </w:p>
  </w:comment>
  <w:comment w:id="1026" w:author="Windows User" w:date="2015-10-30T08:56:00Z" w:initials="BS">
    <w:p w14:paraId="068E7184" w14:textId="77777777" w:rsidR="00B31899" w:rsidRDefault="00B31899"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B31899" w:rsidRDefault="00B31899" w:rsidP="00E35F1F">
      <w:pPr>
        <w:pStyle w:val="CommentText"/>
      </w:pPr>
      <w:r>
        <w:rPr>
          <w:rStyle w:val="CommentReference"/>
        </w:rPr>
        <w:annotationRef/>
      </w:r>
      <w:r>
        <w:t>perfect or true?</w:t>
      </w:r>
    </w:p>
  </w:comment>
  <w:comment w:id="1030" w:author="Windows User" w:date="2015-11-21T13:21:00Z" w:initials="WU">
    <w:p w14:paraId="686F5E9C" w14:textId="77777777" w:rsidR="00B31899" w:rsidRDefault="00B31899" w:rsidP="00E35F1F">
      <w:pPr>
        <w:pStyle w:val="CommentText"/>
      </w:pPr>
      <w:r>
        <w:rPr>
          <w:rStyle w:val="CommentReference"/>
        </w:rPr>
        <w:annotationRef/>
      </w:r>
    </w:p>
  </w:comment>
  <w:comment w:id="1037" w:author="Windows User" w:date="2015-10-30T08:56:00Z" w:initials="BS">
    <w:p w14:paraId="138D81C8" w14:textId="77777777" w:rsidR="00B31899" w:rsidRDefault="00B31899" w:rsidP="00E35F1F">
      <w:pPr>
        <w:pStyle w:val="CommentText"/>
      </w:pPr>
      <w:r>
        <w:rPr>
          <w:rStyle w:val="CommentReference"/>
        </w:rPr>
        <w:annotationRef/>
      </w:r>
      <w:r>
        <w:t>which word is right?</w:t>
      </w:r>
    </w:p>
  </w:comment>
  <w:comment w:id="1038" w:author="Windows User" w:date="2015-10-30T08:56:00Z" w:initials="BS">
    <w:p w14:paraId="36B899D8" w14:textId="77777777" w:rsidR="00B31899" w:rsidRDefault="00B31899" w:rsidP="00E35F1F">
      <w:pPr>
        <w:pStyle w:val="CommentText"/>
      </w:pPr>
      <w:r>
        <w:rPr>
          <w:rStyle w:val="CommentReference"/>
        </w:rPr>
        <w:annotationRef/>
      </w:r>
      <w:r>
        <w:t>wise?</w:t>
      </w:r>
    </w:p>
  </w:comment>
  <w:comment w:id="1040" w:author="Windows User" w:date="2015-10-30T08:56:00Z" w:initials="BS">
    <w:p w14:paraId="62F2B22F" w14:textId="77777777" w:rsidR="00B31899" w:rsidRDefault="00B31899" w:rsidP="00E35F1F">
      <w:pPr>
        <w:pStyle w:val="CommentText"/>
      </w:pPr>
      <w:r>
        <w:rPr>
          <w:rStyle w:val="CommentReference"/>
        </w:rPr>
        <w:annotationRef/>
      </w:r>
      <w:r>
        <w:t>bride, or bridal chamber?</w:t>
      </w:r>
    </w:p>
  </w:comment>
  <w:comment w:id="1041" w:author="Windows User" w:date="2015-10-30T08:56:00Z" w:initials="BS">
    <w:p w14:paraId="13AA9031" w14:textId="77777777" w:rsidR="00B31899" w:rsidRDefault="00B31899" w:rsidP="00E35F1F">
      <w:pPr>
        <w:pStyle w:val="CommentText"/>
      </w:pPr>
      <w:r>
        <w:rPr>
          <w:rStyle w:val="CommentReference"/>
        </w:rPr>
        <w:annotationRef/>
      </w:r>
      <w:r>
        <w:t>truth, logos, or true logos?</w:t>
      </w:r>
    </w:p>
  </w:comment>
  <w:comment w:id="1042" w:author="Windows User" w:date="2015-10-30T08:56:00Z" w:initials="BS">
    <w:p w14:paraId="116A567C" w14:textId="77777777" w:rsidR="00B31899" w:rsidRDefault="00B31899" w:rsidP="00E35F1F">
      <w:pPr>
        <w:pStyle w:val="CommentText"/>
      </w:pPr>
      <w:r>
        <w:rPr>
          <w:rStyle w:val="CommentReference"/>
        </w:rPr>
        <w:annotationRef/>
      </w:r>
      <w:r>
        <w:t>redeemed or saved?</w:t>
      </w:r>
    </w:p>
  </w:comment>
  <w:comment w:id="1044" w:author="Windows User" w:date="2015-10-30T08:56:00Z" w:initials="BS">
    <w:p w14:paraId="37848CBE" w14:textId="77777777" w:rsidR="00B31899" w:rsidRDefault="00B31899" w:rsidP="00E35F1F">
      <w:pPr>
        <w:pStyle w:val="CommentText"/>
      </w:pPr>
      <w:r>
        <w:rPr>
          <w:rStyle w:val="CommentReference"/>
        </w:rPr>
        <w:annotationRef/>
      </w:r>
      <w:r>
        <w:t>for us or unto us?</w:t>
      </w:r>
    </w:p>
  </w:comment>
  <w:comment w:id="1047" w:author="Windows User" w:date="2015-10-30T08:56:00Z" w:initials="BS">
    <w:p w14:paraId="7318299D" w14:textId="77777777" w:rsidR="00B31899" w:rsidRDefault="00B31899" w:rsidP="00E35F1F">
      <w:pPr>
        <w:pStyle w:val="CommentText"/>
      </w:pPr>
      <w:r>
        <w:rPr>
          <w:rStyle w:val="CommentReference"/>
        </w:rPr>
        <w:annotationRef/>
      </w:r>
      <w:r>
        <w:t>what does eshleelooi mean?</w:t>
      </w:r>
    </w:p>
  </w:comment>
  <w:comment w:id="1048" w:author="Windows User" w:date="2015-10-30T08:56:00Z" w:initials="BS">
    <w:p w14:paraId="01016F04" w14:textId="77777777" w:rsidR="00B31899" w:rsidRDefault="00B31899" w:rsidP="00E35F1F">
      <w:pPr>
        <w:pStyle w:val="CommentText"/>
      </w:pPr>
      <w:r>
        <w:rPr>
          <w:rStyle w:val="CommentReference"/>
        </w:rPr>
        <w:annotationRef/>
      </w:r>
      <w:r>
        <w:t>save or redeem?</w:t>
      </w:r>
    </w:p>
  </w:comment>
  <w:comment w:id="1050" w:author="Windows User" w:date="2015-10-30T08:56:00Z" w:initials="BS">
    <w:p w14:paraId="2F0C8D0C" w14:textId="77777777" w:rsidR="00B31899" w:rsidRDefault="00B31899"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B31899" w:rsidRDefault="00B31899"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B31899" w:rsidRDefault="00B31899"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B31899" w:rsidRDefault="00B31899" w:rsidP="00E35F1F">
      <w:pPr>
        <w:pStyle w:val="CommentText"/>
      </w:pPr>
      <w:r>
        <w:rPr>
          <w:rStyle w:val="CommentReference"/>
        </w:rPr>
        <w:annotationRef/>
      </w:r>
      <w:r>
        <w:t>Saviour or redeemer?</w:t>
      </w:r>
    </w:p>
  </w:comment>
  <w:comment w:id="1056" w:author="Windows User" w:date="2015-10-30T08:56:00Z" w:initials="BS">
    <w:p w14:paraId="7BA01F3B" w14:textId="77777777" w:rsidR="00B31899" w:rsidRDefault="00B31899"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B31899" w:rsidRDefault="00B31899"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B31899" w:rsidRDefault="00B31899"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B31899" w:rsidRDefault="00B31899"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B31899" w:rsidRDefault="00B31899"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B31899" w:rsidRDefault="00B31899"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B31899" w:rsidRDefault="00B31899"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B31899" w:rsidRDefault="00B31899"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B31899" w:rsidRDefault="00B31899"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B31899" w:rsidRDefault="00B31899"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B31899" w:rsidRDefault="00B31899" w:rsidP="00E35F1F">
      <w:pPr>
        <w:pStyle w:val="CommentText"/>
      </w:pPr>
      <w:r>
        <w:rPr>
          <w:rStyle w:val="CommentReference"/>
        </w:rPr>
        <w:annotationRef/>
      </w:r>
      <w:r>
        <w:t>review</w:t>
      </w:r>
    </w:p>
  </w:comment>
  <w:comment w:id="1079" w:author="Windows User" w:date="2015-10-30T08:56:00Z" w:initials="BS">
    <w:p w14:paraId="5D50DB65" w14:textId="77777777" w:rsidR="00B31899" w:rsidRDefault="00B31899"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B31899" w:rsidRDefault="00B31899" w:rsidP="00E35F1F">
      <w:pPr>
        <w:pStyle w:val="CommentText"/>
      </w:pPr>
      <w:r>
        <w:rPr>
          <w:rStyle w:val="CommentReference"/>
        </w:rPr>
        <w:annotationRef/>
      </w:r>
      <w:r>
        <w:t>works or deeds?</w:t>
      </w:r>
    </w:p>
  </w:comment>
  <w:comment w:id="1081" w:author="Windows User" w:date="2015-11-21T13:24:00Z" w:initials="WU">
    <w:p w14:paraId="7A990723" w14:textId="77777777" w:rsidR="00B31899" w:rsidRDefault="00B31899" w:rsidP="00E35F1F">
      <w:pPr>
        <w:pStyle w:val="CommentText"/>
      </w:pPr>
      <w:r>
        <w:rPr>
          <w:rStyle w:val="CommentReference"/>
        </w:rPr>
        <w:annotationRef/>
      </w:r>
      <w:r>
        <w:t>review</w:t>
      </w:r>
    </w:p>
  </w:comment>
  <w:comment w:id="1082" w:author="Windows User" w:date="2015-10-30T08:56:00Z" w:initials="BS">
    <w:p w14:paraId="5BB3D65B" w14:textId="77777777" w:rsidR="00B31899" w:rsidRDefault="00B31899" w:rsidP="00E35F1F">
      <w:pPr>
        <w:pStyle w:val="CommentText"/>
      </w:pPr>
      <w:r>
        <w:rPr>
          <w:rStyle w:val="CommentReference"/>
        </w:rPr>
        <w:annotationRef/>
      </w:r>
      <w:r>
        <w:t>does Coptic have 'high'?</w:t>
      </w:r>
    </w:p>
  </w:comment>
  <w:comment w:id="1083" w:author="Windows User" w:date="2015-11-21T13:24:00Z" w:initials="WU">
    <w:p w14:paraId="1D334F95" w14:textId="77777777" w:rsidR="00B31899" w:rsidRDefault="00B31899" w:rsidP="00E35F1F">
      <w:pPr>
        <w:pStyle w:val="CommentText"/>
      </w:pPr>
      <w:r>
        <w:rPr>
          <w:rStyle w:val="CommentReference"/>
        </w:rPr>
        <w:annotationRef/>
      </w:r>
      <w:r>
        <w:t>review, add variant</w:t>
      </w:r>
    </w:p>
  </w:comment>
  <w:comment w:id="1084" w:author="Windows User" w:date="2015-10-30T08:56:00Z" w:initials="BS">
    <w:p w14:paraId="5480B788" w14:textId="77777777" w:rsidR="00B31899" w:rsidRDefault="00B31899"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B31899" w:rsidRDefault="00B31899"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B31899" w:rsidRDefault="00B31899" w:rsidP="006869EE">
      <w:pPr>
        <w:pStyle w:val="CommentText"/>
      </w:pPr>
      <w:r>
        <w:rPr>
          <w:rStyle w:val="CommentReference"/>
        </w:rPr>
        <w:annotationRef/>
      </w:r>
      <w:r>
        <w:t>May He or that He may</w:t>
      </w:r>
    </w:p>
  </w:comment>
  <w:comment w:id="1095" w:author="Windows User" w:date="2015-10-30T08:56:00Z" w:initials="BS">
    <w:p w14:paraId="5BE9E7DF" w14:textId="77777777" w:rsidR="00B31899" w:rsidRDefault="00B31899" w:rsidP="006869EE">
      <w:pPr>
        <w:pStyle w:val="CommentText"/>
      </w:pPr>
      <w:r>
        <w:rPr>
          <w:rStyle w:val="CommentReference"/>
        </w:rPr>
        <w:annotationRef/>
      </w:r>
      <w:r>
        <w:t>protopresbyters?</w:t>
      </w:r>
    </w:p>
  </w:comment>
  <w:comment w:id="1096" w:author="Windows User" w:date="2015-10-30T08:56:00Z" w:initials="BS">
    <w:p w14:paraId="37712CA1" w14:textId="77777777" w:rsidR="00B31899" w:rsidRDefault="00B31899" w:rsidP="006869EE">
      <w:pPr>
        <w:pStyle w:val="CommentText"/>
      </w:pPr>
      <w:r>
        <w:rPr>
          <w:rStyle w:val="CommentReference"/>
        </w:rPr>
        <w:annotationRef/>
      </w:r>
      <w:r>
        <w:t>those who?</w:t>
      </w:r>
    </w:p>
  </w:comment>
  <w:comment w:id="1097" w:author="Windows User" w:date="2015-10-30T08:56:00Z" w:initials="BS">
    <w:p w14:paraId="0BC9F56F" w14:textId="77777777" w:rsidR="00B31899" w:rsidRDefault="00B31899" w:rsidP="006869EE">
      <w:pPr>
        <w:pStyle w:val="CommentText"/>
      </w:pPr>
      <w:r>
        <w:rPr>
          <w:rStyle w:val="CommentReference"/>
        </w:rPr>
        <w:annotationRef/>
      </w:r>
      <w:r>
        <w:t>Yourself?</w:t>
      </w:r>
    </w:p>
  </w:comment>
  <w:comment w:id="1101" w:author="Windows User" w:date="2015-11-27T20:09:00Z" w:initials="WU">
    <w:p w14:paraId="5DD947BD" w14:textId="77777777" w:rsidR="00B31899" w:rsidRDefault="00B31899"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B31899" w:rsidRDefault="00B31899"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B31899" w:rsidRDefault="00B31899" w:rsidP="006869EE">
      <w:pPr>
        <w:pStyle w:val="CommentText"/>
      </w:pPr>
      <w:r>
        <w:rPr>
          <w:rStyle w:val="CommentReference"/>
        </w:rPr>
        <w:annotationRef/>
      </w:r>
      <w:r>
        <w:t>Good News or Glad Tidings?</w:t>
      </w:r>
    </w:p>
  </w:comment>
  <w:comment w:id="1112" w:author="Windows User" w:date="2015-10-30T08:56:00Z" w:initials="WU">
    <w:p w14:paraId="07481CDA" w14:textId="77777777" w:rsidR="00B31899" w:rsidRDefault="00B31899"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B31899" w:rsidRDefault="00B31899"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B31899" w:rsidRDefault="00B31899" w:rsidP="006869EE">
      <w:pPr>
        <w:pStyle w:val="CommentText"/>
      </w:pPr>
      <w:r>
        <w:rPr>
          <w:rStyle w:val="CommentReference"/>
        </w:rPr>
        <w:annotationRef/>
      </w:r>
      <w:r>
        <w:t>Add footnote of what this is</w:t>
      </w:r>
    </w:p>
  </w:comment>
  <w:comment w:id="1123" w:author="Windows User" w:date="2016-02-10T12:41:00Z" w:initials="WU">
    <w:p w14:paraId="67A8D0BB" w14:textId="77777777" w:rsidR="00B31899" w:rsidRDefault="00B31899" w:rsidP="00CA3D47">
      <w:pPr>
        <w:pStyle w:val="CommentText"/>
      </w:pPr>
      <w:r>
        <w:rPr>
          <w:rStyle w:val="CommentReference"/>
        </w:rPr>
        <w:annotationRef/>
      </w:r>
      <w:r>
        <w:t>May He or that He may</w:t>
      </w:r>
    </w:p>
  </w:comment>
  <w:comment w:id="1133" w:author="Windows User" w:date="2015-10-30T08:56:00Z" w:initials="WU">
    <w:p w14:paraId="6841EDAF" w14:textId="77777777" w:rsidR="00B31899" w:rsidRDefault="00B31899">
      <w:pPr>
        <w:pStyle w:val="CommentText"/>
      </w:pPr>
      <w:r>
        <w:rPr>
          <w:rStyle w:val="CommentReference"/>
        </w:rPr>
        <w:annotationRef/>
      </w:r>
      <w:r>
        <w:t>Isn’t this one more faithful?</w:t>
      </w:r>
    </w:p>
  </w:comment>
  <w:comment w:id="1134" w:author="Windows User" w:date="2015-10-30T08:56:00Z" w:initials="WU">
    <w:p w14:paraId="44483F5F" w14:textId="77777777" w:rsidR="00B31899" w:rsidRDefault="00B31899">
      <w:pPr>
        <w:pStyle w:val="CommentText"/>
      </w:pPr>
      <w:r>
        <w:rPr>
          <w:rStyle w:val="CommentReference"/>
        </w:rPr>
        <w:annotationRef/>
      </w:r>
      <w:r>
        <w:t>Which one(s) are/is right?</w:t>
      </w:r>
    </w:p>
  </w:comment>
  <w:comment w:id="1135" w:author="Windows User" w:date="2015-10-30T08:56:00Z" w:initials="WU">
    <w:p w14:paraId="22B3EF76" w14:textId="77777777" w:rsidR="00B31899" w:rsidRDefault="00B31899">
      <w:pPr>
        <w:pStyle w:val="CommentText"/>
      </w:pPr>
      <w:r>
        <w:rPr>
          <w:rStyle w:val="CommentReference"/>
        </w:rPr>
        <w:annotationRef/>
      </w:r>
      <w:r>
        <w:t>Coptic doesn’t seem to have “O Lord”</w:t>
      </w:r>
    </w:p>
  </w:comment>
  <w:comment w:id="1139" w:author="Windows User" w:date="2015-10-30T08:56:00Z" w:initials="WU">
    <w:p w14:paraId="6BF65470" w14:textId="77777777" w:rsidR="00B31899" w:rsidRDefault="00B31899">
      <w:pPr>
        <w:pStyle w:val="CommentText"/>
      </w:pPr>
      <w:r>
        <w:rPr>
          <w:rStyle w:val="CommentReference"/>
        </w:rPr>
        <w:annotationRef/>
      </w:r>
      <w:r>
        <w:t>Called or named?</w:t>
      </w:r>
    </w:p>
  </w:comment>
  <w:comment w:id="1140" w:author="Windows User" w:date="2015-10-30T08:56:00Z" w:initials="WU">
    <w:p w14:paraId="64122CF8" w14:textId="77777777" w:rsidR="00B31899" w:rsidRDefault="00B31899">
      <w:pPr>
        <w:pStyle w:val="CommentText"/>
      </w:pPr>
      <w:r>
        <w:rPr>
          <w:rStyle w:val="CommentReference"/>
        </w:rPr>
        <w:annotationRef/>
      </w:r>
      <w:r>
        <w:t>John loved the Lord, or the Lord loved John?</w:t>
      </w:r>
    </w:p>
  </w:comment>
  <w:comment w:id="1142" w:author="Windows User" w:date="2015-10-30T08:56:00Z" w:initials="WU">
    <w:p w14:paraId="28540FAB" w14:textId="77777777" w:rsidR="00B31899" w:rsidRDefault="00B31899">
      <w:pPr>
        <w:pStyle w:val="CommentText"/>
      </w:pPr>
      <w:r>
        <w:rPr>
          <w:rStyle w:val="CommentReference"/>
        </w:rPr>
        <w:annotationRef/>
      </w:r>
      <w:r>
        <w:t>Not the Lord?</w:t>
      </w:r>
    </w:p>
  </w:comment>
  <w:comment w:id="1143" w:author="Windows User" w:date="2015-10-30T08:56:00Z" w:initials="WU">
    <w:p w14:paraId="3BE9EA57" w14:textId="77777777" w:rsidR="00B31899" w:rsidRDefault="00B31899">
      <w:pPr>
        <w:pStyle w:val="CommentText"/>
      </w:pPr>
      <w:r>
        <w:rPr>
          <w:rStyle w:val="CommentReference"/>
        </w:rPr>
        <w:annotationRef/>
      </w:r>
      <w:r>
        <w:t>The rest missing?</w:t>
      </w:r>
    </w:p>
  </w:comment>
  <w:comment w:id="1144" w:author="Windows User" w:date="2015-10-30T08:56:00Z" w:initials="WU">
    <w:p w14:paraId="17CFCF91" w14:textId="77777777" w:rsidR="00B31899" w:rsidRDefault="00B31899">
      <w:pPr>
        <w:pStyle w:val="CommentText"/>
      </w:pPr>
      <w:r>
        <w:rPr>
          <w:rStyle w:val="CommentReference"/>
        </w:rPr>
        <w:annotationRef/>
      </w:r>
      <w:r>
        <w:t>Completely different…</w:t>
      </w:r>
    </w:p>
  </w:comment>
  <w:comment w:id="1145" w:author="Windows User" w:date="2015-10-30T08:56:00Z" w:initials="WU">
    <w:p w14:paraId="1A5ABDDA" w14:textId="77777777" w:rsidR="00B31899" w:rsidRDefault="00B31899">
      <w:pPr>
        <w:pStyle w:val="CommentText"/>
      </w:pPr>
      <w:r>
        <w:rPr>
          <w:rStyle w:val="CommentReference"/>
        </w:rPr>
        <w:annotationRef/>
      </w:r>
      <w:r>
        <w:t>Sound or voices?</w:t>
      </w:r>
    </w:p>
  </w:comment>
  <w:comment w:id="1147" w:author="Windows User" w:date="2015-10-30T08:56:00Z" w:initials="WU">
    <w:p w14:paraId="2632154F" w14:textId="77777777" w:rsidR="00B31899" w:rsidRDefault="00B31899">
      <w:pPr>
        <w:pStyle w:val="CommentText"/>
      </w:pPr>
      <w:r>
        <w:rPr>
          <w:rStyle w:val="CommentReference"/>
        </w:rPr>
        <w:annotationRef/>
      </w:r>
      <w:r>
        <w:t>AAP has divinely inspired.</w:t>
      </w:r>
    </w:p>
  </w:comment>
  <w:comment w:id="1149" w:author="Windows User" w:date="2015-10-30T08:56:00Z" w:initials="WU">
    <w:p w14:paraId="6A684B9E" w14:textId="77777777" w:rsidR="00B31899" w:rsidRDefault="00B31899">
      <w:pPr>
        <w:pStyle w:val="CommentText"/>
      </w:pPr>
      <w:r>
        <w:rPr>
          <w:rStyle w:val="CommentReference"/>
        </w:rPr>
        <w:annotationRef/>
      </w:r>
      <w:r>
        <w:t>This one needs looking at.</w:t>
      </w:r>
    </w:p>
  </w:comment>
  <w:comment w:id="1150" w:author="Windows User" w:date="2015-10-30T08:56:00Z" w:initials="WU">
    <w:p w14:paraId="3E29D706" w14:textId="77777777" w:rsidR="00B31899" w:rsidRDefault="00B31899">
      <w:pPr>
        <w:pStyle w:val="CommentText"/>
      </w:pPr>
      <w:r>
        <w:rPr>
          <w:rStyle w:val="CommentReference"/>
        </w:rPr>
        <w:annotationRef/>
      </w:r>
      <w:r>
        <w:t>Partners?</w:t>
      </w:r>
    </w:p>
  </w:comment>
  <w:comment w:id="1155" w:author="Windows User" w:date="2015-10-30T08:56:00Z" w:initials="WU">
    <w:p w14:paraId="662AC6DC" w14:textId="77777777" w:rsidR="00B31899" w:rsidRDefault="00B31899">
      <w:pPr>
        <w:pStyle w:val="CommentText"/>
      </w:pPr>
      <w:r>
        <w:rPr>
          <w:rStyle w:val="CommentReference"/>
        </w:rPr>
        <w:annotationRef/>
      </w:r>
      <w:r>
        <w:t>What land?</w:t>
      </w:r>
    </w:p>
  </w:comment>
  <w:comment w:id="1157" w:author="Windows User" w:date="2015-10-30T08:56:00Z" w:initials="WU">
    <w:p w14:paraId="121BE348" w14:textId="77777777" w:rsidR="00B31899" w:rsidRDefault="00B31899">
      <w:pPr>
        <w:pStyle w:val="CommentText"/>
      </w:pPr>
      <w:r>
        <w:rPr>
          <w:rStyle w:val="CommentReference"/>
        </w:rPr>
        <w:annotationRef/>
      </w:r>
      <w:r>
        <w:t>Or englighten?</w:t>
      </w:r>
    </w:p>
  </w:comment>
  <w:comment w:id="1171" w:author="Windows User" w:date="2015-10-30T08:56:00Z" w:initials="WU">
    <w:p w14:paraId="52EAF036" w14:textId="77777777" w:rsidR="00B31899" w:rsidRDefault="00B31899">
      <w:pPr>
        <w:pStyle w:val="CommentText"/>
      </w:pPr>
      <w:r>
        <w:rPr>
          <w:rStyle w:val="CommentReference"/>
        </w:rPr>
        <w:annotationRef/>
      </w:r>
      <w:r>
        <w:t>What should this verse be?</w:t>
      </w:r>
    </w:p>
  </w:comment>
  <w:comment w:id="1182" w:author="Windows User" w:date="2015-10-30T08:56:00Z" w:initials="BS">
    <w:p w14:paraId="1A0E2428" w14:textId="77777777" w:rsidR="00B31899" w:rsidRDefault="00B31899">
      <w:pPr>
        <w:pStyle w:val="CommentText"/>
      </w:pPr>
      <w:r>
        <w:rPr>
          <w:rStyle w:val="CommentReference"/>
        </w:rPr>
        <w:annotationRef/>
      </w:r>
      <w:r>
        <w:t>wiles or snares?</w:t>
      </w:r>
    </w:p>
  </w:comment>
  <w:comment w:id="1184" w:author="Windows User" w:date="2015-10-30T08:56:00Z" w:initials="BS">
    <w:p w14:paraId="2B8DD286" w14:textId="77777777" w:rsidR="00B31899" w:rsidRDefault="00B31899">
      <w:pPr>
        <w:pStyle w:val="CommentText"/>
      </w:pPr>
      <w:r>
        <w:rPr>
          <w:rStyle w:val="CommentReference"/>
        </w:rPr>
        <w:annotationRef/>
      </w:r>
      <w:r>
        <w:t xml:space="preserve">I typed this Coptic... so it will have </w:t>
      </w:r>
      <w:proofErr w:type="gramStart"/>
      <w:r>
        <w:t>typos..</w:t>
      </w:r>
      <w:proofErr w:type="gramEnd"/>
    </w:p>
  </w:comment>
  <w:comment w:id="1185" w:author="Windows User" w:date="2015-10-30T08:56:00Z" w:initials="WU">
    <w:p w14:paraId="7AD216CC" w14:textId="77777777" w:rsidR="00B31899" w:rsidRDefault="00B31899">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B31899" w:rsidRDefault="00B31899">
      <w:pPr>
        <w:pStyle w:val="CommentText"/>
      </w:pPr>
      <w:r>
        <w:rPr>
          <w:rStyle w:val="CommentReference"/>
        </w:rPr>
        <w:annotationRef/>
      </w:r>
      <w:r>
        <w:t>omit 'be' in contemporary?</w:t>
      </w:r>
    </w:p>
  </w:comment>
  <w:comment w:id="1188" w:author="Windows User" w:date="2015-10-30T08:56:00Z" w:initials="BS">
    <w:p w14:paraId="6511FB80" w14:textId="77777777" w:rsidR="00B31899" w:rsidRDefault="00B31899">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B31899" w:rsidRDefault="00B31899">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B31899" w:rsidRDefault="00B31899">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B31899" w:rsidRDefault="00B31899">
      <w:pPr>
        <w:pStyle w:val="CommentText"/>
      </w:pPr>
      <w:r>
        <w:rPr>
          <w:rStyle w:val="CommentReference"/>
        </w:rPr>
        <w:annotationRef/>
      </w:r>
      <w:r>
        <w:t>Needs work.</w:t>
      </w:r>
    </w:p>
  </w:comment>
  <w:comment w:id="1214" w:author="Windows User" w:date="2015-10-30T08:56:00Z" w:initials="WU">
    <w:p w14:paraId="76E8B799" w14:textId="77777777" w:rsidR="00B31899" w:rsidRDefault="00B31899">
      <w:pPr>
        <w:pStyle w:val="CommentText"/>
      </w:pPr>
      <w:r>
        <w:rPr>
          <w:rStyle w:val="CommentReference"/>
        </w:rPr>
        <w:annotationRef/>
      </w:r>
      <w:r>
        <w:t>Should this be tho-out 5? Or 25?</w:t>
      </w:r>
    </w:p>
  </w:comment>
  <w:comment w:id="1221" w:author="Windows User" w:date="2015-11-11T11:06:00Z" w:initials="WU">
    <w:p w14:paraId="58D84DCF" w14:textId="77777777" w:rsidR="00B31899" w:rsidRDefault="00B31899">
      <w:pPr>
        <w:pStyle w:val="CommentText"/>
      </w:pPr>
      <w:r>
        <w:rPr>
          <w:rStyle w:val="CommentReference"/>
        </w:rPr>
        <w:annotationRef/>
      </w:r>
      <w:r>
        <w:t>Should this be last age or something?</w:t>
      </w:r>
    </w:p>
  </w:comment>
  <w:comment w:id="1223" w:author="Windows User" w:date="2015-11-11T11:00:00Z" w:initials="WU">
    <w:p w14:paraId="7D2DE752" w14:textId="77777777" w:rsidR="00B31899" w:rsidRDefault="00B31899">
      <w:pPr>
        <w:pStyle w:val="CommentText"/>
      </w:pPr>
      <w:r>
        <w:rPr>
          <w:rStyle w:val="CommentReference"/>
        </w:rPr>
        <w:annotationRef/>
      </w:r>
      <w:r>
        <w:t>This needs reviewing!</w:t>
      </w:r>
    </w:p>
  </w:comment>
  <w:comment w:id="1224" w:author="Windows User" w:date="2015-11-11T11:00:00Z" w:initials="WU">
    <w:p w14:paraId="65102EEC" w14:textId="77777777" w:rsidR="00B31899" w:rsidRDefault="00B31899">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B31899" w:rsidRDefault="00B31899">
      <w:pPr>
        <w:pStyle w:val="CommentText"/>
      </w:pPr>
      <w:r>
        <w:rPr>
          <w:rStyle w:val="CommentReference"/>
        </w:rPr>
        <w:annotationRef/>
      </w:r>
      <w:r>
        <w:t>Confirmed?</w:t>
      </w:r>
    </w:p>
  </w:comment>
  <w:comment w:id="1240" w:author="Windows User" w:date="2015-10-30T08:56:00Z" w:initials="WU">
    <w:p w14:paraId="41EDECE7" w14:textId="77777777" w:rsidR="00B31899" w:rsidRDefault="00B31899">
      <w:pPr>
        <w:pStyle w:val="CommentText"/>
      </w:pPr>
      <w:r>
        <w:rPr>
          <w:rStyle w:val="CommentReference"/>
        </w:rPr>
        <w:annotationRef/>
      </w:r>
      <w:r>
        <w:t>Heroes, or athletes?</w:t>
      </w:r>
    </w:p>
  </w:comment>
  <w:comment w:id="1267" w:author="Windows User" w:date="2015-10-30T08:56:00Z" w:initials="WU">
    <w:p w14:paraId="5FA627EB" w14:textId="77777777" w:rsidR="00B31899" w:rsidRDefault="00B31899">
      <w:pPr>
        <w:pStyle w:val="CommentText"/>
      </w:pPr>
      <w:r>
        <w:rPr>
          <w:rStyle w:val="CommentReference"/>
        </w:rPr>
        <w:annotationRef/>
      </w:r>
      <w:r>
        <w:t>Beasts or creatures?</w:t>
      </w:r>
    </w:p>
  </w:comment>
  <w:comment w:id="1268" w:author="Windows User" w:date="2015-10-30T08:56:00Z" w:initials="WU">
    <w:p w14:paraId="04563F96" w14:textId="77777777" w:rsidR="00B31899" w:rsidRDefault="00B31899">
      <w:pPr>
        <w:pStyle w:val="CommentText"/>
      </w:pPr>
      <w:r>
        <w:rPr>
          <w:rStyle w:val="CommentReference"/>
        </w:rPr>
        <w:annotationRef/>
      </w:r>
      <w:r>
        <w:t>Incessant? Or unceasing?</w:t>
      </w:r>
    </w:p>
  </w:comment>
  <w:comment w:id="1269" w:author="Windows User" w:date="2015-10-30T08:56:00Z" w:initials="WU">
    <w:p w14:paraId="7BD20F77" w14:textId="77777777" w:rsidR="00B31899" w:rsidRDefault="00B31899">
      <w:pPr>
        <w:pStyle w:val="CommentText"/>
      </w:pPr>
      <w:r>
        <w:rPr>
          <w:rStyle w:val="CommentReference"/>
        </w:rPr>
        <w:annotationRef/>
      </w:r>
      <w:r>
        <w:t>Flames of fire or fervent as fire?</w:t>
      </w:r>
    </w:p>
  </w:comment>
  <w:comment w:id="1272" w:author="Windows User" w:date="2015-10-30T08:56:00Z" w:initials="WU">
    <w:p w14:paraId="7F286799" w14:textId="77777777" w:rsidR="00B31899" w:rsidRDefault="00B31899" w:rsidP="0082304E">
      <w:pPr>
        <w:pStyle w:val="CommentText"/>
      </w:pPr>
      <w:r>
        <w:rPr>
          <w:rStyle w:val="CommentReference"/>
        </w:rPr>
        <w:annotationRef/>
      </w:r>
      <w:r>
        <w:t>Flames of fire or fervent as fire?</w:t>
      </w:r>
    </w:p>
  </w:comment>
  <w:comment w:id="1274" w:author="Windows User" w:date="2015-10-30T08:56:00Z" w:initials="WU">
    <w:p w14:paraId="44A84E5A" w14:textId="77777777" w:rsidR="00B31899" w:rsidRDefault="00B31899">
      <w:pPr>
        <w:pStyle w:val="CommentText"/>
      </w:pPr>
      <w:r>
        <w:rPr>
          <w:rStyle w:val="CommentReference"/>
        </w:rPr>
        <w:annotationRef/>
      </w:r>
      <w:r>
        <w:t>Serving the Lord, or serving before the Lord?</w:t>
      </w:r>
    </w:p>
  </w:comment>
  <w:comment w:id="1288" w:author="Windows User" w:date="2015-10-30T08:56:00Z" w:initials="WU">
    <w:p w14:paraId="07D2B1EF" w14:textId="77777777" w:rsidR="00B31899" w:rsidRDefault="00B31899">
      <w:pPr>
        <w:pStyle w:val="CommentText"/>
      </w:pPr>
      <w:r>
        <w:rPr>
          <w:rStyle w:val="CommentReference"/>
        </w:rPr>
        <w:annotationRef/>
      </w:r>
      <w:r>
        <w:t>Or voice of God?</w:t>
      </w:r>
    </w:p>
  </w:comment>
  <w:comment w:id="1289" w:author="Windows User" w:date="2015-10-30T08:56:00Z" w:initials="WU">
    <w:p w14:paraId="3900CC21" w14:textId="77777777" w:rsidR="00B31899" w:rsidRDefault="00B31899">
      <w:pPr>
        <w:pStyle w:val="CommentText"/>
      </w:pPr>
      <w:r>
        <w:rPr>
          <w:rStyle w:val="CommentReference"/>
        </w:rPr>
        <w:annotationRef/>
      </w:r>
      <w:r>
        <w:t>Received or accepted?</w:t>
      </w:r>
    </w:p>
  </w:comment>
  <w:comment w:id="1294" w:author="Windows User" w:date="2015-11-06T08:39:00Z" w:initials="WU">
    <w:p w14:paraId="6EA3F191" w14:textId="77777777" w:rsidR="00B31899" w:rsidRDefault="00B31899">
      <w:pPr>
        <w:pStyle w:val="CommentText"/>
      </w:pPr>
      <w:r>
        <w:rPr>
          <w:rStyle w:val="CommentReference"/>
        </w:rPr>
        <w:annotationRef/>
      </w:r>
      <w:r>
        <w:t>Is this the right St. Theodore?</w:t>
      </w:r>
    </w:p>
  </w:comment>
  <w:comment w:id="1299" w:author="Windows User" w:date="2015-10-30T08:56:00Z" w:initials="WU">
    <w:p w14:paraId="227730E1" w14:textId="77777777" w:rsidR="00B31899" w:rsidRDefault="00B31899">
      <w:pPr>
        <w:pStyle w:val="CommentText"/>
      </w:pPr>
      <w:r>
        <w:rPr>
          <w:rStyle w:val="CommentReference"/>
        </w:rPr>
        <w:annotationRef/>
      </w:r>
      <w:r>
        <w:t>Prabios or Arabius? Doctors and physicians or physicians and well learned?</w:t>
      </w:r>
    </w:p>
  </w:comment>
  <w:comment w:id="1300" w:author="Windows User" w:date="2015-10-30T08:56:00Z" w:initials="WU">
    <w:p w14:paraId="519ADC1D" w14:textId="77777777" w:rsidR="00B31899" w:rsidRDefault="00B31899">
      <w:pPr>
        <w:pStyle w:val="CommentText"/>
      </w:pPr>
      <w:r>
        <w:rPr>
          <w:rStyle w:val="CommentReference"/>
        </w:rPr>
        <w:annotationRef/>
      </w:r>
      <w:r>
        <w:t>Building them upon the Name?</w:t>
      </w:r>
    </w:p>
  </w:comment>
  <w:comment w:id="1310" w:author="Windows User" w:date="2015-10-30T08:56:00Z" w:initials="WU">
    <w:p w14:paraId="3CFB1D1A" w14:textId="77777777" w:rsidR="00B31899" w:rsidRDefault="00B31899">
      <w:pPr>
        <w:pStyle w:val="CommentText"/>
      </w:pPr>
      <w:r>
        <w:rPr>
          <w:rStyle w:val="CommentReference"/>
        </w:rPr>
        <w:annotationRef/>
      </w:r>
      <w:r>
        <w:t>Placed or established?</w:t>
      </w:r>
    </w:p>
  </w:comment>
  <w:comment w:id="1311" w:author="Windows User" w:date="2015-10-30T08:56:00Z" w:initials="WU">
    <w:p w14:paraId="08983CC0" w14:textId="77777777" w:rsidR="00B31899" w:rsidRDefault="00B31899">
      <w:pPr>
        <w:pStyle w:val="CommentText"/>
      </w:pPr>
      <w:r>
        <w:rPr>
          <w:rStyle w:val="CommentReference"/>
        </w:rPr>
        <w:annotationRef/>
      </w:r>
      <w:r>
        <w:t>Or refused?</w:t>
      </w:r>
    </w:p>
  </w:comment>
  <w:comment w:id="1317" w:author="Windows User" w:date="2015-10-30T08:56:00Z" w:initials="WU">
    <w:p w14:paraId="535F3E1B" w14:textId="77777777" w:rsidR="00B31899" w:rsidRDefault="00B31899">
      <w:pPr>
        <w:pStyle w:val="CommentText"/>
      </w:pPr>
      <w:r>
        <w:rPr>
          <w:rStyle w:val="CommentReference"/>
        </w:rPr>
        <w:annotationRef/>
      </w:r>
      <w:r>
        <w:t>Sprung forth? Came forth? Blossomed?</w:t>
      </w:r>
    </w:p>
  </w:comment>
  <w:comment w:id="1329" w:author="Windows User" w:date="2015-10-30T08:56:00Z" w:initials="BS">
    <w:p w14:paraId="07DE8008" w14:textId="77777777" w:rsidR="00B31899" w:rsidRDefault="00B31899">
      <w:pPr>
        <w:pStyle w:val="CommentText"/>
      </w:pPr>
      <w:r>
        <w:rPr>
          <w:rStyle w:val="CommentReference"/>
        </w:rPr>
        <w:annotationRef/>
      </w:r>
      <w:r>
        <w:t>what does this mean?</w:t>
      </w:r>
    </w:p>
  </w:comment>
  <w:comment w:id="1330" w:author="Windows User" w:date="2015-10-30T08:56:00Z" w:initials="BS">
    <w:p w14:paraId="7DE26DCC" w14:textId="77777777" w:rsidR="00B31899" w:rsidRDefault="00B31899">
      <w:pPr>
        <w:pStyle w:val="CommentText"/>
      </w:pPr>
      <w:r>
        <w:rPr>
          <w:rStyle w:val="CommentReference"/>
        </w:rPr>
        <w:annotationRef/>
      </w:r>
      <w:r>
        <w:t>announced or proclaimed?</w:t>
      </w:r>
    </w:p>
  </w:comment>
  <w:comment w:id="1334" w:author="Windows User" w:date="2015-10-30T08:56:00Z" w:initials="WU">
    <w:p w14:paraId="729B2278" w14:textId="77777777" w:rsidR="00B31899" w:rsidRDefault="00B31899">
      <w:pPr>
        <w:pStyle w:val="CommentText"/>
      </w:pPr>
      <w:r>
        <w:rPr>
          <w:rStyle w:val="CommentReference"/>
        </w:rPr>
        <w:annotationRef/>
      </w:r>
      <w:r>
        <w:t>?</w:t>
      </w:r>
    </w:p>
  </w:comment>
  <w:comment w:id="1335" w:author="Windows User" w:date="2015-10-30T08:56:00Z" w:initials="WU">
    <w:p w14:paraId="44863D12" w14:textId="77777777" w:rsidR="00B31899" w:rsidRDefault="00B31899">
      <w:pPr>
        <w:pStyle w:val="CommentText"/>
      </w:pPr>
      <w:r>
        <w:rPr>
          <w:rStyle w:val="CommentReference"/>
        </w:rPr>
        <w:annotationRef/>
      </w:r>
      <w:r>
        <w:t>Bride, no, not bridegroom?</w:t>
      </w:r>
    </w:p>
  </w:comment>
  <w:comment w:id="1338" w:author="Windows User" w:date="2015-10-30T08:56:00Z" w:initials="WU">
    <w:p w14:paraId="6CE1AF88" w14:textId="77777777" w:rsidR="00B31899" w:rsidRDefault="00B31899">
      <w:pPr>
        <w:pStyle w:val="CommentText"/>
      </w:pPr>
      <w:r>
        <w:rPr>
          <w:rStyle w:val="CommentReference"/>
        </w:rPr>
        <w:annotationRef/>
      </w:r>
      <w:r>
        <w:t>Return?</w:t>
      </w:r>
    </w:p>
  </w:comment>
  <w:comment w:id="1339" w:author="Windows User" w:date="2015-10-30T08:56:00Z" w:initials="WU">
    <w:p w14:paraId="2917E600" w14:textId="77777777" w:rsidR="00B31899" w:rsidRDefault="00B31899">
      <w:pPr>
        <w:pStyle w:val="CommentText"/>
      </w:pPr>
      <w:r>
        <w:rPr>
          <w:rStyle w:val="CommentReference"/>
        </w:rPr>
        <w:annotationRef/>
      </w:r>
      <w:r>
        <w:t>Establishment? Building up?</w:t>
      </w:r>
    </w:p>
  </w:comment>
  <w:comment w:id="1341" w:author="Windows User" w:date="2015-10-30T08:56:00Z" w:initials="WU">
    <w:p w14:paraId="14DF4F91" w14:textId="77777777" w:rsidR="00B31899" w:rsidRDefault="00B31899">
      <w:pPr>
        <w:pStyle w:val="CommentText"/>
      </w:pPr>
      <w:r>
        <w:rPr>
          <w:rStyle w:val="CommentReference"/>
        </w:rPr>
        <w:annotationRef/>
      </w:r>
      <w:r>
        <w:t>Heavenly evangelist? Good tidings? Glad tidings? Good news?</w:t>
      </w:r>
    </w:p>
  </w:comment>
  <w:comment w:id="1342" w:author="Windows User" w:date="2015-10-30T08:56:00Z" w:initials="WU">
    <w:p w14:paraId="55FC1EAE" w14:textId="77777777" w:rsidR="00B31899" w:rsidRDefault="00B31899">
      <w:pPr>
        <w:pStyle w:val="CommentText"/>
      </w:pPr>
      <w:r>
        <w:rPr>
          <w:rStyle w:val="CommentReference"/>
        </w:rPr>
        <w:annotationRef/>
      </w:r>
      <w:r>
        <w:t>I don’t see “the Lord is with you” in the Coptic</w:t>
      </w:r>
    </w:p>
    <w:p w14:paraId="4431CB1C" w14:textId="77777777" w:rsidR="00B31899" w:rsidRDefault="00B31899">
      <w:pPr>
        <w:pStyle w:val="CommentText"/>
      </w:pPr>
    </w:p>
  </w:comment>
  <w:comment w:id="1343" w:author="Windows User" w:date="2015-10-30T08:56:00Z" w:initials="WU">
    <w:p w14:paraId="4549B91A" w14:textId="77777777" w:rsidR="00B31899" w:rsidRDefault="00B31899">
      <w:pPr>
        <w:pStyle w:val="CommentText"/>
      </w:pPr>
      <w:r>
        <w:rPr>
          <w:rStyle w:val="CommentReference"/>
        </w:rPr>
        <w:annotationRef/>
      </w:r>
      <w:r>
        <w:t>Heavenly herald of Good News?</w:t>
      </w:r>
    </w:p>
    <w:p w14:paraId="384F02AC" w14:textId="77777777" w:rsidR="00B31899" w:rsidRDefault="00B31899">
      <w:pPr>
        <w:pStyle w:val="CommentText"/>
      </w:pPr>
    </w:p>
  </w:comment>
  <w:comment w:id="1350" w:author="Windows User" w:date="2015-10-30T08:56:00Z" w:initials="WU">
    <w:p w14:paraId="4A264D5C" w14:textId="77777777" w:rsidR="00B31899" w:rsidRDefault="00B31899">
      <w:pPr>
        <w:pStyle w:val="CommentText"/>
      </w:pPr>
      <w:r>
        <w:rPr>
          <w:rStyle w:val="CommentReference"/>
        </w:rPr>
        <w:annotationRef/>
      </w:r>
      <w:r>
        <w:t>I think we’re doing holy for ethowab, but saint for agios… open to discussion though.</w:t>
      </w:r>
    </w:p>
  </w:comment>
  <w:comment w:id="1381" w:author="Windows User" w:date="2015-10-30T08:56:00Z" w:initials="WU">
    <w:p w14:paraId="3A72AA33" w14:textId="77777777" w:rsidR="00B31899" w:rsidRDefault="00B31899">
      <w:pPr>
        <w:pStyle w:val="CommentText"/>
      </w:pPr>
      <w:r>
        <w:rPr>
          <w:rStyle w:val="CommentReference"/>
        </w:rPr>
        <w:annotationRef/>
      </w:r>
      <w:r>
        <w:t>Redeemed?</w:t>
      </w:r>
    </w:p>
  </w:comment>
  <w:comment w:id="1382" w:author="Windows User" w:date="2015-10-30T08:56:00Z" w:initials="WU">
    <w:p w14:paraId="5BF82FF5" w14:textId="77777777" w:rsidR="00B31899" w:rsidRDefault="00B31899">
      <w:pPr>
        <w:pStyle w:val="CommentText"/>
      </w:pPr>
      <w:r>
        <w:rPr>
          <w:rStyle w:val="CommentReference"/>
        </w:rPr>
        <w:annotationRef/>
      </w:r>
      <w:r>
        <w:t>For? So?</w:t>
      </w:r>
    </w:p>
  </w:comment>
  <w:comment w:id="1387" w:author="Windows User" w:date="2015-10-30T08:56:00Z" w:initials="WU">
    <w:p w14:paraId="5B54A424" w14:textId="77777777" w:rsidR="00B31899" w:rsidRDefault="00B31899">
      <w:pPr>
        <w:pStyle w:val="CommentText"/>
      </w:pPr>
      <w:r>
        <w:rPr>
          <w:rStyle w:val="CommentReference"/>
        </w:rPr>
        <w:annotationRef/>
      </w:r>
      <w:r>
        <w:t>Or did shine and did illuminate</w:t>
      </w:r>
    </w:p>
  </w:comment>
  <w:comment w:id="1388" w:author="Windows User" w:date="2015-10-30T08:56:00Z" w:initials="WU">
    <w:p w14:paraId="5929E69F" w14:textId="77777777" w:rsidR="00B31899" w:rsidRDefault="00B31899">
      <w:pPr>
        <w:pStyle w:val="CommentText"/>
      </w:pPr>
      <w:r>
        <w:rPr>
          <w:rStyle w:val="CommentReference"/>
        </w:rPr>
        <w:annotationRef/>
      </w:r>
      <w:r>
        <w:t>What should this verse be?</w:t>
      </w:r>
    </w:p>
  </w:comment>
  <w:comment w:id="1389" w:author="Windows User" w:date="2015-10-30T08:56:00Z" w:initials="WU">
    <w:p w14:paraId="37815108" w14:textId="77777777" w:rsidR="00B31899" w:rsidRDefault="00B31899">
      <w:pPr>
        <w:pStyle w:val="CommentText"/>
      </w:pPr>
      <w:r>
        <w:rPr>
          <w:rStyle w:val="CommentReference"/>
        </w:rPr>
        <w:annotationRef/>
      </w:r>
      <w:r>
        <w:t>Uhm… does this mean something else, because saying the seal of the door Ezekiel saw was raised seems really bad …</w:t>
      </w:r>
    </w:p>
  </w:comment>
  <w:comment w:id="1390" w:author="Windows User" w:date="2015-10-30T08:56:00Z" w:initials="WU">
    <w:p w14:paraId="770E6FA0" w14:textId="77777777" w:rsidR="00B31899" w:rsidRDefault="00B31899">
      <w:pPr>
        <w:pStyle w:val="CommentText"/>
      </w:pPr>
      <w:r>
        <w:rPr>
          <w:rStyle w:val="CommentReference"/>
        </w:rPr>
        <w:annotationRef/>
      </w:r>
      <w:r>
        <w:t>Who?</w:t>
      </w:r>
    </w:p>
  </w:comment>
  <w:comment w:id="1391" w:author="Windows User" w:date="2015-10-30T08:56:00Z" w:initials="WU">
    <w:p w14:paraId="7FDD5784" w14:textId="77777777" w:rsidR="00B31899" w:rsidRDefault="00B31899">
      <w:pPr>
        <w:pStyle w:val="CommentText"/>
      </w:pPr>
      <w:r>
        <w:rPr>
          <w:rStyle w:val="CommentReference"/>
        </w:rPr>
        <w:annotationRef/>
      </w:r>
      <w:r>
        <w:t>Different adjective</w:t>
      </w:r>
    </w:p>
  </w:comment>
  <w:comment w:id="1392" w:author="Windows User" w:date="2015-10-30T08:56:00Z" w:initials="WU">
    <w:p w14:paraId="69734FAC" w14:textId="77777777" w:rsidR="00B31899" w:rsidRDefault="00B31899">
      <w:pPr>
        <w:pStyle w:val="CommentText"/>
      </w:pPr>
      <w:r>
        <w:rPr>
          <w:rStyle w:val="CommentReference"/>
        </w:rPr>
        <w:annotationRef/>
      </w:r>
      <w:r>
        <w:t>Sickness?</w:t>
      </w:r>
    </w:p>
  </w:comment>
  <w:comment w:id="1395" w:author="Windows User" w:date="2015-10-30T08:56:00Z" w:initials="BS">
    <w:p w14:paraId="07C468E8" w14:textId="77777777" w:rsidR="00B31899" w:rsidRDefault="00B31899">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8" w:author="Windows User" w:date="2015-10-30T08:56:00Z" w:initials="WU">
    <w:p w14:paraId="14F94395" w14:textId="77777777" w:rsidR="00B31899" w:rsidRDefault="00B31899">
      <w:pPr>
        <w:pStyle w:val="CommentText"/>
      </w:pPr>
      <w:r>
        <w:rPr>
          <w:rStyle w:val="CommentReference"/>
        </w:rPr>
        <w:annotationRef/>
      </w:r>
      <w:r>
        <w:t>What?</w:t>
      </w:r>
    </w:p>
  </w:comment>
  <w:comment w:id="1407" w:author="Windows User" w:date="2015-10-30T08:56:00Z" w:initials="WU">
    <w:p w14:paraId="39A2608E" w14:textId="77777777" w:rsidR="00B31899" w:rsidRDefault="00B31899">
      <w:pPr>
        <w:pStyle w:val="CommentText"/>
      </w:pPr>
      <w:r>
        <w:rPr>
          <w:rStyle w:val="CommentReference"/>
        </w:rPr>
        <w:annotationRef/>
      </w:r>
    </w:p>
  </w:comment>
  <w:comment w:id="1418" w:author="Windows User" w:date="2015-10-30T08:56:00Z" w:initials="WU">
    <w:p w14:paraId="255EEE9F" w14:textId="77777777" w:rsidR="00B31899" w:rsidRDefault="00B31899">
      <w:pPr>
        <w:pStyle w:val="CommentText"/>
      </w:pPr>
      <w:r>
        <w:rPr>
          <w:rStyle w:val="CommentReference"/>
        </w:rPr>
        <w:annotationRef/>
      </w:r>
      <w:r>
        <w:t>Is abouna going by a different version of the Coptic?</w:t>
      </w:r>
    </w:p>
    <w:p w14:paraId="45F504BB" w14:textId="77777777" w:rsidR="00B31899" w:rsidRDefault="00B31899">
      <w:pPr>
        <w:pStyle w:val="CommentText"/>
      </w:pPr>
    </w:p>
  </w:comment>
  <w:comment w:id="1420" w:author="Windows User" w:date="2015-10-30T08:56:00Z" w:initials="WU">
    <w:p w14:paraId="63C351E6" w14:textId="77777777" w:rsidR="00B31899" w:rsidRDefault="00B31899">
      <w:pPr>
        <w:pStyle w:val="CommentText"/>
      </w:pPr>
      <w:r>
        <w:rPr>
          <w:rStyle w:val="CommentReference"/>
        </w:rPr>
        <w:annotationRef/>
      </w:r>
      <w:r>
        <w:t>Praise and victory doesn’t make sense.</w:t>
      </w:r>
    </w:p>
  </w:comment>
  <w:comment w:id="1422" w:author="Windows User" w:date="2015-10-30T08:56:00Z" w:initials="WU">
    <w:p w14:paraId="5729C7D5" w14:textId="77777777" w:rsidR="00B31899" w:rsidRDefault="00B31899">
      <w:pPr>
        <w:pStyle w:val="CommentText"/>
      </w:pPr>
      <w:r>
        <w:rPr>
          <w:rStyle w:val="CommentReference"/>
        </w:rPr>
        <w:annotationRef/>
      </w:r>
      <w:r>
        <w:t>Godhead?</w:t>
      </w:r>
    </w:p>
  </w:comment>
  <w:comment w:id="1431" w:author="Windows User" w:date="2015-10-30T08:56:00Z" w:initials="WU">
    <w:p w14:paraId="78E42A11" w14:textId="77777777" w:rsidR="00B31899" w:rsidRDefault="00B31899">
      <w:pPr>
        <w:pStyle w:val="CommentText"/>
      </w:pPr>
      <w:r>
        <w:rPr>
          <w:rStyle w:val="CommentReference"/>
        </w:rPr>
        <w:annotationRef/>
      </w:r>
      <w:r>
        <w:t>Establish?</w:t>
      </w:r>
    </w:p>
  </w:comment>
  <w:comment w:id="1432" w:author="Windows User" w:date="2015-10-30T08:56:00Z" w:initials="WU">
    <w:p w14:paraId="642EB965" w14:textId="77777777" w:rsidR="00B31899" w:rsidRDefault="00B31899">
      <w:pPr>
        <w:pStyle w:val="CommentText"/>
      </w:pPr>
      <w:r>
        <w:rPr>
          <w:rStyle w:val="CommentReference"/>
        </w:rPr>
        <w:annotationRef/>
      </w:r>
      <w:r>
        <w:t>Check another source… missing puncuation</w:t>
      </w:r>
    </w:p>
  </w:comment>
  <w:comment w:id="1433" w:author="Windows User" w:date="2015-10-30T08:56:00Z" w:initials="WU">
    <w:p w14:paraId="6F8B5532" w14:textId="77777777" w:rsidR="00B31899" w:rsidRDefault="00B31899">
      <w:pPr>
        <w:pStyle w:val="CommentText"/>
      </w:pPr>
      <w:r>
        <w:rPr>
          <w:rStyle w:val="CommentReference"/>
        </w:rPr>
        <w:annotationRef/>
      </w:r>
      <w:r>
        <w:t>Worked?</w:t>
      </w:r>
    </w:p>
  </w:comment>
  <w:comment w:id="1434" w:author="Windows User" w:date="2015-10-30T08:56:00Z" w:initials="WU">
    <w:p w14:paraId="4F504285" w14:textId="77777777" w:rsidR="00B31899" w:rsidRDefault="00B31899">
      <w:pPr>
        <w:pStyle w:val="CommentText"/>
      </w:pPr>
      <w:r>
        <w:rPr>
          <w:rStyle w:val="CommentReference"/>
        </w:rPr>
        <w:annotationRef/>
      </w:r>
      <w:r>
        <w:t>Thrice holy or Trisagion?</w:t>
      </w:r>
    </w:p>
  </w:comment>
  <w:comment w:id="1436" w:author="Windows User" w:date="2015-10-30T08:56:00Z" w:initials="WU">
    <w:p w14:paraId="5514BCC2" w14:textId="77777777" w:rsidR="00B31899" w:rsidRPr="00936DE7"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7" w:author="Windows User" w:date="2015-10-30T08:56:00Z" w:initials="WU">
    <w:p w14:paraId="179A5384" w14:textId="77777777" w:rsidR="00B31899" w:rsidRDefault="00B31899">
      <w:pPr>
        <w:pStyle w:val="CommentText"/>
      </w:pPr>
      <w:r>
        <w:rPr>
          <w:rStyle w:val="CommentReference"/>
        </w:rPr>
        <w:annotationRef/>
      </w:r>
      <w:r>
        <w:t>Right translation?</w:t>
      </w:r>
    </w:p>
  </w:comment>
  <w:comment w:id="1439" w:author="Windows User" w:date="2015-10-30T08:56:00Z" w:initials="WU">
    <w:p w14:paraId="1682BE28" w14:textId="77777777" w:rsidR="00B31899" w:rsidRDefault="00B31899">
      <w:pPr>
        <w:pStyle w:val="CommentText"/>
      </w:pPr>
      <w:r>
        <w:rPr>
          <w:rStyle w:val="CommentReference"/>
        </w:rPr>
        <w:annotationRef/>
      </w:r>
      <w:r>
        <w:t>What does this mean?</w:t>
      </w:r>
    </w:p>
  </w:comment>
  <w:comment w:id="1440" w:author="Windows User" w:date="2015-10-30T08:56:00Z" w:initials="WU">
    <w:p w14:paraId="30C5B7C9" w14:textId="77777777" w:rsidR="00B31899" w:rsidRDefault="00B31899">
      <w:pPr>
        <w:pStyle w:val="CommentText"/>
      </w:pPr>
      <w:r>
        <w:rPr>
          <w:rStyle w:val="CommentReference"/>
        </w:rPr>
        <w:annotationRef/>
      </w:r>
      <w:r>
        <w:t>To the end?</w:t>
      </w:r>
    </w:p>
  </w:comment>
  <w:comment w:id="1445" w:author="Windows User" w:date="2015-10-30T08:56:00Z" w:initials="WU">
    <w:p w14:paraId="2C2856CA" w14:textId="77777777" w:rsidR="00B31899" w:rsidRDefault="00B31899">
      <w:pPr>
        <w:pStyle w:val="CommentText"/>
      </w:pPr>
      <w:r>
        <w:rPr>
          <w:rStyle w:val="CommentReference"/>
        </w:rPr>
        <w:annotationRef/>
      </w:r>
      <w:r>
        <w:t>Or freedom?</w:t>
      </w:r>
    </w:p>
  </w:comment>
  <w:comment w:id="1446" w:author="Windows User" w:date="2015-10-30T08:56:00Z" w:initials="WU">
    <w:p w14:paraId="229642C6" w14:textId="77777777" w:rsidR="00B31899" w:rsidRDefault="00B31899">
      <w:pPr>
        <w:pStyle w:val="CommentText"/>
      </w:pPr>
      <w:r>
        <w:rPr>
          <w:rStyle w:val="CommentReference"/>
        </w:rPr>
        <w:annotationRef/>
      </w:r>
      <w:r>
        <w:t>Or establish?</w:t>
      </w:r>
    </w:p>
  </w:comment>
  <w:comment w:id="1454" w:author="Windows User" w:date="2015-10-30T08:56:00Z" w:initials="WU">
    <w:p w14:paraId="798C7307" w14:textId="77777777" w:rsidR="00B31899" w:rsidRDefault="00B31899">
      <w:pPr>
        <w:pStyle w:val="CommentText"/>
      </w:pPr>
      <w:r>
        <w:rPr>
          <w:rStyle w:val="CommentReference"/>
        </w:rPr>
        <w:annotationRef/>
      </w:r>
      <w:r>
        <w:t>Is this the correct date?</w:t>
      </w:r>
    </w:p>
  </w:comment>
  <w:comment w:id="1546" w:author="Windows User" w:date="2015-10-30T08:56:00Z" w:initials="WU">
    <w:p w14:paraId="1C25D03A" w14:textId="77777777" w:rsidR="00B31899" w:rsidRDefault="00B31899">
      <w:pPr>
        <w:pStyle w:val="CommentText"/>
      </w:pPr>
      <w:r>
        <w:rPr>
          <w:rStyle w:val="CommentReference"/>
        </w:rPr>
        <w:annotationRef/>
      </w:r>
      <w:r>
        <w:t>Can this be reworded?</w:t>
      </w:r>
    </w:p>
  </w:comment>
  <w:comment w:id="1548" w:author="Windows User" w:date="2015-10-30T08:56:00Z" w:initials="WU">
    <w:p w14:paraId="71B1FE22" w14:textId="77777777" w:rsidR="00B31899" w:rsidRDefault="00B31899">
      <w:pPr>
        <w:pStyle w:val="CommentText"/>
      </w:pPr>
      <w:r>
        <w:rPr>
          <w:rStyle w:val="CommentReference"/>
        </w:rPr>
        <w:annotationRef/>
      </w:r>
      <w:r>
        <w:t>Check other books for alternate word here.</w:t>
      </w:r>
    </w:p>
  </w:comment>
  <w:comment w:id="1549" w:author="Windows User" w:date="2015-10-30T08:56:00Z" w:initials="WU">
    <w:p w14:paraId="546F5FFA" w14:textId="77777777" w:rsidR="00B31899" w:rsidRDefault="00B31899">
      <w:pPr>
        <w:pStyle w:val="CommentText"/>
      </w:pPr>
      <w:r>
        <w:rPr>
          <w:rStyle w:val="CommentReference"/>
        </w:rPr>
        <w:annotationRef/>
      </w:r>
      <w:r>
        <w:t>Nations or peoples?</w:t>
      </w:r>
    </w:p>
  </w:comment>
  <w:comment w:id="1550" w:author="Windows User" w:date="2015-10-30T08:56:00Z" w:initials="WU">
    <w:p w14:paraId="4FC1DCF3" w14:textId="77777777" w:rsidR="00B31899" w:rsidRDefault="00B31899">
      <w:pPr>
        <w:pStyle w:val="CommentText"/>
      </w:pPr>
      <w:r>
        <w:rPr>
          <w:rStyle w:val="CommentReference"/>
        </w:rPr>
        <w:annotationRef/>
      </w:r>
      <w:r>
        <w:t>Burned or consumed?</w:t>
      </w:r>
    </w:p>
  </w:comment>
  <w:comment w:id="1551" w:author="Windows User" w:date="2015-10-30T08:56:00Z" w:initials="WU">
    <w:p w14:paraId="5B463C07" w14:textId="77777777" w:rsidR="00B31899" w:rsidRDefault="00B31899">
      <w:pPr>
        <w:pStyle w:val="CommentText"/>
      </w:pPr>
      <w:r>
        <w:rPr>
          <w:rStyle w:val="CommentReference"/>
        </w:rPr>
        <w:annotationRef/>
      </w:r>
      <w:r>
        <w:t>?</w:t>
      </w:r>
    </w:p>
  </w:comment>
  <w:comment w:id="1552" w:author="Windows User" w:date="2015-10-30T08:56:00Z" w:initials="WU">
    <w:p w14:paraId="3079CC02" w14:textId="77777777" w:rsidR="00B31899" w:rsidRPr="0098028B"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3" w:author="Windows User" w:date="2015-10-30T08:56:00Z" w:initials="WU">
    <w:p w14:paraId="4B943F0B" w14:textId="77777777" w:rsidR="00B31899" w:rsidRDefault="00B31899">
      <w:pPr>
        <w:pStyle w:val="CommentText"/>
      </w:pPr>
      <w:r>
        <w:rPr>
          <w:rStyle w:val="CommentReference"/>
        </w:rPr>
        <w:annotationRef/>
      </w:r>
      <w:r>
        <w:t>Synaxarium has St. James dying twice… likely one of them should be St. John!</w:t>
      </w:r>
    </w:p>
  </w:comment>
  <w:comment w:id="1596" w:author="Windows User" w:date="2015-10-30T08:56:00Z" w:initials="WU">
    <w:p w14:paraId="11436C6E" w14:textId="77777777" w:rsidR="00B31899" w:rsidRDefault="00B31899">
      <w:pPr>
        <w:pStyle w:val="CommentText"/>
      </w:pPr>
      <w:r>
        <w:rPr>
          <w:rStyle w:val="CommentReference"/>
        </w:rPr>
        <w:annotationRef/>
      </w:r>
      <w:r>
        <w:t>Ramez says print synacarium may have him in july</w:t>
      </w:r>
    </w:p>
  </w:comment>
  <w:comment w:id="1607" w:author="Windows User" w:date="2015-10-30T08:56:00Z" w:initials="WU">
    <w:p w14:paraId="62A36CDC" w14:textId="77777777" w:rsidR="00B31899" w:rsidRDefault="00B31899">
      <w:pPr>
        <w:pStyle w:val="CommentText"/>
      </w:pPr>
      <w:r>
        <w:rPr>
          <w:rStyle w:val="CommentReference"/>
        </w:rPr>
        <w:annotationRef/>
      </w:r>
      <w:r>
        <w:t>Approached? What does this vs mean?</w:t>
      </w:r>
    </w:p>
  </w:comment>
  <w:comment w:id="1608" w:author="Windows User" w:date="2015-10-30T08:56:00Z" w:initials="WU">
    <w:p w14:paraId="329416E7" w14:textId="77777777" w:rsidR="00B31899" w:rsidRPr="00035775"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14" w:author="Windows User" w:date="2015-10-30T08:56:00Z" w:initials="WU">
    <w:p w14:paraId="763F73BB" w14:textId="77777777" w:rsidR="00B31899" w:rsidRDefault="00B31899">
      <w:pPr>
        <w:pStyle w:val="CommentText"/>
      </w:pPr>
      <w:r>
        <w:rPr>
          <w:rStyle w:val="CommentReference"/>
        </w:rPr>
        <w:annotationRef/>
      </w:r>
      <w:r>
        <w:t>Thoughts?</w:t>
      </w:r>
    </w:p>
  </w:comment>
  <w:comment w:id="1635" w:author="Windows User" w:date="2015-10-30T08:56:00Z" w:initials="WU">
    <w:p w14:paraId="7B47C8A3" w14:textId="77777777" w:rsidR="00B31899" w:rsidRDefault="00B31899">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70" w:author="Windows User" w:date="2015-10-30T08:56:00Z" w:initials="WU">
    <w:p w14:paraId="0BE9113A" w14:textId="77777777" w:rsidR="00B31899" w:rsidRDefault="00B31899">
      <w:pPr>
        <w:pStyle w:val="CommentText"/>
      </w:pPr>
      <w:r>
        <w:rPr>
          <w:rStyle w:val="CommentReference"/>
        </w:rPr>
        <w:annotationRef/>
      </w:r>
      <w:r>
        <w:t>Completely different.</w:t>
      </w:r>
    </w:p>
  </w:comment>
  <w:comment w:id="1671" w:author="Windows User" w:date="2015-10-30T08:56:00Z" w:initials="WU">
    <w:p w14:paraId="074682DD" w14:textId="77777777" w:rsidR="00B31899" w:rsidRDefault="00B31899">
      <w:pPr>
        <w:pStyle w:val="CommentText"/>
      </w:pPr>
      <w:r>
        <w:rPr>
          <w:rStyle w:val="CommentReference"/>
        </w:rPr>
        <w:annotationRef/>
      </w:r>
      <w:r>
        <w:t>With or in?</w:t>
      </w:r>
    </w:p>
  </w:comment>
  <w:comment w:id="1672" w:author="Windows User" w:date="2015-10-30T08:56:00Z" w:initials="WU">
    <w:p w14:paraId="371712E1" w14:textId="77777777" w:rsidR="00B31899" w:rsidRDefault="00B31899">
      <w:pPr>
        <w:pStyle w:val="CommentText"/>
      </w:pPr>
      <w:r>
        <w:rPr>
          <w:rStyle w:val="CommentReference"/>
        </w:rPr>
        <w:annotationRef/>
      </w:r>
    </w:p>
  </w:comment>
  <w:comment w:id="1673" w:author="Windows User" w:date="2015-10-30T08:56:00Z" w:initials="WU">
    <w:p w14:paraId="0B3C1D3B" w14:textId="77777777" w:rsidR="00B31899" w:rsidRDefault="00B31899">
      <w:pPr>
        <w:pStyle w:val="CommentText"/>
      </w:pPr>
      <w:r>
        <w:rPr>
          <w:rStyle w:val="CommentReference"/>
        </w:rPr>
        <w:annotationRef/>
      </w:r>
      <w:r>
        <w:t>Sound or voice?</w:t>
      </w:r>
    </w:p>
  </w:comment>
  <w:comment w:id="1675" w:author="Windows User" w:date="2015-10-30T08:56:00Z" w:initials="WU">
    <w:p w14:paraId="1C3A0B98" w14:textId="77777777" w:rsidR="00B31899" w:rsidRDefault="00B31899">
      <w:pPr>
        <w:pStyle w:val="CommentText"/>
      </w:pPr>
      <w:r>
        <w:rPr>
          <w:rStyle w:val="CommentReference"/>
        </w:rPr>
        <w:annotationRef/>
      </w:r>
      <w:r>
        <w:t>Open to suggetions.</w:t>
      </w:r>
    </w:p>
  </w:comment>
  <w:comment w:id="1676" w:author="Windows User" w:date="2015-10-30T08:56:00Z" w:initials="WU">
    <w:p w14:paraId="79DB91AB" w14:textId="77777777" w:rsidR="00B31899" w:rsidRDefault="00B31899">
      <w:pPr>
        <w:pStyle w:val="CommentText"/>
      </w:pPr>
      <w:r>
        <w:rPr>
          <w:rStyle w:val="CommentReference"/>
        </w:rPr>
        <w:annotationRef/>
      </w:r>
      <w:r>
        <w:t>Before?</w:t>
      </w:r>
    </w:p>
  </w:comment>
  <w:comment w:id="1677" w:author="Windows User" w:date="2015-10-30T08:56:00Z" w:initials="WU">
    <w:p w14:paraId="777049F3" w14:textId="77777777" w:rsidR="00B31899" w:rsidRDefault="00B31899">
      <w:pPr>
        <w:pStyle w:val="CommentText"/>
      </w:pPr>
      <w:r>
        <w:rPr>
          <w:rStyle w:val="CommentReference"/>
        </w:rPr>
        <w:annotationRef/>
      </w:r>
      <w:r>
        <w:t>Nations?</w:t>
      </w:r>
    </w:p>
  </w:comment>
  <w:comment w:id="1678" w:author="Windows User" w:date="2015-10-30T08:56:00Z" w:initials="WU">
    <w:p w14:paraId="29D1E0CC" w14:textId="77777777" w:rsidR="00B31899" w:rsidRDefault="00B31899">
      <w:pPr>
        <w:pStyle w:val="CommentText"/>
      </w:pPr>
      <w:r>
        <w:rPr>
          <w:rStyle w:val="CommentReference"/>
        </w:rPr>
        <w:annotationRef/>
      </w:r>
      <w:r>
        <w:t>?</w:t>
      </w:r>
    </w:p>
  </w:comment>
  <w:comment w:id="1719" w:author="Windows User" w:date="2015-10-30T08:56:00Z" w:initials="WU">
    <w:p w14:paraId="73A9ACC7" w14:textId="77777777" w:rsidR="00B31899" w:rsidRDefault="00B31899">
      <w:pPr>
        <w:pStyle w:val="CommentText"/>
      </w:pPr>
      <w:r>
        <w:rPr>
          <w:rStyle w:val="CommentReference"/>
        </w:rPr>
        <w:annotationRef/>
      </w:r>
      <w:r>
        <w:t>?</w:t>
      </w:r>
    </w:p>
  </w:comment>
  <w:comment w:id="1726" w:author="Windows User" w:date="2015-10-30T08:56:00Z" w:initials="WU">
    <w:p w14:paraId="4F5630C0" w14:textId="77777777" w:rsidR="00B31899" w:rsidRDefault="00B31899">
      <w:pPr>
        <w:pStyle w:val="CommentText"/>
      </w:pPr>
      <w:r>
        <w:rPr>
          <w:rStyle w:val="CommentReference"/>
        </w:rPr>
        <w:annotationRef/>
      </w:r>
      <w:r>
        <w:t>Abba Noub, abanoub, Apa Noub, Apnoub?</w:t>
      </w:r>
    </w:p>
  </w:comment>
  <w:comment w:id="1727" w:author="Windows User" w:date="2015-10-30T08:56:00Z" w:initials="WU">
    <w:p w14:paraId="3899034D" w14:textId="77777777" w:rsidR="00B31899" w:rsidRDefault="00B31899">
      <w:pPr>
        <w:pStyle w:val="CommentText"/>
      </w:pPr>
      <w:r>
        <w:rPr>
          <w:rStyle w:val="CommentReference"/>
        </w:rPr>
        <w:annotationRef/>
      </w:r>
      <w:r>
        <w:t>Upright, or orthodox?</w:t>
      </w:r>
    </w:p>
  </w:comment>
  <w:comment w:id="1736" w:author="Windows User" w:date="2015-10-30T08:56:00Z" w:initials="WU">
    <w:p w14:paraId="61207ABC" w14:textId="77777777" w:rsidR="00B31899" w:rsidRDefault="00B31899">
      <w:pPr>
        <w:pStyle w:val="CommentText"/>
      </w:pPr>
      <w:r>
        <w:rPr>
          <w:rStyle w:val="CommentReference"/>
        </w:rPr>
        <w:annotationRef/>
      </w:r>
      <w:r>
        <w:t>Are we going with ti agia = saint and ti ethowab = the holy?</w:t>
      </w:r>
    </w:p>
  </w:comment>
  <w:comment w:id="1758" w:author="Windows User" w:date="2015-11-18T20:43:00Z" w:initials="WU">
    <w:p w14:paraId="08613E46" w14:textId="00F90E8C" w:rsidR="00B31899" w:rsidRDefault="00B31899">
      <w:pPr>
        <w:pStyle w:val="CommentText"/>
      </w:pPr>
      <w:r>
        <w:rPr>
          <w:rStyle w:val="CommentReference"/>
        </w:rPr>
        <w:annotationRef/>
      </w:r>
      <w:r>
        <w:t>Is this for Adam days? Or just Sundays?</w:t>
      </w:r>
    </w:p>
  </w:comment>
  <w:comment w:id="1759" w:author="Windows User" w:date="2015-11-18T20:38:00Z" w:initials="WU">
    <w:p w14:paraId="43F9C3B7" w14:textId="77777777" w:rsidR="00B31899" w:rsidRDefault="00B31899">
      <w:pPr>
        <w:pStyle w:val="CommentText"/>
      </w:pPr>
      <w:r>
        <w:rPr>
          <w:rStyle w:val="CommentReference"/>
        </w:rPr>
        <w:annotationRef/>
      </w:r>
      <w:r>
        <w:t>What does this mean? I feel like we put something else somewhere else</w:t>
      </w:r>
    </w:p>
  </w:comment>
  <w:comment w:id="1761" w:author="Windows User" w:date="2015-11-19T22:12:00Z" w:initials="WU">
    <w:p w14:paraId="79F037D4" w14:textId="77777777" w:rsidR="00B31899" w:rsidRDefault="00B31899">
      <w:pPr>
        <w:pStyle w:val="CommentText"/>
      </w:pPr>
      <w:r>
        <w:rPr>
          <w:rStyle w:val="CommentReference"/>
        </w:rPr>
        <w:annotationRef/>
      </w:r>
      <w:r>
        <w:t>Theotokos forever, or ever-Theotokos?</w:t>
      </w:r>
    </w:p>
  </w:comment>
  <w:comment w:id="1762" w:author="Windows User" w:date="2015-11-19T22:12:00Z" w:initials="WU">
    <w:p w14:paraId="7E2C6DDB" w14:textId="77777777" w:rsidR="00B31899" w:rsidRDefault="00B31899">
      <w:pPr>
        <w:pStyle w:val="CommentText"/>
      </w:pPr>
      <w:r>
        <w:rPr>
          <w:rStyle w:val="CommentReference"/>
        </w:rPr>
        <w:annotationRef/>
      </w:r>
      <w:r>
        <w:t>What does this mean?</w:t>
      </w:r>
    </w:p>
  </w:comment>
  <w:comment w:id="1763" w:author="Windows User" w:date="2015-11-19T22:12:00Z" w:initials="WU">
    <w:p w14:paraId="71146019" w14:textId="77777777" w:rsidR="00B31899" w:rsidRDefault="00B31899">
      <w:pPr>
        <w:pStyle w:val="CommentText"/>
      </w:pPr>
      <w:r>
        <w:rPr>
          <w:rStyle w:val="CommentReference"/>
        </w:rPr>
        <w:annotationRef/>
      </w:r>
      <w:r>
        <w:t>What does this mean?</w:t>
      </w:r>
    </w:p>
  </w:comment>
  <w:comment w:id="1764" w:author="Windows User" w:date="2015-11-19T22:12:00Z" w:initials="WU">
    <w:p w14:paraId="24E4F57A" w14:textId="77777777" w:rsidR="00B31899" w:rsidRDefault="00B31899">
      <w:pPr>
        <w:pStyle w:val="CommentText"/>
      </w:pPr>
      <w:r>
        <w:rPr>
          <w:rStyle w:val="CommentReference"/>
        </w:rPr>
        <w:annotationRef/>
      </w:r>
      <w:r>
        <w:t>Praying or interceding?</w:t>
      </w:r>
    </w:p>
  </w:comment>
  <w:comment w:id="1782" w:author="Windows User" w:date="2015-10-30T08:56:00Z" w:initials="WU">
    <w:p w14:paraId="36116F5D" w14:textId="77777777" w:rsidR="00B31899" w:rsidRPr="00F905FE"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83" w:author="Windows User" w:date="2015-10-30T08:56:00Z" w:initials="WU">
    <w:p w14:paraId="55EA204B" w14:textId="77777777" w:rsidR="00B31899" w:rsidRDefault="00B31899">
      <w:pPr>
        <w:pStyle w:val="CommentText"/>
      </w:pPr>
      <w:r>
        <w:rPr>
          <w:rStyle w:val="CommentReference"/>
        </w:rPr>
        <w:annotationRef/>
      </w:r>
      <w:r>
        <w:t>Typo?</w:t>
      </w:r>
    </w:p>
  </w:comment>
  <w:comment w:id="1804" w:author="Windows User" w:date="2015-10-30T08:56:00Z" w:initials="WU">
    <w:p w14:paraId="11E5D177" w14:textId="77777777" w:rsidR="00B31899" w:rsidRPr="00DD5DBC"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806" w:author="Windows User" w:date="2015-10-30T08:56:00Z" w:initials="WU">
    <w:p w14:paraId="38A16B24" w14:textId="77777777" w:rsidR="00B31899" w:rsidRDefault="00B31899">
      <w:pPr>
        <w:pStyle w:val="CommentText"/>
      </w:pPr>
      <w:r>
        <w:rPr>
          <w:rStyle w:val="CommentReference"/>
        </w:rPr>
        <w:annotationRef/>
      </w:r>
      <w:r>
        <w:t>What does the Coptic say?</w:t>
      </w:r>
    </w:p>
  </w:comment>
  <w:comment w:id="1807" w:author="Windows User" w:date="2015-10-30T08:56:00Z" w:initials="WU">
    <w:p w14:paraId="239824AA" w14:textId="77777777" w:rsidR="00B31899" w:rsidRDefault="00B31899">
      <w:pPr>
        <w:pStyle w:val="CommentText"/>
      </w:pPr>
      <w:r>
        <w:rPr>
          <w:rStyle w:val="CommentReference"/>
        </w:rPr>
        <w:annotationRef/>
      </w:r>
      <w:r>
        <w:t>What is being quoted? 2Cor 5?</w:t>
      </w:r>
    </w:p>
  </w:comment>
  <w:comment w:id="1810" w:author="Windows User" w:date="2015-10-30T08:56:00Z" w:initials="WU">
    <w:p w14:paraId="1EC34668" w14:textId="77777777" w:rsidR="00B31899" w:rsidRDefault="00B31899">
      <w:pPr>
        <w:pStyle w:val="CommentText"/>
      </w:pPr>
      <w:r>
        <w:rPr>
          <w:rStyle w:val="CommentReference"/>
        </w:rPr>
        <w:annotationRef/>
      </w:r>
      <w:r>
        <w:t>This is clearly a late composition, bastardizing other hymns. “our father in heaven, the sinless one, with your good father…” right.</w:t>
      </w:r>
    </w:p>
  </w:comment>
  <w:comment w:id="1811" w:author="Windows User" w:date="2015-10-30T08:56:00Z" w:initials="WU">
    <w:p w14:paraId="4470C38C" w14:textId="77777777" w:rsidR="00B31899" w:rsidRDefault="00B31899">
      <w:pPr>
        <w:pStyle w:val="CommentText"/>
      </w:pPr>
      <w:r>
        <w:rPr>
          <w:rStyle w:val="CommentReference"/>
        </w:rPr>
        <w:annotationRef/>
      </w:r>
      <w:r>
        <w:t>Coptic is different from previous verse. What should English be?</w:t>
      </w:r>
    </w:p>
  </w:comment>
  <w:comment w:id="1812" w:author="Windows User" w:date="2015-10-30T08:56:00Z" w:initials="WU">
    <w:p w14:paraId="350A9B71" w14:textId="77777777" w:rsidR="00B31899" w:rsidRDefault="00B31899">
      <w:pPr>
        <w:pStyle w:val="CommentText"/>
      </w:pPr>
      <w:r>
        <w:rPr>
          <w:rStyle w:val="CommentReference"/>
        </w:rPr>
        <w:annotationRef/>
      </w:r>
      <w:r>
        <w:t>Or athletes? Or athletic martyrs?</w:t>
      </w:r>
    </w:p>
  </w:comment>
  <w:comment w:id="1813" w:author="Windows User" w:date="2015-10-30T08:56:00Z" w:initials="WU">
    <w:p w14:paraId="72F9FFC3" w14:textId="77777777" w:rsidR="00B31899" w:rsidRDefault="00B31899">
      <w:pPr>
        <w:pStyle w:val="CommentText"/>
      </w:pPr>
      <w:r>
        <w:rPr>
          <w:rStyle w:val="CommentReference"/>
        </w:rPr>
        <w:annotationRef/>
      </w:r>
      <w:r>
        <w:t>Or of the martyrs?</w:t>
      </w:r>
    </w:p>
  </w:comment>
  <w:comment w:id="1814" w:author="Windows User" w:date="2015-10-30T08:56:00Z" w:initials="WU">
    <w:p w14:paraId="7BD5C124" w14:textId="77777777" w:rsidR="00B31899" w:rsidRDefault="00B31899">
      <w:pPr>
        <w:pStyle w:val="CommentText"/>
      </w:pPr>
      <w:r>
        <w:rPr>
          <w:rStyle w:val="CommentReference"/>
        </w:rPr>
        <w:annotationRef/>
      </w:r>
      <w:r>
        <w:t>Carries or lifts?</w:t>
      </w:r>
    </w:p>
  </w:comment>
  <w:comment w:id="1815" w:author="Windows User" w:date="2015-10-30T08:56:00Z" w:initials="WU">
    <w:p w14:paraId="525F7218" w14:textId="77777777" w:rsidR="00B31899" w:rsidRDefault="00B31899">
      <w:pPr>
        <w:pStyle w:val="CommentText"/>
      </w:pPr>
      <w:r>
        <w:rPr>
          <w:rStyle w:val="CommentReference"/>
        </w:rPr>
        <w:annotationRef/>
      </w:r>
      <w:r>
        <w:t>Churches?</w:t>
      </w:r>
    </w:p>
    <w:p w14:paraId="32A8F1D7" w14:textId="77777777" w:rsidR="00B31899" w:rsidRDefault="00B31899">
      <w:pPr>
        <w:pStyle w:val="CommentText"/>
      </w:pPr>
    </w:p>
  </w:comment>
  <w:comment w:id="1816" w:author="Windows User" w:date="2015-10-30T08:56:00Z" w:initials="WU">
    <w:p w14:paraId="165286E5" w14:textId="77777777" w:rsidR="00B31899" w:rsidRDefault="00B31899">
      <w:pPr>
        <w:pStyle w:val="CommentText"/>
      </w:pPr>
      <w:r>
        <w:rPr>
          <w:rStyle w:val="CommentReference"/>
        </w:rPr>
        <w:annotationRef/>
      </w:r>
      <w:r>
        <w:t>End?</w:t>
      </w:r>
    </w:p>
  </w:comment>
  <w:comment w:id="1825" w:author="Windows User" w:date="2015-10-30T08:56:00Z" w:initials="WU">
    <w:p w14:paraId="770DC519" w14:textId="77777777" w:rsidR="00B31899" w:rsidRDefault="00B31899">
      <w:pPr>
        <w:pStyle w:val="CommentText"/>
      </w:pPr>
      <w:r>
        <w:rPr>
          <w:rStyle w:val="CommentReference"/>
        </w:rPr>
        <w:annotationRef/>
      </w:r>
      <w:r>
        <w:t>Or full stop. You are worthy of the glory,</w:t>
      </w:r>
    </w:p>
  </w:comment>
  <w:comment w:id="1831" w:author="Windows User" w:date="2015-10-30T08:56:00Z" w:initials="WU">
    <w:p w14:paraId="664F3BFA" w14:textId="77777777" w:rsidR="00B31899" w:rsidRDefault="00B31899">
      <w:pPr>
        <w:pStyle w:val="CommentText"/>
      </w:pPr>
      <w:r>
        <w:rPr>
          <w:rStyle w:val="CommentReference"/>
        </w:rPr>
        <w:annotationRef/>
      </w:r>
      <w:r>
        <w:t>?</w:t>
      </w:r>
    </w:p>
  </w:comment>
  <w:comment w:id="1834" w:author="Windows User" w:date="2015-10-30T08:56:00Z" w:initials="WU">
    <w:p w14:paraId="08BCD53E" w14:textId="77777777" w:rsidR="00B31899" w:rsidRDefault="00B31899">
      <w:pPr>
        <w:pStyle w:val="CommentText"/>
      </w:pPr>
      <w:r>
        <w:rPr>
          <w:rStyle w:val="CommentReference"/>
        </w:rPr>
        <w:annotationRef/>
      </w:r>
      <w:r>
        <w:t>Is? Or will be? Exalted, or highly exalted?</w:t>
      </w:r>
    </w:p>
  </w:comment>
  <w:comment w:id="1836" w:author="Windows User" w:date="2015-10-30T08:56:00Z" w:initials="WU">
    <w:p w14:paraId="4F4D62D2" w14:textId="77777777" w:rsidR="00B31899" w:rsidRDefault="00B31899">
      <w:pPr>
        <w:pStyle w:val="CommentText"/>
      </w:pPr>
      <w:r>
        <w:rPr>
          <w:rStyle w:val="CommentReference"/>
        </w:rPr>
        <w:annotationRef/>
      </w:r>
      <w:r>
        <w:t>Bring or offer</w:t>
      </w:r>
    </w:p>
  </w:comment>
  <w:comment w:id="1837" w:author="Windows User" w:date="2015-10-30T08:56:00Z" w:initials="WU">
    <w:p w14:paraId="66D4EE13" w14:textId="77777777" w:rsidR="00B31899" w:rsidRDefault="00B31899">
      <w:pPr>
        <w:pStyle w:val="CommentText"/>
      </w:pPr>
      <w:r>
        <w:rPr>
          <w:rStyle w:val="CommentReference"/>
        </w:rPr>
        <w:annotationRef/>
      </w:r>
      <w:r>
        <w:t>Spelling?</w:t>
      </w:r>
    </w:p>
  </w:comment>
  <w:comment w:id="1843" w:author="Windows User" w:date="2015-11-17T22:12:00Z" w:initials="WU">
    <w:p w14:paraId="412F0631" w14:textId="77777777" w:rsidR="00B31899" w:rsidRDefault="00B31899">
      <w:pPr>
        <w:pStyle w:val="CommentText"/>
      </w:pPr>
      <w:r>
        <w:rPr>
          <w:rStyle w:val="CommentReference"/>
        </w:rPr>
        <w:annotationRef/>
      </w:r>
      <w:r>
        <w:t>Literally trampled, right? Or crushed?</w:t>
      </w:r>
    </w:p>
  </w:comment>
  <w:comment w:id="1844" w:author="Windows User" w:date="2015-11-17T22:12:00Z" w:initials="WU">
    <w:p w14:paraId="135DCC31" w14:textId="77777777" w:rsidR="00B31899" w:rsidRDefault="00B31899">
      <w:pPr>
        <w:pStyle w:val="CommentText"/>
      </w:pPr>
      <w:r>
        <w:rPr>
          <w:rStyle w:val="CommentReference"/>
        </w:rPr>
        <w:annotationRef/>
      </w:r>
      <w:r>
        <w:t>Authority? Might? Reign?</w:t>
      </w:r>
    </w:p>
  </w:comment>
  <w:comment w:id="1847" w:author="Windows User" w:date="2015-10-30T08:56:00Z" w:initials="WU">
    <w:p w14:paraId="11BE3C4D" w14:textId="77777777" w:rsidR="00B31899" w:rsidRDefault="00B31899">
      <w:pPr>
        <w:pStyle w:val="CommentText"/>
      </w:pPr>
      <w:r>
        <w:rPr>
          <w:rStyle w:val="CommentReference"/>
        </w:rPr>
        <w:annotationRef/>
      </w:r>
      <w:r>
        <w:t>Name or Holy Name?</w:t>
      </w:r>
    </w:p>
  </w:comment>
  <w:comment w:id="1857" w:author="Windows User" w:date="2015-10-30T08:56:00Z" w:initials="WU">
    <w:p w14:paraId="4A1C10F1" w14:textId="77777777" w:rsidR="00B31899" w:rsidRDefault="00B31899">
      <w:pPr>
        <w:pStyle w:val="CommentText"/>
      </w:pPr>
      <w:r>
        <w:rPr>
          <w:rStyle w:val="CommentReference"/>
        </w:rPr>
        <w:annotationRef/>
      </w:r>
      <w:r>
        <w:t>Christ or Jesus Christ?</w:t>
      </w:r>
    </w:p>
  </w:comment>
  <w:comment w:id="1863" w:author="Windows User" w:date="2015-10-30T08:56:00Z" w:initials="WU">
    <w:p w14:paraId="31C2C585" w14:textId="77777777" w:rsidR="00B31899" w:rsidRDefault="00B31899">
      <w:pPr>
        <w:pStyle w:val="CommentText"/>
      </w:pPr>
      <w:r>
        <w:rPr>
          <w:rStyle w:val="CommentReference"/>
        </w:rPr>
        <w:annotationRef/>
      </w:r>
      <w:r>
        <w:t>Name or Holy Name?</w:t>
      </w:r>
    </w:p>
  </w:comment>
  <w:comment w:id="1864" w:author="Windows User" w:date="2015-10-30T08:56:00Z" w:initials="WU">
    <w:p w14:paraId="18203C3C" w14:textId="77777777" w:rsidR="00B31899" w:rsidRDefault="00B31899">
      <w:pPr>
        <w:pStyle w:val="CommentText"/>
      </w:pPr>
      <w:r>
        <w:rPr>
          <w:rStyle w:val="CommentReference"/>
        </w:rPr>
        <w:annotationRef/>
      </w:r>
      <w:r>
        <w:t>To Him? Or by His might/power?</w:t>
      </w:r>
    </w:p>
  </w:comment>
  <w:comment w:id="1865" w:author="Windows User" w:date="2015-10-30T08:56:00Z" w:initials="WU">
    <w:p w14:paraId="27B39720" w14:textId="77777777" w:rsidR="00B31899" w:rsidRDefault="00B31899">
      <w:pPr>
        <w:pStyle w:val="CommentText"/>
      </w:pPr>
      <w:r>
        <w:rPr>
          <w:rStyle w:val="CommentReference"/>
        </w:rPr>
        <w:annotationRef/>
      </w:r>
      <w:r>
        <w:t>Might, or may?</w:t>
      </w:r>
    </w:p>
  </w:comment>
  <w:comment w:id="1866" w:author="Windows User" w:date="2015-10-30T08:56:00Z" w:initials="WU">
    <w:p w14:paraId="2FB96B7C" w14:textId="77777777" w:rsidR="00B31899" w:rsidRDefault="00B31899" w:rsidP="00F77A5B">
      <w:pPr>
        <w:pStyle w:val="CommentText"/>
      </w:pPr>
      <w:r>
        <w:rPr>
          <w:rStyle w:val="CommentReference"/>
        </w:rPr>
        <w:annotationRef/>
      </w:r>
      <w:r>
        <w:t>Christ or Jesus Christ?</w:t>
      </w:r>
    </w:p>
  </w:comment>
  <w:comment w:id="1869" w:author="Windows User" w:date="2015-10-30T08:56:00Z" w:initials="WU">
    <w:p w14:paraId="775D4B1C" w14:textId="77777777" w:rsidR="00B31899" w:rsidRDefault="00B31899">
      <w:pPr>
        <w:pStyle w:val="CommentText"/>
      </w:pPr>
      <w:r>
        <w:rPr>
          <w:rStyle w:val="CommentReference"/>
        </w:rPr>
        <w:annotationRef/>
      </w:r>
      <w:r>
        <w:t>Miracles?</w:t>
      </w:r>
    </w:p>
  </w:comment>
  <w:comment w:id="1875" w:author="Windows User" w:date="2015-10-30T08:56:00Z" w:initials="WU">
    <w:p w14:paraId="511773EC" w14:textId="77777777" w:rsidR="00B31899" w:rsidRDefault="00B31899">
      <w:pPr>
        <w:pStyle w:val="CommentText"/>
      </w:pPr>
      <w:r>
        <w:rPr>
          <w:rStyle w:val="CommentReference"/>
        </w:rPr>
        <w:annotationRef/>
      </w:r>
      <w:r>
        <w:t>Name or Holy Name?</w:t>
      </w:r>
    </w:p>
  </w:comment>
  <w:comment w:id="1876" w:author="Windows User" w:date="2015-10-30T08:56:00Z" w:initials="WU">
    <w:p w14:paraId="0BC6FD3A" w14:textId="77777777" w:rsidR="00B31899" w:rsidRDefault="00B31899">
      <w:pPr>
        <w:pStyle w:val="CommentText"/>
      </w:pPr>
      <w:r>
        <w:rPr>
          <w:rStyle w:val="CommentReference"/>
        </w:rPr>
        <w:annotationRef/>
      </w:r>
      <w:r>
        <w:t>To Him? Or by His might/power?</w:t>
      </w:r>
    </w:p>
  </w:comment>
  <w:comment w:id="1877" w:author="Windows User" w:date="2015-10-30T08:56:00Z" w:initials="WU">
    <w:p w14:paraId="6BED6166" w14:textId="77777777" w:rsidR="00B31899" w:rsidRDefault="00B31899">
      <w:pPr>
        <w:pStyle w:val="CommentText"/>
      </w:pPr>
      <w:r>
        <w:rPr>
          <w:rStyle w:val="CommentReference"/>
        </w:rPr>
        <w:annotationRef/>
      </w:r>
      <w:r>
        <w:t>Might, or may?</w:t>
      </w:r>
    </w:p>
  </w:comment>
  <w:comment w:id="1882" w:author="Brett Slote" w:date="2016-05-06T20:19:00Z" w:initials="BS">
    <w:p w14:paraId="184BF56F" w14:textId="0C1ED1E8" w:rsidR="00B31899" w:rsidRDefault="00B31899">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7F286799"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C5F858" w14:textId="77777777" w:rsidR="006A3219" w:rsidRDefault="006A3219" w:rsidP="006D61CA">
      <w:pPr>
        <w:spacing w:after="0" w:line="240" w:lineRule="auto"/>
      </w:pPr>
      <w:r>
        <w:separator/>
      </w:r>
    </w:p>
  </w:endnote>
  <w:endnote w:type="continuationSeparator" w:id="0">
    <w:p w14:paraId="4D1D9ACC" w14:textId="77777777" w:rsidR="006A3219" w:rsidRDefault="006A321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F6C3C66" w:rsidR="00B31899" w:rsidRPr="004D6538" w:rsidRDefault="00B31899"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0D1AC2">
      <w:rPr>
        <w:noProof/>
        <w:lang w:val="en-US"/>
      </w:rPr>
      <w:t>182</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B31899" w:rsidRPr="009654EE" w:rsidRDefault="00B31899"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2E370D16" w:rsidR="00B31899" w:rsidRPr="009654EE" w:rsidRDefault="00B31899"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0D1AC2">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2A186983" w:rsidR="00B31899" w:rsidRPr="006D61CA" w:rsidRDefault="00B3189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D1AC2">
      <w:rPr>
        <w:noProof/>
        <w:lang w:val="en-US"/>
      </w:rPr>
      <w:t>183</w:t>
    </w:r>
    <w:r w:rsidRPr="006D61CA">
      <w:rPr>
        <w:lang w:val="en-US"/>
      </w:rPr>
      <w:fldChar w:fldCharType="end"/>
    </w:r>
  </w:p>
  <w:p w14:paraId="1546C8BA" w14:textId="77777777" w:rsidR="00B31899" w:rsidRDefault="00B31899"/>
  <w:p w14:paraId="578F45FC" w14:textId="77777777" w:rsidR="00B31899" w:rsidRDefault="00B31899"/>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7FF4C354" w:rsidR="00B31899" w:rsidRPr="006D61CA" w:rsidRDefault="00B3189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D1AC2">
      <w:rPr>
        <w:noProof/>
        <w:lang w:val="en-US"/>
      </w:rPr>
      <w:t>1123</w:t>
    </w:r>
    <w:r w:rsidRPr="006D61CA">
      <w:rPr>
        <w:lang w:val="en-US"/>
      </w:rPr>
      <w:fldChar w:fldCharType="end"/>
    </w:r>
  </w:p>
  <w:p w14:paraId="6E3E0469" w14:textId="77777777" w:rsidR="00B31899" w:rsidRDefault="00B31899"/>
  <w:p w14:paraId="5C3C24E2" w14:textId="77777777" w:rsidR="00B31899" w:rsidRDefault="00B31899"/>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7A29D334" w:rsidR="00B31899" w:rsidRPr="004D6538" w:rsidRDefault="00B31899"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0D1AC2">
      <w:rPr>
        <w:noProof/>
        <w:lang w:val="en-US"/>
      </w:rPr>
      <w:t>1122</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D13ED8" w14:textId="77777777" w:rsidR="006A3219" w:rsidRDefault="006A3219" w:rsidP="006D61CA">
      <w:pPr>
        <w:spacing w:after="0" w:line="240" w:lineRule="auto"/>
      </w:pPr>
      <w:r>
        <w:separator/>
      </w:r>
    </w:p>
  </w:footnote>
  <w:footnote w:type="continuationSeparator" w:id="0">
    <w:p w14:paraId="756DCD5A" w14:textId="77777777" w:rsidR="006A3219" w:rsidRDefault="006A3219" w:rsidP="006D61CA">
      <w:pPr>
        <w:spacing w:after="0" w:line="240" w:lineRule="auto"/>
      </w:pPr>
      <w:r>
        <w:continuationSeparator/>
      </w:r>
    </w:p>
  </w:footnote>
  <w:footnote w:id="1">
    <w:p w14:paraId="525741D5" w14:textId="22489CEA" w:rsidR="00B31899" w:rsidRDefault="00B31899" w:rsidP="00F94412">
      <w:pPr>
        <w:pStyle w:val="footnote"/>
      </w:pPr>
      <w:r>
        <w:rPr>
          <w:rStyle w:val="FootnoteReference"/>
        </w:rPr>
        <w:footnoteRef/>
      </w:r>
      <w:r>
        <w:t xml:space="preserve"> [JS] or “assemblies”</w:t>
      </w:r>
    </w:p>
  </w:footnote>
  <w:footnote w:id="2">
    <w:p w14:paraId="5E4DFE5E" w14:textId="69B73039" w:rsidR="00B31899" w:rsidRPr="00926B87" w:rsidRDefault="00B31899"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 xml:space="preserve">Burmester, O.H.E. “The Horologion of the Egyptian </w:t>
      </w:r>
      <w:proofErr w:type="gramStart"/>
      <w:r w:rsidRPr="00926B87">
        <w:rPr>
          <w:rFonts w:eastAsia="Times New Roman" w:cs="Times New Roman"/>
          <w:sz w:val="18"/>
          <w:lang w:val="en-US"/>
        </w:rPr>
        <w:t>Church :</w:t>
      </w:r>
      <w:proofErr w:type="gramEnd"/>
      <w:r w:rsidRPr="00926B87">
        <w:rPr>
          <w:rFonts w:eastAsia="Times New Roman" w:cs="Times New Roman"/>
          <w:sz w:val="18"/>
          <w:lang w:val="en-US"/>
        </w:rPr>
        <w:t xml:space="preserve"> Coptic and Arabic text from a mediaeval manuscript”. Edizioni del Centro Francescano di Studi Orientali Cristiani. Cairo: 1973</w:t>
      </w:r>
    </w:p>
    <w:p w14:paraId="0E848071" w14:textId="1A64254E" w:rsidR="00B31899" w:rsidRDefault="00B31899" w:rsidP="00031314">
      <w:pPr>
        <w:pStyle w:val="footnote"/>
      </w:pPr>
    </w:p>
  </w:footnote>
  <w:footnote w:id="3">
    <w:p w14:paraId="5EDE2D3A" w14:textId="77777777" w:rsidR="00B31899" w:rsidRDefault="00B31899"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B31899" w:rsidRDefault="00B31899" w:rsidP="00323889">
      <w:pPr>
        <w:pStyle w:val="footnote"/>
      </w:pPr>
      <w:r>
        <w:rPr>
          <w:rStyle w:val="FootnoteReference"/>
        </w:rPr>
        <w:footnoteRef/>
      </w:r>
      <w:r>
        <w:t xml:space="preserve"> Or “The Lord’s Annointed”</w:t>
      </w:r>
    </w:p>
  </w:footnote>
  <w:footnote w:id="5">
    <w:p w14:paraId="31BBF667" w14:textId="77777777" w:rsidR="00B31899" w:rsidRPr="00926B87" w:rsidRDefault="00B31899"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p w14:paraId="3B76CFD3" w14:textId="73AC3D63" w:rsidR="00B31899" w:rsidRDefault="00B31899" w:rsidP="00441BAC">
      <w:pPr>
        <w:pStyle w:val="footnote"/>
      </w:pPr>
    </w:p>
  </w:footnote>
  <w:footnote w:id="6">
    <w:p w14:paraId="580FAEDD" w14:textId="77777777" w:rsidR="00B31899" w:rsidRDefault="00B31899" w:rsidP="00130E47">
      <w:pPr>
        <w:pStyle w:val="footnote"/>
      </w:pPr>
      <w:r>
        <w:rPr>
          <w:rStyle w:val="FootnoteReference"/>
        </w:rPr>
        <w:footnoteRef/>
      </w:r>
      <w:r>
        <w:t xml:space="preserve"> Or “The Lord’s Annointed”</w:t>
      </w:r>
    </w:p>
  </w:footnote>
  <w:footnote w:id="7">
    <w:p w14:paraId="74D64774" w14:textId="4A8F239B" w:rsidR="00B31899" w:rsidRDefault="00B31899"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B31899" w:rsidRDefault="00B31899"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9">
    <w:p w14:paraId="5720D5E2" w14:textId="77777777" w:rsidR="00B31899" w:rsidRDefault="00B31899"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B31899" w:rsidRDefault="00B31899" w:rsidP="00485E0C">
      <w:pPr>
        <w:pStyle w:val="footnote"/>
      </w:pPr>
      <w:r>
        <w:rPr>
          <w:rStyle w:val="FootnoteReference"/>
          <w:rFonts w:cs="@MingLiU"/>
          <w:szCs w:val="18"/>
        </w:rPr>
        <w:footnoteRef/>
      </w:r>
      <w:r w:rsidRPr="003C6041">
        <w:t>Literally, unbroken fence</w:t>
      </w:r>
    </w:p>
  </w:footnote>
  <w:footnote w:id="11">
    <w:p w14:paraId="7C2A9DE8" w14:textId="15E62972" w:rsidR="00B31899" w:rsidRDefault="00B31899"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2">
    <w:p w14:paraId="09F8D73A" w14:textId="16300F8E" w:rsidR="00B31899" w:rsidRDefault="00B31899"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3">
    <w:p w14:paraId="2A658EFC" w14:textId="19BD2A62" w:rsidR="00B31899" w:rsidRDefault="00B31899"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4">
    <w:p w14:paraId="152B14E5" w14:textId="77777777" w:rsidR="00B31899" w:rsidRDefault="00B31899"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B31899" w:rsidRDefault="00B31899" w:rsidP="006800D4">
      <w:pPr>
        <w:pStyle w:val="footnote"/>
      </w:pPr>
      <w:r>
        <w:rPr>
          <w:rStyle w:val="FootnoteReference"/>
        </w:rPr>
        <w:footnoteRef/>
      </w:r>
      <w:r>
        <w:t xml:space="preserve"> Or ‘Unique’</w:t>
      </w:r>
    </w:p>
  </w:footnote>
  <w:footnote w:id="16">
    <w:p w14:paraId="4D9AA31B" w14:textId="77777777" w:rsidR="00B31899" w:rsidRDefault="00B31899"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B31899" w:rsidRDefault="00B31899"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8">
    <w:p w14:paraId="55E6A2D2" w14:textId="54BBD7DD" w:rsidR="00B31899" w:rsidRDefault="00B31899"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B31899" w:rsidRDefault="00B31899"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B31899" w:rsidRDefault="00B31899"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1">
    <w:p w14:paraId="52EF2EE1" w14:textId="5A872874" w:rsidR="00B31899" w:rsidRDefault="00B31899"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w:t>
      </w:r>
      <w:proofErr w:type="gramStart"/>
      <w:r>
        <w:t>incorruptible</w:t>
      </w:r>
      <w:proofErr w:type="gramEnd"/>
      <w:r>
        <w:t xml:space="preserv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B31899" w:rsidRDefault="00B31899"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3">
    <w:p w14:paraId="3F3CFE0D" w14:textId="2B4C27CA" w:rsidR="00B31899" w:rsidRDefault="00B31899"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4">
    <w:p w14:paraId="21EB05D3" w14:textId="3E0DE2CA" w:rsidR="00B31899" w:rsidRPr="004A3E27" w:rsidRDefault="00B31899"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B31899" w:rsidRPr="004A3E27" w:rsidRDefault="00B31899"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B31899" w:rsidRPr="004A3E27" w:rsidRDefault="00B31899"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B31899" w:rsidRPr="004A3E27" w:rsidRDefault="00B31899"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B31899" w:rsidRPr="004A3E27" w:rsidRDefault="00B31899"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B31899" w:rsidRPr="004A3E27" w:rsidRDefault="00B31899"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B31899" w:rsidRPr="004A3E27" w:rsidRDefault="00B31899"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B31899" w:rsidRDefault="00B31899" w:rsidP="00AC01E8">
      <w:pPr>
        <w:pStyle w:val="footnote"/>
      </w:pPr>
      <w:r>
        <w:rPr>
          <w:rStyle w:val="FootnoteReference"/>
        </w:rPr>
        <w:footnoteRef/>
      </w:r>
      <w:r>
        <w:t xml:space="preserve"> [JS] or “enlarged me”</w:t>
      </w:r>
    </w:p>
  </w:footnote>
  <w:footnote w:id="32">
    <w:p w14:paraId="369566FF" w14:textId="769E6598" w:rsidR="00B31899" w:rsidRPr="004A3E27" w:rsidRDefault="00B31899"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B31899" w:rsidRPr="004A3E27" w:rsidRDefault="00B31899"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B31899" w:rsidRPr="004A3E27" w:rsidRDefault="00B31899"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B31899" w:rsidRPr="004A3E27" w:rsidRDefault="00B31899"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B31899" w:rsidRDefault="00B31899" w:rsidP="00AC01E8">
      <w:pPr>
        <w:pStyle w:val="footnote"/>
      </w:pPr>
      <w:r>
        <w:rPr>
          <w:rStyle w:val="FootnoteReference"/>
        </w:rPr>
        <w:footnoteRef/>
      </w:r>
      <w:r>
        <w:t xml:space="preserve"> [JS] literally, “face”</w:t>
      </w:r>
    </w:p>
  </w:footnote>
  <w:footnote w:id="37">
    <w:p w14:paraId="158091A0" w14:textId="77777777" w:rsidR="00B31899" w:rsidRPr="004A3E27" w:rsidRDefault="00B31899"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B31899" w:rsidRPr="004A3E27" w:rsidRDefault="00B31899"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B31899" w:rsidRDefault="00B31899" w:rsidP="00FE33CB">
      <w:pPr>
        <w:pStyle w:val="footnote"/>
      </w:pPr>
      <w:r>
        <w:rPr>
          <w:rStyle w:val="FootnoteReference"/>
        </w:rPr>
        <w:footnoteRef/>
      </w:r>
      <w:r>
        <w:t xml:space="preserve"> [JS] or “and You will see me.”</w:t>
      </w:r>
    </w:p>
  </w:footnote>
  <w:footnote w:id="40">
    <w:p w14:paraId="2738F1D2" w14:textId="121829F4" w:rsidR="00B31899" w:rsidRDefault="00B31899" w:rsidP="00DC2AAA">
      <w:pPr>
        <w:pStyle w:val="footnote"/>
      </w:pPr>
      <w:r>
        <w:rPr>
          <w:rStyle w:val="FootnoteReference"/>
        </w:rPr>
        <w:footnoteRef/>
      </w:r>
      <w:r>
        <w:t xml:space="preserve"> [JS] or lawlessness</w:t>
      </w:r>
    </w:p>
  </w:footnote>
  <w:footnote w:id="41">
    <w:p w14:paraId="0C722E17" w14:textId="0C245CCD" w:rsidR="00B31899" w:rsidRDefault="00B31899" w:rsidP="00423962">
      <w:pPr>
        <w:pStyle w:val="footnote"/>
      </w:pPr>
      <w:r>
        <w:rPr>
          <w:rStyle w:val="FootnoteReference"/>
        </w:rPr>
        <w:footnoteRef/>
      </w:r>
      <w:r>
        <w:t xml:space="preserve"> [JS] “do obeisance”, “worship”, referring to the physical act</w:t>
      </w:r>
    </w:p>
  </w:footnote>
  <w:footnote w:id="42">
    <w:p w14:paraId="673FFF4D" w14:textId="4AC67C07" w:rsidR="00B31899" w:rsidRPr="004A3E27" w:rsidRDefault="00B31899"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B31899" w:rsidRDefault="00B31899"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B31899" w:rsidRPr="004A3E27" w:rsidRDefault="00B31899"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B31899" w:rsidRPr="004A3E27" w:rsidRDefault="00B31899"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B31899" w:rsidRDefault="00B31899" w:rsidP="00530F84">
      <w:pPr>
        <w:pStyle w:val="footnote"/>
      </w:pPr>
      <w:r>
        <w:rPr>
          <w:rStyle w:val="FootnoteReference"/>
        </w:rPr>
        <w:footnoteRef/>
      </w:r>
      <w:r>
        <w:t xml:space="preserve"> [JS] or “give thanks”. The word conveys “thankfully confess with praise”</w:t>
      </w:r>
    </w:p>
  </w:footnote>
  <w:footnote w:id="47">
    <w:p w14:paraId="3C274CF7" w14:textId="753C99BC" w:rsidR="00B31899" w:rsidRPr="004A3E27" w:rsidRDefault="00B31899"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B31899" w:rsidRDefault="00B31899" w:rsidP="00530F84">
      <w:pPr>
        <w:pStyle w:val="footnote"/>
      </w:pPr>
      <w:r>
        <w:rPr>
          <w:rStyle w:val="FootnoteReference"/>
        </w:rPr>
        <w:footnoteRef/>
      </w:r>
      <w:r>
        <w:t xml:space="preserve"> [JS] Fr. Lazarus and Brenton interpolate “my enemy”</w:t>
      </w:r>
    </w:p>
  </w:footnote>
  <w:footnote w:id="49">
    <w:p w14:paraId="4AC07AFE" w14:textId="206B4893" w:rsidR="00B31899" w:rsidRPr="004A3E27" w:rsidRDefault="00B31899"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B31899" w:rsidRPr="004A3E27" w:rsidRDefault="00B31899" w:rsidP="00C06875">
      <w:pPr>
        <w:pStyle w:val="footnote"/>
      </w:pPr>
      <w:r w:rsidRPr="004A3E27">
        <w:rPr>
          <w:rStyle w:val="FootnoteReference"/>
        </w:rPr>
        <w:footnoteRef/>
      </w:r>
      <w:r w:rsidRPr="004A3E27">
        <w:t xml:space="preserve"> Empties fall (Ephes. 5:18).</w:t>
      </w:r>
    </w:p>
  </w:footnote>
  <w:footnote w:id="51">
    <w:p w14:paraId="5DDCA66E" w14:textId="77777777" w:rsidR="00B31899" w:rsidRPr="004A3E27" w:rsidRDefault="00B31899"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B31899" w:rsidRDefault="00B31899" w:rsidP="00741EF6">
      <w:pPr>
        <w:pStyle w:val="footnote"/>
      </w:pPr>
      <w:r>
        <w:rPr>
          <w:rStyle w:val="FootnoteReference"/>
        </w:rPr>
        <w:footnoteRef/>
      </w:r>
      <w:r>
        <w:t xml:space="preserve"> [JS] or “give thanks to”, or “thankfully confess the Lord with Praise”</w:t>
      </w:r>
    </w:p>
  </w:footnote>
  <w:footnote w:id="53">
    <w:p w14:paraId="74E99F4D" w14:textId="77777777" w:rsidR="00B31899" w:rsidRPr="004A3E27" w:rsidRDefault="00B31899"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B31899" w:rsidRPr="004A3E27" w:rsidRDefault="00B31899" w:rsidP="00C06875">
      <w:pPr>
        <w:pStyle w:val="footnote"/>
      </w:pPr>
      <w:r w:rsidRPr="004A3E27">
        <w:rPr>
          <w:rStyle w:val="FootnoteReference"/>
        </w:rPr>
        <w:footnoteRef/>
      </w:r>
      <w:r w:rsidRPr="004A3E27">
        <w:t xml:space="preserve"> Mt. 21:16.</w:t>
      </w:r>
    </w:p>
  </w:footnote>
  <w:footnote w:id="55">
    <w:p w14:paraId="263154A0" w14:textId="77777777" w:rsidR="00B31899" w:rsidRPr="004A3E27" w:rsidRDefault="00B31899"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B31899" w:rsidRPr="004A3E27" w:rsidRDefault="00B31899"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B31899" w:rsidRDefault="00B31899" w:rsidP="00741EF6">
      <w:pPr>
        <w:pStyle w:val="footnote"/>
      </w:pPr>
      <w:r>
        <w:rPr>
          <w:rStyle w:val="FootnoteReference"/>
        </w:rPr>
        <w:footnoteRef/>
      </w:r>
      <w:r>
        <w:t xml:space="preserve"> [JS] or “thank”, “I will thankfully confess You with praise”</w:t>
      </w:r>
    </w:p>
  </w:footnote>
  <w:footnote w:id="58">
    <w:p w14:paraId="4A64FA1B" w14:textId="245FE10B" w:rsidR="00B31899" w:rsidRDefault="00B31899" w:rsidP="005C7C41">
      <w:pPr>
        <w:pStyle w:val="footnote"/>
      </w:pPr>
      <w:r>
        <w:rPr>
          <w:rStyle w:val="FootnoteReference"/>
        </w:rPr>
        <w:footnoteRef/>
      </w:r>
      <w:r>
        <w:t xml:space="preserve"> [JS] Or, “I will confess You with thanksgiving”</w:t>
      </w:r>
    </w:p>
  </w:footnote>
  <w:footnote w:id="59">
    <w:p w14:paraId="70996BAC" w14:textId="67EDD120" w:rsidR="00B31899" w:rsidRDefault="00B31899" w:rsidP="00741EF6">
      <w:pPr>
        <w:pStyle w:val="footnote"/>
      </w:pPr>
      <w:r>
        <w:rPr>
          <w:rStyle w:val="FootnoteReference"/>
        </w:rPr>
        <w:footnoteRef/>
      </w:r>
      <w:r>
        <w:t xml:space="preserve"> [JS] literally, “from before Your face”</w:t>
      </w:r>
    </w:p>
  </w:footnote>
  <w:footnote w:id="60">
    <w:p w14:paraId="1EEFD7A1" w14:textId="55BF803F" w:rsidR="00B31899" w:rsidRPr="004A3E27" w:rsidRDefault="00B31899"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B31899" w:rsidRPr="004A3E27" w:rsidRDefault="00B31899"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B31899" w:rsidRPr="004A3E27" w:rsidRDefault="00B31899"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B31899" w:rsidRPr="004A3E27" w:rsidRDefault="00B31899"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B31899" w:rsidRDefault="00B31899" w:rsidP="00AF711D">
      <w:pPr>
        <w:pStyle w:val="footnote"/>
      </w:pPr>
      <w:r>
        <w:rPr>
          <w:rStyle w:val="FootnoteReference"/>
        </w:rPr>
        <w:footnoteRef/>
      </w:r>
      <w:r>
        <w:t xml:space="preserve"> [JS] literally, “arm”</w:t>
      </w:r>
    </w:p>
  </w:footnote>
  <w:footnote w:id="65">
    <w:p w14:paraId="4F5EE238" w14:textId="67FB8443" w:rsidR="00B31899" w:rsidRPr="004A3E27" w:rsidRDefault="00B31899"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B31899" w:rsidRPr="004A3E27" w:rsidRDefault="00B31899"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B31899" w:rsidRPr="004A3E27" w:rsidRDefault="00B31899"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08137300" w:rsidR="00B31899" w:rsidRDefault="00B31899"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69">
    <w:p w14:paraId="6D7546C6" w14:textId="173E810C" w:rsidR="00B31899" w:rsidRDefault="00B31899" w:rsidP="003F1DDB">
      <w:pPr>
        <w:pStyle w:val="footnote"/>
      </w:pPr>
      <w:r>
        <w:rPr>
          <w:rStyle w:val="FootnoteReference"/>
        </w:rPr>
        <w:footnoteRef/>
      </w:r>
      <w:r>
        <w:t xml:space="preserve"> [JS] from Fr. Athanasius</w:t>
      </w:r>
    </w:p>
  </w:footnote>
  <w:footnote w:id="70">
    <w:p w14:paraId="69DDC031" w14:textId="072B35A0" w:rsidR="00B31899" w:rsidRPr="004A3E27" w:rsidRDefault="00B31899"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B31899" w:rsidRPr="004A3E27" w:rsidRDefault="00B31899"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B31899" w:rsidRPr="004A3E27" w:rsidRDefault="00B31899"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B31899" w:rsidRPr="004A3E27" w:rsidRDefault="00B31899"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B31899" w:rsidRPr="004A3E27" w:rsidRDefault="00B31899"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B31899" w:rsidRPr="004A3E27" w:rsidRDefault="00B31899"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B31899" w:rsidRPr="004A3E27" w:rsidRDefault="00B31899"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B31899" w:rsidRPr="004A3E27" w:rsidRDefault="00B31899"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B31899" w:rsidRPr="004A3E27" w:rsidRDefault="00B31899"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B31899" w:rsidRDefault="00B31899" w:rsidP="00D47452">
      <w:pPr>
        <w:pStyle w:val="footnote"/>
      </w:pPr>
      <w:r>
        <w:rPr>
          <w:rStyle w:val="FootnoteReference"/>
        </w:rPr>
        <w:footnoteRef/>
      </w:r>
      <w:r>
        <w:t xml:space="preserve"> [JS] or “foundation”</w:t>
      </w:r>
    </w:p>
  </w:footnote>
  <w:footnote w:id="80">
    <w:p w14:paraId="3C5663F2" w14:textId="2A9D9C12" w:rsidR="00B31899" w:rsidRDefault="00B31899"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B31899" w:rsidRPr="004A3E27" w:rsidRDefault="00B31899"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B31899" w:rsidRPr="004A3E27" w:rsidRDefault="00B31899"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B31899" w:rsidRDefault="00B31899" w:rsidP="00D47452">
      <w:pPr>
        <w:pStyle w:val="footnote"/>
      </w:pPr>
      <w:r>
        <w:rPr>
          <w:rStyle w:val="FootnoteReference"/>
        </w:rPr>
        <w:footnoteRef/>
      </w:r>
      <w:r>
        <w:t xml:space="preserve"> [JS] literally, “then the sptrings of water were seen/appeared”</w:t>
      </w:r>
    </w:p>
  </w:footnote>
  <w:footnote w:id="84">
    <w:p w14:paraId="767519CF" w14:textId="3A0C4171" w:rsidR="00B31899" w:rsidRPr="004A3E27" w:rsidRDefault="00B31899"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B31899" w:rsidRPr="004A3E27" w:rsidRDefault="00B31899"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B31899" w:rsidRPr="004A3E27" w:rsidRDefault="00B31899"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B31899" w:rsidRPr="004A3E27" w:rsidRDefault="00B31899"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B31899" w:rsidRPr="004A3E27" w:rsidRDefault="00B31899"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B31899" w:rsidRDefault="00B31899" w:rsidP="006303CE">
      <w:pPr>
        <w:pStyle w:val="footnote"/>
      </w:pPr>
      <w:r>
        <w:rPr>
          <w:rStyle w:val="FootnoteReference"/>
        </w:rPr>
        <w:footnoteRef/>
      </w:r>
      <w:r>
        <w:t xml:space="preserve"> [JS] or “give thanks to You”, or “thankfully confess You with praise”</w:t>
      </w:r>
    </w:p>
  </w:footnote>
  <w:footnote w:id="90">
    <w:p w14:paraId="57A591AD" w14:textId="5B4F539E" w:rsidR="00B31899" w:rsidRPr="004A3E27" w:rsidRDefault="00B31899"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B31899" w:rsidRPr="004A3E27" w:rsidRDefault="00B31899"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B31899" w:rsidRDefault="00B31899" w:rsidP="00D019CA">
      <w:pPr>
        <w:pStyle w:val="footnote"/>
      </w:pPr>
      <w:r>
        <w:rPr>
          <w:rStyle w:val="FootnoteReference"/>
        </w:rPr>
        <w:footnoteRef/>
      </w:r>
      <w:r>
        <w:t xml:space="preserve"> [JS] lit. day to day</w:t>
      </w:r>
    </w:p>
  </w:footnote>
  <w:footnote w:id="93">
    <w:p w14:paraId="4D739E0B" w14:textId="0FB443F5" w:rsidR="00B31899" w:rsidRDefault="00B31899"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B31899" w:rsidRPr="004A3E27" w:rsidRDefault="00B31899" w:rsidP="00BD5BBE">
      <w:pPr>
        <w:pStyle w:val="footnote"/>
      </w:pPr>
      <w:r w:rsidRPr="004A3E27">
        <w:rPr>
          <w:rStyle w:val="FootnoteReference"/>
        </w:rPr>
        <w:footnoteRef/>
      </w:r>
      <w:r w:rsidRPr="004A3E27">
        <w:t xml:space="preserve"> Rom. 10:18.</w:t>
      </w:r>
    </w:p>
  </w:footnote>
  <w:footnote w:id="95">
    <w:p w14:paraId="774F183E" w14:textId="35452E5D" w:rsidR="00B31899" w:rsidRDefault="00B31899" w:rsidP="005E2409">
      <w:pPr>
        <w:pStyle w:val="footnote"/>
      </w:pPr>
      <w:r>
        <w:rPr>
          <w:rStyle w:val="FootnoteReference"/>
        </w:rPr>
        <w:footnoteRef/>
      </w:r>
      <w:r>
        <w:t xml:space="preserve"> [JS] Fr. Lazarus has “sanctuary”</w:t>
      </w:r>
    </w:p>
  </w:footnote>
  <w:footnote w:id="96">
    <w:p w14:paraId="28F942E6" w14:textId="353F357B" w:rsidR="00B31899" w:rsidRPr="004A3E27" w:rsidRDefault="00B31899"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B31899" w:rsidRDefault="00B31899" w:rsidP="005E2409">
      <w:pPr>
        <w:pStyle w:val="footnote"/>
      </w:pPr>
      <w:r>
        <w:rPr>
          <w:rStyle w:val="FootnoteReference"/>
        </w:rPr>
        <w:footnoteRef/>
      </w:r>
      <w:r>
        <w:t xml:space="preserve"> [JS] literally “giant”</w:t>
      </w:r>
    </w:p>
  </w:footnote>
  <w:footnote w:id="98">
    <w:p w14:paraId="4D5F61F1" w14:textId="397EFA8A" w:rsidR="00B31899" w:rsidRDefault="00B31899" w:rsidP="005E2409">
      <w:pPr>
        <w:pStyle w:val="footnote"/>
      </w:pPr>
      <w:r>
        <w:rPr>
          <w:rStyle w:val="FootnoteReference"/>
        </w:rPr>
        <w:footnoteRef/>
      </w:r>
      <w:r>
        <w:t xml:space="preserve"> [JS] or “it”</w:t>
      </w:r>
    </w:p>
  </w:footnote>
  <w:footnote w:id="99">
    <w:p w14:paraId="7D882E05" w14:textId="2F32DF97" w:rsidR="00B31899" w:rsidRPr="004A3E27" w:rsidRDefault="00B31899"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B31899" w:rsidRPr="004A3E27" w:rsidRDefault="00B31899"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B31899" w:rsidRPr="004A3E27" w:rsidRDefault="00B31899"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B31899" w:rsidRDefault="00B31899" w:rsidP="00223CB5">
      <w:pPr>
        <w:pStyle w:val="footnote"/>
      </w:pPr>
      <w:r>
        <w:rPr>
          <w:rStyle w:val="FootnoteReference"/>
        </w:rPr>
        <w:footnoteRef/>
      </w:r>
      <w:r>
        <w:t xml:space="preserve"> [JS] literally “holy place”.</w:t>
      </w:r>
    </w:p>
  </w:footnote>
  <w:footnote w:id="103">
    <w:p w14:paraId="383B4369" w14:textId="77D437E1" w:rsidR="00B31899" w:rsidRDefault="00B31899" w:rsidP="005A7201">
      <w:pPr>
        <w:pStyle w:val="footnote"/>
      </w:pPr>
      <w:r>
        <w:rPr>
          <w:rStyle w:val="FootnoteReference"/>
        </w:rPr>
        <w:footnoteRef/>
      </w:r>
      <w:r>
        <w:t xml:space="preserve"> Fr. Athanasius has “We will confess to You, O Lord in Thy salvation, and in the Name of our God we shall grow: </w:t>
      </w:r>
      <w:proofErr w:type="gramStart"/>
      <w:r>
        <w:t>the</w:t>
      </w:r>
      <w:proofErr w:type="gramEnd"/>
      <w:r>
        <w:t xml:space="preserve"> Lord will fulfil all your petitions.</w:t>
      </w:r>
    </w:p>
  </w:footnote>
  <w:footnote w:id="104">
    <w:p w14:paraId="18278CE8" w14:textId="798A67A6" w:rsidR="00B31899" w:rsidRPr="004A3E27" w:rsidRDefault="00B31899"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B31899" w:rsidRDefault="00B31899" w:rsidP="00A10A86">
      <w:pPr>
        <w:pStyle w:val="footnote"/>
      </w:pPr>
      <w:r>
        <w:rPr>
          <w:rStyle w:val="FootnoteReference"/>
        </w:rPr>
        <w:footnoteRef/>
      </w:r>
      <w:r>
        <w:t xml:space="preserve"> [JS] or “his glory is great by your salvation/deliverance”</w:t>
      </w:r>
    </w:p>
  </w:footnote>
  <w:footnote w:id="106">
    <w:p w14:paraId="40556A29" w14:textId="77777777" w:rsidR="00B31899" w:rsidRPr="004A3E27" w:rsidRDefault="00B31899"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B31899" w:rsidRPr="004A3E27" w:rsidRDefault="00B31899"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B31899" w:rsidRPr="004A3E27" w:rsidRDefault="00B31899"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B31899" w:rsidRPr="004A3E27" w:rsidRDefault="00B31899"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B31899" w:rsidRDefault="00B31899" w:rsidP="00614947">
      <w:pPr>
        <w:pStyle w:val="footnote"/>
      </w:pPr>
      <w:r>
        <w:rPr>
          <w:rStyle w:val="FootnoteReference"/>
        </w:rPr>
        <w:footnoteRef/>
      </w:r>
      <w:r>
        <w:t xml:space="preserve"> [JS] Fr. Lazarus has “dwell in the holy place”.</w:t>
      </w:r>
    </w:p>
  </w:footnote>
  <w:footnote w:id="111">
    <w:p w14:paraId="41CC497C" w14:textId="77777777" w:rsidR="00B31899" w:rsidRPr="004A3E27" w:rsidRDefault="00B31899" w:rsidP="00BD5BBE">
      <w:pPr>
        <w:pStyle w:val="footnote"/>
      </w:pPr>
      <w:r w:rsidRPr="004A3E27">
        <w:rPr>
          <w:rStyle w:val="FootnoteReference"/>
        </w:rPr>
        <w:footnoteRef/>
      </w:r>
      <w:r w:rsidRPr="004A3E27">
        <w:t xml:space="preserve"> Mt. 27:39,43; Wis. 2:12-20.</w:t>
      </w:r>
    </w:p>
  </w:footnote>
  <w:footnote w:id="112">
    <w:p w14:paraId="552BFC80" w14:textId="77777777" w:rsidR="00B31899" w:rsidRPr="004A3E27" w:rsidRDefault="00B31899" w:rsidP="00BD5BBE">
      <w:pPr>
        <w:pStyle w:val="footnote"/>
      </w:pPr>
      <w:r w:rsidRPr="004A3E27">
        <w:rPr>
          <w:rStyle w:val="FootnoteReference"/>
        </w:rPr>
        <w:footnoteRef/>
      </w:r>
      <w:r w:rsidRPr="004A3E27">
        <w:t xml:space="preserve"> Lam. 2:16; 3:46.</w:t>
      </w:r>
    </w:p>
  </w:footnote>
  <w:footnote w:id="113">
    <w:p w14:paraId="1382AE44" w14:textId="77777777" w:rsidR="00B31899" w:rsidRPr="004A3E27" w:rsidRDefault="00B31899" w:rsidP="00BD5BBE">
      <w:pPr>
        <w:pStyle w:val="footnote"/>
      </w:pPr>
      <w:r w:rsidRPr="004A3E27">
        <w:rPr>
          <w:rStyle w:val="FootnoteReference"/>
        </w:rPr>
        <w:footnoteRef/>
      </w:r>
      <w:r w:rsidRPr="004A3E27">
        <w:t xml:space="preserve"> Jn. 19:37.</w:t>
      </w:r>
    </w:p>
  </w:footnote>
  <w:footnote w:id="114">
    <w:p w14:paraId="17643289" w14:textId="77777777" w:rsidR="00B31899" w:rsidRPr="004A3E27" w:rsidRDefault="00B31899" w:rsidP="00BD5BBE">
      <w:pPr>
        <w:pStyle w:val="footnote"/>
      </w:pPr>
      <w:r w:rsidRPr="004A3E27">
        <w:rPr>
          <w:rStyle w:val="FootnoteReference"/>
        </w:rPr>
        <w:footnoteRef/>
      </w:r>
      <w:r w:rsidRPr="004A3E27">
        <w:t xml:space="preserve"> Jn. 19:24.</w:t>
      </w:r>
    </w:p>
  </w:footnote>
  <w:footnote w:id="115">
    <w:p w14:paraId="79F35E59" w14:textId="3AF86606" w:rsidR="00B31899" w:rsidRPr="004A3E27" w:rsidRDefault="00B31899"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B31899" w:rsidRDefault="00B31899" w:rsidP="00ED0D70">
      <w:pPr>
        <w:pStyle w:val="footnote"/>
      </w:pPr>
      <w:r>
        <w:rPr>
          <w:rStyle w:val="FootnoteReference"/>
        </w:rPr>
        <w:footnoteRef/>
      </w:r>
      <w:r>
        <w:t xml:space="preserve"> [JS]Others have “and my only-begotten from the hand of the dog.”</w:t>
      </w:r>
    </w:p>
  </w:footnote>
  <w:footnote w:id="117">
    <w:p w14:paraId="18C385E9" w14:textId="2415B4A3" w:rsidR="00B31899" w:rsidRDefault="00B31899" w:rsidP="00ED0D70">
      <w:pPr>
        <w:pStyle w:val="footnote"/>
      </w:pPr>
      <w:r>
        <w:rPr>
          <w:rStyle w:val="FootnoteReference"/>
        </w:rPr>
        <w:footnoteRef/>
      </w:r>
      <w:r>
        <w:t xml:space="preserve"> [JS] Fr. Lazarus has “the rhinoceros.”</w:t>
      </w:r>
    </w:p>
  </w:footnote>
  <w:footnote w:id="118">
    <w:p w14:paraId="08777F76" w14:textId="77777777" w:rsidR="00B31899" w:rsidRPr="004A3E27" w:rsidRDefault="00B31899" w:rsidP="00BD5BBE">
      <w:pPr>
        <w:pStyle w:val="footnote"/>
      </w:pPr>
      <w:r w:rsidRPr="004A3E27">
        <w:rPr>
          <w:rStyle w:val="FootnoteReference"/>
        </w:rPr>
        <w:footnoteRef/>
      </w:r>
      <w:r w:rsidRPr="004A3E27">
        <w:t xml:space="preserve"> Hebrews 2:12.</w:t>
      </w:r>
    </w:p>
  </w:footnote>
  <w:footnote w:id="119">
    <w:p w14:paraId="1C395EA2" w14:textId="6F37561F" w:rsidR="00B31899" w:rsidRDefault="00B31899" w:rsidP="000651AA">
      <w:pPr>
        <w:pStyle w:val="footnote"/>
      </w:pPr>
      <w:r>
        <w:rPr>
          <w:rStyle w:val="FootnoteReference"/>
        </w:rPr>
        <w:footnoteRef/>
      </w:r>
      <w:r>
        <w:t xml:space="preserve"> [JS] literally “all you seed of Jacob”</w:t>
      </w:r>
    </w:p>
  </w:footnote>
  <w:footnote w:id="120">
    <w:p w14:paraId="077193E5" w14:textId="6727B2C9" w:rsidR="00B31899" w:rsidRDefault="00B31899" w:rsidP="007A2D16">
      <w:pPr>
        <w:pStyle w:val="footnote"/>
      </w:pPr>
      <w:r>
        <w:rPr>
          <w:rStyle w:val="FootnoteReference"/>
        </w:rPr>
        <w:footnoteRef/>
      </w:r>
      <w:r>
        <w:t xml:space="preserve"> [JS] Congregation or assembly, not building.</w:t>
      </w:r>
    </w:p>
  </w:footnote>
  <w:footnote w:id="121">
    <w:p w14:paraId="332BD906" w14:textId="38FB3FF8" w:rsidR="00B31899" w:rsidRDefault="00B31899" w:rsidP="007A2D16">
      <w:pPr>
        <w:pStyle w:val="footnote"/>
      </w:pPr>
      <w:r>
        <w:rPr>
          <w:rStyle w:val="FootnoteReference"/>
        </w:rPr>
        <w:footnoteRef/>
      </w:r>
      <w:r>
        <w:t xml:space="preserve"> [JS] or “give thanks to”</w:t>
      </w:r>
    </w:p>
  </w:footnote>
  <w:footnote w:id="122">
    <w:p w14:paraId="5B6174F4" w14:textId="35F5BA44" w:rsidR="00B31899" w:rsidRDefault="00B31899" w:rsidP="000651AA">
      <w:pPr>
        <w:pStyle w:val="footnote"/>
      </w:pPr>
      <w:r>
        <w:rPr>
          <w:rStyle w:val="FootnoteReference"/>
        </w:rPr>
        <w:footnoteRef/>
      </w:r>
      <w:r>
        <w:t xml:space="preserve"> [JS] did obeisance, i.e. the physical act of bowing down.</w:t>
      </w:r>
    </w:p>
  </w:footnote>
  <w:footnote w:id="123">
    <w:p w14:paraId="6B61808C" w14:textId="77777777" w:rsidR="00B31899" w:rsidRPr="004A3E27" w:rsidRDefault="00B31899"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B31899" w:rsidRPr="004A3E27" w:rsidRDefault="00B31899" w:rsidP="00BD5BBE">
      <w:pPr>
        <w:pStyle w:val="footnote"/>
      </w:pPr>
      <w:r w:rsidRPr="004A3E27">
        <w:rPr>
          <w:rStyle w:val="FootnoteReference"/>
        </w:rPr>
        <w:footnoteRef/>
      </w:r>
      <w:r w:rsidRPr="004A3E27">
        <w:t xml:space="preserve"> Romans 3:24-26; John 17:4; 19:30.</w:t>
      </w:r>
    </w:p>
  </w:footnote>
  <w:footnote w:id="125">
    <w:p w14:paraId="47E5BE1D" w14:textId="6D6B1127" w:rsidR="00B31899" w:rsidRPr="004A3E27" w:rsidRDefault="00B31899"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B31899" w:rsidRPr="004A3E27" w:rsidRDefault="00B31899"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B31899" w:rsidRPr="004A3E27" w:rsidRDefault="00B31899"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B31899" w:rsidRPr="004A3E27" w:rsidRDefault="00B31899"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B31899" w:rsidRPr="004A3E27" w:rsidRDefault="00B31899" w:rsidP="00BD5BBE">
      <w:pPr>
        <w:pStyle w:val="footnote"/>
      </w:pPr>
      <w:r w:rsidRPr="004A3E27">
        <w:rPr>
          <w:rStyle w:val="FootnoteReference"/>
        </w:rPr>
        <w:footnoteRef/>
      </w:r>
      <w:r w:rsidRPr="004A3E27">
        <w:t xml:space="preserve"> Is. 2:2; Dan. 2:35; 1 Cor. 10:4.</w:t>
      </w:r>
    </w:p>
  </w:footnote>
  <w:footnote w:id="130">
    <w:p w14:paraId="51F7905C" w14:textId="09ECCFBD" w:rsidR="00B31899" w:rsidRPr="004A3E27" w:rsidRDefault="00B31899"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B31899" w:rsidRDefault="00B31899" w:rsidP="005A5E13">
      <w:pPr>
        <w:pStyle w:val="footnote"/>
      </w:pPr>
      <w:r>
        <w:rPr>
          <w:rStyle w:val="FootnoteReference"/>
        </w:rPr>
        <w:footnoteRef/>
      </w:r>
      <w:r>
        <w:t xml:space="preserve"> [JS] literally: “because they are from of old”.</w:t>
      </w:r>
    </w:p>
  </w:footnote>
  <w:footnote w:id="132">
    <w:p w14:paraId="78816607" w14:textId="60AD0FEA" w:rsidR="00B31899" w:rsidRDefault="00B31899" w:rsidP="00055722">
      <w:pPr>
        <w:pStyle w:val="footnote"/>
      </w:pPr>
      <w:r>
        <w:rPr>
          <w:rStyle w:val="FootnoteReference"/>
        </w:rPr>
        <w:footnoteRef/>
      </w:r>
      <w:r>
        <w:t xml:space="preserve"> [JS] literally, “so He sets a law for those who sin in the way.”</w:t>
      </w:r>
    </w:p>
  </w:footnote>
  <w:footnote w:id="133">
    <w:p w14:paraId="2169EE05" w14:textId="77777777" w:rsidR="00B31899" w:rsidRPr="004A3E27" w:rsidRDefault="00B31899"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B31899" w:rsidRPr="004A3E27" w:rsidRDefault="00B31899"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B31899" w:rsidRDefault="00B31899" w:rsidP="00055722">
      <w:pPr>
        <w:pStyle w:val="footnote"/>
      </w:pPr>
      <w:r>
        <w:rPr>
          <w:rStyle w:val="FootnoteReference"/>
        </w:rPr>
        <w:footnoteRef/>
      </w:r>
      <w:r>
        <w:t xml:space="preserve"> [JS] NETS and Fr. Athanasius have “You will”</w:t>
      </w:r>
    </w:p>
  </w:footnote>
  <w:footnote w:id="136">
    <w:p w14:paraId="71590F21" w14:textId="77777777" w:rsidR="00B31899" w:rsidRPr="004A3E27" w:rsidRDefault="00B31899"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B31899" w:rsidRDefault="00B31899" w:rsidP="003B7D97">
      <w:pPr>
        <w:pStyle w:val="footnote"/>
      </w:pPr>
      <w:r>
        <w:rPr>
          <w:rStyle w:val="FootnoteReference"/>
        </w:rPr>
        <w:footnoteRef/>
      </w:r>
      <w:r>
        <w:t xml:space="preserve"> Present in Fr. Athanasius and OSB.</w:t>
      </w:r>
    </w:p>
  </w:footnote>
  <w:footnote w:id="138">
    <w:p w14:paraId="00A665CB" w14:textId="42EDEB47" w:rsidR="00B31899" w:rsidRPr="004A3E27" w:rsidRDefault="00B31899"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B31899" w:rsidRDefault="00B31899"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B31899" w:rsidRPr="004A3E27" w:rsidRDefault="00B31899"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B31899" w:rsidRPr="004A3E27" w:rsidRDefault="00B31899"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B31899" w:rsidRPr="004A3E27" w:rsidRDefault="00B31899"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B31899" w:rsidRDefault="00B31899" w:rsidP="00550F3A">
      <w:pPr>
        <w:pStyle w:val="footnote"/>
      </w:pPr>
      <w:r>
        <w:rPr>
          <w:rStyle w:val="FootnoteReference"/>
        </w:rPr>
        <w:footnoteRef/>
      </w:r>
      <w:r>
        <w:t xml:space="preserve"> [JS] literally, “place”</w:t>
      </w:r>
    </w:p>
  </w:footnote>
  <w:footnote w:id="144">
    <w:p w14:paraId="2B8FEA02" w14:textId="77777777" w:rsidR="00B31899" w:rsidRPr="004A3E27" w:rsidRDefault="00B31899"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B31899" w:rsidRPr="004A3E27" w:rsidRDefault="00B31899"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B31899" w:rsidRPr="004A3E27" w:rsidRDefault="00B31899"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B31899" w:rsidRPr="004A3E27" w:rsidRDefault="00B31899" w:rsidP="00BD5BBE">
      <w:pPr>
        <w:pStyle w:val="footnote"/>
      </w:pPr>
      <w:r w:rsidRPr="004A3E27">
        <w:tab/>
        <w:t>‘No sweeter fragrance than to follow Christ,</w:t>
      </w:r>
    </w:p>
    <w:p w14:paraId="506149C0" w14:textId="77777777" w:rsidR="00B31899" w:rsidRPr="004A3E27" w:rsidRDefault="00B31899" w:rsidP="00BD5BBE">
      <w:pPr>
        <w:pStyle w:val="footnote"/>
      </w:pPr>
      <w:r w:rsidRPr="004A3E27">
        <w:tab/>
        <w:t>when man makes offerings of a holy life,</w:t>
      </w:r>
    </w:p>
    <w:p w14:paraId="3F57220B" w14:textId="77777777" w:rsidR="00B31899" w:rsidRPr="004A3E27" w:rsidRDefault="00B31899" w:rsidP="00BD5BBE">
      <w:pPr>
        <w:pStyle w:val="footnote"/>
      </w:pPr>
      <w:r w:rsidRPr="004A3E27">
        <w:tab/>
        <w:t>and offers golden deeds in sacrifice’ (St. Prosper).</w:t>
      </w:r>
    </w:p>
  </w:footnote>
  <w:footnote w:id="147">
    <w:p w14:paraId="0CC1CAEE" w14:textId="1E5BC75B" w:rsidR="00B31899" w:rsidRPr="004A3E27" w:rsidRDefault="00B31899"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B31899" w:rsidRPr="004A3E27" w:rsidRDefault="00B31899"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B31899" w:rsidRDefault="00B31899" w:rsidP="005922FD">
      <w:pPr>
        <w:pStyle w:val="footnote"/>
      </w:pPr>
      <w:r>
        <w:rPr>
          <w:rStyle w:val="FootnoteReference"/>
        </w:rPr>
        <w:footnoteRef/>
      </w:r>
      <w:r>
        <w:t xml:space="preserve"> [JS] confess: or “give thanks to”, or “thankfully confess”</w:t>
      </w:r>
    </w:p>
  </w:footnote>
  <w:footnote w:id="150">
    <w:p w14:paraId="73C943A7" w14:textId="0F5D3F1A" w:rsidR="00B31899" w:rsidRPr="004A3E27" w:rsidRDefault="00B31899"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B31899" w:rsidRDefault="00B31899" w:rsidP="008A40DF">
      <w:pPr>
        <w:pStyle w:val="footnote"/>
      </w:pPr>
      <w:r>
        <w:rPr>
          <w:rStyle w:val="FootnoteReference"/>
        </w:rPr>
        <w:footnoteRef/>
      </w:r>
      <w:r>
        <w:t xml:space="preserve"> [JS] “do obeisance”, i.e. a physical act.</w:t>
      </w:r>
    </w:p>
  </w:footnote>
  <w:footnote w:id="152">
    <w:p w14:paraId="0B35546F" w14:textId="519CF713" w:rsidR="00B31899" w:rsidRPr="004A3E27" w:rsidRDefault="00B31899"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B31899" w:rsidRPr="004A3E27" w:rsidRDefault="00B31899"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B31899" w:rsidRPr="004A3E27" w:rsidRDefault="00B31899"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B31899" w:rsidRPr="004A3E27" w:rsidRDefault="00B31899"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B31899" w:rsidRPr="004A3E27" w:rsidRDefault="00B31899"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B31899" w:rsidRPr="004A3E27" w:rsidRDefault="00B31899"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B31899" w:rsidRDefault="00B31899" w:rsidP="00643BB8">
      <w:pPr>
        <w:pStyle w:val="footnote"/>
      </w:pPr>
      <w:r>
        <w:rPr>
          <w:rStyle w:val="FootnoteReference"/>
        </w:rPr>
        <w:footnoteRef/>
      </w:r>
      <w:r>
        <w:t xml:space="preserve"> [JS] or “give thanks to You”, or “thankfully confess You with praise”</w:t>
      </w:r>
    </w:p>
  </w:footnote>
  <w:footnote w:id="159">
    <w:p w14:paraId="5ADD520F" w14:textId="77777777" w:rsidR="00B31899" w:rsidRPr="004A3E27" w:rsidRDefault="00B31899"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B31899" w:rsidRPr="004A3E27" w:rsidRDefault="00B31899" w:rsidP="00BD5BBE">
      <w:pPr>
        <w:pStyle w:val="footnote"/>
      </w:pPr>
      <w:r w:rsidRPr="004A3E27">
        <w:rPr>
          <w:rStyle w:val="FootnoteReference"/>
        </w:rPr>
        <w:footnoteRef/>
      </w:r>
      <w:r w:rsidRPr="004A3E27">
        <w:t xml:space="preserve"> Luke 23:46.</w:t>
      </w:r>
    </w:p>
  </w:footnote>
  <w:footnote w:id="161">
    <w:p w14:paraId="1A1A8E3A" w14:textId="6D5B65DB" w:rsidR="00B31899" w:rsidRPr="004A3E27" w:rsidRDefault="00B31899"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B31899" w:rsidRPr="004A3E27" w:rsidRDefault="00B31899"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B31899" w:rsidRDefault="00B31899"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64">
    <w:p w14:paraId="2DD87738" w14:textId="77777777" w:rsidR="00B31899" w:rsidRPr="004A3E27" w:rsidRDefault="00B31899"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B31899" w:rsidRDefault="00B31899" w:rsidP="00E87C17">
      <w:pPr>
        <w:pStyle w:val="footnote"/>
      </w:pPr>
      <w:r>
        <w:rPr>
          <w:rStyle w:val="FootnoteReference"/>
        </w:rPr>
        <w:footnoteRef/>
      </w:r>
      <w:r>
        <w:t xml:space="preserve"> [JS] or “seeks out”</w:t>
      </w:r>
    </w:p>
  </w:footnote>
  <w:footnote w:id="166">
    <w:p w14:paraId="33F185A4" w14:textId="47E8B164" w:rsidR="00B31899" w:rsidRDefault="00B31899"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w:t>
      </w:r>
    </w:p>
  </w:footnote>
  <w:footnote w:id="167">
    <w:p w14:paraId="64625F8E" w14:textId="77777777" w:rsidR="00B31899" w:rsidRPr="004A3E27" w:rsidRDefault="00B31899"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8">
    <w:p w14:paraId="2CF8BDFA" w14:textId="519D5556" w:rsidR="00B31899" w:rsidRPr="004A3E27" w:rsidRDefault="00B31899"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9">
    <w:p w14:paraId="5D9CEF2B" w14:textId="77777777" w:rsidR="00B31899" w:rsidRPr="004A3E27" w:rsidRDefault="00B31899"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0">
    <w:p w14:paraId="6173F75B" w14:textId="6720A6F1" w:rsidR="00B31899" w:rsidRDefault="00B31899" w:rsidP="00E87C17">
      <w:pPr>
        <w:pStyle w:val="footnote"/>
      </w:pPr>
      <w:r>
        <w:rPr>
          <w:rStyle w:val="FootnoteReference"/>
        </w:rPr>
        <w:footnoteRef/>
      </w:r>
      <w:r>
        <w:t xml:space="preserve"> [JS] or, “boast”</w:t>
      </w:r>
    </w:p>
  </w:footnote>
  <w:footnote w:id="171">
    <w:p w14:paraId="68902C2B" w14:textId="77777777" w:rsidR="00B31899" w:rsidRPr="004A3E27" w:rsidRDefault="00B31899" w:rsidP="00BD5BBE">
      <w:pPr>
        <w:pStyle w:val="footnote"/>
      </w:pPr>
      <w:r w:rsidRPr="004A3E27">
        <w:rPr>
          <w:rStyle w:val="FootnoteReference"/>
        </w:rPr>
        <w:footnoteRef/>
      </w:r>
      <w:r w:rsidRPr="004A3E27">
        <w:t xml:space="preserve"> Man is made for happiness, fruit of grace, forgiveness, right relations, holiness.</w:t>
      </w:r>
    </w:p>
  </w:footnote>
  <w:footnote w:id="172">
    <w:p w14:paraId="556A07DE" w14:textId="42C5306E" w:rsidR="00B31899" w:rsidRDefault="00B31899" w:rsidP="00E87C17">
      <w:pPr>
        <w:pStyle w:val="footnote"/>
      </w:pPr>
      <w:r>
        <w:rPr>
          <w:rStyle w:val="FootnoteReference"/>
        </w:rPr>
        <w:footnoteRef/>
      </w:r>
      <w:r>
        <w:t xml:space="preserve"> [JS] or “give thanks to”, or “thankfully confess the Lord with praise with the lyre”</w:t>
      </w:r>
    </w:p>
  </w:footnote>
  <w:footnote w:id="173">
    <w:p w14:paraId="2DE8E71A" w14:textId="43288821" w:rsidR="00B31899" w:rsidRDefault="00B31899" w:rsidP="00643986">
      <w:pPr>
        <w:pStyle w:val="footnote"/>
      </w:pPr>
      <w:r>
        <w:rPr>
          <w:rStyle w:val="FootnoteReference"/>
        </w:rPr>
        <w:footnoteRef/>
      </w:r>
      <w:r>
        <w:t xml:space="preserve"> [JS] or “Confess the Lord with the harp.</w:t>
      </w:r>
    </w:p>
  </w:footnote>
  <w:footnote w:id="174">
    <w:p w14:paraId="7DFB6EDE" w14:textId="2BE29A55" w:rsidR="00B31899" w:rsidRPr="004A3E27" w:rsidRDefault="00B31899"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5">
    <w:p w14:paraId="31D94784" w14:textId="1209EEE8" w:rsidR="00B31899" w:rsidRPr="004A3E27" w:rsidRDefault="00B31899"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6">
    <w:p w14:paraId="77995902" w14:textId="77777777" w:rsidR="00B31899" w:rsidRPr="004A3E27" w:rsidRDefault="00B31899" w:rsidP="00BD5BBE">
      <w:pPr>
        <w:pStyle w:val="footnote"/>
      </w:pPr>
      <w:r w:rsidRPr="004A3E27">
        <w:rPr>
          <w:rStyle w:val="FootnoteReference"/>
        </w:rPr>
        <w:footnoteRef/>
      </w:r>
      <w:r w:rsidRPr="004A3E27">
        <w:t xml:space="preserve"> Naturally and spiritually (Jn. 3:3-6).</w:t>
      </w:r>
    </w:p>
  </w:footnote>
  <w:footnote w:id="177">
    <w:p w14:paraId="21961A60" w14:textId="0C801544" w:rsidR="00B31899" w:rsidRDefault="00B31899" w:rsidP="002C27B3">
      <w:pPr>
        <w:pStyle w:val="footnote"/>
      </w:pPr>
      <w:r>
        <w:rPr>
          <w:rStyle w:val="FootnoteReference"/>
        </w:rPr>
        <w:footnoteRef/>
      </w:r>
      <w:r>
        <w:t xml:space="preserve"> [JS] Fr. Lazarus has “plans”</w:t>
      </w:r>
    </w:p>
  </w:footnote>
  <w:footnote w:id="178">
    <w:p w14:paraId="13FB143C" w14:textId="0A8A9BB8" w:rsidR="00B31899" w:rsidRDefault="00B31899" w:rsidP="00831460">
      <w:pPr>
        <w:pStyle w:val="footnote"/>
      </w:pPr>
      <w:r>
        <w:rPr>
          <w:rStyle w:val="FootnoteReference"/>
        </w:rPr>
        <w:footnoteRef/>
      </w:r>
      <w:r>
        <w:t xml:space="preserve"> [JS] or “fashioned”</w:t>
      </w:r>
    </w:p>
  </w:footnote>
  <w:footnote w:id="179">
    <w:p w14:paraId="1CA3C8B8" w14:textId="7384D6BF" w:rsidR="00B31899" w:rsidRDefault="00B31899" w:rsidP="00366380">
      <w:pPr>
        <w:pStyle w:val="footnote"/>
      </w:pPr>
      <w:r>
        <w:rPr>
          <w:rStyle w:val="FootnoteReference"/>
        </w:rPr>
        <w:footnoteRef/>
      </w:r>
      <w:r>
        <w:t xml:space="preserve"> Fr. Athanasius has “My soul shall make her boast in the Lord”</w:t>
      </w:r>
    </w:p>
  </w:footnote>
  <w:footnote w:id="180">
    <w:p w14:paraId="50F89B8F" w14:textId="77777777" w:rsidR="00B31899" w:rsidRPr="004A3E27" w:rsidRDefault="00B31899"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1">
    <w:p w14:paraId="6C74A446" w14:textId="6A369907" w:rsidR="00B31899" w:rsidRPr="004A3E27" w:rsidRDefault="00B31899" w:rsidP="00BD5BBE">
      <w:pPr>
        <w:pStyle w:val="footnote"/>
      </w:pPr>
      <w:r w:rsidRPr="004A3E27">
        <w:rPr>
          <w:rStyle w:val="FootnoteReference"/>
        </w:rPr>
        <w:footnoteRef/>
      </w:r>
      <w:r w:rsidRPr="004A3E27">
        <w:t xml:space="preserve"> ‘The land of the living.’</w:t>
      </w:r>
      <w:r>
        <w:t xml:space="preserve"> [JS] Others have “earth”</w:t>
      </w:r>
    </w:p>
  </w:footnote>
  <w:footnote w:id="182">
    <w:p w14:paraId="2D88893B" w14:textId="5E64FA88" w:rsidR="00B31899" w:rsidRDefault="00B31899" w:rsidP="00E42174">
      <w:pPr>
        <w:pStyle w:val="footnote"/>
      </w:pPr>
      <w:r>
        <w:rPr>
          <w:rStyle w:val="FootnoteReference"/>
        </w:rPr>
        <w:footnoteRef/>
      </w:r>
      <w:r>
        <w:t xml:space="preserve"> [JS] or “contrite in heart”</w:t>
      </w:r>
    </w:p>
  </w:footnote>
  <w:footnote w:id="183">
    <w:p w14:paraId="7E58A13C" w14:textId="1AC06A85" w:rsidR="00B31899" w:rsidRDefault="00B31899" w:rsidP="00F803AB">
      <w:pPr>
        <w:pStyle w:val="footnote"/>
      </w:pPr>
      <w:r>
        <w:rPr>
          <w:rStyle w:val="FootnoteReference"/>
        </w:rPr>
        <w:footnoteRef/>
      </w:r>
      <w:r>
        <w:t xml:space="preserve"> [JS] Coptic has “eat their hearts”, which Fr. Athanasius renders, “regret”</w:t>
      </w:r>
    </w:p>
  </w:footnote>
  <w:footnote w:id="184">
    <w:p w14:paraId="54D93979" w14:textId="34E7EB30" w:rsidR="00B31899" w:rsidRDefault="00B31899" w:rsidP="00F803AB">
      <w:pPr>
        <w:pStyle w:val="footnote"/>
      </w:pPr>
      <w:r>
        <w:rPr>
          <w:rStyle w:val="FootnoteReference"/>
        </w:rPr>
        <w:footnoteRef/>
      </w:r>
      <w:r>
        <w:t xml:space="preserve"> [JS] or regret.</w:t>
      </w:r>
    </w:p>
  </w:footnote>
  <w:footnote w:id="185">
    <w:p w14:paraId="51CEFDC6" w14:textId="77777777" w:rsidR="00B31899" w:rsidRPr="004A3E27" w:rsidRDefault="00B31899"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6">
    <w:p w14:paraId="703EC24D" w14:textId="0A8D7841" w:rsidR="00B31899" w:rsidRDefault="00B31899" w:rsidP="00442FE7">
      <w:pPr>
        <w:pStyle w:val="footnote"/>
      </w:pPr>
      <w:r>
        <w:rPr>
          <w:rStyle w:val="FootnoteReference"/>
        </w:rPr>
        <w:footnoteRef/>
      </w:r>
      <w:r>
        <w:t xml:space="preserve"> [JS] literally “and my soul with barrenness/childlessness.”</w:t>
      </w:r>
    </w:p>
  </w:footnote>
  <w:footnote w:id="187">
    <w:p w14:paraId="0CEA87F3" w14:textId="77777777" w:rsidR="00B31899" w:rsidRPr="004A3E27" w:rsidRDefault="00B31899" w:rsidP="00BD5BBE">
      <w:pPr>
        <w:pStyle w:val="footnote"/>
      </w:pPr>
      <w:r w:rsidRPr="004A3E27">
        <w:rPr>
          <w:rStyle w:val="FootnoteReference"/>
        </w:rPr>
        <w:footnoteRef/>
      </w:r>
      <w:r w:rsidRPr="004A3E27">
        <w:t xml:space="preserve"> John 19:1; Mt. 27:26.</w:t>
      </w:r>
    </w:p>
  </w:footnote>
  <w:footnote w:id="188">
    <w:p w14:paraId="1C6E21CA" w14:textId="4A1BFD04" w:rsidR="00B31899" w:rsidRPr="004A3E27" w:rsidRDefault="00B31899" w:rsidP="00BD5BBE">
      <w:pPr>
        <w:pStyle w:val="footnote"/>
      </w:pPr>
      <w:r w:rsidRPr="004A3E27">
        <w:rPr>
          <w:rStyle w:val="FootnoteReference"/>
        </w:rPr>
        <w:footnoteRef/>
      </w:r>
      <w:r w:rsidRPr="004A3E27">
        <w:t xml:space="preserve"> </w:t>
      </w:r>
      <w:r>
        <w:t>cf</w:t>
      </w:r>
      <w:r w:rsidRPr="004A3E27">
        <w:t>. Psalm 21:21.</w:t>
      </w:r>
    </w:p>
  </w:footnote>
  <w:footnote w:id="189">
    <w:p w14:paraId="7BC55212" w14:textId="5213FE4B" w:rsidR="00B31899" w:rsidRDefault="00B31899" w:rsidP="004E0429">
      <w:pPr>
        <w:pStyle w:val="footnote"/>
      </w:pPr>
      <w:r>
        <w:rPr>
          <w:rStyle w:val="FootnoteReference"/>
        </w:rPr>
        <w:footnoteRef/>
      </w:r>
      <w:r>
        <w:t xml:space="preserve"> [JS] or “give thanks to You,” or “thankfully confess You with praise in the great Church”</w:t>
      </w:r>
    </w:p>
  </w:footnote>
  <w:footnote w:id="190">
    <w:p w14:paraId="5E06AF48" w14:textId="4CED25A0" w:rsidR="00B31899" w:rsidRDefault="00B31899" w:rsidP="00E14083">
      <w:pPr>
        <w:pStyle w:val="footnote"/>
      </w:pPr>
      <w:r>
        <w:rPr>
          <w:rStyle w:val="FootnoteReference"/>
        </w:rPr>
        <w:footnoteRef/>
      </w:r>
      <w:r>
        <w:t xml:space="preserve"> [JS] [] found in Coptic</w:t>
      </w:r>
    </w:p>
  </w:footnote>
  <w:footnote w:id="191">
    <w:p w14:paraId="4812F1D0" w14:textId="6C4603E2" w:rsidR="00B31899" w:rsidRPr="004A3E27" w:rsidRDefault="00B31899" w:rsidP="00BD5BBE">
      <w:pPr>
        <w:pStyle w:val="footnote"/>
      </w:pPr>
      <w:r w:rsidRPr="004A3E27">
        <w:rPr>
          <w:rStyle w:val="FootnoteReference"/>
        </w:rPr>
        <w:footnoteRef/>
      </w:r>
      <w:r w:rsidRPr="004A3E27">
        <w:t xml:space="preserve"> </w:t>
      </w:r>
      <w:r>
        <w:t>cf</w:t>
      </w:r>
      <w:r w:rsidRPr="004A3E27">
        <w:t>. John 15:25.</w:t>
      </w:r>
    </w:p>
  </w:footnote>
  <w:footnote w:id="192">
    <w:p w14:paraId="2072EB12" w14:textId="0F03BC61" w:rsidR="00B31899" w:rsidRDefault="00B31899" w:rsidP="004E0429">
      <w:pPr>
        <w:pStyle w:val="footnote"/>
      </w:pPr>
      <w:r>
        <w:rPr>
          <w:rStyle w:val="FootnoteReference"/>
        </w:rPr>
        <w:footnoteRef/>
      </w:r>
      <w:r>
        <w:t xml:space="preserve"> [JS] or “Aha! Aha!” Or “Well done! Well done!”</w:t>
      </w:r>
    </w:p>
  </w:footnote>
  <w:footnote w:id="193">
    <w:p w14:paraId="55852630" w14:textId="7161891F" w:rsidR="00B31899" w:rsidRDefault="00B31899" w:rsidP="004D4897">
      <w:pPr>
        <w:pStyle w:val="footnote"/>
      </w:pPr>
      <w:r>
        <w:rPr>
          <w:rStyle w:val="FootnoteReference"/>
        </w:rPr>
        <w:footnoteRef/>
      </w:r>
      <w:r>
        <w:t xml:space="preserve"> [JS] others have “righteousness”. NETS has “vindication”.</w:t>
      </w:r>
    </w:p>
  </w:footnote>
  <w:footnote w:id="194">
    <w:p w14:paraId="5AE758E3" w14:textId="591B2CD9" w:rsidR="00B31899" w:rsidRDefault="00B31899" w:rsidP="004E0429">
      <w:pPr>
        <w:pStyle w:val="footnote"/>
      </w:pPr>
      <w:r>
        <w:rPr>
          <w:rStyle w:val="FootnoteReference"/>
        </w:rPr>
        <w:footnoteRef/>
      </w:r>
      <w:r>
        <w:t xml:space="preserve"> [JS] Fr. Lazarus has, “towering mountains”</w:t>
      </w:r>
    </w:p>
  </w:footnote>
  <w:footnote w:id="195">
    <w:p w14:paraId="6484AC83" w14:textId="6D53CC8C" w:rsidR="00B31899" w:rsidRPr="004A3E27" w:rsidRDefault="00B31899" w:rsidP="00BD5BBE">
      <w:pPr>
        <w:pStyle w:val="footnote"/>
      </w:pPr>
      <w:r w:rsidRPr="004A3E27">
        <w:rPr>
          <w:rStyle w:val="FootnoteReference"/>
        </w:rPr>
        <w:footnoteRef/>
      </w:r>
      <w:r w:rsidRPr="004A3E27">
        <w:t xml:space="preserve"> </w:t>
      </w:r>
      <w:r>
        <w:t>cf</w:t>
      </w:r>
      <w:r w:rsidRPr="004A3E27">
        <w:t>. Psalm 109:7.</w:t>
      </w:r>
    </w:p>
  </w:footnote>
  <w:footnote w:id="196">
    <w:p w14:paraId="4449FD0E" w14:textId="7B6566B0" w:rsidR="00B31899" w:rsidRDefault="00B31899" w:rsidP="00090695">
      <w:pPr>
        <w:pStyle w:val="footnote"/>
      </w:pPr>
      <w:r>
        <w:rPr>
          <w:rStyle w:val="FootnoteReference"/>
        </w:rPr>
        <w:footnoteRef/>
      </w:r>
      <w:r>
        <w:t xml:space="preserve"> [JS] OSB has “many waters”</w:t>
      </w:r>
    </w:p>
  </w:footnote>
  <w:footnote w:id="197">
    <w:p w14:paraId="50DAFDF2" w14:textId="77777777" w:rsidR="00B31899" w:rsidRPr="004A3E27" w:rsidRDefault="00B31899"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8">
    <w:p w14:paraId="7C4D1D61" w14:textId="77777777" w:rsidR="00B31899" w:rsidRPr="004A3E27" w:rsidRDefault="00B31899" w:rsidP="00BD5BBE">
      <w:pPr>
        <w:pStyle w:val="footnote"/>
      </w:pPr>
      <w:r w:rsidRPr="004A3E27">
        <w:rPr>
          <w:rStyle w:val="FootnoteReference"/>
        </w:rPr>
        <w:footnoteRef/>
      </w:r>
      <w:r w:rsidRPr="004A3E27">
        <w:t xml:space="preserve"> ‘The Prophet asks to be free from passion’ (St. Athanasius).</w:t>
      </w:r>
    </w:p>
  </w:footnote>
  <w:footnote w:id="199">
    <w:p w14:paraId="356D04BB" w14:textId="77777777" w:rsidR="00B31899" w:rsidRPr="004A3E27" w:rsidRDefault="00B31899" w:rsidP="00BD5BBE">
      <w:pPr>
        <w:pStyle w:val="footnote"/>
      </w:pPr>
      <w:r w:rsidRPr="004A3E27">
        <w:rPr>
          <w:rStyle w:val="FootnoteReference"/>
        </w:rPr>
        <w:footnoteRef/>
      </w:r>
      <w:r w:rsidRPr="004A3E27">
        <w:t xml:space="preserve"> Prov. 24:19.</w:t>
      </w:r>
    </w:p>
  </w:footnote>
  <w:footnote w:id="200">
    <w:p w14:paraId="325B4264" w14:textId="77777777" w:rsidR="00B31899" w:rsidRPr="004A3E27" w:rsidRDefault="00B31899"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1">
    <w:p w14:paraId="720EC29A" w14:textId="0B7E8B17" w:rsidR="00B31899" w:rsidRPr="004A3E27" w:rsidRDefault="00B31899"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2">
    <w:p w14:paraId="3B4C8AB4" w14:textId="77777777" w:rsidR="00B31899" w:rsidRPr="004A3E27" w:rsidRDefault="00B31899"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3">
    <w:p w14:paraId="6BB4D62E" w14:textId="6D468D83" w:rsidR="00B31899" w:rsidRDefault="00B31899" w:rsidP="00402CB0">
      <w:pPr>
        <w:pStyle w:val="footnote"/>
      </w:pPr>
      <w:r>
        <w:rPr>
          <w:rStyle w:val="FootnoteReference"/>
        </w:rPr>
        <w:footnoteRef/>
      </w:r>
      <w:r>
        <w:t xml:space="preserve"> [JS] or “judgment”</w:t>
      </w:r>
    </w:p>
  </w:footnote>
  <w:footnote w:id="204">
    <w:p w14:paraId="0271DF81" w14:textId="5DFB25DB" w:rsidR="00B31899" w:rsidRPr="004A3E27" w:rsidRDefault="00B31899"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5">
    <w:p w14:paraId="20ECCFFC" w14:textId="001E9B2E" w:rsidR="00B31899" w:rsidRDefault="00B31899" w:rsidP="00402CB0">
      <w:pPr>
        <w:pStyle w:val="footnote"/>
      </w:pPr>
      <w:r>
        <w:rPr>
          <w:rStyle w:val="FootnoteReference"/>
        </w:rPr>
        <w:footnoteRef/>
      </w:r>
      <w:r>
        <w:t xml:space="preserve"> [JS] or “fret”</w:t>
      </w:r>
    </w:p>
  </w:footnote>
  <w:footnote w:id="206">
    <w:p w14:paraId="0F35B29D" w14:textId="57DF774F" w:rsidR="00B31899" w:rsidRDefault="00B31899" w:rsidP="00414006">
      <w:pPr>
        <w:pStyle w:val="footnote"/>
      </w:pPr>
      <w:r>
        <w:rPr>
          <w:rStyle w:val="FootnoteReference"/>
        </w:rPr>
        <w:footnoteRef/>
      </w:r>
      <w:r>
        <w:t xml:space="preserve"> [JS] or “land”</w:t>
      </w:r>
    </w:p>
  </w:footnote>
  <w:footnote w:id="207">
    <w:p w14:paraId="65980F9C" w14:textId="79143A5A" w:rsidR="00B31899" w:rsidRPr="004A3E27" w:rsidRDefault="00B31899"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8">
    <w:p w14:paraId="159BB2E9" w14:textId="77777777" w:rsidR="00B31899" w:rsidRPr="004A3E27" w:rsidRDefault="00B31899"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9">
    <w:p w14:paraId="031AB7AD" w14:textId="155ED80A" w:rsidR="00B31899" w:rsidRDefault="00B31899" w:rsidP="00090695">
      <w:pPr>
        <w:pStyle w:val="footnote"/>
      </w:pPr>
      <w:r>
        <w:rPr>
          <w:rStyle w:val="FootnoteReference"/>
        </w:rPr>
        <w:footnoteRef/>
      </w:r>
      <w:r>
        <w:t xml:space="preserve"> [JS] literally, “seed”, here and throughout</w:t>
      </w:r>
    </w:p>
  </w:footnote>
  <w:footnote w:id="210">
    <w:p w14:paraId="112B59F5" w14:textId="77777777" w:rsidR="00B31899" w:rsidRPr="004A3E27" w:rsidRDefault="00B31899" w:rsidP="00BD5BBE">
      <w:pPr>
        <w:pStyle w:val="footnote"/>
      </w:pPr>
      <w:r w:rsidRPr="004A3E27">
        <w:rPr>
          <w:rStyle w:val="FootnoteReference"/>
        </w:rPr>
        <w:footnoteRef/>
      </w:r>
      <w:r w:rsidRPr="004A3E27">
        <w:t xml:space="preserve"> ‘Remove sin, and then whatever you see in man is of God’ (St. Augustine)</w:t>
      </w:r>
    </w:p>
  </w:footnote>
  <w:footnote w:id="211">
    <w:p w14:paraId="4726C027" w14:textId="77777777" w:rsidR="00B31899" w:rsidRPr="004A3E27" w:rsidRDefault="00B31899" w:rsidP="00BD5BBE">
      <w:pPr>
        <w:pStyle w:val="footnote"/>
      </w:pPr>
      <w:r w:rsidRPr="004A3E27">
        <w:rPr>
          <w:rStyle w:val="FootnoteReference"/>
        </w:rPr>
        <w:footnoteRef/>
      </w:r>
      <w:r w:rsidRPr="004A3E27">
        <w:t xml:space="preserve"> Compare Ps. 36:1, 37 with Proverbs 24: 19-20 (RSV) and Mt. 5:5-9.</w:t>
      </w:r>
    </w:p>
  </w:footnote>
  <w:footnote w:id="212">
    <w:p w14:paraId="34A68231" w14:textId="7DBC6A92" w:rsidR="00B31899" w:rsidRPr="004A3E27" w:rsidRDefault="00B31899" w:rsidP="00BD5BBE">
      <w:pPr>
        <w:pStyle w:val="footnote"/>
      </w:pPr>
      <w:r w:rsidRPr="004A3E27">
        <w:rPr>
          <w:rStyle w:val="FootnoteReference"/>
        </w:rPr>
        <w:footnoteRef/>
      </w:r>
      <w:r w:rsidRPr="004A3E27">
        <w:t xml:space="preserve"> </w:t>
      </w:r>
      <w:r>
        <w:t>cf</w:t>
      </w:r>
      <w:r w:rsidRPr="004A3E27">
        <w:t>. Heb. 12:5-13. Psalm 6:2 is identical with 37:2.</w:t>
      </w:r>
    </w:p>
  </w:footnote>
  <w:footnote w:id="213">
    <w:p w14:paraId="247EFE9B" w14:textId="072BF8DF" w:rsidR="00B31899" w:rsidRDefault="00B31899" w:rsidP="003F50A7">
      <w:pPr>
        <w:pStyle w:val="footnote"/>
      </w:pPr>
      <w:r>
        <w:rPr>
          <w:rStyle w:val="FootnoteReference"/>
        </w:rPr>
        <w:footnoteRef/>
      </w:r>
      <w:r>
        <w:t xml:space="preserve"> [JS] literally “with a sad face”</w:t>
      </w:r>
    </w:p>
  </w:footnote>
  <w:footnote w:id="214">
    <w:p w14:paraId="18445857" w14:textId="0B799012" w:rsidR="00B31899" w:rsidRDefault="00B31899" w:rsidP="003F50A7">
      <w:pPr>
        <w:pStyle w:val="footnote"/>
      </w:pPr>
      <w:r>
        <w:rPr>
          <w:rStyle w:val="FootnoteReference"/>
        </w:rPr>
        <w:footnoteRef/>
      </w:r>
      <w:r>
        <w:t xml:space="preserve"> [JS] literally “loins”</w:t>
      </w:r>
    </w:p>
  </w:footnote>
  <w:footnote w:id="215">
    <w:p w14:paraId="72DD6C76" w14:textId="7D200E30" w:rsidR="00B31899" w:rsidRPr="004A3E27" w:rsidRDefault="00B31899" w:rsidP="00BD5BBE">
      <w:pPr>
        <w:pStyle w:val="footnote"/>
      </w:pPr>
      <w:r w:rsidRPr="004A3E27">
        <w:rPr>
          <w:rStyle w:val="FootnoteReference"/>
        </w:rPr>
        <w:footnoteRef/>
      </w:r>
      <w:r w:rsidRPr="004A3E27">
        <w:t xml:space="preserve"> </w:t>
      </w:r>
      <w:r>
        <w:t>cf</w:t>
      </w:r>
      <w:r w:rsidRPr="004A3E27">
        <w:t>. Mt. 19:20. ‘One thing you lack’ (Mk. 10:21).</w:t>
      </w:r>
    </w:p>
  </w:footnote>
  <w:footnote w:id="216">
    <w:p w14:paraId="78445EFB" w14:textId="5C9ECAC5" w:rsidR="00B31899" w:rsidRDefault="00B31899" w:rsidP="002538F7">
      <w:pPr>
        <w:pStyle w:val="footnote"/>
      </w:pPr>
      <w:r>
        <w:rPr>
          <w:rStyle w:val="FootnoteReference"/>
        </w:rPr>
        <w:footnoteRef/>
      </w:r>
      <w:r>
        <w:t xml:space="preserve"> [JS] or “walks about like a phantom”</w:t>
      </w:r>
    </w:p>
  </w:footnote>
  <w:footnote w:id="217">
    <w:p w14:paraId="3396E2D4" w14:textId="4AC28F88" w:rsidR="00B31899" w:rsidRPr="004A3E27" w:rsidRDefault="00B31899"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8">
    <w:p w14:paraId="3E88B183" w14:textId="77777777" w:rsidR="00B31899" w:rsidRPr="004A3E27" w:rsidRDefault="00B31899"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9">
    <w:p w14:paraId="1D0EC7E8" w14:textId="072DDC66" w:rsidR="00B31899" w:rsidRPr="004A3E27" w:rsidRDefault="00B31899"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0">
    <w:p w14:paraId="5B17D689" w14:textId="77777777" w:rsidR="00B31899" w:rsidRPr="004A3E27" w:rsidRDefault="00B31899"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1">
    <w:p w14:paraId="3C8E3C02" w14:textId="38940012" w:rsidR="00B31899" w:rsidRPr="004A3E27" w:rsidRDefault="00B31899" w:rsidP="00BD5BBE">
      <w:pPr>
        <w:pStyle w:val="footnote"/>
      </w:pPr>
      <w:r w:rsidRPr="004A3E27">
        <w:rPr>
          <w:rStyle w:val="FootnoteReference"/>
        </w:rPr>
        <w:footnoteRef/>
      </w:r>
      <w:r w:rsidRPr="004A3E27">
        <w:t xml:space="preserve"> The great universal Church (</w:t>
      </w:r>
      <w:r>
        <w:t>cf</w:t>
      </w:r>
      <w:r w:rsidRPr="004A3E27">
        <w:t>. St. Athanasius).</w:t>
      </w:r>
    </w:p>
  </w:footnote>
  <w:footnote w:id="222">
    <w:p w14:paraId="33B520D7" w14:textId="67F93C2C" w:rsidR="000F12A5" w:rsidRDefault="000F12A5" w:rsidP="000F12A5">
      <w:pPr>
        <w:pStyle w:val="footnote"/>
      </w:pPr>
      <w:r>
        <w:rPr>
          <w:rStyle w:val="FootnoteReference"/>
        </w:rPr>
        <w:footnoteRef/>
      </w:r>
      <w:r>
        <w:t xml:space="preserve"> Fr. Athanasius adds here “my truth”. See Matins of the 12 Day of Paopi.</w:t>
      </w:r>
    </w:p>
  </w:footnote>
  <w:footnote w:id="223">
    <w:p w14:paraId="215A183B" w14:textId="1FC8DE97" w:rsidR="00B31899" w:rsidRDefault="00B31899" w:rsidP="005B3452">
      <w:pPr>
        <w:pStyle w:val="footnote"/>
      </w:pPr>
      <w:r>
        <w:rPr>
          <w:rStyle w:val="FootnoteReference"/>
        </w:rPr>
        <w:footnoteRef/>
      </w:r>
      <w:r>
        <w:t xml:space="preserve"> [JS] or “Aha! Aha!” or “Well done! Well done!”</w:t>
      </w:r>
    </w:p>
  </w:footnote>
  <w:footnote w:id="224">
    <w:p w14:paraId="37A0E454" w14:textId="77777777" w:rsidR="00B31899" w:rsidRPr="004A3E27" w:rsidRDefault="00B31899" w:rsidP="00BD5BBE">
      <w:pPr>
        <w:pStyle w:val="footnote"/>
      </w:pPr>
      <w:r w:rsidRPr="004A3E27">
        <w:rPr>
          <w:rStyle w:val="FootnoteReference"/>
        </w:rPr>
        <w:footnoteRef/>
      </w:r>
      <w:r w:rsidRPr="004A3E27">
        <w:t xml:space="preserve"> John 13:30.</w:t>
      </w:r>
    </w:p>
  </w:footnote>
  <w:footnote w:id="225">
    <w:p w14:paraId="32644EEC" w14:textId="77777777" w:rsidR="00B31899" w:rsidRPr="004A3E27" w:rsidRDefault="00B31899"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6">
    <w:p w14:paraId="4D34767F" w14:textId="77777777" w:rsidR="00B31899" w:rsidRPr="004A3E27" w:rsidRDefault="00B31899"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7">
    <w:p w14:paraId="70B2B9E7" w14:textId="77777777" w:rsidR="00B31899" w:rsidRPr="004A3E27" w:rsidRDefault="00B31899" w:rsidP="00BD5BBE">
      <w:pPr>
        <w:pStyle w:val="footnote"/>
      </w:pPr>
      <w:r w:rsidRPr="004A3E27">
        <w:rPr>
          <w:rStyle w:val="FootnoteReference"/>
        </w:rPr>
        <w:footnoteRef/>
      </w:r>
      <w:r w:rsidRPr="004A3E27">
        <w:t xml:space="preserve"> With the Gospel of forgiveness (1 Sam. 24:17-20; Lk. 23:34).</w:t>
      </w:r>
    </w:p>
  </w:footnote>
  <w:footnote w:id="228">
    <w:p w14:paraId="276D5CC0" w14:textId="69BE5264" w:rsidR="00B31899" w:rsidRDefault="00B31899" w:rsidP="008612F3">
      <w:pPr>
        <w:pStyle w:val="footnote"/>
      </w:pPr>
      <w:r>
        <w:rPr>
          <w:rStyle w:val="FootnoteReference"/>
        </w:rPr>
        <w:footnoteRef/>
      </w:r>
      <w:r>
        <w:t xml:space="preserve"> [JS] or “from age to age. So be it! So be it!”</w:t>
      </w:r>
    </w:p>
  </w:footnote>
  <w:footnote w:id="229">
    <w:p w14:paraId="2B9F5A56" w14:textId="77777777" w:rsidR="00B31899" w:rsidRPr="004A3E27" w:rsidRDefault="00B31899"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0">
    <w:p w14:paraId="7C55B28F" w14:textId="7EC58CB5" w:rsidR="00B31899" w:rsidRDefault="00B31899" w:rsidP="005B3452">
      <w:pPr>
        <w:pStyle w:val="footnote"/>
      </w:pPr>
      <w:r>
        <w:rPr>
          <w:rStyle w:val="FootnoteReference"/>
        </w:rPr>
        <w:footnoteRef/>
      </w:r>
      <w:r>
        <w:t xml:space="preserve"> [JS] or “thanksgiving”, or “thankful confession with praise”</w:t>
      </w:r>
    </w:p>
  </w:footnote>
  <w:footnote w:id="231">
    <w:p w14:paraId="53A5AE10" w14:textId="0D816E3A" w:rsidR="00B31899" w:rsidRDefault="00B31899"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32">
    <w:p w14:paraId="3BCC68DE" w14:textId="1191DE34" w:rsidR="00B31899" w:rsidRDefault="00B31899" w:rsidP="00AD1AC9">
      <w:pPr>
        <w:pStyle w:val="footnote"/>
      </w:pPr>
      <w:r>
        <w:rPr>
          <w:rStyle w:val="FootnoteReference"/>
        </w:rPr>
        <w:footnoteRef/>
      </w:r>
      <w:r>
        <w:t xml:space="preserve"> [JS] Fr. Lazarus has “dwelling”</w:t>
      </w:r>
    </w:p>
  </w:footnote>
  <w:footnote w:id="233">
    <w:p w14:paraId="03275919" w14:textId="77777777" w:rsidR="00B31899" w:rsidRPr="004A3E27" w:rsidRDefault="00B31899"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4">
    <w:p w14:paraId="6E7F4F1E" w14:textId="416FA7A8" w:rsidR="00B31899" w:rsidRDefault="00B31899" w:rsidP="005B3452">
      <w:pPr>
        <w:pStyle w:val="footnote"/>
      </w:pPr>
      <w:r>
        <w:rPr>
          <w:rStyle w:val="FootnoteReference"/>
        </w:rPr>
        <w:footnoteRef/>
      </w:r>
      <w:r>
        <w:t xml:space="preserve"> [JS] “I will give thanks to You on the lyre”, or “I will thankfully confess You with praise with the lyre”</w:t>
      </w:r>
    </w:p>
  </w:footnote>
  <w:footnote w:id="235">
    <w:p w14:paraId="0FDCCB36" w14:textId="0CCB7207" w:rsidR="00B31899" w:rsidRDefault="00B31899" w:rsidP="006C1793">
      <w:pPr>
        <w:pStyle w:val="footnote"/>
      </w:pPr>
      <w:r>
        <w:rPr>
          <w:rStyle w:val="FootnoteReference"/>
        </w:rPr>
        <w:footnoteRef/>
      </w:r>
      <w:r>
        <w:t xml:space="preserve"> [JS] or “I will give thanks to Him,” or “I will thankfully confess Him with praies”</w:t>
      </w:r>
    </w:p>
  </w:footnote>
  <w:footnote w:id="236">
    <w:p w14:paraId="1791CAEF" w14:textId="44F0ADBF" w:rsidR="00B31899" w:rsidRPr="004A3E27" w:rsidRDefault="00B31899"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7">
    <w:p w14:paraId="75A6D655" w14:textId="0B7DAC2D" w:rsidR="00B31899" w:rsidRDefault="00B31899" w:rsidP="006C1793">
      <w:pPr>
        <w:pStyle w:val="footnote"/>
      </w:pPr>
      <w:r>
        <w:rPr>
          <w:rStyle w:val="FootnoteReference"/>
        </w:rPr>
        <w:footnoteRef/>
      </w:r>
      <w:r>
        <w:t xml:space="preserve"> [JS] or “presence”</w:t>
      </w:r>
    </w:p>
  </w:footnote>
  <w:footnote w:id="238">
    <w:p w14:paraId="14C8DE9A" w14:textId="1AF2328A" w:rsidR="00B31899" w:rsidRDefault="00B31899" w:rsidP="006C1793">
      <w:pPr>
        <w:pStyle w:val="footnote"/>
      </w:pPr>
      <w:r>
        <w:rPr>
          <w:rStyle w:val="FootnoteReference"/>
        </w:rPr>
        <w:footnoteRef/>
      </w:r>
      <w:r>
        <w:t xml:space="preserve"> [JS] or “boast in” or “praise”</w:t>
      </w:r>
    </w:p>
  </w:footnote>
  <w:footnote w:id="239">
    <w:p w14:paraId="66A26B87" w14:textId="54FC310A" w:rsidR="00B31899" w:rsidRDefault="00B31899" w:rsidP="006C1793">
      <w:pPr>
        <w:pStyle w:val="footnote"/>
      </w:pPr>
      <w:r>
        <w:rPr>
          <w:rStyle w:val="FootnoteReference"/>
        </w:rPr>
        <w:footnoteRef/>
      </w:r>
      <w:r>
        <w:t xml:space="preserve"> [JS] or “give thanks to”, or “thankfully confess Your Name with praise”</w:t>
      </w:r>
    </w:p>
  </w:footnote>
  <w:footnote w:id="240">
    <w:p w14:paraId="4F22E4CE" w14:textId="77777777" w:rsidR="00B31899" w:rsidRPr="004A3E27" w:rsidRDefault="00B31899"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1">
    <w:p w14:paraId="08B0833D" w14:textId="77777777" w:rsidR="00B31899" w:rsidRPr="004A3E27" w:rsidRDefault="00B31899"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2">
    <w:p w14:paraId="76A76AD0" w14:textId="77777777" w:rsidR="00B31899" w:rsidRPr="004A3E27" w:rsidRDefault="00B31899"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3">
    <w:p w14:paraId="0FB99B7C" w14:textId="516B1CB2" w:rsidR="00B31899" w:rsidRPr="004A3E27" w:rsidRDefault="00B31899" w:rsidP="00BD5BBE">
      <w:pPr>
        <w:pStyle w:val="footnote"/>
      </w:pPr>
      <w:r w:rsidRPr="004A3E27">
        <w:rPr>
          <w:rStyle w:val="FootnoteReference"/>
        </w:rPr>
        <w:footnoteRef/>
      </w:r>
      <w:r w:rsidRPr="004A3E27">
        <w:t xml:space="preserve"> </w:t>
      </w:r>
      <w:r>
        <w:t>cf</w:t>
      </w:r>
      <w:r w:rsidRPr="004A3E27">
        <w:t>. Rev. 19:11-16.</w:t>
      </w:r>
    </w:p>
  </w:footnote>
  <w:footnote w:id="244">
    <w:p w14:paraId="5E8EA981" w14:textId="77777777" w:rsidR="00B31899" w:rsidRPr="004A3E27" w:rsidRDefault="00B31899"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5">
    <w:p w14:paraId="2209A251" w14:textId="77777777" w:rsidR="00B31899" w:rsidRPr="004A3E27" w:rsidRDefault="00B31899"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6">
    <w:p w14:paraId="1503C91E" w14:textId="77777777" w:rsidR="00B31899" w:rsidRDefault="00B31899" w:rsidP="005E56A9">
      <w:pPr>
        <w:pStyle w:val="footnote"/>
      </w:pPr>
      <w:r>
        <w:rPr>
          <w:rStyle w:val="FootnoteReference"/>
        </w:rPr>
        <w:footnoteRef/>
      </w:r>
      <w:r>
        <w:t xml:space="preserve"> [JS] myrrh: resin for incense; stacte: a component of the Temple incense; cassia: cinnamon.</w:t>
      </w:r>
    </w:p>
  </w:footnote>
  <w:footnote w:id="247">
    <w:p w14:paraId="5BF4F4E3" w14:textId="0D86ACD7" w:rsidR="00B31899" w:rsidRDefault="00B31899" w:rsidP="00E10FAF">
      <w:pPr>
        <w:pStyle w:val="footnote"/>
      </w:pPr>
      <w:r>
        <w:rPr>
          <w:rStyle w:val="FootnoteReference"/>
        </w:rPr>
        <w:footnoteRef/>
      </w:r>
      <w:r>
        <w:t xml:space="preserve"> [JS] literally “do obeisance”, i.e. “bow down to”</w:t>
      </w:r>
    </w:p>
  </w:footnote>
  <w:footnote w:id="248">
    <w:p w14:paraId="66A4B8D8" w14:textId="2A1C62C8" w:rsidR="00B31899" w:rsidRPr="004A3E27" w:rsidRDefault="00B31899"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9">
    <w:p w14:paraId="3B2B6F3D" w14:textId="77777777" w:rsidR="00B31899" w:rsidRPr="004A3E27" w:rsidRDefault="00B31899" w:rsidP="00714A98">
      <w:pPr>
        <w:pStyle w:val="footnote"/>
      </w:pPr>
      <w:r w:rsidRPr="004A3E27">
        <w:rPr>
          <w:rStyle w:val="FootnoteReference"/>
        </w:rPr>
        <w:footnoteRef/>
      </w:r>
      <w:r w:rsidRPr="004A3E27">
        <w:t xml:space="preserve"> Rev. 22:1.</w:t>
      </w:r>
    </w:p>
  </w:footnote>
  <w:footnote w:id="250">
    <w:p w14:paraId="0C57446A" w14:textId="77777777" w:rsidR="00B31899" w:rsidRDefault="00B31899" w:rsidP="00714A98">
      <w:pPr>
        <w:pStyle w:val="footnote"/>
      </w:pPr>
      <w:r>
        <w:rPr>
          <w:rStyle w:val="FootnoteReference"/>
        </w:rPr>
        <w:footnoteRef/>
      </w:r>
      <w:r>
        <w:t xml:space="preserve"> Fr. Lazarus has “dwelling-place”</w:t>
      </w:r>
    </w:p>
  </w:footnote>
  <w:footnote w:id="251">
    <w:p w14:paraId="77903F63" w14:textId="77777777" w:rsidR="00B31899" w:rsidRDefault="00B31899" w:rsidP="00714A98">
      <w:pPr>
        <w:pStyle w:val="footnote"/>
      </w:pPr>
      <w:r>
        <w:rPr>
          <w:rStyle w:val="FootnoteReference"/>
        </w:rPr>
        <w:footnoteRef/>
      </w:r>
      <w:r>
        <w:t xml:space="preserve"> [JS] the city’s</w:t>
      </w:r>
    </w:p>
  </w:footnote>
  <w:footnote w:id="252">
    <w:p w14:paraId="73DCC24E" w14:textId="7E226D89" w:rsidR="00B31899" w:rsidRPr="004A3E27" w:rsidRDefault="00B31899"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3">
    <w:p w14:paraId="0D6388ED" w14:textId="683F8CF0" w:rsidR="00B31899" w:rsidRPr="004A3E27" w:rsidRDefault="00B31899" w:rsidP="00714A98">
      <w:pPr>
        <w:pStyle w:val="footnote"/>
      </w:pPr>
      <w:r w:rsidRPr="004A3E27">
        <w:rPr>
          <w:rStyle w:val="FootnoteReference"/>
        </w:rPr>
        <w:footnoteRef/>
      </w:r>
      <w:r w:rsidRPr="004A3E27">
        <w:t xml:space="preserve"> </w:t>
      </w:r>
      <w:r>
        <w:t>cf</w:t>
      </w:r>
      <w:r w:rsidRPr="004A3E27">
        <w:t>. 75:4; Is. 2:4; 11:9; 65:25; Hos. 2:18; Zac. 9:10.</w:t>
      </w:r>
    </w:p>
  </w:footnote>
  <w:footnote w:id="254">
    <w:p w14:paraId="739DF71C" w14:textId="7B9E3A9D" w:rsidR="00B31899" w:rsidRPr="004A3E27" w:rsidRDefault="00B31899"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5">
    <w:p w14:paraId="341712F2" w14:textId="77777777" w:rsidR="00B31899" w:rsidRPr="004A3E27" w:rsidRDefault="00B31899" w:rsidP="00BD5BBE">
      <w:pPr>
        <w:pStyle w:val="footnote"/>
      </w:pPr>
      <w:r w:rsidRPr="004A3E27">
        <w:rPr>
          <w:rStyle w:val="FootnoteReference"/>
        </w:rPr>
        <w:footnoteRef/>
      </w:r>
      <w:r w:rsidRPr="004A3E27">
        <w:t xml:space="preserve"> ‘The calling of the Gentiles is to be understood, as in 71:9’ (St. Athanasius).</w:t>
      </w:r>
    </w:p>
  </w:footnote>
  <w:footnote w:id="256">
    <w:p w14:paraId="743E9AAD" w14:textId="55C8741B" w:rsidR="00B31899" w:rsidRPr="004A3E27" w:rsidRDefault="00B31899"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7">
    <w:p w14:paraId="20C0CF5B" w14:textId="605C1673" w:rsidR="00B31899" w:rsidRPr="004A3E27" w:rsidRDefault="00B31899" w:rsidP="00BD5BBE">
      <w:pPr>
        <w:pStyle w:val="footnote"/>
      </w:pPr>
      <w:r w:rsidRPr="004A3E27">
        <w:rPr>
          <w:rStyle w:val="FootnoteReference"/>
        </w:rPr>
        <w:footnoteRef/>
      </w:r>
      <w:r w:rsidRPr="004A3E27">
        <w:t xml:space="preserve"> </w:t>
      </w:r>
      <w:r>
        <w:t>Cf</w:t>
      </w:r>
      <w:r w:rsidRPr="004A3E27">
        <w:t>. Ex. 15:17; Is. 58:14: I Pet. 1:4.</w:t>
      </w:r>
    </w:p>
  </w:footnote>
  <w:footnote w:id="258">
    <w:p w14:paraId="1FDF9287" w14:textId="77777777" w:rsidR="00B31899" w:rsidRPr="004A3E27" w:rsidRDefault="00B31899"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9">
    <w:p w14:paraId="3490B998" w14:textId="1EB3F17C" w:rsidR="00B31899" w:rsidRDefault="00B31899" w:rsidP="008C19B4">
      <w:pPr>
        <w:pStyle w:val="footnote"/>
      </w:pPr>
      <w:r>
        <w:rPr>
          <w:rStyle w:val="FootnoteReference"/>
        </w:rPr>
        <w:footnoteRef/>
      </w:r>
      <w:r>
        <w:t xml:space="preserve"> [JS] or “beautifully situated”</w:t>
      </w:r>
    </w:p>
  </w:footnote>
  <w:footnote w:id="260">
    <w:p w14:paraId="5F050EEC" w14:textId="7F9EDEA1" w:rsidR="00B31899" w:rsidRPr="004A3E27" w:rsidRDefault="00B31899"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1">
    <w:p w14:paraId="51B5ACBD" w14:textId="77777777" w:rsidR="00B31899" w:rsidRPr="004A3E27" w:rsidRDefault="00B31899"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2">
    <w:p w14:paraId="6CAE8B9B" w14:textId="5A8E6334" w:rsidR="00B31899" w:rsidRPr="004A3E27" w:rsidRDefault="00B31899"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3">
    <w:p w14:paraId="1586EC07" w14:textId="381B84AF" w:rsidR="00B31899" w:rsidRDefault="00B31899" w:rsidP="00183599">
      <w:pPr>
        <w:pStyle w:val="footnote"/>
      </w:pPr>
      <w:r>
        <w:rPr>
          <w:rStyle w:val="FootnoteReference"/>
        </w:rPr>
        <w:footnoteRef/>
      </w:r>
      <w:r>
        <w:t xml:space="preserve"> [JS] Fr. Lazarus adds “justice and right judgment” to “righteousness”</w:t>
      </w:r>
    </w:p>
  </w:footnote>
  <w:footnote w:id="264">
    <w:p w14:paraId="7F2EAAD2" w14:textId="77777777" w:rsidR="00B31899" w:rsidRPr="004A3E27" w:rsidRDefault="00B31899"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5">
    <w:p w14:paraId="3C5C41AF" w14:textId="77777777" w:rsidR="00B31899" w:rsidRPr="004A3E27" w:rsidRDefault="00B31899"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6">
    <w:p w14:paraId="55E3C647" w14:textId="417C46F1" w:rsidR="00B31899" w:rsidRDefault="00B31899" w:rsidP="00183599">
      <w:pPr>
        <w:pStyle w:val="footnote"/>
      </w:pPr>
      <w:r>
        <w:rPr>
          <w:rStyle w:val="FootnoteReference"/>
        </w:rPr>
        <w:footnoteRef/>
      </w:r>
      <w:r>
        <w:t xml:space="preserve"> [JS] or “eternally”</w:t>
      </w:r>
    </w:p>
  </w:footnote>
  <w:footnote w:id="267">
    <w:p w14:paraId="398A65D2" w14:textId="3A913DFE" w:rsidR="00B31899" w:rsidRDefault="00B31899"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8">
    <w:p w14:paraId="2DAC0755" w14:textId="21183A3B" w:rsidR="00B31899" w:rsidRDefault="00B31899" w:rsidP="00183599">
      <w:pPr>
        <w:pStyle w:val="footnote"/>
      </w:pPr>
      <w:r>
        <w:rPr>
          <w:rStyle w:val="FootnoteReference"/>
        </w:rPr>
        <w:footnoteRef/>
      </w:r>
      <w:r>
        <w:t xml:space="preserve"> [JS] or “workers of iniquity”</w:t>
      </w:r>
    </w:p>
  </w:footnote>
  <w:footnote w:id="269">
    <w:p w14:paraId="3A50B91B" w14:textId="77777777" w:rsidR="00B31899" w:rsidRPr="004A3E27" w:rsidRDefault="00B31899"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0">
    <w:p w14:paraId="4E4A30D1" w14:textId="62ED497C" w:rsidR="00B31899" w:rsidRDefault="00B31899" w:rsidP="00183599">
      <w:pPr>
        <w:pStyle w:val="footnote"/>
      </w:pPr>
      <w:r>
        <w:rPr>
          <w:rStyle w:val="FootnoteReference"/>
        </w:rPr>
        <w:footnoteRef/>
      </w:r>
      <w:r>
        <w:t xml:space="preserve"> [JS] or “ransom”</w:t>
      </w:r>
    </w:p>
  </w:footnote>
  <w:footnote w:id="271">
    <w:p w14:paraId="058ED3C9" w14:textId="6776EDA1" w:rsidR="00B31899" w:rsidRDefault="00B31899" w:rsidP="001B710E">
      <w:pPr>
        <w:pStyle w:val="footnote"/>
      </w:pPr>
      <w:r>
        <w:rPr>
          <w:rStyle w:val="FootnoteReference"/>
        </w:rPr>
        <w:footnoteRef/>
      </w:r>
      <w:r>
        <w:t xml:space="preserve"> [JS] or tabernacles.</w:t>
      </w:r>
    </w:p>
  </w:footnote>
  <w:footnote w:id="272">
    <w:p w14:paraId="329608F2" w14:textId="7CC39845" w:rsidR="00B31899" w:rsidRDefault="00B31899" w:rsidP="00183599">
      <w:pPr>
        <w:pStyle w:val="footnote"/>
      </w:pPr>
      <w:r>
        <w:rPr>
          <w:rStyle w:val="FootnoteReference"/>
        </w:rPr>
        <w:footnoteRef/>
      </w:r>
      <w:r>
        <w:t xml:space="preserve"> [JS] or “acknowledge,” or “thank,” or “thankfully confess You with praise when…”</w:t>
      </w:r>
    </w:p>
  </w:footnote>
  <w:footnote w:id="273">
    <w:p w14:paraId="25D034C3" w14:textId="2662C64E" w:rsidR="00B31899" w:rsidRDefault="00B31899" w:rsidP="005E4259">
      <w:pPr>
        <w:pStyle w:val="footnote"/>
      </w:pPr>
      <w:r>
        <w:rPr>
          <w:rStyle w:val="FootnoteReference"/>
        </w:rPr>
        <w:footnoteRef/>
      </w:r>
      <w:r>
        <w:t xml:space="preserve"> [JS] or “I will not find fault with your sacrifices”</w:t>
      </w:r>
    </w:p>
  </w:footnote>
  <w:footnote w:id="274">
    <w:p w14:paraId="45DA152E" w14:textId="77777777" w:rsidR="00B31899" w:rsidRPr="004A3E27" w:rsidRDefault="00B31899"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5">
    <w:p w14:paraId="43CC2ABF" w14:textId="536DD164" w:rsidR="00B31899" w:rsidRDefault="00B31899" w:rsidP="007E0330">
      <w:pPr>
        <w:pStyle w:val="footnote"/>
      </w:pPr>
      <w:r>
        <w:rPr>
          <w:rStyle w:val="FootnoteReference"/>
        </w:rPr>
        <w:footnoteRef/>
      </w:r>
      <w:r>
        <w:t xml:space="preserve"> [JS] [] found in Coptic</w:t>
      </w:r>
    </w:p>
  </w:footnote>
  <w:footnote w:id="276">
    <w:p w14:paraId="5A6B4D6B" w14:textId="65293C06" w:rsidR="00B31899" w:rsidRPr="004A3E27" w:rsidRDefault="00B31899"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7">
    <w:p w14:paraId="7D7FC96A" w14:textId="1FA8AB7E" w:rsidR="00B31899" w:rsidRDefault="00B31899" w:rsidP="007E0330">
      <w:pPr>
        <w:pStyle w:val="footnote"/>
      </w:pPr>
      <w:r>
        <w:rPr>
          <w:rStyle w:val="FootnoteReference"/>
        </w:rPr>
        <w:footnoteRef/>
      </w:r>
      <w:r>
        <w:t xml:space="preserve"> [JS] “showed me” or “made known to me”</w:t>
      </w:r>
    </w:p>
  </w:footnote>
  <w:footnote w:id="278">
    <w:p w14:paraId="6185D531" w14:textId="77777777" w:rsidR="00B31899" w:rsidRPr="004A3E27" w:rsidRDefault="00B31899" w:rsidP="00BD5BBE">
      <w:pPr>
        <w:pStyle w:val="footnote"/>
      </w:pPr>
      <w:r w:rsidRPr="004A3E27">
        <w:rPr>
          <w:rStyle w:val="FootnoteReference"/>
        </w:rPr>
        <w:footnoteRef/>
      </w:r>
      <w:r w:rsidRPr="004A3E27">
        <w:t xml:space="preserve"> Exodus 12:22; John 19:29; Hebrews 9:19.</w:t>
      </w:r>
    </w:p>
  </w:footnote>
  <w:footnote w:id="279">
    <w:p w14:paraId="3533F1BB" w14:textId="71B96EA6" w:rsidR="00B31899" w:rsidRDefault="00B31899" w:rsidP="007E0330">
      <w:pPr>
        <w:pStyle w:val="footnote"/>
      </w:pPr>
      <w:r>
        <w:rPr>
          <w:rStyle w:val="FootnoteReference"/>
        </w:rPr>
        <w:footnoteRef/>
      </w:r>
      <w:r>
        <w:t xml:space="preserve"> [JS] literally “face”.</w:t>
      </w:r>
    </w:p>
  </w:footnote>
  <w:footnote w:id="280">
    <w:p w14:paraId="1F9FC60F" w14:textId="3E919970" w:rsidR="00B31899" w:rsidRDefault="00B31899" w:rsidP="005E4259">
      <w:pPr>
        <w:pStyle w:val="footnote"/>
      </w:pPr>
      <w:r>
        <w:rPr>
          <w:rStyle w:val="FootnoteReference"/>
        </w:rPr>
        <w:footnoteRef/>
      </w:r>
      <w:r>
        <w:t xml:space="preserve"> [JS] or “blood-guiltiness”</w:t>
      </w:r>
    </w:p>
  </w:footnote>
  <w:footnote w:id="281">
    <w:p w14:paraId="202128F8" w14:textId="4DFF74D6" w:rsidR="00B31899" w:rsidRDefault="00B31899" w:rsidP="00284568">
      <w:pPr>
        <w:pStyle w:val="footnote"/>
      </w:pPr>
      <w:r>
        <w:rPr>
          <w:rStyle w:val="FootnoteReference"/>
        </w:rPr>
        <w:footnoteRef/>
      </w:r>
      <w:r>
        <w:t xml:space="preserve"> [JS] or “gives thanks to,” or “thankfully confess You with praise”</w:t>
      </w:r>
    </w:p>
  </w:footnote>
  <w:footnote w:id="282">
    <w:p w14:paraId="6650920A" w14:textId="4D441CB0" w:rsidR="00B31899" w:rsidRPr="004A3E27" w:rsidRDefault="00B31899"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w:t>
      </w:r>
      <w:r>
        <w:t>Cf</w:t>
      </w:r>
      <w:r w:rsidRPr="004A3E27">
        <w:t>. Rom. 1:2-4.</w:t>
      </w:r>
    </w:p>
  </w:footnote>
  <w:footnote w:id="283">
    <w:p w14:paraId="3BFF7049" w14:textId="77777777" w:rsidR="00B31899" w:rsidRPr="004A3E27" w:rsidRDefault="00B31899"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4">
    <w:p w14:paraId="45B1AA56" w14:textId="765C7C37" w:rsidR="00B31899" w:rsidRDefault="00B31899" w:rsidP="00284568">
      <w:pPr>
        <w:pStyle w:val="footnote"/>
      </w:pPr>
      <w:r>
        <w:rPr>
          <w:rStyle w:val="FootnoteReference"/>
        </w:rPr>
        <w:footnoteRef/>
      </w:r>
      <w:r>
        <w:t xml:space="preserve"> [JS] or “give thanks to You,” or “thankfully confess You with praise”</w:t>
      </w:r>
    </w:p>
  </w:footnote>
  <w:footnote w:id="285">
    <w:p w14:paraId="51837483" w14:textId="77777777" w:rsidR="00B31899" w:rsidRPr="004A3E27" w:rsidRDefault="00B31899"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6">
    <w:p w14:paraId="3B19B72F" w14:textId="77777777" w:rsidR="00B31899" w:rsidRPr="004A3E27" w:rsidRDefault="00B31899" w:rsidP="00BD5BBE">
      <w:pPr>
        <w:pStyle w:val="footnote"/>
      </w:pPr>
      <w:r w:rsidRPr="004A3E27">
        <w:rPr>
          <w:rStyle w:val="FootnoteReference"/>
        </w:rPr>
        <w:footnoteRef/>
      </w:r>
      <w:r w:rsidRPr="004A3E27">
        <w:t xml:space="preserve"> Lk. 10:18; 2 Thess. 1:6.</w:t>
      </w:r>
    </w:p>
  </w:footnote>
  <w:footnote w:id="287">
    <w:p w14:paraId="649547A2" w14:textId="77777777" w:rsidR="00B31899" w:rsidRPr="004A3E27" w:rsidRDefault="00B31899"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8">
    <w:p w14:paraId="4184D201" w14:textId="3A3901AE" w:rsidR="00B31899" w:rsidRDefault="00B31899" w:rsidP="00125EB7">
      <w:pPr>
        <w:pStyle w:val="footnote"/>
      </w:pPr>
      <w:r>
        <w:rPr>
          <w:rStyle w:val="FootnoteReference"/>
        </w:rPr>
        <w:footnoteRef/>
      </w:r>
      <w:r>
        <w:t xml:space="preserve"> [JS] “it” refers to the iniquity and strife.</w:t>
      </w:r>
    </w:p>
  </w:footnote>
  <w:footnote w:id="289">
    <w:p w14:paraId="4DEA0F95" w14:textId="27D8C248" w:rsidR="00B31899" w:rsidRPr="004A3E27" w:rsidRDefault="00B31899" w:rsidP="00BD5BBE">
      <w:pPr>
        <w:pStyle w:val="footnote"/>
      </w:pPr>
      <w:r w:rsidRPr="004A3E27">
        <w:rPr>
          <w:rStyle w:val="FootnoteReference"/>
        </w:rPr>
        <w:footnoteRef/>
      </w:r>
      <w:r w:rsidRPr="004A3E27">
        <w:t xml:space="preserve"> </w:t>
      </w:r>
      <w:r>
        <w:t>cf</w:t>
      </w:r>
      <w:r w:rsidRPr="004A3E27">
        <w:t>. 1 Peter 5:7.</w:t>
      </w:r>
    </w:p>
  </w:footnote>
  <w:footnote w:id="290">
    <w:p w14:paraId="27649907" w14:textId="3BE538AE" w:rsidR="00B31899" w:rsidRPr="004A3E27" w:rsidRDefault="00B31899" w:rsidP="00BD5BBE">
      <w:pPr>
        <w:pStyle w:val="footnote"/>
      </w:pPr>
      <w:r w:rsidRPr="004A3E27">
        <w:rPr>
          <w:rStyle w:val="FootnoteReference"/>
        </w:rPr>
        <w:footnoteRef/>
      </w:r>
      <w:r w:rsidRPr="004A3E27">
        <w:t xml:space="preserve"> </w:t>
      </w:r>
      <w:r>
        <w:t>cf</w:t>
      </w:r>
      <w:r w:rsidRPr="004A3E27">
        <w:t>. Ephes 6:12; 1 Tim 4:1; Rev. 16:14.</w:t>
      </w:r>
    </w:p>
  </w:footnote>
  <w:footnote w:id="291">
    <w:p w14:paraId="2999B88D" w14:textId="4A88AAD6" w:rsidR="00B31899" w:rsidRDefault="00B31899" w:rsidP="00A8553A">
      <w:pPr>
        <w:pStyle w:val="footnote"/>
      </w:pPr>
      <w:r>
        <w:rPr>
          <w:rStyle w:val="FootnoteReference"/>
        </w:rPr>
        <w:footnoteRef/>
      </w:r>
      <w:r>
        <w:t xml:space="preserve"> [JS] NETS omits “not”</w:t>
      </w:r>
    </w:p>
  </w:footnote>
  <w:footnote w:id="292">
    <w:p w14:paraId="594F6979" w14:textId="77777777" w:rsidR="00B31899" w:rsidRPr="004A3E27" w:rsidRDefault="00B31899"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3">
    <w:p w14:paraId="568E2F2E" w14:textId="77777777" w:rsidR="00B31899" w:rsidRPr="004A3E27" w:rsidRDefault="00B31899"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4">
    <w:p w14:paraId="6DBE026F" w14:textId="65E17A50" w:rsidR="00B31899" w:rsidRDefault="00B31899" w:rsidP="003E4AFE">
      <w:pPr>
        <w:pStyle w:val="footnote"/>
      </w:pPr>
      <w:r>
        <w:rPr>
          <w:rStyle w:val="FootnoteReference"/>
        </w:rPr>
        <w:footnoteRef/>
      </w:r>
      <w:r>
        <w:t xml:space="preserve"> [JS] or “I will sing and praise,” or “I will sing and make music”</w:t>
      </w:r>
    </w:p>
  </w:footnote>
  <w:footnote w:id="295">
    <w:p w14:paraId="5EA08A63" w14:textId="7ED730C0" w:rsidR="00B31899" w:rsidRDefault="00B31899" w:rsidP="003E4AFE">
      <w:pPr>
        <w:pStyle w:val="footnote"/>
      </w:pPr>
      <w:r>
        <w:rPr>
          <w:rStyle w:val="FootnoteReference"/>
        </w:rPr>
        <w:footnoteRef/>
      </w:r>
      <w:r>
        <w:t xml:space="preserve"> [JS] or “I will give thanks to You,” or “I will thankfully confess You with praise”</w:t>
      </w:r>
    </w:p>
  </w:footnote>
  <w:footnote w:id="296">
    <w:p w14:paraId="2EF83620" w14:textId="1732A893" w:rsidR="00B31899" w:rsidRDefault="00B31899" w:rsidP="005C1F97">
      <w:pPr>
        <w:pStyle w:val="footnote"/>
      </w:pPr>
      <w:r>
        <w:rPr>
          <w:rStyle w:val="FootnoteReference"/>
        </w:rPr>
        <w:footnoteRef/>
      </w:r>
      <w:r>
        <w:t xml:space="preserve"> [JS] Coptic has “Name” in place of “mercy”.</w:t>
      </w:r>
    </w:p>
  </w:footnote>
  <w:footnote w:id="297">
    <w:p w14:paraId="62A6540D" w14:textId="77777777" w:rsidR="00B31899" w:rsidRPr="004A3E27" w:rsidRDefault="00B31899" w:rsidP="00BD5BBE">
      <w:pPr>
        <w:pStyle w:val="footnote"/>
      </w:pPr>
      <w:r w:rsidRPr="004A3E27">
        <w:rPr>
          <w:rStyle w:val="FootnoteReference"/>
        </w:rPr>
        <w:footnoteRef/>
      </w:r>
      <w:r w:rsidRPr="004A3E27">
        <w:t xml:space="preserve"> Verses 8-12 are repeated almost verbatim in Ps. 107:2-6.</w:t>
      </w:r>
    </w:p>
  </w:footnote>
  <w:footnote w:id="298">
    <w:p w14:paraId="3A60B5BF" w14:textId="4103FFA5" w:rsidR="00B31899" w:rsidRDefault="00B31899" w:rsidP="0080248C">
      <w:pPr>
        <w:pStyle w:val="footnote"/>
      </w:pPr>
      <w:r>
        <w:rPr>
          <w:rStyle w:val="FootnoteReference"/>
        </w:rPr>
        <w:footnoteRef/>
      </w:r>
      <w:r>
        <w:t xml:space="preserve"> [JS] or “the lawless,” or “those that do wickedness”</w:t>
      </w:r>
    </w:p>
  </w:footnote>
  <w:footnote w:id="299">
    <w:p w14:paraId="21F36685" w14:textId="77777777" w:rsidR="00B31899" w:rsidRPr="004A3E27" w:rsidRDefault="00B31899" w:rsidP="00BD5BBE">
      <w:pPr>
        <w:pStyle w:val="footnote"/>
      </w:pPr>
      <w:r w:rsidRPr="004A3E27">
        <w:rPr>
          <w:rStyle w:val="FootnoteReference"/>
        </w:rPr>
        <w:footnoteRef/>
      </w:r>
      <w:r w:rsidRPr="004A3E27">
        <w:t xml:space="preserve"> Mercy: love (Luke 10:37).</w:t>
      </w:r>
    </w:p>
  </w:footnote>
  <w:footnote w:id="300">
    <w:p w14:paraId="6EFF888C" w14:textId="1261A193" w:rsidR="00B31899" w:rsidRPr="004A3E27" w:rsidRDefault="00B31899"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1">
    <w:p w14:paraId="42604FE7" w14:textId="77777777" w:rsidR="00B31899" w:rsidRPr="004A3E27" w:rsidRDefault="00B31899" w:rsidP="00BD5BBE">
      <w:pPr>
        <w:pStyle w:val="footnote"/>
      </w:pPr>
      <w:r w:rsidRPr="004A3E27">
        <w:rPr>
          <w:rStyle w:val="FootnoteReference"/>
        </w:rPr>
        <w:footnoteRef/>
      </w:r>
      <w:r w:rsidRPr="004A3E27">
        <w:t xml:space="preserve"> Washbowl: i.e. reduced to the most menial servitude.</w:t>
      </w:r>
    </w:p>
  </w:footnote>
  <w:footnote w:id="302">
    <w:p w14:paraId="03E619D4" w14:textId="1339E3A3" w:rsidR="00B31899" w:rsidRPr="004A3E27" w:rsidRDefault="00B31899"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03">
    <w:p w14:paraId="2D798361" w14:textId="77777777" w:rsidR="00B31899" w:rsidRPr="004A3E27" w:rsidRDefault="00B31899"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4">
    <w:p w14:paraId="29B1DDE8" w14:textId="45FA342F" w:rsidR="00B31899" w:rsidRPr="004A3E27" w:rsidRDefault="00B31899"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5">
    <w:p w14:paraId="279AD391" w14:textId="274C1C9A" w:rsidR="00B31899" w:rsidRPr="004A3E27" w:rsidRDefault="00B31899"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6">
    <w:p w14:paraId="7753865A" w14:textId="3B559F98" w:rsidR="00B31899" w:rsidRDefault="00B31899" w:rsidP="009C1AC4">
      <w:pPr>
        <w:pStyle w:val="footnote"/>
      </w:pPr>
      <w:r>
        <w:rPr>
          <w:rStyle w:val="FootnoteReference"/>
        </w:rPr>
        <w:footnoteRef/>
      </w:r>
      <w:r>
        <w:t xml:space="preserve"> [JS] OSB has, “they are altogether useless.” NETS has “they together derive from vanity.</w:t>
      </w:r>
    </w:p>
  </w:footnote>
  <w:footnote w:id="307">
    <w:p w14:paraId="20ED6838" w14:textId="77777777" w:rsidR="00B31899" w:rsidRPr="004A3E27" w:rsidRDefault="00B31899" w:rsidP="009C1AC4">
      <w:pPr>
        <w:pStyle w:val="footnote"/>
      </w:pPr>
      <w:r w:rsidRPr="004A3E27">
        <w:rPr>
          <w:rStyle w:val="FootnoteReference"/>
        </w:rPr>
        <w:footnoteRef/>
      </w:r>
      <w:r w:rsidRPr="004A3E27">
        <w:t xml:space="preserve"> Job. 33:14.</w:t>
      </w:r>
    </w:p>
  </w:footnote>
  <w:footnote w:id="308">
    <w:p w14:paraId="3F4DF601" w14:textId="362CF8F1" w:rsidR="00B31899" w:rsidRDefault="00B31899" w:rsidP="004F49CE">
      <w:pPr>
        <w:pStyle w:val="footnote"/>
      </w:pPr>
      <w:r>
        <w:rPr>
          <w:rStyle w:val="FootnoteReference"/>
        </w:rPr>
        <w:footnoteRef/>
      </w:r>
      <w:r>
        <w:t xml:space="preserve"> [JS] literally, “holy place”</w:t>
      </w:r>
    </w:p>
  </w:footnote>
  <w:footnote w:id="309">
    <w:p w14:paraId="686CF1C0" w14:textId="1BBF228C" w:rsidR="00B31899" w:rsidRPr="004A3E27" w:rsidRDefault="00B31899"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0">
    <w:p w14:paraId="4BD1F676" w14:textId="28A76380" w:rsidR="00B31899" w:rsidRDefault="00B31899" w:rsidP="00C0729B">
      <w:pPr>
        <w:pStyle w:val="footnote"/>
      </w:pPr>
      <w:r>
        <w:rPr>
          <w:rStyle w:val="FootnoteReference"/>
        </w:rPr>
        <w:footnoteRef/>
      </w:r>
      <w:r>
        <w:t xml:space="preserve"> [JS] Fr. Athanasius’ translation from the Coptic has “shall glory”</w:t>
      </w:r>
    </w:p>
  </w:footnote>
  <w:footnote w:id="311">
    <w:p w14:paraId="33DDB994" w14:textId="5E62FF5E" w:rsidR="00B31899" w:rsidRDefault="00B31899" w:rsidP="00627006">
      <w:pPr>
        <w:pStyle w:val="footnote"/>
      </w:pPr>
      <w:r>
        <w:rPr>
          <w:rStyle w:val="FootnoteReference"/>
        </w:rPr>
        <w:footnoteRef/>
      </w:r>
      <w:r>
        <w:t xml:space="preserve"> All but Fr. Athanasius’ translation from the Coptic have “and a vow will be paid to You in Jerusalem”</w:t>
      </w:r>
    </w:p>
  </w:footnote>
  <w:footnote w:id="312">
    <w:p w14:paraId="7806F1DC" w14:textId="6D5F9E7B" w:rsidR="00B31899" w:rsidRDefault="00B31899" w:rsidP="00722B95">
      <w:pPr>
        <w:pStyle w:val="footnote"/>
      </w:pPr>
      <w:r>
        <w:rPr>
          <w:rStyle w:val="FootnoteReference"/>
        </w:rPr>
        <w:footnoteRef/>
      </w:r>
      <w:r>
        <w:t xml:space="preserve"> [] Found in Fr. Athanasius’ translation from the Coptic</w:t>
      </w:r>
    </w:p>
  </w:footnote>
  <w:footnote w:id="313">
    <w:p w14:paraId="36833249" w14:textId="34120CF1" w:rsidR="00B31899" w:rsidRPr="004A3E27" w:rsidRDefault="00B31899"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4">
    <w:p w14:paraId="622CE4B2" w14:textId="77777777" w:rsidR="00B31899" w:rsidRPr="004A3E27" w:rsidRDefault="00B31899" w:rsidP="00BD5BBE">
      <w:pPr>
        <w:pStyle w:val="footnote"/>
      </w:pPr>
      <w:r w:rsidRPr="004A3E27">
        <w:rPr>
          <w:rStyle w:val="FootnoteReference"/>
        </w:rPr>
        <w:footnoteRef/>
      </w:r>
      <w:r w:rsidRPr="004A3E27">
        <w:t xml:space="preserve"> So the Slavonic (Greek often omits ‘stillest’).</w:t>
      </w:r>
    </w:p>
  </w:footnote>
  <w:footnote w:id="315">
    <w:p w14:paraId="0BA13A66" w14:textId="54830EC5" w:rsidR="00B31899" w:rsidRDefault="00B31899" w:rsidP="005438BF">
      <w:pPr>
        <w:pStyle w:val="footnote"/>
      </w:pPr>
      <w:r>
        <w:rPr>
          <w:rStyle w:val="FootnoteReference"/>
        </w:rPr>
        <w:footnoteRef/>
      </w:r>
      <w:r>
        <w:t xml:space="preserve"> [JS] lit, “filled with fatness.”</w:t>
      </w:r>
    </w:p>
  </w:footnote>
  <w:footnote w:id="316">
    <w:p w14:paraId="6F4E7A1F" w14:textId="704DC134" w:rsidR="00B31899" w:rsidRPr="004A3E27" w:rsidRDefault="00B31899"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7">
    <w:p w14:paraId="30AFE1F6" w14:textId="77777777" w:rsidR="00B31899" w:rsidRPr="004A3E27" w:rsidRDefault="00B31899"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8">
    <w:p w14:paraId="667C6704" w14:textId="77777777" w:rsidR="00B31899" w:rsidRPr="004A3E27" w:rsidRDefault="00B31899"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9">
    <w:p w14:paraId="4D88FDB0" w14:textId="77777777" w:rsidR="00B31899" w:rsidRPr="004A3E27" w:rsidRDefault="00B31899" w:rsidP="00BD5BBE">
      <w:pPr>
        <w:pStyle w:val="footnote"/>
      </w:pPr>
      <w:r w:rsidRPr="004A3E27">
        <w:rPr>
          <w:rStyle w:val="FootnoteReference"/>
        </w:rPr>
        <w:footnoteRef/>
      </w:r>
      <w:r w:rsidRPr="004A3E27">
        <w:t xml:space="preserve"> See footnote 62. &lt;2 previously&gt;</w:t>
      </w:r>
    </w:p>
  </w:footnote>
  <w:footnote w:id="320">
    <w:p w14:paraId="520E1D4D" w14:textId="70DD6036" w:rsidR="00B31899" w:rsidRDefault="00B31899" w:rsidP="000E01D1">
      <w:pPr>
        <w:pStyle w:val="footnote"/>
      </w:pPr>
      <w:r>
        <w:rPr>
          <w:rStyle w:val="FootnoteReference"/>
        </w:rPr>
        <w:footnoteRef/>
      </w:r>
      <w:r>
        <w:t xml:space="preserve"> [JS], “do obeisance”, i.e. prostrate, not just an attitude, but an act</w:t>
      </w:r>
    </w:p>
  </w:footnote>
  <w:footnote w:id="321">
    <w:p w14:paraId="1B791EBC" w14:textId="77777777" w:rsidR="00B31899" w:rsidRPr="004A3E27" w:rsidRDefault="00B31899"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2">
    <w:p w14:paraId="109CC4F4" w14:textId="77777777" w:rsidR="00B31899" w:rsidRPr="004A3E27" w:rsidRDefault="00B31899" w:rsidP="00BD5BBE">
      <w:pPr>
        <w:pStyle w:val="footnote"/>
      </w:pPr>
      <w:r w:rsidRPr="004A3E27">
        <w:rPr>
          <w:rStyle w:val="FootnoteReference"/>
        </w:rPr>
        <w:footnoteRef/>
      </w:r>
      <w:r w:rsidRPr="004A3E27">
        <w:t xml:space="preserve"> ‘What God has planned for His lovers’ (1 Cor. 2:9).</w:t>
      </w:r>
    </w:p>
  </w:footnote>
  <w:footnote w:id="323">
    <w:p w14:paraId="096C8EE6" w14:textId="40879E1D" w:rsidR="00B31899" w:rsidRDefault="00B31899" w:rsidP="000E01D1">
      <w:pPr>
        <w:pStyle w:val="footnote"/>
      </w:pPr>
      <w:r>
        <w:rPr>
          <w:rStyle w:val="FootnoteReference"/>
        </w:rPr>
        <w:footnoteRef/>
      </w:r>
      <w:r>
        <w:t xml:space="preserve"> [JS] Fr. Lazarus has, “for”</w:t>
      </w:r>
    </w:p>
  </w:footnote>
  <w:footnote w:id="324">
    <w:p w14:paraId="693C7006" w14:textId="4BAA4AB8" w:rsidR="00B31899" w:rsidRPr="004A3E27" w:rsidRDefault="00B31899"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5">
    <w:p w14:paraId="4EA27689" w14:textId="41C52921" w:rsidR="00B31899" w:rsidRPr="004A3E27" w:rsidRDefault="00B31899"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6">
    <w:p w14:paraId="49AA563D" w14:textId="77777777" w:rsidR="00B31899" w:rsidRPr="004A3E27" w:rsidRDefault="00B31899"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7">
    <w:p w14:paraId="26BB2E4A" w14:textId="256060DE" w:rsidR="00B31899" w:rsidRPr="004A3E27" w:rsidRDefault="00B31899"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8">
    <w:p w14:paraId="7DEE92CE" w14:textId="409EAD51" w:rsidR="00B31899" w:rsidRDefault="00B31899" w:rsidP="00F81502">
      <w:pPr>
        <w:pStyle w:val="footnote"/>
      </w:pPr>
      <w:r>
        <w:rPr>
          <w:rStyle w:val="FootnoteReference"/>
        </w:rPr>
        <w:footnoteRef/>
      </w:r>
      <w:r>
        <w:t xml:space="preserve"> [JS] or “give thanks to You” or “thankfully confess You with praise”</w:t>
      </w:r>
    </w:p>
  </w:footnote>
  <w:footnote w:id="329">
    <w:p w14:paraId="29F3A7DD" w14:textId="66A81F41" w:rsidR="00B31899" w:rsidRDefault="00B31899" w:rsidP="00F81502">
      <w:pPr>
        <w:pStyle w:val="footnote"/>
      </w:pPr>
      <w:r>
        <w:rPr>
          <w:rStyle w:val="FootnoteReference"/>
        </w:rPr>
        <w:footnoteRef/>
      </w:r>
      <w:r>
        <w:t xml:space="preserve"> [JS] or “praise You” or “give thanks to You” or “thankfully confess You with praise”</w:t>
      </w:r>
    </w:p>
  </w:footnote>
  <w:footnote w:id="330">
    <w:p w14:paraId="75EB9556" w14:textId="77777777" w:rsidR="00B31899" w:rsidRPr="004A3E27" w:rsidRDefault="00B31899"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1">
    <w:p w14:paraId="69CCF6E1" w14:textId="734C2AF2" w:rsidR="00B31899" w:rsidRPr="004A3E27" w:rsidRDefault="00B31899" w:rsidP="00BD5BBE">
      <w:pPr>
        <w:pStyle w:val="footnote"/>
      </w:pPr>
      <w:r w:rsidRPr="004A3E27">
        <w:rPr>
          <w:rStyle w:val="FootnoteReference"/>
        </w:rPr>
        <w:footnoteRef/>
      </w:r>
      <w:r w:rsidRPr="004A3E27">
        <w:t xml:space="preserve"> Numbers 10:35. </w:t>
      </w:r>
      <w:r>
        <w:t>Cf</w:t>
      </w:r>
      <w:r w:rsidRPr="004A3E27">
        <w:t>. Exodus 14.</w:t>
      </w:r>
    </w:p>
  </w:footnote>
  <w:footnote w:id="332">
    <w:p w14:paraId="772812A4" w14:textId="77777777" w:rsidR="00B31899" w:rsidRPr="004A3E27" w:rsidRDefault="00B31899"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3">
    <w:p w14:paraId="648336FE" w14:textId="679542B0" w:rsidR="00B31899" w:rsidRDefault="00B31899" w:rsidP="00A66BCD">
      <w:pPr>
        <w:pStyle w:val="footnote"/>
      </w:pPr>
      <w:r>
        <w:rPr>
          <w:rStyle w:val="FootnoteReference"/>
        </w:rPr>
        <w:footnoteRef/>
      </w:r>
      <w:r>
        <w:t xml:space="preserve"> [JS] literally, “before the face of”</w:t>
      </w:r>
    </w:p>
  </w:footnote>
  <w:footnote w:id="334">
    <w:p w14:paraId="576015E9" w14:textId="7C434A30" w:rsidR="00B31899" w:rsidRPr="004A3E27" w:rsidRDefault="00B31899" w:rsidP="00BD5BBE">
      <w:pPr>
        <w:pStyle w:val="footnote"/>
      </w:pPr>
      <w:r w:rsidRPr="004A3E27">
        <w:rPr>
          <w:rStyle w:val="FootnoteReference"/>
        </w:rPr>
        <w:footnoteRef/>
      </w:r>
      <w:r w:rsidRPr="004A3E27">
        <w:t xml:space="preserve"> Luke 4:32.</w:t>
      </w:r>
      <w:r w:rsidR="000D1AC2">
        <w:t xml:space="preserve"> [JS] or “with great power,” in place of “to a great company”.</w:t>
      </w:r>
    </w:p>
  </w:footnote>
  <w:footnote w:id="335">
    <w:p w14:paraId="528CA841" w14:textId="6B333BD0" w:rsidR="00B31899" w:rsidRDefault="00B31899" w:rsidP="003863C1">
      <w:pPr>
        <w:pStyle w:val="footnote"/>
      </w:pPr>
      <w:r>
        <w:rPr>
          <w:rStyle w:val="FootnoteReference"/>
        </w:rPr>
        <w:footnoteRef/>
      </w:r>
      <w:r>
        <w:t xml:space="preserve"> [JS] literally “hosts”</w:t>
      </w:r>
    </w:p>
  </w:footnote>
  <w:footnote w:id="336">
    <w:p w14:paraId="65E1E4C5" w14:textId="144C5288" w:rsidR="000D1AC2" w:rsidRDefault="000D1AC2"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37">
    <w:p w14:paraId="1C35810F" w14:textId="7EDB3A13" w:rsidR="00B31899" w:rsidRPr="004A3E27" w:rsidRDefault="00B31899"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8">
    <w:p w14:paraId="182BF5C1" w14:textId="77B0A7B7" w:rsidR="00B31899" w:rsidRDefault="00B31899" w:rsidP="0080282E">
      <w:pPr>
        <w:pStyle w:val="footnote"/>
      </w:pPr>
      <w:r>
        <w:rPr>
          <w:rStyle w:val="FootnoteReference"/>
        </w:rPr>
        <w:footnoteRef/>
      </w:r>
      <w:r>
        <w:t xml:space="preserve"> [JS] literally, “ten-thousand fold”</w:t>
      </w:r>
    </w:p>
  </w:footnote>
  <w:footnote w:id="339">
    <w:p w14:paraId="4BA4E820" w14:textId="74DEA970" w:rsidR="00B31899" w:rsidRPr="004A3E27" w:rsidRDefault="00B31899" w:rsidP="00BD5BBE">
      <w:pPr>
        <w:pStyle w:val="footnote"/>
      </w:pPr>
      <w:r w:rsidRPr="004A3E27">
        <w:rPr>
          <w:rStyle w:val="FootnoteReference"/>
        </w:rPr>
        <w:footnoteRef/>
      </w:r>
      <w:r w:rsidRPr="004A3E27">
        <w:t xml:space="preserve"> </w:t>
      </w:r>
      <w:r>
        <w:t>Cf</w:t>
      </w:r>
      <w:r w:rsidRPr="004A3E27">
        <w:t>. Ephes. 4:8.</w:t>
      </w:r>
    </w:p>
  </w:footnote>
  <w:footnote w:id="340">
    <w:p w14:paraId="6F7FE73D" w14:textId="3ED6EBEB" w:rsidR="00B31899" w:rsidRDefault="00B31899" w:rsidP="00AC3180">
      <w:pPr>
        <w:pStyle w:val="footnote"/>
      </w:pPr>
      <w:r>
        <w:rPr>
          <w:rStyle w:val="FootnoteReference"/>
        </w:rPr>
        <w:footnoteRef/>
      </w:r>
      <w:r>
        <w:t xml:space="preserve"> [JS] “assemblies” or “congregations”</w:t>
      </w:r>
    </w:p>
  </w:footnote>
  <w:footnote w:id="341">
    <w:p w14:paraId="1069FF00" w14:textId="77777777" w:rsidR="00B31899" w:rsidRPr="004A3E27" w:rsidRDefault="00B31899"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2">
    <w:p w14:paraId="4D6861A4" w14:textId="77777777" w:rsidR="00B31899" w:rsidRPr="004A3E27" w:rsidRDefault="00B31899"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3">
    <w:p w14:paraId="3876A4B9" w14:textId="77777777" w:rsidR="00B31899" w:rsidRPr="004A3E27" w:rsidRDefault="00B31899"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4">
    <w:p w14:paraId="3A9A265F" w14:textId="622FDAFA" w:rsidR="00B31899" w:rsidRPr="004A3E27" w:rsidRDefault="00B31899"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5">
    <w:p w14:paraId="46BEEA32" w14:textId="77777777" w:rsidR="00B31899" w:rsidRPr="004A3E27" w:rsidRDefault="00B31899" w:rsidP="00BD5BBE">
      <w:pPr>
        <w:pStyle w:val="footnote"/>
      </w:pPr>
      <w:r w:rsidRPr="004A3E27">
        <w:rPr>
          <w:rStyle w:val="FootnoteReference"/>
        </w:rPr>
        <w:footnoteRef/>
      </w:r>
      <w:r w:rsidRPr="004A3E27">
        <w:t xml:space="preserve"> Mk. 15:29; Jn. 2:17; Rom. 15:3.</w:t>
      </w:r>
    </w:p>
  </w:footnote>
  <w:footnote w:id="346">
    <w:p w14:paraId="252B5848" w14:textId="77777777" w:rsidR="00B31899" w:rsidRPr="004A3E27" w:rsidRDefault="00B31899" w:rsidP="00BD5BBE">
      <w:pPr>
        <w:pStyle w:val="footnote"/>
      </w:pPr>
      <w:r w:rsidRPr="004A3E27">
        <w:rPr>
          <w:rStyle w:val="FootnoteReference"/>
        </w:rPr>
        <w:footnoteRef/>
      </w:r>
      <w:r w:rsidRPr="004A3E27">
        <w:t xml:space="preserve"> The elders and chief priests.</w:t>
      </w:r>
    </w:p>
  </w:footnote>
  <w:footnote w:id="347">
    <w:p w14:paraId="0AE68D03" w14:textId="77777777" w:rsidR="00B31899" w:rsidRPr="004A3E27" w:rsidRDefault="00B31899"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8">
    <w:p w14:paraId="49BC712C" w14:textId="77777777" w:rsidR="00B31899" w:rsidRPr="004A3E27" w:rsidRDefault="00B31899" w:rsidP="00BD5BBE">
      <w:pPr>
        <w:pStyle w:val="footnote"/>
      </w:pPr>
      <w:r w:rsidRPr="004A3E27">
        <w:rPr>
          <w:rStyle w:val="FootnoteReference"/>
        </w:rPr>
        <w:footnoteRef/>
      </w:r>
      <w:r w:rsidRPr="004A3E27">
        <w:t xml:space="preserve"> Mt. 16:21; Mk. 8:31.</w:t>
      </w:r>
    </w:p>
  </w:footnote>
  <w:footnote w:id="349">
    <w:p w14:paraId="5D4E90F4" w14:textId="77777777" w:rsidR="00B31899" w:rsidRPr="004A3E27" w:rsidRDefault="00B31899" w:rsidP="00BD5BBE">
      <w:pPr>
        <w:pStyle w:val="footnote"/>
      </w:pPr>
      <w:r w:rsidRPr="004A3E27">
        <w:rPr>
          <w:rStyle w:val="FootnoteReference"/>
        </w:rPr>
        <w:footnoteRef/>
      </w:r>
      <w:r w:rsidRPr="004A3E27">
        <w:t xml:space="preserve"> Mt. 27:34.</w:t>
      </w:r>
    </w:p>
  </w:footnote>
  <w:footnote w:id="350">
    <w:p w14:paraId="2A1BD707" w14:textId="2E0A380E" w:rsidR="00B31899" w:rsidRPr="004A3E27" w:rsidRDefault="00B31899" w:rsidP="00BD5BBE">
      <w:pPr>
        <w:pStyle w:val="footnote"/>
      </w:pPr>
      <w:r w:rsidRPr="004A3E27">
        <w:rPr>
          <w:rStyle w:val="FootnoteReference"/>
        </w:rPr>
        <w:footnoteRef/>
      </w:r>
      <w:r w:rsidRPr="004A3E27">
        <w:t xml:space="preserve"> </w:t>
      </w:r>
      <w:r>
        <w:t>Cf</w:t>
      </w:r>
      <w:r w:rsidRPr="004A3E27">
        <w:t>. Rom. 11:9,10.</w:t>
      </w:r>
    </w:p>
  </w:footnote>
  <w:footnote w:id="351">
    <w:p w14:paraId="09150116" w14:textId="70A37D6F" w:rsidR="00B31899" w:rsidRPr="004A3E27" w:rsidRDefault="00B31899"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2">
    <w:p w14:paraId="05D75ECB" w14:textId="77777777" w:rsidR="00B31899" w:rsidRPr="004A3E27" w:rsidRDefault="00B31899" w:rsidP="00BD5BBE">
      <w:pPr>
        <w:pStyle w:val="footnote"/>
      </w:pPr>
      <w:r w:rsidRPr="004A3E27">
        <w:rPr>
          <w:rStyle w:val="FootnoteReference"/>
        </w:rPr>
        <w:footnoteRef/>
      </w:r>
      <w:r w:rsidRPr="004A3E27">
        <w:t xml:space="preserve"> Ps. 69:3-7 differs only slightly from Ps. 39:15-18.</w:t>
      </w:r>
    </w:p>
  </w:footnote>
  <w:footnote w:id="353">
    <w:p w14:paraId="3C5E1D6F" w14:textId="58735F32" w:rsidR="00B31899" w:rsidRDefault="00B31899" w:rsidP="004F3DCD">
      <w:pPr>
        <w:pStyle w:val="footnote"/>
      </w:pPr>
      <w:r>
        <w:rPr>
          <w:rStyle w:val="FootnoteReference"/>
        </w:rPr>
        <w:footnoteRef/>
      </w:r>
      <w:r>
        <w:t xml:space="preserve"> [JS] “Good! Good!”, or “Aha! Aha!”, or “Well done! Well done!” what one says when they think they have beaten their opponent.</w:t>
      </w:r>
    </w:p>
  </w:footnote>
  <w:footnote w:id="354">
    <w:p w14:paraId="325C5542" w14:textId="77777777" w:rsidR="00B31899" w:rsidRPr="004A3E27" w:rsidRDefault="00B31899" w:rsidP="00BD5BBE">
      <w:pPr>
        <w:pStyle w:val="footnote"/>
      </w:pPr>
      <w:r w:rsidRPr="004A3E27">
        <w:rPr>
          <w:rStyle w:val="FootnoteReference"/>
        </w:rPr>
        <w:footnoteRef/>
      </w:r>
      <w:r w:rsidRPr="004A3E27">
        <w:t xml:space="preserve"> The first three lines of Psalms 70 and 30 are identical. See footnote there.</w:t>
      </w:r>
    </w:p>
  </w:footnote>
  <w:footnote w:id="355">
    <w:p w14:paraId="1B3F91B5" w14:textId="58F71B16" w:rsidR="00B31899" w:rsidRPr="004A3E27" w:rsidRDefault="00B31899"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6">
    <w:p w14:paraId="1479583A" w14:textId="0156B220" w:rsidR="00B31899" w:rsidRDefault="00B31899" w:rsidP="00C614C7">
      <w:pPr>
        <w:pStyle w:val="footnote"/>
      </w:pPr>
      <w:r>
        <w:rPr>
          <w:rStyle w:val="FootnoteReference"/>
        </w:rPr>
        <w:footnoteRef/>
      </w:r>
      <w:r>
        <w:t xml:space="preserve"> [JS] literally, “arm”.</w:t>
      </w:r>
    </w:p>
  </w:footnote>
  <w:footnote w:id="357">
    <w:p w14:paraId="523E76EA" w14:textId="77777777" w:rsidR="00B31899" w:rsidRPr="004A3E27" w:rsidRDefault="00B31899" w:rsidP="00C614C7">
      <w:pPr>
        <w:pStyle w:val="footnote"/>
      </w:pPr>
      <w:r w:rsidRPr="004A3E27">
        <w:rPr>
          <w:rStyle w:val="FootnoteReference"/>
        </w:rPr>
        <w:footnoteRef/>
      </w:r>
      <w:r w:rsidRPr="004A3E27">
        <w:t xml:space="preserve"> Ephes. 3:10; 4:8.</w:t>
      </w:r>
    </w:p>
  </w:footnote>
  <w:footnote w:id="358">
    <w:p w14:paraId="65732174" w14:textId="7AFAEA7C" w:rsidR="00B31899" w:rsidRDefault="00B31899" w:rsidP="00E269C1">
      <w:pPr>
        <w:pStyle w:val="footnote"/>
      </w:pPr>
      <w:r>
        <w:rPr>
          <w:rStyle w:val="FootnoteReference"/>
        </w:rPr>
        <w:footnoteRef/>
      </w:r>
      <w:r>
        <w:t xml:space="preserve"> [JS] or “praise Your” or “acknowledge You”, or “thankfully confess with praise [for Your]”</w:t>
      </w:r>
    </w:p>
  </w:footnote>
  <w:footnote w:id="359">
    <w:p w14:paraId="63D5291B" w14:textId="120CBC18" w:rsidR="00B31899" w:rsidRPr="004A3E27" w:rsidRDefault="00B31899"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60">
    <w:p w14:paraId="0396CA5A" w14:textId="2DEA52B7" w:rsidR="00B31899" w:rsidRPr="004A3E27" w:rsidRDefault="00B31899"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61">
    <w:p w14:paraId="145DE01A" w14:textId="6D6C89A5" w:rsidR="00B31899" w:rsidRDefault="00B31899" w:rsidP="00733705">
      <w:pPr>
        <w:pStyle w:val="footnote"/>
      </w:pPr>
      <w:r>
        <w:rPr>
          <w:rStyle w:val="FootnoteReference"/>
        </w:rPr>
        <w:footnoteRef/>
      </w:r>
      <w:r>
        <w:t xml:space="preserve"> [JS] literally “He will judge the poor of the people.”</w:t>
      </w:r>
    </w:p>
  </w:footnote>
  <w:footnote w:id="362">
    <w:p w14:paraId="4ADD947E" w14:textId="3381547D" w:rsidR="00B31899" w:rsidRPr="004A3E27" w:rsidRDefault="00B31899"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3">
    <w:p w14:paraId="31968FA6" w14:textId="77777777" w:rsidR="00B31899" w:rsidRPr="004A3E27" w:rsidRDefault="00B31899" w:rsidP="00BD5BBE">
      <w:pPr>
        <w:pStyle w:val="footnote"/>
      </w:pPr>
      <w:r w:rsidRPr="004A3E27">
        <w:rPr>
          <w:rStyle w:val="FootnoteReference"/>
        </w:rPr>
        <w:footnoteRef/>
      </w:r>
      <w:r w:rsidRPr="004A3E27">
        <w:t xml:space="preserve"> Rivers: Tigris and Euphrates.</w:t>
      </w:r>
    </w:p>
  </w:footnote>
  <w:footnote w:id="364">
    <w:p w14:paraId="7811A007" w14:textId="64EFDFFD" w:rsidR="00B31899" w:rsidRPr="004A3E27" w:rsidRDefault="00B31899" w:rsidP="00BD5BBE">
      <w:pPr>
        <w:pStyle w:val="footnote"/>
      </w:pPr>
      <w:r w:rsidRPr="004A3E27">
        <w:rPr>
          <w:rStyle w:val="FootnoteReference"/>
        </w:rPr>
        <w:footnoteRef/>
      </w:r>
      <w:r w:rsidRPr="004A3E27">
        <w:t xml:space="preserve"> </w:t>
      </w:r>
      <w:r>
        <w:t>Cf</w:t>
      </w:r>
      <w:r w:rsidRPr="004A3E27">
        <w:t>. Ps. 47:8.</w:t>
      </w:r>
    </w:p>
  </w:footnote>
  <w:footnote w:id="365">
    <w:p w14:paraId="34781B0F" w14:textId="1A0B612C" w:rsidR="00B31899" w:rsidRDefault="00B31899" w:rsidP="00E269C1">
      <w:pPr>
        <w:pStyle w:val="footnote"/>
      </w:pPr>
      <w:r>
        <w:rPr>
          <w:rStyle w:val="FootnoteReference"/>
        </w:rPr>
        <w:footnoteRef/>
      </w:r>
      <w:r>
        <w:t xml:space="preserve"> [JS] literally “do obeisance to”, i.e. the physical act of prostrating or bowing down.</w:t>
      </w:r>
    </w:p>
  </w:footnote>
  <w:footnote w:id="366">
    <w:p w14:paraId="57352CBF" w14:textId="0D12012F" w:rsidR="00B31899" w:rsidRPr="004A3E27" w:rsidRDefault="00B31899" w:rsidP="00BD5BBE">
      <w:pPr>
        <w:pStyle w:val="footnote"/>
      </w:pPr>
      <w:r w:rsidRPr="004A3E27">
        <w:rPr>
          <w:rStyle w:val="FootnoteReference"/>
        </w:rPr>
        <w:footnoteRef/>
      </w:r>
      <w:r w:rsidRPr="004A3E27">
        <w:t xml:space="preserve"> </w:t>
      </w:r>
      <w:r>
        <w:t>Cf</w:t>
      </w:r>
      <w:r w:rsidRPr="004A3E27">
        <w:t>. Rev. 1:18; Heb. 7:25; Num. 14:28.</w:t>
      </w:r>
    </w:p>
  </w:footnote>
  <w:footnote w:id="367">
    <w:p w14:paraId="2E026D23" w14:textId="77777777" w:rsidR="00B31899" w:rsidRPr="004A3E27" w:rsidRDefault="00B31899"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8">
    <w:p w14:paraId="550199CE" w14:textId="322C0FE5" w:rsidR="00B31899" w:rsidRDefault="00B31899" w:rsidP="005B5466">
      <w:pPr>
        <w:pStyle w:val="footnote"/>
      </w:pPr>
      <w:r>
        <w:rPr>
          <w:rStyle w:val="FootnoteReference"/>
        </w:rPr>
        <w:footnoteRef/>
      </w:r>
      <w:r>
        <w:t xml:space="preserve"> [JS] or, “So be it! So be it!”</w:t>
      </w:r>
    </w:p>
  </w:footnote>
  <w:footnote w:id="369">
    <w:p w14:paraId="2E2191B6" w14:textId="77777777" w:rsidR="00B31899" w:rsidRPr="004A3E27" w:rsidRDefault="00B31899"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70">
    <w:p w14:paraId="58DFBD38" w14:textId="77777777" w:rsidR="00B31899" w:rsidRPr="004A3E27" w:rsidRDefault="00B31899"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B31899" w:rsidRPr="004A3E27" w:rsidRDefault="00B31899" w:rsidP="00BD5BBE">
      <w:pPr>
        <w:pStyle w:val="footnote"/>
      </w:pPr>
      <w:r w:rsidRPr="004A3E27">
        <w:tab/>
        <w:t>For them there are no pains;</w:t>
      </w:r>
    </w:p>
    <w:p w14:paraId="15E57D33" w14:textId="77777777" w:rsidR="00B31899" w:rsidRPr="004A3E27" w:rsidRDefault="00B31899" w:rsidP="00BD5BBE">
      <w:pPr>
        <w:pStyle w:val="footnote"/>
      </w:pPr>
      <w:r w:rsidRPr="004A3E27">
        <w:tab/>
        <w:t>fit and strong are their bodies.</w:t>
      </w:r>
    </w:p>
  </w:footnote>
  <w:footnote w:id="371">
    <w:p w14:paraId="2000D9CE" w14:textId="77777777" w:rsidR="00B31899" w:rsidRPr="004A3E27" w:rsidRDefault="00B31899" w:rsidP="00BD5BBE">
      <w:pPr>
        <w:pStyle w:val="footnote"/>
      </w:pPr>
      <w:r w:rsidRPr="004A3E27">
        <w:rPr>
          <w:rStyle w:val="FootnoteReference"/>
        </w:rPr>
        <w:footnoteRef/>
      </w:r>
      <w:r w:rsidRPr="004A3E27">
        <w:t xml:space="preserve"> The apparent success and prosperity of the godless is transitory and short-lived.</w:t>
      </w:r>
    </w:p>
  </w:footnote>
  <w:footnote w:id="372">
    <w:p w14:paraId="5BB08A3A" w14:textId="77777777" w:rsidR="00B31899" w:rsidRPr="004A3E27" w:rsidRDefault="00B31899"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3">
    <w:p w14:paraId="1EB3BD79" w14:textId="77777777" w:rsidR="00B31899" w:rsidRPr="004A3E27" w:rsidRDefault="00B31899"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4">
    <w:p w14:paraId="70787BBC" w14:textId="7DA1EC54" w:rsidR="00B31899" w:rsidRPr="004A3E27" w:rsidRDefault="00B31899"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5">
    <w:p w14:paraId="592FBEA7" w14:textId="77777777" w:rsidR="00B31899" w:rsidRPr="004A3E27" w:rsidRDefault="00B31899"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6">
    <w:p w14:paraId="17B1E11D" w14:textId="77777777" w:rsidR="00B31899" w:rsidRPr="004A3E27" w:rsidRDefault="00B31899"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77">
    <w:p w14:paraId="1E15E436" w14:textId="77777777" w:rsidR="00B31899" w:rsidRPr="004A3E27" w:rsidRDefault="00B31899"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8">
    <w:p w14:paraId="52B2065B" w14:textId="28E7781C" w:rsidR="00B31899" w:rsidRDefault="00B31899" w:rsidP="004B0577">
      <w:pPr>
        <w:pStyle w:val="footnote"/>
      </w:pPr>
      <w:r>
        <w:rPr>
          <w:rStyle w:val="FootnoteReference"/>
        </w:rPr>
        <w:footnoteRef/>
      </w:r>
      <w:r>
        <w:t xml:space="preserve"> [JS] holy places, could refer to a place, or people, i.e. “among Your saints”.</w:t>
      </w:r>
    </w:p>
  </w:footnote>
  <w:footnote w:id="379">
    <w:p w14:paraId="3D3DC9BD" w14:textId="4BA8FE39" w:rsidR="00B31899" w:rsidRDefault="00B31899" w:rsidP="004B0577">
      <w:pPr>
        <w:pStyle w:val="footnote"/>
      </w:pPr>
      <w:r>
        <w:rPr>
          <w:rStyle w:val="FootnoteReference"/>
        </w:rPr>
        <w:footnoteRef/>
      </w:r>
      <w:r>
        <w:t xml:space="preserve"> [JS] or emblems.</w:t>
      </w:r>
    </w:p>
  </w:footnote>
  <w:footnote w:id="380">
    <w:p w14:paraId="48E0BAD1" w14:textId="77777777" w:rsidR="00B31899" w:rsidRPr="004A3E27" w:rsidRDefault="00B31899" w:rsidP="00BD5BBE">
      <w:pPr>
        <w:pStyle w:val="footnote"/>
      </w:pPr>
      <w:r w:rsidRPr="004A3E27">
        <w:rPr>
          <w:rStyle w:val="FootnoteReference"/>
        </w:rPr>
        <w:footnoteRef/>
      </w:r>
      <w:r w:rsidRPr="004A3E27">
        <w:t xml:space="preserve"> Signs and miracles of God’s presence, protection and deliverance.</w:t>
      </w:r>
    </w:p>
  </w:footnote>
  <w:footnote w:id="381">
    <w:p w14:paraId="706BBD8A" w14:textId="77777777" w:rsidR="00B31899" w:rsidRPr="004A3E27" w:rsidRDefault="00B31899"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82">
    <w:p w14:paraId="70533A43" w14:textId="77777777" w:rsidR="00B31899" w:rsidRPr="004A3E27" w:rsidRDefault="00B31899"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3">
    <w:p w14:paraId="78FF1B50" w14:textId="32D86D96" w:rsidR="00B31899" w:rsidRPr="005B2E82" w:rsidRDefault="00B31899">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84">
    <w:p w14:paraId="2451EBE5" w14:textId="284A8300" w:rsidR="00B31899" w:rsidRDefault="00B31899" w:rsidP="00E269C1">
      <w:pPr>
        <w:pStyle w:val="footnote"/>
      </w:pPr>
      <w:r>
        <w:rPr>
          <w:rStyle w:val="FootnoteReference"/>
        </w:rPr>
        <w:footnoteRef/>
      </w:r>
      <w:r>
        <w:t xml:space="preserve"> [JS] or “give thanks to You” or “thankfully confess you with praise”</w:t>
      </w:r>
    </w:p>
  </w:footnote>
  <w:footnote w:id="385">
    <w:p w14:paraId="13B7F9F8" w14:textId="32B2D2FD" w:rsidR="00B31899" w:rsidRDefault="00B31899" w:rsidP="00220BA1">
      <w:pPr>
        <w:pStyle w:val="footnote"/>
      </w:pPr>
      <w:r>
        <w:rPr>
          <w:rStyle w:val="FootnoteReference"/>
        </w:rPr>
        <w:footnoteRef/>
      </w:r>
      <w:r>
        <w:t xml:space="preserve"> [JS] literally “from egress nor from setting” (NETS). OSB has “from the sunrise nor the sunset.”</w:t>
      </w:r>
    </w:p>
  </w:footnote>
  <w:footnote w:id="386">
    <w:p w14:paraId="5A7D4EBB" w14:textId="6C2E1ACC" w:rsidR="00B31899" w:rsidRDefault="00B31899" w:rsidP="00220BA1">
      <w:pPr>
        <w:pStyle w:val="footnote"/>
      </w:pPr>
      <w:r>
        <w:rPr>
          <w:rStyle w:val="FootnoteReference"/>
        </w:rPr>
        <w:footnoteRef/>
      </w:r>
      <w:r>
        <w:t xml:space="preserve"> [JS] literally “horn”, here and below.</w:t>
      </w:r>
    </w:p>
  </w:footnote>
  <w:footnote w:id="387">
    <w:p w14:paraId="43EF022B" w14:textId="270DF778" w:rsidR="00B31899" w:rsidRPr="004A3E27" w:rsidRDefault="00B31899"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88">
    <w:p w14:paraId="4332FFC4" w14:textId="6C5875B6" w:rsidR="00B31899" w:rsidRPr="004A3E27" w:rsidRDefault="00B31899" w:rsidP="00BD5BBE">
      <w:pPr>
        <w:pStyle w:val="footnote"/>
      </w:pPr>
      <w:r w:rsidRPr="004A3E27">
        <w:rPr>
          <w:rStyle w:val="FootnoteReference"/>
        </w:rPr>
        <w:footnoteRef/>
      </w:r>
      <w:r w:rsidRPr="004A3E27">
        <w:t xml:space="preserve"> </w:t>
      </w:r>
      <w:r>
        <w:t>Cf</w:t>
      </w:r>
      <w:r w:rsidRPr="004A3E27">
        <w:t>. Ps. 45:10; Is. 2:4; 11:9; 65:25; Hos. 2:18; Zac. 9:10.</w:t>
      </w:r>
    </w:p>
  </w:footnote>
  <w:footnote w:id="389">
    <w:p w14:paraId="168ADB5F" w14:textId="77777777" w:rsidR="00B31899" w:rsidRPr="004A3E27" w:rsidRDefault="00B31899" w:rsidP="00BD5BBE">
      <w:pPr>
        <w:pStyle w:val="footnote"/>
      </w:pPr>
      <w:r w:rsidRPr="004A3E27">
        <w:rPr>
          <w:rStyle w:val="FootnoteReference"/>
        </w:rPr>
        <w:footnoteRef/>
      </w:r>
      <w:r w:rsidRPr="004A3E27">
        <w:t xml:space="preserve"> Sinai and Zion, Moses and Christ, the Law and the Gospel enlighten the earth.</w:t>
      </w:r>
    </w:p>
  </w:footnote>
  <w:footnote w:id="390">
    <w:p w14:paraId="680E84D4" w14:textId="51AC975C" w:rsidR="00B31899" w:rsidRPr="004A3E27" w:rsidRDefault="00B31899"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91">
    <w:p w14:paraId="100AB77F" w14:textId="77777777" w:rsidR="00B31899" w:rsidRPr="004A3E27" w:rsidRDefault="00B31899"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92">
    <w:p w14:paraId="19D36410" w14:textId="52AB6CF1" w:rsidR="00B31899" w:rsidRDefault="00B31899"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93">
    <w:p w14:paraId="2AEE0DC8" w14:textId="2C9926C9" w:rsidR="00B31899" w:rsidRDefault="00B31899" w:rsidP="0077116C">
      <w:pPr>
        <w:pStyle w:val="footnote"/>
      </w:pPr>
      <w:r>
        <w:rPr>
          <w:rStyle w:val="FootnoteReference"/>
        </w:rPr>
        <w:footnoteRef/>
      </w:r>
      <w:r>
        <w:t xml:space="preserve"> [JS] literally, “their voice”</w:t>
      </w:r>
    </w:p>
  </w:footnote>
  <w:footnote w:id="394">
    <w:p w14:paraId="691BE305" w14:textId="638D6FB9" w:rsidR="00B31899" w:rsidRDefault="00B31899" w:rsidP="0077116C">
      <w:pPr>
        <w:pStyle w:val="footnote"/>
      </w:pPr>
      <w:r>
        <w:rPr>
          <w:rStyle w:val="FootnoteReference"/>
        </w:rPr>
        <w:footnoteRef/>
      </w:r>
      <w:r>
        <w:t xml:space="preserve"> [JS] literally, “arrows”</w:t>
      </w:r>
    </w:p>
  </w:footnote>
  <w:footnote w:id="395">
    <w:p w14:paraId="02B0A65D" w14:textId="5AC6E269" w:rsidR="00B31899" w:rsidRDefault="00B31899" w:rsidP="0077116C">
      <w:pPr>
        <w:pStyle w:val="footnote"/>
      </w:pPr>
      <w:r>
        <w:rPr>
          <w:rStyle w:val="FootnoteReference"/>
        </w:rPr>
        <w:footnoteRef/>
      </w:r>
      <w:r>
        <w:t xml:space="preserve"> [JS] literally, “voice”</w:t>
      </w:r>
    </w:p>
  </w:footnote>
  <w:footnote w:id="396">
    <w:p w14:paraId="23F3A799" w14:textId="20EBC598" w:rsidR="00B31899" w:rsidRDefault="00B31899" w:rsidP="00E21183">
      <w:pPr>
        <w:pStyle w:val="footnote"/>
      </w:pPr>
      <w:r>
        <w:rPr>
          <w:rStyle w:val="FootnoteReference"/>
        </w:rPr>
        <w:footnoteRef/>
      </w:r>
      <w:r>
        <w:t xml:space="preserve"> [JS] [] found in Coptic, in the Vespers Gospel of the Third Sunday of Tobi.</w:t>
      </w:r>
    </w:p>
  </w:footnote>
  <w:footnote w:id="397">
    <w:p w14:paraId="062E4DFE" w14:textId="77777777" w:rsidR="00B31899" w:rsidRDefault="00B31899"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B31899" w:rsidRDefault="00B31899" w:rsidP="00BD5BBE">
      <w:pPr>
        <w:pStyle w:val="footnote"/>
      </w:pPr>
      <w:r>
        <w:tab/>
        <w:t>‘I will speak My mind in parables,</w:t>
      </w:r>
    </w:p>
    <w:p w14:paraId="04636509" w14:textId="5081AB06" w:rsidR="00B31899" w:rsidRDefault="00B31899" w:rsidP="00BD5BBE">
      <w:pPr>
        <w:pStyle w:val="footnote"/>
      </w:pPr>
      <w:r>
        <w:tab/>
        <w:t>divulge secrets hidden since creation’ (cf. Rev. 3:14).</w:t>
      </w:r>
    </w:p>
  </w:footnote>
  <w:footnote w:id="398">
    <w:p w14:paraId="7427B3ED" w14:textId="77777777" w:rsidR="00B31899" w:rsidRDefault="00B31899"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99">
    <w:p w14:paraId="322E8B00" w14:textId="45C17DD9" w:rsidR="00B31899" w:rsidRDefault="00B31899" w:rsidP="00BD5BBE">
      <w:pPr>
        <w:pStyle w:val="footnote"/>
      </w:pPr>
      <w:r>
        <w:rPr>
          <w:rStyle w:val="FootnoteReference"/>
        </w:rPr>
        <w:footnoteRef/>
      </w:r>
      <w:r>
        <w:t xml:space="preserve"> Ephraim = Israel (cf. Hos. 7; Num. 14; 1 Sam. 4).</w:t>
      </w:r>
    </w:p>
  </w:footnote>
  <w:footnote w:id="400">
    <w:p w14:paraId="0E4A044E" w14:textId="4F6EBBCE" w:rsidR="00B31899" w:rsidRDefault="00B31899" w:rsidP="008A536F">
      <w:pPr>
        <w:pStyle w:val="footnote"/>
      </w:pPr>
      <w:r>
        <w:rPr>
          <w:rStyle w:val="FootnoteReference"/>
        </w:rPr>
        <w:footnoteRef/>
      </w:r>
      <w:r>
        <w:t xml:space="preserve"> [JS] literally, “a waterless land”</w:t>
      </w:r>
    </w:p>
  </w:footnote>
  <w:footnote w:id="401">
    <w:p w14:paraId="3B847EA8" w14:textId="49A093A4" w:rsidR="00B31899" w:rsidRDefault="00B31899" w:rsidP="00544441">
      <w:pPr>
        <w:pStyle w:val="footnote"/>
      </w:pPr>
      <w:r>
        <w:rPr>
          <w:rStyle w:val="FootnoteReference"/>
        </w:rPr>
        <w:footnoteRef/>
      </w:r>
      <w:r>
        <w:t xml:space="preserve"> [JS] Fr. Athanasius has “and the valleys flowed with water.” “wadis” is probably accurate.</w:t>
      </w:r>
    </w:p>
  </w:footnote>
  <w:footnote w:id="402">
    <w:p w14:paraId="3E975B3D" w14:textId="77777777" w:rsidR="00B31899" w:rsidRDefault="00B31899" w:rsidP="00BD5BBE">
      <w:pPr>
        <w:pStyle w:val="footnote"/>
      </w:pPr>
      <w:r>
        <w:rPr>
          <w:rStyle w:val="FootnoteReference"/>
        </w:rPr>
        <w:footnoteRef/>
      </w:r>
      <w:r>
        <w:t xml:space="preserve"> He deferred giving them the promised food and the Promised Land.</w:t>
      </w:r>
    </w:p>
  </w:footnote>
  <w:footnote w:id="403">
    <w:p w14:paraId="0FFCC018" w14:textId="5FB43138" w:rsidR="00B31899" w:rsidRDefault="00B31899"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04">
    <w:p w14:paraId="7932D42F" w14:textId="0C4D29DA" w:rsidR="00B31899" w:rsidRDefault="00B31899" w:rsidP="00287CDE">
      <w:pPr>
        <w:pStyle w:val="footnote"/>
      </w:pPr>
      <w:r>
        <w:rPr>
          <w:rStyle w:val="FootnoteReference"/>
        </w:rPr>
        <w:footnoteRef/>
      </w:r>
      <w:r>
        <w:t xml:space="preserve"> [JS] Fr. Lazarus has “recovered from wine”</w:t>
      </w:r>
    </w:p>
  </w:footnote>
  <w:footnote w:id="405">
    <w:p w14:paraId="4F93FDA3" w14:textId="3D07B295" w:rsidR="00B31899" w:rsidRDefault="00B31899"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6">
    <w:p w14:paraId="7B76452E" w14:textId="635C6B00" w:rsidR="00B31899" w:rsidRDefault="00B31899" w:rsidP="00BD5BBE">
      <w:pPr>
        <w:pStyle w:val="footnote"/>
      </w:pPr>
      <w:r>
        <w:rPr>
          <w:rStyle w:val="FootnoteReference"/>
        </w:rPr>
        <w:footnoteRef/>
      </w:r>
      <w:r>
        <w:t xml:space="preserve"> sanctuary: </w:t>
      </w:r>
      <w:r w:rsidRPr="00636EF6">
        <w:rPr>
          <w:i/>
        </w:rPr>
        <w:t>lit</w:t>
      </w:r>
      <w:r>
        <w:t>. place. Cf. Psalm 131:5 and footnote there.</w:t>
      </w:r>
    </w:p>
  </w:footnote>
  <w:footnote w:id="407">
    <w:p w14:paraId="0348F64B" w14:textId="77777777" w:rsidR="00B31899" w:rsidRDefault="00B31899" w:rsidP="00BD5BBE">
      <w:pPr>
        <w:pStyle w:val="footnote"/>
      </w:pPr>
      <w:r>
        <w:rPr>
          <w:rStyle w:val="FootnoteReference"/>
        </w:rPr>
        <w:footnoteRef/>
      </w:r>
      <w:r>
        <w:t xml:space="preserve"> John 15.</w:t>
      </w:r>
    </w:p>
  </w:footnote>
  <w:footnote w:id="408">
    <w:p w14:paraId="211D4309" w14:textId="77777777" w:rsidR="00B31899" w:rsidRDefault="00B31899" w:rsidP="00BD5BBE">
      <w:pPr>
        <w:pStyle w:val="footnote"/>
      </w:pPr>
      <w:r>
        <w:rPr>
          <w:rStyle w:val="FootnoteReference"/>
        </w:rPr>
        <w:footnoteRef/>
      </w:r>
      <w:r>
        <w:t xml:space="preserve"> Joseph = Israel (Gen. 40:23; 48:15; Amos 6:6).</w:t>
      </w:r>
    </w:p>
  </w:footnote>
  <w:footnote w:id="409">
    <w:p w14:paraId="7AA1750E" w14:textId="77777777" w:rsidR="00B31899" w:rsidRDefault="00B31899" w:rsidP="00BD5BBE">
      <w:pPr>
        <w:pStyle w:val="footnote"/>
      </w:pPr>
      <w:r>
        <w:rPr>
          <w:rStyle w:val="FootnoteReference"/>
        </w:rPr>
        <w:footnoteRef/>
      </w:r>
      <w:r>
        <w:t xml:space="preserve"> 2 Sam. 6:2 (LXX).</w:t>
      </w:r>
    </w:p>
  </w:footnote>
  <w:footnote w:id="410">
    <w:p w14:paraId="4A2B3530" w14:textId="5B5CF4B9" w:rsidR="00B31899" w:rsidRDefault="00B31899" w:rsidP="006B0A9B">
      <w:pPr>
        <w:pStyle w:val="footnote"/>
      </w:pPr>
      <w:r>
        <w:rPr>
          <w:rStyle w:val="FootnoteReference"/>
        </w:rPr>
        <w:footnoteRef/>
      </w:r>
      <w:r>
        <w:t xml:space="preserve"> [JS] or “appear” or “reveal Yourself”</w:t>
      </w:r>
    </w:p>
  </w:footnote>
  <w:footnote w:id="411">
    <w:p w14:paraId="502F316B" w14:textId="0CF056C9" w:rsidR="00B31899" w:rsidRDefault="00B31899" w:rsidP="00542B9B">
      <w:pPr>
        <w:pStyle w:val="footnote"/>
      </w:pPr>
      <w:r>
        <w:rPr>
          <w:rStyle w:val="FootnoteReference"/>
        </w:rPr>
        <w:footnoteRef/>
      </w:r>
      <w:r>
        <w:t xml:space="preserve"> [JS] or “reveal Your face”.</w:t>
      </w:r>
    </w:p>
  </w:footnote>
  <w:footnote w:id="412">
    <w:p w14:paraId="7E586EB7" w14:textId="12BBDF20" w:rsidR="00B31899" w:rsidRDefault="00B31899"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13">
    <w:p w14:paraId="1F148131" w14:textId="7C16470D" w:rsidR="00B31899" w:rsidRDefault="00B31899"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(cf. Ezra 5:2). See Ps. 126 and footnote there.</w:t>
      </w:r>
    </w:p>
  </w:footnote>
  <w:footnote w:id="414">
    <w:p w14:paraId="70ACE5E0" w14:textId="77777777" w:rsidR="00B31899" w:rsidRDefault="00B31899" w:rsidP="00BD5BBE">
      <w:pPr>
        <w:pStyle w:val="footnote"/>
      </w:pPr>
      <w:r>
        <w:rPr>
          <w:rStyle w:val="FootnoteReference"/>
        </w:rPr>
        <w:footnoteRef/>
      </w:r>
      <w:r>
        <w:t xml:space="preserve"> ‘What tongue? The voice of God’ (St Athanasius).</w:t>
      </w:r>
    </w:p>
  </w:footnote>
  <w:footnote w:id="415">
    <w:p w14:paraId="33FBC19B" w14:textId="77777777" w:rsidR="00B31899" w:rsidRDefault="00B31899" w:rsidP="00BD5BBE">
      <w:pPr>
        <w:pStyle w:val="footnote"/>
      </w:pPr>
      <w:r>
        <w:rPr>
          <w:rStyle w:val="FootnoteReference"/>
        </w:rPr>
        <w:footnoteRef/>
      </w:r>
      <w:r>
        <w:t xml:space="preserve"> Exodus 9:23; 19:16.</w:t>
      </w:r>
    </w:p>
  </w:footnote>
  <w:footnote w:id="416">
    <w:p w14:paraId="5C3F1B44" w14:textId="608ECC60" w:rsidR="00B31899" w:rsidRDefault="00B31899" w:rsidP="00BD5BBE">
      <w:pPr>
        <w:pStyle w:val="footnote"/>
      </w:pPr>
      <w:r>
        <w:rPr>
          <w:rStyle w:val="FootnoteReference"/>
        </w:rPr>
        <w:footnoteRef/>
      </w:r>
      <w:r>
        <w:t xml:space="preserve"> ‘You have always been deaf to His voice, blind to the vision of Him’ (Jn. 5:37; cf. Deut. 18:16; Isaiah 48:18).</w:t>
      </w:r>
    </w:p>
  </w:footnote>
  <w:footnote w:id="417">
    <w:p w14:paraId="7C05F63D" w14:textId="2961204D" w:rsidR="00B31899" w:rsidRDefault="00B31899"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8">
    <w:p w14:paraId="0BC469A4" w14:textId="77777777" w:rsidR="00B31899" w:rsidRDefault="00B31899" w:rsidP="00BD5BBE">
      <w:pPr>
        <w:pStyle w:val="footnote"/>
      </w:pPr>
      <w:r>
        <w:rPr>
          <w:rStyle w:val="FootnoteReference"/>
        </w:rPr>
        <w:footnoteRef/>
      </w:r>
      <w:r>
        <w:t xml:space="preserve"> </w:t>
      </w:r>
      <w:r>
        <w:rPr>
          <w:i/>
        </w:rPr>
        <w:t>See the previous footnote</w:t>
      </w:r>
      <w:r>
        <w:t>.</w:t>
      </w:r>
    </w:p>
  </w:footnote>
  <w:footnote w:id="419">
    <w:p w14:paraId="09156637" w14:textId="44D0701B" w:rsidR="00B31899" w:rsidRDefault="00B31899" w:rsidP="00BD5BBE">
      <w:pPr>
        <w:pStyle w:val="footnote"/>
      </w:pPr>
      <w:r>
        <w:rPr>
          <w:rStyle w:val="FootnoteReference"/>
        </w:rPr>
        <w:footnoteRef/>
      </w:r>
      <w:r>
        <w:t xml:space="preserve"> Cf. Isaiah 36:6; 2 Chron. 32:8; 1 Tim. 6:17; Ps. 74:4; Gal. 2:9; 1 Sam. 2:8.</w:t>
      </w:r>
    </w:p>
  </w:footnote>
  <w:footnote w:id="420">
    <w:p w14:paraId="14FEF0D9" w14:textId="77777777" w:rsidR="00B31899" w:rsidRDefault="00B31899" w:rsidP="00BD5BBE">
      <w:pPr>
        <w:pStyle w:val="footnote"/>
      </w:pPr>
      <w:r>
        <w:rPr>
          <w:rStyle w:val="FootnoteReference"/>
        </w:rPr>
        <w:footnoteRef/>
      </w:r>
      <w:r>
        <w:t xml:space="preserve"> John 10:34-36.</w:t>
      </w:r>
    </w:p>
  </w:footnote>
  <w:footnote w:id="421">
    <w:p w14:paraId="136A7666" w14:textId="77777777" w:rsidR="00B31899" w:rsidRDefault="00B31899" w:rsidP="00BD5BBE">
      <w:pPr>
        <w:pStyle w:val="footnote"/>
      </w:pPr>
      <w:r>
        <w:rPr>
          <w:rStyle w:val="FootnoteReference"/>
        </w:rPr>
        <w:footnoteRef/>
      </w:r>
      <w:r>
        <w:t xml:space="preserve"> This prayer is already answered (John 3:18; 9:39; 12:31; Acts 17:31).</w:t>
      </w:r>
    </w:p>
  </w:footnote>
  <w:footnote w:id="422">
    <w:p w14:paraId="764CD80E" w14:textId="77777777" w:rsidR="00B31899" w:rsidRDefault="00B31899" w:rsidP="00BD5BBE">
      <w:pPr>
        <w:pStyle w:val="footnote"/>
      </w:pPr>
      <w:r>
        <w:rPr>
          <w:rStyle w:val="FootnoteReference"/>
        </w:rPr>
        <w:footnoteRef/>
      </w:r>
      <w:r>
        <w:t xml:space="preserve"> </w:t>
      </w:r>
      <w:r w:rsidRPr="003111C9">
        <w:rPr>
          <w:i/>
        </w:rPr>
        <w:t>Lit</w:t>
      </w:r>
      <w:r>
        <w:t>. ‘How beloved are Your dwellings.’</w:t>
      </w:r>
    </w:p>
  </w:footnote>
  <w:footnote w:id="423">
    <w:p w14:paraId="7D098958" w14:textId="77777777" w:rsidR="00B31899" w:rsidRDefault="00B31899" w:rsidP="00BD5BBE">
      <w:pPr>
        <w:pStyle w:val="footnote"/>
      </w:pPr>
      <w:r>
        <w:rPr>
          <w:rStyle w:val="FootnoteReference"/>
        </w:rPr>
        <w:footnoteRef/>
      </w:r>
      <w:r>
        <w:t xml:space="preserve"> Man has made a mess of the earth (Gen. 3; Isaiah 24:4-6 etc.)</w:t>
      </w:r>
    </w:p>
  </w:footnote>
  <w:footnote w:id="424">
    <w:p w14:paraId="65885EA4" w14:textId="7CFB9AA8" w:rsidR="00B31899" w:rsidRDefault="00B31899" w:rsidP="00C7094F">
      <w:pPr>
        <w:pStyle w:val="footnote"/>
      </w:pPr>
      <w:r>
        <w:rPr>
          <w:rStyle w:val="FootnoteReference"/>
        </w:rPr>
        <w:footnoteRef/>
      </w:r>
      <w:r>
        <w:t xml:space="preserve"> [JS] or “anointed”</w:t>
      </w:r>
    </w:p>
  </w:footnote>
  <w:footnote w:id="425">
    <w:p w14:paraId="71E6E356" w14:textId="3B6C4C62" w:rsidR="00B31899" w:rsidRDefault="00B31899" w:rsidP="00BD5BBE">
      <w:pPr>
        <w:pStyle w:val="footnote"/>
      </w:pPr>
      <w:r>
        <w:rPr>
          <w:rStyle w:val="FootnoteReference"/>
        </w:rPr>
        <w:footnoteRef/>
      </w:r>
      <w:r>
        <w:t xml:space="preserve"> Cf. Lk. 13:25; Mk. 4:11; Col. 4:5; Rev. 22:15.</w:t>
      </w:r>
    </w:p>
  </w:footnote>
  <w:footnote w:id="426">
    <w:p w14:paraId="39C94F4B" w14:textId="0B87A78E" w:rsidR="00B31899" w:rsidRDefault="00B31899" w:rsidP="006B0A9B">
      <w:pPr>
        <w:pStyle w:val="footnote"/>
      </w:pPr>
      <w:r>
        <w:rPr>
          <w:rStyle w:val="FootnoteReference"/>
        </w:rPr>
        <w:footnoteRef/>
      </w:r>
      <w:r>
        <w:t xml:space="preserve"> [JS] or “transgressions”</w:t>
      </w:r>
    </w:p>
  </w:footnote>
  <w:footnote w:id="427">
    <w:p w14:paraId="41AC4983" w14:textId="77777777" w:rsidR="00B31899" w:rsidRDefault="00B31899" w:rsidP="00BD5BBE">
      <w:pPr>
        <w:pStyle w:val="footnote"/>
      </w:pPr>
      <w:r>
        <w:rPr>
          <w:rStyle w:val="FootnoteReference"/>
        </w:rPr>
        <w:footnoteRef/>
      </w:r>
      <w:r>
        <w:t xml:space="preserve"> God is love. Love covers all sins (see 1 Jn. 4:16; 1 Pet. 4:8; Prov. 10:12; Jas. 5:20; Lk. 7:47).</w:t>
      </w:r>
    </w:p>
  </w:footnote>
  <w:footnote w:id="428">
    <w:p w14:paraId="3B0173D6" w14:textId="15DA3620" w:rsidR="00B31899" w:rsidRDefault="00B31899" w:rsidP="009745F6">
      <w:pPr>
        <w:pStyle w:val="footnote"/>
      </w:pPr>
      <w:r>
        <w:rPr>
          <w:rStyle w:val="FootnoteReference"/>
        </w:rPr>
        <w:footnoteRef/>
      </w:r>
      <w:r>
        <w:t xml:space="preserve"> [JS] Fr. Lazarus has, “convert us”</w:t>
      </w:r>
    </w:p>
  </w:footnote>
  <w:footnote w:id="429">
    <w:p w14:paraId="5359A239" w14:textId="2D06041F" w:rsidR="00B31899" w:rsidRDefault="00B31899" w:rsidP="009745F6">
      <w:pPr>
        <w:pStyle w:val="footnote"/>
      </w:pPr>
      <w:r>
        <w:rPr>
          <w:rStyle w:val="FootnoteReference"/>
        </w:rPr>
        <w:footnoteRef/>
      </w:r>
      <w:r>
        <w:t xml:space="preserve"> [JS] or “sprouted”</w:t>
      </w:r>
    </w:p>
  </w:footnote>
  <w:footnote w:id="430">
    <w:p w14:paraId="098CF664" w14:textId="4B2C526D" w:rsidR="00B31899" w:rsidRDefault="00B31899" w:rsidP="00BD5BBE">
      <w:pPr>
        <w:pStyle w:val="footnote"/>
      </w:pPr>
      <w:r>
        <w:rPr>
          <w:rStyle w:val="FootnoteReference"/>
        </w:rPr>
        <w:footnoteRef/>
      </w:r>
      <w:r>
        <w:t xml:space="preserve"> holy: cf. 1 Cor. 3:16,17; 6:15-19; Heb. 3:1; 12:10; 1 Pet. 1:15,16; 2 Pet. 1-4.</w:t>
      </w:r>
    </w:p>
  </w:footnote>
  <w:footnote w:id="431">
    <w:p w14:paraId="7FD51EF5" w14:textId="77777777" w:rsidR="00B31899" w:rsidRDefault="00B31899" w:rsidP="00BD5BBE">
      <w:pPr>
        <w:pStyle w:val="footnote"/>
      </w:pPr>
      <w:r>
        <w:rPr>
          <w:rStyle w:val="FootnoteReference"/>
        </w:rPr>
        <w:footnoteRef/>
      </w:r>
      <w:r>
        <w:t xml:space="preserve"> Powers of the soul are will, desire, intellect, understanding, memory, imagination.</w:t>
      </w:r>
    </w:p>
  </w:footnote>
  <w:footnote w:id="432">
    <w:p w14:paraId="5045F193" w14:textId="6C847ECE" w:rsidR="00B31899" w:rsidRDefault="00B31899" w:rsidP="00751701">
      <w:pPr>
        <w:pStyle w:val="footnote"/>
      </w:pPr>
      <w:r>
        <w:rPr>
          <w:rStyle w:val="FootnoteReference"/>
        </w:rPr>
        <w:footnoteRef/>
      </w:r>
      <w:r>
        <w:t xml:space="preserve"> [JS] literally, “voice”</w:t>
      </w:r>
    </w:p>
  </w:footnote>
  <w:footnote w:id="433">
    <w:p w14:paraId="3DAD2C70" w14:textId="080A36FD" w:rsidR="00B31899" w:rsidRDefault="00B31899" w:rsidP="00C32C04">
      <w:pPr>
        <w:pStyle w:val="footnote"/>
      </w:pPr>
      <w:r>
        <w:rPr>
          <w:rStyle w:val="FootnoteReference"/>
        </w:rPr>
        <w:footnoteRef/>
      </w:r>
      <w:r>
        <w:t xml:space="preserve"> [JS] Literally, “do obeisance”, i.e. physically bow down</w:t>
      </w:r>
    </w:p>
  </w:footnote>
  <w:footnote w:id="434">
    <w:p w14:paraId="2E11ABE5" w14:textId="77777777" w:rsidR="00B31899" w:rsidRDefault="00B31899" w:rsidP="00BD5BBE">
      <w:pPr>
        <w:pStyle w:val="footnote"/>
      </w:pPr>
      <w:r>
        <w:rPr>
          <w:rStyle w:val="FootnoteReference"/>
        </w:rPr>
        <w:footnoteRef/>
      </w:r>
      <w:r>
        <w:t xml:space="preserve"> ‘The song of the Lamb.’ (Rev. 15:3-5; John 12:32).</w:t>
      </w:r>
    </w:p>
  </w:footnote>
  <w:footnote w:id="435">
    <w:p w14:paraId="7112E84B" w14:textId="2D3BBD84" w:rsidR="00B31899" w:rsidRDefault="00B31899" w:rsidP="00C32C04">
      <w:pPr>
        <w:pStyle w:val="footnote"/>
      </w:pPr>
      <w:r>
        <w:rPr>
          <w:rStyle w:val="FootnoteReference"/>
        </w:rPr>
        <w:footnoteRef/>
      </w:r>
      <w:r>
        <w:t xml:space="preserve"> [JS] Or “I will give thanks to You,” or “I will thankfully confess You with praise”</w:t>
      </w:r>
    </w:p>
  </w:footnote>
  <w:footnote w:id="436">
    <w:p w14:paraId="108052F0" w14:textId="2ED40FDD" w:rsidR="00B31899" w:rsidRDefault="00B31899" w:rsidP="00C32C04">
      <w:pPr>
        <w:pStyle w:val="footnote"/>
      </w:pPr>
      <w:r>
        <w:rPr>
          <w:rStyle w:val="FootnoteReference"/>
        </w:rPr>
        <w:footnoteRef/>
      </w:r>
      <w:r>
        <w:t xml:space="preserve"> [JS] or “lawless”</w:t>
      </w:r>
    </w:p>
  </w:footnote>
  <w:footnote w:id="437">
    <w:p w14:paraId="76D459DC" w14:textId="1D5E39F2" w:rsidR="00B31899" w:rsidRDefault="00B31899" w:rsidP="004A5192">
      <w:pPr>
        <w:pStyle w:val="footnote"/>
      </w:pPr>
      <w:r>
        <w:rPr>
          <w:rStyle w:val="FootnoteReference"/>
        </w:rPr>
        <w:footnoteRef/>
      </w:r>
      <w:r>
        <w:t xml:space="preserve"> [JS] Or, “band”, “gathering”, or “synagogue”</w:t>
      </w:r>
    </w:p>
  </w:footnote>
  <w:footnote w:id="438">
    <w:p w14:paraId="664DD95E" w14:textId="08E445BA" w:rsidR="00B31899" w:rsidRDefault="00B31899" w:rsidP="004A5192">
      <w:pPr>
        <w:pStyle w:val="footnote"/>
      </w:pPr>
      <w:r>
        <w:rPr>
          <w:rStyle w:val="FootnoteReference"/>
        </w:rPr>
        <w:footnoteRef/>
      </w:r>
      <w:r>
        <w:t xml:space="preserve"> [JS] or “pitful”, or “full of pity”, but that has a different connotation in English today.</w:t>
      </w:r>
    </w:p>
  </w:footnote>
  <w:footnote w:id="439">
    <w:p w14:paraId="76FC32A6" w14:textId="12211DCE" w:rsidR="00B31899" w:rsidRDefault="00B31899"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40">
    <w:p w14:paraId="44300EEE" w14:textId="77777777" w:rsidR="00B31899" w:rsidRDefault="00B31899"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41">
    <w:p w14:paraId="585E74D4" w14:textId="33BA106A" w:rsidR="00B31899" w:rsidRDefault="00B31899" w:rsidP="00ED7AD3">
      <w:pPr>
        <w:pStyle w:val="footnote"/>
      </w:pPr>
      <w:r>
        <w:rPr>
          <w:rStyle w:val="FootnoteReference"/>
        </w:rPr>
        <w:footnoteRef/>
      </w:r>
      <w:r>
        <w:t xml:space="preserve"> [JS] or “Mother Zion will say,”</w:t>
      </w:r>
    </w:p>
  </w:footnote>
  <w:footnote w:id="442">
    <w:p w14:paraId="2178F99A" w14:textId="083F0AD6" w:rsidR="00B31899" w:rsidRDefault="00B31899" w:rsidP="00ED7AD3">
      <w:pPr>
        <w:pStyle w:val="footnote"/>
      </w:pPr>
      <w:r>
        <w:rPr>
          <w:rStyle w:val="FootnoteReference"/>
        </w:rPr>
        <w:footnoteRef/>
      </w:r>
      <w:r>
        <w:t xml:space="preserve"> [JS] Coptic has, “that a man and a man dwelt in her”</w:t>
      </w:r>
    </w:p>
  </w:footnote>
  <w:footnote w:id="443">
    <w:p w14:paraId="00496924" w14:textId="19753A18" w:rsidR="00B31899" w:rsidRDefault="00B31899" w:rsidP="00641372">
      <w:pPr>
        <w:pStyle w:val="footnote"/>
      </w:pPr>
      <w:r>
        <w:rPr>
          <w:rStyle w:val="FootnoteReference"/>
        </w:rPr>
        <w:footnoteRef/>
      </w:r>
      <w:r>
        <w:t xml:space="preserve"> [JS] Coptic has, “established her forever”</w:t>
      </w:r>
    </w:p>
  </w:footnote>
  <w:footnote w:id="444">
    <w:p w14:paraId="02B9876C" w14:textId="77777777" w:rsidR="00B31899" w:rsidRDefault="00B31899"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45">
    <w:p w14:paraId="6A0707A1" w14:textId="1AC8DF0B" w:rsidR="00B31899" w:rsidRDefault="00B31899" w:rsidP="004E2A9B">
      <w:pPr>
        <w:pStyle w:val="footnote"/>
      </w:pPr>
      <w:r>
        <w:rPr>
          <w:rStyle w:val="FootnoteReference"/>
        </w:rPr>
        <w:footnoteRef/>
      </w:r>
      <w:r>
        <w:t xml:space="preserve"> [JS] or, “corpses”</w:t>
      </w:r>
    </w:p>
  </w:footnote>
  <w:footnote w:id="446">
    <w:p w14:paraId="228CEE3D" w14:textId="77777777" w:rsidR="00B31899" w:rsidRDefault="00B31899"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47">
    <w:p w14:paraId="462F1208" w14:textId="4D992D60" w:rsidR="00B31899" w:rsidRDefault="00B31899" w:rsidP="004E2A9B">
      <w:pPr>
        <w:pStyle w:val="footnote"/>
      </w:pPr>
      <w:r>
        <w:rPr>
          <w:rStyle w:val="FootnoteReference"/>
        </w:rPr>
        <w:footnoteRef/>
      </w:r>
      <w:r>
        <w:t xml:space="preserve"> [JS] or “billows”</w:t>
      </w:r>
    </w:p>
  </w:footnote>
  <w:footnote w:id="448">
    <w:p w14:paraId="5ACFD856" w14:textId="14632015" w:rsidR="00B31899" w:rsidRDefault="00B31899" w:rsidP="00FF46D1">
      <w:pPr>
        <w:pStyle w:val="footnote"/>
      </w:pPr>
      <w:r>
        <w:rPr>
          <w:rStyle w:val="FootnoteReference"/>
        </w:rPr>
        <w:footnoteRef/>
      </w:r>
      <w:r>
        <w:t xml:space="preserve"> [JS] “they” refers to “the dead”, not to “physicians”</w:t>
      </w:r>
    </w:p>
  </w:footnote>
  <w:footnote w:id="449">
    <w:p w14:paraId="0E2F399B" w14:textId="26144FDB" w:rsidR="00B31899" w:rsidRDefault="00B31899" w:rsidP="00F06A9C">
      <w:pPr>
        <w:pStyle w:val="footnote"/>
      </w:pPr>
      <w:r>
        <w:rPr>
          <w:rStyle w:val="FootnoteReference"/>
        </w:rPr>
        <w:footnoteRef/>
      </w:r>
      <w:r>
        <w:t xml:space="preserve"> [JS] or “acknowledge You,” or “praise You,” or “thankfully confess You with praise”</w:t>
      </w:r>
    </w:p>
  </w:footnote>
  <w:footnote w:id="450">
    <w:p w14:paraId="73BB560B" w14:textId="3F96747B" w:rsidR="00B31899" w:rsidRDefault="00B31899" w:rsidP="00FF46D1">
      <w:pPr>
        <w:pStyle w:val="footnote"/>
      </w:pPr>
      <w:r>
        <w:rPr>
          <w:rStyle w:val="FootnoteReference"/>
        </w:rPr>
        <w:footnoteRef/>
      </w:r>
      <w:r>
        <w:t xml:space="preserve"> [JS] Fr. Lazarus has “the land of oblivion”. Being forgotten by God means death, being remembered by God means life.</w:t>
      </w:r>
    </w:p>
  </w:footnote>
  <w:footnote w:id="451">
    <w:p w14:paraId="139C4FE4" w14:textId="05D71ED0" w:rsidR="00B31899" w:rsidRDefault="00B31899"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452">
    <w:p w14:paraId="6EB18B02" w14:textId="77777777" w:rsidR="00B31899" w:rsidRDefault="00B31899" w:rsidP="00BD5BBE">
      <w:pPr>
        <w:pStyle w:val="footnote"/>
      </w:pPr>
      <w:r>
        <w:rPr>
          <w:rStyle w:val="FootnoteReference"/>
        </w:rPr>
        <w:footnoteRef/>
      </w:r>
      <w:r>
        <w:t xml:space="preserve"> ‘God’s mercy is the salvation and grace granted by Christ’ (St. Athanasius).</w:t>
      </w:r>
    </w:p>
  </w:footnote>
  <w:footnote w:id="453">
    <w:p w14:paraId="2C2EB9DF" w14:textId="77777777" w:rsidR="00B31899" w:rsidRDefault="00B31899"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54">
    <w:p w14:paraId="0AA4687D" w14:textId="4D39510D" w:rsidR="00B31899" w:rsidRDefault="00B31899" w:rsidP="006D6CF8">
      <w:pPr>
        <w:pStyle w:val="footnote"/>
      </w:pPr>
      <w:r>
        <w:rPr>
          <w:rStyle w:val="FootnoteReference"/>
        </w:rPr>
        <w:footnoteRef/>
      </w:r>
      <w:r>
        <w:t xml:space="preserve"> [JS] Fr. Lazarus has, “for an eternal reign”</w:t>
      </w:r>
    </w:p>
  </w:footnote>
  <w:footnote w:id="455">
    <w:p w14:paraId="71813680" w14:textId="7D3BCF59" w:rsidR="00B31899" w:rsidRDefault="00B31899" w:rsidP="006D6CF8">
      <w:pPr>
        <w:pStyle w:val="footnote"/>
      </w:pPr>
      <w:r>
        <w:rPr>
          <w:rStyle w:val="FootnoteReference"/>
        </w:rPr>
        <w:footnoteRef/>
      </w:r>
      <w:r>
        <w:t xml:space="preserve"> [JS] Fr. Lazarus has, “for all generations.”</w:t>
      </w:r>
    </w:p>
  </w:footnote>
  <w:footnote w:id="456">
    <w:p w14:paraId="3E8CA221" w14:textId="7ED1052D" w:rsidR="00B31899" w:rsidRDefault="00B31899"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w:t>
      </w:r>
      <w:proofErr w:type="gramStart"/>
      <w:r>
        <w:t>cases..</w:t>
      </w:r>
      <w:proofErr w:type="gramEnd"/>
    </w:p>
  </w:footnote>
  <w:footnote w:id="457">
    <w:p w14:paraId="033CDC5C" w14:textId="2A3450CF" w:rsidR="00B31899" w:rsidRDefault="00B31899" w:rsidP="006D6CF8">
      <w:pPr>
        <w:pStyle w:val="footnote"/>
      </w:pPr>
      <w:r>
        <w:rPr>
          <w:rStyle w:val="FootnoteReference"/>
        </w:rPr>
        <w:footnoteRef/>
      </w:r>
      <w:r>
        <w:t xml:space="preserve"> [JS] literally, “an assembly of holy ones”</w:t>
      </w:r>
    </w:p>
  </w:footnote>
  <w:footnote w:id="458">
    <w:p w14:paraId="2A65B69B" w14:textId="51CE4DFD" w:rsidR="00B31899" w:rsidRDefault="00B31899" w:rsidP="003C363D">
      <w:pPr>
        <w:pStyle w:val="footnote"/>
      </w:pPr>
      <w:r>
        <w:rPr>
          <w:rStyle w:val="FootnoteReference"/>
        </w:rPr>
        <w:footnoteRef/>
      </w:r>
      <w:r>
        <w:t xml:space="preserve"> [</w:t>
      </w:r>
      <w:r w:rsidRPr="003C363D">
        <w:t>JS] Fr. Athanasius and Fr. Lazarus have, “above”</w:t>
      </w:r>
    </w:p>
  </w:footnote>
  <w:footnote w:id="459">
    <w:p w14:paraId="6F2C2B7E" w14:textId="7E83EAF6" w:rsidR="00CC373E" w:rsidRDefault="00CC373E" w:rsidP="00CC373E">
      <w:pPr>
        <w:pStyle w:val="footnote"/>
      </w:pPr>
      <w:r>
        <w:rPr>
          <w:rStyle w:val="FootnoteReference"/>
        </w:rPr>
        <w:footnoteRef/>
      </w:r>
      <w:r>
        <w:t xml:space="preserve"> [JS] OSB inserts “wind” here.</w:t>
      </w:r>
    </w:p>
  </w:footnote>
  <w:footnote w:id="460">
    <w:p w14:paraId="179D7A74" w14:textId="04A38D47" w:rsidR="00B31899" w:rsidRDefault="00B31899"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461">
    <w:p w14:paraId="1EEEE9FB" w14:textId="52125690" w:rsidR="00B31899" w:rsidRDefault="00B31899" w:rsidP="001626CD">
      <w:pPr>
        <w:pStyle w:val="footnote"/>
      </w:pPr>
      <w:r>
        <w:rPr>
          <w:rStyle w:val="FootnoteReference"/>
        </w:rPr>
        <w:footnoteRef/>
      </w:r>
      <w:r>
        <w:t xml:space="preserve"> [JS] Fr. Lazarus has, “will pave the way for Your presence”</w:t>
      </w:r>
    </w:p>
  </w:footnote>
  <w:footnote w:id="462">
    <w:p w14:paraId="6DF491B9" w14:textId="2435757B" w:rsidR="00B31899" w:rsidRDefault="00B31899" w:rsidP="001626CD">
      <w:pPr>
        <w:pStyle w:val="footnote"/>
      </w:pPr>
      <w:r>
        <w:rPr>
          <w:rStyle w:val="FootnoteReference"/>
        </w:rPr>
        <w:footnoteRef/>
      </w:r>
      <w:r>
        <w:t xml:space="preserve"> [JS] or “face”</w:t>
      </w:r>
    </w:p>
  </w:footnote>
  <w:footnote w:id="463">
    <w:p w14:paraId="1815409B" w14:textId="50184218" w:rsidR="00B31899" w:rsidRDefault="00B31899" w:rsidP="00B5373A">
      <w:pPr>
        <w:pStyle w:val="footnote"/>
      </w:pPr>
      <w:r>
        <w:rPr>
          <w:rStyle w:val="FootnoteReference"/>
        </w:rPr>
        <w:footnoteRef/>
      </w:r>
      <w:r>
        <w:t xml:space="preserve"> [JS] Fr. Lazrus has “we are raised to power”</w:t>
      </w:r>
    </w:p>
  </w:footnote>
  <w:footnote w:id="464">
    <w:p w14:paraId="0F6F70D6" w14:textId="1994D705" w:rsidR="00B31899" w:rsidRDefault="00B31899" w:rsidP="00BD5BBE">
      <w:pPr>
        <w:pStyle w:val="footnote"/>
      </w:pPr>
      <w:r>
        <w:rPr>
          <w:rStyle w:val="FootnoteReference"/>
        </w:rPr>
        <w:footnoteRef/>
      </w:r>
      <w:r>
        <w:t xml:space="preserve"> Cf. 2 Samuel 7:4-17; 1 Chron. 17:3-14.</w:t>
      </w:r>
    </w:p>
  </w:footnote>
  <w:footnote w:id="465">
    <w:p w14:paraId="4FF1211C" w14:textId="57A861DB" w:rsidR="00B31899" w:rsidRDefault="00B31899" w:rsidP="00962B09">
      <w:pPr>
        <w:pStyle w:val="footnote"/>
      </w:pPr>
      <w:r>
        <w:rPr>
          <w:rStyle w:val="FootnoteReference"/>
        </w:rPr>
        <w:footnoteRef/>
      </w:r>
      <w:r>
        <w:t xml:space="preserve"> [JS] or “lawlessness,” or “transgression</w:t>
      </w:r>
    </w:p>
  </w:footnote>
  <w:footnote w:id="466">
    <w:p w14:paraId="5008AA97" w14:textId="7C635360" w:rsidR="00B31899" w:rsidRDefault="00B31899" w:rsidP="00B5373A">
      <w:pPr>
        <w:pStyle w:val="footnote"/>
      </w:pPr>
      <w:r>
        <w:rPr>
          <w:rStyle w:val="FootnoteReference"/>
        </w:rPr>
        <w:footnoteRef/>
      </w:r>
      <w:r>
        <w:t xml:space="preserve"> [JS] literally, “his horn will be exalted”</w:t>
      </w:r>
    </w:p>
  </w:footnote>
  <w:footnote w:id="467">
    <w:p w14:paraId="2D768480" w14:textId="725D7BB3" w:rsidR="00B31899" w:rsidRDefault="00B31899" w:rsidP="00B5373A">
      <w:pPr>
        <w:pStyle w:val="footnote"/>
      </w:pPr>
      <w:r>
        <w:rPr>
          <w:rStyle w:val="FootnoteReference"/>
        </w:rPr>
        <w:footnoteRef/>
      </w:r>
      <w:r>
        <w:t xml:space="preserve"> [JS] Fr. Lazarus has, “I will extend his power over the sea”</w:t>
      </w:r>
    </w:p>
  </w:footnote>
  <w:footnote w:id="468">
    <w:p w14:paraId="41487A2A" w14:textId="014FBA23" w:rsidR="00B31899" w:rsidRDefault="00B31899"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69">
    <w:p w14:paraId="73031B5F" w14:textId="4F21879A" w:rsidR="00B31899" w:rsidRDefault="00B31899" w:rsidP="00962B09">
      <w:pPr>
        <w:pStyle w:val="footnote"/>
      </w:pPr>
      <w:r>
        <w:rPr>
          <w:rStyle w:val="FootnoteReference"/>
        </w:rPr>
        <w:footnoteRef/>
      </w:r>
      <w:r>
        <w:t xml:space="preserve"> [JS] Fr. Lazarus renders this, “dynasty”</w:t>
      </w:r>
    </w:p>
  </w:footnote>
  <w:footnote w:id="470">
    <w:p w14:paraId="11323AA1" w14:textId="77777777" w:rsidR="00B31899" w:rsidRDefault="00B31899"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71">
    <w:p w14:paraId="1FBA801A" w14:textId="38FE3F54" w:rsidR="00B31899" w:rsidRDefault="00B31899" w:rsidP="00B5373A">
      <w:pPr>
        <w:pStyle w:val="footnote"/>
      </w:pPr>
      <w:r>
        <w:rPr>
          <w:rStyle w:val="FootnoteReference"/>
        </w:rPr>
        <w:footnoteRef/>
      </w:r>
      <w:r>
        <w:t xml:space="preserve"> [JS] or “in my holy place”</w:t>
      </w:r>
    </w:p>
  </w:footnote>
  <w:footnote w:id="472">
    <w:p w14:paraId="4C1D0FC5" w14:textId="77777777" w:rsidR="00B31899" w:rsidRDefault="00B31899" w:rsidP="00C544D6">
      <w:pPr>
        <w:pStyle w:val="footnote"/>
      </w:pPr>
      <w:r>
        <w:rPr>
          <w:rStyle w:val="FootnoteReference"/>
        </w:rPr>
        <w:footnoteRef/>
      </w:r>
      <w:r>
        <w:t xml:space="preserve"> Rev. 1:5; 3:14.</w:t>
      </w:r>
    </w:p>
  </w:footnote>
  <w:footnote w:id="473">
    <w:p w14:paraId="0B7D22CC" w14:textId="391FD3DE" w:rsidR="00B31899" w:rsidRDefault="00B31899" w:rsidP="00B5373A">
      <w:pPr>
        <w:pStyle w:val="footnote"/>
      </w:pPr>
      <w:r>
        <w:rPr>
          <w:rStyle w:val="FootnoteReference"/>
        </w:rPr>
        <w:footnoteRef/>
      </w:r>
      <w:r>
        <w:t xml:space="preserve"> [JS] “anointed”</w:t>
      </w:r>
    </w:p>
  </w:footnote>
  <w:footnote w:id="474">
    <w:p w14:paraId="2C6B21AE" w14:textId="0FBCD630" w:rsidR="00B31899" w:rsidRDefault="00B31899"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75">
    <w:p w14:paraId="5FCDABAE" w14:textId="06014163" w:rsidR="00B31899" w:rsidRDefault="00B31899" w:rsidP="00B5373A">
      <w:pPr>
        <w:pStyle w:val="footnote"/>
      </w:pPr>
      <w:r>
        <w:rPr>
          <w:rStyle w:val="FootnoteReference"/>
        </w:rPr>
        <w:footnoteRef/>
      </w:r>
      <w:r>
        <w:t xml:space="preserve"> [JS] “So be it! So be it!” or “May it be! May it be!”</w:t>
      </w:r>
    </w:p>
  </w:footnote>
  <w:footnote w:id="476">
    <w:p w14:paraId="33FEA89E" w14:textId="6A510F2C" w:rsidR="00B31899" w:rsidRDefault="00B31899" w:rsidP="006236CC">
      <w:pPr>
        <w:pStyle w:val="footnote"/>
      </w:pPr>
      <w:r>
        <w:rPr>
          <w:rStyle w:val="FootnoteReference"/>
        </w:rPr>
        <w:footnoteRef/>
      </w:r>
      <w:r>
        <w:t xml:space="preserve"> [JS] or “expired”</w:t>
      </w:r>
    </w:p>
  </w:footnote>
  <w:footnote w:id="477">
    <w:p w14:paraId="11F2D9AD" w14:textId="77777777" w:rsidR="00B31899" w:rsidRDefault="00B31899"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78">
    <w:p w14:paraId="7DBCCA76" w14:textId="0938027F" w:rsidR="00B31899" w:rsidRDefault="00B31899" w:rsidP="00DB082B">
      <w:pPr>
        <w:pStyle w:val="footnote"/>
      </w:pPr>
      <w:r>
        <w:rPr>
          <w:rStyle w:val="FootnoteReference"/>
        </w:rPr>
        <w:footnoteRef/>
      </w:r>
      <w:r>
        <w:t xml:space="preserve"> [JS] or “chastened”</w:t>
      </w:r>
    </w:p>
  </w:footnote>
  <w:footnote w:id="479">
    <w:p w14:paraId="2C9584E9" w14:textId="0BF57A67" w:rsidR="00B31899" w:rsidRDefault="00B31899"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80">
    <w:p w14:paraId="7F18A7EC" w14:textId="77777777" w:rsidR="00B31899" w:rsidRDefault="00B31899" w:rsidP="00C544D6">
      <w:pPr>
        <w:pStyle w:val="footnote"/>
      </w:pPr>
      <w:r>
        <w:rPr>
          <w:rStyle w:val="FootnoteReference"/>
        </w:rPr>
        <w:footnoteRef/>
      </w:r>
      <w:r>
        <w:t xml:space="preserve"> That is, in the Kingdom (1 Cor. 4:20).</w:t>
      </w:r>
    </w:p>
  </w:footnote>
  <w:footnote w:id="481">
    <w:p w14:paraId="6FEEFB4C" w14:textId="77777777" w:rsidR="00B31899" w:rsidRDefault="00B31899" w:rsidP="00C544D6">
      <w:pPr>
        <w:pStyle w:val="footnote"/>
      </w:pPr>
      <w:r>
        <w:rPr>
          <w:rStyle w:val="FootnoteReference"/>
        </w:rPr>
        <w:footnoteRef/>
      </w:r>
      <w:r>
        <w:t xml:space="preserve"> Verses 11 and 12 were quoted by Satan to tempt Christ (Matt. 4:6; Lk. 4:10).</w:t>
      </w:r>
    </w:p>
  </w:footnote>
  <w:footnote w:id="482">
    <w:p w14:paraId="3E2B8879" w14:textId="77777777" w:rsidR="00B31899" w:rsidRDefault="00B31899" w:rsidP="00C544D6">
      <w:pPr>
        <w:pStyle w:val="footnote"/>
      </w:pPr>
      <w:r>
        <w:rPr>
          <w:rStyle w:val="FootnoteReference"/>
        </w:rPr>
        <w:footnoteRef/>
      </w:r>
      <w:r>
        <w:t xml:space="preserve"> dragon: </w:t>
      </w:r>
      <w:r w:rsidRPr="0090411D">
        <w:rPr>
          <w:i/>
        </w:rPr>
        <w:t>or</w:t>
      </w:r>
      <w:r>
        <w:t xml:space="preserve"> serpent.</w:t>
      </w:r>
    </w:p>
  </w:footnote>
  <w:footnote w:id="483">
    <w:p w14:paraId="26EABD4D" w14:textId="6258FE51" w:rsidR="00B31899" w:rsidRDefault="00B31899" w:rsidP="003E7D85">
      <w:pPr>
        <w:pStyle w:val="footnote"/>
      </w:pPr>
      <w:r>
        <w:rPr>
          <w:rStyle w:val="FootnoteReference"/>
        </w:rPr>
        <w:footnoteRef/>
      </w:r>
      <w:r>
        <w:t xml:space="preserve"> [JS] or “to give thanks to the Lord,” or “to thankfully confess the Lord with praise”</w:t>
      </w:r>
    </w:p>
  </w:footnote>
  <w:footnote w:id="484">
    <w:p w14:paraId="0718D3EE" w14:textId="7B8EE1BA" w:rsidR="00B31899" w:rsidRDefault="00B31899" w:rsidP="00B74D74">
      <w:pPr>
        <w:pStyle w:val="footnote"/>
      </w:pPr>
      <w:r>
        <w:rPr>
          <w:rStyle w:val="FootnoteReference"/>
        </w:rPr>
        <w:footnoteRef/>
      </w:r>
      <w:r>
        <w:t xml:space="preserve"> [JS] Or “ode”</w:t>
      </w:r>
    </w:p>
  </w:footnote>
  <w:footnote w:id="485">
    <w:p w14:paraId="4C277098" w14:textId="02C8A24D" w:rsidR="00B31899" w:rsidRDefault="00B31899" w:rsidP="00B74D74">
      <w:pPr>
        <w:pStyle w:val="footnote"/>
      </w:pPr>
      <w:r>
        <w:rPr>
          <w:rStyle w:val="FootnoteReference"/>
        </w:rPr>
        <w:footnoteRef/>
      </w:r>
      <w:r>
        <w:t xml:space="preserve"> [JS] or “forever and ever.”</w:t>
      </w:r>
    </w:p>
  </w:footnote>
  <w:footnote w:id="486">
    <w:p w14:paraId="3BE1818B" w14:textId="556FC717" w:rsidR="00B31899" w:rsidRDefault="00B31899" w:rsidP="00B74D74">
      <w:pPr>
        <w:pStyle w:val="footnote"/>
      </w:pPr>
      <w:r>
        <w:rPr>
          <w:rStyle w:val="FootnoteReference"/>
        </w:rPr>
        <w:footnoteRef/>
      </w:r>
      <w:r>
        <w:t xml:space="preserve"> [JS] literally, “And my horn will be exalted like a unicorn’s”</w:t>
      </w:r>
    </w:p>
  </w:footnote>
  <w:footnote w:id="487">
    <w:p w14:paraId="0EA8E9DE" w14:textId="575E16F4" w:rsidR="00B31899" w:rsidRDefault="00B31899" w:rsidP="00325B16">
      <w:pPr>
        <w:pStyle w:val="footnote"/>
      </w:pPr>
      <w:r>
        <w:rPr>
          <w:rStyle w:val="FootnoteReference"/>
        </w:rPr>
        <w:footnoteRef/>
      </w:r>
      <w:r>
        <w:t xml:space="preserve"> [JS] finest oil: or “thick oil”, i.e. “rich mercy”. To refresh: It </w:t>
      </w:r>
      <w:proofErr w:type="gramStart"/>
      <w:r>
        <w:t>is  literally</w:t>
      </w:r>
      <w:proofErr w:type="gramEnd"/>
      <w:r>
        <w:t xml:space="preserve"> just “and my old age with thick oil,” probably, “and my old age will be blessed with rich mercy.”</w:t>
      </w:r>
    </w:p>
  </w:footnote>
  <w:footnote w:id="488">
    <w:p w14:paraId="271F5928" w14:textId="77777777" w:rsidR="00B31899" w:rsidRDefault="00B31899"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489">
    <w:p w14:paraId="646109EB" w14:textId="4D40DAE6" w:rsidR="00B31899" w:rsidRDefault="00B31899" w:rsidP="00325B16">
      <w:pPr>
        <w:pStyle w:val="footnote"/>
      </w:pPr>
      <w:r>
        <w:rPr>
          <w:rStyle w:val="FootnoteReference"/>
        </w:rPr>
        <w:footnoteRef/>
      </w:r>
      <w:r>
        <w:t xml:space="preserve"> [JS] literally “still increase”</w:t>
      </w:r>
    </w:p>
  </w:footnote>
  <w:footnote w:id="490">
    <w:p w14:paraId="5C5C66FF" w14:textId="1F74D241" w:rsidR="00B31899" w:rsidRDefault="00B31899" w:rsidP="00325B16">
      <w:pPr>
        <w:pStyle w:val="footnote"/>
      </w:pPr>
      <w:r>
        <w:rPr>
          <w:rStyle w:val="FootnoteReference"/>
        </w:rPr>
        <w:footnoteRef/>
      </w:r>
      <w:r>
        <w:t xml:space="preserve"> [JS] literally, “rich” or “prosperous”</w:t>
      </w:r>
    </w:p>
  </w:footnote>
  <w:footnote w:id="491">
    <w:p w14:paraId="78AC2D24" w14:textId="77777777" w:rsidR="00B31899" w:rsidRDefault="00B31899" w:rsidP="00C544D6">
      <w:pPr>
        <w:pStyle w:val="footnote"/>
      </w:pPr>
      <w:r>
        <w:rPr>
          <w:rStyle w:val="FootnoteReference"/>
        </w:rPr>
        <w:footnoteRef/>
      </w:r>
      <w:r>
        <w:t xml:space="preserve"> John 7:38.</w:t>
      </w:r>
    </w:p>
  </w:footnote>
  <w:footnote w:id="492">
    <w:p w14:paraId="65FE19C9" w14:textId="6CEBCB66" w:rsidR="00B31899" w:rsidRDefault="00B31899" w:rsidP="00BC5328">
      <w:pPr>
        <w:pStyle w:val="footnote"/>
      </w:pPr>
      <w:r>
        <w:rPr>
          <w:rStyle w:val="FootnoteReference"/>
        </w:rPr>
        <w:footnoteRef/>
      </w:r>
      <w:r>
        <w:t xml:space="preserve"> Coptic has “it” here, and “beauty” in place of majesty.</w:t>
      </w:r>
    </w:p>
  </w:footnote>
  <w:footnote w:id="493">
    <w:p w14:paraId="5CC1789B" w14:textId="24DCEA5C" w:rsidR="00F96AD0" w:rsidRDefault="00F96AD0"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494">
    <w:p w14:paraId="6ED6A617" w14:textId="771AAD68" w:rsidR="00B31899" w:rsidRDefault="00B31899" w:rsidP="00350BD4">
      <w:pPr>
        <w:pStyle w:val="footnote"/>
      </w:pPr>
      <w:r>
        <w:rPr>
          <w:rStyle w:val="FootnoteReference"/>
        </w:rPr>
        <w:footnoteRef/>
      </w:r>
      <w:r>
        <w:t xml:space="preserve"> [JS] or “forever”</w:t>
      </w:r>
    </w:p>
  </w:footnote>
  <w:footnote w:id="495">
    <w:p w14:paraId="004CC793" w14:textId="74A20F1B" w:rsidR="00B31899" w:rsidRDefault="00B31899"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96">
    <w:p w14:paraId="7B4C2DB0" w14:textId="39648656" w:rsidR="00B31899" w:rsidRDefault="00B31899" w:rsidP="0002098A">
      <w:pPr>
        <w:pStyle w:val="footnote"/>
      </w:pPr>
      <w:r>
        <w:rPr>
          <w:rStyle w:val="FootnoteReference"/>
        </w:rPr>
        <w:footnoteRef/>
      </w:r>
      <w:r>
        <w:t xml:space="preserve"> [JS] resident alien</w:t>
      </w:r>
    </w:p>
  </w:footnote>
  <w:footnote w:id="497">
    <w:p w14:paraId="1C9111DE" w14:textId="17A2009E" w:rsidR="00B31899" w:rsidRDefault="00B31899" w:rsidP="00C544D6">
      <w:pPr>
        <w:pStyle w:val="footnote"/>
      </w:pPr>
      <w:r>
        <w:rPr>
          <w:rStyle w:val="FootnoteReference"/>
        </w:rPr>
        <w:footnoteRef/>
      </w:r>
      <w:r>
        <w:t xml:space="preserve"> Cf. 1 Cor. 3:20, ‘The Lord knows the thoughts of the wise…’</w:t>
      </w:r>
    </w:p>
  </w:footnote>
  <w:footnote w:id="498">
    <w:p w14:paraId="63074263" w14:textId="3DCC4808" w:rsidR="00B31899" w:rsidRDefault="00B31899" w:rsidP="003E7D85">
      <w:pPr>
        <w:pStyle w:val="footnote"/>
      </w:pPr>
      <w:r>
        <w:rPr>
          <w:rStyle w:val="FootnoteReference"/>
        </w:rPr>
        <w:footnoteRef/>
      </w:r>
      <w:r>
        <w:t xml:space="preserve"> [JS] or “lawless,” or “the throne of iniquity”</w:t>
      </w:r>
    </w:p>
  </w:footnote>
  <w:footnote w:id="499">
    <w:p w14:paraId="31260F30" w14:textId="198F9DB4" w:rsidR="00B31899" w:rsidRDefault="00B31899" w:rsidP="000470D3">
      <w:pPr>
        <w:pStyle w:val="footnote"/>
      </w:pPr>
      <w:r>
        <w:rPr>
          <w:rStyle w:val="FootnoteReference"/>
        </w:rPr>
        <w:footnoteRef/>
      </w:r>
      <w:r>
        <w:t xml:space="preserve"> [JS] i.e. presence</w:t>
      </w:r>
    </w:p>
  </w:footnote>
  <w:footnote w:id="500">
    <w:p w14:paraId="3F261962" w14:textId="0A15CF5B" w:rsidR="00B31899" w:rsidRDefault="00B31899" w:rsidP="000470D3">
      <w:pPr>
        <w:pStyle w:val="footnote"/>
      </w:pPr>
      <w:r>
        <w:rPr>
          <w:rStyle w:val="FootnoteReference"/>
        </w:rPr>
        <w:footnoteRef/>
      </w:r>
      <w:r>
        <w:t xml:space="preserve"> [JS] or confession, as in “awknowldgment”. Perhaps, “let us enter His presence and thankfully confess Him,” or “praise”</w:t>
      </w:r>
    </w:p>
  </w:footnote>
  <w:footnote w:id="501">
    <w:p w14:paraId="27D55A36" w14:textId="056A9076" w:rsidR="00B31899" w:rsidRDefault="00B31899" w:rsidP="000470D3">
      <w:pPr>
        <w:pStyle w:val="footnote"/>
      </w:pPr>
      <w:r>
        <w:rPr>
          <w:rStyle w:val="FootnoteReference"/>
        </w:rPr>
        <w:footnoteRef/>
      </w:r>
      <w:r>
        <w:t xml:space="preserve"> [JS] or melody</w:t>
      </w:r>
    </w:p>
  </w:footnote>
  <w:footnote w:id="502">
    <w:p w14:paraId="6606F51D" w14:textId="294AC06E" w:rsidR="00B31899" w:rsidRDefault="00B31899" w:rsidP="002A2713">
      <w:pPr>
        <w:pStyle w:val="footnote"/>
      </w:pPr>
      <w:r>
        <w:rPr>
          <w:rStyle w:val="FootnoteReference"/>
        </w:rPr>
        <w:footnoteRef/>
      </w:r>
      <w:r>
        <w:t xml:space="preserve"> [JS] “do obeisance”</w:t>
      </w:r>
    </w:p>
  </w:footnote>
  <w:footnote w:id="503">
    <w:p w14:paraId="23B88AAA" w14:textId="4D5A6129" w:rsidR="00B31899" w:rsidRDefault="00B31899" w:rsidP="002A2713">
      <w:pPr>
        <w:pStyle w:val="footnote"/>
      </w:pPr>
      <w:r>
        <w:rPr>
          <w:rStyle w:val="FootnoteReference"/>
        </w:rPr>
        <w:footnoteRef/>
      </w:r>
      <w:r>
        <w:t xml:space="preserve"> [JS] “prostrate”</w:t>
      </w:r>
    </w:p>
  </w:footnote>
  <w:footnote w:id="504">
    <w:p w14:paraId="0242B10E" w14:textId="597B77DF" w:rsidR="00B31899" w:rsidRDefault="00B31899" w:rsidP="002A2713">
      <w:pPr>
        <w:pStyle w:val="footnote"/>
      </w:pPr>
      <w:r>
        <w:rPr>
          <w:rStyle w:val="FootnoteReference"/>
        </w:rPr>
        <w:footnoteRef/>
      </w:r>
      <w:r>
        <w:t xml:space="preserve"> [JS] OSB has, “Rebellion,” NETS has “embittering”</w:t>
      </w:r>
    </w:p>
  </w:footnote>
  <w:footnote w:id="505">
    <w:p w14:paraId="046745B9" w14:textId="77777777" w:rsidR="00B31899" w:rsidRDefault="00B31899" w:rsidP="00C544D6">
      <w:pPr>
        <w:pStyle w:val="footnote"/>
      </w:pPr>
      <w:r>
        <w:rPr>
          <w:rStyle w:val="FootnoteReference"/>
        </w:rPr>
        <w:footnoteRef/>
      </w:r>
      <w:r>
        <w:t xml:space="preserve"> Ex. 17:1-7.</w:t>
      </w:r>
    </w:p>
  </w:footnote>
  <w:footnote w:id="506">
    <w:p w14:paraId="64AAAD4A" w14:textId="25E6F9F0" w:rsidR="00B31899" w:rsidRDefault="00B31899" w:rsidP="002A2713">
      <w:pPr>
        <w:pStyle w:val="footnote"/>
      </w:pPr>
      <w:r>
        <w:rPr>
          <w:rStyle w:val="FootnoteReference"/>
        </w:rPr>
        <w:footnoteRef/>
      </w:r>
      <w:r>
        <w:t xml:space="preserve"> [JS] or “tempted”</w:t>
      </w:r>
    </w:p>
  </w:footnote>
  <w:footnote w:id="507">
    <w:p w14:paraId="08EA846E" w14:textId="77777777" w:rsidR="00B31899" w:rsidRDefault="00B31899" w:rsidP="00C544D6">
      <w:pPr>
        <w:pStyle w:val="footnote"/>
      </w:pPr>
      <w:r>
        <w:rPr>
          <w:rStyle w:val="FootnoteReference"/>
        </w:rPr>
        <w:footnoteRef/>
      </w:r>
      <w:r>
        <w:t xml:space="preserve"> Num. 14:32-34.</w:t>
      </w:r>
    </w:p>
  </w:footnote>
  <w:footnote w:id="508">
    <w:p w14:paraId="27E7289C" w14:textId="49B8D2B5" w:rsidR="00B31899" w:rsidRDefault="00B31899" w:rsidP="00C544D6">
      <w:pPr>
        <w:pStyle w:val="footnote"/>
      </w:pPr>
      <w:r>
        <w:rPr>
          <w:rStyle w:val="FootnoteReference"/>
        </w:rPr>
        <w:footnoteRef/>
      </w:r>
      <w:r>
        <w:t xml:space="preserve"> Cf. Heb.3:7-11; 4:10.</w:t>
      </w:r>
    </w:p>
  </w:footnote>
  <w:footnote w:id="509">
    <w:p w14:paraId="6A0DA86F" w14:textId="27B2622D" w:rsidR="00B31899" w:rsidRDefault="00B31899" w:rsidP="00C544D6">
      <w:pPr>
        <w:pStyle w:val="footnote"/>
      </w:pPr>
      <w:r>
        <w:rPr>
          <w:rStyle w:val="FootnoteReference"/>
        </w:rPr>
        <w:footnoteRef/>
      </w:r>
      <w:r>
        <w:t xml:space="preserve"> Cf. Deut. 32:17; 1 Cor. 10:20; Psalm 105:36-38; 1 Chron. 16:26.</w:t>
      </w:r>
    </w:p>
  </w:footnote>
  <w:footnote w:id="510">
    <w:p w14:paraId="20A46088" w14:textId="101D0C08" w:rsidR="00B31899" w:rsidRDefault="00B31899" w:rsidP="00363583">
      <w:pPr>
        <w:pStyle w:val="footnote"/>
      </w:pPr>
      <w:r>
        <w:rPr>
          <w:rStyle w:val="FootnoteReference"/>
        </w:rPr>
        <w:footnoteRef/>
      </w:r>
      <w:r>
        <w:t xml:space="preserve"> [JS] or “thanksgiving”, or “praise”. Really, “thankful confession with praise”.</w:t>
      </w:r>
    </w:p>
  </w:footnote>
  <w:footnote w:id="511">
    <w:p w14:paraId="4CE9E737" w14:textId="37ADED0C" w:rsidR="00B31899" w:rsidRDefault="00B31899" w:rsidP="00363583">
      <w:pPr>
        <w:pStyle w:val="footnote"/>
      </w:pPr>
      <w:r>
        <w:rPr>
          <w:rStyle w:val="FootnoteReference"/>
        </w:rPr>
        <w:footnoteRef/>
      </w:r>
      <w:r>
        <w:t xml:space="preserve"> [JS] literally, “holy place”</w:t>
      </w:r>
    </w:p>
  </w:footnote>
  <w:footnote w:id="512">
    <w:p w14:paraId="0D26CC38" w14:textId="563291CA" w:rsidR="00B31899" w:rsidRDefault="00B31899" w:rsidP="00363583">
      <w:pPr>
        <w:pStyle w:val="footnote"/>
      </w:pPr>
      <w:r>
        <w:rPr>
          <w:rStyle w:val="FootnoteReference"/>
        </w:rPr>
        <w:footnoteRef/>
      </w:r>
      <w:r>
        <w:t xml:space="preserve"> [JS] or, “sacrifices”</w:t>
      </w:r>
    </w:p>
  </w:footnote>
  <w:footnote w:id="513">
    <w:p w14:paraId="3B6D0020" w14:textId="12CB55F6" w:rsidR="00B31899" w:rsidRDefault="00B31899" w:rsidP="00363583">
      <w:pPr>
        <w:pStyle w:val="footnote"/>
      </w:pPr>
      <w:r>
        <w:rPr>
          <w:rStyle w:val="FootnoteReference"/>
        </w:rPr>
        <w:footnoteRef/>
      </w:r>
      <w:r>
        <w:t xml:space="preserve"> [JS] “do obeisance”</w:t>
      </w:r>
    </w:p>
  </w:footnote>
  <w:footnote w:id="514">
    <w:p w14:paraId="0223F21B" w14:textId="2545193C" w:rsidR="00B31899" w:rsidRDefault="00B31899"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15">
    <w:p w14:paraId="717DF0F4" w14:textId="601B218D" w:rsidR="00B31899" w:rsidRDefault="00B31899" w:rsidP="00445570">
      <w:pPr>
        <w:pStyle w:val="footnote"/>
      </w:pPr>
      <w:r>
        <w:rPr>
          <w:rStyle w:val="FootnoteReference"/>
        </w:rPr>
        <w:footnoteRef/>
      </w:r>
      <w:r>
        <w:t xml:space="preserve"> [JS] literally, “set right the world”.</w:t>
      </w:r>
    </w:p>
  </w:footnote>
  <w:footnote w:id="516">
    <w:p w14:paraId="29039A45" w14:textId="77777777" w:rsidR="00B31899" w:rsidRDefault="00B31899" w:rsidP="00C544D6">
      <w:pPr>
        <w:pStyle w:val="footnote"/>
      </w:pPr>
      <w:r>
        <w:rPr>
          <w:rStyle w:val="FootnoteReference"/>
        </w:rPr>
        <w:footnoteRef/>
      </w:r>
      <w:r>
        <w:t xml:space="preserve"> i.e. Let the sea dance and roar in thunderous applause as the King of Glory appears. (This line is identical with 97:7a).</w:t>
      </w:r>
    </w:p>
  </w:footnote>
  <w:footnote w:id="517">
    <w:p w14:paraId="0578D96E" w14:textId="3735D823" w:rsidR="00B31899" w:rsidRDefault="00B31899" w:rsidP="00445570">
      <w:pPr>
        <w:pStyle w:val="footnote"/>
      </w:pPr>
      <w:r>
        <w:rPr>
          <w:rStyle w:val="FootnoteReference"/>
        </w:rPr>
        <w:footnoteRef/>
      </w:r>
      <w:r>
        <w:t xml:space="preserve"> [JS] or “exult.”</w:t>
      </w:r>
    </w:p>
  </w:footnote>
  <w:footnote w:id="518">
    <w:p w14:paraId="027E6C5C" w14:textId="07849C22" w:rsidR="00B31899" w:rsidRDefault="00B31899" w:rsidP="00445570">
      <w:pPr>
        <w:pStyle w:val="footnote"/>
      </w:pPr>
      <w:r>
        <w:rPr>
          <w:rStyle w:val="FootnoteReference"/>
        </w:rPr>
        <w:footnoteRef/>
      </w:r>
      <w:r>
        <w:t xml:space="preserve"> [JS] i.e. “the the presence of the Lord”</w:t>
      </w:r>
    </w:p>
  </w:footnote>
  <w:footnote w:id="519">
    <w:p w14:paraId="502B0E29" w14:textId="363AF83B" w:rsidR="00B31899" w:rsidRDefault="00B31899" w:rsidP="00AF055B">
      <w:pPr>
        <w:pStyle w:val="footnote"/>
      </w:pPr>
      <w:r>
        <w:rPr>
          <w:rStyle w:val="FootnoteReference"/>
        </w:rPr>
        <w:footnoteRef/>
      </w:r>
      <w:r>
        <w:t xml:space="preserve"> [JS] or “keep His throne straight.”</w:t>
      </w:r>
    </w:p>
  </w:footnote>
  <w:footnote w:id="520">
    <w:p w14:paraId="0A420AC8" w14:textId="0E9B7FA2" w:rsidR="00B31899" w:rsidRDefault="00B31899" w:rsidP="00C544D6">
      <w:pPr>
        <w:pStyle w:val="footnote"/>
      </w:pPr>
      <w:r>
        <w:rPr>
          <w:rStyle w:val="FootnoteReference"/>
        </w:rPr>
        <w:footnoteRef/>
      </w:r>
      <w:r>
        <w:t xml:space="preserve"> Cf. Pss. 32:5b; 84:10b. Rom. 1:19-21; 2 Cor. 4:6; Jn. 1:14; 6:40; 17:22-24.</w:t>
      </w:r>
    </w:p>
  </w:footnote>
  <w:footnote w:id="521">
    <w:p w14:paraId="7B92C494" w14:textId="3893728C" w:rsidR="00B31899" w:rsidRDefault="00B31899" w:rsidP="00AF055B">
      <w:pPr>
        <w:pStyle w:val="footnote"/>
      </w:pPr>
      <w:r>
        <w:rPr>
          <w:rStyle w:val="FootnoteReference"/>
        </w:rPr>
        <w:footnoteRef/>
      </w:r>
      <w:r>
        <w:t xml:space="preserve"> [JS] “do obeisance to”</w:t>
      </w:r>
    </w:p>
  </w:footnote>
  <w:footnote w:id="522">
    <w:p w14:paraId="3C69AEE3" w14:textId="2FCFF9DA" w:rsidR="00B31899" w:rsidRDefault="00B31899" w:rsidP="00AF055B">
      <w:pPr>
        <w:pStyle w:val="footnote"/>
      </w:pPr>
      <w:r>
        <w:rPr>
          <w:rStyle w:val="FootnoteReference"/>
        </w:rPr>
        <w:footnoteRef/>
      </w:r>
      <w:r>
        <w:t xml:space="preserve"> [JS] “do obeisance to”</w:t>
      </w:r>
    </w:p>
  </w:footnote>
  <w:footnote w:id="523">
    <w:p w14:paraId="7E0327B2" w14:textId="516E0233" w:rsidR="00B31899" w:rsidRDefault="00B31899" w:rsidP="00AF055B">
      <w:pPr>
        <w:pStyle w:val="footnote"/>
      </w:pPr>
      <w:r>
        <w:rPr>
          <w:rStyle w:val="FootnoteReference"/>
        </w:rPr>
        <w:footnoteRef/>
      </w:r>
      <w:r>
        <w:t xml:space="preserve"> [JS] Fr. Lazarus has “lives”</w:t>
      </w:r>
    </w:p>
  </w:footnote>
  <w:footnote w:id="524">
    <w:p w14:paraId="202D3E03" w14:textId="48C7AC7B" w:rsidR="00B31899" w:rsidRDefault="00B31899"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25">
    <w:p w14:paraId="22A45999" w14:textId="660B33F2" w:rsidR="00B31899" w:rsidRDefault="00B31899"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 [JS] Fr. Lazarua has “saved”.</w:t>
      </w:r>
    </w:p>
  </w:footnote>
  <w:footnote w:id="526">
    <w:p w14:paraId="160E0C3D" w14:textId="77777777" w:rsidR="00B31899" w:rsidRDefault="00B31899" w:rsidP="00C544D6">
      <w:pPr>
        <w:pStyle w:val="footnote"/>
      </w:pPr>
      <w:r>
        <w:rPr>
          <w:rStyle w:val="FootnoteReference"/>
        </w:rPr>
        <w:footnoteRef/>
      </w:r>
      <w:r>
        <w:t xml:space="preserve"> Rev. 4:6, Ezek. 1:5-10.</w:t>
      </w:r>
    </w:p>
  </w:footnote>
  <w:footnote w:id="527">
    <w:p w14:paraId="2C987C7D" w14:textId="7DA14E0E" w:rsidR="00B31899" w:rsidRDefault="00B31899" w:rsidP="006263C2">
      <w:pPr>
        <w:pStyle w:val="footnote"/>
      </w:pPr>
      <w:r>
        <w:rPr>
          <w:rStyle w:val="FootnoteReference"/>
        </w:rPr>
        <w:footnoteRef/>
      </w:r>
      <w:r>
        <w:t xml:space="preserve"> [JS] The word conveys both confessing Him and thanking or praising Him.</w:t>
      </w:r>
    </w:p>
  </w:footnote>
  <w:footnote w:id="528">
    <w:p w14:paraId="5846482D" w14:textId="3A662ECC" w:rsidR="00B31899" w:rsidRDefault="00B31899" w:rsidP="006263C2">
      <w:pPr>
        <w:pStyle w:val="footnote"/>
      </w:pPr>
      <w:r>
        <w:rPr>
          <w:rStyle w:val="FootnoteReference"/>
        </w:rPr>
        <w:footnoteRef/>
      </w:r>
      <w:r>
        <w:t xml:space="preserve"> [JS] Fr. Lazarus has “laws”</w:t>
      </w:r>
    </w:p>
  </w:footnote>
  <w:footnote w:id="529">
    <w:p w14:paraId="2FC019B3" w14:textId="70AAB5D0" w:rsidR="00B31899" w:rsidRDefault="00B31899" w:rsidP="006263C2">
      <w:pPr>
        <w:pStyle w:val="footnote"/>
      </w:pPr>
      <w:r>
        <w:rPr>
          <w:rStyle w:val="FootnoteReference"/>
        </w:rPr>
        <w:footnoteRef/>
      </w:r>
      <w:r>
        <w:t xml:space="preserve"> [JS] “do obeisance”, commonly rendered “worship”</w:t>
      </w:r>
    </w:p>
  </w:footnote>
  <w:footnote w:id="530">
    <w:p w14:paraId="7386C0B1" w14:textId="0080D811" w:rsidR="00B31899" w:rsidRDefault="00B31899" w:rsidP="004A1997">
      <w:pPr>
        <w:pStyle w:val="footnote"/>
      </w:pPr>
      <w:r>
        <w:rPr>
          <w:rStyle w:val="FootnoteReference"/>
        </w:rPr>
        <w:footnoteRef/>
      </w:r>
      <w:r>
        <w:t xml:space="preserve"> [JS] Fr. Lazarus has “correcting”</w:t>
      </w:r>
    </w:p>
  </w:footnote>
  <w:footnote w:id="531">
    <w:p w14:paraId="273EA178" w14:textId="4DFF2FD9" w:rsidR="00B31899" w:rsidRDefault="00B31899" w:rsidP="004A1997">
      <w:pPr>
        <w:pStyle w:val="footnote"/>
      </w:pPr>
      <w:r>
        <w:rPr>
          <w:rStyle w:val="FootnoteReference"/>
        </w:rPr>
        <w:footnoteRef/>
      </w:r>
      <w:r>
        <w:t xml:space="preserve"> [JS] “do obeisance” or “fall down”</w:t>
      </w:r>
    </w:p>
  </w:footnote>
  <w:footnote w:id="532">
    <w:p w14:paraId="6E38F9F7" w14:textId="307328EF" w:rsidR="00B31899" w:rsidRDefault="00B31899" w:rsidP="0016307C">
      <w:pPr>
        <w:pStyle w:val="footnote"/>
      </w:pPr>
      <w:r>
        <w:rPr>
          <w:rStyle w:val="FootnoteReference"/>
        </w:rPr>
        <w:footnoteRef/>
      </w:r>
      <w:r>
        <w:t xml:space="preserve"> [JS] as in “acknowledging”, or “thankfully confessing Him with praise”, not “confessing sins”</w:t>
      </w:r>
    </w:p>
  </w:footnote>
  <w:footnote w:id="533">
    <w:p w14:paraId="346D7C50" w14:textId="6DED6982" w:rsidR="00B31899" w:rsidRDefault="00B31899" w:rsidP="0016307C">
      <w:pPr>
        <w:pStyle w:val="footnote"/>
      </w:pPr>
      <w:r>
        <w:rPr>
          <w:rStyle w:val="FootnoteReference"/>
        </w:rPr>
        <w:footnoteRef/>
      </w:r>
      <w:r>
        <w:t xml:space="preserve"> [JS] or, “and not we Him”</w:t>
      </w:r>
    </w:p>
  </w:footnote>
  <w:footnote w:id="534">
    <w:p w14:paraId="14022FB6" w14:textId="4CE3B2A5" w:rsidR="00B31899" w:rsidRDefault="00B31899" w:rsidP="0016307C">
      <w:pPr>
        <w:pStyle w:val="footnote"/>
      </w:pPr>
      <w:r>
        <w:rPr>
          <w:rStyle w:val="FootnoteReference"/>
        </w:rPr>
        <w:footnoteRef/>
      </w:r>
      <w:r>
        <w:t xml:space="preserve"> [JS] not confession of sins, but confessing Him, with thanksgiving and praise.</w:t>
      </w:r>
    </w:p>
  </w:footnote>
  <w:footnote w:id="535">
    <w:p w14:paraId="74BE8AB4" w14:textId="15E7B0AD" w:rsidR="00B31899" w:rsidRDefault="00B31899" w:rsidP="00C050C7">
      <w:pPr>
        <w:pStyle w:val="footnote"/>
      </w:pPr>
      <w:r>
        <w:rPr>
          <w:rStyle w:val="FootnoteReference"/>
        </w:rPr>
        <w:footnoteRef/>
      </w:r>
      <w:r>
        <w:t xml:space="preserve"> [JS] or “do wrong,” or “the workers of iniquity”</w:t>
      </w:r>
    </w:p>
  </w:footnote>
  <w:footnote w:id="536">
    <w:p w14:paraId="4E28D6F6" w14:textId="75DDD646" w:rsidR="00B31899" w:rsidRDefault="00B31899" w:rsidP="00CD361B">
      <w:pPr>
        <w:pStyle w:val="footnote"/>
      </w:pPr>
      <w:r>
        <w:rPr>
          <w:rStyle w:val="FootnoteReference"/>
        </w:rPr>
        <w:footnoteRef/>
      </w:r>
      <w:r>
        <w:t xml:space="preserve"> [JS] or proud/haughty eyes.</w:t>
      </w:r>
    </w:p>
  </w:footnote>
  <w:footnote w:id="537">
    <w:p w14:paraId="33F848D7" w14:textId="77777777" w:rsidR="00B31899" w:rsidRDefault="00B31899" w:rsidP="00C544D6">
      <w:pPr>
        <w:pStyle w:val="footnote"/>
      </w:pPr>
      <w:r>
        <w:rPr>
          <w:rStyle w:val="FootnoteReference"/>
        </w:rPr>
        <w:footnoteRef/>
      </w:r>
      <w:r>
        <w:t xml:space="preserve"> Daily I pray for the lost. Sinners are slain by conversion into believers, saints, friends and lovers.</w:t>
      </w:r>
    </w:p>
  </w:footnote>
  <w:footnote w:id="538">
    <w:p w14:paraId="570F4149" w14:textId="77777777" w:rsidR="00B31899" w:rsidRDefault="00B31899" w:rsidP="00C544D6">
      <w:pPr>
        <w:pStyle w:val="footnote"/>
      </w:pPr>
      <w:r>
        <w:rPr>
          <w:rStyle w:val="FootnoteReference"/>
        </w:rPr>
        <w:footnoteRef/>
      </w:r>
      <w:r>
        <w:t xml:space="preserve"> Peter praised and confessed Christ, yet later he swore he did not know Him (Mt. 26:74; Mk. 14:71).</w:t>
      </w:r>
    </w:p>
  </w:footnote>
  <w:footnote w:id="539">
    <w:p w14:paraId="7F487DE9" w14:textId="1D877FA2" w:rsidR="00B31899" w:rsidRDefault="00B31899" w:rsidP="00C544D6">
      <w:pPr>
        <w:pStyle w:val="footnote"/>
      </w:pPr>
      <w:r>
        <w:rPr>
          <w:rStyle w:val="FootnoteReference"/>
        </w:rPr>
        <w:footnoteRef/>
      </w:r>
      <w:r>
        <w:t xml:space="preserve"> Cf. Ps. 38:7a.</w:t>
      </w:r>
    </w:p>
  </w:footnote>
  <w:footnote w:id="540">
    <w:p w14:paraId="1B133F2B" w14:textId="56FE4EC3" w:rsidR="00B31899" w:rsidRDefault="00B31899"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41">
    <w:p w14:paraId="4C6B2146" w14:textId="77777777" w:rsidR="00B31899" w:rsidRDefault="00B31899" w:rsidP="00C544D6">
      <w:pPr>
        <w:pStyle w:val="footnote"/>
      </w:pPr>
      <w:r>
        <w:rPr>
          <w:rStyle w:val="FootnoteReference"/>
        </w:rPr>
        <w:footnoteRef/>
      </w:r>
      <w:r>
        <w:t xml:space="preserve"> descendants: </w:t>
      </w:r>
      <w:r w:rsidRPr="00A80C80">
        <w:rPr>
          <w:i/>
        </w:rPr>
        <w:t>lit</w:t>
      </w:r>
      <w:r>
        <w:t>. seed. Verses 26-28 are quoted at Heb. 1:10-12; 13:8.</w:t>
      </w:r>
    </w:p>
  </w:footnote>
  <w:footnote w:id="542">
    <w:p w14:paraId="44E84D4D" w14:textId="77777777" w:rsidR="00B31899" w:rsidRDefault="00B31899" w:rsidP="00C544D6">
      <w:pPr>
        <w:pStyle w:val="footnote"/>
      </w:pPr>
      <w:r>
        <w:rPr>
          <w:rStyle w:val="FootnoteReference"/>
        </w:rPr>
        <w:footnoteRef/>
      </w:r>
      <w:r>
        <w:t xml:space="preserve"> ‘God is love’ (1 John 4:8,16).</w:t>
      </w:r>
    </w:p>
  </w:footnote>
  <w:footnote w:id="543">
    <w:p w14:paraId="169A7896" w14:textId="77777777" w:rsidR="00B31899" w:rsidRDefault="00B31899" w:rsidP="00C37403">
      <w:pPr>
        <w:pStyle w:val="footnote"/>
      </w:pPr>
      <w:r>
        <w:rPr>
          <w:rStyle w:val="FootnoteReference"/>
        </w:rPr>
        <w:footnoteRef/>
      </w:r>
      <w:r>
        <w:t xml:space="preserve"> [JS] NETS has “who is very conciliatory towards all your acts of lawlessness”</w:t>
      </w:r>
    </w:p>
  </w:footnote>
  <w:footnote w:id="544">
    <w:p w14:paraId="1EEA58C5" w14:textId="195647BB" w:rsidR="00B31899" w:rsidRDefault="00B31899" w:rsidP="00C544D6">
      <w:pPr>
        <w:pStyle w:val="footnote"/>
      </w:pPr>
      <w:r>
        <w:rPr>
          <w:rStyle w:val="FootnoteReference"/>
        </w:rPr>
        <w:footnoteRef/>
      </w:r>
      <w:r>
        <w:t xml:space="preserve"> Cf. Ps. 147:8.</w:t>
      </w:r>
    </w:p>
  </w:footnote>
  <w:footnote w:id="545">
    <w:p w14:paraId="3C4F2E7D" w14:textId="704C8BBC" w:rsidR="00B31899" w:rsidRDefault="00B31899" w:rsidP="001566BD">
      <w:pPr>
        <w:pStyle w:val="footnote"/>
      </w:pPr>
      <w:r>
        <w:rPr>
          <w:rStyle w:val="FootnoteReference"/>
        </w:rPr>
        <w:footnoteRef/>
      </w:r>
      <w:r>
        <w:t xml:space="preserve"> [JS] or “transgressions”</w:t>
      </w:r>
    </w:p>
  </w:footnote>
  <w:footnote w:id="546">
    <w:p w14:paraId="1F5C3038" w14:textId="77777777" w:rsidR="00B31899" w:rsidRDefault="00B31899" w:rsidP="00C544D6">
      <w:pPr>
        <w:pStyle w:val="footnote"/>
      </w:pPr>
      <w:r>
        <w:rPr>
          <w:rStyle w:val="FootnoteReference"/>
        </w:rPr>
        <w:footnoteRef/>
      </w:r>
      <w:r>
        <w:t xml:space="preserve"> East and West intersecting heaven and earth forms the Cross to which our sins were nailed (Col. 1:20; 2:14).</w:t>
      </w:r>
    </w:p>
  </w:footnote>
  <w:footnote w:id="547">
    <w:p w14:paraId="091111BB" w14:textId="79454437" w:rsidR="00B31899" w:rsidRDefault="00B31899" w:rsidP="00417F44">
      <w:pPr>
        <w:pStyle w:val="footnote"/>
      </w:pPr>
      <w:r>
        <w:rPr>
          <w:rStyle w:val="FootnoteReference"/>
        </w:rPr>
        <w:footnoteRef/>
      </w:r>
      <w:r>
        <w:t xml:space="preserve"> [JS] wind, or breath, spirit. The analogy is to “as the spirit passes from man, and he does not exist.”</w:t>
      </w:r>
    </w:p>
  </w:footnote>
  <w:footnote w:id="548">
    <w:p w14:paraId="2EB2A618" w14:textId="77777777" w:rsidR="00B31899" w:rsidRDefault="00B31899" w:rsidP="00C544D6">
      <w:pPr>
        <w:pStyle w:val="footnote"/>
      </w:pPr>
      <w:r>
        <w:rPr>
          <w:rStyle w:val="FootnoteReference"/>
        </w:rPr>
        <w:footnoteRef/>
      </w:r>
      <w:r>
        <w:t xml:space="preserve"> embraces all: </w:t>
      </w:r>
      <w:r w:rsidRPr="00A80C80">
        <w:rPr>
          <w:i/>
        </w:rPr>
        <w:t>or</w:t>
      </w:r>
      <w:r>
        <w:t>, ‘rules over all.’</w:t>
      </w:r>
    </w:p>
  </w:footnote>
  <w:footnote w:id="549">
    <w:p w14:paraId="74ECADBE" w14:textId="66332B8C" w:rsidR="00B31899" w:rsidRDefault="00B31899" w:rsidP="00342E73">
      <w:pPr>
        <w:pStyle w:val="footnote"/>
      </w:pPr>
      <w:r>
        <w:rPr>
          <w:rStyle w:val="FootnoteReference"/>
        </w:rPr>
        <w:footnoteRef/>
      </w:r>
      <w:r>
        <w:t xml:space="preserve"> [JS] Fr. Lazarus has “very great”</w:t>
      </w:r>
    </w:p>
  </w:footnote>
  <w:footnote w:id="550">
    <w:p w14:paraId="4F7FE92C" w14:textId="411FA40A" w:rsidR="00B31899" w:rsidRDefault="00B31899" w:rsidP="00342E73">
      <w:pPr>
        <w:pStyle w:val="footnote"/>
      </w:pPr>
      <w:r>
        <w:rPr>
          <w:rStyle w:val="FootnoteReference"/>
        </w:rPr>
        <w:footnoteRef/>
      </w:r>
      <w:r>
        <w:t xml:space="preserve"> [JS] or “thanksgiving,” or “thankful confession with praise”</w:t>
      </w:r>
    </w:p>
  </w:footnote>
  <w:footnote w:id="551">
    <w:p w14:paraId="169AA0B7" w14:textId="592F3FAF" w:rsidR="00B31899" w:rsidRDefault="00B31899"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52">
    <w:p w14:paraId="6BB1365A" w14:textId="27497F37" w:rsidR="00B31899" w:rsidRDefault="00B31899" w:rsidP="00342E73">
      <w:pPr>
        <w:pStyle w:val="footnote"/>
      </w:pPr>
      <w:r>
        <w:rPr>
          <w:rStyle w:val="FootnoteReference"/>
        </w:rPr>
        <w:footnoteRef/>
      </w:r>
      <w:r>
        <w:t xml:space="preserve"> [JS] or “makes the clouds His chariot”</w:t>
      </w:r>
    </w:p>
  </w:footnote>
  <w:footnote w:id="553">
    <w:p w14:paraId="62DF6E81" w14:textId="51054D24" w:rsidR="00B31899" w:rsidRDefault="00B31899" w:rsidP="00342E73">
      <w:pPr>
        <w:pStyle w:val="footnote"/>
      </w:pPr>
      <w:r>
        <w:rPr>
          <w:rStyle w:val="FootnoteReference"/>
        </w:rPr>
        <w:footnoteRef/>
      </w:r>
      <w:r>
        <w:t xml:space="preserve"> [JS] or “messengers”</w:t>
      </w:r>
    </w:p>
  </w:footnote>
  <w:footnote w:id="554">
    <w:p w14:paraId="168D3C90" w14:textId="7FDCEE0D" w:rsidR="00B31899" w:rsidRDefault="00B31899" w:rsidP="00342E73">
      <w:pPr>
        <w:pStyle w:val="footnote"/>
      </w:pPr>
      <w:r>
        <w:rPr>
          <w:rStyle w:val="FootnoteReference"/>
        </w:rPr>
        <w:footnoteRef/>
      </w:r>
      <w:r>
        <w:t xml:space="preserve"> [JS] Fr. Lazarus has “servants”</w:t>
      </w:r>
    </w:p>
  </w:footnote>
  <w:footnote w:id="555">
    <w:p w14:paraId="45145696" w14:textId="77777777" w:rsidR="00B31899" w:rsidRDefault="00B31899" w:rsidP="00C544D6">
      <w:pPr>
        <w:pStyle w:val="footnote"/>
      </w:pPr>
      <w:r>
        <w:rPr>
          <w:rStyle w:val="FootnoteReference"/>
        </w:rPr>
        <w:footnoteRef/>
      </w:r>
      <w:r>
        <w:t xml:space="preserve"> Heb. 1:7; Ezek. 1:14; 2 Esdras 8:22.</w:t>
      </w:r>
    </w:p>
  </w:footnote>
  <w:footnote w:id="556">
    <w:p w14:paraId="0185F645" w14:textId="47FC8356" w:rsidR="00B31899" w:rsidRDefault="00B31899" w:rsidP="00342E73">
      <w:pPr>
        <w:pStyle w:val="footnote"/>
      </w:pPr>
      <w:r>
        <w:rPr>
          <w:rStyle w:val="FootnoteReference"/>
        </w:rPr>
        <w:footnoteRef/>
      </w:r>
      <w:r>
        <w:t xml:space="preserve"> [JS] Fr. Lazarus has “axis”</w:t>
      </w:r>
    </w:p>
  </w:footnote>
  <w:footnote w:id="557">
    <w:p w14:paraId="62442F76" w14:textId="4CE61300" w:rsidR="00B31899" w:rsidRDefault="00B31899" w:rsidP="00342E73">
      <w:pPr>
        <w:pStyle w:val="footnote"/>
      </w:pPr>
      <w:r>
        <w:rPr>
          <w:rStyle w:val="FootnoteReference"/>
        </w:rPr>
        <w:footnoteRef/>
      </w:r>
      <w:r>
        <w:t xml:space="preserve"> [JS] Fr. Lazarus has “wander”. NETS has “be tilted”</w:t>
      </w:r>
    </w:p>
  </w:footnote>
  <w:footnote w:id="558">
    <w:p w14:paraId="1733D904" w14:textId="3B68C5C6" w:rsidR="00B31899" w:rsidRDefault="00B31899" w:rsidP="006A0F54">
      <w:pPr>
        <w:pStyle w:val="footnote"/>
      </w:pPr>
      <w:r>
        <w:rPr>
          <w:rStyle w:val="FootnoteReference"/>
        </w:rPr>
        <w:footnoteRef/>
      </w:r>
      <w:r>
        <w:t xml:space="preserve"> [JS] literally, “founded”</w:t>
      </w:r>
    </w:p>
  </w:footnote>
  <w:footnote w:id="559">
    <w:p w14:paraId="2075EA79" w14:textId="5E6B474F" w:rsidR="00B31899" w:rsidRDefault="00B31899" w:rsidP="006A0F54">
      <w:pPr>
        <w:pStyle w:val="footnote"/>
      </w:pPr>
      <w:r>
        <w:rPr>
          <w:rStyle w:val="FootnoteReference"/>
        </w:rPr>
        <w:footnoteRef/>
      </w:r>
      <w:r>
        <w:t xml:space="preserve"> [JS] or “takes the lead among them”</w:t>
      </w:r>
    </w:p>
  </w:footnote>
  <w:footnote w:id="560">
    <w:p w14:paraId="28E7BE34" w14:textId="16676F65" w:rsidR="00B31899" w:rsidRDefault="00B31899" w:rsidP="001566BD">
      <w:pPr>
        <w:pStyle w:val="footnote"/>
      </w:pPr>
      <w:r>
        <w:rPr>
          <w:rStyle w:val="FootnoteReference"/>
        </w:rPr>
        <w:footnoteRef/>
      </w:r>
      <w:r>
        <w:t xml:space="preserve"> [JS] or “serpent”</w:t>
      </w:r>
    </w:p>
  </w:footnote>
  <w:footnote w:id="561">
    <w:p w14:paraId="11DE9B53" w14:textId="0A5609C6" w:rsidR="00B31899" w:rsidRDefault="00B31899" w:rsidP="00915FD3">
      <w:pPr>
        <w:pStyle w:val="footnote"/>
      </w:pPr>
      <w:r>
        <w:rPr>
          <w:rStyle w:val="FootnoteReference"/>
        </w:rPr>
        <w:footnoteRef/>
      </w:r>
      <w:r>
        <w:t xml:space="preserve"> [JS] or, “the universe”</w:t>
      </w:r>
    </w:p>
  </w:footnote>
  <w:footnote w:id="562">
    <w:p w14:paraId="74093DC5" w14:textId="1E09F0AA" w:rsidR="00B31899" w:rsidRDefault="00B31899" w:rsidP="00915FD3">
      <w:pPr>
        <w:pStyle w:val="footnote"/>
      </w:pPr>
      <w:r>
        <w:rPr>
          <w:rStyle w:val="FootnoteReference"/>
        </w:rPr>
        <w:footnoteRef/>
      </w:r>
      <w:r>
        <w:t xml:space="preserve"> [JS] or, “breath”</w:t>
      </w:r>
    </w:p>
  </w:footnote>
  <w:footnote w:id="563">
    <w:p w14:paraId="7147B16E" w14:textId="621A8A9E" w:rsidR="00B31899" w:rsidRDefault="00B31899" w:rsidP="001566BD">
      <w:pPr>
        <w:pStyle w:val="footnote"/>
      </w:pPr>
      <w:r>
        <w:rPr>
          <w:rStyle w:val="FootnoteReference"/>
        </w:rPr>
        <w:footnoteRef/>
      </w:r>
      <w:r>
        <w:t xml:space="preserve"> [JS] Fr. Lazarus has, “meditation”</w:t>
      </w:r>
    </w:p>
  </w:footnote>
  <w:footnote w:id="564">
    <w:p w14:paraId="384A849F" w14:textId="641C79E3" w:rsidR="00B31899" w:rsidRDefault="00B31899" w:rsidP="00C544D6">
      <w:pPr>
        <w:pStyle w:val="footnote"/>
      </w:pPr>
      <w:r>
        <w:rPr>
          <w:rStyle w:val="FootnoteReference"/>
        </w:rPr>
        <w:footnoteRef/>
      </w:r>
      <w:r>
        <w:t xml:space="preserve"> Much of Psalm 104 occurs almost verbatim in 1 Chron. 16:8-22 (cf. vv. 7:36).</w:t>
      </w:r>
    </w:p>
  </w:footnote>
  <w:footnote w:id="565">
    <w:p w14:paraId="3905FF41" w14:textId="613F8D2E" w:rsidR="00B31899" w:rsidRDefault="00B31899" w:rsidP="00321F6F">
      <w:pPr>
        <w:pStyle w:val="footnote"/>
      </w:pPr>
      <w:r>
        <w:rPr>
          <w:rStyle w:val="FootnoteReference"/>
        </w:rPr>
        <w:footnoteRef/>
      </w:r>
      <w:r>
        <w:t xml:space="preserve"> [JS] or “give thanks to”. “Thankfully confess with praise”</w:t>
      </w:r>
    </w:p>
  </w:footnote>
  <w:footnote w:id="566">
    <w:p w14:paraId="01463307" w14:textId="64E551BC" w:rsidR="00B31899" w:rsidRDefault="00B31899" w:rsidP="00321F6F">
      <w:pPr>
        <w:pStyle w:val="footnote"/>
      </w:pPr>
      <w:r>
        <w:rPr>
          <w:rStyle w:val="FootnoteReference"/>
        </w:rPr>
        <w:footnoteRef/>
      </w:r>
      <w:r>
        <w:t xml:space="preserve"> [JS] or “make music to”</w:t>
      </w:r>
    </w:p>
  </w:footnote>
  <w:footnote w:id="567">
    <w:p w14:paraId="2B9E23B4" w14:textId="03FD2FE2" w:rsidR="00B31899" w:rsidRDefault="00B31899" w:rsidP="00321F6F">
      <w:pPr>
        <w:pStyle w:val="footnote"/>
      </w:pPr>
      <w:r>
        <w:rPr>
          <w:rStyle w:val="FootnoteReference"/>
        </w:rPr>
        <w:footnoteRef/>
      </w:r>
      <w:r>
        <w:t xml:space="preserve"> [JS] i.e. presence</w:t>
      </w:r>
    </w:p>
  </w:footnote>
  <w:footnote w:id="568">
    <w:p w14:paraId="661C891F" w14:textId="3A70284B" w:rsidR="00B31899" w:rsidRDefault="00B31899" w:rsidP="00321F6F">
      <w:pPr>
        <w:pStyle w:val="footnote"/>
      </w:pPr>
      <w:r>
        <w:rPr>
          <w:rStyle w:val="FootnoteReference"/>
        </w:rPr>
        <w:footnoteRef/>
      </w:r>
      <w:r>
        <w:t xml:space="preserve"> [JS] literally, “seed”</w:t>
      </w:r>
    </w:p>
  </w:footnote>
  <w:footnote w:id="569">
    <w:p w14:paraId="329D8569" w14:textId="5DC45E53" w:rsidR="00B31899" w:rsidRDefault="00B31899" w:rsidP="00321F6F">
      <w:pPr>
        <w:pStyle w:val="footnote"/>
      </w:pPr>
      <w:r>
        <w:rPr>
          <w:rStyle w:val="FootnoteReference"/>
        </w:rPr>
        <w:footnoteRef/>
      </w:r>
      <w:r>
        <w:t xml:space="preserve"> [JS] literally, “He remembered His covenant forever”</w:t>
      </w:r>
    </w:p>
  </w:footnote>
  <w:footnote w:id="570">
    <w:p w14:paraId="6010B733" w14:textId="6B64E095" w:rsidR="00B31899" w:rsidRDefault="00B31899" w:rsidP="00321F6F">
      <w:pPr>
        <w:pStyle w:val="footnote"/>
      </w:pPr>
      <w:r>
        <w:rPr>
          <w:rStyle w:val="FootnoteReference"/>
        </w:rPr>
        <w:footnoteRef/>
      </w:r>
      <w:r>
        <w:t xml:space="preserve"> [JS] i.e. the covenant</w:t>
      </w:r>
    </w:p>
  </w:footnote>
  <w:footnote w:id="571">
    <w:p w14:paraId="301BA381" w14:textId="3C68C9E1" w:rsidR="00B31899" w:rsidRDefault="00B31899" w:rsidP="00280E2D">
      <w:pPr>
        <w:pStyle w:val="footnote"/>
      </w:pPr>
      <w:r>
        <w:rPr>
          <w:rStyle w:val="FootnoteReference"/>
        </w:rPr>
        <w:footnoteRef/>
      </w:r>
      <w:r>
        <w:t xml:space="preserve"> [JS] or foreigners, resident aliens.</w:t>
      </w:r>
    </w:p>
  </w:footnote>
  <w:footnote w:id="572">
    <w:p w14:paraId="1DCE9038" w14:textId="77777777" w:rsidR="00B31899" w:rsidRDefault="00B31899"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73">
    <w:p w14:paraId="187F80A0" w14:textId="77777777" w:rsidR="00B31899" w:rsidRDefault="00B31899" w:rsidP="00C544D6">
      <w:pPr>
        <w:pStyle w:val="footnote"/>
      </w:pPr>
      <w:r>
        <w:rPr>
          <w:rStyle w:val="FootnoteReference"/>
        </w:rPr>
        <w:footnoteRef/>
      </w:r>
      <w:r>
        <w:t xml:space="preserve"> caterpillars: larva of the locust.</w:t>
      </w:r>
    </w:p>
  </w:footnote>
  <w:footnote w:id="574">
    <w:p w14:paraId="6E762A27" w14:textId="77777777" w:rsidR="00B31899" w:rsidRDefault="00B31899" w:rsidP="00C544D6">
      <w:pPr>
        <w:pStyle w:val="footnote"/>
      </w:pPr>
      <w:r>
        <w:rPr>
          <w:rStyle w:val="FootnoteReference"/>
        </w:rPr>
        <w:footnoteRef/>
      </w:r>
      <w:r>
        <w:t xml:space="preserve"> Ex. 16:12-15; Jn. 6:31-35.</w:t>
      </w:r>
    </w:p>
  </w:footnote>
  <w:footnote w:id="575">
    <w:p w14:paraId="49AE41C2" w14:textId="50246779" w:rsidR="00B31899" w:rsidRDefault="00B31899" w:rsidP="00E46516">
      <w:pPr>
        <w:pStyle w:val="footnote"/>
      </w:pPr>
      <w:r>
        <w:rPr>
          <w:rStyle w:val="FootnoteReference"/>
        </w:rPr>
        <w:footnoteRef/>
      </w:r>
      <w:r>
        <w:t xml:space="preserve"> [JS] or “promise”</w:t>
      </w:r>
    </w:p>
  </w:footnote>
  <w:footnote w:id="576">
    <w:p w14:paraId="463C0491" w14:textId="77777777" w:rsidR="00B31899" w:rsidRDefault="00B31899" w:rsidP="00C544D6">
      <w:pPr>
        <w:pStyle w:val="footnote"/>
      </w:pPr>
      <w:r>
        <w:rPr>
          <w:rStyle w:val="FootnoteReference"/>
        </w:rPr>
        <w:footnoteRef/>
      </w:r>
      <w:r>
        <w:t xml:space="preserve"> Gen. 15:14.</w:t>
      </w:r>
    </w:p>
  </w:footnote>
  <w:footnote w:id="577">
    <w:p w14:paraId="078805D2" w14:textId="5FA9820B" w:rsidR="00B31899" w:rsidRDefault="00B31899"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78">
    <w:p w14:paraId="6557E8C2" w14:textId="00E953DA" w:rsidR="00B31899" w:rsidRDefault="00B31899" w:rsidP="00854B91">
      <w:pPr>
        <w:pStyle w:val="footnote"/>
      </w:pPr>
      <w:r>
        <w:rPr>
          <w:rStyle w:val="FootnoteReference"/>
        </w:rPr>
        <w:footnoteRef/>
      </w:r>
      <w:r>
        <w:t xml:space="preserve"> [JS] or “give thanks to”. “Thankfully confess with praise”</w:t>
      </w:r>
    </w:p>
  </w:footnote>
  <w:footnote w:id="579">
    <w:p w14:paraId="08540649" w14:textId="77777777" w:rsidR="00B31899" w:rsidRDefault="00B31899" w:rsidP="00C544D6">
      <w:pPr>
        <w:pStyle w:val="footnote"/>
      </w:pPr>
      <w:r>
        <w:rPr>
          <w:rStyle w:val="FootnoteReference"/>
        </w:rPr>
        <w:footnoteRef/>
      </w:r>
      <w:r>
        <w:t xml:space="preserve"> mercy: </w:t>
      </w:r>
      <w:r w:rsidRPr="00B246C1">
        <w:rPr>
          <w:i/>
        </w:rPr>
        <w:t>or</w:t>
      </w:r>
      <w:r>
        <w:t xml:space="preserve"> love.</w:t>
      </w:r>
    </w:p>
  </w:footnote>
  <w:footnote w:id="580">
    <w:p w14:paraId="471071BF" w14:textId="61D7EC3C" w:rsidR="00B31899" w:rsidRDefault="00B31899" w:rsidP="00854B91">
      <w:pPr>
        <w:pStyle w:val="footnote"/>
      </w:pPr>
      <w:r>
        <w:rPr>
          <w:rStyle w:val="FootnoteReference"/>
        </w:rPr>
        <w:footnoteRef/>
      </w:r>
      <w:r>
        <w:t xml:space="preserve"> [JS] or “observe justice”</w:t>
      </w:r>
    </w:p>
  </w:footnote>
  <w:footnote w:id="581">
    <w:p w14:paraId="03E9E4DD" w14:textId="395B2D3C" w:rsidR="00B31899" w:rsidRDefault="00B31899" w:rsidP="00854B91">
      <w:pPr>
        <w:pStyle w:val="footnote"/>
      </w:pPr>
      <w:r>
        <w:rPr>
          <w:rStyle w:val="FootnoteReference"/>
        </w:rPr>
        <w:footnoteRef/>
      </w:r>
      <w:r>
        <w:t xml:space="preserve"> [JS] literally, “do”</w:t>
      </w:r>
    </w:p>
  </w:footnote>
  <w:footnote w:id="582">
    <w:p w14:paraId="5B7ACE2B" w14:textId="78E5BEF3" w:rsidR="00B31899" w:rsidRDefault="00B31899" w:rsidP="00854B91">
      <w:pPr>
        <w:pStyle w:val="footnote"/>
      </w:pPr>
      <w:r>
        <w:rPr>
          <w:rStyle w:val="FootnoteReference"/>
        </w:rPr>
        <w:footnoteRef/>
      </w:r>
      <w:r>
        <w:t xml:space="preserve"> [JS] or “because of the good will of Your people”</w:t>
      </w:r>
    </w:p>
  </w:footnote>
  <w:footnote w:id="583">
    <w:p w14:paraId="1A81CC74" w14:textId="6EC9F596" w:rsidR="00B31899" w:rsidRDefault="00B31899" w:rsidP="00C544D6">
      <w:pPr>
        <w:pStyle w:val="footnote"/>
      </w:pPr>
      <w:r>
        <w:rPr>
          <w:rStyle w:val="FootnoteReference"/>
        </w:rPr>
        <w:footnoteRef/>
      </w:r>
      <w:r>
        <w:t xml:space="preserve"> Cf. Mark 8:17-21; Matthew 16:9-12.</w:t>
      </w:r>
    </w:p>
  </w:footnote>
  <w:footnote w:id="584">
    <w:p w14:paraId="6D8403EE" w14:textId="7911CBB2" w:rsidR="00B31899" w:rsidRDefault="00B31899" w:rsidP="00FF4329">
      <w:pPr>
        <w:pStyle w:val="footnote"/>
      </w:pPr>
      <w:r>
        <w:rPr>
          <w:rStyle w:val="FootnoteReference"/>
        </w:rPr>
        <w:footnoteRef/>
      </w:r>
      <w:r>
        <w:t xml:space="preserve"> [JS] Fr. Lazarus has “will”</w:t>
      </w:r>
    </w:p>
  </w:footnote>
  <w:footnote w:id="585">
    <w:p w14:paraId="008D3EE2" w14:textId="77777777" w:rsidR="00B31899" w:rsidRDefault="00B31899" w:rsidP="00C544D6">
      <w:pPr>
        <w:pStyle w:val="footnote"/>
      </w:pPr>
      <w:r>
        <w:rPr>
          <w:rStyle w:val="FootnoteReference"/>
        </w:rPr>
        <w:footnoteRef/>
      </w:r>
      <w:r>
        <w:t xml:space="preserve"> Num. 11:34.</w:t>
      </w:r>
    </w:p>
  </w:footnote>
  <w:footnote w:id="586">
    <w:p w14:paraId="45B2152E" w14:textId="77777777" w:rsidR="00B31899" w:rsidRDefault="00B31899" w:rsidP="00C544D6">
      <w:pPr>
        <w:pStyle w:val="footnote"/>
      </w:pPr>
      <w:r>
        <w:rPr>
          <w:rStyle w:val="FootnoteReference"/>
        </w:rPr>
        <w:footnoteRef/>
      </w:r>
      <w:r>
        <w:t xml:space="preserve"> Num. 16:32.</w:t>
      </w:r>
    </w:p>
  </w:footnote>
  <w:footnote w:id="587">
    <w:p w14:paraId="4E447E07" w14:textId="714805BD" w:rsidR="00B31899" w:rsidRDefault="00B31899" w:rsidP="00FF4329">
      <w:pPr>
        <w:pStyle w:val="footnote"/>
      </w:pPr>
      <w:r>
        <w:rPr>
          <w:rStyle w:val="FootnoteReference"/>
        </w:rPr>
        <w:footnoteRef/>
      </w:r>
      <w:r>
        <w:t xml:space="preserve"> [JS] “did obeisance”. “bowed down to”.</w:t>
      </w:r>
    </w:p>
  </w:footnote>
  <w:footnote w:id="588">
    <w:p w14:paraId="74DDF551" w14:textId="7993EDFC" w:rsidR="00B31899" w:rsidRDefault="00B31899" w:rsidP="00FF4329">
      <w:pPr>
        <w:pStyle w:val="footnote"/>
      </w:pPr>
      <w:r>
        <w:rPr>
          <w:rStyle w:val="FootnoteReference"/>
        </w:rPr>
        <w:footnoteRef/>
      </w:r>
      <w:r>
        <w:t xml:space="preserve"> [JS] or fearful, terrible.</w:t>
      </w:r>
    </w:p>
  </w:footnote>
  <w:footnote w:id="589">
    <w:p w14:paraId="5BE35E93" w14:textId="77777777" w:rsidR="00B31899" w:rsidRDefault="00B31899" w:rsidP="00C544D6">
      <w:pPr>
        <w:pStyle w:val="footnote"/>
      </w:pPr>
      <w:r>
        <w:rPr>
          <w:rStyle w:val="FootnoteReference"/>
        </w:rPr>
        <w:footnoteRef/>
      </w:r>
      <w:r>
        <w:t xml:space="preserve"> children: </w:t>
      </w:r>
      <w:r w:rsidRPr="00B246C1">
        <w:rPr>
          <w:i/>
        </w:rPr>
        <w:t>lit</w:t>
      </w:r>
      <w:r>
        <w:t>. seed.</w:t>
      </w:r>
    </w:p>
  </w:footnote>
  <w:footnote w:id="590">
    <w:p w14:paraId="2898F4BB" w14:textId="7CD287CA" w:rsidR="00B31899" w:rsidRDefault="00B31899" w:rsidP="00335B68">
      <w:pPr>
        <w:pStyle w:val="footnote"/>
      </w:pPr>
      <w:r>
        <w:rPr>
          <w:rStyle w:val="FootnoteReference"/>
        </w:rPr>
        <w:footnoteRef/>
      </w:r>
      <w:r>
        <w:t xml:space="preserve"> [JS] or, “destruction”</w:t>
      </w:r>
    </w:p>
  </w:footnote>
  <w:footnote w:id="591">
    <w:p w14:paraId="6145EAB5" w14:textId="4C75086F" w:rsidR="00B31899" w:rsidRDefault="00B31899" w:rsidP="00335B68">
      <w:pPr>
        <w:pStyle w:val="footnote"/>
      </w:pPr>
      <w:r>
        <w:rPr>
          <w:rStyle w:val="FootnoteReference"/>
        </w:rPr>
        <w:footnoteRef/>
      </w:r>
      <w:r>
        <w:t xml:space="preserve"> [JS] or “the breach abated”</w:t>
      </w:r>
    </w:p>
  </w:footnote>
  <w:footnote w:id="592">
    <w:p w14:paraId="7BC84269" w14:textId="5FF802CF" w:rsidR="00B31899" w:rsidRDefault="00B31899" w:rsidP="00335B68">
      <w:pPr>
        <w:pStyle w:val="footnote"/>
      </w:pPr>
      <w:r>
        <w:rPr>
          <w:rStyle w:val="FootnoteReference"/>
        </w:rPr>
        <w:footnoteRef/>
      </w:r>
      <w:r>
        <w:t xml:space="preserve"> [JS] or “reckoned”</w:t>
      </w:r>
    </w:p>
  </w:footnote>
  <w:footnote w:id="593">
    <w:p w14:paraId="7C896B79" w14:textId="22421F6C" w:rsidR="00B31899" w:rsidRDefault="00B31899" w:rsidP="00335B68">
      <w:pPr>
        <w:pStyle w:val="footnote"/>
      </w:pPr>
      <w:r>
        <w:rPr>
          <w:rStyle w:val="FootnoteReference"/>
        </w:rPr>
        <w:footnoteRef/>
      </w:r>
      <w:r>
        <w:t xml:space="preserve"> [JS] literally “mingled” and “works”</w:t>
      </w:r>
    </w:p>
  </w:footnote>
  <w:footnote w:id="594">
    <w:p w14:paraId="642B0591" w14:textId="225C9085" w:rsidR="00B31899" w:rsidRDefault="00B31899" w:rsidP="00F208ED">
      <w:pPr>
        <w:pStyle w:val="footnote"/>
      </w:pPr>
      <w:r>
        <w:rPr>
          <w:rStyle w:val="FootnoteReference"/>
        </w:rPr>
        <w:footnoteRef/>
      </w:r>
      <w:r>
        <w:t xml:space="preserve"> [JS] or “give thanks to”, “thankfully confess with praise”</w:t>
      </w:r>
    </w:p>
  </w:footnote>
  <w:footnote w:id="595">
    <w:p w14:paraId="1D020CD0" w14:textId="190B32B1" w:rsidR="00B31899" w:rsidRDefault="00B31899" w:rsidP="00A87777">
      <w:pPr>
        <w:pStyle w:val="footnote"/>
      </w:pPr>
      <w:r>
        <w:rPr>
          <w:rStyle w:val="FootnoteReference"/>
        </w:rPr>
        <w:footnoteRef/>
      </w:r>
      <w:r>
        <w:t xml:space="preserve"> [JS] or “age to age”</w:t>
      </w:r>
    </w:p>
  </w:footnote>
  <w:footnote w:id="596">
    <w:p w14:paraId="0B2ABDB6" w14:textId="66F5B000" w:rsidR="00B31899" w:rsidRDefault="00B31899" w:rsidP="00F208ED">
      <w:pPr>
        <w:pStyle w:val="footnote"/>
      </w:pPr>
      <w:r>
        <w:rPr>
          <w:rStyle w:val="FootnoteReference"/>
        </w:rPr>
        <w:footnoteRef/>
      </w:r>
      <w:r>
        <w:t xml:space="preserve"> [JS] or “May it be! May it be” or “So be it! So be it!”</w:t>
      </w:r>
    </w:p>
  </w:footnote>
  <w:footnote w:id="597">
    <w:p w14:paraId="04C140F9" w14:textId="166D1F53" w:rsidR="00B31899" w:rsidRDefault="00B31899" w:rsidP="005843FD">
      <w:pPr>
        <w:pStyle w:val="footnote"/>
      </w:pPr>
      <w:r>
        <w:rPr>
          <w:rStyle w:val="FootnoteReference"/>
        </w:rPr>
        <w:footnoteRef/>
      </w:r>
      <w:r>
        <w:t xml:space="preserve"> [JS] or “give thanks to”, “thankfully confess with praise”</w:t>
      </w:r>
    </w:p>
  </w:footnote>
  <w:footnote w:id="598">
    <w:p w14:paraId="338DEC03" w14:textId="41CA3C59" w:rsidR="00B31899" w:rsidRDefault="00B31899" w:rsidP="005843FD">
      <w:pPr>
        <w:pStyle w:val="footnote"/>
      </w:pPr>
      <w:r>
        <w:rPr>
          <w:rStyle w:val="FootnoteReference"/>
        </w:rPr>
        <w:footnoteRef/>
      </w:r>
      <w:r>
        <w:t xml:space="preserve"> [JS] NETS and Fr. Lazarus have “sea” in place of “south”</w:t>
      </w:r>
    </w:p>
  </w:footnote>
  <w:footnote w:id="599">
    <w:p w14:paraId="6197905E" w14:textId="37F1FE6C" w:rsidR="00B31899" w:rsidRDefault="00B31899" w:rsidP="005843FD">
      <w:pPr>
        <w:pStyle w:val="footnote"/>
      </w:pPr>
      <w:r>
        <w:rPr>
          <w:rStyle w:val="FootnoteReference"/>
        </w:rPr>
        <w:footnoteRef/>
      </w:r>
      <w:r>
        <w:t xml:space="preserve"> [JS] or “praise and thank”, “thankfully confess with praise”</w:t>
      </w:r>
    </w:p>
  </w:footnote>
  <w:footnote w:id="600">
    <w:p w14:paraId="2927C9DC" w14:textId="30BA0C90" w:rsidR="00B31899" w:rsidRDefault="00B31899" w:rsidP="008B5FD0">
      <w:pPr>
        <w:pStyle w:val="footnote"/>
      </w:pPr>
      <w:r>
        <w:rPr>
          <w:rStyle w:val="FootnoteReference"/>
        </w:rPr>
        <w:footnoteRef/>
      </w:r>
      <w:r>
        <w:t xml:space="preserve"> [JS] or “praise and thank”, “thankfully confess with praise.”</w:t>
      </w:r>
    </w:p>
  </w:footnote>
  <w:footnote w:id="601">
    <w:p w14:paraId="6B4B3E8B" w14:textId="1A47DD82" w:rsidR="00B31899" w:rsidRDefault="00B31899" w:rsidP="005D0282">
      <w:pPr>
        <w:pStyle w:val="footnote"/>
      </w:pPr>
      <w:r>
        <w:rPr>
          <w:rStyle w:val="FootnoteReference"/>
        </w:rPr>
        <w:footnoteRef/>
      </w:r>
      <w:r>
        <w:t xml:space="preserve"> [JS] or “He helped them out of the way of their iniquity”</w:t>
      </w:r>
    </w:p>
  </w:footnote>
  <w:footnote w:id="602">
    <w:p w14:paraId="3CB0230A" w14:textId="77777777" w:rsidR="00B31899" w:rsidRDefault="00B31899"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03">
    <w:p w14:paraId="4C3C4DC6" w14:textId="4D9A8A9A" w:rsidR="00B31899" w:rsidRDefault="00B31899" w:rsidP="008B5FD0">
      <w:pPr>
        <w:pStyle w:val="footnote"/>
      </w:pPr>
      <w:r>
        <w:rPr>
          <w:rStyle w:val="FootnoteReference"/>
        </w:rPr>
        <w:footnoteRef/>
      </w:r>
      <w:r>
        <w:t xml:space="preserve"> [JS] or “praise and thank”, “thankfully confess with praise”</w:t>
      </w:r>
    </w:p>
  </w:footnote>
  <w:footnote w:id="604">
    <w:p w14:paraId="678ED315" w14:textId="00F5D3AB" w:rsidR="00B31899" w:rsidRDefault="00B31899" w:rsidP="0048178C">
      <w:pPr>
        <w:pStyle w:val="footnote"/>
      </w:pPr>
      <w:r>
        <w:rPr>
          <w:rStyle w:val="FootnoteReference"/>
        </w:rPr>
        <w:footnoteRef/>
      </w:r>
      <w:r>
        <w:t xml:space="preserve"> [JS] Fr. Lazarus has “all their skill was scuttled.”</w:t>
      </w:r>
    </w:p>
  </w:footnote>
  <w:footnote w:id="605">
    <w:p w14:paraId="34CCA381" w14:textId="4D43FBED" w:rsidR="00B31899" w:rsidRDefault="00B31899" w:rsidP="0048178C">
      <w:pPr>
        <w:pStyle w:val="footnote"/>
      </w:pPr>
      <w:r>
        <w:rPr>
          <w:rStyle w:val="FootnoteReference"/>
        </w:rPr>
        <w:footnoteRef/>
      </w:r>
      <w:r>
        <w:t xml:space="preserve"> [JS] or “praise and thank”, “thankfully confess with praise”</w:t>
      </w:r>
    </w:p>
  </w:footnote>
  <w:footnote w:id="606">
    <w:p w14:paraId="4C3D1737" w14:textId="77777777" w:rsidR="00B31899" w:rsidRDefault="00B31899" w:rsidP="00C544D6">
      <w:pPr>
        <w:pStyle w:val="footnote"/>
      </w:pPr>
      <w:r>
        <w:rPr>
          <w:rStyle w:val="FootnoteReference"/>
        </w:rPr>
        <w:footnoteRef/>
      </w:r>
      <w:r>
        <w:t xml:space="preserve"> ‘mercies of the Lord’: </w:t>
      </w:r>
      <w:r w:rsidRPr="00B246C1">
        <w:rPr>
          <w:i/>
        </w:rPr>
        <w:t>or</w:t>
      </w:r>
      <w:r>
        <w:t>, the Lord’s love.</w:t>
      </w:r>
    </w:p>
  </w:footnote>
  <w:footnote w:id="607">
    <w:p w14:paraId="0ED7A10C" w14:textId="45E3CDC2" w:rsidR="00B31899" w:rsidRDefault="00B31899" w:rsidP="00F56D7A">
      <w:pPr>
        <w:pStyle w:val="footnote"/>
      </w:pPr>
      <w:r>
        <w:rPr>
          <w:rStyle w:val="FootnoteReference"/>
        </w:rPr>
        <w:footnoteRef/>
      </w:r>
      <w:r>
        <w:t xml:space="preserve"> [JS] NETS has, “make music”, OSB, “give praise”</w:t>
      </w:r>
    </w:p>
  </w:footnote>
  <w:footnote w:id="608">
    <w:p w14:paraId="004CF885" w14:textId="714969FE" w:rsidR="00B31899" w:rsidRDefault="00B31899" w:rsidP="00F56D7A">
      <w:pPr>
        <w:pStyle w:val="footnote"/>
      </w:pPr>
      <w:r>
        <w:rPr>
          <w:rStyle w:val="FootnoteReference"/>
        </w:rPr>
        <w:footnoteRef/>
      </w:r>
      <w:r>
        <w:t xml:space="preserve"> [JS] “thankfully confess You with praise”</w:t>
      </w:r>
    </w:p>
  </w:footnote>
  <w:footnote w:id="609">
    <w:p w14:paraId="5EB077FD" w14:textId="77777777" w:rsidR="00B31899" w:rsidRDefault="00B31899" w:rsidP="00C544D6">
      <w:pPr>
        <w:pStyle w:val="footnote"/>
      </w:pPr>
      <w:r>
        <w:rPr>
          <w:rStyle w:val="FootnoteReference"/>
        </w:rPr>
        <w:footnoteRef/>
      </w:r>
      <w:r>
        <w:t xml:space="preserve"> The first 6 verses of this Psalm are almost identical with Psalm 56:8-12, and the rest only differ in 3 words from 59:7-14.</w:t>
      </w:r>
    </w:p>
  </w:footnote>
  <w:footnote w:id="610">
    <w:p w14:paraId="56236551" w14:textId="3FD3F8AE" w:rsidR="00B31899" w:rsidRDefault="00B31899" w:rsidP="00F56D7A">
      <w:pPr>
        <w:pStyle w:val="footnote"/>
      </w:pPr>
      <w:r>
        <w:rPr>
          <w:rStyle w:val="FootnoteReference"/>
        </w:rPr>
        <w:footnoteRef/>
      </w:r>
      <w:r>
        <w:t xml:space="preserve"> [JS] “holy place.”</w:t>
      </w:r>
    </w:p>
  </w:footnote>
  <w:footnote w:id="611">
    <w:p w14:paraId="32F80B0A" w14:textId="77777777" w:rsidR="00B31899" w:rsidRDefault="00B31899" w:rsidP="00C544D6">
      <w:pPr>
        <w:pStyle w:val="footnote"/>
      </w:pPr>
      <w:r>
        <w:rPr>
          <w:rStyle w:val="FootnoteReference"/>
        </w:rPr>
        <w:footnoteRef/>
      </w:r>
      <w:r>
        <w:t xml:space="preserve"> See Psalm 59:10 and footnote.</w:t>
      </w:r>
    </w:p>
  </w:footnote>
  <w:footnote w:id="612">
    <w:p w14:paraId="70CC4836" w14:textId="77777777" w:rsidR="00B31899" w:rsidRDefault="00B31899"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13">
    <w:p w14:paraId="38EEC6DA" w14:textId="0ACCF4C3" w:rsidR="00B31899" w:rsidRDefault="00B31899" w:rsidP="00814FC4">
      <w:pPr>
        <w:pStyle w:val="footnote"/>
      </w:pPr>
      <w:r>
        <w:rPr>
          <w:rStyle w:val="FootnoteReference"/>
        </w:rPr>
        <w:footnoteRef/>
      </w:r>
      <w:r>
        <w:t xml:space="preserve"> [JS] or “lawlessness”</w:t>
      </w:r>
    </w:p>
  </w:footnote>
  <w:footnote w:id="614">
    <w:p w14:paraId="67FB27B1" w14:textId="3F7103C4" w:rsidR="00B31899" w:rsidRDefault="00B31899" w:rsidP="00C544D6">
      <w:pPr>
        <w:pStyle w:val="footnote"/>
      </w:pPr>
      <w:r>
        <w:rPr>
          <w:rStyle w:val="FootnoteReference"/>
        </w:rPr>
        <w:footnoteRef/>
      </w:r>
      <w:r>
        <w:t xml:space="preserve"> Cf. Num. 5:22.</w:t>
      </w:r>
    </w:p>
  </w:footnote>
  <w:footnote w:id="615">
    <w:p w14:paraId="292E96AE" w14:textId="77777777" w:rsidR="00B31899" w:rsidRDefault="00B31899" w:rsidP="00C544D6">
      <w:pPr>
        <w:pStyle w:val="footnote"/>
      </w:pPr>
      <w:r>
        <w:rPr>
          <w:rStyle w:val="FootnoteReference"/>
        </w:rPr>
        <w:footnoteRef/>
      </w:r>
      <w:r>
        <w:t xml:space="preserve"> Mt. 27:39.</w:t>
      </w:r>
    </w:p>
  </w:footnote>
  <w:footnote w:id="616">
    <w:p w14:paraId="151268C5" w14:textId="656FFD88" w:rsidR="00B31899" w:rsidRDefault="00B31899" w:rsidP="003A31BD">
      <w:pPr>
        <w:pStyle w:val="footnote"/>
      </w:pPr>
      <w:r>
        <w:rPr>
          <w:rStyle w:val="FootnoteReference"/>
        </w:rPr>
        <w:footnoteRef/>
      </w:r>
      <w:r>
        <w:t xml:space="preserve"> [JS] or “give thanks to”. “thankfully confess with praise”</w:t>
      </w:r>
    </w:p>
  </w:footnote>
  <w:footnote w:id="617">
    <w:p w14:paraId="7B5761D5" w14:textId="1159D032" w:rsidR="00B31899" w:rsidRDefault="00B31899"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18">
    <w:p w14:paraId="6251134D" w14:textId="77777777" w:rsidR="00B31899" w:rsidRDefault="00B31899" w:rsidP="00C544D6">
      <w:pPr>
        <w:pStyle w:val="footnote"/>
      </w:pPr>
      <w:r>
        <w:rPr>
          <w:rStyle w:val="FootnoteReference"/>
        </w:rPr>
        <w:footnoteRef/>
      </w:r>
      <w:r>
        <w:t xml:space="preserve"> The power of the Gospel, the power of the Cross, which is the power of the Holy Spirit given at Pentecost (St. Athanasius).</w:t>
      </w:r>
    </w:p>
  </w:footnote>
  <w:footnote w:id="619">
    <w:p w14:paraId="09E5E6C1" w14:textId="13B68B37" w:rsidR="00B31899" w:rsidRDefault="00B31899" w:rsidP="00AB05E1">
      <w:pPr>
        <w:pStyle w:val="footnote"/>
      </w:pPr>
      <w:r>
        <w:rPr>
          <w:rStyle w:val="FootnoteReference"/>
        </w:rPr>
        <w:footnoteRef/>
      </w:r>
      <w:r>
        <w:t xml:space="preserve"> [JS] “with You is the dominion/rule in the day of Your power”</w:t>
      </w:r>
    </w:p>
  </w:footnote>
  <w:footnote w:id="620">
    <w:p w14:paraId="5B5E529A" w14:textId="5149157C" w:rsidR="00B31899" w:rsidRDefault="00B31899" w:rsidP="00C544D6">
      <w:pPr>
        <w:pStyle w:val="footnote"/>
      </w:pPr>
      <w:r>
        <w:rPr>
          <w:rStyle w:val="FootnoteReference"/>
        </w:rPr>
        <w:footnoteRef/>
      </w:r>
      <w:r>
        <w:t xml:space="preserve"> Cf. 1 Cor. 15:41-43.</w:t>
      </w:r>
    </w:p>
  </w:footnote>
  <w:footnote w:id="621">
    <w:p w14:paraId="58BF3DF2" w14:textId="33BF2504" w:rsidR="00B31899" w:rsidRDefault="00B31899" w:rsidP="00AB05E1">
      <w:pPr>
        <w:pStyle w:val="footnote"/>
      </w:pPr>
      <w:r>
        <w:rPr>
          <w:rStyle w:val="FootnoteReference"/>
        </w:rPr>
        <w:footnoteRef/>
      </w:r>
      <w:r>
        <w:t xml:space="preserve"> [JS] literally “morning star”</w:t>
      </w:r>
    </w:p>
  </w:footnote>
  <w:footnote w:id="622">
    <w:p w14:paraId="4C93D1C9" w14:textId="77777777" w:rsidR="00B31899" w:rsidRDefault="00B31899"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23">
    <w:p w14:paraId="1E1E10F2" w14:textId="52211208" w:rsidR="00B31899" w:rsidRDefault="00B31899" w:rsidP="00AB05E1">
      <w:pPr>
        <w:pStyle w:val="footnote"/>
      </w:pPr>
      <w:r>
        <w:rPr>
          <w:rStyle w:val="FootnoteReference"/>
        </w:rPr>
        <w:footnoteRef/>
      </w:r>
      <w:r>
        <w:t xml:space="preserve"> [JS] Fr. Lazarus renders “repent” as “change His mind”</w:t>
      </w:r>
    </w:p>
  </w:footnote>
  <w:footnote w:id="624">
    <w:p w14:paraId="5DE3DED0" w14:textId="77777777" w:rsidR="00B31899" w:rsidRDefault="00B31899" w:rsidP="00C544D6">
      <w:pPr>
        <w:pStyle w:val="footnote"/>
      </w:pPr>
      <w:r>
        <w:rPr>
          <w:rStyle w:val="FootnoteReference"/>
        </w:rPr>
        <w:footnoteRef/>
      </w:r>
      <w:r>
        <w:t xml:space="preserve"> Heb. 7:21.</w:t>
      </w:r>
    </w:p>
  </w:footnote>
  <w:footnote w:id="625">
    <w:p w14:paraId="09E7C6C1" w14:textId="5A2E3633" w:rsidR="00B31899" w:rsidRDefault="00B31899"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26">
    <w:p w14:paraId="5F67B7A9" w14:textId="253D54A9" w:rsidR="00B31899" w:rsidRDefault="00B31899" w:rsidP="003C200D">
      <w:pPr>
        <w:pStyle w:val="footnote"/>
      </w:pPr>
      <w:r>
        <w:rPr>
          <w:rStyle w:val="FootnoteReference"/>
        </w:rPr>
        <w:footnoteRef/>
      </w:r>
      <w:r>
        <w:t xml:space="preserve"> [JS] or “give thanks,” or “thankfully confess with praise”</w:t>
      </w:r>
    </w:p>
  </w:footnote>
  <w:footnote w:id="627">
    <w:p w14:paraId="71D97FF3" w14:textId="5ADB40B3" w:rsidR="00B31899" w:rsidRDefault="00B31899" w:rsidP="00680987">
      <w:pPr>
        <w:pStyle w:val="footnote"/>
      </w:pPr>
      <w:r>
        <w:rPr>
          <w:rStyle w:val="FootnoteReference"/>
        </w:rPr>
        <w:footnoteRef/>
      </w:r>
      <w:r>
        <w:t xml:space="preserve"> [JS] or “assembly”</w:t>
      </w:r>
    </w:p>
  </w:footnote>
  <w:footnote w:id="628">
    <w:p w14:paraId="794D19AF" w14:textId="3FB23375" w:rsidR="00B31899" w:rsidRDefault="00B31899" w:rsidP="00680987">
      <w:pPr>
        <w:pStyle w:val="footnote"/>
      </w:pPr>
      <w:r>
        <w:rPr>
          <w:rStyle w:val="FootnoteReference"/>
        </w:rPr>
        <w:footnoteRef/>
      </w:r>
      <w:r>
        <w:t xml:space="preserve"> [JS] or “sought out in all things according to His will.”</w:t>
      </w:r>
    </w:p>
  </w:footnote>
  <w:footnote w:id="629">
    <w:p w14:paraId="20B5E251" w14:textId="0958B144" w:rsidR="00B31899" w:rsidRDefault="00B31899" w:rsidP="003C200D">
      <w:pPr>
        <w:pStyle w:val="footnote"/>
      </w:pPr>
      <w:r>
        <w:rPr>
          <w:rStyle w:val="FootnoteReference"/>
        </w:rPr>
        <w:footnoteRef/>
      </w:r>
      <w:r>
        <w:t xml:space="preserve"> [JS] or “thanksgiving,” or “thankful confession with praise”</w:t>
      </w:r>
    </w:p>
  </w:footnote>
  <w:footnote w:id="630">
    <w:p w14:paraId="1BC090E3" w14:textId="77777777" w:rsidR="00B31899" w:rsidRDefault="00B31899"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31">
    <w:p w14:paraId="458325D6" w14:textId="77777777" w:rsidR="00B31899" w:rsidRDefault="00B31899" w:rsidP="00C544D6">
      <w:pPr>
        <w:pStyle w:val="footnote"/>
      </w:pPr>
      <w:r>
        <w:rPr>
          <w:rStyle w:val="FootnoteReference"/>
        </w:rPr>
        <w:footnoteRef/>
      </w:r>
      <w:r>
        <w:t xml:space="preserve"> Gen. 6:18; 9:9f; 15; 17; Ex. 19:5; Mk. 14:24; Lk. 22:20,29,30.</w:t>
      </w:r>
    </w:p>
  </w:footnote>
  <w:footnote w:id="632">
    <w:p w14:paraId="37902716" w14:textId="6DF49123" w:rsidR="00B31899" w:rsidRDefault="00B31899" w:rsidP="001F0BA8">
      <w:pPr>
        <w:pStyle w:val="footnote"/>
      </w:pPr>
      <w:r>
        <w:rPr>
          <w:rStyle w:val="FootnoteReference"/>
        </w:rPr>
        <w:footnoteRef/>
      </w:r>
      <w:r>
        <w:t xml:space="preserve"> [JS] or “awesome”, “terrible”</w:t>
      </w:r>
    </w:p>
  </w:footnote>
  <w:footnote w:id="633">
    <w:p w14:paraId="534F669F" w14:textId="77777777" w:rsidR="00B31899" w:rsidRDefault="00B31899"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34">
    <w:p w14:paraId="2820C079" w14:textId="019C661F" w:rsidR="00B31899" w:rsidRDefault="00B31899" w:rsidP="00C544D6">
      <w:pPr>
        <w:pStyle w:val="footnote"/>
      </w:pPr>
      <w:r>
        <w:rPr>
          <w:rStyle w:val="FootnoteReference"/>
        </w:rPr>
        <w:footnoteRef/>
      </w:r>
      <w:r>
        <w:t xml:space="preserve"> To cultivate this fear is to practice living in the presence of God, which is the height of wisdom and understanding.</w:t>
      </w:r>
    </w:p>
  </w:footnote>
  <w:footnote w:id="635">
    <w:p w14:paraId="4EC2A81B" w14:textId="24C25CFD" w:rsidR="00B31899" w:rsidRDefault="00B31899" w:rsidP="009717D4">
      <w:pPr>
        <w:pStyle w:val="footnote"/>
      </w:pPr>
      <w:r>
        <w:rPr>
          <w:rStyle w:val="FootnoteReference"/>
        </w:rPr>
        <w:footnoteRef/>
      </w:r>
      <w:r>
        <w:t xml:space="preserve"> [JS] or “endures forever and ever”</w:t>
      </w:r>
    </w:p>
  </w:footnote>
  <w:footnote w:id="636">
    <w:p w14:paraId="6ED31546" w14:textId="32850D5D" w:rsidR="00B31899" w:rsidRDefault="00B31899" w:rsidP="00081087">
      <w:pPr>
        <w:pStyle w:val="footnote"/>
      </w:pPr>
      <w:r>
        <w:rPr>
          <w:rStyle w:val="FootnoteReference"/>
        </w:rPr>
        <w:footnoteRef/>
      </w:r>
      <w:r>
        <w:t xml:space="preserve"> [JS] or “dawned”</w:t>
      </w:r>
    </w:p>
  </w:footnote>
  <w:footnote w:id="637">
    <w:p w14:paraId="56F05B01" w14:textId="70E648CE" w:rsidR="00B31899" w:rsidRDefault="00B31899" w:rsidP="00081087">
      <w:pPr>
        <w:pStyle w:val="footnote"/>
      </w:pPr>
      <w:r>
        <w:rPr>
          <w:rStyle w:val="FootnoteReference"/>
        </w:rPr>
        <w:footnoteRef/>
      </w:r>
      <w:r>
        <w:t xml:space="preserve"> [JS] NETS interprets this as “He scattered [His enemies]”</w:t>
      </w:r>
    </w:p>
  </w:footnote>
  <w:footnote w:id="638">
    <w:p w14:paraId="246FBDEA" w14:textId="2D78AE51" w:rsidR="00B31899" w:rsidRDefault="00B31899" w:rsidP="00081087">
      <w:pPr>
        <w:pStyle w:val="footnote"/>
      </w:pPr>
      <w:r>
        <w:rPr>
          <w:rStyle w:val="FootnoteReference"/>
        </w:rPr>
        <w:footnoteRef/>
      </w:r>
      <w:r>
        <w:t xml:space="preserve"> [JS] or “contines forever and ever”</w:t>
      </w:r>
    </w:p>
  </w:footnote>
  <w:footnote w:id="639">
    <w:p w14:paraId="58019E44" w14:textId="02459B25" w:rsidR="00B31899" w:rsidRDefault="00B31899" w:rsidP="00081087">
      <w:pPr>
        <w:pStyle w:val="footnote"/>
      </w:pPr>
      <w:r>
        <w:rPr>
          <w:rStyle w:val="FootnoteReference"/>
        </w:rPr>
        <w:footnoteRef/>
      </w:r>
      <w:r>
        <w:t xml:space="preserve"> [JS] or “he will be raised to power and glory.”</w:t>
      </w:r>
    </w:p>
  </w:footnote>
  <w:footnote w:id="640">
    <w:p w14:paraId="0B84AC37" w14:textId="74BB2C6D" w:rsidR="00B31899" w:rsidRDefault="00B31899" w:rsidP="00C544D6">
      <w:pPr>
        <w:pStyle w:val="footnote"/>
      </w:pPr>
      <w:r>
        <w:rPr>
          <w:rStyle w:val="FootnoteReference"/>
        </w:rPr>
        <w:footnoteRef/>
      </w:r>
      <w:r>
        <w:t xml:space="preserve"> ‘The world is passing away, and the desire for it; but anyone who does the will of God lives forever’ (1 Jn. 2:17).</w:t>
      </w:r>
    </w:p>
  </w:footnote>
  <w:footnote w:id="641">
    <w:p w14:paraId="7BCF6DAD" w14:textId="145C36D2" w:rsidR="00B31899" w:rsidRDefault="00B31899"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42">
    <w:p w14:paraId="5B7D718A" w14:textId="55E58CE6" w:rsidR="00B31899" w:rsidRDefault="00B31899" w:rsidP="00694704">
      <w:pPr>
        <w:pStyle w:val="footnote"/>
      </w:pPr>
      <w:r>
        <w:rPr>
          <w:rStyle w:val="FootnoteReference"/>
        </w:rPr>
        <w:footnoteRef/>
      </w:r>
      <w:r>
        <w:t xml:space="preserve"> [JS] all others have “servants”, but Fr. Athanasius from the Coptic has “children”, which Fr. Lazarus has as well.</w:t>
      </w:r>
    </w:p>
  </w:footnote>
  <w:footnote w:id="643">
    <w:p w14:paraId="5FAF92C9" w14:textId="77777777" w:rsidR="00B31899" w:rsidRDefault="00B31899" w:rsidP="00C544D6">
      <w:pPr>
        <w:pStyle w:val="footnote"/>
      </w:pPr>
      <w:r>
        <w:rPr>
          <w:rStyle w:val="FootnoteReference"/>
        </w:rPr>
        <w:footnoteRef/>
      </w:r>
      <w:r>
        <w:t xml:space="preserve"> Ex. 19:6; 29:43-46; Deut. 27:9; Is. 63:18,19; Jer. 2:3; 2 Cor. 6:16.</w:t>
      </w:r>
    </w:p>
  </w:footnote>
  <w:footnote w:id="644">
    <w:p w14:paraId="6D9F1C7B" w14:textId="0AA2BDBF" w:rsidR="00B31899" w:rsidRDefault="00B31899"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45">
    <w:p w14:paraId="0C14975E" w14:textId="016BE0A8" w:rsidR="00B31899" w:rsidRDefault="00B31899" w:rsidP="00C544D6">
      <w:pPr>
        <w:pStyle w:val="footnote"/>
      </w:pPr>
      <w:r>
        <w:rPr>
          <w:rStyle w:val="FootnoteReference"/>
        </w:rPr>
        <w:footnoteRef/>
      </w:r>
      <w:r>
        <w:t xml:space="preserve"> Earth rocked and rolled in travail at the birth of a nation (cf. Jn. 16:20-22).</w:t>
      </w:r>
    </w:p>
  </w:footnote>
  <w:footnote w:id="646">
    <w:p w14:paraId="57A4E776" w14:textId="40FC4D7E" w:rsidR="00B31899" w:rsidRDefault="00B31899" w:rsidP="004446FE">
      <w:pPr>
        <w:pStyle w:val="footnote"/>
      </w:pPr>
      <w:r>
        <w:rPr>
          <w:rStyle w:val="FootnoteReference"/>
        </w:rPr>
        <w:footnoteRef/>
      </w:r>
      <w:r>
        <w:t xml:space="preserve"> [JS] or “presence”</w:t>
      </w:r>
    </w:p>
  </w:footnote>
  <w:footnote w:id="647">
    <w:p w14:paraId="0CFFAE38" w14:textId="5E3C02BC" w:rsidR="00B31899" w:rsidRDefault="00B31899" w:rsidP="00C544D6">
      <w:pPr>
        <w:pStyle w:val="footnote"/>
      </w:pPr>
      <w:r>
        <w:rPr>
          <w:rStyle w:val="FootnoteReference"/>
        </w:rPr>
        <w:footnoteRef/>
      </w:r>
      <w:r>
        <w:t xml:space="preserve"> Cf. John 1:18; 3:13; Wisdom 18:16.</w:t>
      </w:r>
    </w:p>
  </w:footnote>
  <w:footnote w:id="648">
    <w:p w14:paraId="47CB4F3E" w14:textId="77777777" w:rsidR="00B31899" w:rsidRDefault="00B31899"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49">
    <w:p w14:paraId="30F48768" w14:textId="75F7FA85" w:rsidR="00B31899" w:rsidRDefault="00B31899" w:rsidP="00BD138C">
      <w:pPr>
        <w:pStyle w:val="footnote"/>
      </w:pPr>
      <w:r>
        <w:rPr>
          <w:rStyle w:val="FootnoteReference"/>
        </w:rPr>
        <w:footnoteRef/>
      </w:r>
      <w:r>
        <w:t xml:space="preserve"> [JS] or “from now and forevermore.”</w:t>
      </w:r>
    </w:p>
  </w:footnote>
  <w:footnote w:id="650">
    <w:p w14:paraId="5DABE081" w14:textId="210E3418" w:rsidR="00B31899" w:rsidRDefault="00B31899"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51">
    <w:p w14:paraId="4FB65011" w14:textId="5A457A03" w:rsidR="00B31899" w:rsidRDefault="00B31899" w:rsidP="00D27B1F">
      <w:pPr>
        <w:pStyle w:val="footnote"/>
      </w:pPr>
      <w:r>
        <w:rPr>
          <w:rStyle w:val="FootnoteReference"/>
        </w:rPr>
        <w:footnoteRef/>
      </w:r>
      <w:r>
        <w:t xml:space="preserve"> [JS] or “cry”</w:t>
      </w:r>
    </w:p>
  </w:footnote>
  <w:footnote w:id="652">
    <w:p w14:paraId="181149B5" w14:textId="32524C88" w:rsidR="00B31899" w:rsidRDefault="00B31899" w:rsidP="00D27B1F">
      <w:pPr>
        <w:pStyle w:val="footnote"/>
      </w:pPr>
      <w:r>
        <w:rPr>
          <w:rStyle w:val="FootnoteReference"/>
        </w:rPr>
        <w:footnoteRef/>
      </w:r>
      <w:r>
        <w:t xml:space="preserve"> [JS] or “rescue”, i.e. “O Lord, rescue me!”</w:t>
      </w:r>
    </w:p>
  </w:footnote>
  <w:footnote w:id="653">
    <w:p w14:paraId="25D08CAE" w14:textId="420582EC" w:rsidR="00B31899" w:rsidRDefault="00B31899" w:rsidP="00C544D6">
      <w:pPr>
        <w:pStyle w:val="footnote"/>
      </w:pPr>
      <w:r>
        <w:rPr>
          <w:rStyle w:val="FootnoteReference"/>
        </w:rPr>
        <w:footnoteRef/>
      </w:r>
      <w:r>
        <w:t xml:space="preserve"> cf. Heb. 4:10; Phil. 2:12; Mt. 11:28,29; Jer. 6:16.</w:t>
      </w:r>
    </w:p>
  </w:footnote>
  <w:footnote w:id="654">
    <w:p w14:paraId="05F0C10B" w14:textId="6BC266D9" w:rsidR="00B31899" w:rsidRDefault="00B31899" w:rsidP="0099246B">
      <w:pPr>
        <w:pStyle w:val="footnote"/>
      </w:pPr>
      <w:r>
        <w:rPr>
          <w:rStyle w:val="FootnoteReference"/>
        </w:rPr>
        <w:footnoteRef/>
      </w:r>
      <w:r>
        <w:t xml:space="preserve"> [JS] Fr. Lazarus has, “I will live to please the Lord”</w:t>
      </w:r>
    </w:p>
  </w:footnote>
  <w:footnote w:id="655">
    <w:p w14:paraId="4CB1C48E" w14:textId="77777777" w:rsidR="00B31899" w:rsidRDefault="00B31899" w:rsidP="00C544D6">
      <w:pPr>
        <w:pStyle w:val="footnote"/>
      </w:pPr>
      <w:r>
        <w:rPr>
          <w:rStyle w:val="FootnoteReference"/>
        </w:rPr>
        <w:footnoteRef/>
      </w:r>
      <w:r>
        <w:t xml:space="preserve"> 2 Cor. 4:13.</w:t>
      </w:r>
    </w:p>
  </w:footnote>
  <w:footnote w:id="656">
    <w:p w14:paraId="3BB26747" w14:textId="6DF70EDA" w:rsidR="00B31899" w:rsidRDefault="00B31899" w:rsidP="00040C56">
      <w:pPr>
        <w:pStyle w:val="footnote"/>
      </w:pPr>
      <w:r>
        <w:rPr>
          <w:rStyle w:val="FootnoteReference"/>
        </w:rPr>
        <w:footnoteRef/>
      </w:r>
      <w:r>
        <w:t xml:space="preserve"> [JS] or “brought very low”</w:t>
      </w:r>
    </w:p>
  </w:footnote>
  <w:footnote w:id="657">
    <w:p w14:paraId="14C69153" w14:textId="7E1050DE" w:rsidR="00B31899" w:rsidRDefault="00B31899" w:rsidP="00B403A1">
      <w:pPr>
        <w:pStyle w:val="footnote"/>
      </w:pPr>
      <w:r>
        <w:rPr>
          <w:rStyle w:val="FootnoteReference"/>
        </w:rPr>
        <w:footnoteRef/>
      </w:r>
      <w:r>
        <w:t xml:space="preserve"> [JS] OSB has, “ecstasy,” Fr. Lazarus has “madness,” Brenton has “amazement.”</w:t>
      </w:r>
    </w:p>
  </w:footnote>
  <w:footnote w:id="658">
    <w:p w14:paraId="01F55DAD" w14:textId="6E588482" w:rsidR="00B31899" w:rsidRDefault="00B31899" w:rsidP="00B403A1">
      <w:pPr>
        <w:pStyle w:val="footnote"/>
      </w:pPr>
      <w:r>
        <w:rPr>
          <w:rStyle w:val="FootnoteReference"/>
        </w:rPr>
        <w:footnoteRef/>
      </w:r>
      <w:r>
        <w:t xml:space="preserve"> [JS] NETS and OSB omit vs. 5.</w:t>
      </w:r>
    </w:p>
  </w:footnote>
  <w:footnote w:id="659">
    <w:p w14:paraId="0273528E" w14:textId="77777777" w:rsidR="00B31899" w:rsidRDefault="00B31899" w:rsidP="00F01C0B">
      <w:pPr>
        <w:pStyle w:val="footnote"/>
      </w:pPr>
      <w:r>
        <w:rPr>
          <w:rStyle w:val="FootnoteReference"/>
        </w:rPr>
        <w:footnoteRef/>
      </w:r>
      <w:r>
        <w:t xml:space="preserve"> [JS] literally, “holy ones.”</w:t>
      </w:r>
    </w:p>
  </w:footnote>
  <w:footnote w:id="660">
    <w:p w14:paraId="536B616C" w14:textId="77777777" w:rsidR="00B31899" w:rsidRDefault="00B31899" w:rsidP="00F01C0B">
      <w:pPr>
        <w:pStyle w:val="footnote"/>
      </w:pPr>
      <w:r>
        <w:rPr>
          <w:rStyle w:val="FootnoteReference"/>
        </w:rPr>
        <w:footnoteRef/>
      </w:r>
      <w:r>
        <w:t xml:space="preserve"> </w:t>
      </w:r>
      <w:r w:rsidRPr="00DC02D9">
        <w:rPr>
          <w:i/>
        </w:rPr>
        <w:t>Or:</w:t>
      </w:r>
      <w:r>
        <w:t xml:space="preserve"> costly (Wisdom 1:13-16).</w:t>
      </w:r>
    </w:p>
  </w:footnote>
  <w:footnote w:id="661">
    <w:p w14:paraId="6DE0E1BC" w14:textId="28145809" w:rsidR="00B31899" w:rsidRDefault="00B31899" w:rsidP="00B403A1">
      <w:pPr>
        <w:pStyle w:val="footnote"/>
      </w:pPr>
      <w:r>
        <w:rPr>
          <w:rStyle w:val="FootnoteReference"/>
        </w:rPr>
        <w:footnoteRef/>
      </w:r>
      <w:r>
        <w:t xml:space="preserve"> [JS] litearlly, “slave”.</w:t>
      </w:r>
    </w:p>
  </w:footnote>
  <w:footnote w:id="662">
    <w:p w14:paraId="74CEF705" w14:textId="6A24290B" w:rsidR="00B31899" w:rsidRDefault="00B31899" w:rsidP="00B403A1">
      <w:pPr>
        <w:pStyle w:val="footnote"/>
      </w:pPr>
      <w:r>
        <w:rPr>
          <w:rStyle w:val="FootnoteReference"/>
        </w:rPr>
        <w:footnoteRef/>
      </w:r>
      <w:r>
        <w:t xml:space="preserve"> [JS] [] lacking in NETS and OSB.</w:t>
      </w:r>
    </w:p>
  </w:footnote>
  <w:footnote w:id="663">
    <w:p w14:paraId="380C2FA4" w14:textId="77777777" w:rsidR="00B31899" w:rsidRDefault="00B31899" w:rsidP="00C544D6">
      <w:pPr>
        <w:pStyle w:val="footnote"/>
      </w:pPr>
      <w:r>
        <w:rPr>
          <w:rStyle w:val="FootnoteReference"/>
        </w:rPr>
        <w:footnoteRef/>
      </w:r>
      <w:r>
        <w:t xml:space="preserve"> Rom. 15:11.</w:t>
      </w:r>
    </w:p>
  </w:footnote>
  <w:footnote w:id="664">
    <w:p w14:paraId="62277668" w14:textId="3F273B69" w:rsidR="00B31899" w:rsidRDefault="00B31899" w:rsidP="00A63B10">
      <w:pPr>
        <w:pStyle w:val="footnote"/>
      </w:pPr>
      <w:r>
        <w:rPr>
          <w:rStyle w:val="FootnoteReference"/>
        </w:rPr>
        <w:footnoteRef/>
      </w:r>
      <w:r>
        <w:t xml:space="preserve"> [JS] Fr. Lazarus has “is strong” NETS has “became strong towards us,” OSB has “rules over us.”</w:t>
      </w:r>
    </w:p>
  </w:footnote>
  <w:footnote w:id="665">
    <w:p w14:paraId="5730A607" w14:textId="6F7B9D5F" w:rsidR="00B31899" w:rsidRDefault="00B31899" w:rsidP="00407DA2">
      <w:pPr>
        <w:pStyle w:val="footnote"/>
      </w:pPr>
      <w:r>
        <w:rPr>
          <w:rStyle w:val="FootnoteReference"/>
        </w:rPr>
        <w:footnoteRef/>
      </w:r>
      <w:r>
        <w:t xml:space="preserve"> [JS] “thankfully confess the Lord with praise,” here and throughout</w:t>
      </w:r>
    </w:p>
  </w:footnote>
  <w:footnote w:id="666">
    <w:p w14:paraId="468C84B0" w14:textId="77777777" w:rsidR="00B31899" w:rsidRDefault="00B31899" w:rsidP="00C544D6">
      <w:pPr>
        <w:pStyle w:val="footnote"/>
      </w:pPr>
      <w:r>
        <w:rPr>
          <w:rStyle w:val="FootnoteReference"/>
        </w:rPr>
        <w:footnoteRef/>
      </w:r>
      <w:r>
        <w:t xml:space="preserve"> Mercy </w:t>
      </w:r>
      <w:r w:rsidRPr="00DC02D9">
        <w:rPr>
          <w:i/>
        </w:rPr>
        <w:t>or</w:t>
      </w:r>
      <w:r>
        <w:t xml:space="preserve"> love.</w:t>
      </w:r>
    </w:p>
  </w:footnote>
  <w:footnote w:id="667">
    <w:p w14:paraId="17CB332D" w14:textId="77777777" w:rsidR="00B31899" w:rsidRPr="00C544D6" w:rsidRDefault="00B31899" w:rsidP="00C544D6">
      <w:pPr>
        <w:pStyle w:val="footnote"/>
      </w:pPr>
      <w:r w:rsidRPr="00C544D6">
        <w:rPr>
          <w:rStyle w:val="FootnoteReference"/>
          <w:vertAlign w:val="baseline"/>
        </w:rPr>
        <w:footnoteRef/>
      </w:r>
      <w:r w:rsidRPr="00C544D6">
        <w:t xml:space="preserve"> Heb. 13:6.</w:t>
      </w:r>
    </w:p>
  </w:footnote>
  <w:footnote w:id="668">
    <w:p w14:paraId="0D5076CD" w14:textId="11027FF0" w:rsidR="00B31899" w:rsidRDefault="00B31899" w:rsidP="00C13781">
      <w:pPr>
        <w:pStyle w:val="footnote"/>
      </w:pPr>
      <w:r>
        <w:rPr>
          <w:rStyle w:val="FootnoteReference"/>
        </w:rPr>
        <w:footnoteRef/>
      </w:r>
      <w:r>
        <w:t xml:space="preserve"> [JS] Fr. Lazarus has “see the fall of”</w:t>
      </w:r>
    </w:p>
  </w:footnote>
  <w:footnote w:id="669">
    <w:p w14:paraId="6976F3A7" w14:textId="5D43CA43" w:rsidR="00B31899" w:rsidRDefault="00B31899"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70">
    <w:p w14:paraId="54F1DDA3" w14:textId="7FA1559F" w:rsidR="00B31899" w:rsidRDefault="00B31899" w:rsidP="00283E41">
      <w:pPr>
        <w:pStyle w:val="footnote"/>
      </w:pPr>
      <w:r>
        <w:rPr>
          <w:rStyle w:val="FootnoteReference"/>
        </w:rPr>
        <w:footnoteRef/>
      </w:r>
      <w:r>
        <w:t xml:space="preserve"> [JS] or “give thanks to”, “thankfully confess with praise”</w:t>
      </w:r>
    </w:p>
  </w:footnote>
  <w:footnote w:id="671">
    <w:p w14:paraId="6FF61961" w14:textId="48C00F3F" w:rsidR="00B31899" w:rsidRDefault="00B31899" w:rsidP="00283E41">
      <w:pPr>
        <w:pStyle w:val="footnote"/>
      </w:pPr>
      <w:r>
        <w:rPr>
          <w:rStyle w:val="FootnoteReference"/>
        </w:rPr>
        <w:footnoteRef/>
      </w:r>
      <w:r>
        <w:t xml:space="preserve"> [JS] or “praise and thank,” “thankfully confess with praise”</w:t>
      </w:r>
    </w:p>
  </w:footnote>
  <w:footnote w:id="672">
    <w:p w14:paraId="136E3140" w14:textId="77777777" w:rsidR="00B31899" w:rsidRDefault="00B31899"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73">
    <w:p w14:paraId="130CB8A8" w14:textId="3314BD86" w:rsidR="00B31899" w:rsidRDefault="00B31899" w:rsidP="00283E41">
      <w:pPr>
        <w:pStyle w:val="footnote"/>
      </w:pPr>
      <w:r>
        <w:rPr>
          <w:rStyle w:val="FootnoteReference"/>
        </w:rPr>
        <w:footnoteRef/>
      </w:r>
      <w:r>
        <w:t xml:space="preserve"> [JS] or “prosper us”</w:t>
      </w:r>
    </w:p>
  </w:footnote>
  <w:footnote w:id="674">
    <w:p w14:paraId="7A2D9627" w14:textId="49D0AACD" w:rsidR="00B31899" w:rsidRDefault="00B31899" w:rsidP="00407DA2">
      <w:pPr>
        <w:pStyle w:val="footnote"/>
      </w:pPr>
      <w:r>
        <w:rPr>
          <w:rStyle w:val="FootnoteReference"/>
        </w:rPr>
        <w:footnoteRef/>
      </w:r>
      <w:r>
        <w:t xml:space="preserve"> [JS] or “revealed Himself to us”</w:t>
      </w:r>
    </w:p>
  </w:footnote>
  <w:footnote w:id="675">
    <w:p w14:paraId="05642717" w14:textId="78CE3F15" w:rsidR="00B31899" w:rsidRDefault="00B31899"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76">
    <w:p w14:paraId="27685407" w14:textId="50DBBE13" w:rsidR="00B31899" w:rsidRDefault="00B31899"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77">
    <w:p w14:paraId="10B6A538" w14:textId="218D14D9" w:rsidR="00B31899" w:rsidRDefault="00B31899" w:rsidP="00407DA2">
      <w:pPr>
        <w:pStyle w:val="footnote"/>
      </w:pPr>
      <w:r>
        <w:rPr>
          <w:rStyle w:val="FootnoteReference"/>
        </w:rPr>
        <w:footnoteRef/>
      </w:r>
      <w:r>
        <w:t xml:space="preserve"> [JS] “thankfully confess You with praise”</w:t>
      </w:r>
    </w:p>
  </w:footnote>
  <w:footnote w:id="678">
    <w:p w14:paraId="327B2E03" w14:textId="17966534" w:rsidR="00B31899" w:rsidRDefault="00B31899" w:rsidP="00407DA2">
      <w:pPr>
        <w:pStyle w:val="footnote"/>
      </w:pPr>
      <w:r>
        <w:rPr>
          <w:rStyle w:val="FootnoteReference"/>
        </w:rPr>
        <w:footnoteRef/>
      </w:r>
      <w:r>
        <w:t xml:space="preserve"> [JS] “thankfully confess You with praise”</w:t>
      </w:r>
    </w:p>
  </w:footnote>
  <w:footnote w:id="679">
    <w:p w14:paraId="6E3C51BA" w14:textId="77777777" w:rsidR="00B31899" w:rsidRDefault="00B31899"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80">
    <w:p w14:paraId="1B184B80" w14:textId="77777777" w:rsidR="00B31899" w:rsidRDefault="00B31899" w:rsidP="00C544D6">
      <w:pPr>
        <w:pStyle w:val="footnote"/>
      </w:pPr>
      <w:r>
        <w:rPr>
          <w:rStyle w:val="FootnoteReference"/>
        </w:rPr>
        <w:footnoteRef/>
      </w:r>
      <w:r>
        <w:t xml:space="preserve"> Rom. 10:5; Gal. 3:12; Lev. 18:5; Luke 10:25-28.</w:t>
      </w:r>
    </w:p>
  </w:footnote>
  <w:footnote w:id="681">
    <w:p w14:paraId="0E153BF4" w14:textId="77777777" w:rsidR="00B31899" w:rsidRDefault="00B31899"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82">
    <w:p w14:paraId="5FA9B9EF" w14:textId="77777777" w:rsidR="00B31899" w:rsidRDefault="00B31899"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83">
    <w:p w14:paraId="253864F1" w14:textId="16AD5912" w:rsidR="00B31899" w:rsidRDefault="00B31899" w:rsidP="00E869A6">
      <w:pPr>
        <w:pStyle w:val="footnote"/>
      </w:pPr>
      <w:r>
        <w:rPr>
          <w:rStyle w:val="FootnoteReference"/>
        </w:rPr>
        <w:footnoteRef/>
      </w:r>
      <w:r>
        <w:t xml:space="preserve"> [JS] or “ordinances”. Fr. Athanasius has, “truths”. Literally something engraved or inscribed.</w:t>
      </w:r>
    </w:p>
  </w:footnote>
  <w:footnote w:id="684">
    <w:p w14:paraId="18017E7A" w14:textId="699B3F0B" w:rsidR="00B31899" w:rsidRDefault="00B31899" w:rsidP="00E869A6">
      <w:pPr>
        <w:pStyle w:val="footnote"/>
      </w:pPr>
      <w:r>
        <w:rPr>
          <w:rStyle w:val="FootnoteReference"/>
        </w:rPr>
        <w:footnoteRef/>
      </w:r>
      <w:r>
        <w:t xml:space="preserve"> [JS] Fr. Lazarus has “praise and thank”. Could be rendered, “thankfully confess You with praise”.</w:t>
      </w:r>
    </w:p>
  </w:footnote>
  <w:footnote w:id="685">
    <w:p w14:paraId="6175A855" w14:textId="57690D3E" w:rsidR="00B31899" w:rsidRDefault="00B31899" w:rsidP="00C57482">
      <w:pPr>
        <w:pStyle w:val="footnote"/>
      </w:pPr>
      <w:r>
        <w:rPr>
          <w:rStyle w:val="FootnoteReference"/>
        </w:rPr>
        <w:footnoteRef/>
      </w:r>
      <w:r>
        <w:t xml:space="preserve"> [JS] or “sayings,” or “teachings”</w:t>
      </w:r>
    </w:p>
  </w:footnote>
  <w:footnote w:id="686">
    <w:p w14:paraId="798DF7BE" w14:textId="68962B07" w:rsidR="00B31899" w:rsidRDefault="00B31899" w:rsidP="00BE75D2">
      <w:pPr>
        <w:pStyle w:val="footnote"/>
      </w:pPr>
      <w:r>
        <w:rPr>
          <w:rStyle w:val="FootnoteReference"/>
        </w:rPr>
        <w:footnoteRef/>
      </w:r>
      <w:r>
        <w:t xml:space="preserve"> [JS] Fr. Athanasius has, “repaly,” Brenton has “recompense”</w:t>
      </w:r>
    </w:p>
  </w:footnote>
  <w:footnote w:id="687">
    <w:p w14:paraId="0D4EEBCE" w14:textId="0AC85059" w:rsidR="00B31899" w:rsidRDefault="00B31899"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88">
    <w:p w14:paraId="27B8F97B" w14:textId="77777777" w:rsidR="00B31899" w:rsidRDefault="00B31899"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689">
    <w:p w14:paraId="7E47ADA2" w14:textId="77777777" w:rsidR="00B31899" w:rsidRDefault="00B31899"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690">
    <w:p w14:paraId="1EDD2AC5" w14:textId="77777777" w:rsidR="00B31899" w:rsidRDefault="00B31899" w:rsidP="00C544D6">
      <w:pPr>
        <w:pStyle w:val="footnote"/>
      </w:pPr>
      <w:r>
        <w:rPr>
          <w:rStyle w:val="FootnoteReference"/>
        </w:rPr>
        <w:footnoteRef/>
      </w:r>
      <w:r>
        <w:t xml:space="preserve"> sloth: </w:t>
      </w:r>
      <w:r w:rsidRPr="0002544A">
        <w:rPr>
          <w:i/>
        </w:rPr>
        <w:t>or:</w:t>
      </w:r>
      <w:r>
        <w:t xml:space="preserve"> accidie.</w:t>
      </w:r>
    </w:p>
  </w:footnote>
  <w:footnote w:id="691">
    <w:p w14:paraId="35335E72" w14:textId="703A0471" w:rsidR="00B31899" w:rsidRDefault="00B31899" w:rsidP="005E7419">
      <w:pPr>
        <w:pStyle w:val="footnote"/>
      </w:pPr>
      <w:r>
        <w:rPr>
          <w:rStyle w:val="FootnoteReference"/>
        </w:rPr>
        <w:footnoteRef/>
      </w:r>
      <w:r>
        <w:t xml:space="preserve"> [JS] or “establish,” “confirm”</w:t>
      </w:r>
    </w:p>
  </w:footnote>
  <w:footnote w:id="692">
    <w:p w14:paraId="2E991C7E" w14:textId="4933BF85" w:rsidR="00B31899" w:rsidRDefault="00B31899" w:rsidP="00B5676D">
      <w:pPr>
        <w:pStyle w:val="footnote"/>
      </w:pPr>
      <w:r>
        <w:rPr>
          <w:rStyle w:val="FootnoteReference"/>
        </w:rPr>
        <w:footnoteRef/>
      </w:r>
      <w:r>
        <w:t xml:space="preserve"> [JS] or “covetousness”</w:t>
      </w:r>
    </w:p>
  </w:footnote>
  <w:footnote w:id="693">
    <w:p w14:paraId="25BE986A" w14:textId="2129563B" w:rsidR="00B31899" w:rsidRDefault="00B31899"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94">
    <w:p w14:paraId="1BE9F3FA" w14:textId="704CDB82" w:rsidR="00B31899" w:rsidRDefault="00B31899" w:rsidP="00C544D6">
      <w:pPr>
        <w:pStyle w:val="footnote"/>
      </w:pPr>
      <w:r>
        <w:rPr>
          <w:rStyle w:val="FootnoteReference"/>
        </w:rPr>
        <w:footnoteRef/>
      </w:r>
      <w:r>
        <w:t xml:space="preserve"> Christ is our way and our righteousness (cf. Jn. 14:6; 1 Cor 1:30; Ephes. 2:5-7).</w:t>
      </w:r>
    </w:p>
  </w:footnote>
  <w:footnote w:id="695">
    <w:p w14:paraId="79416CA6" w14:textId="027AF494" w:rsidR="00B31899" w:rsidRDefault="00B31899" w:rsidP="00C544D6">
      <w:pPr>
        <w:pStyle w:val="footnote"/>
      </w:pPr>
      <w:r>
        <w:rPr>
          <w:rStyle w:val="FootnoteReference"/>
        </w:rPr>
        <w:footnoteRef/>
      </w:r>
      <w:r>
        <w:t xml:space="preserve"> The house of wisdom can be built only if the fear of God is rooted deeply in the soul (cf. St Ambrose).</w:t>
      </w:r>
    </w:p>
  </w:footnote>
  <w:footnote w:id="696">
    <w:p w14:paraId="5DF20A4C" w14:textId="42D6EF77" w:rsidR="00B31899" w:rsidRDefault="00B31899" w:rsidP="00C544D6">
      <w:pPr>
        <w:pStyle w:val="footnote"/>
      </w:pPr>
      <w:r>
        <w:rPr>
          <w:rStyle w:val="FootnoteReference"/>
        </w:rPr>
        <w:footnoteRef/>
      </w:r>
      <w:r>
        <w:t xml:space="preserve"> Christ is our way and our righteousness (cf. Jn. 14:6; 1 Cor 1:30; Ephes. 2:5-7). &lt;see 2 footnotes above&gt;</w:t>
      </w:r>
    </w:p>
  </w:footnote>
  <w:footnote w:id="697">
    <w:p w14:paraId="2981F854" w14:textId="7B631D2E" w:rsidR="00B31899" w:rsidRDefault="00B31899"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(Cf. Psalm 44:13).</w:t>
      </w:r>
    </w:p>
  </w:footnote>
  <w:footnote w:id="698">
    <w:p w14:paraId="38605490" w14:textId="30AFC73A" w:rsidR="00B31899" w:rsidRDefault="00B31899" w:rsidP="00D305E3">
      <w:pPr>
        <w:pStyle w:val="footnote"/>
      </w:pPr>
      <w:r>
        <w:rPr>
          <w:rStyle w:val="FootnoteReference"/>
        </w:rPr>
        <w:footnoteRef/>
      </w:r>
      <w:r>
        <w:t xml:space="preserve"> [JS] or “thank,” “thankfully confess You with praise”</w:t>
      </w:r>
    </w:p>
  </w:footnote>
  <w:footnote w:id="699">
    <w:p w14:paraId="7A206583" w14:textId="77777777" w:rsidR="00B31899" w:rsidRDefault="00B31899"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00">
    <w:p w14:paraId="47E338DE" w14:textId="77777777" w:rsidR="00B31899" w:rsidRDefault="00B31899" w:rsidP="00C544D6">
      <w:pPr>
        <w:pStyle w:val="footnote"/>
      </w:pPr>
      <w:r>
        <w:rPr>
          <w:rStyle w:val="FootnoteReference"/>
        </w:rPr>
        <w:footnoteRef/>
      </w:r>
      <w:r>
        <w:t xml:space="preserve"> Curdled with scorn, anger and fear.</w:t>
      </w:r>
    </w:p>
  </w:footnote>
  <w:footnote w:id="701">
    <w:p w14:paraId="7309743D" w14:textId="0EE8ABB9" w:rsidR="00B31899" w:rsidRDefault="00B31899" w:rsidP="00C544D6">
      <w:pPr>
        <w:pStyle w:val="footnote"/>
      </w:pPr>
      <w:r>
        <w:rPr>
          <w:rStyle w:val="FootnoteReference"/>
        </w:rPr>
        <w:footnoteRef/>
      </w:r>
      <w:r>
        <w:t xml:space="preserve"> Was St. Peter poor when he had no gold and silver for the cripple? They are not currency in Canaan (cf. St. Chrysostom).</w:t>
      </w:r>
    </w:p>
  </w:footnote>
  <w:footnote w:id="702">
    <w:p w14:paraId="093B35A7" w14:textId="6379C8CD" w:rsidR="00B31899" w:rsidRDefault="00B31899"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03">
    <w:p w14:paraId="66EEA7F3" w14:textId="2655C0E8" w:rsidR="00B31899" w:rsidRDefault="00B31899" w:rsidP="00C936FC">
      <w:pPr>
        <w:pStyle w:val="footnote"/>
      </w:pPr>
      <w:r>
        <w:rPr>
          <w:rStyle w:val="FootnoteReference"/>
        </w:rPr>
        <w:footnoteRef/>
      </w:r>
      <w:r>
        <w:t xml:space="preserve"> [JS] i.e. my eyes were straigned looking for your word.</w:t>
      </w:r>
    </w:p>
  </w:footnote>
  <w:footnote w:id="704">
    <w:p w14:paraId="4CBD2EF6" w14:textId="212825E8" w:rsidR="00B31899" w:rsidRDefault="00B31899"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05">
    <w:p w14:paraId="10BF754D" w14:textId="77777777" w:rsidR="00B31899" w:rsidRDefault="00B31899" w:rsidP="00C544D6">
      <w:pPr>
        <w:pStyle w:val="footnote"/>
      </w:pPr>
      <w:r>
        <w:rPr>
          <w:rStyle w:val="FootnoteReference"/>
        </w:rPr>
        <w:footnoteRef/>
      </w:r>
      <w:r>
        <w:t xml:space="preserve"> Sprinkled with hoar-frost, a wineskin is like the greying head of an old man.</w:t>
      </w:r>
    </w:p>
  </w:footnote>
  <w:footnote w:id="706">
    <w:p w14:paraId="297C1D16" w14:textId="55FFB7CB" w:rsidR="00B31899" w:rsidRDefault="00B31899" w:rsidP="00D9575C">
      <w:pPr>
        <w:pStyle w:val="footnote"/>
      </w:pPr>
      <w:r>
        <w:rPr>
          <w:rStyle w:val="FootnoteReference"/>
        </w:rPr>
        <w:footnoteRef/>
      </w:r>
      <w:r>
        <w:t xml:space="preserve"> [JS] revive, “give me life”</w:t>
      </w:r>
    </w:p>
  </w:footnote>
  <w:footnote w:id="707">
    <w:p w14:paraId="43860D7B" w14:textId="0D5C0E48" w:rsidR="00B31899" w:rsidRDefault="00B31899" w:rsidP="00D9575C">
      <w:pPr>
        <w:pStyle w:val="footnote"/>
      </w:pPr>
      <w:r>
        <w:rPr>
          <w:rStyle w:val="FootnoteReference"/>
        </w:rPr>
        <w:footnoteRef/>
      </w:r>
      <w:r>
        <w:t xml:space="preserve"> [JS] “all things together”, i.e. “all the universe”</w:t>
      </w:r>
    </w:p>
  </w:footnote>
  <w:footnote w:id="708">
    <w:p w14:paraId="1C03CDF6" w14:textId="6210968E" w:rsidR="00B31899" w:rsidRDefault="00B31899"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09">
    <w:p w14:paraId="590118AD" w14:textId="77777777" w:rsidR="00B31899" w:rsidRDefault="00B31899" w:rsidP="00C544D6">
      <w:pPr>
        <w:pStyle w:val="footnote"/>
      </w:pPr>
      <w:r>
        <w:rPr>
          <w:rStyle w:val="FootnoteReference"/>
        </w:rPr>
        <w:footnoteRef/>
      </w:r>
      <w:r>
        <w:t xml:space="preserve"> hear: </w:t>
      </w:r>
      <w:r w:rsidRPr="0002544A">
        <w:rPr>
          <w:i/>
        </w:rPr>
        <w:t>lit</w:t>
      </w:r>
      <w:r>
        <w:t>. gullet, throat, larynx.</w:t>
      </w:r>
    </w:p>
  </w:footnote>
  <w:footnote w:id="710">
    <w:p w14:paraId="1A1C9B89" w14:textId="77777777" w:rsidR="00B31899" w:rsidRDefault="00B31899"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11">
    <w:p w14:paraId="608F88F3" w14:textId="5EEF24C6" w:rsidR="00B31899" w:rsidRDefault="00B31899" w:rsidP="004D36A2">
      <w:pPr>
        <w:pStyle w:val="footnote"/>
      </w:pPr>
      <w:r>
        <w:rPr>
          <w:rStyle w:val="FootnoteReference"/>
        </w:rPr>
        <w:footnoteRef/>
      </w:r>
      <w:r>
        <w:t xml:space="preserve"> [JS] probably “forever for a reward”, rather than “for an eternal reward”</w:t>
      </w:r>
    </w:p>
  </w:footnote>
  <w:footnote w:id="712">
    <w:p w14:paraId="5687A5D1" w14:textId="12E6D97D" w:rsidR="00B31899" w:rsidRDefault="00B31899"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13">
    <w:p w14:paraId="2CF134F8" w14:textId="13011A8D" w:rsidR="00B31899" w:rsidRDefault="00B31899"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14">
    <w:p w14:paraId="3C89D31A" w14:textId="188553A2" w:rsidR="00B31899" w:rsidRDefault="00B31899"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15">
    <w:p w14:paraId="0E747174" w14:textId="77777777" w:rsidR="00B31899" w:rsidRDefault="00B31899" w:rsidP="00C544D6">
      <w:pPr>
        <w:pStyle w:val="footnote"/>
      </w:pPr>
      <w:r>
        <w:rPr>
          <w:rStyle w:val="FootnoteReference"/>
        </w:rPr>
        <w:footnoteRef/>
      </w:r>
      <w:r>
        <w:t xml:space="preserve"> These words are repeated by the deacon at the beginning of the Divine Liturgy.</w:t>
      </w:r>
    </w:p>
  </w:footnote>
  <w:footnote w:id="716">
    <w:p w14:paraId="24311CED" w14:textId="1E1A85CD" w:rsidR="00B31899" w:rsidRDefault="00B31899"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17">
    <w:p w14:paraId="31DA08D1" w14:textId="75A07B30" w:rsidR="00B31899" w:rsidRDefault="00B31899" w:rsidP="00027E51">
      <w:pPr>
        <w:pStyle w:val="footnote"/>
      </w:pPr>
      <w:r>
        <w:rPr>
          <w:rStyle w:val="FootnoteReference"/>
        </w:rPr>
        <w:footnoteRef/>
      </w:r>
      <w:r>
        <w:t xml:space="preserve"> [JS] or “I directed myself towards”</w:t>
      </w:r>
    </w:p>
  </w:footnote>
  <w:footnote w:id="718">
    <w:p w14:paraId="0B2F62E7" w14:textId="0CF252B5" w:rsidR="00B31899" w:rsidRDefault="00B31899" w:rsidP="00C544D6">
      <w:pPr>
        <w:pStyle w:val="footnote"/>
      </w:pPr>
      <w:r>
        <w:rPr>
          <w:rStyle w:val="FootnoteReference"/>
        </w:rPr>
        <w:footnoteRef/>
      </w:r>
      <w:r>
        <w:t xml:space="preserve"> Cf. Lk. 24:27,32,45.</w:t>
      </w:r>
    </w:p>
  </w:footnote>
  <w:footnote w:id="719">
    <w:p w14:paraId="081BE299" w14:textId="0DC86D26" w:rsidR="00B31899" w:rsidRDefault="00B31899" w:rsidP="00027E51">
      <w:pPr>
        <w:pStyle w:val="footnote"/>
      </w:pPr>
      <w:r>
        <w:rPr>
          <w:rStyle w:val="FootnoteReference"/>
        </w:rPr>
        <w:footnoteRef/>
      </w:r>
      <w:r>
        <w:t xml:space="preserve"> [JS] Fr. Lazarus and Fr. Athanasius interpret this as “the Spirit” or “a Spirit”, (breath and spirit being the same word)</w:t>
      </w:r>
    </w:p>
  </w:footnote>
  <w:footnote w:id="720">
    <w:p w14:paraId="33F1F13D" w14:textId="77777777" w:rsidR="00B31899" w:rsidRDefault="00B31899" w:rsidP="00C544D6">
      <w:pPr>
        <w:pStyle w:val="footnote"/>
      </w:pPr>
      <w:r>
        <w:rPr>
          <w:rStyle w:val="FootnoteReference"/>
        </w:rPr>
        <w:footnoteRef/>
      </w:r>
      <w:r>
        <w:t xml:space="preserve"> Just as we who claim to love God judge it right to show mercy, so we can expect the divine mercy (Mt. 5:7).</w:t>
      </w:r>
    </w:p>
  </w:footnote>
  <w:footnote w:id="721">
    <w:p w14:paraId="63C08946" w14:textId="7EC52CFB" w:rsidR="00B31899" w:rsidRDefault="00B31899" w:rsidP="00C544D6">
      <w:pPr>
        <w:pStyle w:val="footnote"/>
      </w:pPr>
      <w:r>
        <w:rPr>
          <w:rStyle w:val="FootnoteReference"/>
        </w:rPr>
        <w:footnoteRef/>
      </w:r>
      <w:r>
        <w:t xml:space="preserve"> pure: </w:t>
      </w:r>
      <w:r w:rsidRPr="007B4ADE">
        <w:rPr>
          <w:i/>
        </w:rPr>
        <w:t>lit</w:t>
      </w:r>
      <w:r>
        <w:t>. burnt, fired: hence refined and pure (cf. Psalm 11:7).</w:t>
      </w:r>
    </w:p>
  </w:footnote>
  <w:footnote w:id="722">
    <w:p w14:paraId="6C5F33A5" w14:textId="77777777" w:rsidR="00B31899" w:rsidRDefault="00B31899"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23">
    <w:p w14:paraId="1B4D2C64" w14:textId="77376B3B" w:rsidR="00B31899" w:rsidRDefault="00B31899"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cf. Mk. 13:35-37).</w:t>
      </w:r>
    </w:p>
  </w:footnote>
  <w:footnote w:id="724">
    <w:p w14:paraId="7AACBE15" w14:textId="544AAC0D" w:rsidR="00B31899" w:rsidRDefault="00B31899"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25">
    <w:p w14:paraId="316360CF" w14:textId="52D1E6E8" w:rsidR="00B31899" w:rsidRDefault="00B31899" w:rsidP="00330381">
      <w:pPr>
        <w:pStyle w:val="footnote"/>
      </w:pPr>
      <w:r>
        <w:rPr>
          <w:rStyle w:val="FootnoteReference"/>
        </w:rPr>
        <w:footnoteRef/>
      </w:r>
      <w:r>
        <w:t xml:space="preserve"> [JS] or “wickedness”</w:t>
      </w:r>
    </w:p>
  </w:footnote>
  <w:footnote w:id="726">
    <w:p w14:paraId="50052FF4" w14:textId="1790CFD6" w:rsidR="00B31899" w:rsidRDefault="00B31899" w:rsidP="00C544D6">
      <w:pPr>
        <w:pStyle w:val="footnote"/>
      </w:pPr>
      <w:r>
        <w:rPr>
          <w:rStyle w:val="FootnoteReference"/>
        </w:rPr>
        <w:footnoteRef/>
      </w:r>
      <w:r>
        <w:t xml:space="preserve"> Cf. Ps. 110:10.</w:t>
      </w:r>
    </w:p>
  </w:footnote>
  <w:footnote w:id="727">
    <w:p w14:paraId="720D7516" w14:textId="1A9EC268" w:rsidR="00B31899" w:rsidRDefault="00B31899"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28">
    <w:p w14:paraId="7BCCBEE9" w14:textId="2E070483" w:rsidR="00B31899" w:rsidRDefault="00B31899" w:rsidP="00922B79">
      <w:pPr>
        <w:pStyle w:val="footnote"/>
      </w:pPr>
      <w:r>
        <w:rPr>
          <w:rStyle w:val="FootnoteReference"/>
        </w:rPr>
        <w:footnoteRef/>
      </w:r>
      <w:r>
        <w:t xml:space="preserve"> [JS] Coptic has, “Name”.</w:t>
      </w:r>
    </w:p>
  </w:footnote>
  <w:footnote w:id="729">
    <w:p w14:paraId="6758F0AB" w14:textId="1B97FFBE" w:rsidR="00B31899" w:rsidRDefault="00B31899" w:rsidP="00922B79">
      <w:pPr>
        <w:pStyle w:val="footnote"/>
      </w:pPr>
      <w:r>
        <w:rPr>
          <w:rStyle w:val="FootnoteReference"/>
        </w:rPr>
        <w:footnoteRef/>
      </w:r>
      <w:r>
        <w:t xml:space="preserve"> [JS] or “word,” or “teachings</w:t>
      </w:r>
    </w:p>
  </w:footnote>
  <w:footnote w:id="730">
    <w:p w14:paraId="6F9983BE" w14:textId="25FEB91F" w:rsidR="00B31899" w:rsidRDefault="00B31899" w:rsidP="00881117">
      <w:pPr>
        <w:pStyle w:val="footnote"/>
      </w:pPr>
      <w:r>
        <w:rPr>
          <w:rStyle w:val="FootnoteReference"/>
        </w:rPr>
        <w:footnoteRef/>
      </w:r>
      <w:r>
        <w:t xml:space="preserve"> [JS] Fr. Athanaius has “or what shall be added unto you, by a deceitful ltongue?”</w:t>
      </w:r>
    </w:p>
  </w:footnote>
  <w:footnote w:id="731">
    <w:p w14:paraId="0951B7D8" w14:textId="2424F68A" w:rsidR="00B31899" w:rsidRDefault="00B31899" w:rsidP="00C544D6">
      <w:pPr>
        <w:pStyle w:val="footnote"/>
      </w:pPr>
      <w:r>
        <w:rPr>
          <w:rStyle w:val="FootnoteReference"/>
        </w:rPr>
        <w:footnoteRef/>
      </w:r>
      <w:r>
        <w:t xml:space="preserve"> Cf. Psalm 139:11; Rom. 12:20. ‘Coals of hell’. For desolation as the equivalent of hell, see Mark 13:14.</w:t>
      </w:r>
    </w:p>
  </w:footnote>
  <w:footnote w:id="732">
    <w:p w14:paraId="1F068DD9" w14:textId="40950119" w:rsidR="00B31899" w:rsidRDefault="00B31899" w:rsidP="00C544D6">
      <w:pPr>
        <w:pStyle w:val="footnote"/>
      </w:pPr>
      <w:r>
        <w:rPr>
          <w:rStyle w:val="FootnoteReference"/>
        </w:rPr>
        <w:footnoteRef/>
      </w:r>
      <w:r>
        <w:t xml:space="preserve"> Cf. Jeremiah 3:23. I look through the hills to their unseen Maker.</w:t>
      </w:r>
    </w:p>
  </w:footnote>
  <w:footnote w:id="733">
    <w:p w14:paraId="597C7008" w14:textId="630EBDA2" w:rsidR="00B31899" w:rsidRDefault="00B31899"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34">
    <w:p w14:paraId="17B7D2D5" w14:textId="062D6F27" w:rsidR="00B31899" w:rsidRDefault="00B31899" w:rsidP="00CE55B0">
      <w:pPr>
        <w:pStyle w:val="footnote"/>
      </w:pPr>
      <w:r>
        <w:rPr>
          <w:rStyle w:val="FootnoteReference"/>
        </w:rPr>
        <w:footnoteRef/>
      </w:r>
      <w:r>
        <w:t xml:space="preserve"> [JS] Fr. Athanasius has, “Jerusalem is built as a city: her good pleasure is in this and that:”</w:t>
      </w:r>
    </w:p>
  </w:footnote>
  <w:footnote w:id="735">
    <w:p w14:paraId="15E2D793" w14:textId="77777777" w:rsidR="00B31899" w:rsidRDefault="00B31899"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36">
    <w:p w14:paraId="15A2BE54" w14:textId="760CD576" w:rsidR="00B31899" w:rsidRDefault="00B31899" w:rsidP="00CE55B0">
      <w:pPr>
        <w:pStyle w:val="footnote"/>
      </w:pPr>
      <w:r>
        <w:rPr>
          <w:rStyle w:val="FootnoteReference"/>
        </w:rPr>
        <w:footnoteRef/>
      </w:r>
      <w:r>
        <w:t xml:space="preserve"> [JS] or “thank and praise”, “thankfully confess with praise”</w:t>
      </w:r>
    </w:p>
  </w:footnote>
  <w:footnote w:id="737">
    <w:p w14:paraId="351045EF" w14:textId="461615AB" w:rsidR="00B31899" w:rsidRDefault="00B31899" w:rsidP="0033276B">
      <w:pPr>
        <w:pStyle w:val="footnote"/>
      </w:pPr>
      <w:r>
        <w:rPr>
          <w:rStyle w:val="FootnoteReference"/>
        </w:rPr>
        <w:footnoteRef/>
      </w:r>
      <w:r>
        <w:t xml:space="preserve"> [JS] or “pray” or “ask after” “that which pertains to the pace of Jesrusalem”</w:t>
      </w:r>
    </w:p>
  </w:footnote>
  <w:footnote w:id="738">
    <w:p w14:paraId="3A74CEC3" w14:textId="7502B3A2" w:rsidR="00B31899" w:rsidRDefault="00B31899"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39">
    <w:p w14:paraId="2E2CD6B3" w14:textId="77777777" w:rsidR="00B31899" w:rsidRDefault="00B31899" w:rsidP="00C544D6">
      <w:pPr>
        <w:pStyle w:val="footnote"/>
      </w:pPr>
      <w:r>
        <w:rPr>
          <w:rStyle w:val="FootnoteReference"/>
        </w:rPr>
        <w:footnoteRef/>
      </w:r>
      <w:r>
        <w:t xml:space="preserve"> Hebrews 11:26; 13:13.</w:t>
      </w:r>
    </w:p>
  </w:footnote>
  <w:footnote w:id="740">
    <w:p w14:paraId="09354BED" w14:textId="77777777" w:rsidR="00B31899" w:rsidRDefault="00B31899" w:rsidP="00C544D6">
      <w:pPr>
        <w:pStyle w:val="footnote"/>
      </w:pPr>
      <w:r>
        <w:rPr>
          <w:rStyle w:val="FootnoteReference"/>
        </w:rPr>
        <w:footnoteRef/>
      </w:r>
      <w:r>
        <w:t xml:space="preserve"> Heaven is here (Mt. 4:17; Lk. 17:21; Prov. 17:24).</w:t>
      </w:r>
    </w:p>
  </w:footnote>
  <w:footnote w:id="741">
    <w:p w14:paraId="70E4A917" w14:textId="510327E2" w:rsidR="00B31899" w:rsidRDefault="00B31899" w:rsidP="0017251E">
      <w:pPr>
        <w:pStyle w:val="footnote"/>
      </w:pPr>
      <w:r>
        <w:rPr>
          <w:rStyle w:val="FootnoteReference"/>
        </w:rPr>
        <w:footnoteRef/>
      </w:r>
      <w:r>
        <w:t xml:space="preserve"> [JS] Fr. Lazarus and NETS have “irresistible”, OSB has “overwhelming”</w:t>
      </w:r>
    </w:p>
  </w:footnote>
  <w:footnote w:id="742">
    <w:p w14:paraId="045830C0" w14:textId="3777C1FD" w:rsidR="00B31899" w:rsidRDefault="00B31899" w:rsidP="00330381">
      <w:pPr>
        <w:pStyle w:val="footnote"/>
      </w:pPr>
      <w:r>
        <w:rPr>
          <w:rStyle w:val="FootnoteReference"/>
        </w:rPr>
        <w:footnoteRef/>
      </w:r>
      <w:r>
        <w:t xml:space="preserve"> [JS] or “evildoers”</w:t>
      </w:r>
    </w:p>
  </w:footnote>
  <w:footnote w:id="743">
    <w:p w14:paraId="09C30AE4" w14:textId="6C02AB51" w:rsidR="00B31899" w:rsidRDefault="00B31899" w:rsidP="00511459">
      <w:pPr>
        <w:pStyle w:val="footnote"/>
      </w:pPr>
      <w:r>
        <w:rPr>
          <w:rStyle w:val="FootnoteReference"/>
        </w:rPr>
        <w:footnoteRef/>
      </w:r>
      <w:r>
        <w:t xml:space="preserve"> [JS] Fr. Athanasius has, “the Lord has magnified His doings with them.”</w:t>
      </w:r>
    </w:p>
  </w:footnote>
  <w:footnote w:id="744">
    <w:p w14:paraId="5CAE6DBB" w14:textId="77777777" w:rsidR="00B31899" w:rsidRDefault="00B31899"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45">
    <w:p w14:paraId="2AB48656" w14:textId="77777777" w:rsidR="00B31899" w:rsidRDefault="00B31899"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46">
    <w:p w14:paraId="7602D33B" w14:textId="34E014EA" w:rsidR="00B31899" w:rsidRDefault="00B31899" w:rsidP="003169DD">
      <w:pPr>
        <w:pStyle w:val="footnote"/>
      </w:pPr>
      <w:r>
        <w:rPr>
          <w:rStyle w:val="FootnoteReference"/>
        </w:rPr>
        <w:footnoteRef/>
      </w:r>
      <w:r>
        <w:t xml:space="preserve"> [JS] “from your rest”, literally, “after sitting”</w:t>
      </w:r>
    </w:p>
  </w:footnote>
  <w:footnote w:id="747">
    <w:p w14:paraId="2EF38BE0" w14:textId="36D5D79C" w:rsidR="00B31899" w:rsidRDefault="00B31899" w:rsidP="003169DD">
      <w:pPr>
        <w:pStyle w:val="footnote"/>
      </w:pPr>
      <w:r>
        <w:rPr>
          <w:rStyle w:val="FootnoteReference"/>
        </w:rPr>
        <w:footnoteRef/>
      </w:r>
      <w:r>
        <w:t xml:space="preserve"> [JS] Fr. Athanasius has, “the children of those who have been awakened.”</w:t>
      </w:r>
    </w:p>
  </w:footnote>
  <w:footnote w:id="748">
    <w:p w14:paraId="40FE15BF" w14:textId="13C73A63" w:rsidR="00B31899" w:rsidRDefault="00B31899" w:rsidP="008D24A6">
      <w:pPr>
        <w:pStyle w:val="footnote"/>
      </w:pPr>
      <w:r>
        <w:rPr>
          <w:rStyle w:val="FootnoteReference"/>
        </w:rPr>
        <w:footnoteRef/>
      </w:r>
      <w:r>
        <w:t xml:space="preserve"> [JS] Fr. Lazarus has, “such exiles”</w:t>
      </w:r>
    </w:p>
  </w:footnote>
  <w:footnote w:id="749">
    <w:p w14:paraId="48D4D6D3" w14:textId="3C1F801B" w:rsidR="00B31899" w:rsidRDefault="00B31899" w:rsidP="00087D9B">
      <w:pPr>
        <w:pStyle w:val="footnote"/>
      </w:pPr>
      <w:r>
        <w:rPr>
          <w:rStyle w:val="FootnoteReference"/>
        </w:rPr>
        <w:footnoteRef/>
      </w:r>
      <w:r>
        <w:t xml:space="preserve"> [JS] Fr. Athanasius has, “You will be blessed”</w:t>
      </w:r>
    </w:p>
  </w:footnote>
  <w:footnote w:id="750">
    <w:p w14:paraId="3AE714F7" w14:textId="7F960624" w:rsidR="00B31899" w:rsidRDefault="00B31899" w:rsidP="00537702">
      <w:pPr>
        <w:pStyle w:val="footnote"/>
      </w:pPr>
      <w:r>
        <w:rPr>
          <w:rStyle w:val="FootnoteReference"/>
        </w:rPr>
        <w:footnoteRef/>
      </w:r>
      <w:r>
        <w:t xml:space="preserve"> [JS] Fr. Athanasius has “the Lord will bless,” and “you will see the joys”</w:t>
      </w:r>
    </w:p>
  </w:footnote>
  <w:footnote w:id="751">
    <w:p w14:paraId="7A7A17DB" w14:textId="31683221" w:rsidR="00B31899" w:rsidRDefault="00B31899" w:rsidP="00087D9B">
      <w:pPr>
        <w:pStyle w:val="footnote"/>
      </w:pPr>
      <w:r>
        <w:rPr>
          <w:rStyle w:val="FootnoteReference"/>
        </w:rPr>
        <w:footnoteRef/>
      </w:r>
      <w:r>
        <w:t xml:space="preserve"> [JS]. Fr. Athanasius has, “you will,” instead of “may you”, throughout these last two vs. Lit. “sonss’ sons”</w:t>
      </w:r>
    </w:p>
  </w:footnote>
  <w:footnote w:id="752">
    <w:p w14:paraId="60A69A9F" w14:textId="2E477841" w:rsidR="00B31899" w:rsidRDefault="00B31899" w:rsidP="0061464A">
      <w:pPr>
        <w:pStyle w:val="footnote"/>
      </w:pPr>
      <w:r>
        <w:rPr>
          <w:rStyle w:val="FootnoteReference"/>
        </w:rPr>
        <w:footnoteRef/>
      </w:r>
      <w:r>
        <w:t xml:space="preserve"> [JS] OSB has “schemed behind my back,” NETS has, “On my back the sinners were practicing hteir skill”</w:t>
      </w:r>
    </w:p>
  </w:footnote>
  <w:footnote w:id="753">
    <w:p w14:paraId="74FF21CF" w14:textId="3FFF46C5" w:rsidR="00B31899" w:rsidRDefault="00B31899" w:rsidP="0061464A">
      <w:pPr>
        <w:pStyle w:val="footnote"/>
      </w:pPr>
      <w:r>
        <w:rPr>
          <w:rStyle w:val="FootnoteReference"/>
        </w:rPr>
        <w:footnoteRef/>
      </w:r>
      <w:r>
        <w:t xml:space="preserve"> [JS] or “lawlessness”</w:t>
      </w:r>
    </w:p>
  </w:footnote>
  <w:footnote w:id="754">
    <w:p w14:paraId="6A925E31" w14:textId="50F1CD8D" w:rsidR="00B31899" w:rsidRDefault="00B31899"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55">
    <w:p w14:paraId="0FC01CF2" w14:textId="3C79D2D9" w:rsidR="00B31899" w:rsidRDefault="00B31899" w:rsidP="00714F88">
      <w:pPr>
        <w:pStyle w:val="footnote"/>
      </w:pPr>
      <w:r>
        <w:rPr>
          <w:rStyle w:val="FootnoteReference"/>
        </w:rPr>
        <w:footnoteRef/>
      </w:r>
      <w:r>
        <w:t xml:space="preserve"> [JS] or “transgressions” or “acts of lawlessness”, throughout.</w:t>
      </w:r>
    </w:p>
  </w:footnote>
  <w:footnote w:id="756">
    <w:p w14:paraId="0461F9AD" w14:textId="6F28CA37" w:rsidR="00B31899" w:rsidRDefault="00B31899" w:rsidP="00714F88">
      <w:pPr>
        <w:pStyle w:val="footnote"/>
      </w:pPr>
      <w:r>
        <w:rPr>
          <w:rStyle w:val="FootnoteReference"/>
        </w:rPr>
        <w:footnoteRef/>
      </w:r>
      <w:r>
        <w:t xml:space="preserve"> [JS] or “forgiveness”</w:t>
      </w:r>
    </w:p>
  </w:footnote>
  <w:footnote w:id="757">
    <w:p w14:paraId="0C346C8C" w14:textId="77777777" w:rsidR="00B31899" w:rsidRDefault="00B31899"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58">
    <w:p w14:paraId="5234FC2B" w14:textId="0EBBDCE3" w:rsidR="00B31899" w:rsidRDefault="00B31899" w:rsidP="00C544D6">
      <w:pPr>
        <w:pStyle w:val="footnote"/>
      </w:pPr>
      <w:r>
        <w:rPr>
          <w:rStyle w:val="FootnoteReference"/>
        </w:rPr>
        <w:footnoteRef/>
      </w:r>
      <w:r>
        <w:t xml:space="preserve"> Cf. Titus 2:14.</w:t>
      </w:r>
    </w:p>
  </w:footnote>
  <w:footnote w:id="759">
    <w:p w14:paraId="55BAD822" w14:textId="77777777" w:rsidR="00B31899" w:rsidRDefault="00B31899" w:rsidP="00C544D6">
      <w:pPr>
        <w:pStyle w:val="footnote"/>
      </w:pPr>
      <w:r>
        <w:rPr>
          <w:rStyle w:val="FootnoteReference"/>
        </w:rPr>
        <w:footnoteRef/>
      </w:r>
      <w:r>
        <w:t xml:space="preserve"> Prov. 29:1; 2 Kings 17:14; Neh. 9:16; Dt. 9:6.</w:t>
      </w:r>
    </w:p>
  </w:footnote>
  <w:footnote w:id="760">
    <w:p w14:paraId="4E2F71A4" w14:textId="2CCCE707" w:rsidR="00B31899" w:rsidRDefault="00B31899" w:rsidP="00C0758B">
      <w:pPr>
        <w:pStyle w:val="footnote"/>
      </w:pPr>
      <w:r>
        <w:rPr>
          <w:rStyle w:val="FootnoteReference"/>
        </w:rPr>
        <w:footnoteRef/>
      </w:r>
      <w:r>
        <w:t xml:space="preserve"> [JS] literally “the tabernacle of my house”</w:t>
      </w:r>
    </w:p>
  </w:footnote>
  <w:footnote w:id="761">
    <w:p w14:paraId="7C027A5F" w14:textId="25B43E29" w:rsidR="00B31899" w:rsidRDefault="00B31899"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62">
    <w:p w14:paraId="061D8F8B" w14:textId="29FA4A55" w:rsidR="00B31899" w:rsidRDefault="00B31899" w:rsidP="00C544D6">
      <w:pPr>
        <w:pStyle w:val="footnote"/>
      </w:pPr>
      <w:r>
        <w:rPr>
          <w:rStyle w:val="FootnoteReference"/>
        </w:rPr>
        <w:footnoteRef/>
      </w:r>
      <w:r>
        <w:t xml:space="preserve"> Cf. 1 Kings 6:21 (1 Sam. 6:21).</w:t>
      </w:r>
    </w:p>
  </w:footnote>
  <w:footnote w:id="763">
    <w:p w14:paraId="7A5052C0" w14:textId="161D9B7D" w:rsidR="00B31899" w:rsidRDefault="00B31899" w:rsidP="00023B09">
      <w:pPr>
        <w:pStyle w:val="footnote"/>
      </w:pPr>
      <w:r>
        <w:rPr>
          <w:rStyle w:val="FootnoteReference"/>
        </w:rPr>
        <w:footnoteRef/>
      </w:r>
      <w:r>
        <w:t xml:space="preserve"> [JS] “do obeisance”, i.e. literally “bow down”</w:t>
      </w:r>
    </w:p>
  </w:footnote>
  <w:footnote w:id="764">
    <w:p w14:paraId="7B1B3D1C" w14:textId="1A224FFE" w:rsidR="00B31899" w:rsidRDefault="00B31899" w:rsidP="00023B09">
      <w:pPr>
        <w:pStyle w:val="footnote"/>
      </w:pPr>
      <w:r>
        <w:rPr>
          <w:rStyle w:val="FootnoteReference"/>
        </w:rPr>
        <w:footnoteRef/>
      </w:r>
      <w:r>
        <w:t xml:space="preserve"> [JS] Fr. Lazarus has “resting-place”</w:t>
      </w:r>
    </w:p>
  </w:footnote>
  <w:footnote w:id="765">
    <w:p w14:paraId="57742C2B" w14:textId="024D8554" w:rsidR="00B31899" w:rsidRDefault="00B31899" w:rsidP="00023B09">
      <w:pPr>
        <w:pStyle w:val="footnote"/>
      </w:pPr>
      <w:r>
        <w:rPr>
          <w:rStyle w:val="FootnoteReference"/>
        </w:rPr>
        <w:footnoteRef/>
      </w:r>
      <w:r>
        <w:t xml:space="preserve"> [JS] or “the ark of Your holiness”</w:t>
      </w:r>
    </w:p>
  </w:footnote>
  <w:footnote w:id="766">
    <w:p w14:paraId="371872E1" w14:textId="77777777" w:rsidR="00B31899" w:rsidRDefault="00B31899" w:rsidP="00C544D6">
      <w:pPr>
        <w:pStyle w:val="footnote"/>
      </w:pPr>
      <w:r>
        <w:rPr>
          <w:rStyle w:val="FootnoteReference"/>
        </w:rPr>
        <w:footnoteRef/>
      </w:r>
      <w:r>
        <w:t xml:space="preserve"> Ps. 131:8-10 = 2 Chron. 6:41-42.</w:t>
      </w:r>
    </w:p>
  </w:footnote>
  <w:footnote w:id="767">
    <w:p w14:paraId="3FFC0219" w14:textId="77777777" w:rsidR="00B31899" w:rsidRDefault="00B31899" w:rsidP="00C544D6">
      <w:pPr>
        <w:pStyle w:val="footnote"/>
      </w:pPr>
      <w:r>
        <w:rPr>
          <w:rStyle w:val="FootnoteReference"/>
        </w:rPr>
        <w:footnoteRef/>
      </w:r>
      <w:r>
        <w:t xml:space="preserve"> I Chron. 17:11-14; Acts 2:30-33.</w:t>
      </w:r>
    </w:p>
  </w:footnote>
  <w:footnote w:id="768">
    <w:p w14:paraId="750994E1" w14:textId="39B5FB55" w:rsidR="00B31899" w:rsidRDefault="00B31899" w:rsidP="00631963">
      <w:pPr>
        <w:pStyle w:val="footnote"/>
      </w:pPr>
      <w:r>
        <w:rPr>
          <w:rStyle w:val="FootnoteReference"/>
        </w:rPr>
        <w:footnoteRef/>
      </w:r>
      <w:r>
        <w:t xml:space="preserve"> [JS] Coptic has “widow”.</w:t>
      </w:r>
    </w:p>
  </w:footnote>
  <w:footnote w:id="769">
    <w:p w14:paraId="20533A22" w14:textId="760F6E73" w:rsidR="00B31899" w:rsidRDefault="00B31899" w:rsidP="00631963">
      <w:pPr>
        <w:pStyle w:val="footnote"/>
      </w:pPr>
      <w:r>
        <w:rPr>
          <w:rStyle w:val="FootnoteReference"/>
        </w:rPr>
        <w:footnoteRef/>
      </w:r>
      <w:r>
        <w:t xml:space="preserve"> [JS] or “rejoice with rejoicing”</w:t>
      </w:r>
    </w:p>
  </w:footnote>
  <w:footnote w:id="770">
    <w:p w14:paraId="41E94330" w14:textId="77777777" w:rsidR="00B31899" w:rsidRDefault="00B31899" w:rsidP="00C544D6">
      <w:pPr>
        <w:pStyle w:val="footnote"/>
      </w:pPr>
      <w:r>
        <w:rPr>
          <w:rStyle w:val="FootnoteReference"/>
        </w:rPr>
        <w:footnoteRef/>
      </w:r>
      <w:r>
        <w:t xml:space="preserve"> stock: </w:t>
      </w:r>
      <w:r w:rsidRPr="00783CA0">
        <w:rPr>
          <w:i/>
        </w:rPr>
        <w:t>lit</w:t>
      </w:r>
      <w:r>
        <w:t>. horn.</w:t>
      </w:r>
    </w:p>
  </w:footnote>
  <w:footnote w:id="771">
    <w:p w14:paraId="2CC35491" w14:textId="77777777" w:rsidR="00B31899" w:rsidRDefault="00B31899"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72">
    <w:p w14:paraId="5C900721" w14:textId="77777777" w:rsidR="00B31899" w:rsidRDefault="00B31899"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73">
    <w:p w14:paraId="1C6E6FA2" w14:textId="77777777" w:rsidR="00B31899" w:rsidRDefault="00B31899"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74">
    <w:p w14:paraId="53BD49E1" w14:textId="53C59812" w:rsidR="00B31899" w:rsidRDefault="00B31899"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75">
    <w:p w14:paraId="6C27778C" w14:textId="276CBE19" w:rsidR="00B31899" w:rsidRDefault="00B31899" w:rsidP="008B199B">
      <w:pPr>
        <w:pStyle w:val="footnote"/>
      </w:pPr>
      <w:r>
        <w:rPr>
          <w:rStyle w:val="FootnoteReference"/>
        </w:rPr>
        <w:footnoteRef/>
      </w:r>
      <w:r>
        <w:t xml:space="preserve"> [JS] literally, “slaves”</w:t>
      </w:r>
    </w:p>
  </w:footnote>
  <w:footnote w:id="776">
    <w:p w14:paraId="1FC82724" w14:textId="77777777" w:rsidR="00B31899" w:rsidRDefault="00B31899" w:rsidP="00C544D6">
      <w:pPr>
        <w:pStyle w:val="footnote"/>
      </w:pPr>
      <w:r>
        <w:rPr>
          <w:rStyle w:val="FootnoteReference"/>
        </w:rPr>
        <w:footnoteRef/>
      </w:r>
      <w:r>
        <w:t xml:space="preserve"> The kingdoms of this world have become the kingdoms of our Lord and of His Christ’ (Rev. 11:15).</w:t>
      </w:r>
    </w:p>
  </w:footnote>
  <w:footnote w:id="777">
    <w:p w14:paraId="5C9240DB" w14:textId="77777777" w:rsidR="00B31899" w:rsidRDefault="00B31899" w:rsidP="00C544D6">
      <w:pPr>
        <w:pStyle w:val="footnote"/>
      </w:pPr>
      <w:r>
        <w:rPr>
          <w:rStyle w:val="FootnoteReference"/>
        </w:rPr>
        <w:footnoteRef/>
      </w:r>
      <w:r>
        <w:t xml:space="preserve"> Deut. 32:36.</w:t>
      </w:r>
    </w:p>
  </w:footnote>
  <w:footnote w:id="778">
    <w:p w14:paraId="6CA454B0" w14:textId="699660A9" w:rsidR="00B31899" w:rsidRDefault="00B31899" w:rsidP="009F1DA0">
      <w:pPr>
        <w:pStyle w:val="footnote"/>
      </w:pPr>
      <w:r>
        <w:rPr>
          <w:rStyle w:val="FootnoteReference"/>
        </w:rPr>
        <w:footnoteRef/>
      </w:r>
      <w:r>
        <w:t xml:space="preserve"> [JS] [] lacking in all but OSB</w:t>
      </w:r>
    </w:p>
  </w:footnote>
  <w:footnote w:id="779">
    <w:p w14:paraId="71CEF4E9" w14:textId="77777777" w:rsidR="00B31899" w:rsidRDefault="00B31899"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80">
    <w:p w14:paraId="6639BD0B" w14:textId="45AA87DA" w:rsidR="00B31899" w:rsidRDefault="00B31899"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81">
    <w:p w14:paraId="2B96894E" w14:textId="6C468A01" w:rsidR="00B31899" w:rsidRDefault="00B31899" w:rsidP="00C544D6">
      <w:pPr>
        <w:pStyle w:val="footnote"/>
      </w:pPr>
      <w:r>
        <w:rPr>
          <w:rStyle w:val="FootnoteReference"/>
        </w:rPr>
        <w:footnoteRef/>
      </w:r>
      <w:r>
        <w:t xml:space="preserve"> mercy: </w:t>
      </w:r>
      <w:r w:rsidRPr="007F3CE8">
        <w:rPr>
          <w:i/>
        </w:rPr>
        <w:t>or</w:t>
      </w:r>
      <w:r>
        <w:t xml:space="preserve"> love. Cf. Lk. 10:37.</w:t>
      </w:r>
    </w:p>
  </w:footnote>
  <w:footnote w:id="782">
    <w:p w14:paraId="08E6A124" w14:textId="11CACB93" w:rsidR="00B31899" w:rsidRDefault="00B31899"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83">
    <w:p w14:paraId="39412F7E" w14:textId="1E04020D" w:rsidR="00B31899" w:rsidRDefault="00B31899" w:rsidP="00AE1E0F">
      <w:pPr>
        <w:pStyle w:val="footnote"/>
      </w:pPr>
      <w:r>
        <w:rPr>
          <w:rStyle w:val="FootnoteReference"/>
        </w:rPr>
        <w:footnoteRef/>
      </w:r>
      <w:r>
        <w:t xml:space="preserve"> [JS] or “and shook of Pharaoh and his army into the Red sea,”</w:t>
      </w:r>
    </w:p>
  </w:footnote>
  <w:footnote w:id="784">
    <w:p w14:paraId="0B96BC12" w14:textId="30893C5B" w:rsidR="00B31899" w:rsidRDefault="00B31899" w:rsidP="00AE1E0F">
      <w:pPr>
        <w:pStyle w:val="footnote"/>
      </w:pPr>
      <w:r>
        <w:rPr>
          <w:rStyle w:val="FootnoteReference"/>
        </w:rPr>
        <w:footnoteRef/>
      </w:r>
      <w:r>
        <w:t xml:space="preserve"> [JS] or “slew”</w:t>
      </w:r>
    </w:p>
  </w:footnote>
  <w:footnote w:id="785">
    <w:p w14:paraId="0DA78EFF" w14:textId="6EE98942" w:rsidR="00B31899" w:rsidRDefault="00B31899" w:rsidP="00AE1E0F">
      <w:pPr>
        <w:pStyle w:val="footnote"/>
      </w:pPr>
      <w:r>
        <w:rPr>
          <w:rStyle w:val="FootnoteReference"/>
        </w:rPr>
        <w:footnoteRef/>
      </w:r>
      <w:r>
        <w:t xml:space="preserve"> [JS] [] lacking in all but the Copitc. This verse and 16b lacking in most translations.</w:t>
      </w:r>
    </w:p>
  </w:footnote>
  <w:footnote w:id="786">
    <w:p w14:paraId="491E3626" w14:textId="77777777" w:rsidR="00B31899" w:rsidRDefault="00B31899"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87">
    <w:p w14:paraId="27102E37" w14:textId="01E87A4E" w:rsidR="00B31899" w:rsidRDefault="00B31899" w:rsidP="00C544D6">
      <w:pPr>
        <w:pStyle w:val="footnote"/>
      </w:pPr>
      <w:r>
        <w:rPr>
          <w:rStyle w:val="FootnoteReference"/>
        </w:rPr>
        <w:footnoteRef/>
      </w:r>
      <w:r>
        <w:t xml:space="preserve"> See previous footnote.</w:t>
      </w:r>
    </w:p>
  </w:footnote>
  <w:footnote w:id="788">
    <w:p w14:paraId="32C9C8BA" w14:textId="1283C1AE" w:rsidR="00B31899" w:rsidRDefault="00B31899"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89">
    <w:p w14:paraId="1CAEC73A" w14:textId="2CFEA53A" w:rsidR="00B31899" w:rsidRDefault="00B31899" w:rsidP="00AC3281">
      <w:pPr>
        <w:pStyle w:val="footnote"/>
      </w:pPr>
      <w:r>
        <w:rPr>
          <w:rStyle w:val="FootnoteReference"/>
        </w:rPr>
        <w:footnoteRef/>
      </w:r>
      <w:r>
        <w:t xml:space="preserve"> [JS] or “thank”, or “thankfully confess with praise”</w:t>
      </w:r>
    </w:p>
  </w:footnote>
  <w:footnote w:id="790">
    <w:p w14:paraId="02264BC2" w14:textId="77777777" w:rsidR="00B31899" w:rsidRDefault="00B31899"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91">
    <w:p w14:paraId="474A88D1" w14:textId="00155028" w:rsidR="00B31899" w:rsidRDefault="00B31899" w:rsidP="00AC3281">
      <w:pPr>
        <w:pStyle w:val="footnote"/>
      </w:pPr>
      <w:r>
        <w:rPr>
          <w:rStyle w:val="FootnoteReference"/>
        </w:rPr>
        <w:footnoteRef/>
      </w:r>
      <w:r>
        <w:t xml:space="preserve"> [JS] “do obeisance”, elsewhere rendered “worship’, but referring to the physical act.</w:t>
      </w:r>
    </w:p>
  </w:footnote>
  <w:footnote w:id="792">
    <w:p w14:paraId="1B1D5002" w14:textId="29B07E11" w:rsidR="00B31899" w:rsidRDefault="00B31899" w:rsidP="00C1761F">
      <w:pPr>
        <w:pStyle w:val="footnote"/>
      </w:pPr>
      <w:r>
        <w:rPr>
          <w:rStyle w:val="FootnoteReference"/>
        </w:rPr>
        <w:footnoteRef/>
      </w:r>
      <w:r>
        <w:t xml:space="preserve"> [JS] or “give thanks to,” or “prase,” or “thankfully confess Your Name with praise”</w:t>
      </w:r>
    </w:p>
  </w:footnote>
  <w:footnote w:id="793">
    <w:p w14:paraId="12351032" w14:textId="637DDCD6" w:rsidR="00B31899" w:rsidRDefault="00B31899"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94">
    <w:p w14:paraId="00F8589A" w14:textId="3079BAC3" w:rsidR="00B31899" w:rsidRDefault="00B31899" w:rsidP="00C1761F">
      <w:pPr>
        <w:pStyle w:val="footnote"/>
      </w:pPr>
      <w:r>
        <w:rPr>
          <w:rStyle w:val="FootnoteReference"/>
        </w:rPr>
        <w:footnoteRef/>
      </w:r>
      <w:r>
        <w:t xml:space="preserve"> [JS] or “acknowledge,” or “give thanks to,” or “thankfully confess with praise”</w:t>
      </w:r>
    </w:p>
  </w:footnote>
  <w:footnote w:id="795">
    <w:p w14:paraId="18BB02EB" w14:textId="33FE7177" w:rsidR="00B31899" w:rsidRDefault="00B31899"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96">
    <w:p w14:paraId="333B0F0E" w14:textId="4D89FC4A" w:rsidR="00B31899" w:rsidRDefault="00B31899" w:rsidP="00FF6795">
      <w:pPr>
        <w:pStyle w:val="footnote"/>
      </w:pPr>
      <w:r>
        <w:rPr>
          <w:rStyle w:val="FootnoteReference"/>
        </w:rPr>
        <w:footnoteRef/>
      </w:r>
      <w:r>
        <w:t xml:space="preserve"> [JS] literally “those who are exalted” or “the high things”</w:t>
      </w:r>
    </w:p>
  </w:footnote>
  <w:footnote w:id="797">
    <w:p w14:paraId="596BB70E" w14:textId="27F87B4A" w:rsidR="00B31899" w:rsidRDefault="00B31899" w:rsidP="00C544D6">
      <w:pPr>
        <w:pStyle w:val="footnote"/>
      </w:pPr>
      <w:r>
        <w:rPr>
          <w:rStyle w:val="FootnoteReference"/>
        </w:rPr>
        <w:footnoteRef/>
      </w:r>
      <w:r>
        <w:t xml:space="preserve"> The Spirit of the Lord fills the world (Wisdom 1:7). [JS] presence: literally “face”</w:t>
      </w:r>
    </w:p>
  </w:footnote>
  <w:footnote w:id="798">
    <w:p w14:paraId="7AB3BB43" w14:textId="5D02016E" w:rsidR="00B31899" w:rsidRDefault="00B31899" w:rsidP="00485563">
      <w:pPr>
        <w:pStyle w:val="footnote"/>
      </w:pPr>
      <w:r>
        <w:rPr>
          <w:rStyle w:val="FootnoteReference"/>
        </w:rPr>
        <w:footnoteRef/>
      </w:r>
      <w:r>
        <w:t xml:space="preserve"> [JS] or “possess”</w:t>
      </w:r>
    </w:p>
  </w:footnote>
  <w:footnote w:id="799">
    <w:p w14:paraId="145A6B15" w14:textId="77777777" w:rsidR="00B31899" w:rsidRDefault="00B31899" w:rsidP="00C544D6">
      <w:pPr>
        <w:pStyle w:val="footnote"/>
      </w:pPr>
      <w:r>
        <w:rPr>
          <w:rStyle w:val="FootnoteReference"/>
        </w:rPr>
        <w:footnoteRef/>
      </w:r>
      <w:r>
        <w:t xml:space="preserve"> heart: </w:t>
      </w:r>
      <w:r w:rsidRPr="007F3CE8">
        <w:rPr>
          <w:i/>
        </w:rPr>
        <w:t>lit</w:t>
      </w:r>
      <w:r>
        <w:t>. kidneys (seat of the affections in Hebrew thought).</w:t>
      </w:r>
    </w:p>
  </w:footnote>
  <w:footnote w:id="800">
    <w:p w14:paraId="5EA66D53" w14:textId="1C1D5AB6" w:rsidR="00B31899" w:rsidRDefault="00B31899" w:rsidP="00485563">
      <w:pPr>
        <w:pStyle w:val="footnote"/>
      </w:pPr>
      <w:r>
        <w:rPr>
          <w:rStyle w:val="FootnoteReference"/>
        </w:rPr>
        <w:footnoteRef/>
      </w:r>
      <w:r>
        <w:t xml:space="preserve"> [JS] or “give thanks,” or “thankfully confess You with praise”</w:t>
      </w:r>
    </w:p>
  </w:footnote>
  <w:footnote w:id="801">
    <w:p w14:paraId="4E73646F" w14:textId="549C13C9" w:rsidR="00B31899" w:rsidRDefault="00B31899" w:rsidP="00EB72A3">
      <w:pPr>
        <w:pStyle w:val="footnote"/>
      </w:pPr>
      <w:r>
        <w:rPr>
          <w:rStyle w:val="FootnoteReference"/>
        </w:rPr>
        <w:footnoteRef/>
      </w:r>
      <w:r>
        <w:t xml:space="preserve"> [JS] or “and do I not waste away because of my enemies?”</w:t>
      </w:r>
    </w:p>
  </w:footnote>
  <w:footnote w:id="802">
    <w:p w14:paraId="4CC16564" w14:textId="262FCF3B" w:rsidR="00B31899" w:rsidRDefault="00B31899" w:rsidP="00814FC4">
      <w:pPr>
        <w:pStyle w:val="footnote"/>
      </w:pPr>
      <w:r>
        <w:rPr>
          <w:rStyle w:val="FootnoteReference"/>
        </w:rPr>
        <w:footnoteRef/>
      </w:r>
      <w:r>
        <w:t xml:space="preserve"> [JS] or “way of iniquity”</w:t>
      </w:r>
    </w:p>
  </w:footnote>
  <w:footnote w:id="803">
    <w:p w14:paraId="6BCAB3AE" w14:textId="77777777" w:rsidR="00B31899" w:rsidRDefault="00B31899" w:rsidP="00C544D6">
      <w:pPr>
        <w:pStyle w:val="footnote"/>
      </w:pPr>
      <w:r>
        <w:rPr>
          <w:rStyle w:val="FootnoteReference"/>
        </w:rPr>
        <w:footnoteRef/>
      </w:r>
      <w:r>
        <w:t xml:space="preserve"> ‘He gives songs in the night’ (Job. 35:10).</w:t>
      </w:r>
    </w:p>
  </w:footnote>
  <w:footnote w:id="804">
    <w:p w14:paraId="6FFB8AE3" w14:textId="30159915" w:rsidR="00B31899" w:rsidRDefault="00B31899" w:rsidP="00FF4A4F">
      <w:pPr>
        <w:pStyle w:val="footnote"/>
      </w:pPr>
      <w:r>
        <w:rPr>
          <w:rStyle w:val="FootnoteReference"/>
        </w:rPr>
        <w:footnoteRef/>
      </w:r>
      <w:r>
        <w:t xml:space="preserve"> Literally “voice”</w:t>
      </w:r>
    </w:p>
  </w:footnote>
  <w:footnote w:id="805">
    <w:p w14:paraId="1995E6B7" w14:textId="70D38F62" w:rsidR="00B31899" w:rsidRDefault="00B31899" w:rsidP="00EB72A3">
      <w:pPr>
        <w:pStyle w:val="footnote"/>
      </w:pPr>
      <w:r>
        <w:rPr>
          <w:rStyle w:val="FootnoteReference"/>
        </w:rPr>
        <w:footnoteRef/>
      </w:r>
      <w:r>
        <w:t xml:space="preserve"> [JS] or “praise,” or “give thanks to,” or “thankfully confess with praise”</w:t>
      </w:r>
    </w:p>
  </w:footnote>
  <w:footnote w:id="806">
    <w:p w14:paraId="7EBC0985" w14:textId="77777777" w:rsidR="00B31899" w:rsidRDefault="00B31899" w:rsidP="00784373">
      <w:pPr>
        <w:pStyle w:val="footnote"/>
      </w:pPr>
      <w:r>
        <w:rPr>
          <w:rStyle w:val="FootnoteReference"/>
        </w:rPr>
        <w:footnoteRef/>
      </w:r>
      <w:r>
        <w:t xml:space="preserve"> [JS] or “Hades”.</w:t>
      </w:r>
    </w:p>
  </w:footnote>
  <w:footnote w:id="807">
    <w:p w14:paraId="5A5C1D1C" w14:textId="586EEB89" w:rsidR="00B31899" w:rsidRDefault="00B31899"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08">
    <w:p w14:paraId="1AD5A19A" w14:textId="77777777" w:rsidR="00B31899" w:rsidRDefault="00B31899" w:rsidP="00C544D6">
      <w:pPr>
        <w:pStyle w:val="footnote"/>
      </w:pPr>
      <w:r>
        <w:rPr>
          <w:rStyle w:val="FootnoteReference"/>
        </w:rPr>
        <w:footnoteRef/>
      </w:r>
      <w:r>
        <w:t xml:space="preserve"> this way: the confession of Christ (2 Tim. 3:12).</w:t>
      </w:r>
    </w:p>
  </w:footnote>
  <w:footnote w:id="809">
    <w:p w14:paraId="1B4DA4D8" w14:textId="4D3CDF72" w:rsidR="00B31899" w:rsidRDefault="00B31899" w:rsidP="00EB72A3">
      <w:pPr>
        <w:pStyle w:val="footnote"/>
      </w:pPr>
      <w:r>
        <w:rPr>
          <w:rStyle w:val="FootnoteReference"/>
        </w:rPr>
        <w:footnoteRef/>
      </w:r>
      <w:r>
        <w:t xml:space="preserve"> [JS] or “praise” or “thive thanks to,” or “thankfully confess with praise”</w:t>
      </w:r>
    </w:p>
  </w:footnote>
  <w:footnote w:id="810">
    <w:p w14:paraId="10A5500A" w14:textId="77777777" w:rsidR="00B31899" w:rsidRDefault="00B31899" w:rsidP="00C544D6">
      <w:pPr>
        <w:pStyle w:val="footnote"/>
      </w:pPr>
      <w:r>
        <w:rPr>
          <w:rStyle w:val="FootnoteReference"/>
        </w:rPr>
        <w:footnoteRef/>
      </w:r>
      <w:r>
        <w:t xml:space="preserve"> These two lines are identical with Lamentations 3:6.</w:t>
      </w:r>
    </w:p>
  </w:footnote>
  <w:footnote w:id="811">
    <w:p w14:paraId="30FC40DD" w14:textId="11119DF6" w:rsidR="00B31899" w:rsidRDefault="00B31899" w:rsidP="00C544D6">
      <w:pPr>
        <w:pStyle w:val="footnote"/>
      </w:pPr>
      <w:r>
        <w:rPr>
          <w:rStyle w:val="FootnoteReference"/>
        </w:rPr>
        <w:footnoteRef/>
      </w:r>
      <w:r>
        <w:t xml:space="preserve"> Cf. Rev. 10:5; Ezek. 20:23,28,42; Deut. 32:14.</w:t>
      </w:r>
    </w:p>
  </w:footnote>
  <w:footnote w:id="812">
    <w:p w14:paraId="58511EB9" w14:textId="77777777" w:rsidR="00B31899" w:rsidRDefault="00B31899"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13">
    <w:p w14:paraId="3B148124" w14:textId="77777777" w:rsidR="00B31899" w:rsidRDefault="00B31899"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14">
    <w:p w14:paraId="1CAB0511" w14:textId="43E4190B" w:rsidR="00B31899" w:rsidRDefault="00B31899" w:rsidP="00C544D6">
      <w:pPr>
        <w:pStyle w:val="footnote"/>
      </w:pPr>
      <w:r>
        <w:rPr>
          <w:rStyle w:val="FootnoteReference"/>
        </w:rPr>
        <w:footnoteRef/>
      </w:r>
      <w:r>
        <w:t xml:space="preserve"> Cf. ‘If I am lifted up from the earth, I will draw all men to Me’ (Jn. 12:32). See also Psalm 45:11 and the note there.</w:t>
      </w:r>
    </w:p>
  </w:footnote>
  <w:footnote w:id="815">
    <w:p w14:paraId="13B01E95" w14:textId="737A6D70" w:rsidR="00B31899" w:rsidRDefault="00B31899" w:rsidP="00F53108">
      <w:pPr>
        <w:pStyle w:val="footnote"/>
      </w:pPr>
      <w:r>
        <w:rPr>
          <w:rStyle w:val="FootnoteReference"/>
        </w:rPr>
        <w:footnoteRef/>
      </w:r>
      <w:r>
        <w:t xml:space="preserve"> [JS] or “gush forth”, “overflow”</w:t>
      </w:r>
    </w:p>
  </w:footnote>
  <w:footnote w:id="816">
    <w:p w14:paraId="291B5302" w14:textId="22414254" w:rsidR="00B31899" w:rsidRDefault="00B31899" w:rsidP="00F53108">
      <w:pPr>
        <w:pStyle w:val="footnote"/>
      </w:pPr>
      <w:r>
        <w:rPr>
          <w:rStyle w:val="FootnoteReference"/>
        </w:rPr>
        <w:footnoteRef/>
      </w:r>
      <w:r>
        <w:t xml:space="preserve"> [JS] or “thankfully confess You with praise”, or “praise”, or “give thanks to”</w:t>
      </w:r>
    </w:p>
  </w:footnote>
  <w:footnote w:id="817">
    <w:p w14:paraId="7FEF7BE1" w14:textId="0F451A05" w:rsidR="00B31899" w:rsidRDefault="00B31899" w:rsidP="008D3680">
      <w:pPr>
        <w:pStyle w:val="footnote"/>
      </w:pPr>
      <w:r>
        <w:rPr>
          <w:rStyle w:val="FootnoteReference"/>
        </w:rPr>
        <w:footnoteRef/>
      </w:r>
      <w:r>
        <w:t xml:space="preserve"> [JS] literally “holy ones”</w:t>
      </w:r>
    </w:p>
  </w:footnote>
  <w:footnote w:id="818">
    <w:p w14:paraId="67EE1F7C" w14:textId="1AC854C4" w:rsidR="00B31899" w:rsidRDefault="00B31899"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19">
    <w:p w14:paraId="353ACEBC" w14:textId="59328CB4" w:rsidR="00B31899" w:rsidRDefault="00B31899" w:rsidP="00C544D6">
      <w:pPr>
        <w:pStyle w:val="footnote"/>
      </w:pPr>
      <w:r>
        <w:rPr>
          <w:rStyle w:val="FootnoteReference"/>
        </w:rPr>
        <w:footnoteRef/>
      </w:r>
      <w:r>
        <w:t xml:space="preserve"> Cf. Ps. 145:2 with Ps. 103:33. Only verbs differ.</w:t>
      </w:r>
    </w:p>
  </w:footnote>
  <w:footnote w:id="820">
    <w:p w14:paraId="35C0C4DD" w14:textId="71AC6682" w:rsidR="00B31899" w:rsidRDefault="00B31899" w:rsidP="007F50FD">
      <w:pPr>
        <w:pStyle w:val="footnote"/>
      </w:pPr>
      <w:r>
        <w:rPr>
          <w:rStyle w:val="FootnoteReference"/>
        </w:rPr>
        <w:footnoteRef/>
      </w:r>
      <w:r>
        <w:t xml:space="preserve"> [JS] or “spirit”</w:t>
      </w:r>
    </w:p>
  </w:footnote>
  <w:footnote w:id="821">
    <w:p w14:paraId="23EB32F2" w14:textId="235BD424" w:rsidR="00B31899" w:rsidRDefault="00B31899" w:rsidP="007F50FD">
      <w:pPr>
        <w:pStyle w:val="footnote"/>
      </w:pPr>
      <w:r>
        <w:rPr>
          <w:rStyle w:val="FootnoteReference"/>
        </w:rPr>
        <w:footnoteRef/>
      </w:r>
      <w:r>
        <w:t xml:space="preserve"> [JS] thoughts, or designs, plans, projects</w:t>
      </w:r>
    </w:p>
  </w:footnote>
  <w:footnote w:id="822">
    <w:p w14:paraId="1E480973" w14:textId="3F051D55" w:rsidR="00B31899" w:rsidRDefault="00B31899" w:rsidP="007F50FD">
      <w:pPr>
        <w:pStyle w:val="footnote"/>
      </w:pPr>
      <w:r>
        <w:rPr>
          <w:rStyle w:val="FootnoteReference"/>
        </w:rPr>
        <w:footnoteRef/>
      </w:r>
      <w:r>
        <w:t xml:space="preserve"> [JS] or “guards”</w:t>
      </w:r>
    </w:p>
  </w:footnote>
  <w:footnote w:id="823">
    <w:p w14:paraId="6A1BF79E" w14:textId="2C42AEE5" w:rsidR="00B31899" w:rsidRDefault="00B31899" w:rsidP="007F50FD">
      <w:pPr>
        <w:pStyle w:val="footnote"/>
      </w:pPr>
      <w:r>
        <w:rPr>
          <w:rStyle w:val="FootnoteReference"/>
        </w:rPr>
        <w:footnoteRef/>
      </w:r>
      <w:r>
        <w:t xml:space="preserve"> [JS] or “frees the prisoners”</w:t>
      </w:r>
    </w:p>
  </w:footnote>
  <w:footnote w:id="824">
    <w:p w14:paraId="5D5111FF" w14:textId="66B6F812" w:rsidR="00B31899" w:rsidRDefault="00B31899" w:rsidP="007F50FD">
      <w:pPr>
        <w:pStyle w:val="footnote"/>
      </w:pPr>
      <w:r>
        <w:rPr>
          <w:rStyle w:val="FootnoteReference"/>
        </w:rPr>
        <w:footnoteRef/>
      </w:r>
      <w:r>
        <w:t xml:space="preserve"> [JS] or “bent”</w:t>
      </w:r>
    </w:p>
  </w:footnote>
  <w:footnote w:id="825">
    <w:p w14:paraId="4090A924" w14:textId="68E30641" w:rsidR="00B31899" w:rsidRDefault="00B31899" w:rsidP="007F50FD">
      <w:pPr>
        <w:pStyle w:val="footnote"/>
      </w:pPr>
      <w:r>
        <w:rPr>
          <w:rStyle w:val="FootnoteReference"/>
        </w:rPr>
        <w:footnoteRef/>
      </w:r>
      <w:r>
        <w:t xml:space="preserve"> [JS] or “skill”</w:t>
      </w:r>
    </w:p>
  </w:footnote>
  <w:footnote w:id="826">
    <w:p w14:paraId="6F819BD3" w14:textId="78976808" w:rsidR="00B31899" w:rsidRDefault="00B31899" w:rsidP="007F50FD">
      <w:pPr>
        <w:pStyle w:val="footnote"/>
      </w:pPr>
      <w:r>
        <w:rPr>
          <w:rStyle w:val="FootnoteReference"/>
        </w:rPr>
        <w:footnoteRef/>
      </w:r>
      <w:r>
        <w:t xml:space="preserve"> [JS] or “foreigners”</w:t>
      </w:r>
    </w:p>
  </w:footnote>
  <w:footnote w:id="827">
    <w:p w14:paraId="78560DE2" w14:textId="6759CA05" w:rsidR="00B31899" w:rsidRDefault="00B31899" w:rsidP="007F50FD">
      <w:pPr>
        <w:pStyle w:val="footnote"/>
      </w:pPr>
      <w:r>
        <w:rPr>
          <w:rStyle w:val="FootnoteReference"/>
        </w:rPr>
        <w:footnoteRef/>
      </w:r>
      <w:r>
        <w:t xml:space="preserve"> [JS] or a psalm, or a melody</w:t>
      </w:r>
    </w:p>
  </w:footnote>
  <w:footnote w:id="828">
    <w:p w14:paraId="2C19D159" w14:textId="3C9E27D5" w:rsidR="00B31899" w:rsidRDefault="00B31899" w:rsidP="00F258B1">
      <w:pPr>
        <w:pStyle w:val="footnote"/>
      </w:pPr>
      <w:r>
        <w:rPr>
          <w:rStyle w:val="FootnoteReference"/>
        </w:rPr>
        <w:footnoteRef/>
      </w:r>
      <w:r>
        <w:t xml:space="preserve"> </w:t>
      </w:r>
      <w:r w:rsidRPr="00D813A7">
        <w:rPr>
          <w:i/>
        </w:rPr>
        <w:t>Lit</w:t>
      </w:r>
      <w:r>
        <w:t>. ‘dispersions’. Cf. Mt. 24:31.</w:t>
      </w:r>
    </w:p>
  </w:footnote>
  <w:footnote w:id="829">
    <w:p w14:paraId="7AC7AD8B" w14:textId="5BFFD4CA" w:rsidR="00B31899" w:rsidRDefault="00B31899"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30">
    <w:p w14:paraId="1F0F4402" w14:textId="056F6B42" w:rsidR="00B31899" w:rsidRDefault="00B31899" w:rsidP="00CD1E61">
      <w:pPr>
        <w:pStyle w:val="footnote"/>
      </w:pPr>
      <w:r>
        <w:rPr>
          <w:rStyle w:val="FootnoteReference"/>
        </w:rPr>
        <w:footnoteRef/>
      </w:r>
      <w:r>
        <w:t xml:space="preserve"> [JS] or word, or teaching</w:t>
      </w:r>
    </w:p>
  </w:footnote>
  <w:footnote w:id="831">
    <w:p w14:paraId="407F2DDB" w14:textId="624657B1" w:rsidR="00B31899" w:rsidRDefault="00B31899"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32">
    <w:p w14:paraId="35167DCD" w14:textId="373FC63F" w:rsidR="00B31899" w:rsidRDefault="00B31899" w:rsidP="00DE04F0">
      <w:pPr>
        <w:pStyle w:val="footnote"/>
      </w:pPr>
      <w:r>
        <w:rPr>
          <w:rStyle w:val="FootnoteReference"/>
        </w:rPr>
        <w:footnoteRef/>
      </w:r>
      <w:r>
        <w:t xml:space="preserve"> [JS] or “stormy wind”</w:t>
      </w:r>
    </w:p>
  </w:footnote>
  <w:footnote w:id="833">
    <w:p w14:paraId="596CA46F" w14:textId="3CE69ED5" w:rsidR="00B31899" w:rsidRDefault="00B31899" w:rsidP="00DE04F0">
      <w:pPr>
        <w:pStyle w:val="footnote"/>
      </w:pPr>
      <w:r>
        <w:rPr>
          <w:rStyle w:val="FootnoteReference"/>
        </w:rPr>
        <w:footnoteRef/>
      </w:r>
      <w:r>
        <w:t xml:space="preserve"> [JS] or “maidens,” or “unmarried women”</w:t>
      </w:r>
    </w:p>
  </w:footnote>
  <w:footnote w:id="834">
    <w:p w14:paraId="302477DE" w14:textId="111432A8" w:rsidR="00B31899" w:rsidRDefault="00B31899"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35">
    <w:p w14:paraId="33D71E70" w14:textId="2D5394E7" w:rsidR="00B31899" w:rsidRDefault="00B31899" w:rsidP="007039A0">
      <w:pPr>
        <w:pStyle w:val="footnote"/>
      </w:pPr>
      <w:r>
        <w:rPr>
          <w:rStyle w:val="FootnoteReference"/>
        </w:rPr>
        <w:footnoteRef/>
      </w:r>
      <w:r>
        <w:t xml:space="preserve"> [JS] literally, “And He will raise/exalt the horn of His people”</w:t>
      </w:r>
    </w:p>
  </w:footnote>
  <w:footnote w:id="836">
    <w:p w14:paraId="43AD805B" w14:textId="6DFE2128" w:rsidR="00B31899" w:rsidRDefault="00B31899" w:rsidP="007039A0">
      <w:pPr>
        <w:pStyle w:val="footnote"/>
      </w:pPr>
      <w:r>
        <w:rPr>
          <w:rStyle w:val="FootnoteReference"/>
        </w:rPr>
        <w:footnoteRef/>
      </w:r>
      <w:r>
        <w:t xml:space="preserve"> [JS] “assembly”</w:t>
      </w:r>
    </w:p>
  </w:footnote>
  <w:footnote w:id="837">
    <w:p w14:paraId="0C277B75" w14:textId="51E0F674" w:rsidR="00B31899" w:rsidRDefault="00B31899" w:rsidP="007039A0">
      <w:pPr>
        <w:pStyle w:val="footnote"/>
      </w:pPr>
      <w:r>
        <w:rPr>
          <w:rStyle w:val="FootnoteReference"/>
        </w:rPr>
        <w:footnoteRef/>
      </w:r>
      <w:r>
        <w:t xml:space="preserve"> [JS] Coptic has “in the chorus”</w:t>
      </w:r>
    </w:p>
  </w:footnote>
  <w:footnote w:id="838">
    <w:p w14:paraId="7329AB19" w14:textId="77777777" w:rsidR="00B31899" w:rsidRDefault="00B31899" w:rsidP="00F258B1">
      <w:pPr>
        <w:pStyle w:val="footnote"/>
      </w:pPr>
      <w:r>
        <w:rPr>
          <w:rStyle w:val="FootnoteReference"/>
        </w:rPr>
        <w:footnoteRef/>
      </w:r>
      <w:r>
        <w:t xml:space="preserve"> two-edged sword: praise which conquers Amalek (St. Chrysostom).</w:t>
      </w:r>
    </w:p>
  </w:footnote>
  <w:footnote w:id="839">
    <w:p w14:paraId="2095C32A" w14:textId="77777777" w:rsidR="00B31899" w:rsidRDefault="00B31899" w:rsidP="00F258B1">
      <w:pPr>
        <w:pStyle w:val="footnote"/>
      </w:pPr>
      <w:r>
        <w:rPr>
          <w:rStyle w:val="FootnoteReference"/>
        </w:rPr>
        <w:footnoteRef/>
      </w:r>
      <w:r>
        <w:t xml:space="preserve"> ‘Holiness of life is the mother of glory’ (St Theodoret).</w:t>
      </w:r>
    </w:p>
  </w:footnote>
  <w:footnote w:id="840">
    <w:p w14:paraId="4C5EFC08" w14:textId="6D588D58" w:rsidR="00B31899" w:rsidRDefault="00B31899" w:rsidP="00AE5C5A">
      <w:pPr>
        <w:pStyle w:val="footnote"/>
      </w:pPr>
      <w:r>
        <w:rPr>
          <w:rStyle w:val="FootnoteReference"/>
        </w:rPr>
        <w:footnoteRef/>
      </w:r>
      <w:r>
        <w:t xml:space="preserve"> [JS] variant reading, “harp and lyre”</w:t>
      </w:r>
    </w:p>
  </w:footnote>
  <w:footnote w:id="841">
    <w:p w14:paraId="34B39967" w14:textId="2F98E45D" w:rsidR="00B31899" w:rsidRDefault="00B31899" w:rsidP="00AE5C5A">
      <w:pPr>
        <w:pStyle w:val="footnote"/>
      </w:pPr>
      <w:r>
        <w:rPr>
          <w:rStyle w:val="FootnoteReference"/>
        </w:rPr>
        <w:footnoteRef/>
      </w:r>
      <w:r>
        <w:t xml:space="preserve"> [JS] Coptic has “chorus” in place of “dance”</w:t>
      </w:r>
    </w:p>
  </w:footnote>
  <w:footnote w:id="842">
    <w:p w14:paraId="3F01F63D" w14:textId="7FB71CE4" w:rsidR="00B31899" w:rsidRDefault="00B31899" w:rsidP="00FB1741">
      <w:pPr>
        <w:pStyle w:val="footnote"/>
      </w:pPr>
      <w:r>
        <w:rPr>
          <w:rStyle w:val="FootnoteReference"/>
        </w:rPr>
        <w:footnoteRef/>
      </w:r>
      <w:r>
        <w:t xml:space="preserve"> [JS] or “allophyle”, which means “foreigner”, but specificially in reference to Philistines.</w:t>
      </w:r>
    </w:p>
  </w:footnote>
  <w:footnote w:id="843">
    <w:p w14:paraId="234F96D1" w14:textId="322FE18B" w:rsidR="00B31899" w:rsidRDefault="00B31899" w:rsidP="00865C59">
      <w:pPr>
        <w:pStyle w:val="footnote"/>
      </w:pPr>
      <w:r>
        <w:rPr>
          <w:rStyle w:val="FootnoteReference"/>
        </w:rPr>
        <w:footnoteRef/>
      </w:r>
      <w:r>
        <w:t xml:space="preserve"> Or “Spirit”</w:t>
      </w:r>
    </w:p>
  </w:footnote>
  <w:footnote w:id="844">
    <w:p w14:paraId="296DD30B" w14:textId="77777777" w:rsidR="00B31899" w:rsidRDefault="00B31899"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45">
    <w:p w14:paraId="75462569" w14:textId="77777777" w:rsidR="00B31899" w:rsidRDefault="00B31899" w:rsidP="00344A59">
      <w:pPr>
        <w:pStyle w:val="footnote"/>
      </w:pPr>
      <w:r>
        <w:rPr>
          <w:rStyle w:val="FootnoteReference"/>
        </w:rPr>
        <w:footnoteRef/>
      </w:r>
      <w:r>
        <w:t xml:space="preserve"> The “alleluia” in each vs is inserted into each verse of the Psalm</w:t>
      </w:r>
    </w:p>
  </w:footnote>
  <w:footnote w:id="846">
    <w:p w14:paraId="1F1613E0" w14:textId="77777777" w:rsidR="00B31899" w:rsidRDefault="00B31899"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w:t>
      </w:r>
      <w:proofErr w:type="gramStart"/>
      <w:r>
        <w:t>Therefore</w:t>
      </w:r>
      <w:proofErr w:type="gramEnd"/>
      <w:r>
        <w:t xml:space="preserve"> we recommend singing “Confess the Lord,” or at least “praise the Lord”, and omitting the “to Him” in order to accommodate English grammar.</w:t>
      </w:r>
    </w:p>
  </w:footnote>
  <w:footnote w:id="847">
    <w:p w14:paraId="001DC1B4" w14:textId="77777777" w:rsidR="00B31899" w:rsidRDefault="00B31899" w:rsidP="00A7333E">
      <w:pPr>
        <w:pStyle w:val="footnote"/>
      </w:pPr>
      <w:r>
        <w:rPr>
          <w:rStyle w:val="FootnoteReference"/>
        </w:rPr>
        <w:footnoteRef/>
      </w:r>
      <w:r>
        <w:t xml:space="preserve"> Do obiesance</w:t>
      </w:r>
    </w:p>
  </w:footnote>
  <w:footnote w:id="848">
    <w:p w14:paraId="109CBDA9" w14:textId="77777777" w:rsidR="00B31899" w:rsidRDefault="00B31899" w:rsidP="00A7333E">
      <w:pPr>
        <w:pStyle w:val="footnote"/>
      </w:pPr>
      <w:r>
        <w:rPr>
          <w:rStyle w:val="FootnoteReference"/>
        </w:rPr>
        <w:footnoteRef/>
      </w:r>
      <w:r>
        <w:t xml:space="preserve"> Literally, “horn”</w:t>
      </w:r>
    </w:p>
  </w:footnote>
  <w:footnote w:id="849">
    <w:p w14:paraId="6824A765" w14:textId="77777777" w:rsidR="00B31899" w:rsidRDefault="00B31899" w:rsidP="00A7333E">
      <w:pPr>
        <w:pStyle w:val="footnote"/>
      </w:pPr>
      <w:r>
        <w:rPr>
          <w:rStyle w:val="FootnoteReference"/>
        </w:rPr>
        <w:footnoteRef/>
      </w:r>
      <w:r>
        <w:t xml:space="preserve"> Or, “ways”</w:t>
      </w:r>
    </w:p>
  </w:footnote>
  <w:footnote w:id="850">
    <w:p w14:paraId="6136C7AC" w14:textId="77777777" w:rsidR="00B31899" w:rsidRDefault="00B31899" w:rsidP="00A7333E">
      <w:pPr>
        <w:pStyle w:val="footnote"/>
      </w:pPr>
      <w:r>
        <w:rPr>
          <w:rStyle w:val="FootnoteReference"/>
        </w:rPr>
        <w:footnoteRef/>
      </w:r>
      <w:r>
        <w:t xml:space="preserve"> Literally, “exalt the horn”</w:t>
      </w:r>
    </w:p>
  </w:footnote>
  <w:footnote w:id="851">
    <w:p w14:paraId="0D97069A" w14:textId="77777777" w:rsidR="00B31899" w:rsidRDefault="00B31899" w:rsidP="00A7333E">
      <w:pPr>
        <w:pStyle w:val="footnote"/>
      </w:pPr>
      <w:r>
        <w:rPr>
          <w:rStyle w:val="FootnoteReference"/>
        </w:rPr>
        <w:footnoteRef/>
      </w:r>
      <w:r>
        <w:t xml:space="preserve"> Or “christs”</w:t>
      </w:r>
    </w:p>
  </w:footnote>
  <w:footnote w:id="852">
    <w:p w14:paraId="75E4F1BF" w14:textId="77777777" w:rsidR="00B31899" w:rsidRDefault="00B31899" w:rsidP="00A7333E">
      <w:pPr>
        <w:pStyle w:val="footnote"/>
      </w:pPr>
      <w:r>
        <w:rPr>
          <w:rStyle w:val="FootnoteReference"/>
        </w:rPr>
        <w:footnoteRef/>
      </w:r>
      <w:r>
        <w:t xml:space="preserve"> Or “workers of iniquity”</w:t>
      </w:r>
    </w:p>
  </w:footnote>
  <w:footnote w:id="853">
    <w:p w14:paraId="6B1B283E" w14:textId="77777777" w:rsidR="00B31899" w:rsidRDefault="00B31899"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54">
    <w:p w14:paraId="0BE3B61B" w14:textId="77777777" w:rsidR="00B31899" w:rsidRDefault="00B31899" w:rsidP="00A7333E">
      <w:pPr>
        <w:pStyle w:val="footnote"/>
      </w:pPr>
      <w:r>
        <w:rPr>
          <w:rStyle w:val="FootnoteReference"/>
        </w:rPr>
        <w:footnoteRef/>
      </w:r>
      <w:r>
        <w:t xml:space="preserve"> or “blessing”</w:t>
      </w:r>
    </w:p>
  </w:footnote>
  <w:footnote w:id="855">
    <w:p w14:paraId="39CDECB8" w14:textId="77777777" w:rsidR="00B31899" w:rsidRDefault="00B31899" w:rsidP="00A7333E">
      <w:pPr>
        <w:pStyle w:val="footnote"/>
      </w:pPr>
      <w:r>
        <w:rPr>
          <w:rStyle w:val="FootnoteReference"/>
        </w:rPr>
        <w:footnoteRef/>
      </w:r>
      <w:r>
        <w:t xml:space="preserve"> Or “Thy holy Name we do utter”</w:t>
      </w:r>
    </w:p>
  </w:footnote>
  <w:footnote w:id="856">
    <w:p w14:paraId="2BFF308D" w14:textId="77777777" w:rsidR="00B31899" w:rsidRDefault="00B31899" w:rsidP="00A7333E">
      <w:pPr>
        <w:pStyle w:val="footnote"/>
      </w:pPr>
      <w:r>
        <w:rPr>
          <w:rStyle w:val="FootnoteReference"/>
        </w:rPr>
        <w:footnoteRef/>
      </w:r>
      <w:r>
        <w:t xml:space="preserve"> Or “May it be so, Lord!”</w:t>
      </w:r>
    </w:p>
  </w:footnote>
  <w:footnote w:id="857">
    <w:p w14:paraId="7211B02A" w14:textId="77777777" w:rsidR="00B31899" w:rsidRDefault="00B31899" w:rsidP="008A378B">
      <w:pPr>
        <w:pStyle w:val="footnote"/>
      </w:pPr>
      <w:r>
        <w:rPr>
          <w:rStyle w:val="FootnoteReference"/>
        </w:rPr>
        <w:footnoteRef/>
      </w:r>
      <w:r>
        <w:t xml:space="preserve"> Or “thankfully confess You with praise”</w:t>
      </w:r>
    </w:p>
  </w:footnote>
  <w:footnote w:id="858">
    <w:p w14:paraId="693B122B" w14:textId="28D696D4" w:rsidR="00B31899" w:rsidRDefault="00B31899"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59">
    <w:p w14:paraId="7672FC08" w14:textId="77777777" w:rsidR="00B31899" w:rsidRDefault="00B31899" w:rsidP="00A7333E">
      <w:pPr>
        <w:pStyle w:val="footnote"/>
      </w:pPr>
      <w:r>
        <w:rPr>
          <w:rStyle w:val="FootnoteReference"/>
        </w:rPr>
        <w:footnoteRef/>
      </w:r>
      <w:r>
        <w:t xml:space="preserve"> Latria</w:t>
      </w:r>
    </w:p>
  </w:footnote>
  <w:footnote w:id="860">
    <w:p w14:paraId="6A1BE515" w14:textId="5E13A526" w:rsidR="00B31899" w:rsidRDefault="00B31899" w:rsidP="00426715">
      <w:pPr>
        <w:pStyle w:val="footnote"/>
      </w:pPr>
      <w:r>
        <w:rPr>
          <w:rStyle w:val="FootnoteReference"/>
        </w:rPr>
        <w:footnoteRef/>
      </w:r>
      <w:r>
        <w:t xml:space="preserve"> Or, “Sing a hymn to Him, and exalt Him beyond measure unto the ages.”</w:t>
      </w:r>
    </w:p>
  </w:footnote>
  <w:footnote w:id="861">
    <w:p w14:paraId="68D0AB21" w14:textId="61EA66CA" w:rsidR="00B31899" w:rsidRDefault="00B31899" w:rsidP="00426715">
      <w:pPr>
        <w:pStyle w:val="footnote"/>
      </w:pPr>
      <w:r>
        <w:rPr>
          <w:rStyle w:val="FootnoteReference"/>
        </w:rPr>
        <w:footnoteRef/>
      </w:r>
      <w:r>
        <w:t xml:space="preserve"> This verse is lacking in the Greek.</w:t>
      </w:r>
    </w:p>
  </w:footnote>
  <w:footnote w:id="862">
    <w:p w14:paraId="26544D11" w14:textId="10502CC8" w:rsidR="00B31899" w:rsidRDefault="00B31899" w:rsidP="007757C9">
      <w:pPr>
        <w:pStyle w:val="footnote"/>
      </w:pPr>
      <w:r>
        <w:rPr>
          <w:rStyle w:val="FootnoteReference"/>
        </w:rPr>
        <w:footnoteRef/>
      </w:r>
      <w:r>
        <w:t xml:space="preserve"> In Greek this verse breaks the pattern and has “Let the earth bless the Lord…”</w:t>
      </w:r>
    </w:p>
  </w:footnote>
  <w:footnote w:id="863">
    <w:p w14:paraId="00301B8D" w14:textId="27445427" w:rsidR="00B31899" w:rsidRDefault="00B31899" w:rsidP="007757C9">
      <w:pPr>
        <w:pStyle w:val="footnote"/>
      </w:pPr>
      <w:r>
        <w:rPr>
          <w:rStyle w:val="FootnoteReference"/>
        </w:rPr>
        <w:footnoteRef/>
      </w:r>
      <w:r>
        <w:t xml:space="preserve"> Greek has “sea-monsters”</w:t>
      </w:r>
    </w:p>
  </w:footnote>
  <w:footnote w:id="864">
    <w:p w14:paraId="0ECD7B50" w14:textId="7593729A" w:rsidR="00B31899" w:rsidRDefault="00B31899" w:rsidP="007757C9">
      <w:pPr>
        <w:pStyle w:val="footnote"/>
      </w:pPr>
      <w:r>
        <w:rPr>
          <w:rStyle w:val="FootnoteReference"/>
        </w:rPr>
        <w:footnoteRef/>
      </w:r>
      <w:r>
        <w:t xml:space="preserve"> [] not found in Gk.</w:t>
      </w:r>
    </w:p>
  </w:footnote>
  <w:footnote w:id="865">
    <w:p w14:paraId="0A00818E" w14:textId="6F9A1D3E" w:rsidR="00B31899" w:rsidRDefault="00B31899"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66">
    <w:p w14:paraId="4C080563" w14:textId="076FB7DA" w:rsidR="00B31899" w:rsidRDefault="00B31899"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67">
    <w:p w14:paraId="52E6C24B" w14:textId="77777777" w:rsidR="00B31899" w:rsidRDefault="00B31899" w:rsidP="003758F4">
      <w:pPr>
        <w:pStyle w:val="footnote"/>
      </w:pPr>
      <w:r>
        <w:rPr>
          <w:rStyle w:val="FootnoteReference"/>
        </w:rPr>
        <w:footnoteRef/>
      </w:r>
      <w:r>
        <w:t xml:space="preserve"> Or, “Sing a hymn to Him, and exalt Him beyond measure unto the ages.”</w:t>
      </w:r>
    </w:p>
  </w:footnote>
  <w:footnote w:id="868">
    <w:p w14:paraId="3AF01027" w14:textId="77777777" w:rsidR="00B31899" w:rsidRDefault="00B31899" w:rsidP="003758F4">
      <w:pPr>
        <w:pStyle w:val="footnote"/>
      </w:pPr>
      <w:r>
        <w:rPr>
          <w:rStyle w:val="FootnoteReference"/>
        </w:rPr>
        <w:footnoteRef/>
      </w:r>
      <w:r>
        <w:t xml:space="preserve"> In Greek this verse breaks the pattern and has “Let the earth bless the Lord…”</w:t>
      </w:r>
    </w:p>
  </w:footnote>
  <w:footnote w:id="869">
    <w:p w14:paraId="29625A78" w14:textId="77777777" w:rsidR="00B31899" w:rsidRDefault="00B31899" w:rsidP="003758F4">
      <w:pPr>
        <w:pStyle w:val="footnote"/>
      </w:pPr>
      <w:r>
        <w:rPr>
          <w:rStyle w:val="FootnoteReference"/>
        </w:rPr>
        <w:footnoteRef/>
      </w:r>
      <w:r>
        <w:t xml:space="preserve"> [] not found in Gk.</w:t>
      </w:r>
    </w:p>
  </w:footnote>
  <w:footnote w:id="870">
    <w:p w14:paraId="3D357C32" w14:textId="77777777" w:rsidR="00B31899" w:rsidRDefault="00B31899"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71">
    <w:p w14:paraId="206912E7" w14:textId="77777777" w:rsidR="00B31899" w:rsidRDefault="00B3189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2">
    <w:p w14:paraId="7A06DB04" w14:textId="77777777" w:rsidR="00B31899" w:rsidRDefault="00B3189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3">
    <w:p w14:paraId="28892EF0" w14:textId="6E1CE2C1" w:rsidR="00B31899" w:rsidRPr="008D5F3D" w:rsidRDefault="00B31899" w:rsidP="008D5F3D">
      <w:pPr>
        <w:pStyle w:val="footnote"/>
      </w:pPr>
      <w:r>
        <w:rPr>
          <w:rStyle w:val="FootnoteReference"/>
        </w:rPr>
        <w:footnoteRef/>
      </w:r>
      <w:r>
        <w:t xml:space="preserve"> [JS] Greek has “stars and light,” while Coptic has “stars of light”</w:t>
      </w:r>
    </w:p>
  </w:footnote>
  <w:footnote w:id="874">
    <w:p w14:paraId="6888EF75" w14:textId="7291EAAC" w:rsidR="00B31899" w:rsidRDefault="00B31899" w:rsidP="00A17656">
      <w:pPr>
        <w:pStyle w:val="footnote"/>
      </w:pPr>
      <w:r>
        <w:rPr>
          <w:rStyle w:val="FootnoteReference"/>
        </w:rPr>
        <w:footnoteRef/>
      </w:r>
      <w:r>
        <w:t xml:space="preserve"> [JS] Gk has “confession/praise of Him is in the earth and heaven”</w:t>
      </w:r>
    </w:p>
  </w:footnote>
  <w:footnote w:id="875">
    <w:p w14:paraId="0C9270F2" w14:textId="14BEF321" w:rsidR="00B31899" w:rsidRDefault="00B31899" w:rsidP="00A17656">
      <w:pPr>
        <w:pStyle w:val="footnote"/>
      </w:pPr>
      <w:r>
        <w:rPr>
          <w:rStyle w:val="FootnoteReference"/>
        </w:rPr>
        <w:footnoteRef/>
      </w:r>
      <w:r>
        <w:t xml:space="preserve"> [JS] literally, “And He will exalt the horn of His people”</w:t>
      </w:r>
    </w:p>
  </w:footnote>
  <w:footnote w:id="876">
    <w:p w14:paraId="2890F7AF" w14:textId="127DC52C" w:rsidR="00B31899" w:rsidRDefault="00B31899" w:rsidP="008A107E">
      <w:pPr>
        <w:pStyle w:val="footnote"/>
      </w:pPr>
      <w:r>
        <w:rPr>
          <w:rStyle w:val="FootnoteReference"/>
        </w:rPr>
        <w:footnoteRef/>
      </w:r>
      <w:r>
        <w:t xml:space="preserve"> or “statutes.” The meaning is the same as in Ps 118: statutes, ordinances, or truths. Literally, “engraved things”</w:t>
      </w:r>
    </w:p>
  </w:footnote>
  <w:footnote w:id="877">
    <w:p w14:paraId="1BA5672C" w14:textId="77777777" w:rsidR="00B31899" w:rsidRDefault="00B31899" w:rsidP="00680B91">
      <w:pPr>
        <w:pStyle w:val="footnote"/>
      </w:pPr>
      <w:r>
        <w:rPr>
          <w:rStyle w:val="FootnoteReference"/>
        </w:rPr>
        <w:footnoteRef/>
      </w:r>
      <w:r>
        <w:t xml:space="preserve"> Latria</w:t>
      </w:r>
    </w:p>
  </w:footnote>
  <w:footnote w:id="878">
    <w:p w14:paraId="690DC348" w14:textId="77777777" w:rsidR="00B31899" w:rsidRDefault="00B3189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9">
    <w:p w14:paraId="0E195254" w14:textId="3469BAAE" w:rsidR="00B31899" w:rsidRDefault="00B31899"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80">
    <w:p w14:paraId="50098A0E" w14:textId="77777777" w:rsidR="00B31899" w:rsidRDefault="00B3189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1">
    <w:p w14:paraId="19022051" w14:textId="77777777" w:rsidR="00B31899" w:rsidRDefault="00B3189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2">
    <w:p w14:paraId="3DC9334B" w14:textId="77777777" w:rsidR="00B31899" w:rsidRDefault="00B3189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83">
    <w:p w14:paraId="6AC1A98C" w14:textId="77777777" w:rsidR="00B31899" w:rsidRPr="00260CA9" w:rsidRDefault="00B3189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84">
    <w:p w14:paraId="22924FE1" w14:textId="77777777" w:rsidR="00B31899" w:rsidRDefault="00B31899" w:rsidP="006869EE">
      <w:pPr>
        <w:pStyle w:val="footnote"/>
      </w:pPr>
      <w:r>
        <w:rPr>
          <w:rStyle w:val="FootnoteReference"/>
        </w:rPr>
        <w:footnoteRef/>
      </w:r>
      <w:r>
        <w:t xml:space="preserve"> Literally “hegoumens”, as the monastic and priestly orders have been thoroughly confused.</w:t>
      </w:r>
    </w:p>
  </w:footnote>
  <w:footnote w:id="885">
    <w:p w14:paraId="620F336B" w14:textId="77777777" w:rsidR="00B31899" w:rsidRDefault="00B3189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6">
    <w:p w14:paraId="7C34710D" w14:textId="77777777" w:rsidR="00B31899" w:rsidRDefault="00B3189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7">
    <w:p w14:paraId="02E1F01F" w14:textId="77777777" w:rsidR="00B31899" w:rsidRDefault="00B3189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8">
    <w:p w14:paraId="30C5740F" w14:textId="77777777" w:rsidR="00B31899" w:rsidRDefault="00B3189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9">
    <w:p w14:paraId="22023008" w14:textId="77777777" w:rsidR="00B31899" w:rsidRPr="00B021F8" w:rsidRDefault="00B31899"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90">
    <w:p w14:paraId="48F95F73" w14:textId="77777777" w:rsidR="00B31899" w:rsidRDefault="00B31899" w:rsidP="006869EE">
      <w:pPr>
        <w:pStyle w:val="footnote"/>
      </w:pPr>
      <w:r>
        <w:rPr>
          <w:rStyle w:val="FootnoteReference"/>
        </w:rPr>
        <w:footnoteRef/>
      </w:r>
      <w:r>
        <w:t xml:space="preserve"> Originally, this litany belonged to the Deacon, not the Presbyter. However, it has shifted given the rarity of that order.</w:t>
      </w:r>
    </w:p>
  </w:footnote>
  <w:footnote w:id="891">
    <w:p w14:paraId="525C7D42" w14:textId="77777777" w:rsidR="00B31899" w:rsidRDefault="00B31899"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892">
    <w:p w14:paraId="413E3953" w14:textId="77777777" w:rsidR="00B31899" w:rsidRDefault="00B31899" w:rsidP="00CA3D47">
      <w:pPr>
        <w:pStyle w:val="footnote"/>
      </w:pPr>
      <w:r>
        <w:rPr>
          <w:rStyle w:val="FootnoteReference"/>
        </w:rPr>
        <w:footnoteRef/>
      </w:r>
      <w:r>
        <w:t xml:space="preserve"> From Paoni 12 to Paopi 19: “Bless the waters of the river this year”.</w:t>
      </w:r>
    </w:p>
    <w:p w14:paraId="0B29F1A8" w14:textId="77777777" w:rsidR="00B31899" w:rsidRDefault="00B31899" w:rsidP="00CA3D47">
      <w:pPr>
        <w:pStyle w:val="footnote"/>
      </w:pPr>
      <w:r>
        <w:t>From Paopi 10 to Tobi 10: “Bless the herbs and the plants”.</w:t>
      </w:r>
    </w:p>
    <w:p w14:paraId="63287EF7" w14:textId="77777777" w:rsidR="00B31899" w:rsidRDefault="00B31899" w:rsidP="00CA3D47">
      <w:pPr>
        <w:pStyle w:val="footnote"/>
      </w:pPr>
      <w:r>
        <w:t>From Tobi 11 to paoni 18: “Bless the air of heaven”.</w:t>
      </w:r>
    </w:p>
  </w:footnote>
  <w:footnote w:id="893">
    <w:p w14:paraId="2C6CD715" w14:textId="77777777" w:rsidR="00B31899" w:rsidRDefault="00B31899">
      <w:pPr>
        <w:pStyle w:val="FootnoteText"/>
      </w:pPr>
      <w:r>
        <w:rPr>
          <w:rStyle w:val="FootnoteReference"/>
        </w:rPr>
        <w:footnoteRef/>
      </w:r>
      <w:r>
        <w:t xml:space="preserve"> Acts 7:60</w:t>
      </w:r>
    </w:p>
  </w:footnote>
  <w:footnote w:id="894">
    <w:p w14:paraId="66841CA4" w14:textId="77777777" w:rsidR="00B31899" w:rsidRDefault="00B31899" w:rsidP="006B061A">
      <w:pPr>
        <w:pStyle w:val="Footnote0"/>
      </w:pPr>
      <w:r>
        <w:rPr>
          <w:rStyle w:val="FootnoteReference"/>
        </w:rPr>
        <w:footnoteRef/>
      </w:r>
      <w:r>
        <w:t xml:space="preserve"> Literally “virgin monastic”. The traditional English term for a female monastic is not “nun”, but “virgin”.</w:t>
      </w:r>
    </w:p>
  </w:footnote>
  <w:footnote w:id="895">
    <w:p w14:paraId="4603A540" w14:textId="757615F9" w:rsidR="00B31899" w:rsidRDefault="00B31899" w:rsidP="00B52F78">
      <w:pPr>
        <w:pStyle w:val="footnote"/>
      </w:pPr>
      <w:r>
        <w:rPr>
          <w:rStyle w:val="FootnoteReference"/>
        </w:rPr>
        <w:footnoteRef/>
      </w:r>
      <w:r>
        <w:t xml:space="preserve"> Composed in English by Heg. Fr. Athanasius Iskander, of Kitchener, Ontario, Canada.</w:t>
      </w:r>
    </w:p>
  </w:footnote>
  <w:footnote w:id="896">
    <w:p w14:paraId="754B9B83" w14:textId="77777777" w:rsidR="00B31899" w:rsidRDefault="00B31899">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897">
    <w:p w14:paraId="7099EBEB" w14:textId="77777777" w:rsidR="00B31899" w:rsidRDefault="00B31899">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898">
    <w:p w14:paraId="5BFC95F9" w14:textId="77777777" w:rsidR="00B31899" w:rsidRDefault="00B31899">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899">
    <w:p w14:paraId="04125830" w14:textId="77777777" w:rsidR="00B31899" w:rsidRDefault="00B31899">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900">
    <w:p w14:paraId="4ECDDE09" w14:textId="77777777" w:rsidR="00B31899" w:rsidRDefault="00B31899"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01">
    <w:p w14:paraId="4ACBECBD" w14:textId="77777777" w:rsidR="00B31899" w:rsidRDefault="00B31899"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02">
    <w:p w14:paraId="0C45F6F7" w14:textId="77777777" w:rsidR="00B31899" w:rsidRDefault="00B31899" w:rsidP="00C0205C">
      <w:pPr>
        <w:pStyle w:val="footnote"/>
      </w:pPr>
      <w:r>
        <w:rPr>
          <w:rStyle w:val="FootnoteReference"/>
          <w:rFonts w:eastAsiaTheme="majorEastAsia"/>
        </w:rPr>
        <w:footnoteRef/>
      </w:r>
      <w:r>
        <w:t xml:space="preserve"> Ps 72:10</w:t>
      </w:r>
    </w:p>
  </w:footnote>
  <w:footnote w:id="903">
    <w:p w14:paraId="73200F36" w14:textId="77777777" w:rsidR="00B31899" w:rsidRDefault="00B31899">
      <w:pPr>
        <w:pStyle w:val="FootnoteText"/>
      </w:pPr>
      <w:r>
        <w:rPr>
          <w:rStyle w:val="FootnoteReference"/>
        </w:rPr>
        <w:footnoteRef/>
      </w:r>
      <w:r>
        <w:t xml:space="preserve"> Pope Dioscorus can but substituted here to use this doxology on his feast.</w:t>
      </w:r>
    </w:p>
  </w:footnote>
  <w:footnote w:id="904">
    <w:p w14:paraId="2FF46E46" w14:textId="77777777" w:rsidR="00B31899" w:rsidRDefault="00B31899" w:rsidP="003D4209">
      <w:pPr>
        <w:pStyle w:val="footnote"/>
      </w:pPr>
      <w:r>
        <w:rPr>
          <w:rStyle w:val="FootnoteReference"/>
        </w:rPr>
        <w:footnoteRef/>
      </w:r>
      <w:r>
        <w:t xml:space="preserve"> Dan 12:3</w:t>
      </w:r>
    </w:p>
  </w:footnote>
  <w:footnote w:id="905">
    <w:p w14:paraId="4F373D62" w14:textId="77777777" w:rsidR="00B31899" w:rsidRDefault="00B31899" w:rsidP="003D4209">
      <w:pPr>
        <w:pStyle w:val="footnote"/>
      </w:pPr>
      <w:r>
        <w:rPr>
          <w:rStyle w:val="FootnoteReference"/>
        </w:rPr>
        <w:footnoteRef/>
      </w:r>
      <w:r>
        <w:t xml:space="preserve"> The Scetis Valley in Egypt, from which the word “ascetic” comes. Sheheet means “measure of the heart.”</w:t>
      </w:r>
    </w:p>
  </w:footnote>
  <w:footnote w:id="906">
    <w:p w14:paraId="153ABD29" w14:textId="77777777" w:rsidR="00B31899" w:rsidRDefault="00B31899" w:rsidP="003D4209">
      <w:pPr>
        <w:pStyle w:val="footnote"/>
      </w:pPr>
      <w:r>
        <w:rPr>
          <w:rStyle w:val="FootnoteReference"/>
        </w:rPr>
        <w:footnoteRef/>
      </w:r>
      <w:r>
        <w:t xml:space="preserve"> Cf Lk 22:30, Mt</w:t>
      </w:r>
      <w:r w:rsidRPr="003D4209">
        <w:rPr>
          <w:rStyle w:val="footnoteChar"/>
        </w:rPr>
        <w:t xml:space="preserve"> </w:t>
      </w:r>
      <w:r>
        <w:t>19:20</w:t>
      </w:r>
    </w:p>
  </w:footnote>
  <w:footnote w:id="907">
    <w:p w14:paraId="0977783C" w14:textId="77777777" w:rsidR="00B31899" w:rsidRDefault="00B31899">
      <w:pPr>
        <w:pStyle w:val="FootnoteText"/>
      </w:pPr>
      <w:r>
        <w:rPr>
          <w:rStyle w:val="FootnoteReference"/>
        </w:rPr>
        <w:footnoteRef/>
      </w:r>
      <w:r>
        <w:t xml:space="preserve"> Rev 4:6</w:t>
      </w:r>
    </w:p>
  </w:footnote>
  <w:footnote w:id="908">
    <w:p w14:paraId="474C3AF6" w14:textId="77777777" w:rsidR="00B31899" w:rsidRDefault="00B31899" w:rsidP="00104A9B">
      <w:pPr>
        <w:pStyle w:val="FootnoteText"/>
        <w:rPr>
          <w:ins w:id="1275" w:author="Brett Slote" w:date="2011-07-19T15:43:00Z"/>
        </w:rPr>
      </w:pPr>
      <w:ins w:id="1276" w:author="Brett Slote" w:date="2011-07-19T15:43:00Z">
        <w:r>
          <w:rPr>
            <w:rStyle w:val="FootnoteReference"/>
          </w:rPr>
          <w:footnoteRef/>
        </w:r>
        <w:r>
          <w:t xml:space="preserve"> or supplications/intercessions</w:t>
        </w:r>
      </w:ins>
    </w:p>
  </w:footnote>
  <w:footnote w:id="909">
    <w:p w14:paraId="527ECCCD" w14:textId="77777777" w:rsidR="00B31899" w:rsidRDefault="00B31899">
      <w:pPr>
        <w:pStyle w:val="footnote"/>
        <w:rPr>
          <w:ins w:id="1277" w:author="Brett Slote" w:date="2011-07-19T15:43:00Z"/>
        </w:rPr>
        <w:pPrChange w:id="1278" w:author="Brett Slote" w:date="2011-07-21T19:56:00Z">
          <w:pPr>
            <w:pStyle w:val="FootnoteText"/>
          </w:pPr>
        </w:pPrChange>
      </w:pPr>
      <w:ins w:id="1279" w:author="Brett Slote" w:date="2011-07-19T15:43:00Z">
        <w:r>
          <w:rPr>
            <w:rStyle w:val="FootnoteReference"/>
          </w:rPr>
          <w:footnoteRef/>
        </w:r>
        <w:r>
          <w:t xml:space="preserve"> Joel 3:13 – but I’m trying to remember something that says “the harvest is full and the wheat plentiful”</w:t>
        </w:r>
      </w:ins>
    </w:p>
  </w:footnote>
  <w:footnote w:id="910">
    <w:p w14:paraId="6583C1B7" w14:textId="77777777" w:rsidR="00B31899" w:rsidRDefault="00B31899">
      <w:pPr>
        <w:pStyle w:val="footnote"/>
        <w:rPr>
          <w:ins w:id="1280" w:author="Brett Slote" w:date="2011-07-19T15:43:00Z"/>
          <w:rFonts w:ascii="Antonious" w:hAnsi="Antonious" w:cs="Antonious"/>
        </w:rPr>
        <w:pPrChange w:id="1281" w:author="Brett Slote" w:date="2011-07-21T19:56:00Z">
          <w:pPr>
            <w:widowControl w:val="0"/>
            <w:autoSpaceDE w:val="0"/>
            <w:autoSpaceDN w:val="0"/>
            <w:adjustRightInd w:val="0"/>
          </w:pPr>
        </w:pPrChange>
      </w:pPr>
      <w:ins w:id="128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11">
    <w:p w14:paraId="3A76C60E" w14:textId="214D0337" w:rsidR="00B31899" w:rsidRDefault="00B31899"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12">
    <w:p w14:paraId="0AAB833E" w14:textId="77777777" w:rsidR="00B31899" w:rsidRDefault="00B31899">
      <w:pPr>
        <w:pStyle w:val="FootnoteText"/>
      </w:pPr>
      <w:r>
        <w:rPr>
          <w:rStyle w:val="FootnoteReference"/>
        </w:rPr>
        <w:footnoteRef/>
      </w:r>
      <w:r>
        <w:t xml:space="preserve"> Rev 4:4</w:t>
      </w:r>
    </w:p>
  </w:footnote>
  <w:footnote w:id="913">
    <w:p w14:paraId="70D69B5E" w14:textId="77777777" w:rsidR="00B31899" w:rsidRDefault="00B31899">
      <w:pPr>
        <w:pStyle w:val="FootnoteText"/>
      </w:pPr>
      <w:r>
        <w:rPr>
          <w:rStyle w:val="FootnoteReference"/>
        </w:rPr>
        <w:footnoteRef/>
      </w:r>
      <w:r>
        <w:t xml:space="preserve"> Rev 5:8</w:t>
      </w:r>
    </w:p>
  </w:footnote>
  <w:footnote w:id="914">
    <w:p w14:paraId="741347AD" w14:textId="77777777" w:rsidR="00B31899" w:rsidRDefault="00B31899">
      <w:pPr>
        <w:pStyle w:val="footnote"/>
        <w:rPr>
          <w:ins w:id="1306" w:author="Brett Slote" w:date="2011-07-19T18:33:00Z"/>
        </w:rPr>
        <w:pPrChange w:id="1307" w:author="Brett Slote" w:date="2011-07-21T19:58:00Z">
          <w:pPr>
            <w:pStyle w:val="FootnoteText"/>
          </w:pPr>
        </w:pPrChange>
      </w:pPr>
      <w:ins w:id="1308" w:author="Brett Slote" w:date="2011-07-19T18:33:00Z">
        <w:r w:rsidRPr="00C96A85">
          <w:rPr>
            <w:rStyle w:val="FootnoteReference"/>
            <w:vertAlign w:val="baseline"/>
          </w:rPr>
          <w:footnoteRef/>
        </w:r>
        <w:r w:rsidRPr="00C96A85">
          <w:t xml:space="preserve"> Ephesians 6:11</w:t>
        </w:r>
      </w:ins>
      <w:r>
        <w:t xml:space="preserve"> </w:t>
      </w:r>
      <w:ins w:id="1309" w:author="Brett Slote" w:date="2011-07-19T18:33:00Z">
        <w:r w:rsidRPr="00C96A85">
          <w:t>(Literally: “all the girding”)</w:t>
        </w:r>
      </w:ins>
    </w:p>
  </w:footnote>
  <w:footnote w:id="915">
    <w:p w14:paraId="22B1B2A8" w14:textId="77777777" w:rsidR="00B31899" w:rsidRDefault="00B31899">
      <w:pPr>
        <w:pStyle w:val="footnote"/>
        <w:rPr>
          <w:ins w:id="1312" w:author="Brett Slote" w:date="2011-07-19T18:34:00Z"/>
        </w:rPr>
        <w:pPrChange w:id="1313" w:author="Brett Slote" w:date="2011-07-21T19:58:00Z">
          <w:pPr>
            <w:pStyle w:val="FootnoteText"/>
          </w:pPr>
        </w:pPrChange>
      </w:pPr>
      <w:ins w:id="1314" w:author="Brett Slote" w:date="2011-07-19T18:34:00Z">
        <w:r>
          <w:rPr>
            <w:rStyle w:val="FootnoteReference"/>
          </w:rPr>
          <w:footnoteRef/>
        </w:r>
        <w:r>
          <w:t xml:space="preserve"> Col 3:1</w:t>
        </w:r>
      </w:ins>
    </w:p>
  </w:footnote>
  <w:footnote w:id="916">
    <w:p w14:paraId="515A7079" w14:textId="77777777" w:rsidR="00B31899" w:rsidRDefault="00B3189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7">
    <w:p w14:paraId="11CE8A3A" w14:textId="77777777" w:rsidR="00B31899" w:rsidRDefault="00B3189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40B3C553" w14:textId="77777777" w:rsidR="00B31899" w:rsidRDefault="00B3189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161FA5C9" w14:textId="77777777" w:rsidR="00B31899" w:rsidRDefault="00B31899"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20">
    <w:p w14:paraId="5727BFD3" w14:textId="77777777" w:rsidR="00B31899" w:rsidRDefault="00B31899"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21">
    <w:p w14:paraId="2AF6D726" w14:textId="77777777" w:rsidR="00B31899" w:rsidRPr="00A20ACC" w:rsidRDefault="00B31899">
      <w:pPr>
        <w:pStyle w:val="footnote"/>
        <w:rPr>
          <w:ins w:id="1357" w:author="Brett Slote" w:date="2011-07-21T18:59:00Z"/>
          <w:color w:val="FF0000"/>
          <w:rPrChange w:id="1358" w:author="Brett Slote" w:date="2011-07-21T20:03:00Z">
            <w:rPr>
              <w:ins w:id="1359" w:author="Brett Slote" w:date="2011-07-21T18:59:00Z"/>
            </w:rPr>
          </w:rPrChange>
        </w:rPr>
        <w:pPrChange w:id="1360" w:author="Brett Slote" w:date="2011-07-21T20:03:00Z">
          <w:pPr>
            <w:pStyle w:val="FootnoteText"/>
          </w:pPr>
        </w:pPrChange>
      </w:pPr>
      <w:ins w:id="1361" w:author="Brett Slote" w:date="2011-07-21T18:59:00Z">
        <w:r w:rsidRPr="003A78C2">
          <w:rPr>
            <w:rStyle w:val="FootnoteReference"/>
            <w:color w:val="FF0000"/>
            <w:rPrChange w:id="1362" w:author="Brett Slote" w:date="2011-07-21T20:03:00Z">
              <w:rPr>
                <w:rStyle w:val="FootnoteReference"/>
              </w:rPr>
            </w:rPrChange>
          </w:rPr>
          <w:footnoteRef/>
        </w:r>
        <w:r w:rsidRPr="003A78C2">
          <w:rPr>
            <w:color w:val="FF0000"/>
            <w:rPrChange w:id="1363" w:author="Brett Slote" w:date="2011-07-21T20:03:00Z">
              <w:rPr>
                <w:vertAlign w:val="superscript"/>
              </w:rPr>
            </w:rPrChange>
          </w:rPr>
          <w:t xml:space="preserve"> Should decide on whether we’re going with Scete or Shiheet – Shiheet is easier to sing, but for now put “English” equivalents.</w:t>
        </w:r>
      </w:ins>
    </w:p>
  </w:footnote>
  <w:footnote w:id="922">
    <w:p w14:paraId="5AA889F2" w14:textId="77777777" w:rsidR="00B31899" w:rsidRDefault="00B31899">
      <w:pPr>
        <w:pStyle w:val="footnote"/>
        <w:rPr>
          <w:ins w:id="1364" w:author="Brett Slote" w:date="2011-07-21T19:00:00Z"/>
        </w:rPr>
        <w:pPrChange w:id="1365" w:author="Brett Slote" w:date="2011-07-21T20:03:00Z">
          <w:pPr>
            <w:pStyle w:val="FootnoteText"/>
          </w:pPr>
        </w:pPrChange>
      </w:pPr>
      <w:ins w:id="1366" w:author="Brett Slote" w:date="2011-07-21T19:00:00Z">
        <w:r>
          <w:rPr>
            <w:rStyle w:val="FootnoteReference"/>
          </w:rPr>
          <w:footnoteRef/>
        </w:r>
        <w:r>
          <w:t xml:space="preserve"> Need to do some research into the name of this man in English</w:t>
        </w:r>
      </w:ins>
    </w:p>
  </w:footnote>
  <w:footnote w:id="923">
    <w:p w14:paraId="4DD173AD" w14:textId="50F9B05A" w:rsidR="00B31899" w:rsidRDefault="00B31899" w:rsidP="00B52F78">
      <w:pPr>
        <w:pStyle w:val="footnote"/>
      </w:pPr>
      <w:r>
        <w:rPr>
          <w:rStyle w:val="FootnoteReference"/>
        </w:rPr>
        <w:footnoteRef/>
      </w:r>
      <w:r>
        <w:t xml:space="preserve"> Though not found on the Coptic Calendar, as one of the 318 gathered at Nicaea, it is fitting to venerate St. Spyridon.</w:t>
      </w:r>
    </w:p>
  </w:footnote>
  <w:footnote w:id="924">
    <w:p w14:paraId="0EC0EB26" w14:textId="77777777" w:rsidR="00B31899" w:rsidRDefault="00B31899"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25">
    <w:p w14:paraId="1A09C94E" w14:textId="77777777" w:rsidR="00B31899" w:rsidRDefault="00B31899" w:rsidP="00073003">
      <w:pPr>
        <w:pStyle w:val="footnote"/>
      </w:pPr>
      <w:r>
        <w:rPr>
          <w:rStyle w:val="FootnoteReference"/>
        </w:rPr>
        <w:footnoteRef/>
      </w:r>
      <w:r>
        <w:t xml:space="preserve"> Revelation 7:2</w:t>
      </w:r>
    </w:p>
  </w:footnote>
  <w:footnote w:id="926">
    <w:p w14:paraId="047C672B" w14:textId="77777777" w:rsidR="00B31899" w:rsidRDefault="00B31899" w:rsidP="00073003">
      <w:pPr>
        <w:pStyle w:val="footnote"/>
      </w:pPr>
      <w:r>
        <w:rPr>
          <w:rStyle w:val="FootnoteReference"/>
        </w:rPr>
        <w:footnoteRef/>
      </w:r>
      <w:r>
        <w:t xml:space="preserve"> Revelation 7:3</w:t>
      </w:r>
    </w:p>
  </w:footnote>
  <w:footnote w:id="927">
    <w:p w14:paraId="338E8815" w14:textId="77777777" w:rsidR="00B31899" w:rsidRDefault="00B31899"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28">
    <w:p w14:paraId="7E074E97" w14:textId="77777777" w:rsidR="00B31899" w:rsidRDefault="00B31899" w:rsidP="00BC160E">
      <w:pPr>
        <w:pStyle w:val="footnote"/>
      </w:pPr>
      <w:r>
        <w:rPr>
          <w:rStyle w:val="FootnoteReference"/>
        </w:rPr>
        <w:footnoteRef/>
      </w:r>
      <w:r>
        <w:t xml:space="preserve"> John 13:25</w:t>
      </w:r>
    </w:p>
  </w:footnote>
  <w:footnote w:id="929">
    <w:p w14:paraId="0E087572" w14:textId="27E962C9" w:rsidR="00B31899" w:rsidRDefault="00B31899"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30">
    <w:p w14:paraId="795EE333" w14:textId="77777777" w:rsidR="00B31899" w:rsidRDefault="00B31899" w:rsidP="00B53E05">
      <w:pPr>
        <w:pStyle w:val="footnote"/>
      </w:pPr>
      <w:r>
        <w:rPr>
          <w:rStyle w:val="FootnoteReference"/>
        </w:rPr>
        <w:footnoteRef/>
      </w:r>
      <w:r>
        <w:t xml:space="preserve"> Normally reserved for the Theotokos.</w:t>
      </w:r>
    </w:p>
  </w:footnote>
  <w:footnote w:id="931">
    <w:p w14:paraId="483F0E8B" w14:textId="77777777" w:rsidR="00B31899" w:rsidRDefault="00B31899" w:rsidP="00B53E05">
      <w:pPr>
        <w:pStyle w:val="footnote"/>
      </w:pPr>
      <w:r>
        <w:rPr>
          <w:rStyle w:val="FootnoteReference"/>
        </w:rPr>
        <w:footnoteRef/>
      </w:r>
      <w:r>
        <w:t xml:space="preserve"> The law of righteousness, not the Law of the Old Covenant.</w:t>
      </w:r>
    </w:p>
  </w:footnote>
  <w:footnote w:id="932">
    <w:p w14:paraId="361DBD71" w14:textId="77777777" w:rsidR="00B31899" w:rsidRDefault="00B31899" w:rsidP="00662600">
      <w:pPr>
        <w:pStyle w:val="footnote"/>
      </w:pPr>
      <w:r>
        <w:rPr>
          <w:rStyle w:val="FootnoteReference"/>
        </w:rPr>
        <w:footnoteRef/>
      </w:r>
      <w:r>
        <w:t xml:space="preserve"> Or image</w:t>
      </w:r>
    </w:p>
  </w:footnote>
  <w:footnote w:id="933">
    <w:p w14:paraId="2DF974D0" w14:textId="77777777" w:rsidR="00B31899" w:rsidRDefault="00B31899">
      <w:pPr>
        <w:pStyle w:val="footnote"/>
        <w:rPr>
          <w:ins w:id="1467" w:author="Brett Slote" w:date="2011-07-21T18:57:00Z"/>
        </w:rPr>
        <w:pPrChange w:id="1468" w:author="Brett Slote" w:date="2011-07-21T20:03:00Z">
          <w:pPr>
            <w:pStyle w:val="FootnoteText"/>
          </w:pPr>
        </w:pPrChange>
      </w:pPr>
      <w:ins w:id="1469" w:author="Brett Slote" w:date="2011-07-21T18:57:00Z">
        <w:r>
          <w:rPr>
            <w:rStyle w:val="FootnoteReference"/>
          </w:rPr>
          <w:footnoteRef/>
        </w:r>
        <w:r>
          <w:t xml:space="preserve"> Colossians 3:14</w:t>
        </w:r>
      </w:ins>
    </w:p>
  </w:footnote>
  <w:footnote w:id="934">
    <w:p w14:paraId="371983D9" w14:textId="0B3CAEFE" w:rsidR="006035EE" w:rsidRDefault="006035EE" w:rsidP="006035EE">
      <w:pPr>
        <w:pStyle w:val="footnote"/>
      </w:pPr>
      <w:r>
        <w:rPr>
          <w:rStyle w:val="FootnoteReference"/>
        </w:rPr>
        <w:footnoteRef/>
      </w:r>
      <w:r>
        <w:t xml:space="preserve"> Composed in A.D. 2016 in English for St. George’s Ministry to the British people.</w:t>
      </w:r>
    </w:p>
  </w:footnote>
  <w:footnote w:id="935">
    <w:p w14:paraId="56032475" w14:textId="77777777" w:rsidR="00B31899" w:rsidRDefault="00B31899" w:rsidP="00E22010">
      <w:pPr>
        <w:pStyle w:val="footnote"/>
      </w:pPr>
      <w:r>
        <w:rPr>
          <w:rStyle w:val="FootnoteReference"/>
        </w:rPr>
        <w:footnoteRef/>
      </w:r>
      <w:r>
        <w:t xml:space="preserve"> 2 Tim 4:7</w:t>
      </w:r>
    </w:p>
  </w:footnote>
  <w:footnote w:id="936">
    <w:p w14:paraId="519A6EA0" w14:textId="77777777" w:rsidR="00B31899" w:rsidRDefault="00B31899" w:rsidP="00E22010">
      <w:pPr>
        <w:pStyle w:val="footnote"/>
      </w:pPr>
      <w:r>
        <w:rPr>
          <w:rStyle w:val="FootnoteReference"/>
        </w:rPr>
        <w:footnoteRef/>
      </w:r>
      <w:r>
        <w:t xml:space="preserve"> 2 Tim 4:8</w:t>
      </w:r>
    </w:p>
  </w:footnote>
  <w:footnote w:id="937">
    <w:p w14:paraId="2C92CCF6" w14:textId="77777777" w:rsidR="00B31899" w:rsidRDefault="00B31899" w:rsidP="001779C0">
      <w:pPr>
        <w:pStyle w:val="footnote"/>
      </w:pPr>
      <w:r>
        <w:rPr>
          <w:rStyle w:val="FootnoteReference"/>
        </w:rPr>
        <w:footnoteRef/>
      </w:r>
      <w:r>
        <w:t xml:space="preserve"> Composed in Coptic and Arabic by H.G. Bishop Demetrius of Malawi circa A.D. 2000.</w:t>
      </w:r>
    </w:p>
  </w:footnote>
  <w:footnote w:id="938">
    <w:p w14:paraId="16CDD53B" w14:textId="77777777" w:rsidR="00B31899" w:rsidRDefault="00B31899"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39">
    <w:p w14:paraId="717A066E" w14:textId="77777777" w:rsidR="00B31899" w:rsidRDefault="00B31899">
      <w:pPr>
        <w:pStyle w:val="footnote"/>
        <w:rPr>
          <w:ins w:id="1532" w:author="Brett Slote" w:date="2011-07-21T18:45:00Z"/>
        </w:rPr>
        <w:pPrChange w:id="1533" w:author="Brett Slote" w:date="2011-07-21T20:01:00Z">
          <w:pPr>
            <w:pStyle w:val="FootnoteText"/>
          </w:pPr>
        </w:pPrChange>
      </w:pPr>
      <w:ins w:id="1534" w:author="Brett Slote" w:date="2011-07-21T18:45:00Z">
        <w:r>
          <w:rPr>
            <w:rStyle w:val="FootnoteReference"/>
          </w:rPr>
          <w:footnoteRef/>
        </w:r>
        <w:r>
          <w:t xml:space="preserve"> Daniel 12:3</w:t>
        </w:r>
      </w:ins>
    </w:p>
  </w:footnote>
  <w:footnote w:id="940">
    <w:p w14:paraId="7155AD88" w14:textId="77777777" w:rsidR="00B31899" w:rsidRDefault="00B31899">
      <w:pPr>
        <w:pStyle w:val="footnote"/>
        <w:rPr>
          <w:ins w:id="1535" w:author="Brett Slote" w:date="2011-07-21T18:46:00Z"/>
        </w:rPr>
        <w:pPrChange w:id="1536" w:author="Brett Slote" w:date="2011-07-21T20:01:00Z">
          <w:pPr>
            <w:pStyle w:val="FootnoteText"/>
          </w:pPr>
        </w:pPrChange>
      </w:pPr>
      <w:ins w:id="1537" w:author="Brett Slote" w:date="2011-07-21T18:46:00Z">
        <w:r>
          <w:rPr>
            <w:rStyle w:val="FootnoteReference"/>
          </w:rPr>
          <w:footnoteRef/>
        </w:r>
        <w:r>
          <w:t xml:space="preserve"> Literally: all </w:t>
        </w:r>
        <w:proofErr w:type="gramStart"/>
        <w:r>
          <w:t>you</w:t>
        </w:r>
        <w:proofErr w:type="gramEnd"/>
        <w:r>
          <w:t xml:space="preserve"> monastic folk</w:t>
        </w:r>
      </w:ins>
    </w:p>
  </w:footnote>
  <w:footnote w:id="941">
    <w:p w14:paraId="7EEF391B" w14:textId="77777777" w:rsidR="00B31899" w:rsidRDefault="00B31899">
      <w:pPr>
        <w:pStyle w:val="FootnoteText"/>
      </w:pPr>
      <w:r>
        <w:rPr>
          <w:rStyle w:val="FootnoteReference"/>
        </w:rPr>
        <w:footnoteRef/>
      </w:r>
      <w:r>
        <w:t xml:space="preserve"> Published by Abouna Matta El-Maskeen of St. Macarius’ Monastery.</w:t>
      </w:r>
    </w:p>
  </w:footnote>
  <w:footnote w:id="942">
    <w:p w14:paraId="6BC2BFA9" w14:textId="77777777" w:rsidR="00B31899" w:rsidRDefault="00B3189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3">
    <w:p w14:paraId="3A6EC701" w14:textId="77777777" w:rsidR="00B31899" w:rsidRDefault="00B31899" w:rsidP="00670C79">
      <w:pPr>
        <w:pStyle w:val="footnote"/>
      </w:pPr>
      <w:r>
        <w:rPr>
          <w:rStyle w:val="FootnoteReference"/>
        </w:rPr>
        <w:footnoteRef/>
      </w:r>
      <w:r>
        <w:t xml:space="preserve"> Modern day Ethiopia and Eritrea.</w:t>
      </w:r>
    </w:p>
  </w:footnote>
  <w:footnote w:id="944">
    <w:p w14:paraId="46D5577E" w14:textId="77777777" w:rsidR="00B31899" w:rsidRDefault="00B31899" w:rsidP="0047441D">
      <w:pPr>
        <w:pStyle w:val="footnote"/>
      </w:pPr>
      <w:r>
        <w:rPr>
          <w:rStyle w:val="FootnoteReference"/>
        </w:rPr>
        <w:footnoteRef/>
      </w:r>
      <w:r>
        <w:t xml:space="preserve"> St. F</w:t>
      </w:r>
      <w:r w:rsidRPr="006422C6">
        <w:t>rumentius</w:t>
      </w:r>
      <w:r>
        <w:t>, whom the Ethiopians called “Abune Selama.”</w:t>
      </w:r>
    </w:p>
  </w:footnote>
  <w:footnote w:id="945">
    <w:p w14:paraId="2F5E6ED4" w14:textId="52CEBBCB" w:rsidR="00B31899" w:rsidRDefault="00B31899" w:rsidP="00BD2B3F">
      <w:pPr>
        <w:pStyle w:val="footnote"/>
      </w:pPr>
      <w:r>
        <w:rPr>
          <w:rStyle w:val="FootnoteReference"/>
        </w:rPr>
        <w:footnoteRef/>
      </w:r>
      <w:r>
        <w:t xml:space="preserve"> Adapted from the hymn of St. Severus of Antioch, in 2015 in English.</w:t>
      </w:r>
    </w:p>
  </w:footnote>
  <w:footnote w:id="946">
    <w:p w14:paraId="018A465B" w14:textId="77777777" w:rsidR="00B31899" w:rsidRDefault="00B31899">
      <w:pPr>
        <w:pStyle w:val="footnote"/>
        <w:rPr>
          <w:ins w:id="1623" w:author="Brett Slote" w:date="2011-07-21T19:11:00Z"/>
        </w:rPr>
        <w:pPrChange w:id="1624" w:author="Brett Slote" w:date="2011-07-21T20:05:00Z">
          <w:pPr>
            <w:pStyle w:val="FootnoteText"/>
          </w:pPr>
        </w:pPrChange>
      </w:pPr>
      <w:ins w:id="1625" w:author="Brett Slote" w:date="2011-07-21T19:11:00Z">
        <w:r>
          <w:rPr>
            <w:rStyle w:val="FootnoteReference"/>
          </w:rPr>
          <w:footnoteRef/>
        </w:r>
        <w:r>
          <w:t xml:space="preserve"> Psalm 41:1</w:t>
        </w:r>
      </w:ins>
    </w:p>
  </w:footnote>
  <w:footnote w:id="947">
    <w:p w14:paraId="30B9D2C6" w14:textId="77777777" w:rsidR="00B31899" w:rsidRDefault="00B31899"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48">
    <w:p w14:paraId="63D7B4DE" w14:textId="77777777" w:rsidR="00B31899" w:rsidRDefault="00B31899"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49">
    <w:p w14:paraId="6542A42A" w14:textId="77777777" w:rsidR="00B31899" w:rsidRDefault="00B31899"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50">
    <w:p w14:paraId="48A0DCFD" w14:textId="77777777" w:rsidR="00B31899" w:rsidRDefault="00B31899" w:rsidP="006D27E4">
      <w:pPr>
        <w:pStyle w:val="Footnote0"/>
      </w:pPr>
      <w:r>
        <w:rPr>
          <w:rStyle w:val="FootnoteReference"/>
        </w:rPr>
        <w:footnoteRef/>
      </w:r>
      <w:r>
        <w:t xml:space="preserve"> In modern day Libya</w:t>
      </w:r>
    </w:p>
  </w:footnote>
  <w:footnote w:id="951">
    <w:p w14:paraId="5E4AA7CE" w14:textId="77777777" w:rsidR="00B31899" w:rsidRDefault="00B31899">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Note that </w:t>
        </w:r>
        <w:r w:rsidRPr="003A78C2">
          <w:rPr>
            <w:rFonts w:ascii="CS Avva Shenouda" w:hAnsi="CS Avva Shenouda"/>
            <w:rPrChange w:id="1653" w:author="Brett Slote" w:date="2011-07-21T20:02:00Z">
              <w:rPr>
                <w:rFonts w:ascii="Antonious Normal" w:hAnsi="Antonious Normal"/>
              </w:rPr>
            </w:rPrChange>
          </w:rPr>
          <w:t>twou</w:t>
        </w:r>
        <w:r>
          <w:t xml:space="preserve"> is used as mountain and desert interchangeably in Coptic monastic literature</w:t>
        </w:r>
      </w:ins>
    </w:p>
  </w:footnote>
  <w:footnote w:id="952">
    <w:p w14:paraId="71147821" w14:textId="77777777" w:rsidR="00B31899" w:rsidRDefault="00B31899">
      <w:pPr>
        <w:pStyle w:val="footnote"/>
        <w:rPr>
          <w:ins w:id="1654" w:author="Brett Slote" w:date="2011-07-21T18:50:00Z"/>
        </w:rPr>
        <w:pPrChange w:id="1655" w:author="Brett Slote" w:date="2011-07-21T20:02:00Z">
          <w:pPr>
            <w:pStyle w:val="FootnoteText"/>
          </w:pPr>
        </w:pPrChange>
      </w:pPr>
      <w:ins w:id="1656" w:author="Brett Slote" w:date="2011-07-21T18:50:00Z">
        <w:r>
          <w:rPr>
            <w:rStyle w:val="FootnoteReference"/>
          </w:rPr>
          <w:footnoteRef/>
        </w:r>
        <w:r>
          <w:t xml:space="preserve"> US book has “travails of torment” – but it’s not possessive.</w:t>
        </w:r>
      </w:ins>
    </w:p>
  </w:footnote>
  <w:footnote w:id="953">
    <w:p w14:paraId="39517237" w14:textId="77777777" w:rsidR="00B31899" w:rsidRDefault="00B31899">
      <w:pPr>
        <w:pStyle w:val="footnote"/>
        <w:rPr>
          <w:ins w:id="1657" w:author="Brett Slote" w:date="2011-07-21T18:49:00Z"/>
        </w:rPr>
        <w:pPrChange w:id="1658" w:author="Brett Slote" w:date="2011-07-21T20:02:00Z">
          <w:pPr>
            <w:pStyle w:val="FootnoteText"/>
          </w:pPr>
        </w:pPrChange>
      </w:pPr>
      <w:ins w:id="1659" w:author="Brett Slote" w:date="2011-07-21T18:49:00Z">
        <w:r>
          <w:rPr>
            <w:rStyle w:val="FootnoteReference"/>
          </w:rPr>
          <w:footnoteRef/>
        </w:r>
        <w:r>
          <w:t xml:space="preserve"> 1 Peter 1:4</w:t>
        </w:r>
      </w:ins>
    </w:p>
  </w:footnote>
  <w:footnote w:id="954">
    <w:p w14:paraId="049774F0" w14:textId="77777777" w:rsidR="00B31899" w:rsidRDefault="00B31899" w:rsidP="00E77C68">
      <w:pPr>
        <w:pStyle w:val="footnote"/>
      </w:pPr>
      <w:r>
        <w:rPr>
          <w:rStyle w:val="FootnoteReference"/>
        </w:rPr>
        <w:footnoteRef/>
      </w:r>
      <w:r>
        <w:t xml:space="preserve"> The Coptic has “Three names, one God,” which is the heresy of modalism, and certainly was not said at Ephesus.</w:t>
      </w:r>
    </w:p>
  </w:footnote>
  <w:footnote w:id="955">
    <w:p w14:paraId="416DBD35" w14:textId="77777777" w:rsidR="00B31899" w:rsidRDefault="00B31899" w:rsidP="00E77C68">
      <w:pPr>
        <w:pStyle w:val="footnote"/>
      </w:pPr>
      <w:r>
        <w:rPr>
          <w:rStyle w:val="FootnoteReference"/>
        </w:rPr>
        <w:footnoteRef/>
      </w:r>
      <w:r>
        <w:t xml:space="preserve"> This line is heretical.</w:t>
      </w:r>
    </w:p>
  </w:footnote>
  <w:footnote w:id="956">
    <w:p w14:paraId="2A005F90" w14:textId="77777777" w:rsidR="00B31899" w:rsidRDefault="00B31899">
      <w:pPr>
        <w:pStyle w:val="footnote"/>
        <w:rPr>
          <w:ins w:id="1694" w:author="Brett Slote" w:date="2011-07-21T18:55:00Z"/>
        </w:rPr>
        <w:pPrChange w:id="1695" w:author="Brett Slote" w:date="2011-07-21T20:02:00Z">
          <w:pPr>
            <w:pStyle w:val="FootnoteText"/>
          </w:pPr>
        </w:pPrChange>
      </w:pPr>
      <w:ins w:id="1696" w:author="Brett Slote" w:date="2011-07-21T18:55:00Z">
        <w:r>
          <w:rPr>
            <w:rStyle w:val="FootnoteReference"/>
          </w:rPr>
          <w:footnoteRef/>
        </w:r>
        <w:r>
          <w:t xml:space="preserve"> Hallow or consecrate – this was, according to a tradition, when he formerly became an archimandrite</w:t>
        </w:r>
      </w:ins>
    </w:p>
  </w:footnote>
  <w:footnote w:id="957">
    <w:p w14:paraId="6B5EF1D3" w14:textId="77777777" w:rsidR="00B31899" w:rsidRDefault="00B31899">
      <w:pPr>
        <w:pStyle w:val="footnote"/>
        <w:rPr>
          <w:ins w:id="1702" w:author="Brett Slote" w:date="2011-07-21T18:52:00Z"/>
        </w:rPr>
        <w:pPrChange w:id="1703" w:author="Brett Slote" w:date="2011-07-21T20:02:00Z">
          <w:pPr/>
        </w:pPrChange>
      </w:pPr>
      <w:ins w:id="1704" w:author="Brett Slote" w:date="2011-07-21T18:52:00Z">
        <w:r w:rsidRPr="00FB36D8">
          <w:rPr>
            <w:rStyle w:val="FootnoteReference"/>
            <w:vertAlign w:val="baseline"/>
          </w:rPr>
          <w:footnoteRef/>
        </w:r>
        <w:r w:rsidRPr="00FB36D8">
          <w:t xml:space="preserve"> This line is literally “because the hope of the good”</w:t>
        </w:r>
      </w:ins>
    </w:p>
  </w:footnote>
  <w:footnote w:id="958">
    <w:p w14:paraId="347015AD" w14:textId="77777777" w:rsidR="00B31899" w:rsidRPr="00A20ACC" w:rsidRDefault="00B31899">
      <w:pPr>
        <w:pStyle w:val="footnote"/>
        <w:rPr>
          <w:ins w:id="1705" w:author="Brett Slote" w:date="2011-07-21T18:52:00Z"/>
          <w:rFonts w:ascii="CS Avva Shenouda" w:hAnsi="CS Avva Shenouda"/>
          <w:color w:val="FF0000"/>
          <w:rPrChange w:id="1706" w:author="Brett Slote" w:date="2011-07-21T20:02:00Z">
            <w:rPr>
              <w:ins w:id="1707" w:author="Brett Slote" w:date="2011-07-21T18:52:00Z"/>
              <w:color w:val="FF0000"/>
            </w:rPr>
          </w:rPrChange>
        </w:rPr>
        <w:pPrChange w:id="1708" w:author="Brett Slote" w:date="2011-07-21T20:02:00Z">
          <w:pPr/>
        </w:pPrChange>
      </w:pPr>
      <w:ins w:id="1709" w:author="Brett Slote" w:date="2011-07-21T18:52:00Z">
        <w:r w:rsidRPr="00FB36D8">
          <w:rPr>
            <w:rStyle w:val="FootnoteReference"/>
            <w:vertAlign w:val="baseline"/>
          </w:rPr>
          <w:footnoteRef/>
        </w:r>
        <w:r w:rsidRPr="00FB36D8">
          <w:t xml:space="preserve"> </w:t>
        </w:r>
        <w:r w:rsidRPr="003A78C2">
          <w:rPr>
            <w:rPrChange w:id="1710" w:author="Brett Slote" w:date="2011-07-21T20:02:00Z">
              <w:rPr>
                <w:rFonts w:ascii="Antonious Normal" w:hAnsi="Antonious Normal"/>
                <w:color w:val="FF0000"/>
              </w:rPr>
            </w:rPrChange>
          </w:rPr>
          <w:t>qen hanhwd/ nem han'almoc</w:t>
        </w:r>
      </w:ins>
    </w:p>
  </w:footnote>
  <w:footnote w:id="959">
    <w:p w14:paraId="4AFC6896" w14:textId="77777777" w:rsidR="00B31899" w:rsidRDefault="00B31899">
      <w:pPr>
        <w:pStyle w:val="FootnoteText"/>
      </w:pPr>
      <w:r>
        <w:rPr>
          <w:rStyle w:val="FootnoteReference"/>
        </w:rPr>
        <w:footnoteRef/>
      </w:r>
      <w:r>
        <w:t xml:space="preserve"> Matthew 1:20</w:t>
      </w:r>
    </w:p>
  </w:footnote>
  <w:footnote w:id="960">
    <w:p w14:paraId="0E9CA519" w14:textId="77777777" w:rsidR="00B31899" w:rsidRDefault="00B31899" w:rsidP="00662A48">
      <w:pPr>
        <w:pStyle w:val="footnote"/>
      </w:pPr>
      <w:r>
        <w:rPr>
          <w:rStyle w:val="FootnoteReference"/>
          <w:rFonts w:eastAsiaTheme="majorEastAsia"/>
        </w:rPr>
        <w:footnoteRef/>
      </w:r>
      <w:r>
        <w:t xml:space="preserve"> All-holy</w:t>
      </w:r>
    </w:p>
  </w:footnote>
  <w:footnote w:id="961">
    <w:p w14:paraId="50451B0F" w14:textId="77777777" w:rsidR="00B31899" w:rsidRDefault="00B31899">
      <w:pPr>
        <w:pStyle w:val="footnote"/>
        <w:rPr>
          <w:ins w:id="1779" w:author="Brett Slote" w:date="2011-07-21T19:04:00Z"/>
        </w:rPr>
        <w:pPrChange w:id="1780" w:author="Brett Slote" w:date="2011-07-21T20:04:00Z">
          <w:pPr>
            <w:pStyle w:val="FootnoteText"/>
          </w:pPr>
        </w:pPrChange>
      </w:pPr>
      <w:ins w:id="1781" w:author="Brett Slote" w:date="2011-07-21T19:04:00Z">
        <w:r>
          <w:rPr>
            <w:rStyle w:val="FootnoteReference"/>
          </w:rPr>
          <w:footnoteRef/>
        </w:r>
        <w:r>
          <w:t xml:space="preserve"> literal is disregarded</w:t>
        </w:r>
      </w:ins>
    </w:p>
  </w:footnote>
  <w:footnote w:id="962">
    <w:p w14:paraId="062BDCC1" w14:textId="77777777" w:rsidR="00B31899" w:rsidRDefault="00B31899">
      <w:pPr>
        <w:pStyle w:val="FootnoteText"/>
      </w:pPr>
      <w:r>
        <w:rPr>
          <w:rStyle w:val="FootnoteReference"/>
        </w:rPr>
        <w:footnoteRef/>
      </w:r>
      <w:r>
        <w:t xml:space="preserve"> Ps 8:2</w:t>
      </w:r>
    </w:p>
  </w:footnote>
  <w:footnote w:id="963">
    <w:p w14:paraId="5BC08478" w14:textId="77777777" w:rsidR="00B31899" w:rsidRPr="000C76BB" w:rsidRDefault="00B31899"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64">
    <w:p w14:paraId="03A6DDD1" w14:textId="77777777" w:rsidR="00B31899" w:rsidRDefault="00B31899">
      <w:pPr>
        <w:pStyle w:val="FootnoteText"/>
      </w:pPr>
      <w:r>
        <w:rPr>
          <w:rStyle w:val="FootnoteReference"/>
        </w:rPr>
        <w:footnoteRef/>
      </w:r>
      <w:r>
        <w:t xml:space="preserve"> Matthew 28:6</w:t>
      </w:r>
    </w:p>
  </w:footnote>
  <w:footnote w:id="965">
    <w:p w14:paraId="339855D2" w14:textId="77777777" w:rsidR="00B31899" w:rsidRDefault="00B31899">
      <w:pPr>
        <w:pStyle w:val="FootnoteText"/>
      </w:pPr>
      <w:r>
        <w:rPr>
          <w:rStyle w:val="FootnoteReference"/>
        </w:rPr>
        <w:footnoteRef/>
      </w:r>
      <w:r>
        <w:t xml:space="preserve"> Matthew 28:7,6</w:t>
      </w:r>
    </w:p>
  </w:footnote>
  <w:footnote w:id="966">
    <w:p w14:paraId="76212A49" w14:textId="77777777" w:rsidR="00B31899" w:rsidRDefault="00B31899">
      <w:pPr>
        <w:pStyle w:val="FootnoteText"/>
      </w:pPr>
      <w:r>
        <w:rPr>
          <w:rStyle w:val="FootnoteReference"/>
        </w:rPr>
        <w:footnoteRef/>
      </w:r>
      <w:r>
        <w:t xml:space="preserve"> Matthew 28:7</w:t>
      </w:r>
    </w:p>
  </w:footnote>
  <w:footnote w:id="967">
    <w:p w14:paraId="716019EB" w14:textId="77777777" w:rsidR="00B31899" w:rsidRDefault="00B31899">
      <w:pPr>
        <w:pStyle w:val="FootnoteText"/>
      </w:pPr>
      <w:r>
        <w:rPr>
          <w:rStyle w:val="FootnoteReference"/>
        </w:rPr>
        <w:footnoteRef/>
      </w:r>
      <w:r>
        <w:t xml:space="preserve"> John 20:27</w:t>
      </w:r>
    </w:p>
  </w:footnote>
  <w:footnote w:id="968">
    <w:p w14:paraId="0ECF3FB0" w14:textId="77777777" w:rsidR="00B31899" w:rsidRDefault="00B31899">
      <w:pPr>
        <w:pStyle w:val="FootnoteText"/>
      </w:pPr>
      <w:r>
        <w:rPr>
          <w:rStyle w:val="FootnoteReference"/>
        </w:rPr>
        <w:footnoteRef/>
      </w:r>
      <w:r>
        <w:t xml:space="preserve"> John 20:28</w:t>
      </w:r>
    </w:p>
  </w:footnote>
  <w:footnote w:id="969">
    <w:p w14:paraId="3FCB0B65" w14:textId="77777777" w:rsidR="00B31899" w:rsidRDefault="00B31899">
      <w:pPr>
        <w:pStyle w:val="FootnoteText"/>
      </w:pPr>
      <w:r>
        <w:rPr>
          <w:rStyle w:val="FootnoteReference"/>
        </w:rPr>
        <w:footnoteRef/>
      </w:r>
      <w:r>
        <w:t xml:space="preserve"> John 20:29</w:t>
      </w:r>
    </w:p>
  </w:footnote>
  <w:footnote w:id="970">
    <w:p w14:paraId="6B80EDF7" w14:textId="77777777" w:rsidR="00B31899" w:rsidRDefault="00B31899">
      <w:pPr>
        <w:pStyle w:val="FootnoteText"/>
      </w:pPr>
      <w:r>
        <w:rPr>
          <w:rStyle w:val="FootnoteReference"/>
        </w:rPr>
        <w:footnoteRef/>
      </w:r>
      <w:r>
        <w:t xml:space="preserve"> John 20:29</w:t>
      </w:r>
    </w:p>
  </w:footnote>
  <w:footnote w:id="971">
    <w:p w14:paraId="09E4919D" w14:textId="77777777" w:rsidR="00B31899" w:rsidRDefault="00B31899" w:rsidP="00134DB2">
      <w:pPr>
        <w:pStyle w:val="footnote"/>
      </w:pPr>
      <w:r>
        <w:rPr>
          <w:rStyle w:val="FootnoteReference"/>
        </w:rPr>
        <w:footnoteRef/>
      </w:r>
      <w:r>
        <w:t xml:space="preserve"> Fr. Athanasius has “My soul shall make her boast in the Lord”</w:t>
      </w:r>
    </w:p>
  </w:footnote>
  <w:footnote w:id="972">
    <w:p w14:paraId="60AC8686" w14:textId="77777777" w:rsidR="00B31899" w:rsidRDefault="00B31899" w:rsidP="00134DB2">
      <w:pPr>
        <w:pStyle w:val="footnote"/>
      </w:pPr>
      <w:r>
        <w:rPr>
          <w:rStyle w:val="FootnoteReference"/>
        </w:rPr>
        <w:footnoteRef/>
      </w:r>
      <w:r>
        <w:t xml:space="preserve"> 2 Sam. 6:2 (LXX).</w:t>
      </w:r>
    </w:p>
  </w:footnote>
  <w:footnote w:id="973">
    <w:p w14:paraId="55B1ADAD" w14:textId="77777777" w:rsidR="00B31899" w:rsidRDefault="00B31899" w:rsidP="00134DB2">
      <w:pPr>
        <w:pStyle w:val="footnote"/>
      </w:pPr>
      <w:r>
        <w:rPr>
          <w:rStyle w:val="FootnoteReference"/>
        </w:rPr>
        <w:footnoteRef/>
      </w:r>
      <w:r>
        <w:t xml:space="preserve"> [JS] or “appear” or “reveal Yourself”</w:t>
      </w:r>
    </w:p>
  </w:footnote>
  <w:footnote w:id="974">
    <w:p w14:paraId="469FEDC5" w14:textId="77777777" w:rsidR="00B31899" w:rsidRDefault="00B31899" w:rsidP="001F4F1A">
      <w:pPr>
        <w:pStyle w:val="footnote"/>
      </w:pPr>
      <w:r>
        <w:rPr>
          <w:rStyle w:val="FootnoteReference"/>
        </w:rPr>
        <w:footnoteRef/>
      </w:r>
      <w:r>
        <w:t xml:space="preserve"> [JS] or “reveal Your face”.</w:t>
      </w:r>
    </w:p>
  </w:footnote>
  <w:footnote w:id="975">
    <w:p w14:paraId="0AB37BC4" w14:textId="77777777" w:rsidR="00B31899" w:rsidRPr="004A3E27" w:rsidRDefault="00B31899"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76">
    <w:p w14:paraId="5A1ACC0E" w14:textId="77777777" w:rsidR="00B31899" w:rsidRDefault="00B31899" w:rsidP="001F4F1A">
      <w:pPr>
        <w:pStyle w:val="footnote"/>
      </w:pPr>
      <w:r>
        <w:rPr>
          <w:rStyle w:val="FootnoteReference"/>
        </w:rPr>
        <w:footnoteRef/>
      </w:r>
      <w:r>
        <w:t xml:space="preserve"> [JS] literally “do obeisance”, i.e. “bow down to”</w:t>
      </w:r>
    </w:p>
  </w:footnote>
  <w:footnote w:id="977">
    <w:p w14:paraId="51131512" w14:textId="77777777" w:rsidR="00B31899" w:rsidRPr="004A3E27" w:rsidRDefault="00B31899"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78">
    <w:p w14:paraId="6AFC128D" w14:textId="77777777" w:rsidR="00B31899" w:rsidRDefault="00B31899" w:rsidP="001F4F1A">
      <w:pPr>
        <w:pStyle w:val="footnote"/>
      </w:pPr>
      <w:r>
        <w:rPr>
          <w:rStyle w:val="FootnoteReference"/>
        </w:rPr>
        <w:footnoteRef/>
      </w:r>
      <w:r>
        <w:t xml:space="preserve"> [JS] or “beautifully situated”</w:t>
      </w:r>
    </w:p>
  </w:footnote>
  <w:footnote w:id="979">
    <w:p w14:paraId="63608FED" w14:textId="77777777" w:rsidR="00B31899" w:rsidRPr="004A3E27" w:rsidRDefault="00B31899"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80">
    <w:p w14:paraId="0D47DD48" w14:textId="77777777" w:rsidR="00B31899" w:rsidRDefault="00B31899"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81">
    <w:p w14:paraId="3F2156F8" w14:textId="77777777" w:rsidR="00B31899" w:rsidRDefault="00B31899" w:rsidP="00394CC7">
      <w:pPr>
        <w:pStyle w:val="footnote"/>
      </w:pPr>
      <w:r>
        <w:rPr>
          <w:rStyle w:val="FootnoteReference"/>
        </w:rPr>
        <w:footnoteRef/>
      </w:r>
      <w:r>
        <w:t xml:space="preserve"> [JS] or “Mother Zion will say,”</w:t>
      </w:r>
    </w:p>
  </w:footnote>
  <w:footnote w:id="982">
    <w:p w14:paraId="7D124560" w14:textId="77777777" w:rsidR="00B31899" w:rsidRDefault="00B31899" w:rsidP="00394CC7">
      <w:pPr>
        <w:pStyle w:val="footnote"/>
      </w:pPr>
      <w:r>
        <w:rPr>
          <w:rStyle w:val="FootnoteReference"/>
        </w:rPr>
        <w:footnoteRef/>
      </w:r>
      <w:r>
        <w:t xml:space="preserve"> [JS] Coptic has, “that a man and a man dwelt in her”</w:t>
      </w:r>
    </w:p>
  </w:footnote>
  <w:footnote w:id="983">
    <w:p w14:paraId="19F3F5FF" w14:textId="77777777" w:rsidR="00B31899" w:rsidRDefault="00B31899" w:rsidP="00394CC7">
      <w:pPr>
        <w:pStyle w:val="footnote"/>
      </w:pPr>
      <w:r>
        <w:rPr>
          <w:rStyle w:val="FootnoteReference"/>
        </w:rPr>
        <w:footnoteRef/>
      </w:r>
      <w:r>
        <w:t xml:space="preserve"> [JS] or “messengers”</w:t>
      </w:r>
    </w:p>
  </w:footnote>
  <w:footnote w:id="984">
    <w:p w14:paraId="3F310231" w14:textId="77777777" w:rsidR="00B31899" w:rsidRDefault="00B31899" w:rsidP="00394CC7">
      <w:pPr>
        <w:pStyle w:val="footnote"/>
      </w:pPr>
      <w:r>
        <w:rPr>
          <w:rStyle w:val="FootnoteReference"/>
        </w:rPr>
        <w:footnoteRef/>
      </w:r>
      <w:r>
        <w:t xml:space="preserve"> [JS] Fr. Lazarus has “servants”</w:t>
      </w:r>
    </w:p>
  </w:footnote>
  <w:footnote w:id="985">
    <w:p w14:paraId="562DE160" w14:textId="77777777" w:rsidR="00B31899" w:rsidRDefault="00B31899" w:rsidP="00394CC7">
      <w:pPr>
        <w:pStyle w:val="footnote"/>
      </w:pPr>
      <w:r>
        <w:rPr>
          <w:rStyle w:val="FootnoteReference"/>
        </w:rPr>
        <w:footnoteRef/>
      </w:r>
      <w:r>
        <w:t xml:space="preserve"> Heb. 1:7; Ezek. 1:14; 2 Esdras 8:22.</w:t>
      </w:r>
    </w:p>
  </w:footnote>
  <w:footnote w:id="986">
    <w:p w14:paraId="2349FFF8" w14:textId="77777777" w:rsidR="00B31899" w:rsidRDefault="00B31899" w:rsidP="00394CC7">
      <w:pPr>
        <w:pStyle w:val="footnote"/>
      </w:pPr>
      <w:r>
        <w:rPr>
          <w:rStyle w:val="FootnoteReference"/>
        </w:rPr>
        <w:footnoteRef/>
      </w:r>
      <w:r>
        <w:t xml:space="preserve"> [JS] or “makes the clouds His chariot”</w:t>
      </w:r>
    </w:p>
  </w:footnote>
  <w:footnote w:id="987">
    <w:p w14:paraId="69FA1866" w14:textId="77777777" w:rsidR="00B31899" w:rsidRDefault="00B31899" w:rsidP="00394CC7">
      <w:pPr>
        <w:pStyle w:val="footnote"/>
      </w:pPr>
      <w:r>
        <w:rPr>
          <w:rStyle w:val="FootnoteReference"/>
        </w:rPr>
        <w:footnoteRef/>
      </w:r>
      <w:r>
        <w:t xml:space="preserve"> [JS] “do obeisance”, elsewhere rendered “worship’, but referring to the physical act.</w:t>
      </w:r>
    </w:p>
  </w:footnote>
  <w:footnote w:id="988">
    <w:p w14:paraId="6E6EA07D" w14:textId="77777777" w:rsidR="00B31899" w:rsidRDefault="00B31899" w:rsidP="00486BA4">
      <w:pPr>
        <w:pStyle w:val="footnote"/>
      </w:pPr>
      <w:r>
        <w:rPr>
          <w:rStyle w:val="FootnoteReference"/>
        </w:rPr>
        <w:footnoteRef/>
      </w:r>
      <w:r>
        <w:t xml:space="preserve"> [JS] lit. day to day</w:t>
      </w:r>
    </w:p>
  </w:footnote>
  <w:footnote w:id="989">
    <w:p w14:paraId="15A4CA87" w14:textId="77777777" w:rsidR="00B31899" w:rsidRPr="004A3E27" w:rsidRDefault="00B31899" w:rsidP="00486BA4">
      <w:pPr>
        <w:pStyle w:val="footnote"/>
      </w:pPr>
      <w:r w:rsidRPr="004A3E27">
        <w:rPr>
          <w:rStyle w:val="FootnoteReference"/>
        </w:rPr>
        <w:footnoteRef/>
      </w:r>
      <w:r w:rsidRPr="004A3E27">
        <w:t xml:space="preserve"> Luke 4:32.</w:t>
      </w:r>
    </w:p>
  </w:footnote>
  <w:footnote w:id="990">
    <w:p w14:paraId="0F743031" w14:textId="77777777" w:rsidR="00B31899" w:rsidRDefault="00B31899" w:rsidP="00486BA4">
      <w:pPr>
        <w:pStyle w:val="footnote"/>
      </w:pPr>
      <w:r>
        <w:rPr>
          <w:rStyle w:val="FootnoteReference"/>
        </w:rPr>
        <w:footnoteRef/>
      </w:r>
      <w:r>
        <w:t xml:space="preserve"> [JS] or “give thanks to”. “Thankfully confess with praise”</w:t>
      </w:r>
    </w:p>
  </w:footnote>
  <w:footnote w:id="991">
    <w:p w14:paraId="5EFEDAB8" w14:textId="77777777" w:rsidR="00B31899" w:rsidRDefault="00B31899" w:rsidP="00486BA4">
      <w:pPr>
        <w:pStyle w:val="footnote"/>
      </w:pPr>
      <w:r>
        <w:rPr>
          <w:rStyle w:val="FootnoteReference"/>
        </w:rPr>
        <w:footnoteRef/>
      </w:r>
      <w:r>
        <w:t xml:space="preserve"> [JS] literally, “holy ones.”</w:t>
      </w:r>
    </w:p>
  </w:footnote>
  <w:footnote w:id="992">
    <w:p w14:paraId="7219A2E0" w14:textId="77777777" w:rsidR="00B31899" w:rsidRDefault="00B31899" w:rsidP="00486BA4">
      <w:pPr>
        <w:pStyle w:val="footnote"/>
      </w:pPr>
      <w:r>
        <w:rPr>
          <w:rStyle w:val="FootnoteReference"/>
        </w:rPr>
        <w:footnoteRef/>
      </w:r>
      <w:r>
        <w:t xml:space="preserve"> </w:t>
      </w:r>
      <w:r w:rsidRPr="00DC02D9">
        <w:rPr>
          <w:i/>
        </w:rPr>
        <w:t>Or:</w:t>
      </w:r>
      <w:r>
        <w:t xml:space="preserve"> costly (Wisdom 1:13-16).</w:t>
      </w:r>
    </w:p>
  </w:footnote>
  <w:footnote w:id="993">
    <w:p w14:paraId="1C209EBB" w14:textId="77777777" w:rsidR="00B31899" w:rsidRDefault="00B31899" w:rsidP="00486BA4">
      <w:pPr>
        <w:pStyle w:val="footnote"/>
      </w:pPr>
      <w:r>
        <w:rPr>
          <w:rStyle w:val="FootnoteReference"/>
        </w:rPr>
        <w:footnoteRef/>
      </w:r>
      <w:r>
        <w:t xml:space="preserve"> [JS] litearlly, “slave”.</w:t>
      </w:r>
    </w:p>
  </w:footnote>
  <w:footnote w:id="994">
    <w:p w14:paraId="116A3C7A" w14:textId="77777777" w:rsidR="00B31899" w:rsidRPr="004A3E27" w:rsidRDefault="00B31899" w:rsidP="0058686F">
      <w:pPr>
        <w:pStyle w:val="footnote"/>
      </w:pPr>
      <w:r w:rsidRPr="004A3E27">
        <w:rPr>
          <w:rStyle w:val="FootnoteReference"/>
        </w:rPr>
        <w:footnoteRef/>
      </w:r>
      <w:r w:rsidRPr="004A3E27">
        <w:t xml:space="preserve"> </w:t>
      </w:r>
      <w:r>
        <w:t>cf</w:t>
      </w:r>
      <w:r w:rsidRPr="004A3E27">
        <w:t>. Rev. 19:11-16.</w:t>
      </w:r>
    </w:p>
  </w:footnote>
  <w:footnote w:id="995">
    <w:p w14:paraId="0237698A" w14:textId="77777777" w:rsidR="00B31899" w:rsidRDefault="00B31899" w:rsidP="0058686F">
      <w:pPr>
        <w:pStyle w:val="footnote"/>
      </w:pPr>
      <w:r>
        <w:rPr>
          <w:rStyle w:val="FootnoteReference"/>
        </w:rPr>
        <w:footnoteRef/>
      </w:r>
      <w:r>
        <w:t xml:space="preserve"> dragon: </w:t>
      </w:r>
      <w:r w:rsidRPr="0090411D">
        <w:rPr>
          <w:i/>
        </w:rPr>
        <w:t>or</w:t>
      </w:r>
      <w:r>
        <w:t xml:space="preserve"> serpent.</w:t>
      </w:r>
    </w:p>
  </w:footnote>
  <w:footnote w:id="996">
    <w:p w14:paraId="23515252" w14:textId="77777777" w:rsidR="00B31899" w:rsidRDefault="00B31899"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97">
    <w:p w14:paraId="45DF34E0" w14:textId="77777777" w:rsidR="00B31899" w:rsidRDefault="00B31899" w:rsidP="00C502E3">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998">
    <w:p w14:paraId="6FA6EE36" w14:textId="77777777" w:rsidR="00B31899" w:rsidRDefault="00B31899" w:rsidP="00C502E3">
      <w:pPr>
        <w:pStyle w:val="footnote"/>
      </w:pPr>
      <w:r>
        <w:rPr>
          <w:rStyle w:val="FootnoteReference"/>
        </w:rPr>
        <w:footnoteRef/>
      </w:r>
      <w:r>
        <w:t xml:space="preserve"> [JS] or, “boast”</w:t>
      </w:r>
    </w:p>
  </w:footnote>
  <w:footnote w:id="999">
    <w:p w14:paraId="720D83C7" w14:textId="77777777" w:rsidR="00B31899" w:rsidRPr="004A3E27" w:rsidRDefault="00B31899" w:rsidP="00C502E3">
      <w:pPr>
        <w:pStyle w:val="footnote"/>
      </w:pPr>
      <w:r w:rsidRPr="004A3E27">
        <w:rPr>
          <w:rStyle w:val="FootnoteReference"/>
        </w:rPr>
        <w:footnoteRef/>
      </w:r>
      <w:r w:rsidRPr="004A3E27">
        <w:t xml:space="preserve"> Man is made for happiness, fruit of grace, forgiveness, right relations, holiness.</w:t>
      </w:r>
    </w:p>
  </w:footnote>
  <w:footnote w:id="1000">
    <w:p w14:paraId="7DB48AE1" w14:textId="77777777" w:rsidR="00B31899" w:rsidRDefault="00B31899" w:rsidP="00743D2C">
      <w:pPr>
        <w:pStyle w:val="footnote"/>
      </w:pPr>
      <w:r>
        <w:rPr>
          <w:rStyle w:val="FootnoteReference"/>
        </w:rPr>
        <w:footnoteRef/>
      </w:r>
      <w:r>
        <w:t xml:space="preserve"> [JS] Fr. Lazarus renders “repent” as “change His mind”</w:t>
      </w:r>
    </w:p>
  </w:footnote>
  <w:footnote w:id="1001">
    <w:p w14:paraId="1240DC44" w14:textId="77777777" w:rsidR="00B31899" w:rsidRDefault="00B31899" w:rsidP="00743D2C">
      <w:pPr>
        <w:pStyle w:val="footnote"/>
      </w:pPr>
      <w:r>
        <w:rPr>
          <w:rStyle w:val="FootnoteReference"/>
        </w:rPr>
        <w:footnoteRef/>
      </w:r>
      <w:r>
        <w:t xml:space="preserve"> Heb. 7:21.</w:t>
      </w:r>
    </w:p>
  </w:footnote>
  <w:footnote w:id="1002">
    <w:p w14:paraId="4D23E76D" w14:textId="77777777" w:rsidR="00B31899" w:rsidRPr="004A3E27" w:rsidRDefault="00B31899"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03">
    <w:p w14:paraId="4CCF0C2B" w14:textId="77777777" w:rsidR="00B31899" w:rsidRPr="004A3E27" w:rsidRDefault="00B31899" w:rsidP="00743D2C">
      <w:pPr>
        <w:pStyle w:val="footnote"/>
      </w:pPr>
      <w:r w:rsidRPr="004A3E27">
        <w:rPr>
          <w:rStyle w:val="FootnoteReference"/>
        </w:rPr>
        <w:footnoteRef/>
      </w:r>
      <w:r w:rsidRPr="004A3E27">
        <w:t xml:space="preserve"> </w:t>
      </w:r>
      <w:r>
        <w:t>Cf</w:t>
      </w:r>
      <w:r w:rsidRPr="004A3E27">
        <w:t>. Isaiah 40:11; John 10:11.</w:t>
      </w:r>
    </w:p>
  </w:footnote>
  <w:footnote w:id="1004">
    <w:p w14:paraId="19A1BCB8" w14:textId="77777777" w:rsidR="00B31899" w:rsidRDefault="00B31899" w:rsidP="00743D2C">
      <w:pPr>
        <w:pStyle w:val="footnote"/>
      </w:pPr>
      <w:r>
        <w:rPr>
          <w:rStyle w:val="FootnoteReference"/>
        </w:rPr>
        <w:footnoteRef/>
      </w:r>
      <w:r>
        <w:t xml:space="preserve"> ‘mercies of the Lord’: </w:t>
      </w:r>
      <w:r w:rsidRPr="00B246C1">
        <w:rPr>
          <w:i/>
        </w:rPr>
        <w:t>or</w:t>
      </w:r>
      <w:r>
        <w:t>, the Lord’s love.</w:t>
      </w:r>
    </w:p>
  </w:footnote>
  <w:footnote w:id="1005">
    <w:p w14:paraId="4162CF7C" w14:textId="190E974A" w:rsidR="00B31899" w:rsidRDefault="00B31899" w:rsidP="00E25E68">
      <w:pPr>
        <w:pStyle w:val="footnote"/>
      </w:pPr>
      <w:r>
        <w:rPr>
          <w:rStyle w:val="FootnoteReference"/>
        </w:rPr>
        <w:footnoteRef/>
      </w:r>
      <w:r>
        <w:t xml:space="preserve"> This column is the version abridged by Fr. Athanasius Iskander.</w:t>
      </w:r>
    </w:p>
  </w:footnote>
  <w:footnote w:id="1006">
    <w:p w14:paraId="73FD763A" w14:textId="5EEBDC02" w:rsidR="00B31899" w:rsidRDefault="00B31899"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07">
    <w:p w14:paraId="65C1221D" w14:textId="58B0B75A" w:rsidR="00B31899" w:rsidRDefault="00B31899" w:rsidP="005008DD">
      <w:pPr>
        <w:pStyle w:val="footnote"/>
      </w:pPr>
      <w:r>
        <w:rPr>
          <w:rStyle w:val="FootnoteReference"/>
        </w:rPr>
        <w:footnoteRef/>
      </w:r>
      <w:r>
        <w:t xml:space="preserve"> Here Fr. Athanasius Iskander replaces the remainder with a short conclusion based on the ending of the First Canticle.</w:t>
      </w:r>
    </w:p>
  </w:footnote>
  <w:footnote w:id="1008">
    <w:p w14:paraId="694B1AEF" w14:textId="6CD120E4" w:rsidR="00B31899" w:rsidRDefault="00B31899" w:rsidP="0061474D">
      <w:pPr>
        <w:pStyle w:val="footnote"/>
      </w:pPr>
      <w:r>
        <w:rPr>
          <w:rStyle w:val="FootnoteReference"/>
        </w:rPr>
        <w:footnoteRef/>
      </w:r>
      <w:r>
        <w:t xml:space="preserve"> Verses marked with (*) appear in the abridged version of Fr. Athanasius Iskander</w:t>
      </w:r>
    </w:p>
  </w:footnote>
  <w:footnote w:id="1009">
    <w:p w14:paraId="77C597C4" w14:textId="77777777" w:rsidR="00B31899" w:rsidRDefault="00B31899"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10">
    <w:p w14:paraId="725C3ADA" w14:textId="77777777" w:rsidR="00B31899" w:rsidRDefault="00B31899" w:rsidP="000608B8">
      <w:pPr>
        <w:pStyle w:val="footnote"/>
      </w:pPr>
      <w:r>
        <w:rPr>
          <w:rStyle w:val="FootnoteReference"/>
        </w:rPr>
        <w:footnoteRef/>
      </w:r>
      <w:r>
        <w:t xml:space="preserve"> Clearly a late addition given the Roman Catholic ecclesiology, foreign to Orthodoxy, found in these verses.</w:t>
      </w:r>
    </w:p>
  </w:footnote>
  <w:footnote w:id="1011">
    <w:p w14:paraId="04C754F3" w14:textId="52CD574F" w:rsidR="00B31899" w:rsidRDefault="00B31899"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6003548D" w:rsidR="00B31899" w:rsidRPr="00E00D27" w:rsidRDefault="00B3189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D1AC2">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B31899" w:rsidRPr="00E00D27" w:rsidRDefault="00B31899"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B31899" w:rsidRPr="00E00D27" w:rsidRDefault="00B31899" w:rsidP="00686912">
    <w:pPr>
      <w:pStyle w:val="Header"/>
      <w:jc w:val="center"/>
      <w:rPr>
        <w:sz w:val="20"/>
        <w:szCs w:val="20"/>
      </w:rPr>
    </w:pPr>
  </w:p>
  <w:p w14:paraId="022704DA" w14:textId="77777777" w:rsidR="00B31899" w:rsidRPr="00686912" w:rsidRDefault="00B31899"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12DE1962" w:rsidR="00B31899" w:rsidRPr="00E00D27" w:rsidRDefault="00B3189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0D1AC2">
      <w:rPr>
        <w:noProof/>
        <w:sz w:val="20"/>
        <w:szCs w:val="20"/>
      </w:rPr>
      <w:t>The Midnight Praise</w:t>
    </w:r>
    <w:r>
      <w:rPr>
        <w:sz w:val="20"/>
        <w:szCs w:val="20"/>
      </w:rPr>
      <w:fldChar w:fldCharType="end"/>
    </w:r>
  </w:p>
  <w:p w14:paraId="199CF7F3" w14:textId="77777777" w:rsidR="00B31899" w:rsidRPr="00E00D27" w:rsidRDefault="00B31899"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77F4C830" w:rsidR="00B31899" w:rsidRPr="00E00D27" w:rsidRDefault="00B3189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0D1AC2">
      <w:rPr>
        <w:noProof/>
        <w:sz w:val="20"/>
        <w:szCs w:val="20"/>
      </w:rPr>
      <w:t>Kathisma 9</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1777B76B" w:rsidR="00B31899" w:rsidRPr="00E00D27" w:rsidRDefault="00B31899"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D1AC2">
      <w:rPr>
        <w:noProof/>
        <w:sz w:val="20"/>
        <w:szCs w:val="20"/>
      </w:rPr>
      <w:t>The Psalms</w:t>
    </w:r>
    <w:r w:rsidRPr="00E00D27">
      <w:rPr>
        <w:sz w:val="20"/>
        <w:szCs w:val="20"/>
      </w:rPr>
      <w:fldChar w:fldCharType="end"/>
    </w:r>
  </w:p>
  <w:p w14:paraId="48CF3F9A" w14:textId="245E316D" w:rsidR="00B31899" w:rsidRPr="00686912" w:rsidRDefault="00B31899"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64D3E082" w:rsidR="00B31899" w:rsidRPr="00E00D27" w:rsidRDefault="00B3189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D1AC2">
      <w:rPr>
        <w:noProof/>
        <w:sz w:val="20"/>
        <w:szCs w:val="20"/>
      </w:rPr>
      <w:t xml:space="preserve">Hymns for </w:t>
    </w:r>
    <w:r w:rsidR="000D1AC2" w:rsidRPr="000D1AC2">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28B962E4" w:rsidR="00B31899" w:rsidRPr="00E00D27" w:rsidRDefault="00B31899"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D1AC2">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6339EC3" w:rsidR="00B31899" w:rsidRPr="00E00D27" w:rsidRDefault="00B3189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D1AC2">
      <w:rPr>
        <w:noProof/>
        <w:sz w:val="20"/>
        <w:szCs w:val="20"/>
      </w:rPr>
      <w:t>Prayer for the Church</w:t>
    </w:r>
    <w:r w:rsidRPr="00E00D27">
      <w:rPr>
        <w:sz w:val="20"/>
        <w:szCs w:val="20"/>
      </w:rPr>
      <w:fldChar w:fldCharType="end"/>
    </w:r>
  </w:p>
  <w:p w14:paraId="1DAD4C8D" w14:textId="77777777" w:rsidR="00B31899" w:rsidRPr="00686912" w:rsidRDefault="00B31899"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B31899" w:rsidRPr="00686912" w:rsidRDefault="00B31899"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21970D30" w:rsidR="00B31899" w:rsidRPr="00E00D27" w:rsidRDefault="00B3189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D1AC2">
      <w:rPr>
        <w:noProof/>
        <w:sz w:val="20"/>
        <w:szCs w:val="20"/>
      </w:rPr>
      <w:t>Hymn on the Friday Theotokia</w:t>
    </w:r>
    <w:r w:rsidRPr="00E00D27">
      <w:rPr>
        <w:sz w:val="20"/>
        <w:szCs w:val="20"/>
      </w:rPr>
      <w:fldChar w:fldCharType="end"/>
    </w:r>
  </w:p>
  <w:p w14:paraId="7E9EFC1B" w14:textId="77777777" w:rsidR="00B31899" w:rsidRPr="00686912" w:rsidRDefault="00B31899"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7A0"/>
    <w:rsid w:val="002E7061"/>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BD9"/>
    <w:rsid w:val="00504C44"/>
    <w:rsid w:val="00510795"/>
    <w:rsid w:val="005110F9"/>
    <w:rsid w:val="00511194"/>
    <w:rsid w:val="00511398"/>
    <w:rsid w:val="00511459"/>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419"/>
    <w:rsid w:val="005F1CE0"/>
    <w:rsid w:val="005F3B89"/>
    <w:rsid w:val="005F3BE1"/>
    <w:rsid w:val="005F5CA1"/>
    <w:rsid w:val="005F72E7"/>
    <w:rsid w:val="005F78D8"/>
    <w:rsid w:val="005F7989"/>
    <w:rsid w:val="005F7A68"/>
    <w:rsid w:val="00600016"/>
    <w:rsid w:val="00601ED3"/>
    <w:rsid w:val="006033A2"/>
    <w:rsid w:val="006035EE"/>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403"/>
    <w:rsid w:val="006A0D7C"/>
    <w:rsid w:val="006A0F54"/>
    <w:rsid w:val="006A140A"/>
    <w:rsid w:val="006A2C42"/>
    <w:rsid w:val="006A3219"/>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0E3B"/>
    <w:rsid w:val="006F20A6"/>
    <w:rsid w:val="006F2203"/>
    <w:rsid w:val="006F2298"/>
    <w:rsid w:val="006F3226"/>
    <w:rsid w:val="006F4187"/>
    <w:rsid w:val="006F5235"/>
    <w:rsid w:val="006F5C01"/>
    <w:rsid w:val="006F62CB"/>
    <w:rsid w:val="006F6972"/>
    <w:rsid w:val="006F7233"/>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433A"/>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82C"/>
    <w:rsid w:val="00DD6B29"/>
    <w:rsid w:val="00DE00C0"/>
    <w:rsid w:val="00DE04F0"/>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B613CD-0C74-7C4C-82AF-7AFDF9183D3C}">
  <ds:schemaRefs>
    <ds:schemaRef ds:uri="http://schemas.openxmlformats.org/officeDocument/2006/bibliography"/>
  </ds:schemaRefs>
</ds:datastoreItem>
</file>

<file path=customXml/itemProps2.xml><?xml version="1.0" encoding="utf-8"?>
<ds:datastoreItem xmlns:ds="http://schemas.openxmlformats.org/officeDocument/2006/customXml" ds:itemID="{F146B66F-DA43-9846-96F4-8083F82989E5}">
  <ds:schemaRefs>
    <ds:schemaRef ds:uri="http://schemas.openxmlformats.org/officeDocument/2006/bibliography"/>
  </ds:schemaRefs>
</ds:datastoreItem>
</file>

<file path=customXml/itemProps3.xml><?xml version="1.0" encoding="utf-8"?>
<ds:datastoreItem xmlns:ds="http://schemas.openxmlformats.org/officeDocument/2006/customXml" ds:itemID="{892261B0-FB09-294F-BC4A-5F47E7C7A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29882</TotalTime>
  <Pages>1123</Pages>
  <Words>278253</Words>
  <Characters>1168663</Characters>
  <Application>Microsoft Macintosh Word</Application>
  <DocSecurity>0</DocSecurity>
  <Lines>43283</Lines>
  <Paragraphs>15072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635</cp:revision>
  <cp:lastPrinted>2016-05-25T21:20:00Z</cp:lastPrinted>
  <dcterms:created xsi:type="dcterms:W3CDTF">2014-10-30T02:06:00Z</dcterms:created>
  <dcterms:modified xsi:type="dcterms:W3CDTF">2016-06-11T21:43:00Z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