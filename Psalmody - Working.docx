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bookmarkStart w:id="0" w:name="_GoBack"/>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1" w:name="_Toc289108464"/>
      <w:bookmarkStart w:id="2" w:name="_Toc289112504"/>
      <w:bookmarkStart w:id="3" w:name="_Toc297322051"/>
      <w:bookmarkStart w:id="4" w:name="_Toc297407696"/>
      <w:bookmarkStart w:id="5" w:name="_Toc434478978"/>
      <w:r>
        <w:rPr>
          <w:lang w:val="en-US"/>
        </w:rPr>
        <w:lastRenderedPageBreak/>
        <w:t>TODO</w:t>
      </w:r>
      <w:bookmarkEnd w:id="5"/>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9A11DD" w:rsidRDefault="009A11DD" w:rsidP="008E406C">
      <w:pPr>
        <w:pStyle w:val="Heading1"/>
      </w:pPr>
      <w:r>
        <w:br w:type="page"/>
      </w:r>
      <w:bookmarkStart w:id="6" w:name="_Toc298681230"/>
      <w:bookmarkStart w:id="7" w:name="_Toc308441891"/>
      <w:bookmarkStart w:id="8" w:name="_Ref412027124"/>
      <w:bookmarkStart w:id="9" w:name="_Ref412111757"/>
      <w:bookmarkStart w:id="10" w:name="_Toc434478979"/>
      <w:r>
        <w:lastRenderedPageBreak/>
        <w:t>Introduction</w:t>
      </w:r>
      <w:bookmarkEnd w:id="6"/>
      <w:bookmarkEnd w:id="7"/>
      <w:bookmarkEnd w:id="8"/>
      <w:bookmarkEnd w:id="9"/>
      <w:bookmarkEnd w:id="10"/>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1" w:name="_Toc298681231"/>
      <w:bookmarkStart w:id="12" w:name="_Toc308441892"/>
      <w:r>
        <w:rPr>
          <w:lang w:val="en-US"/>
        </w:rPr>
        <w:t>Brief Table of Contents</w:t>
      </w:r>
      <w:bookmarkEnd w:id="11"/>
      <w:bookmarkEnd w:id="12"/>
    </w:p>
    <w:p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rsidR="00CC1CA8" w:rsidRDefault="00CC1CA8">
      <w:pPr>
        <w:pStyle w:val="TOC1"/>
        <w:tabs>
          <w:tab w:val="right" w:leader="dot" w:pos="8846"/>
        </w:tabs>
        <w:rPr>
          <w:rFonts w:asciiTheme="minorHAnsi" w:eastAsiaTheme="minorEastAsia" w:hAnsiTheme="minorHAnsi"/>
          <w:noProof/>
          <w:sz w:val="22"/>
          <w:lang w:val="en-US"/>
        </w:rPr>
      </w:pPr>
      <w:hyperlink w:anchor="_Toc434478979" w:history="1">
        <w:r w:rsidRPr="00D87F21">
          <w:rPr>
            <w:rStyle w:val="Hyperlink"/>
            <w:noProof/>
          </w:rPr>
          <w:t>Introduction</w:t>
        </w:r>
        <w:r>
          <w:rPr>
            <w:noProof/>
            <w:webHidden/>
          </w:rPr>
          <w:tab/>
        </w:r>
        <w:r>
          <w:rPr>
            <w:noProof/>
            <w:webHidden/>
          </w:rPr>
          <w:fldChar w:fldCharType="begin"/>
        </w:r>
        <w:r>
          <w:rPr>
            <w:noProof/>
            <w:webHidden/>
          </w:rPr>
          <w:instrText xml:space="preserve"> PAGEREF _Toc434478979 \h </w:instrText>
        </w:r>
        <w:r>
          <w:rPr>
            <w:noProof/>
            <w:webHidden/>
          </w:rPr>
        </w:r>
        <w:r>
          <w:rPr>
            <w:noProof/>
            <w:webHidden/>
          </w:rPr>
          <w:fldChar w:fldCharType="separate"/>
        </w:r>
        <w:r>
          <w:rPr>
            <w:noProof/>
            <w:webHidden/>
          </w:rPr>
          <w:t>iv</w:t>
        </w:r>
        <w:r>
          <w:rPr>
            <w:noProof/>
            <w:webHidden/>
          </w:rPr>
          <w:fldChar w:fldCharType="end"/>
        </w:r>
      </w:hyperlink>
    </w:p>
    <w:p w:rsidR="00CC1CA8" w:rsidRDefault="00CC1CA8">
      <w:pPr>
        <w:pStyle w:val="TOC1"/>
        <w:tabs>
          <w:tab w:val="right" w:leader="dot" w:pos="8846"/>
        </w:tabs>
        <w:rPr>
          <w:rFonts w:asciiTheme="minorHAnsi" w:eastAsiaTheme="minorEastAsia" w:hAnsiTheme="minorHAnsi"/>
          <w:noProof/>
          <w:sz w:val="22"/>
          <w:lang w:val="en-US"/>
        </w:rPr>
      </w:pPr>
      <w:hyperlink w:anchor="_Toc434478980" w:history="1">
        <w:r w:rsidRPr="00D87F21">
          <w:rPr>
            <w:rStyle w:val="Hyperlink"/>
            <w:noProof/>
          </w:rPr>
          <w:t>Front Matter</w:t>
        </w:r>
        <w:r>
          <w:rPr>
            <w:noProof/>
            <w:webHidden/>
          </w:rPr>
          <w:tab/>
        </w:r>
        <w:r>
          <w:rPr>
            <w:noProof/>
            <w:webHidden/>
          </w:rPr>
          <w:fldChar w:fldCharType="begin"/>
        </w:r>
        <w:r>
          <w:rPr>
            <w:noProof/>
            <w:webHidden/>
          </w:rPr>
          <w:instrText xml:space="preserve"> PAGEREF _Toc434478980 \h </w:instrText>
        </w:r>
        <w:r>
          <w:rPr>
            <w:noProof/>
            <w:webHidden/>
          </w:rPr>
        </w:r>
        <w:r>
          <w:rPr>
            <w:noProof/>
            <w:webHidden/>
          </w:rPr>
          <w:fldChar w:fldCharType="separate"/>
        </w:r>
        <w:r>
          <w:rPr>
            <w:noProof/>
            <w:webHidden/>
          </w:rPr>
          <w:t>v</w:t>
        </w:r>
        <w:r>
          <w:rPr>
            <w:noProof/>
            <w:webHidden/>
          </w:rPr>
          <w:fldChar w:fldCharType="end"/>
        </w:r>
      </w:hyperlink>
    </w:p>
    <w:p w:rsidR="00CC1CA8" w:rsidRDefault="00CC1CA8">
      <w:pPr>
        <w:pStyle w:val="TOC1"/>
        <w:tabs>
          <w:tab w:val="right" w:leader="dot" w:pos="8846"/>
        </w:tabs>
        <w:rPr>
          <w:rFonts w:asciiTheme="minorHAnsi" w:eastAsiaTheme="minorEastAsia" w:hAnsiTheme="minorHAnsi"/>
          <w:noProof/>
          <w:sz w:val="22"/>
          <w:lang w:val="en-US"/>
        </w:rPr>
      </w:pPr>
      <w:hyperlink w:anchor="_Toc434478981" w:history="1">
        <w:r w:rsidRPr="00D87F21">
          <w:rPr>
            <w:rStyle w:val="Hyperlink"/>
            <w:noProof/>
          </w:rPr>
          <w:t>The Horologion: The Book of the Hours</w:t>
        </w:r>
        <w:r>
          <w:rPr>
            <w:noProof/>
            <w:webHidden/>
          </w:rPr>
          <w:tab/>
        </w:r>
        <w:r>
          <w:rPr>
            <w:noProof/>
            <w:webHidden/>
          </w:rPr>
          <w:fldChar w:fldCharType="begin"/>
        </w:r>
        <w:r>
          <w:rPr>
            <w:noProof/>
            <w:webHidden/>
          </w:rPr>
          <w:instrText xml:space="preserve"> PAGEREF _Toc434478981 \h </w:instrText>
        </w:r>
        <w:r>
          <w:rPr>
            <w:noProof/>
            <w:webHidden/>
          </w:rPr>
        </w:r>
        <w:r>
          <w:rPr>
            <w:noProof/>
            <w:webHidden/>
          </w:rPr>
          <w:fldChar w:fldCharType="separate"/>
        </w:r>
        <w:r>
          <w:rPr>
            <w:noProof/>
            <w:webHidden/>
          </w:rPr>
          <w:t>7</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2" w:history="1">
        <w:r w:rsidRPr="00D87F21">
          <w:rPr>
            <w:rStyle w:val="Hyperlink"/>
            <w:noProof/>
          </w:rPr>
          <w:t>The Setting of the Sun: Vespers (the Eleventh Hour)</w:t>
        </w:r>
        <w:r>
          <w:rPr>
            <w:noProof/>
            <w:webHidden/>
          </w:rPr>
          <w:tab/>
        </w:r>
        <w:r>
          <w:rPr>
            <w:noProof/>
            <w:webHidden/>
          </w:rPr>
          <w:fldChar w:fldCharType="begin"/>
        </w:r>
        <w:r>
          <w:rPr>
            <w:noProof/>
            <w:webHidden/>
          </w:rPr>
          <w:instrText xml:space="preserve"> PAGEREF _Toc434478982 \h </w:instrText>
        </w:r>
        <w:r>
          <w:rPr>
            <w:noProof/>
            <w:webHidden/>
          </w:rPr>
        </w:r>
        <w:r>
          <w:rPr>
            <w:noProof/>
            <w:webHidden/>
          </w:rPr>
          <w:fldChar w:fldCharType="separate"/>
        </w:r>
        <w:r>
          <w:rPr>
            <w:noProof/>
            <w:webHidden/>
          </w:rPr>
          <w:t>8</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3" w:history="1">
        <w:r w:rsidRPr="00D87F21">
          <w:rPr>
            <w:rStyle w:val="Hyperlink"/>
            <w:noProof/>
          </w:rPr>
          <w:t>After Supper: Retiring (the Twelfth Hour)</w:t>
        </w:r>
        <w:r>
          <w:rPr>
            <w:noProof/>
            <w:webHidden/>
          </w:rPr>
          <w:tab/>
        </w:r>
        <w:r>
          <w:rPr>
            <w:noProof/>
            <w:webHidden/>
          </w:rPr>
          <w:fldChar w:fldCharType="begin"/>
        </w:r>
        <w:r>
          <w:rPr>
            <w:noProof/>
            <w:webHidden/>
          </w:rPr>
          <w:instrText xml:space="preserve"> PAGEREF _Toc434478983 \h </w:instrText>
        </w:r>
        <w:r>
          <w:rPr>
            <w:noProof/>
            <w:webHidden/>
          </w:rPr>
        </w:r>
        <w:r>
          <w:rPr>
            <w:noProof/>
            <w:webHidden/>
          </w:rPr>
          <w:fldChar w:fldCharType="separate"/>
        </w:r>
        <w:r>
          <w:rPr>
            <w:noProof/>
            <w:webHidden/>
          </w:rPr>
          <w:t>47</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4" w:history="1">
        <w:r w:rsidRPr="00D87F21">
          <w:rPr>
            <w:rStyle w:val="Hyperlink"/>
            <w:noProof/>
          </w:rPr>
          <w:t>Midnight</w:t>
        </w:r>
        <w:r>
          <w:rPr>
            <w:noProof/>
            <w:webHidden/>
          </w:rPr>
          <w:tab/>
        </w:r>
        <w:r>
          <w:rPr>
            <w:noProof/>
            <w:webHidden/>
          </w:rPr>
          <w:fldChar w:fldCharType="begin"/>
        </w:r>
        <w:r>
          <w:rPr>
            <w:noProof/>
            <w:webHidden/>
          </w:rPr>
          <w:instrText xml:space="preserve"> PAGEREF _Toc434478984 \h </w:instrText>
        </w:r>
        <w:r>
          <w:rPr>
            <w:noProof/>
            <w:webHidden/>
          </w:rPr>
        </w:r>
        <w:r>
          <w:rPr>
            <w:noProof/>
            <w:webHidden/>
          </w:rPr>
          <w:fldChar w:fldCharType="separate"/>
        </w:r>
        <w:r>
          <w:rPr>
            <w:noProof/>
            <w:webHidden/>
          </w:rPr>
          <w:t>61</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5" w:history="1">
        <w:r w:rsidRPr="00D87F21">
          <w:rPr>
            <w:rStyle w:val="Hyperlink"/>
            <w:noProof/>
          </w:rPr>
          <w:t>The Rising of the Sun: Matins (or Lauds)</w:t>
        </w:r>
        <w:r>
          <w:rPr>
            <w:noProof/>
            <w:webHidden/>
          </w:rPr>
          <w:tab/>
        </w:r>
        <w:r>
          <w:rPr>
            <w:noProof/>
            <w:webHidden/>
          </w:rPr>
          <w:fldChar w:fldCharType="begin"/>
        </w:r>
        <w:r>
          <w:rPr>
            <w:noProof/>
            <w:webHidden/>
          </w:rPr>
          <w:instrText xml:space="preserve"> PAGEREF _Toc434478985 \h </w:instrText>
        </w:r>
        <w:r>
          <w:rPr>
            <w:noProof/>
            <w:webHidden/>
          </w:rPr>
        </w:r>
        <w:r>
          <w:rPr>
            <w:noProof/>
            <w:webHidden/>
          </w:rPr>
          <w:fldChar w:fldCharType="separate"/>
        </w:r>
        <w:r>
          <w:rPr>
            <w:noProof/>
            <w:webHidden/>
          </w:rPr>
          <w:t>120</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6" w:history="1">
        <w:r w:rsidRPr="00D87F21">
          <w:rPr>
            <w:rStyle w:val="Hyperlink"/>
            <w:noProof/>
          </w:rPr>
          <w:t>Early Morning: Prime (The First Hour)</w:t>
        </w:r>
        <w:r>
          <w:rPr>
            <w:noProof/>
            <w:webHidden/>
          </w:rPr>
          <w:tab/>
        </w:r>
        <w:r>
          <w:rPr>
            <w:noProof/>
            <w:webHidden/>
          </w:rPr>
          <w:fldChar w:fldCharType="begin"/>
        </w:r>
        <w:r>
          <w:rPr>
            <w:noProof/>
            <w:webHidden/>
          </w:rPr>
          <w:instrText xml:space="preserve"> PAGEREF _Toc434478986 \h </w:instrText>
        </w:r>
        <w:r>
          <w:rPr>
            <w:noProof/>
            <w:webHidden/>
          </w:rPr>
        </w:r>
        <w:r>
          <w:rPr>
            <w:noProof/>
            <w:webHidden/>
          </w:rPr>
          <w:fldChar w:fldCharType="separate"/>
        </w:r>
        <w:r>
          <w:rPr>
            <w:noProof/>
            <w:webHidden/>
          </w:rPr>
          <w:t>253</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7" w:history="1">
        <w:r w:rsidRPr="00D87F21">
          <w:rPr>
            <w:rStyle w:val="Hyperlink"/>
            <w:noProof/>
          </w:rPr>
          <w:t>Mid-Morning (The Third Hour)</w:t>
        </w:r>
        <w:r>
          <w:rPr>
            <w:noProof/>
            <w:webHidden/>
          </w:rPr>
          <w:tab/>
        </w:r>
        <w:r>
          <w:rPr>
            <w:noProof/>
            <w:webHidden/>
          </w:rPr>
          <w:fldChar w:fldCharType="begin"/>
        </w:r>
        <w:r>
          <w:rPr>
            <w:noProof/>
            <w:webHidden/>
          </w:rPr>
          <w:instrText xml:space="preserve"> PAGEREF _Toc434478987 \h </w:instrText>
        </w:r>
        <w:r>
          <w:rPr>
            <w:noProof/>
            <w:webHidden/>
          </w:rPr>
        </w:r>
        <w:r>
          <w:rPr>
            <w:noProof/>
            <w:webHidden/>
          </w:rPr>
          <w:fldChar w:fldCharType="separate"/>
        </w:r>
        <w:r>
          <w:rPr>
            <w:noProof/>
            <w:webHidden/>
          </w:rPr>
          <w:t>270</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8" w:history="1">
        <w:r w:rsidRPr="00D87F21">
          <w:rPr>
            <w:rStyle w:val="Hyperlink"/>
            <w:noProof/>
          </w:rPr>
          <w:t>Noon (The Sixth Hour)</w:t>
        </w:r>
        <w:r>
          <w:rPr>
            <w:noProof/>
            <w:webHidden/>
          </w:rPr>
          <w:tab/>
        </w:r>
        <w:r>
          <w:rPr>
            <w:noProof/>
            <w:webHidden/>
          </w:rPr>
          <w:fldChar w:fldCharType="begin"/>
        </w:r>
        <w:r>
          <w:rPr>
            <w:noProof/>
            <w:webHidden/>
          </w:rPr>
          <w:instrText xml:space="preserve"> PAGEREF _Toc434478988 \h </w:instrText>
        </w:r>
        <w:r>
          <w:rPr>
            <w:noProof/>
            <w:webHidden/>
          </w:rPr>
        </w:r>
        <w:r>
          <w:rPr>
            <w:noProof/>
            <w:webHidden/>
          </w:rPr>
          <w:fldChar w:fldCharType="separate"/>
        </w:r>
        <w:r>
          <w:rPr>
            <w:noProof/>
            <w:webHidden/>
          </w:rPr>
          <w:t>273</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89" w:history="1">
        <w:r w:rsidRPr="00D87F21">
          <w:rPr>
            <w:rStyle w:val="Hyperlink"/>
            <w:noProof/>
          </w:rPr>
          <w:t>Afternoon (The Ninth Hour)</w:t>
        </w:r>
        <w:r>
          <w:rPr>
            <w:noProof/>
            <w:webHidden/>
          </w:rPr>
          <w:tab/>
        </w:r>
        <w:r>
          <w:rPr>
            <w:noProof/>
            <w:webHidden/>
          </w:rPr>
          <w:fldChar w:fldCharType="begin"/>
        </w:r>
        <w:r>
          <w:rPr>
            <w:noProof/>
            <w:webHidden/>
          </w:rPr>
          <w:instrText xml:space="preserve"> PAGEREF _Toc434478989 \h </w:instrText>
        </w:r>
        <w:r>
          <w:rPr>
            <w:noProof/>
            <w:webHidden/>
          </w:rPr>
        </w:r>
        <w:r>
          <w:rPr>
            <w:noProof/>
            <w:webHidden/>
          </w:rPr>
          <w:fldChar w:fldCharType="separate"/>
        </w:r>
        <w:r>
          <w:rPr>
            <w:noProof/>
            <w:webHidden/>
          </w:rPr>
          <w:t>277</w:t>
        </w:r>
        <w:r>
          <w:rPr>
            <w:noProof/>
            <w:webHidden/>
          </w:rPr>
          <w:fldChar w:fldCharType="end"/>
        </w:r>
      </w:hyperlink>
    </w:p>
    <w:p w:rsidR="00CC1CA8" w:rsidRDefault="00CC1CA8">
      <w:pPr>
        <w:pStyle w:val="TOC1"/>
        <w:tabs>
          <w:tab w:val="right" w:leader="dot" w:pos="8846"/>
        </w:tabs>
        <w:rPr>
          <w:rFonts w:asciiTheme="minorHAnsi" w:eastAsiaTheme="minorEastAsia" w:hAnsiTheme="minorHAnsi"/>
          <w:noProof/>
          <w:sz w:val="22"/>
          <w:lang w:val="en-US"/>
        </w:rPr>
      </w:pPr>
      <w:hyperlink w:anchor="_Toc434478990" w:history="1">
        <w:r w:rsidRPr="00D87F21">
          <w:rPr>
            <w:rStyle w:val="Hyperlink"/>
            <w:noProof/>
          </w:rPr>
          <w:t>The Book of the Psalter</w:t>
        </w:r>
        <w:r>
          <w:rPr>
            <w:noProof/>
            <w:webHidden/>
          </w:rPr>
          <w:tab/>
        </w:r>
        <w:r>
          <w:rPr>
            <w:noProof/>
            <w:webHidden/>
          </w:rPr>
          <w:fldChar w:fldCharType="begin"/>
        </w:r>
        <w:r>
          <w:rPr>
            <w:noProof/>
            <w:webHidden/>
          </w:rPr>
          <w:instrText xml:space="preserve"> PAGEREF _Toc434478990 \h </w:instrText>
        </w:r>
        <w:r>
          <w:rPr>
            <w:noProof/>
            <w:webHidden/>
          </w:rPr>
        </w:r>
        <w:r>
          <w:rPr>
            <w:noProof/>
            <w:webHidden/>
          </w:rPr>
          <w:fldChar w:fldCharType="separate"/>
        </w:r>
        <w:r>
          <w:rPr>
            <w:noProof/>
            <w:webHidden/>
          </w:rPr>
          <w:t>280</w:t>
        </w:r>
        <w:r>
          <w:rPr>
            <w:noProof/>
            <w:webHidden/>
          </w:rPr>
          <w:fldChar w:fldCharType="end"/>
        </w:r>
      </w:hyperlink>
    </w:p>
    <w:p w:rsidR="00CC1CA8" w:rsidRDefault="00CC1CA8">
      <w:pPr>
        <w:pStyle w:val="TOC1"/>
        <w:tabs>
          <w:tab w:val="right" w:leader="dot" w:pos="8846"/>
        </w:tabs>
        <w:rPr>
          <w:rFonts w:asciiTheme="minorHAnsi" w:eastAsiaTheme="minorEastAsia" w:hAnsiTheme="minorHAnsi"/>
          <w:noProof/>
          <w:sz w:val="22"/>
          <w:lang w:val="en-US"/>
        </w:rPr>
      </w:pPr>
      <w:hyperlink w:anchor="_Toc434478991" w:history="1">
        <w:r w:rsidRPr="00D87F21">
          <w:rPr>
            <w:rStyle w:val="Hyperlink"/>
            <w:noProof/>
          </w:rPr>
          <w:t>The Book of Psalis and Doxologies</w:t>
        </w:r>
        <w:r>
          <w:rPr>
            <w:noProof/>
            <w:webHidden/>
          </w:rPr>
          <w:tab/>
        </w:r>
        <w:r>
          <w:rPr>
            <w:noProof/>
            <w:webHidden/>
          </w:rPr>
          <w:fldChar w:fldCharType="begin"/>
        </w:r>
        <w:r>
          <w:rPr>
            <w:noProof/>
            <w:webHidden/>
          </w:rPr>
          <w:instrText xml:space="preserve"> PAGEREF _Toc434478991 \h </w:instrText>
        </w:r>
        <w:r>
          <w:rPr>
            <w:noProof/>
            <w:webHidden/>
          </w:rPr>
        </w:r>
        <w:r>
          <w:rPr>
            <w:noProof/>
            <w:webHidden/>
          </w:rPr>
          <w:fldChar w:fldCharType="separate"/>
        </w:r>
        <w:r>
          <w:rPr>
            <w:noProof/>
            <w:webHidden/>
          </w:rPr>
          <w:t>504</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2" w:history="1">
        <w:r w:rsidRPr="00D87F21">
          <w:rPr>
            <w:rStyle w:val="Hyperlink"/>
            <w:noProof/>
          </w:rPr>
          <w:t>General and Common Doxologies</w:t>
        </w:r>
        <w:r>
          <w:rPr>
            <w:noProof/>
            <w:webHidden/>
          </w:rPr>
          <w:tab/>
        </w:r>
        <w:r>
          <w:rPr>
            <w:noProof/>
            <w:webHidden/>
          </w:rPr>
          <w:fldChar w:fldCharType="begin"/>
        </w:r>
        <w:r>
          <w:rPr>
            <w:noProof/>
            <w:webHidden/>
          </w:rPr>
          <w:instrText xml:space="preserve"> PAGEREF _Toc434478992 \h </w:instrText>
        </w:r>
        <w:r>
          <w:rPr>
            <w:noProof/>
            <w:webHidden/>
          </w:rPr>
        </w:r>
        <w:r>
          <w:rPr>
            <w:noProof/>
            <w:webHidden/>
          </w:rPr>
          <w:fldChar w:fldCharType="separate"/>
        </w:r>
        <w:r>
          <w:rPr>
            <w:noProof/>
            <w:webHidden/>
          </w:rPr>
          <w:t>505</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3" w:history="1">
        <w:r w:rsidRPr="00D87F21">
          <w:rPr>
            <w:rStyle w:val="Hyperlink"/>
            <w:noProof/>
          </w:rPr>
          <w:t xml:space="preserve">September or </w:t>
        </w:r>
        <w:r w:rsidRPr="00D87F21">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_Toc434478993 \h </w:instrText>
        </w:r>
        <w:r>
          <w:rPr>
            <w:noProof/>
            <w:webHidden/>
          </w:rPr>
        </w:r>
        <w:r>
          <w:rPr>
            <w:noProof/>
            <w:webHidden/>
          </w:rPr>
          <w:fldChar w:fldCharType="separate"/>
        </w:r>
        <w:r>
          <w:rPr>
            <w:noProof/>
            <w:webHidden/>
          </w:rPr>
          <w:t>527</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4" w:history="1">
        <w:r w:rsidRPr="00D87F21">
          <w:rPr>
            <w:rStyle w:val="Hyperlink"/>
            <w:noProof/>
          </w:rPr>
          <w:t xml:space="preserve">October or </w:t>
        </w:r>
        <w:r w:rsidRPr="00D87F21">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_Toc434478994 \h </w:instrText>
        </w:r>
        <w:r>
          <w:rPr>
            <w:noProof/>
            <w:webHidden/>
          </w:rPr>
        </w:r>
        <w:r>
          <w:rPr>
            <w:noProof/>
            <w:webHidden/>
          </w:rPr>
          <w:fldChar w:fldCharType="separate"/>
        </w:r>
        <w:r>
          <w:rPr>
            <w:noProof/>
            <w:webHidden/>
          </w:rPr>
          <w:t>558</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5" w:history="1">
        <w:r w:rsidRPr="00D87F21">
          <w:rPr>
            <w:rStyle w:val="Hyperlink"/>
            <w:noProof/>
          </w:rPr>
          <w:t xml:space="preserve">November or </w:t>
        </w:r>
        <w:r w:rsidRPr="00D87F21">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_Toc434478995 \h </w:instrText>
        </w:r>
        <w:r>
          <w:rPr>
            <w:noProof/>
            <w:webHidden/>
          </w:rPr>
        </w:r>
        <w:r>
          <w:rPr>
            <w:noProof/>
            <w:webHidden/>
          </w:rPr>
          <w:fldChar w:fldCharType="separate"/>
        </w:r>
        <w:r>
          <w:rPr>
            <w:noProof/>
            <w:webHidden/>
          </w:rPr>
          <w:t>566</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6" w:history="1">
        <w:r w:rsidRPr="00D87F21">
          <w:rPr>
            <w:rStyle w:val="Hyperlink"/>
            <w:noProof/>
          </w:rPr>
          <w:t xml:space="preserve">December or </w:t>
        </w:r>
        <w:r w:rsidRPr="00D87F21">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_Toc434478996 \h </w:instrText>
        </w:r>
        <w:r>
          <w:rPr>
            <w:noProof/>
            <w:webHidden/>
          </w:rPr>
        </w:r>
        <w:r>
          <w:rPr>
            <w:noProof/>
            <w:webHidden/>
          </w:rPr>
          <w:fldChar w:fldCharType="separate"/>
        </w:r>
        <w:r>
          <w:rPr>
            <w:noProof/>
            <w:webHidden/>
          </w:rPr>
          <w:t>578</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7" w:history="1">
        <w:r w:rsidRPr="00D87F21">
          <w:rPr>
            <w:rStyle w:val="Hyperlink"/>
            <w:noProof/>
          </w:rPr>
          <w:t xml:space="preserve">January or </w:t>
        </w:r>
        <w:r w:rsidRPr="00D87F21">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_Toc434478997 \h </w:instrText>
        </w:r>
        <w:r>
          <w:rPr>
            <w:noProof/>
            <w:webHidden/>
          </w:rPr>
        </w:r>
        <w:r>
          <w:rPr>
            <w:noProof/>
            <w:webHidden/>
          </w:rPr>
          <w:fldChar w:fldCharType="separate"/>
        </w:r>
        <w:r>
          <w:rPr>
            <w:noProof/>
            <w:webHidden/>
          </w:rPr>
          <w:t>643</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8" w:history="1">
        <w:r w:rsidRPr="00D87F21">
          <w:rPr>
            <w:rStyle w:val="Hyperlink"/>
            <w:noProof/>
          </w:rPr>
          <w:t xml:space="preserve">February or </w:t>
        </w:r>
        <w:r w:rsidRPr="00D87F21">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_Toc434478998 \h </w:instrText>
        </w:r>
        <w:r>
          <w:rPr>
            <w:noProof/>
            <w:webHidden/>
          </w:rPr>
        </w:r>
        <w:r>
          <w:rPr>
            <w:noProof/>
            <w:webHidden/>
          </w:rPr>
          <w:fldChar w:fldCharType="separate"/>
        </w:r>
        <w:r>
          <w:rPr>
            <w:noProof/>
            <w:webHidden/>
          </w:rPr>
          <w:t>706</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8999" w:history="1">
        <w:r w:rsidRPr="00D87F21">
          <w:rPr>
            <w:rStyle w:val="Hyperlink"/>
            <w:noProof/>
          </w:rPr>
          <w:t xml:space="preserve">March or </w:t>
        </w:r>
        <w:r w:rsidRPr="00D87F21">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_Toc434478999 \h </w:instrText>
        </w:r>
        <w:r>
          <w:rPr>
            <w:noProof/>
            <w:webHidden/>
          </w:rPr>
        </w:r>
        <w:r>
          <w:rPr>
            <w:noProof/>
            <w:webHidden/>
          </w:rPr>
          <w:fldChar w:fldCharType="separate"/>
        </w:r>
        <w:r>
          <w:rPr>
            <w:noProof/>
            <w:webHidden/>
          </w:rPr>
          <w:t>710</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0" w:history="1">
        <w:r w:rsidRPr="00D87F21">
          <w:rPr>
            <w:rStyle w:val="Hyperlink"/>
            <w:noProof/>
          </w:rPr>
          <w:t>April</w:t>
        </w:r>
        <w:r w:rsidRPr="00D87F21">
          <w:rPr>
            <w:rStyle w:val="Hyperlink"/>
            <w:noProof/>
            <w:lang w:val="en-US"/>
          </w:rPr>
          <w:t xml:space="preserve"> or</w:t>
        </w:r>
        <w:r w:rsidRPr="00D87F21">
          <w:rPr>
            <w:rStyle w:val="Hyperlink"/>
            <w:noProof/>
          </w:rPr>
          <w:t xml:space="preserve"> </w:t>
        </w:r>
        <w:r w:rsidRPr="00D87F21">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_Toc434479000 \h </w:instrText>
        </w:r>
        <w:r>
          <w:rPr>
            <w:noProof/>
            <w:webHidden/>
          </w:rPr>
        </w:r>
        <w:r>
          <w:rPr>
            <w:noProof/>
            <w:webHidden/>
          </w:rPr>
          <w:fldChar w:fldCharType="separate"/>
        </w:r>
        <w:r>
          <w:rPr>
            <w:noProof/>
            <w:webHidden/>
          </w:rPr>
          <w:t>727</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1" w:history="1">
        <w:r w:rsidRPr="00D87F21">
          <w:rPr>
            <w:rStyle w:val="Hyperlink"/>
            <w:noProof/>
          </w:rPr>
          <w:t xml:space="preserve">May or </w:t>
        </w:r>
        <w:r w:rsidRPr="00D87F21">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_Toc434479001 \h </w:instrText>
        </w:r>
        <w:r>
          <w:rPr>
            <w:noProof/>
            <w:webHidden/>
          </w:rPr>
        </w:r>
        <w:r>
          <w:rPr>
            <w:noProof/>
            <w:webHidden/>
          </w:rPr>
          <w:fldChar w:fldCharType="separate"/>
        </w:r>
        <w:r>
          <w:rPr>
            <w:noProof/>
            <w:webHidden/>
          </w:rPr>
          <w:t>732</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2" w:history="1">
        <w:r w:rsidRPr="00D87F21">
          <w:rPr>
            <w:rStyle w:val="Hyperlink"/>
            <w:noProof/>
          </w:rPr>
          <w:t xml:space="preserve">June or </w:t>
        </w:r>
        <w:r w:rsidRPr="00D87F21">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_Toc434479002 \h </w:instrText>
        </w:r>
        <w:r>
          <w:rPr>
            <w:noProof/>
            <w:webHidden/>
          </w:rPr>
        </w:r>
        <w:r>
          <w:rPr>
            <w:noProof/>
            <w:webHidden/>
          </w:rPr>
          <w:fldChar w:fldCharType="separate"/>
        </w:r>
        <w:r>
          <w:rPr>
            <w:noProof/>
            <w:webHidden/>
          </w:rPr>
          <w:t>753</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3" w:history="1">
        <w:r w:rsidRPr="00D87F21">
          <w:rPr>
            <w:rStyle w:val="Hyperlink"/>
            <w:noProof/>
          </w:rPr>
          <w:t xml:space="preserve">July or </w:t>
        </w:r>
        <w:r w:rsidRPr="00D87F21">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_Toc434479003 \h </w:instrText>
        </w:r>
        <w:r>
          <w:rPr>
            <w:noProof/>
            <w:webHidden/>
          </w:rPr>
        </w:r>
        <w:r>
          <w:rPr>
            <w:noProof/>
            <w:webHidden/>
          </w:rPr>
          <w:fldChar w:fldCharType="separate"/>
        </w:r>
        <w:r>
          <w:rPr>
            <w:noProof/>
            <w:webHidden/>
          </w:rPr>
          <w:t>779</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4" w:history="1">
        <w:r w:rsidRPr="00D87F21">
          <w:rPr>
            <w:rStyle w:val="Hyperlink"/>
            <w:noProof/>
          </w:rPr>
          <w:t xml:space="preserve">August or </w:t>
        </w:r>
        <w:r w:rsidRPr="00D87F21">
          <w:rPr>
            <w:rStyle w:val="Hyperlink"/>
            <w:rFonts w:ascii="FreeSerifAvvaShenouda" w:hAnsi="FreeSerifAvvaShenouda" w:cs="FreeSerifAvvaShenouda"/>
            <w:noProof/>
          </w:rPr>
          <w:t>Ⲙⲉⲥⲟⲣⲏ and Ⲕⲟⲩϫⲓ ⲛ</w:t>
        </w:r>
        <w:r w:rsidRPr="00D87F21">
          <w:rPr>
            <w:rStyle w:val="Hyperlink"/>
            <w:rFonts w:ascii="FreeSerifAvvaShenouda" w:hAnsi="FreeSerifAvvaShenouda" w:cs="FreeSerifAvvaShenouda"/>
            <w:noProof/>
            <w:lang w:val="en-US"/>
          </w:rPr>
          <w:t xml:space="preserve">̀ⲁ̀ⲃⲟⲧ </w:t>
        </w:r>
        <w:r w:rsidRPr="00D87F21">
          <w:rPr>
            <w:rStyle w:val="Hyperlink"/>
            <w:noProof/>
          </w:rPr>
          <w:t>(The Little Month)</w:t>
        </w:r>
        <w:r>
          <w:rPr>
            <w:noProof/>
            <w:webHidden/>
          </w:rPr>
          <w:tab/>
        </w:r>
        <w:r>
          <w:rPr>
            <w:noProof/>
            <w:webHidden/>
          </w:rPr>
          <w:fldChar w:fldCharType="begin"/>
        </w:r>
        <w:r>
          <w:rPr>
            <w:noProof/>
            <w:webHidden/>
          </w:rPr>
          <w:instrText xml:space="preserve"> PAGEREF _Toc434479004 \h </w:instrText>
        </w:r>
        <w:r>
          <w:rPr>
            <w:noProof/>
            <w:webHidden/>
          </w:rPr>
        </w:r>
        <w:r>
          <w:rPr>
            <w:noProof/>
            <w:webHidden/>
          </w:rPr>
          <w:fldChar w:fldCharType="separate"/>
        </w:r>
        <w:r>
          <w:rPr>
            <w:noProof/>
            <w:webHidden/>
          </w:rPr>
          <w:t>792</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5" w:history="1">
        <w:r w:rsidRPr="00D87F21">
          <w:rPr>
            <w:rStyle w:val="Hyperlink"/>
            <w:noProof/>
          </w:rPr>
          <w:t>The Pascal Cycle</w:t>
        </w:r>
        <w:r>
          <w:rPr>
            <w:noProof/>
            <w:webHidden/>
          </w:rPr>
          <w:tab/>
        </w:r>
        <w:r>
          <w:rPr>
            <w:noProof/>
            <w:webHidden/>
          </w:rPr>
          <w:fldChar w:fldCharType="begin"/>
        </w:r>
        <w:r>
          <w:rPr>
            <w:noProof/>
            <w:webHidden/>
          </w:rPr>
          <w:instrText xml:space="preserve"> PAGEREF _Toc434479005 \h </w:instrText>
        </w:r>
        <w:r>
          <w:rPr>
            <w:noProof/>
            <w:webHidden/>
          </w:rPr>
        </w:r>
        <w:r>
          <w:rPr>
            <w:noProof/>
            <w:webHidden/>
          </w:rPr>
          <w:fldChar w:fldCharType="separate"/>
        </w:r>
        <w:r>
          <w:rPr>
            <w:noProof/>
            <w:webHidden/>
          </w:rPr>
          <w:t>808</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6" w:history="1">
        <w:r w:rsidRPr="00D87F21">
          <w:rPr>
            <w:rStyle w:val="Hyperlink"/>
            <w:noProof/>
          </w:rPr>
          <w:t>Hymns for Koiak</w:t>
        </w:r>
        <w:r>
          <w:rPr>
            <w:noProof/>
            <w:webHidden/>
          </w:rPr>
          <w:tab/>
        </w:r>
        <w:r>
          <w:rPr>
            <w:noProof/>
            <w:webHidden/>
          </w:rPr>
          <w:fldChar w:fldCharType="begin"/>
        </w:r>
        <w:r>
          <w:rPr>
            <w:noProof/>
            <w:webHidden/>
          </w:rPr>
          <w:instrText xml:space="preserve"> PAGEREF _Toc434479006 \h </w:instrText>
        </w:r>
        <w:r>
          <w:rPr>
            <w:noProof/>
            <w:webHidden/>
          </w:rPr>
        </w:r>
        <w:r>
          <w:rPr>
            <w:noProof/>
            <w:webHidden/>
          </w:rPr>
          <w:fldChar w:fldCharType="separate"/>
        </w:r>
        <w:r>
          <w:rPr>
            <w:noProof/>
            <w:webHidden/>
          </w:rPr>
          <w:t>876</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7" w:history="1">
        <w:r w:rsidRPr="00D87F21">
          <w:rPr>
            <w:rStyle w:val="Hyperlink"/>
            <w:noProof/>
          </w:rPr>
          <w:t>Index of Psalis</w:t>
        </w:r>
        <w:r>
          <w:rPr>
            <w:noProof/>
            <w:webHidden/>
          </w:rPr>
          <w:tab/>
        </w:r>
        <w:r>
          <w:rPr>
            <w:noProof/>
            <w:webHidden/>
          </w:rPr>
          <w:fldChar w:fldCharType="begin"/>
        </w:r>
        <w:r>
          <w:rPr>
            <w:noProof/>
            <w:webHidden/>
          </w:rPr>
          <w:instrText xml:space="preserve"> PAGEREF _Toc434479007 \h </w:instrText>
        </w:r>
        <w:r>
          <w:rPr>
            <w:noProof/>
            <w:webHidden/>
          </w:rPr>
        </w:r>
        <w:r>
          <w:rPr>
            <w:noProof/>
            <w:webHidden/>
          </w:rPr>
          <w:fldChar w:fldCharType="separate"/>
        </w:r>
        <w:r>
          <w:rPr>
            <w:noProof/>
            <w:webHidden/>
          </w:rPr>
          <w:t>877</w:t>
        </w:r>
        <w:r>
          <w:rPr>
            <w:noProof/>
            <w:webHidden/>
          </w:rPr>
          <w:fldChar w:fldCharType="end"/>
        </w:r>
      </w:hyperlink>
    </w:p>
    <w:p w:rsidR="00CC1CA8" w:rsidRDefault="00CC1CA8">
      <w:pPr>
        <w:pStyle w:val="TOC2"/>
        <w:tabs>
          <w:tab w:val="right" w:leader="dot" w:pos="8846"/>
        </w:tabs>
        <w:rPr>
          <w:rFonts w:asciiTheme="minorHAnsi" w:eastAsiaTheme="minorEastAsia" w:hAnsiTheme="minorHAnsi"/>
          <w:noProof/>
          <w:sz w:val="22"/>
          <w:lang w:val="en-US"/>
        </w:rPr>
      </w:pPr>
      <w:hyperlink w:anchor="_Toc434479008" w:history="1">
        <w:r w:rsidRPr="00D87F21">
          <w:rPr>
            <w:rStyle w:val="Hyperlink"/>
            <w:noProof/>
          </w:rPr>
          <w:t>Index of Doxologies</w:t>
        </w:r>
        <w:r>
          <w:rPr>
            <w:noProof/>
            <w:webHidden/>
          </w:rPr>
          <w:tab/>
        </w:r>
        <w:r>
          <w:rPr>
            <w:noProof/>
            <w:webHidden/>
          </w:rPr>
          <w:fldChar w:fldCharType="begin"/>
        </w:r>
        <w:r>
          <w:rPr>
            <w:noProof/>
            <w:webHidden/>
          </w:rPr>
          <w:instrText xml:space="preserve"> PAGEREF _Toc434479008 \h </w:instrText>
        </w:r>
        <w:r>
          <w:rPr>
            <w:noProof/>
            <w:webHidden/>
          </w:rPr>
        </w:r>
        <w:r>
          <w:rPr>
            <w:noProof/>
            <w:webHidden/>
          </w:rPr>
          <w:fldChar w:fldCharType="separate"/>
        </w:r>
        <w:r>
          <w:rPr>
            <w:noProof/>
            <w:webHidden/>
          </w:rPr>
          <w:t>878</w:t>
        </w:r>
        <w:r>
          <w:rPr>
            <w:noProof/>
            <w:webHidden/>
          </w:rPr>
          <w:fldChar w:fldCharType="end"/>
        </w:r>
      </w:hyperlink>
    </w:p>
    <w:p w:rsidR="00964F23" w:rsidRDefault="003A78C2" w:rsidP="009A25DD">
      <w:pPr>
        <w:pStyle w:val="Heading1"/>
      </w:pPr>
      <w:r>
        <w:rPr>
          <w:lang w:val="en-US"/>
        </w:rPr>
        <w:fldChar w:fldCharType="end"/>
      </w:r>
      <w:bookmarkStart w:id="13" w:name="_Toc410196896"/>
      <w:r w:rsidR="00964F23" w:rsidRPr="00964F23">
        <w:t xml:space="preserve"> </w:t>
      </w:r>
      <w:bookmarkStart w:id="14" w:name="_Toc434478980"/>
      <w:r w:rsidR="00964F23">
        <w:t xml:space="preserve">Front </w:t>
      </w:r>
      <w:r w:rsidR="00964F23" w:rsidRPr="009A25DD">
        <w:t>Matter</w:t>
      </w:r>
      <w:bookmarkEnd w:id="13"/>
      <w:bookmarkEnd w:id="14"/>
    </w:p>
    <w:p w:rsidR="00964F23" w:rsidRDefault="00964F23" w:rsidP="00FB5E62">
      <w:pPr>
        <w:pStyle w:val="Heading3"/>
      </w:pPr>
      <w:bookmarkStart w:id="15" w:name="_Toc410196897"/>
      <w:r>
        <w:t>Style of English</w:t>
      </w:r>
      <w:bookmarkEnd w:id="15"/>
    </w:p>
    <w:p w:rsidR="00964F23" w:rsidRDefault="00964F23" w:rsidP="00FB5E62">
      <w:pPr>
        <w:pStyle w:val="Heading3"/>
      </w:pPr>
      <w:bookmarkStart w:id="16" w:name="_Toc410196898"/>
      <w:r>
        <w:t>Later Additions and Navigating the Book</w:t>
      </w:r>
      <w:bookmarkEnd w:id="16"/>
    </w:p>
    <w:p w:rsidR="00964F23" w:rsidRDefault="00964F23" w:rsidP="00FB5E62">
      <w:pPr>
        <w:pStyle w:val="Heading3"/>
      </w:pPr>
      <w:bookmarkStart w:id="17" w:name="_Toc410196899"/>
      <w:r>
        <w:t>Order of Day and Services</w:t>
      </w:r>
      <w:bookmarkEnd w:id="17"/>
    </w:p>
    <w:p w:rsidR="00964F23" w:rsidRDefault="00964F23" w:rsidP="00FB5E62">
      <w:pPr>
        <w:pStyle w:val="Heading3"/>
      </w:pPr>
      <w:bookmarkStart w:id="18" w:name="_Toc410196900"/>
      <w:r>
        <w:t>The Nature of the Hours</w:t>
      </w:r>
      <w:bookmarkEnd w:id="18"/>
    </w:p>
    <w:p w:rsidR="00964F23" w:rsidRDefault="00964F23" w:rsidP="00FB5E62">
      <w:pPr>
        <w:pStyle w:val="Heading3"/>
      </w:pPr>
      <w:bookmarkStart w:id="19" w:name="_Toc410196901"/>
      <w:r>
        <w:t>Koiak</w:t>
      </w:r>
      <w:bookmarkEnd w:id="19"/>
    </w:p>
    <w:p w:rsidR="00964F23" w:rsidRPr="004A327A" w:rsidRDefault="00964F23" w:rsidP="00FB5E62">
      <w:pPr>
        <w:pStyle w:val="Heading3"/>
      </w:pPr>
      <w:bookmarkStart w:id="20" w:name="_Toc410196902"/>
      <w:r>
        <w:t>The Use of Books in the Church</w:t>
      </w:r>
      <w:bookmarkEnd w:id="20"/>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1" w:name="_Toc41019690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bookmarkStart w:id="29" w:name="_Toc434478981"/>
      <w:r>
        <w:lastRenderedPageBreak/>
        <w:t>The Horologion: The Book of the Hours</w:t>
      </w:r>
      <w:bookmarkEnd w:id="21"/>
      <w:bookmarkEnd w:id="29"/>
    </w:p>
    <w:p w:rsidR="00964F23" w:rsidRDefault="00964F23" w:rsidP="00964F23">
      <w:pPr>
        <w:pStyle w:val="Heading2"/>
      </w:pPr>
      <w:bookmarkStart w:id="30" w:name="_Toc410196171"/>
      <w:bookmarkStart w:id="31" w:name="_Toc410196402"/>
      <w:bookmarkStart w:id="32" w:name="_Toc410196904"/>
      <w:bookmarkStart w:id="33" w:name="_Toc434478982"/>
      <w:r>
        <w:lastRenderedPageBreak/>
        <w:t>The Setting of the Sun: Vespers (the Eleventh Hour)</w:t>
      </w:r>
      <w:bookmarkEnd w:id="30"/>
      <w:bookmarkEnd w:id="31"/>
      <w:bookmarkEnd w:id="32"/>
      <w:bookmarkEnd w:id="33"/>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4" w:name="_Toc410196172"/>
      <w:bookmarkStart w:id="35" w:name="_Toc410196403"/>
      <w:bookmarkStart w:id="36" w:name="_Toc410196905"/>
      <w:r>
        <w:t>Vespers Praise</w:t>
      </w:r>
      <w:bookmarkEnd w:id="34"/>
      <w:bookmarkEnd w:id="35"/>
      <w:bookmarkEnd w:id="36"/>
    </w:p>
    <w:p w:rsidR="00964F23" w:rsidRDefault="00964F23" w:rsidP="009A25DD">
      <w:pPr>
        <w:pStyle w:val="Heading5"/>
      </w:pPr>
      <w:bookmarkStart w:id="37" w:name="_Toc410196404"/>
      <w:bookmarkStart w:id="38" w:name="_Toc410196906"/>
      <w:r>
        <w:t>Psalm 116</w:t>
      </w:r>
      <w:bookmarkEnd w:id="37"/>
      <w:bookmarkEnd w:id="38"/>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9" w:name="_Toc410196173"/>
      <w:bookmarkStart w:id="40" w:name="_Toc410196405"/>
      <w:bookmarkStart w:id="41" w:name="_Toc410196907"/>
      <w:r>
        <w:t>The Psalms of the Eleventh Hour (Little Vespers)</w:t>
      </w:r>
      <w:bookmarkEnd w:id="39"/>
      <w:bookmarkEnd w:id="40"/>
      <w:bookmarkEnd w:id="41"/>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2" w:name="_Ref411967832"/>
      <w:r>
        <w:t>The Lord's Prayer</w:t>
      </w:r>
      <w:bookmarkEnd w:id="42"/>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3" w:name="_Ref411967872"/>
      <w:r>
        <w:t>The Prayer of Thanksgiving</w:t>
      </w:r>
      <w:bookmarkEnd w:id="43"/>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4" w:name="_Ref411969137"/>
      <w:r>
        <w:rPr>
          <w:lang w:val="en-GB"/>
        </w:rPr>
        <w:t>Holy, Holy, Holy</w:t>
      </w:r>
      <w:bookmarkEnd w:id="44"/>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5" w:name="_Ref411969145"/>
      <w:r>
        <w:t>The Prayer of the Hours</w:t>
      </w:r>
      <w:bookmarkEnd w:id="45"/>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6" w:name="_Toc410196174"/>
      <w:bookmarkStart w:id="47" w:name="_Toc410196406"/>
      <w:bookmarkStart w:id="48" w:name="_Toc410196908"/>
      <w:r>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6"/>
      <w:bookmarkEnd w:id="47"/>
      <w:bookmarkEnd w:id="48"/>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50" w:name="ThanksgivingIncense"/>
      <w:r>
        <w:t>The Prayer of Thanksgiving</w:t>
      </w:r>
    </w:p>
    <w:bookmarkEnd w:id="50"/>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1" w:name="VersesCymbals"/>
      <w:r>
        <w:t>The Verses of the Cymbals</w:t>
      </w:r>
    </w:p>
    <w:bookmarkEnd w:id="51"/>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E21EA3">
            <w:pPr>
              <w:pStyle w:val="Priest"/>
            </w:pPr>
            <w:r>
              <w:t>P</w:t>
            </w:r>
            <w:r w:rsidR="00E21EA3">
              <w:t>resbyters</w:t>
            </w:r>
            <w:r>
              <w: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3" w:name="PrayerDeparted"/>
      <w:r>
        <w:t>The Prayer for the Departed</w:t>
      </w:r>
    </w:p>
    <w:bookmarkEnd w:id="53"/>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7"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7"/>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E21EA3" w:rsidRDefault="00E21EA3" w:rsidP="00E21EA3">
      <w:pPr>
        <w:pStyle w:val="Heading4"/>
      </w:pPr>
      <w:bookmarkStart w:id="58" w:name="_Ref434477171"/>
      <w:r>
        <w:lastRenderedPageBreak/>
        <w:t>The Introduction to the Doxologies</w:t>
      </w:r>
      <w:bookmarkEnd w:id="58"/>
    </w:p>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59"/>
            <w:r>
              <w:t xml:space="preserve">very </w:t>
            </w:r>
            <w:commentRangeEnd w:id="59"/>
            <w:r>
              <w:rPr>
                <w:rStyle w:val="CommentReference"/>
                <w:rFonts w:ascii="Times New Roman" w:eastAsiaTheme="minorHAnsi" w:hAnsi="Times New Roman" w:cstheme="minorBidi"/>
                <w:color w:val="auto"/>
              </w:rPr>
              <w:commentReference w:id="59"/>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0"/>
            <w:r>
              <w:t xml:space="preserve">declared </w:t>
            </w:r>
            <w:commentRangeEnd w:id="60"/>
            <w:r>
              <w:rPr>
                <w:rStyle w:val="CommentReference"/>
                <w:rFonts w:ascii="Times New Roman" w:eastAsiaTheme="minorHAnsi" w:hAnsi="Times New Roman" w:cstheme="minorBidi"/>
                <w:color w:val="auto"/>
              </w:rPr>
              <w:commentReference w:id="60"/>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1"/>
            <w:r>
              <w:t xml:space="preserve">Good New </w:t>
            </w:r>
            <w:commentRangeEnd w:id="61"/>
            <w:r>
              <w:rPr>
                <w:rStyle w:val="CommentReference"/>
                <w:rFonts w:ascii="Times New Roman" w:eastAsiaTheme="minorHAnsi" w:hAnsi="Times New Roman" w:cstheme="minorBidi"/>
                <w:color w:val="auto"/>
              </w:rPr>
              <w:commentReference w:id="61"/>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2"/>
            <w:r>
              <w:t>Be our advocate</w:t>
            </w:r>
            <w:commentRangeEnd w:id="62"/>
            <w:r>
              <w:rPr>
                <w:rStyle w:val="CommentReference"/>
                <w:rFonts w:ascii="Times New Roman" w:eastAsiaTheme="minorHAnsi" w:hAnsi="Times New Roman" w:cstheme="minorBidi"/>
                <w:color w:val="auto"/>
              </w:rPr>
              <w:commentReference w:id="62"/>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3"/>
            <w:r>
              <w:t>Mary</w:t>
            </w:r>
            <w:commentRangeEnd w:id="63"/>
            <w:r>
              <w:rPr>
                <w:rStyle w:val="CommentReference"/>
                <w:rFonts w:ascii="Times New Roman" w:eastAsiaTheme="minorHAnsi" w:hAnsi="Times New Roman" w:cstheme="minorBidi"/>
                <w:color w:val="auto"/>
              </w:rPr>
              <w:commentReference w:id="63"/>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4"/>
      <w:r>
        <w:t>God</w:t>
      </w:r>
      <w:commentRangeEnd w:id="64"/>
      <w:r w:rsidR="008E406C">
        <w:rPr>
          <w:rStyle w:val="CommentReference"/>
          <w:lang w:val="en-CA"/>
        </w:rPr>
        <w:commentReference w:id="64"/>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5" w:name="_Toc410196175"/>
      <w:bookmarkStart w:id="66" w:name="_Toc410196407"/>
      <w:bookmarkStart w:id="67" w:name="_Toc410196909"/>
      <w:bookmarkStart w:id="68" w:name="_Toc434478983"/>
      <w:r>
        <w:lastRenderedPageBreak/>
        <w:t>After Supper: Retiring</w:t>
      </w:r>
      <w:r>
        <w:rPr>
          <w:rStyle w:val="FootnoteReference"/>
        </w:rPr>
        <w:footnoteReference w:id="6"/>
      </w:r>
      <w:r>
        <w:t xml:space="preserve"> (the Twelfth Hour)</w:t>
      </w:r>
      <w:bookmarkEnd w:id="65"/>
      <w:bookmarkEnd w:id="66"/>
      <w:bookmarkEnd w:id="67"/>
      <w:bookmarkEnd w:id="68"/>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69" w:name="_Toc410196176"/>
      <w:bookmarkStart w:id="70" w:name="_Toc410196408"/>
      <w:bookmarkStart w:id="71" w:name="_Toc410196910"/>
      <w:r>
        <w:t>The Psalms of the Twelfth Hour</w:t>
      </w:r>
      <w:bookmarkEnd w:id="69"/>
      <w:bookmarkEnd w:id="70"/>
      <w:bookmarkEnd w:id="71"/>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2" w:name="_Toc410196177"/>
      <w:bookmarkStart w:id="73" w:name="_Toc410196409"/>
      <w:bookmarkStart w:id="74"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7"/>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9"/>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5"/>
      <w:r>
        <w:t xml:space="preserve">Isaiah </w:t>
      </w:r>
      <w:commentRangeEnd w:id="75"/>
      <w:r w:rsidR="00A741EE">
        <w:rPr>
          <w:rStyle w:val="CommentReference"/>
          <w:rFonts w:ascii="Garamond" w:eastAsiaTheme="minorHAnsi" w:hAnsi="Garamond" w:cstheme="minorBidi"/>
        </w:rPr>
        <w:commentReference w:id="75"/>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6"/>
      <w:r>
        <w:t xml:space="preserve">Behold </w:t>
      </w:r>
      <w:commentRangeEnd w:id="76"/>
      <w:r>
        <w:rPr>
          <w:rStyle w:val="CommentReference"/>
          <w:lang w:val="en-CA"/>
        </w:rPr>
        <w:commentReference w:id="76"/>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77"/>
      <w:r w:rsidRPr="001A4291">
        <w:t xml:space="preserve">Our </w:t>
      </w:r>
      <w:commentRangeEnd w:id="77"/>
      <w:r>
        <w:rPr>
          <w:rStyle w:val="CommentReference"/>
        </w:rPr>
        <w:commentReference w:id="77"/>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2"/>
      <w:bookmarkEnd w:id="73"/>
      <w:bookmarkEnd w:id="74"/>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lastRenderedPageBreak/>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78" w:name="_Toc410196178"/>
      <w:bookmarkStart w:id="79" w:name="_Toc410196410"/>
      <w:bookmarkStart w:id="80" w:name="_Toc410196912"/>
      <w:bookmarkStart w:id="81" w:name="_Toc434478984"/>
      <w:r>
        <w:lastRenderedPageBreak/>
        <w:t>Midnight</w:t>
      </w:r>
      <w:bookmarkEnd w:id="78"/>
      <w:bookmarkEnd w:id="79"/>
      <w:bookmarkEnd w:id="80"/>
      <w:bookmarkEnd w:id="81"/>
    </w:p>
    <w:p w:rsidR="00964F23" w:rsidRDefault="00964F23" w:rsidP="00964F23">
      <w:pPr>
        <w:pStyle w:val="Heading3"/>
      </w:pPr>
      <w:bookmarkStart w:id="82" w:name="_Toc410196179"/>
      <w:bookmarkStart w:id="83" w:name="_Toc410196411"/>
      <w:bookmarkStart w:id="84" w:name="_Toc410196913"/>
      <w:r>
        <w:t>The Psalms of the First Watch</w:t>
      </w:r>
      <w:bookmarkEnd w:id="82"/>
      <w:bookmarkEnd w:id="83"/>
      <w:bookmarkEnd w:id="84"/>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rsidR="006A0403" w:rsidRPr="001A4291" w:rsidRDefault="00115025" w:rsidP="006A0403">
      <w:pPr>
        <w:pStyle w:val="Heading5"/>
        <w:rPr>
          <w:lang w:val="en-GB"/>
        </w:rPr>
      </w:pPr>
      <w:bookmarkStart w:id="85" w:name="_Toc410196180"/>
      <w:bookmarkStart w:id="86" w:name="_Toc410196412"/>
      <w:bookmarkStart w:id="87"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lastRenderedPageBreak/>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lastRenderedPageBreak/>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5"/>
      <w:bookmarkEnd w:id="86"/>
      <w:bookmarkEnd w:id="87"/>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w:t>
      </w:r>
      <w:r w:rsidR="006A0403" w:rsidRPr="001A4291">
        <w:lastRenderedPageBreak/>
        <w:t>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88"/>
      <w:r w:rsidRPr="001A4291">
        <w:t xml:space="preserve">intercede </w:t>
      </w:r>
      <w:commentRangeEnd w:id="88"/>
      <w:r w:rsidR="00EC5901">
        <w:rPr>
          <w:rStyle w:val="CommentReference"/>
          <w:lang w:val="en-CA"/>
        </w:rPr>
        <w:commentReference w:id="88"/>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89" w:name="_Toc410196181"/>
      <w:bookmarkStart w:id="90" w:name="_Toc410196413"/>
      <w:bookmarkStart w:id="91" w:name="_Toc410196915"/>
      <w:r>
        <w:t>The Psalms of the Third Watch</w:t>
      </w:r>
      <w:bookmarkEnd w:id="89"/>
      <w:bookmarkEnd w:id="90"/>
      <w:bookmarkEnd w:id="91"/>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6A0403" w:rsidRDefault="00F87651" w:rsidP="006A0403">
      <w:pPr>
        <w:pStyle w:val="Heading5"/>
      </w:pPr>
      <w:r>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lastRenderedPageBreak/>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92"/>
      <w:r w:rsidR="006A0403">
        <w:t>unbelievers</w:t>
      </w:r>
      <w:commentRangeEnd w:id="92"/>
      <w:r w:rsidR="006A0403">
        <w:rPr>
          <w:rStyle w:val="CommentReference"/>
          <w:lang w:val="en-CA"/>
        </w:rPr>
        <w:commentReference w:id="92"/>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bookmarkStart w:id="93" w:name="_Toc410196182"/>
      <w:bookmarkStart w:id="94" w:name="_Toc410196414"/>
      <w:bookmarkStart w:id="95" w:name="_Toc410196916"/>
      <w:r>
        <w:t>The Midnight Praise</w:t>
      </w:r>
      <w:bookmarkEnd w:id="93"/>
      <w:bookmarkEnd w:id="94"/>
      <w:bookmarkEnd w:id="95"/>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6"/>
            <w:r>
              <w:t>Arise</w:t>
            </w:r>
            <w:commentRangeEnd w:id="96"/>
            <w:r>
              <w:rPr>
                <w:rStyle w:val="CommentReference"/>
              </w:rPr>
              <w:commentReference w:id="96"/>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7"/>
            <w:r>
              <w:t>flesh</w:t>
            </w:r>
            <w:commentRangeEnd w:id="97"/>
            <w:r>
              <w:rPr>
                <w:rStyle w:val="CommentReference"/>
              </w:rPr>
              <w:commentReference w:id="97"/>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8"/>
            <w:r w:rsidRPr="004E04E2">
              <w:t xml:space="preserve">send up </w:t>
            </w:r>
            <w:commentRangeEnd w:id="98"/>
            <w:r>
              <w:rPr>
                <w:rStyle w:val="CommentReference"/>
              </w:rPr>
              <w:commentReference w:id="98"/>
            </w:r>
            <w:r>
              <w:t>to</w:t>
            </w:r>
            <w:r w:rsidRPr="004E04E2">
              <w:t xml:space="preserve"> </w:t>
            </w:r>
            <w:r>
              <w:t>You</w:t>
            </w:r>
            <w:r w:rsidRPr="004E04E2">
              <w:t xml:space="preserve"> a befitting </w:t>
            </w:r>
            <w:commentRangeStart w:id="99"/>
            <w:r w:rsidRPr="004E04E2">
              <w:t>doxology</w:t>
            </w:r>
            <w:commentRangeEnd w:id="99"/>
            <w:r>
              <w:rPr>
                <w:rStyle w:val="CommentReference"/>
              </w:rPr>
              <w:commentReference w:id="99"/>
            </w:r>
            <w:r w:rsidRPr="004E04E2">
              <w:t xml:space="preserve">, and win the forgiveness of our many sins: </w:t>
            </w:r>
            <w:commentRangeStart w:id="100"/>
            <w:r w:rsidRPr="004E04E2">
              <w:t xml:space="preserve">Glory to </w:t>
            </w:r>
            <w:r>
              <w:t>You</w:t>
            </w:r>
            <w:r w:rsidRPr="004E04E2">
              <w:t xml:space="preserve"> </w:t>
            </w:r>
            <w:commentRangeEnd w:id="100"/>
            <w:r>
              <w:rPr>
                <w:rStyle w:val="CommentReference"/>
              </w:rPr>
              <w:commentReference w:id="100"/>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1"/>
            <w:r w:rsidRPr="004E04E2">
              <w:t xml:space="preserve">Who </w:t>
            </w:r>
            <w:commentRangeEnd w:id="101"/>
            <w:r>
              <w:rPr>
                <w:rStyle w:val="CommentReference"/>
              </w:rPr>
              <w:commentReference w:id="101"/>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2"/>
            <w:r w:rsidRPr="004E04E2">
              <w:t>to the sanctuary</w:t>
            </w:r>
            <w:commentRangeEnd w:id="102"/>
            <w:r>
              <w:rPr>
                <w:rStyle w:val="CommentReference"/>
              </w:rPr>
              <w:commentReference w:id="102"/>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3"/>
            <w:r w:rsidRPr="004E04E2">
              <w:t xml:space="preserve">you out </w:t>
            </w:r>
            <w:commentRangeEnd w:id="103"/>
            <w:r>
              <w:rPr>
                <w:rStyle w:val="CommentReference"/>
              </w:rPr>
              <w:commentReference w:id="103"/>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4"/>
            <w:r w:rsidRPr="004E04E2">
              <w:t xml:space="preserve">supplication </w:t>
            </w:r>
            <w:commentRangeEnd w:id="104"/>
            <w:r>
              <w:rPr>
                <w:rStyle w:val="CommentReference"/>
              </w:rPr>
              <w:commentReference w:id="10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5"/>
            <w:r w:rsidRPr="004E04E2">
              <w:t xml:space="preserve">petition </w:t>
            </w:r>
            <w:commentRangeEnd w:id="105"/>
            <w:r>
              <w:rPr>
                <w:rStyle w:val="CommentReference"/>
              </w:rPr>
              <w:commentReference w:id="105"/>
            </w:r>
            <w:r w:rsidRPr="004E04E2">
              <w:t xml:space="preserve">shall come in before </w:t>
            </w:r>
            <w:r w:rsidR="001040C8">
              <w:t>You</w:t>
            </w:r>
            <w:r w:rsidRPr="004E04E2">
              <w:t xml:space="preserve">: </w:t>
            </w:r>
            <w:commentRangeStart w:id="106"/>
            <w:r w:rsidRPr="004E04E2">
              <w:t xml:space="preserve">revive </w:t>
            </w:r>
            <w:commentRangeEnd w:id="106"/>
            <w:r>
              <w:rPr>
                <w:rStyle w:val="CommentReference"/>
              </w:rPr>
              <w:commentReference w:id="106"/>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07"/>
            <w:r w:rsidRPr="004E04E2">
              <w:t>pour forth</w:t>
            </w:r>
            <w:commentRangeEnd w:id="107"/>
            <w:r>
              <w:rPr>
                <w:rStyle w:val="CommentReference"/>
              </w:rPr>
              <w:commentReference w:id="107"/>
            </w:r>
            <w:r w:rsidRPr="004E04E2">
              <w:t xml:space="preserve"> </w:t>
            </w:r>
            <w:commentRangeStart w:id="108"/>
            <w:r w:rsidRPr="004E04E2">
              <w:t>blessing</w:t>
            </w:r>
            <w:commentRangeEnd w:id="108"/>
            <w:r>
              <w:rPr>
                <w:rStyle w:val="CommentReference"/>
              </w:rPr>
              <w:commentReference w:id="10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09"/>
            <w:r w:rsidRPr="004E04E2">
              <w:t xml:space="preserve">respond </w:t>
            </w:r>
            <w:commentRangeEnd w:id="109"/>
            <w:r>
              <w:rPr>
                <w:rStyle w:val="CommentReference"/>
              </w:rPr>
              <w:commentReference w:id="109"/>
            </w:r>
            <w:r w:rsidRPr="004E04E2">
              <w:t xml:space="preserve">with </w:t>
            </w:r>
            <w:r>
              <w:t>Your</w:t>
            </w:r>
            <w:r w:rsidRPr="004E04E2">
              <w:t xml:space="preserve"> words: for all </w:t>
            </w:r>
            <w:r>
              <w:t>Your</w:t>
            </w:r>
            <w:r w:rsidRPr="004E04E2">
              <w:t xml:space="preserve"> commandments are </w:t>
            </w:r>
            <w:commentRangeStart w:id="110"/>
            <w:r w:rsidRPr="004E04E2">
              <w:t>righteous</w:t>
            </w:r>
            <w:commentRangeEnd w:id="110"/>
            <w:r>
              <w:rPr>
                <w:rStyle w:val="CommentReference"/>
              </w:rPr>
              <w:commentReference w:id="110"/>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1"/>
            <w:r w:rsidRPr="004E04E2">
              <w:t>meditation</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2"/>
            <w:r w:rsidRPr="004E04E2">
              <w:t>always</w:t>
            </w:r>
            <w:commentRangeEnd w:id="112"/>
            <w:r>
              <w:rPr>
                <w:rStyle w:val="CommentReference"/>
              </w:rPr>
              <w:commentReference w:id="11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3"/>
            <w:r w:rsidRPr="004E04E2">
              <w:rPr>
                <w:rFonts w:eastAsia="@MingLiU"/>
              </w:rPr>
              <w:t xml:space="preserve">and </w:t>
            </w:r>
            <w:commentRangeEnd w:id="113"/>
            <w:r>
              <w:rPr>
                <w:rStyle w:val="CommentReference"/>
              </w:rPr>
              <w:commentReference w:id="11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4"/>
            <w:r w:rsidRPr="004E04E2">
              <w:rPr>
                <w:rFonts w:eastAsia="@MingLiU"/>
              </w:rPr>
              <w:t xml:space="preserve">to </w:t>
            </w:r>
            <w:commentRangeEnd w:id="114"/>
            <w:r>
              <w:rPr>
                <w:rStyle w:val="CommentReference"/>
              </w:rPr>
              <w:commentReference w:id="11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5"/>
            <w:r w:rsidRPr="004E04E2">
              <w:t xml:space="preserve">to </w:t>
            </w:r>
            <w:commentRangeEnd w:id="115"/>
            <w:r>
              <w:rPr>
                <w:rStyle w:val="CommentReference"/>
              </w:rPr>
              <w:commentReference w:id="115"/>
            </w:r>
            <w:r>
              <w:t>You</w:t>
            </w:r>
            <w:r w:rsidRPr="004E04E2">
              <w:t>, O Only</w:t>
            </w:r>
            <w:r w:rsidRPr="004E04E2">
              <w:noBreakHyphen/>
            </w:r>
            <w:commentRangeStart w:id="116"/>
            <w:r w:rsidRPr="004E04E2">
              <w:t>Begotten</w:t>
            </w:r>
            <w:commentRangeEnd w:id="116"/>
            <w:r>
              <w:rPr>
                <w:rStyle w:val="CommentReference"/>
              </w:rPr>
              <w:commentReference w:id="116"/>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17"/>
            <w:r w:rsidRPr="004E04E2">
              <w:t xml:space="preserve">utter </w:t>
            </w:r>
            <w:commentRangeEnd w:id="117"/>
            <w:r>
              <w:rPr>
                <w:rStyle w:val="CommentReference"/>
              </w:rPr>
              <w:commentReference w:id="117"/>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8" w:name="_Toc297322053"/>
      <w:bookmarkStart w:id="119" w:name="_Toc297407698"/>
      <w:bookmarkStart w:id="120" w:name="_Toc298445750"/>
      <w:bookmarkStart w:id="121" w:name="_Toc298681233"/>
      <w:bookmarkStart w:id="122" w:name="_Toc298447475"/>
      <w:bookmarkStart w:id="123"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CC1CA8">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4"/>
            <w:r>
              <w:t xml:space="preserve">consider </w:t>
            </w:r>
            <w:commentRangeEnd w:id="124"/>
            <w:r>
              <w:rPr>
                <w:rStyle w:val="CommentReference"/>
                <w:lang w:val="en-CA"/>
              </w:rPr>
              <w:commentReference w:id="124"/>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5"/>
            <w:r>
              <w:t xml:space="preserve">none </w:t>
            </w:r>
            <w:commentRangeEnd w:id="125"/>
            <w:r>
              <w:rPr>
                <w:rStyle w:val="CommentReference"/>
                <w:lang w:val="en-CA"/>
              </w:rPr>
              <w:commentReference w:id="125"/>
            </w:r>
            <w:r>
              <w:t>but You.</w:t>
            </w:r>
          </w:p>
          <w:p w:rsidR="005E263F" w:rsidRDefault="005E263F" w:rsidP="005E263F">
            <w:pPr>
              <w:pStyle w:val="EngHangEnd"/>
            </w:pPr>
            <w:commentRangeStart w:id="126"/>
            <w:r>
              <w:t xml:space="preserve">After </w:t>
            </w:r>
            <w:commentRangeEnd w:id="126"/>
            <w:r>
              <w:rPr>
                <w:rStyle w:val="CommentReference"/>
                <w:lang w:val="en-CA"/>
              </w:rPr>
              <w:commentReference w:id="126"/>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7"/>
            <w:r>
              <w:t xml:space="preserve">to </w:t>
            </w:r>
            <w:commentRangeEnd w:id="127"/>
            <w:r>
              <w:rPr>
                <w:rStyle w:val="CommentReference"/>
                <w:lang w:val="en-CA"/>
              </w:rPr>
              <w:commentReference w:id="127"/>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8"/>
            <w:r>
              <w:t>joyful</w:t>
            </w:r>
            <w:commentRangeEnd w:id="128"/>
            <w:r>
              <w:rPr>
                <w:rStyle w:val="CommentReference"/>
                <w:lang w:val="en-CA"/>
              </w:rPr>
              <w:commentReference w:id="128"/>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29"/>
            <w:r>
              <w:t xml:space="preserve">perfect </w:t>
            </w:r>
            <w:commentRangeEnd w:id="129"/>
            <w:r>
              <w:rPr>
                <w:rStyle w:val="CommentReference"/>
                <w:lang w:val="en-CA"/>
              </w:rPr>
              <w:commentReference w:id="129"/>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0"/>
            <w:r>
              <w:t xml:space="preserve">sealed </w:t>
            </w:r>
            <w:commentRangeEnd w:id="130"/>
            <w:r>
              <w:rPr>
                <w:rStyle w:val="CommentReference"/>
                <w:lang w:val="en-CA"/>
              </w:rPr>
              <w:commentReference w:id="130"/>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1"/>
            <w:r>
              <w:t xml:space="preserve">fragrant </w:t>
            </w:r>
            <w:commentRangeEnd w:id="131"/>
            <w:r>
              <w:rPr>
                <w:rStyle w:val="CommentReference"/>
                <w:lang w:val="en-CA"/>
              </w:rPr>
              <w:commentReference w:id="131"/>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2"/>
            <w:r>
              <w:t>spices</w:t>
            </w:r>
            <w:commentRangeEnd w:id="132"/>
            <w:r>
              <w:rPr>
                <w:rStyle w:val="CommentReference"/>
                <w:lang w:val="en-CA"/>
              </w:rPr>
              <w:commentReference w:id="132"/>
            </w:r>
            <w:r>
              <w:t>,</w:t>
            </w:r>
          </w:p>
          <w:p w:rsidR="005E263F" w:rsidRDefault="005E263F" w:rsidP="005E263F">
            <w:pPr>
              <w:pStyle w:val="EngHangEnd"/>
            </w:pPr>
            <w:r>
              <w:t xml:space="preserve">"Behold and see that the Saviour </w:t>
            </w:r>
            <w:commentRangeStart w:id="133"/>
            <w:r>
              <w:t xml:space="preserve">is risen </w:t>
            </w:r>
            <w:commentRangeEnd w:id="133"/>
            <w:r>
              <w:rPr>
                <w:rStyle w:val="CommentReference"/>
                <w:lang w:val="en-CA"/>
              </w:rPr>
              <w:commentReference w:id="133"/>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4"/>
            <w:r>
              <w:t>A</w:t>
            </w:r>
            <w:commentRangeEnd w:id="134"/>
            <w:r>
              <w:rPr>
                <w:rStyle w:val="CommentReference"/>
                <w:lang w:val="en-CA"/>
              </w:rPr>
              <w:commentReference w:id="134"/>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5"/>
            <w:r>
              <w:t xml:space="preserve">We </w:t>
            </w:r>
            <w:commentRangeEnd w:id="135"/>
            <w:r>
              <w:rPr>
                <w:rStyle w:val="CommentReference"/>
                <w:lang w:val="en-CA"/>
              </w:rPr>
              <w:commentReference w:id="135"/>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6"/>
            <w:r>
              <w:t>alteration</w:t>
            </w:r>
            <w:commentRangeEnd w:id="136"/>
            <w:r>
              <w:rPr>
                <w:rStyle w:val="CommentReference"/>
                <w:lang w:val="en-CA"/>
              </w:rPr>
              <w:commentReference w:id="136"/>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8"/>
      <w:bookmarkEnd w:id="119"/>
      <w:bookmarkEnd w:id="120"/>
      <w:bookmarkEnd w:id="121"/>
      <w:bookmarkEnd w:id="122"/>
      <w:bookmarkEnd w:id="123"/>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7"/>
            <w:r>
              <w:t>glorify Him</w:t>
            </w:r>
            <w:commentRangeEnd w:id="137"/>
            <w:r>
              <w:rPr>
                <w:rStyle w:val="CommentReference"/>
                <w:lang w:val="en-CA"/>
              </w:rPr>
              <w:commentReference w:id="137"/>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8"/>
            <w:r>
              <w:t xml:space="preserve">when he shatters </w:t>
            </w:r>
            <w:commentRangeEnd w:id="138"/>
            <w:r>
              <w:rPr>
                <w:rStyle w:val="CommentReference"/>
                <w:lang w:val="en-CA"/>
              </w:rPr>
              <w:commentReference w:id="138"/>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39"/>
            <w:r>
              <w:t xml:space="preserve">chosen </w:t>
            </w:r>
            <w:commentRangeEnd w:id="139"/>
            <w:r>
              <w:rPr>
                <w:rStyle w:val="CommentReference"/>
                <w:lang w:val="en-CA"/>
              </w:rPr>
              <w:commentReference w:id="139"/>
            </w:r>
            <w:r>
              <w:t xml:space="preserve">mounted </w:t>
            </w:r>
            <w:commentRangeStart w:id="140"/>
            <w:r>
              <w:t xml:space="preserve">captains </w:t>
            </w:r>
            <w:commentRangeEnd w:id="140"/>
            <w:r>
              <w:rPr>
                <w:rStyle w:val="CommentReference"/>
                <w:lang w:val="en-CA"/>
              </w:rPr>
              <w:commentReference w:id="140"/>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1"/>
            <w:r>
              <w:t xml:space="preserve">was </w:t>
            </w:r>
            <w:commentRangeEnd w:id="141"/>
            <w:r>
              <w:rPr>
                <w:rStyle w:val="CommentReference"/>
                <w:lang w:val="en-CA"/>
              </w:rPr>
              <w:commentReference w:id="141"/>
            </w:r>
            <w:r>
              <w:t xml:space="preserve">glorified in power. Your right hand, O Lord, </w:t>
            </w:r>
            <w:commentRangeStart w:id="142"/>
            <w:r>
              <w:t xml:space="preserve">crushed </w:t>
            </w:r>
            <w:commentRangeEnd w:id="142"/>
            <w:r>
              <w:rPr>
                <w:rStyle w:val="CommentReference"/>
                <w:lang w:val="en-CA"/>
              </w:rPr>
              <w:commentReference w:id="142"/>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3"/>
            <w:r>
              <w:t xml:space="preserve">shattered </w:t>
            </w:r>
            <w:commentRangeEnd w:id="143"/>
            <w:r>
              <w:rPr>
                <w:rStyle w:val="CommentReference"/>
                <w:lang w:val="en-CA"/>
              </w:rPr>
              <w:commentReference w:id="143"/>
            </w:r>
            <w:commentRangeStart w:id="144"/>
            <w:r>
              <w:t>Your enemies</w:t>
            </w:r>
            <w:commentRangeEnd w:id="144"/>
            <w:r>
              <w:rPr>
                <w:rStyle w:val="CommentReference"/>
                <w:lang w:val="en-CA"/>
              </w:rPr>
              <w:commentReference w:id="144"/>
            </w:r>
            <w:r>
              <w:t xml:space="preserve">; You </w:t>
            </w:r>
            <w:commentRangeStart w:id="145"/>
            <w:r>
              <w:t xml:space="preserve">sent </w:t>
            </w:r>
            <w:commentRangeEnd w:id="145"/>
            <w:r>
              <w:rPr>
                <w:rStyle w:val="CommentReference"/>
                <w:lang w:val="en-CA"/>
              </w:rPr>
              <w:commentReference w:id="145"/>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6"/>
            <w:r>
              <w:t>holy</w:t>
            </w:r>
            <w:commentRangeEnd w:id="146"/>
            <w:r>
              <w:rPr>
                <w:rStyle w:val="CommentReference"/>
                <w:lang w:val="en-CA"/>
              </w:rPr>
              <w:commentReference w:id="146"/>
            </w:r>
            <w:r>
              <w:t xml:space="preserve">, awesome in </w:t>
            </w:r>
            <w:commentRangeStart w:id="147"/>
            <w:r>
              <w:t>glorious deeds</w:t>
            </w:r>
            <w:commentRangeEnd w:id="147"/>
            <w:r>
              <w:rPr>
                <w:rStyle w:val="CommentReference"/>
                <w:lang w:val="en-CA"/>
              </w:rPr>
              <w:commentReference w:id="147"/>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8"/>
            <w:r>
              <w:t>redeemed</w:t>
            </w:r>
            <w:commentRangeEnd w:id="148"/>
            <w:r>
              <w:rPr>
                <w:rStyle w:val="CommentReference"/>
                <w:lang w:val="en-CA"/>
              </w:rPr>
              <w:commentReference w:id="148"/>
            </w:r>
            <w:r>
              <w:t xml:space="preserve">; You called them by Your power into Your holy </w:t>
            </w:r>
            <w:commentRangeStart w:id="149"/>
            <w:r>
              <w:t>abode</w:t>
            </w:r>
            <w:commentRangeEnd w:id="149"/>
            <w:r>
              <w:rPr>
                <w:rStyle w:val="CommentReference"/>
                <w:lang w:val="en-CA"/>
              </w:rPr>
              <w:commentReference w:id="14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0"/>
            <w:r>
              <w:t xml:space="preserve">Sorrow </w:t>
            </w:r>
            <w:commentRangeEnd w:id="150"/>
            <w:r>
              <w:rPr>
                <w:rStyle w:val="CommentReference"/>
                <w:lang w:val="en-CA"/>
              </w:rPr>
              <w:commentReference w:id="150"/>
            </w:r>
            <w:r>
              <w:t>took hold on the inhabitants of</w:t>
            </w:r>
            <w:r w:rsidR="00FE0AE4">
              <w:t xml:space="preserve"> </w:t>
            </w:r>
            <w:r>
              <w:t>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1"/>
            <w:r>
              <w:t>May</w:t>
            </w:r>
            <w:commentRangeEnd w:id="151"/>
            <w:r>
              <w:rPr>
                <w:rStyle w:val="CommentReference"/>
                <w:lang w:val="en-CA"/>
              </w:rPr>
              <w:commentReference w:id="151"/>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2"/>
            <w:r>
              <w:t xml:space="preserve">reigning </w:t>
            </w:r>
            <w:commentRangeEnd w:id="152"/>
            <w:r>
              <w:rPr>
                <w:rStyle w:val="CommentReference"/>
                <w:lang w:val="en-CA"/>
              </w:rPr>
              <w:commentReference w:id="152"/>
            </w:r>
            <w:r>
              <w:t xml:space="preserve">as King forever and ever </w:t>
            </w:r>
            <w:commentRangeStart w:id="153"/>
            <w:r>
              <w:t>and beyond</w:t>
            </w:r>
            <w:commentRangeEnd w:id="153"/>
            <w:r>
              <w:rPr>
                <w:rStyle w:val="CommentReference"/>
                <w:lang w:val="en-CA"/>
              </w:rPr>
              <w:commentReference w:id="153"/>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4"/>
            <w:r>
              <w:t xml:space="preserve"> </w:t>
            </w:r>
            <w:commentRangeEnd w:id="154"/>
            <w:r>
              <w:rPr>
                <w:rStyle w:val="CommentReference"/>
                <w:lang w:val="en-CA"/>
              </w:rPr>
              <w:commentReference w:id="154"/>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5"/>
            <w:r>
              <w:t>praises</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6"/>
            <w:r>
              <w:t>for gloriously has He glorified Himself</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7"/>
            <w:r>
              <w:t>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8" w:name="_Toc297322054"/>
      <w:bookmarkStart w:id="159" w:name="_Toc297407699"/>
      <w:bookmarkStart w:id="160" w:name="_Toc298445751"/>
      <w:bookmarkStart w:id="161" w:name="_Toc298681234"/>
      <w:bookmarkStart w:id="162" w:name="_Toc298447476"/>
      <w:r>
        <w:t>Psali Adam</w:t>
      </w:r>
      <w:bookmarkEnd w:id="158"/>
      <w:bookmarkEnd w:id="159"/>
      <w:bookmarkEnd w:id="160"/>
      <w:bookmarkEnd w:id="161"/>
      <w:bookmarkEnd w:id="162"/>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3"/>
            <w:r>
              <w:t xml:space="preserve">The </w:t>
            </w:r>
            <w:commentRangeEnd w:id="163"/>
            <w:r>
              <w:rPr>
                <w:rStyle w:val="CommentReference"/>
                <w:lang w:val="en-CA"/>
              </w:rPr>
              <w:commentReference w:id="163"/>
            </w:r>
            <w:r>
              <w:t xml:space="preserve">water of the sea was parted into parts, And the great deep became a </w:t>
            </w:r>
            <w:commentRangeStart w:id="164"/>
            <w:r>
              <w:t>path</w:t>
            </w:r>
            <w:commentRangeEnd w:id="164"/>
            <w:r>
              <w:rPr>
                <w:rStyle w:val="CommentReference"/>
                <w:lang w:val="en-CA"/>
              </w:rPr>
              <w:commentReference w:id="164"/>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5"/>
            <w:r w:rsidRPr="00D33B3C">
              <w:rPr>
                <w:rFonts w:ascii="Times New Roman" w:hAnsi="Times New Roman" w:cs="Times New Roman"/>
              </w:rPr>
              <w:t>Ϧ</w:t>
            </w:r>
            <w:r w:rsidRPr="00D33B3C">
              <w:t>ⲉⲛ</w:t>
            </w:r>
            <w:commentRangeEnd w:id="165"/>
            <w:r>
              <w:rPr>
                <w:rStyle w:val="CommentReference"/>
                <w:rFonts w:ascii="Garamond" w:hAnsi="Garamond" w:cstheme="minorBidi"/>
                <w:noProof w:val="0"/>
                <w:lang w:val="en-CA"/>
              </w:rPr>
              <w:commentReference w:id="16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6"/>
            <w:r>
              <w:t xml:space="preserve">miraculous </w:t>
            </w:r>
            <w:commentRangeEnd w:id="166"/>
            <w:r>
              <w:rPr>
                <w:rStyle w:val="CommentReference"/>
                <w:lang w:val="en-CA"/>
              </w:rPr>
              <w:commentReference w:id="166"/>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7"/>
            <w:r>
              <w:t xml:space="preserve">passed </w:t>
            </w:r>
            <w:commentRangeEnd w:id="167"/>
            <w:r>
              <w:rPr>
                <w:rStyle w:val="CommentReference"/>
                <w:lang w:val="en-CA"/>
              </w:rPr>
              <w:commentReference w:id="167"/>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8"/>
            <w:r>
              <w:t xml:space="preserve">praising </w:t>
            </w:r>
            <w:commentRangeEnd w:id="168"/>
            <w:r>
              <w:rPr>
                <w:rStyle w:val="CommentReference"/>
                <w:lang w:val="en-CA"/>
              </w:rPr>
              <w:commentReference w:id="168"/>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69"/>
            <w:r>
              <w:t xml:space="preserve">praise </w:t>
            </w:r>
            <w:commentRangeEnd w:id="169"/>
            <w:r>
              <w:rPr>
                <w:rStyle w:val="CommentReference"/>
                <w:lang w:val="en-CA"/>
              </w:rPr>
              <w:commentReference w:id="169"/>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0" w:name="_Toc297322055"/>
      <w:bookmarkStart w:id="171" w:name="_Toc297407700"/>
      <w:bookmarkStart w:id="172" w:name="_Ref297493889"/>
      <w:bookmarkStart w:id="173" w:name="_Toc298445752"/>
      <w:bookmarkStart w:id="174" w:name="_Toc298681235"/>
      <w:bookmarkStart w:id="175" w:name="_Toc298447477"/>
      <w:bookmarkStart w:id="176" w:name="_Toc308441895"/>
      <w:r>
        <w:lastRenderedPageBreak/>
        <w:t>The Second Canticle: Psalm 135</w:t>
      </w:r>
      <w:bookmarkEnd w:id="170"/>
      <w:bookmarkEnd w:id="171"/>
      <w:bookmarkEnd w:id="172"/>
      <w:bookmarkEnd w:id="173"/>
      <w:bookmarkEnd w:id="174"/>
      <w:bookmarkEnd w:id="175"/>
      <w:bookmarkEnd w:id="176"/>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7"/>
            <w:r w:rsidRPr="00597158">
              <w:t xml:space="preserve">wisdom </w:t>
            </w:r>
            <w:commentRangeEnd w:id="177"/>
            <w:r>
              <w:rPr>
                <w:rStyle w:val="CommentReference"/>
                <w:rFonts w:eastAsiaTheme="minorHAnsi" w:cstheme="minorBidi"/>
                <w:color w:val="auto"/>
                <w:lang w:val="en-CA"/>
              </w:rPr>
              <w:commentReference w:id="177"/>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8"/>
            <w:r w:rsidRPr="00597158">
              <w:t>stretched out</w:t>
            </w:r>
            <w:commentRangeEnd w:id="178"/>
            <w:r>
              <w:rPr>
                <w:rStyle w:val="CommentReference"/>
                <w:rFonts w:eastAsiaTheme="minorHAnsi" w:cstheme="minorBidi"/>
                <w:color w:val="auto"/>
                <w:lang w:val="en-CA"/>
              </w:rPr>
              <w:commentReference w:id="178"/>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79"/>
            <w:r w:rsidRPr="00597158">
              <w:t xml:space="preserve">that </w:t>
            </w:r>
            <w:commentRangeEnd w:id="179"/>
            <w:r>
              <w:rPr>
                <w:rStyle w:val="CommentReference"/>
                <w:rFonts w:eastAsiaTheme="minorHAnsi" w:cstheme="minorBidi"/>
                <w:color w:val="auto"/>
                <w:lang w:val="en-CA"/>
              </w:rPr>
              <w:commentReference w:id="179"/>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0"/>
            <w:r w:rsidRPr="00597158">
              <w:t xml:space="preserve">rule </w:t>
            </w:r>
            <w:commentRangeEnd w:id="180"/>
            <w:r>
              <w:rPr>
                <w:rStyle w:val="CommentReference"/>
                <w:rFonts w:eastAsiaTheme="minorHAnsi" w:cstheme="minorBidi"/>
                <w:color w:val="auto"/>
                <w:lang w:val="en-CA"/>
              </w:rPr>
              <w:commentReference w:id="180"/>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1"/>
            <w:r w:rsidRPr="00597158">
              <w:t xml:space="preserve">stretched-out </w:t>
            </w:r>
            <w:commentRangeEnd w:id="181"/>
            <w:r>
              <w:rPr>
                <w:rStyle w:val="CommentReference"/>
                <w:rFonts w:eastAsiaTheme="minorHAnsi" w:cstheme="minorBidi"/>
                <w:color w:val="auto"/>
                <w:lang w:val="en-CA"/>
              </w:rPr>
              <w:commentReference w:id="181"/>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2"/>
            <w:r w:rsidRPr="00597158">
              <w:t xml:space="preserve">in </w:t>
            </w:r>
            <w:commentRangeEnd w:id="182"/>
            <w:r>
              <w:rPr>
                <w:rStyle w:val="CommentReference"/>
                <w:rFonts w:eastAsiaTheme="minorHAnsi" w:cstheme="minorBidi"/>
                <w:color w:val="auto"/>
                <w:lang w:val="en-CA"/>
              </w:rPr>
              <w:commentReference w:id="182"/>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3" w:name="_Toc297322056"/>
      <w:bookmarkStart w:id="184" w:name="_Toc297407701"/>
      <w:bookmarkStart w:id="185" w:name="_Toc298445753"/>
      <w:bookmarkStart w:id="186" w:name="_Toc298681236"/>
      <w:bookmarkStart w:id="187" w:name="_Toc298447478"/>
      <w:r>
        <w:t>Psali Adam</w:t>
      </w:r>
      <w:bookmarkEnd w:id="183"/>
      <w:bookmarkEnd w:id="184"/>
      <w:bookmarkEnd w:id="185"/>
      <w:bookmarkEnd w:id="186"/>
      <w:bookmarkEnd w:id="187"/>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8"/>
            <w:r w:rsidRPr="004C0CA2">
              <w:t xml:space="preserve">brought </w:t>
            </w:r>
            <w:commentRangeEnd w:id="188"/>
            <w:r>
              <w:rPr>
                <w:rStyle w:val="CommentReference"/>
                <w:rFonts w:eastAsiaTheme="minorHAnsi" w:cstheme="minorBidi"/>
                <w:color w:val="auto"/>
                <w:lang w:val="en-CA"/>
              </w:rPr>
              <w:commentReference w:id="188"/>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89" w:name="_Toc297322057"/>
      <w:bookmarkStart w:id="190" w:name="_Toc297407702"/>
      <w:bookmarkStart w:id="191" w:name="_Toc298445754"/>
      <w:bookmarkStart w:id="192" w:name="_Toc298681237"/>
      <w:bookmarkStart w:id="193" w:name="_Toc298447479"/>
      <w:bookmarkStart w:id="194" w:name="_Toc308441896"/>
      <w:r>
        <w:lastRenderedPageBreak/>
        <w:t>The Third Canticle: The Song of the Three Children</w:t>
      </w:r>
      <w:bookmarkEnd w:id="189"/>
      <w:bookmarkEnd w:id="190"/>
      <w:bookmarkEnd w:id="191"/>
      <w:bookmarkEnd w:id="192"/>
      <w:bookmarkEnd w:id="193"/>
      <w:bookmarkEnd w:id="194"/>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5"/>
            <w:r w:rsidRPr="00BE273A">
              <w:t xml:space="preserve">Blessed </w:t>
            </w:r>
            <w:commentRangeEnd w:id="195"/>
            <w:r w:rsidRPr="00BE273A">
              <w:rPr>
                <w:rStyle w:val="CommentReference"/>
                <w:rFonts w:eastAsiaTheme="minorHAnsi"/>
                <w:sz w:val="24"/>
              </w:rPr>
              <w:commentReference w:id="195"/>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6"/>
            <w:r w:rsidRPr="00BE273A">
              <w:t>heaven</w:t>
            </w:r>
            <w:commentRangeEnd w:id="196"/>
            <w:r w:rsidRPr="00BE273A">
              <w:rPr>
                <w:rStyle w:val="CommentReference"/>
                <w:rFonts w:eastAsiaTheme="minorHAnsi"/>
                <w:sz w:val="24"/>
              </w:rPr>
              <w:commentReference w:id="196"/>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7"/>
            <w:r w:rsidRPr="00BE273A">
              <w:t xml:space="preserve">clouds </w:t>
            </w:r>
            <w:commentRangeEnd w:id="197"/>
            <w:r w:rsidRPr="00BE273A">
              <w:rPr>
                <w:rStyle w:val="CommentReference"/>
                <w:rFonts w:eastAsiaTheme="minorHAnsi"/>
                <w:sz w:val="24"/>
              </w:rPr>
              <w:commentReference w:id="197"/>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8"/>
            <w:r w:rsidRPr="00BE273A">
              <w:t xml:space="preserve">Bless </w:t>
            </w:r>
            <w:commentRangeEnd w:id="198"/>
            <w:r w:rsidRPr="00BE273A">
              <w:rPr>
                <w:rStyle w:val="CommentReference"/>
                <w:rFonts w:eastAsiaTheme="minorHAnsi"/>
                <w:sz w:val="24"/>
              </w:rPr>
              <w:commentReference w:id="198"/>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199"/>
            <w:r w:rsidRPr="00BE273A">
              <w:t>falling snow</w:t>
            </w:r>
            <w:commentRangeEnd w:id="199"/>
            <w:r w:rsidRPr="00BE273A">
              <w:rPr>
                <w:rStyle w:val="CommentReference"/>
                <w:rFonts w:eastAsiaTheme="minorHAnsi"/>
                <w:sz w:val="24"/>
              </w:rPr>
              <w:commentReference w:id="199"/>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seas and rivers: Praise </w:t>
            </w:r>
            <w:commentRangeStart w:id="202"/>
            <w:r w:rsidRPr="00BE273A">
              <w:t xml:space="preserve">ye </w:t>
            </w:r>
            <w:commentRangeEnd w:id="202"/>
            <w:r w:rsidR="00180AE1">
              <w:rPr>
                <w:rStyle w:val="CommentReference"/>
                <w:rFonts w:eastAsiaTheme="minorHAnsi" w:cstheme="minorBidi"/>
                <w:color w:val="auto"/>
                <w:lang w:val="en-CA"/>
              </w:rPr>
              <w:commentReference w:id="202"/>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4478985"/>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sidR="00FE0AE4">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w:t>
            </w:r>
            <w:r w:rsidR="00FE0AE4">
              <w:t xml:space="preserve"> </w:t>
            </w:r>
            <w:r w:rsidRPr="007425E1">
              <w:t>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lastRenderedPageBreak/>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FE0AE4" w:rsidRDefault="00FE0AE4" w:rsidP="00DB1FC6">
            <w:pPr>
              <w:pStyle w:val="EngHang"/>
            </w:pPr>
            <w:r>
              <w:t>And the Logos became flesh;</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FE0AE4">
              <w:t>,</w:t>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sidR="00FE0AE4">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FE0AE4">
            <w:pPr>
              <w:pStyle w:val="EngHangEnd"/>
            </w:pPr>
            <w:commentRangeStart w:id="684"/>
            <w:r w:rsidRPr="007425E1">
              <w:t>Rises</w:t>
            </w:r>
            <w:commentRangeEnd w:id="684"/>
            <w:r>
              <w:rPr>
                <w:rStyle w:val="CommentReference"/>
              </w:rPr>
              <w:commentReference w:id="684"/>
            </w:r>
            <w:r w:rsidR="00FE0AE4">
              <w:t xml:space="preserve"> </w:t>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4478986"/>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w:t>
      </w:r>
      <w:r w:rsidR="00FE0AE4">
        <w:t xml:space="preserve"> </w:t>
      </w:r>
      <w:r>
        <w:t>O come, let us ask Christ our God!</w:t>
      </w:r>
    </w:p>
    <w:p w:rsidR="00CC066E" w:rsidRDefault="00CC066E" w:rsidP="00CC066E">
      <w:pPr>
        <w:pStyle w:val="Prose"/>
      </w:pPr>
      <w:r>
        <w:t>O come, let us worship!</w:t>
      </w:r>
      <w:r w:rsidR="00FE0AE4">
        <w:t xml:space="preserve"> </w:t>
      </w:r>
      <w:r>
        <w:t>O come, let us ask Christ our King!</w:t>
      </w:r>
    </w:p>
    <w:p w:rsidR="00CC066E" w:rsidRDefault="00CC066E" w:rsidP="00CC066E">
      <w:pPr>
        <w:pStyle w:val="Prose"/>
      </w:pPr>
      <w:r>
        <w:t>O come, let us worship!</w:t>
      </w:r>
      <w:r w:rsidR="00FE0AE4">
        <w:t xml:space="preserve"> </w:t>
      </w:r>
      <w:r>
        <w:t>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rsidR="00CC066E" w:rsidRDefault="001225FA" w:rsidP="00CC066E">
      <w:pPr>
        <w:pStyle w:val="Prose"/>
      </w:pPr>
      <w:r>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9D062A" w:rsidRPr="009D062A" w:rsidRDefault="009D062A" w:rsidP="009D062A">
      <w:pPr>
        <w:pStyle w:val="Rubric"/>
        <w:rPr>
          <w:lang w:val="en-GB"/>
        </w:rPr>
      </w:pPr>
      <w:r w:rsidRPr="001A4291">
        <w:rPr>
          <w:lang w:val="en-GB"/>
        </w:rPr>
        <w:t>Then shall be said,</w:t>
      </w:r>
    </w:p>
    <w:p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rsidR="009D062A" w:rsidRDefault="009D062A" w:rsidP="009D062A">
      <w:pPr>
        <w:pStyle w:val="Prose"/>
      </w:pPr>
      <w:r>
        <w:t>Of the Psalms of David the King and Prophet; may his blessing be upon us all. Amen.</w:t>
      </w:r>
    </w:p>
    <w:p w:rsidR="009D062A" w:rsidRDefault="009D062A" w:rsidP="00CC066E">
      <w:pPr>
        <w:pStyle w:val="Rubric"/>
      </w:pPr>
    </w:p>
    <w:p w:rsidR="00CC066E" w:rsidRDefault="00CC066E" w:rsidP="00CC066E">
      <w:pPr>
        <w:pStyle w:val="Heading5"/>
        <w:rPr>
          <w:lang w:val="en-GB"/>
        </w:rPr>
      </w:pPr>
      <w:r>
        <w:rPr>
          <w:lang w:val="en-GB"/>
        </w:rPr>
        <w:lastRenderedPageBreak/>
        <w:t>The Psalms</w:t>
      </w:r>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8"/>
      </w:r>
      <w:r>
        <w:t>,</w:t>
      </w:r>
    </w:p>
    <w:p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rsidR="00CC066E" w:rsidRPr="001A4291" w:rsidRDefault="00CC066E" w:rsidP="00CC066E">
      <w:pPr>
        <w:pStyle w:val="Heading5"/>
        <w:rPr>
          <w:rFonts w:cs="@MingLiU"/>
          <w:lang w:val="en-GB"/>
        </w:rPr>
      </w:pPr>
      <w:r w:rsidRPr="001A4291">
        <w:rPr>
          <w:lang w:val="en-GB"/>
        </w:rPr>
        <w:t>THE TRISAGION</w:t>
      </w:r>
    </w:p>
    <w:p w:rsidR="006800D4" w:rsidRPr="001A4291" w:rsidRDefault="006800D4" w:rsidP="006800D4">
      <w:pPr>
        <w:pStyle w:val="Prose"/>
      </w:pPr>
      <w:r w:rsidRPr="001A4291">
        <w:t>Holy God, Holy Mighty, Holy Immortal, Who was born of the Virgin, have mercy on us.</w:t>
      </w:r>
    </w:p>
    <w:p w:rsidR="006800D4" w:rsidRPr="001A4291" w:rsidRDefault="006800D4" w:rsidP="006800D4">
      <w:pPr>
        <w:pStyle w:val="Prose"/>
      </w:pPr>
      <w:r w:rsidRPr="001A4291">
        <w:t>Holy God, Holy Mighty, Holy Immortal, Who was crucified for us, have mercy on us.</w:t>
      </w:r>
    </w:p>
    <w:p w:rsidR="006800D4" w:rsidRPr="001A4291" w:rsidRDefault="006800D4" w:rsidP="006800D4">
      <w:pPr>
        <w:pStyle w:val="Prose"/>
      </w:pPr>
      <w:r w:rsidRPr="001A4291">
        <w:t>Holy God, Holy Mighty, Holy Immortal, Who rose from the dead and ascended into the heavens, have mercy on us.</w:t>
      </w:r>
    </w:p>
    <w:p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rsidR="00CC066E" w:rsidRPr="001A4291" w:rsidRDefault="006800D4" w:rsidP="00CC066E">
      <w:r>
        <w:lastRenderedPageBreak/>
        <w:t xml:space="preserve">Our Father </w:t>
      </w:r>
      <w:r w:rsidR="00CC066E" w:rsidRPr="001A4291">
        <w:t>in Heaven...</w:t>
      </w:r>
    </w:p>
    <w:p w:rsidR="00CC066E" w:rsidRPr="001A4291" w:rsidRDefault="006800D4" w:rsidP="00CC066E">
      <w:pPr>
        <w:pStyle w:val="Heading5"/>
        <w:rPr>
          <w:lang w:val="en-GB"/>
        </w:rPr>
      </w:pPr>
      <w:bookmarkStart w:id="790" w:name="_Toc410196187"/>
      <w:bookmarkStart w:id="791" w:name="_Toc410196429"/>
      <w:bookmarkStart w:id="792" w:name="_Toc410196931"/>
      <w:r>
        <w:rPr>
          <w:lang w:val="en-GB"/>
        </w:rPr>
        <w:t>Hail to You</w:t>
      </w:r>
    </w:p>
    <w:p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6800D4" w:rsidP="00CC066E">
      <w:pPr>
        <w:pStyle w:val="Heading5"/>
        <w:rPr>
          <w:lang w:val="en-GB"/>
        </w:rPr>
      </w:pPr>
      <w:r>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6800D4" w:rsidP="00CC066E">
      <w:pPr>
        <w:pStyle w:val="Heading5"/>
        <w:rPr>
          <w:rFonts w:cs="@MingLiU"/>
          <w:lang w:val="en-GB"/>
        </w:rPr>
      </w:pPr>
      <w:r>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4478987"/>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rsidR="005D1244" w:rsidRDefault="005D1244"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rsidR="00075EAD" w:rsidRDefault="00075EAD" w:rsidP="00075EAD">
      <w:pPr>
        <w:pStyle w:val="Heading5"/>
      </w:pPr>
      <w:r>
        <w:t>T</w:t>
      </w:r>
      <w:r w:rsidR="009407CD">
        <w:t>HE GOSPEL FROM SAINT JOHN 14:26—</w:t>
      </w:r>
      <w:r>
        <w:t>15:3</w:t>
      </w:r>
    </w:p>
    <w:p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rsidR="00075EAD" w:rsidRDefault="00075EAD" w:rsidP="00075EAD">
      <w:pPr>
        <w:pStyle w:val="Rubric"/>
      </w:pPr>
      <w:r>
        <w:t>Then shall these Troparia be said,</w:t>
      </w:r>
    </w:p>
    <w:p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34478988"/>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rsidR="009407CD" w:rsidRDefault="009407CD" w:rsidP="009407C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rsidR="00075EAD" w:rsidRDefault="00075EAD" w:rsidP="00075EAD">
      <w:pPr>
        <w:pStyle w:val="Heading5"/>
      </w:pPr>
      <w:r>
        <w:t>Th</w:t>
      </w:r>
      <w:r w:rsidR="009407CD">
        <w:t>e Gospel From Saint Matthew 5:1—</w:t>
      </w:r>
      <w:r>
        <w:t>16</w:t>
      </w:r>
    </w:p>
    <w:p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rsidR="00075EAD" w:rsidRDefault="005118C5" w:rsidP="00075EAD">
      <w:pPr>
        <w:pStyle w:val="Prose"/>
      </w:pPr>
      <w:r>
        <w:t>Blessed are those who mourn now,</w:t>
      </w:r>
      <w:r w:rsidR="00075EAD">
        <w:t xml:space="preserve"> for they shall be comforted</w:t>
      </w:r>
      <w:r>
        <w:t>!</w:t>
      </w:r>
      <w:r w:rsidR="001225FA">
        <w:t xml:space="preserve"> </w:t>
      </w:r>
    </w:p>
    <w:p w:rsidR="00075EAD" w:rsidRDefault="005118C5" w:rsidP="00075EAD">
      <w:pPr>
        <w:pStyle w:val="Prose"/>
      </w:pPr>
      <w:r>
        <w:t>Blessed are the meek,</w:t>
      </w:r>
      <w:r w:rsidR="00075EAD">
        <w:t xml:space="preserve"> f</w:t>
      </w:r>
      <w:r>
        <w:t>or they shall inherit the earth!</w:t>
      </w:r>
    </w:p>
    <w:p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rsidR="00075EAD" w:rsidRDefault="00075EAD" w:rsidP="00075EAD">
      <w:pPr>
        <w:pStyle w:val="Prose"/>
      </w:pPr>
      <w:r>
        <w:t>Blessed a</w:t>
      </w:r>
      <w:r w:rsidR="005118C5">
        <w:t>re the merciful, for they shall obtain mercy!</w:t>
      </w:r>
    </w:p>
    <w:p w:rsidR="00075EAD" w:rsidRDefault="00075EAD" w:rsidP="00075EAD">
      <w:pPr>
        <w:pStyle w:val="Prose"/>
      </w:pPr>
      <w:r>
        <w:lastRenderedPageBreak/>
        <w:t>Bles</w:t>
      </w:r>
      <w:r w:rsidR="005118C5">
        <w:t>sed are the pure in their heart, for they shall see God!</w:t>
      </w:r>
    </w:p>
    <w:p w:rsidR="00075EAD" w:rsidRDefault="005118C5" w:rsidP="00075EAD">
      <w:pPr>
        <w:pStyle w:val="Prose"/>
      </w:pPr>
      <w:r>
        <w:t>Blessed are the peacemakers,</w:t>
      </w:r>
      <w:r w:rsidR="00075EAD">
        <w:t xml:space="preserve"> for they shall be called the children of God</w:t>
      </w:r>
      <w:r>
        <w:t>!</w:t>
      </w:r>
      <w:r w:rsidR="001225FA">
        <w:t xml:space="preserve"> </w:t>
      </w:r>
    </w:p>
    <w:p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18"/>
      <w:r>
        <w:t>Life Giver</w:t>
      </w:r>
      <w:r w:rsidR="00075EAD">
        <w:t>,</w:t>
      </w:r>
      <w:commentRangeEnd w:id="818"/>
      <w:r>
        <w:rPr>
          <w:rStyle w:val="CommentReference"/>
          <w:lang w:val="en-CA"/>
        </w:rPr>
        <w:commentReference w:id="818"/>
      </w:r>
      <w:r w:rsidR="00075EAD">
        <w:t xml:space="preserve"> now, and ever, and unto the ages of ages</w:t>
      </w:r>
      <w:r w:rsidR="00984EE6">
        <w:t>.</w:t>
      </w:r>
    </w:p>
    <w:p w:rsidR="00984EE6" w:rsidRDefault="00984EE6" w:rsidP="00984EE6">
      <w:pPr>
        <w:pStyle w:val="Rubric"/>
      </w:pPr>
      <w:commentRangeStart w:id="81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19"/>
      <w:r w:rsidR="00180AE1">
        <w:rPr>
          <w:rStyle w:val="CommentReference"/>
          <w:i w:val="0"/>
        </w:rPr>
        <w:commentReference w:id="819"/>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0" w:name="_Toc410196193"/>
      <w:bookmarkStart w:id="821" w:name="_Toc410196435"/>
      <w:bookmarkStart w:id="822" w:name="_Toc410196937"/>
      <w:bookmarkStart w:id="823" w:name="_Toc434478989"/>
      <w:r>
        <w:lastRenderedPageBreak/>
        <w:t>Afternoon (The Ninth Hour)</w:t>
      </w:r>
      <w:bookmarkEnd w:id="820"/>
      <w:bookmarkEnd w:id="821"/>
      <w:bookmarkEnd w:id="822"/>
      <w:bookmarkEnd w:id="823"/>
    </w:p>
    <w:p w:rsidR="00495F1A" w:rsidRDefault="00495F1A" w:rsidP="00495F1A">
      <w:pPr>
        <w:pStyle w:val="Heading3"/>
      </w:pPr>
      <w:bookmarkStart w:id="824" w:name="_Toc410196194"/>
      <w:bookmarkStart w:id="825" w:name="_Toc410196436"/>
      <w:bookmarkStart w:id="826" w:name="_Toc410196938"/>
      <w:r>
        <w:t>The Psalms of the Ninth Hour</w:t>
      </w:r>
      <w:bookmarkEnd w:id="824"/>
      <w:bookmarkEnd w:id="825"/>
      <w:bookmarkEnd w:id="82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rsidR="00180AE1" w:rsidRDefault="00180AE1"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27"/>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27"/>
      <w:r w:rsidR="00984EE6">
        <w:rPr>
          <w:rStyle w:val="CommentReference"/>
          <w:rFonts w:eastAsiaTheme="minorHAnsi" w:cstheme="minorBidi"/>
          <w:color w:val="auto"/>
          <w:lang w:val="en-CA"/>
        </w:rPr>
        <w:commentReference w:id="827"/>
      </w:r>
      <w:r w:rsidR="00075EAD">
        <w:tab/>
      </w:r>
      <w:r>
        <w:fldChar w:fldCharType="begin"/>
      </w:r>
      <w:r w:rsidR="00075EAD">
        <w:instrText xml:space="preserve"> PAGEREF _Ref412111792 \h </w:instrText>
      </w:r>
      <w:r>
        <w:fldChar w:fldCharType="separate"/>
      </w:r>
      <w:r w:rsidR="00CC1CA8">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rsidR="00075EAD" w:rsidRDefault="00180AE1" w:rsidP="00075EAD">
      <w:pPr>
        <w:pStyle w:val="Heading5"/>
      </w:pPr>
      <w:r>
        <w:t>THE GOSPEL FROM SAINT LUKE 9:10—</w:t>
      </w:r>
      <w:r w:rsidR="00075EAD">
        <w:t>17</w:t>
      </w:r>
    </w:p>
    <w:p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8" w:name="_Toc410196195"/>
      <w:bookmarkStart w:id="829" w:name="_Toc410196437"/>
      <w:bookmarkStart w:id="830" w:name="_Toc410196939"/>
      <w:bookmarkStart w:id="831" w:name="_Toc434478990"/>
      <w:r>
        <w:lastRenderedPageBreak/>
        <w:t>The Book of the Psalter</w:t>
      </w:r>
      <w:bookmarkEnd w:id="828"/>
      <w:bookmarkEnd w:id="829"/>
      <w:bookmarkEnd w:id="830"/>
      <w:bookmarkEnd w:id="831"/>
    </w:p>
    <w:p w:rsidR="00980D99" w:rsidRDefault="00980D99" w:rsidP="00980D99">
      <w:pPr>
        <w:pStyle w:val="Heading3"/>
      </w:pPr>
      <w:bookmarkStart w:id="832" w:name="_Ref412098127"/>
      <w:r>
        <w:t>Psalm 1: Blessed is the man</w:t>
      </w:r>
      <w:bookmarkEnd w:id="832"/>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3"/>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3" w:name="_Ref412098168"/>
      <w:r>
        <w:t>Psalm</w:t>
      </w:r>
      <w:r w:rsidR="00E54261" w:rsidRPr="00AB1781">
        <w:t xml:space="preserve"> 2</w:t>
      </w:r>
      <w:r>
        <w:t>: Why do the nations rage</w:t>
      </w:r>
      <w:bookmarkEnd w:id="833"/>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4"/>
      </w:r>
    </w:p>
    <w:p w:rsidR="00E54261" w:rsidRPr="00AB1781" w:rsidRDefault="00E54261" w:rsidP="009C1C97">
      <w:pPr>
        <w:pStyle w:val="EnglishHangNoCoptic"/>
      </w:pPr>
      <w:r w:rsidRPr="00AB1781">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lastRenderedPageBreak/>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5"/>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6"/>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7"/>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8"/>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4" w:name="_Ref412026989"/>
      <w:r>
        <w:lastRenderedPageBreak/>
        <w:t>Psalm</w:t>
      </w:r>
      <w:r w:rsidR="00E54261" w:rsidRPr="00AB1781">
        <w:t xml:space="preserve"> 3</w:t>
      </w:r>
      <w:r>
        <w:t>: Lord, how many are those who trouble me</w:t>
      </w:r>
      <w:bookmarkEnd w:id="834"/>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9"/>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5" w:name="_Ref412025808"/>
      <w:r>
        <w:t>Psalm</w:t>
      </w:r>
      <w:r w:rsidR="00E54261" w:rsidRPr="00AB1781">
        <w:t xml:space="preserve"> 4</w:t>
      </w:r>
      <w:r>
        <w:t xml:space="preserve">: </w:t>
      </w:r>
      <w:r w:rsidR="00390B7C">
        <w:t>You hear</w:t>
      </w:r>
      <w:r>
        <w:t xml:space="preserve"> me when I call</w:t>
      </w:r>
      <w:bookmarkEnd w:id="835"/>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lastRenderedPageBreak/>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30"/>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31"/>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2"/>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3"/>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4"/>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5"/>
      </w:r>
    </w:p>
    <w:p w:rsidR="00E54261" w:rsidRPr="009C1C97" w:rsidRDefault="009C1C97" w:rsidP="009C1C97">
      <w:pPr>
        <w:pStyle w:val="Heading3"/>
      </w:pPr>
      <w:bookmarkStart w:id="836" w:name="_Ref412098238"/>
      <w:r>
        <w:t>Psalm</w:t>
      </w:r>
      <w:r w:rsidR="00E54261" w:rsidRPr="00AB1781">
        <w:t xml:space="preserve"> 5</w:t>
      </w:r>
      <w:r>
        <w:t>: Give ear to my words, O Lord</w:t>
      </w:r>
      <w:bookmarkEnd w:id="836"/>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lastRenderedPageBreak/>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6"/>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7" w:name="_Ref412025822"/>
      <w:r>
        <w:lastRenderedPageBreak/>
        <w:t>Psalm</w:t>
      </w:r>
      <w:r w:rsidR="00E54261" w:rsidRPr="00AB1781">
        <w:t xml:space="preserve"> 6</w:t>
      </w:r>
      <w:r>
        <w:t xml:space="preserve">: O Lord, rebuke me, but not in </w:t>
      </w:r>
      <w:r w:rsidR="00390B7C">
        <w:t>Your</w:t>
      </w:r>
      <w:r>
        <w:t xml:space="preserve"> anger</w:t>
      </w:r>
      <w:bookmarkEnd w:id="837"/>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7"/>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8"/>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9"/>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tab/>
        <w:t>may they soon be routed and utterly confounded.</w:t>
      </w:r>
    </w:p>
    <w:p w:rsidR="00E54261" w:rsidRPr="009C1C97" w:rsidRDefault="009C1C97" w:rsidP="009C1C97">
      <w:pPr>
        <w:pStyle w:val="Heading3"/>
      </w:pPr>
      <w:r>
        <w:lastRenderedPageBreak/>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40"/>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41"/>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2"/>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t>11 The right help comes to me from God,</w:t>
      </w:r>
    </w:p>
    <w:p w:rsidR="00E54261" w:rsidRPr="00AB1781" w:rsidRDefault="00E54261" w:rsidP="009C1C97">
      <w:pPr>
        <w:pStyle w:val="EnglishHangEndNoCoptic"/>
      </w:pPr>
      <w:r w:rsidRPr="00AB1781">
        <w:lastRenderedPageBreak/>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8" w:name="_Ref412098295"/>
      <w:r>
        <w:t>Psalm</w:t>
      </w:r>
      <w:r w:rsidR="00E54261" w:rsidRPr="00AB1781">
        <w:t xml:space="preserve"> 8</w:t>
      </w:r>
      <w:r>
        <w:t xml:space="preserve">: O Lord, our Lord, how wonderful is </w:t>
      </w:r>
      <w:r w:rsidR="001040C8">
        <w:t>Your N</w:t>
      </w:r>
      <w:r>
        <w:t>ame</w:t>
      </w:r>
      <w:bookmarkEnd w:id="838"/>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3"/>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4"/>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5"/>
      </w:r>
    </w:p>
    <w:p w:rsidR="00E54261" w:rsidRPr="00AB1781" w:rsidRDefault="00E54261" w:rsidP="009C1C97">
      <w:pPr>
        <w:pStyle w:val="EnglishHangNoCoptic"/>
      </w:pPr>
      <w:r w:rsidRPr="00AB1781">
        <w:lastRenderedPageBreak/>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6"/>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7"/>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lastRenderedPageBreak/>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8"/>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9"/>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lastRenderedPageBreak/>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lastRenderedPageBreak/>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0"/>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t>4 The Lord is in His holy temple</w:t>
      </w:r>
      <w:r w:rsidRPr="00AB1781">
        <w:rPr>
          <w:rStyle w:val="FootnoteReference"/>
        </w:rPr>
        <w:footnoteReference w:id="51"/>
      </w:r>
    </w:p>
    <w:p w:rsidR="00435BD3" w:rsidRPr="00AB1781" w:rsidRDefault="00435BD3" w:rsidP="00435BD3">
      <w:pPr>
        <w:pStyle w:val="EnglishHangNoCoptic"/>
      </w:pPr>
      <w:r w:rsidRPr="00AB1781">
        <w:lastRenderedPageBreak/>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9" w:name="_Ref412098310"/>
      <w:r>
        <w:t>Psalm</w:t>
      </w:r>
      <w:r w:rsidRPr="00AB1781">
        <w:t xml:space="preserve"> 11</w:t>
      </w:r>
      <w:r>
        <w:t>: Save me, O Lord, for there is no saint left</w:t>
      </w:r>
      <w:bookmarkEnd w:id="839"/>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2"/>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lastRenderedPageBreak/>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0" w:name="_Ref412025965"/>
      <w:r>
        <w:t>Psalm</w:t>
      </w:r>
      <w:r w:rsidRPr="00AB1781">
        <w:t xml:space="preserve"> 12</w:t>
      </w:r>
      <w:r>
        <w:t xml:space="preserve">: How long, O Lord? Wilt </w:t>
      </w:r>
      <w:r w:rsidR="001040C8">
        <w:t>You</w:t>
      </w:r>
      <w:r>
        <w:t xml:space="preserve"> forget me for ever?</w:t>
      </w:r>
      <w:bookmarkEnd w:id="840"/>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3"/>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lastRenderedPageBreak/>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1" w:name="_Ref412098343"/>
      <w:r>
        <w:t>Psalm</w:t>
      </w:r>
      <w:r w:rsidRPr="00AB1781">
        <w:t xml:space="preserve"> 14</w:t>
      </w:r>
      <w:r>
        <w:t xml:space="preserve">: Lord, who can dwell in </w:t>
      </w:r>
      <w:r w:rsidR="00E570CB">
        <w:t>Your</w:t>
      </w:r>
      <w:r>
        <w:t xml:space="preserve"> sanctuary</w:t>
      </w:r>
      <w:bookmarkEnd w:id="841"/>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2" w:name="_Ref412025981"/>
      <w:r>
        <w:lastRenderedPageBreak/>
        <w:t>Psalm</w:t>
      </w:r>
      <w:r w:rsidR="00435BD3" w:rsidRPr="00AB1781">
        <w:t xml:space="preserve"> 15</w:t>
      </w:r>
      <w:r>
        <w:t xml:space="preserve">: Keep me, O Lord, for my trust is in </w:t>
      </w:r>
      <w:r w:rsidR="001040C8">
        <w:t>You</w:t>
      </w:r>
      <w:bookmarkEnd w:id="842"/>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4"/>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5"/>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6"/>
      </w:r>
    </w:p>
    <w:p w:rsidR="00435BD3" w:rsidRPr="00435BD3" w:rsidRDefault="00435BD3" w:rsidP="00435BD3">
      <w:pPr>
        <w:pStyle w:val="EnglishHangEndNoCoptic"/>
      </w:pPr>
      <w:r w:rsidRPr="00AB1781">
        <w:lastRenderedPageBreak/>
        <w:tab/>
        <w:t>At</w:t>
      </w:r>
      <w:r w:rsidRPr="00AB1781">
        <w:rPr>
          <w:rStyle w:val="FootnoteReference"/>
        </w:rPr>
        <w:footnoteReference w:id="57"/>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8"/>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9"/>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60"/>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lastRenderedPageBreak/>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61"/>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2"/>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lastRenderedPageBreak/>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3"/>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4"/>
      </w:r>
    </w:p>
    <w:p w:rsidR="00CF35A1" w:rsidRPr="00AB1781" w:rsidRDefault="00CF35A1" w:rsidP="00CF35A1">
      <w:pPr>
        <w:pStyle w:val="EnglishHangNoCoptic"/>
      </w:pPr>
      <w:r w:rsidRPr="00AB1781">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lastRenderedPageBreak/>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5"/>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6"/>
      </w:r>
    </w:p>
    <w:p w:rsidR="00CF35A1" w:rsidRPr="00AB1781" w:rsidRDefault="00CF35A1" w:rsidP="00CF35A1">
      <w:pPr>
        <w:pStyle w:val="EnglishHangNoCoptic"/>
      </w:pPr>
      <w:r w:rsidRPr="00AB1781">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7"/>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8"/>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lastRenderedPageBreak/>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9"/>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0"/>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71"/>
      </w:r>
    </w:p>
    <w:p w:rsidR="00CF35A1" w:rsidRPr="00CF35A1" w:rsidRDefault="002D71F0" w:rsidP="00CF35A1">
      <w:pPr>
        <w:pStyle w:val="Heading3"/>
        <w:rPr>
          <w:rFonts w:ascii="FreeSerifAvvaShenouda" w:hAnsi="FreeSerifAvvaShenouda" w:cs="FreeSerifAvvaShenouda"/>
        </w:rPr>
      </w:pPr>
      <w:bookmarkStart w:id="843" w:name="_Ref412098373"/>
      <w:r>
        <w:t>Psalm</w:t>
      </w:r>
      <w:r w:rsidR="00CF35A1" w:rsidRPr="00AB1781">
        <w:t xml:space="preserve"> 18</w:t>
      </w:r>
      <w:r>
        <w:t>: The heavens declare the glory of God</w:t>
      </w:r>
      <w:bookmarkEnd w:id="843"/>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lastRenderedPageBreak/>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2"/>
      </w:r>
    </w:p>
    <w:p w:rsidR="00CF35A1" w:rsidRPr="00AB1781" w:rsidRDefault="00CF35A1" w:rsidP="00CF35A1">
      <w:pPr>
        <w:pStyle w:val="EnglishHangNoCoptic"/>
      </w:pPr>
      <w:r w:rsidRPr="00AB1781">
        <w:t>6 He has set His sanctuary in the sun;</w:t>
      </w:r>
      <w:r w:rsidRPr="00AB1781">
        <w:rPr>
          <w:rStyle w:val="FootnoteReference"/>
        </w:rPr>
        <w:footnoteReference w:id="73"/>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4"/>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5"/>
      </w:r>
    </w:p>
    <w:p w:rsidR="00CF35A1" w:rsidRPr="00AB1781" w:rsidRDefault="00CF35A1" w:rsidP="00CF35A1">
      <w:pPr>
        <w:pStyle w:val="EnglishHangNoCoptic"/>
      </w:pPr>
      <w:r w:rsidRPr="00AB1781">
        <w:lastRenderedPageBreak/>
        <w:t xml:space="preserve">14 And from strange gods spare </w:t>
      </w:r>
      <w:r w:rsidR="00E570CB">
        <w:t>Your</w:t>
      </w:r>
      <w:r w:rsidRPr="00AB1781">
        <w:t xml:space="preserve"> servant.</w:t>
      </w:r>
      <w:r w:rsidRPr="00AB1781">
        <w:rPr>
          <w:rStyle w:val="FootnoteReference"/>
        </w:rPr>
        <w:footnoteReference w:id="76"/>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4" w:name="_Ref412110716"/>
      <w:r>
        <w:t>Psalm</w:t>
      </w:r>
      <w:r w:rsidR="00CF35A1" w:rsidRPr="00AB1781">
        <w:t xml:space="preserve"> 19</w:t>
      </w:r>
      <w:r>
        <w:t>: May the Lord hear you in the day of trouble</w:t>
      </w:r>
      <w:bookmarkEnd w:id="844"/>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7"/>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lastRenderedPageBreak/>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8"/>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lastRenderedPageBreak/>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9"/>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80"/>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1"/>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lastRenderedPageBreak/>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2"/>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3"/>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4"/>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5"/>
      </w:r>
    </w:p>
    <w:p w:rsidR="00CF35A1" w:rsidRPr="00AB1781" w:rsidRDefault="00CF35A1" w:rsidP="00CF35A1">
      <w:pPr>
        <w:pStyle w:val="EnglishHangNoCoptic"/>
      </w:pPr>
      <w:r w:rsidRPr="00AB1781">
        <w:lastRenderedPageBreak/>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6"/>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7"/>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8"/>
      </w:r>
      <w:r w:rsidRPr="00AB1781">
        <w:t xml:space="preserve"> will serve Him;</w:t>
      </w:r>
    </w:p>
    <w:p w:rsidR="00CF35A1" w:rsidRPr="00AB1781" w:rsidRDefault="00CF35A1" w:rsidP="00CF35A1">
      <w:pPr>
        <w:pStyle w:val="EnglishHangEndNoCoptic"/>
      </w:pPr>
      <w:r w:rsidRPr="00AB1781">
        <w:lastRenderedPageBreak/>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9"/>
      </w:r>
    </w:p>
    <w:p w:rsidR="00CF35A1" w:rsidRPr="00CF35A1" w:rsidRDefault="002D71F0" w:rsidP="00CF35A1">
      <w:pPr>
        <w:pStyle w:val="Heading3"/>
      </w:pPr>
      <w:bookmarkStart w:id="845" w:name="_Ref412026111"/>
      <w:r>
        <w:t>Psalm</w:t>
      </w:r>
      <w:r w:rsidR="00CF35A1" w:rsidRPr="00AB1781">
        <w:t xml:space="preserve"> 22</w:t>
      </w:r>
      <w:r>
        <w:t>: The Lord is my Shepherd, and will deny me nothing</w:t>
      </w:r>
      <w:bookmarkEnd w:id="845"/>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90"/>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1"/>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2"/>
      </w:r>
    </w:p>
    <w:p w:rsidR="00CF35A1" w:rsidRPr="00CF35A1" w:rsidRDefault="002D71F0" w:rsidP="00CF35A1">
      <w:pPr>
        <w:pStyle w:val="Heading3"/>
      </w:pPr>
      <w:bookmarkStart w:id="846" w:name="_Ref412110755"/>
      <w:r>
        <w:lastRenderedPageBreak/>
        <w:t>Psalm</w:t>
      </w:r>
      <w:r w:rsidR="00CF35A1" w:rsidRPr="00AB1781">
        <w:t xml:space="preserve"> 23</w:t>
      </w:r>
      <w:r>
        <w:t>: The earth is the Lord's and all that is in it</w:t>
      </w:r>
      <w:bookmarkEnd w:id="846"/>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3"/>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4"/>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5"/>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p>
    <w:p w:rsidR="00CF35A1" w:rsidRPr="00AB1781" w:rsidRDefault="00CF35A1" w:rsidP="00CF35A1">
      <w:pPr>
        <w:pStyle w:val="EnglishHangNoCoptic"/>
      </w:pPr>
      <w:r w:rsidRPr="00AB1781">
        <w:lastRenderedPageBreak/>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7" w:name="_Ref412026003"/>
      <w:r>
        <w:t>Psalm</w:t>
      </w:r>
      <w:r w:rsidRPr="00AB1781">
        <w:t xml:space="preserve"> 24</w:t>
      </w:r>
      <w:r>
        <w:t xml:space="preserve">: To </w:t>
      </w:r>
      <w:r w:rsidR="001040C8">
        <w:t>You</w:t>
      </w:r>
      <w:r>
        <w:t>, O Lord, I lift up my soul</w:t>
      </w:r>
      <w:bookmarkEnd w:id="847"/>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6"/>
      </w:r>
      <w:r w:rsidRPr="00AB1781">
        <w:t xml:space="preserve"> His covenant and His laws.</w:t>
      </w:r>
      <w:r w:rsidRPr="00AB1781">
        <w:rPr>
          <w:rStyle w:val="FootnoteReference"/>
        </w:rPr>
        <w:footnoteReference w:id="97"/>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8"/>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9"/>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100"/>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8" w:name="_Ref412110770"/>
      <w:r>
        <w:lastRenderedPageBreak/>
        <w:t>Psalm</w:t>
      </w:r>
      <w:r w:rsidR="002D71F0" w:rsidRPr="00AB1781">
        <w:t xml:space="preserve"> 25</w:t>
      </w:r>
      <w:r>
        <w:t>: Judge me, O Lord, for I have walked in my innocence</w:t>
      </w:r>
      <w:bookmarkEnd w:id="848"/>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101"/>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2"/>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3"/>
      </w:r>
    </w:p>
    <w:p w:rsidR="002D71F0" w:rsidRPr="00906079" w:rsidRDefault="00906079" w:rsidP="00906079">
      <w:pPr>
        <w:pStyle w:val="Heading3"/>
      </w:pPr>
      <w:bookmarkStart w:id="849" w:name="_Ref412026021"/>
      <w:r>
        <w:t>Psalm</w:t>
      </w:r>
      <w:r w:rsidR="002D71F0" w:rsidRPr="00AB1781">
        <w:t xml:space="preserve"> 26</w:t>
      </w:r>
      <w:r>
        <w:t xml:space="preserve"> The Lord is my light and my Saviour; whom shall I fear</w:t>
      </w:r>
      <w:bookmarkEnd w:id="849"/>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4"/>
      </w:r>
    </w:p>
    <w:p w:rsidR="002D71F0" w:rsidRPr="00AB1781" w:rsidRDefault="002D71F0" w:rsidP="00906079">
      <w:pPr>
        <w:pStyle w:val="EnglishHangEndNoCoptic"/>
      </w:pPr>
      <w:r w:rsidRPr="00AB1781">
        <w:tab/>
        <w:t>I will sing and praise the Lord.</w:t>
      </w:r>
      <w:r w:rsidRPr="00AB1781">
        <w:rPr>
          <w:rStyle w:val="FootnoteReference"/>
        </w:rPr>
        <w:footnoteReference w:id="105"/>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6"/>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7"/>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8"/>
      </w:r>
    </w:p>
    <w:p w:rsidR="002D71F0" w:rsidRPr="00906079" w:rsidRDefault="00906079" w:rsidP="00906079">
      <w:pPr>
        <w:pStyle w:val="Heading3"/>
      </w:pPr>
      <w:bookmarkStart w:id="850" w:name="_Ref412110790"/>
      <w:r>
        <w:t>Psalm</w:t>
      </w:r>
      <w:r w:rsidR="002D71F0" w:rsidRPr="00AB1781">
        <w:t xml:space="preserve"> 28</w:t>
      </w:r>
      <w:r>
        <w:t>: Bring to the Lord, O sons of God</w:t>
      </w:r>
      <w:bookmarkEnd w:id="850"/>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9"/>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10"/>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1" w:name="_Ref412026124"/>
      <w:r>
        <w:t>Psalm</w:t>
      </w:r>
      <w:r w:rsidR="002D71F0" w:rsidRPr="00AB1781">
        <w:t xml:space="preserve"> 29</w:t>
      </w:r>
      <w:r>
        <w:t xml:space="preserve">: I will lift </w:t>
      </w:r>
      <w:r w:rsidR="001040C8">
        <w:t>You</w:t>
      </w:r>
      <w:r>
        <w:t xml:space="preserve"> on high, O Lord</w:t>
      </w:r>
      <w:bookmarkEnd w:id="851"/>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11"/>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3"/>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4"/>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5"/>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6"/>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7"/>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8"/>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9"/>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20"/>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21"/>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2"/>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3"/>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4"/>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5"/>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6"/>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2" w:name="_Ref412110815"/>
      <w:r>
        <w:t>Psalm</w:t>
      </w:r>
      <w:r w:rsidRPr="00AB1781">
        <w:t xml:space="preserve"> 33</w:t>
      </w:r>
      <w:r>
        <w:t>: I will bless the Lord at all times</w:t>
      </w:r>
      <w:bookmarkEnd w:id="852"/>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7"/>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8"/>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9"/>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0"/>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31"/>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2"/>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3"/>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4"/>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5"/>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6"/>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7"/>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8"/>
      </w:r>
      <w:r w:rsidRPr="00AB1781">
        <w:t xml:space="preserve"> and be fed on its wealth.</w:t>
      </w:r>
      <w:r w:rsidRPr="00AB1781">
        <w:rPr>
          <w:rStyle w:val="FootnoteReference"/>
        </w:rPr>
        <w:footnoteReference w:id="139"/>
      </w:r>
    </w:p>
    <w:p w:rsidR="00950468" w:rsidRPr="00AB1781" w:rsidRDefault="00950468" w:rsidP="00950468">
      <w:pPr>
        <w:pStyle w:val="EnglishHangNoCoptic"/>
      </w:pPr>
      <w:r w:rsidRPr="00AB1781">
        <w:t>4 Delight in the Lord,</w:t>
      </w:r>
      <w:r w:rsidRPr="00AB1781">
        <w:rPr>
          <w:rStyle w:val="FootnoteReference"/>
        </w:rPr>
        <w:footnoteReference w:id="140"/>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41"/>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2"/>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3"/>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4"/>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5"/>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6"/>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7"/>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8"/>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9"/>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0"/>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1"/>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2"/>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3" w:name="_Ref412110829"/>
      <w:r>
        <w:t>Psalm</w:t>
      </w:r>
      <w:r w:rsidR="00950468" w:rsidRPr="00AB1781">
        <w:t xml:space="preserve"> 40</w:t>
      </w:r>
      <w:r>
        <w:t>: Blessed is he who considers the poor and needy</w:t>
      </w:r>
      <w:bookmarkEnd w:id="853"/>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3"/>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4"/>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5"/>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6"/>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7"/>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4" w:name="_Ref412026139"/>
      <w:r>
        <w:t>Psalm</w:t>
      </w:r>
      <w:r w:rsidR="00950468" w:rsidRPr="00AB1781">
        <w:t xml:space="preserve"> 42</w:t>
      </w:r>
      <w:r>
        <w:t>: Judge me, O God, and defend my cause</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8"/>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9"/>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60"/>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1"/>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5" w:name="_Ref412110857"/>
      <w:r>
        <w:t>Psalm</w:t>
      </w:r>
      <w:r w:rsidR="00950468" w:rsidRPr="00AB1781">
        <w:t xml:space="preserve"> 44</w:t>
      </w:r>
      <w:r>
        <w:t>: My heart is bubbling over with a good word</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2"/>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3"/>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4"/>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5"/>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6"/>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6" w:name="_Ref412110915"/>
      <w:r>
        <w:lastRenderedPageBreak/>
        <w:t>Psalm</w:t>
      </w:r>
      <w:r w:rsidR="00950468" w:rsidRPr="00AB1781">
        <w:t xml:space="preserve"> 45</w:t>
      </w:r>
      <w:r>
        <w:t>: Our God is our refuge and strength</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7"/>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8"/>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9"/>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70"/>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7" w:name="_Ref412110929"/>
      <w:r>
        <w:t>Psalm</w:t>
      </w:r>
      <w:r w:rsidRPr="00AB1781">
        <w:t xml:space="preserve"> 46</w:t>
      </w:r>
      <w:r>
        <w:t>: All you nations, clap your hands</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71"/>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2"/>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3"/>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4"/>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5"/>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6"/>
      </w:r>
    </w:p>
    <w:p w:rsidR="00A6346F" w:rsidRPr="00AB1781" w:rsidRDefault="00A6346F" w:rsidP="00A6346F">
      <w:pPr>
        <w:pStyle w:val="EnglishHangNoCoptic"/>
      </w:pPr>
      <w:r w:rsidRPr="00AB1781">
        <w:t>9 As we have heard, so we have seen</w:t>
      </w:r>
      <w:r w:rsidRPr="00AB1781">
        <w:rPr>
          <w:rStyle w:val="FootnoteReference"/>
        </w:rPr>
        <w:footnoteReference w:id="177"/>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8"/>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9"/>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80"/>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81"/>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8" w:name="_Ref411967565"/>
      <w:r>
        <w:t>Psalm</w:t>
      </w:r>
      <w:r w:rsidRPr="00AB1781">
        <w:t xml:space="preserve"> 50</w:t>
      </w:r>
      <w:r>
        <w:t xml:space="preserve">: Have mercy on me, O God, in </w:t>
      </w:r>
      <w:r w:rsidR="00E570CB">
        <w:t>Your</w:t>
      </w:r>
      <w:r>
        <w:t xml:space="preserve"> great mercy</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2"/>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3"/>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9" w:name="_Ref412111187"/>
      <w:r>
        <w:t>Psalm</w:t>
      </w:r>
      <w:r w:rsidR="00A6346F" w:rsidRPr="00AB1781">
        <w:t xml:space="preserve"> 53</w:t>
      </w:r>
      <w:r>
        <w:t xml:space="preserve">: O God, save me by </w:t>
      </w:r>
      <w:r w:rsidR="00E570CB">
        <w:t>Your</w:t>
      </w:r>
      <w:r>
        <w:t xml:space="preserve"> Name</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4"/>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5"/>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6"/>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7"/>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8"/>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9"/>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90"/>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1"/>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0" w:name="_Ref412026190"/>
      <w:r>
        <w:t>Psalm</w:t>
      </w:r>
      <w:r w:rsidRPr="00AB1781">
        <w:t xml:space="preserve"> 56</w:t>
      </w:r>
      <w:r>
        <w:t>: Have mercy on me, O God, have mercy on me</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2"/>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3"/>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4"/>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5"/>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6"/>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7"/>
      </w:r>
    </w:p>
    <w:p w:rsidR="009E7111" w:rsidRPr="00AB1781" w:rsidRDefault="009E7111" w:rsidP="00035647">
      <w:pPr>
        <w:pStyle w:val="EnglishHangNoCoptic"/>
      </w:pPr>
      <w:r w:rsidRPr="00AB1781">
        <w:tab/>
        <w:t>over Edom I will extend my sway,</w:t>
      </w:r>
      <w:r w:rsidRPr="00AB1781">
        <w:rPr>
          <w:rStyle w:val="FootnoteReference"/>
        </w:rPr>
        <w:footnoteReference w:id="198"/>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9"/>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1" w:name="_Ref412111219"/>
      <w:r>
        <w:t>Psalm</w:t>
      </w:r>
      <w:r w:rsidR="009E7111" w:rsidRPr="00AB1781">
        <w:t xml:space="preserve"> 60</w:t>
      </w:r>
      <w:r>
        <w:t>: Hear, O God, my supplication</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200"/>
      </w:r>
    </w:p>
    <w:p w:rsidR="009E7111" w:rsidRPr="00AB1781" w:rsidRDefault="009E7111" w:rsidP="00035647">
      <w:pPr>
        <w:pStyle w:val="EnglishHangNoCoptic"/>
      </w:pPr>
      <w:r w:rsidRPr="00AB1781">
        <w:tab/>
        <w:t>they themselves, the whole brood,</w:t>
      </w:r>
      <w:r w:rsidRPr="00AB1781">
        <w:rPr>
          <w:rStyle w:val="FootnoteReference"/>
        </w:rPr>
        <w:footnoteReference w:id="201"/>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2"/>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2" w:name="_Ref412098429"/>
      <w:r>
        <w:t>Psalm</w:t>
      </w:r>
      <w:r w:rsidR="009E7111" w:rsidRPr="00AB1781">
        <w:t xml:space="preserve"> 62</w:t>
      </w:r>
      <w:r>
        <w:t xml:space="preserve">: O God, my God, I rise early and pray to </w:t>
      </w:r>
      <w:r w:rsidR="001040C8">
        <w:t>You</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3"/>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4"/>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5"/>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6"/>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7"/>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8"/>
      </w:r>
    </w:p>
    <w:p w:rsidR="00C879D4" w:rsidRPr="00AB1781" w:rsidRDefault="00C879D4" w:rsidP="00C879D4">
      <w:pPr>
        <w:pStyle w:val="EnglishHangNoCoptic"/>
      </w:pPr>
      <w:r w:rsidRPr="00AB1781">
        <w:t>4 Let all the earth</w:t>
      </w:r>
      <w:r w:rsidRPr="00AB1781">
        <w:rPr>
          <w:rStyle w:val="FootnoteReference"/>
        </w:rPr>
        <w:footnoteReference w:id="209"/>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10"/>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11"/>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2"/>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3"/>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4"/>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3" w:name="_Ref412026041"/>
      <w:r>
        <w:t>Psalm</w:t>
      </w:r>
      <w:r w:rsidRPr="00AB1781">
        <w:t xml:space="preserve"> 66</w:t>
      </w:r>
      <w:r>
        <w:t>: My God have compassion on us and bless us</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5"/>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6"/>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7"/>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8"/>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9"/>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20"/>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1"/>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2"/>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3"/>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4"/>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5"/>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6"/>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7"/>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8"/>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9"/>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30"/>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31"/>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2"/>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4" w:name="_Ref412026055"/>
      <w:r>
        <w:t>Psalm</w:t>
      </w:r>
      <w:r w:rsidR="00C879D4" w:rsidRPr="00AB1781">
        <w:t xml:space="preserve"> 69</w:t>
      </w:r>
      <w:r>
        <w:t>: O God, come to my help</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3"/>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4"/>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5"/>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6"/>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7"/>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8"/>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9"/>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40"/>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41"/>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2"/>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3"/>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4"/>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5"/>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6"/>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7"/>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8"/>
      </w:r>
    </w:p>
    <w:p w:rsidR="00CA0029" w:rsidRPr="00AB1781" w:rsidRDefault="00CA0029" w:rsidP="00CA0029">
      <w:pPr>
        <w:pStyle w:val="EnglishHangNoCoptic"/>
      </w:pPr>
      <w:r w:rsidRPr="00AB1781">
        <w:t>28 But my happiness is to cling to God,</w:t>
      </w:r>
      <w:r w:rsidRPr="00AB1781">
        <w:rPr>
          <w:rStyle w:val="FootnoteReference"/>
        </w:rPr>
        <w:footnoteReference w:id="249"/>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50"/>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1"/>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2"/>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3"/>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4"/>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5"/>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6"/>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7"/>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8"/>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9"/>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60"/>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61"/>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2"/>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3"/>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4"/>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5"/>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6"/>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7"/>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8"/>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9"/>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0"/>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71"/>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2"/>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3"/>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4"/>
      </w:r>
    </w:p>
    <w:p w:rsidR="004A51E7" w:rsidRPr="00AB1781" w:rsidRDefault="004A51E7" w:rsidP="00A93CE8">
      <w:pPr>
        <w:pStyle w:val="EnglishHangEndNoCoptic"/>
      </w:pPr>
      <w:r w:rsidRPr="00AB1781">
        <w:tab/>
        <w:t>and in our midst He judges rulers.</w:t>
      </w:r>
      <w:r w:rsidRPr="00AB1781">
        <w:rPr>
          <w:rStyle w:val="FootnoteReference"/>
        </w:rPr>
        <w:footnoteReference w:id="275"/>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6"/>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7"/>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8"/>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5" w:name="_Ref412111290"/>
      <w:r>
        <w:t>Psalm</w:t>
      </w:r>
      <w:r w:rsidR="004A51E7" w:rsidRPr="00AB1781">
        <w:t xml:space="preserve"> 83</w:t>
      </w:r>
      <w:r>
        <w:t xml:space="preserve">: How I love </w:t>
      </w:r>
      <w:r w:rsidR="00E570CB">
        <w:t>Your</w:t>
      </w:r>
      <w:r>
        <w:t xml:space="preserve"> dwellings, O Lord of Hosts</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9"/>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80"/>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81"/>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2"/>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7" w:name="_Ref412026212"/>
      <w:r>
        <w:t>Psalm</w:t>
      </w:r>
      <w:r w:rsidRPr="00AB1781">
        <w:t xml:space="preserve"> 85</w:t>
      </w:r>
      <w:r>
        <w:t xml:space="preserve">: Incline </w:t>
      </w:r>
      <w:r w:rsidR="001040C8">
        <w:t>Your</w:t>
      </w:r>
      <w:r>
        <w:t xml:space="preserve"> ear, O Lord, and answer me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3"/>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4"/>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5"/>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8" w:name="_Ref412111328"/>
      <w:r>
        <w:t>Psalm</w:t>
      </w:r>
      <w:r w:rsidRPr="00AB1781">
        <w:t xml:space="preserve"> 86</w:t>
      </w:r>
      <w:r>
        <w:t>: His foundations are on the holy mountains</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6"/>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7"/>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8"/>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9"/>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0"/>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1"/>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2"/>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3"/>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4"/>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5"/>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6"/>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7"/>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8"/>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9"/>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0"/>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301"/>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9" w:name="_Ref412026283"/>
      <w:r>
        <w:t>Psalm</w:t>
      </w:r>
      <w:r w:rsidRPr="00AB1781">
        <w:t xml:space="preserve"> 90</w:t>
      </w:r>
      <w:r>
        <w:t>: He who dwells in the help of the Most High will live</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2"/>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3"/>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4"/>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5"/>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0" w:name="_Ref412111374"/>
      <w:r>
        <w:t>Psalm</w:t>
      </w:r>
      <w:r w:rsidRPr="00AB1781">
        <w:t xml:space="preserve"> 92</w:t>
      </w:r>
      <w:r>
        <w:t>: The Lord is reigning, He is robed in beauty</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6"/>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7"/>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8"/>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9"/>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10"/>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11"/>
      </w:r>
    </w:p>
    <w:p w:rsidR="008016CF" w:rsidRPr="00AB1781" w:rsidRDefault="008016CF" w:rsidP="008016CF">
      <w:pPr>
        <w:pStyle w:val="Heading3"/>
      </w:pPr>
      <w:bookmarkStart w:id="871" w:name="_Ref412111699"/>
      <w:r>
        <w:t>Psalm</w:t>
      </w:r>
      <w:r w:rsidRPr="00AB1781">
        <w:t xml:space="preserve"> 95</w:t>
      </w:r>
      <w:r>
        <w:t>: Sing to the Lord a new song; sing to the Lord all the earth</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2"/>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3"/>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2" w:name="_Ref412026313"/>
      <w:r>
        <w:lastRenderedPageBreak/>
        <w:t>Psalm</w:t>
      </w:r>
      <w:r w:rsidR="008016CF" w:rsidRPr="00AB1781">
        <w:t xml:space="preserve"> 96</w:t>
      </w:r>
      <w:r>
        <w:t>: The Lord is reigning, let the earth rejoice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4"/>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3" w:name="_Ref412111720"/>
      <w:r>
        <w:t>Psalm</w:t>
      </w:r>
      <w:r w:rsidR="008016CF" w:rsidRPr="00AB1781">
        <w:t xml:space="preserve"> 97</w:t>
      </w:r>
      <w:r>
        <w:t>: O sing to the Lord a new song, for the Lord has done wonders</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5"/>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4" w:name="_Ref412111731"/>
      <w:r>
        <w:lastRenderedPageBreak/>
        <w:t>Psalm</w:t>
      </w:r>
      <w:r w:rsidR="008016CF" w:rsidRPr="00AB1781">
        <w:t xml:space="preserve"> 98</w:t>
      </w:r>
      <w:r>
        <w:t>: The Lord is reigning, let the peoples rage</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6"/>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5" w:name="_Ref412111741"/>
      <w:r>
        <w:t>Psalm</w:t>
      </w:r>
      <w:r w:rsidR="008016CF" w:rsidRPr="00AB1781">
        <w:t xml:space="preserve"> 99</w:t>
      </w:r>
      <w:r>
        <w:t>: Shout for joy to the Lord, all the earth</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6" w:name="_Ref412111752"/>
      <w:r>
        <w:t>Psalm</w:t>
      </w:r>
      <w:r w:rsidR="008016CF" w:rsidRPr="00AB1781">
        <w:t xml:space="preserve"> 100</w:t>
      </w:r>
      <w:r>
        <w:t xml:space="preserve">: I will sing to </w:t>
      </w:r>
      <w:r w:rsidR="001040C8">
        <w:t>You</w:t>
      </w:r>
      <w:r>
        <w:t xml:space="preserve"> of mercy and judgment, O Lord</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7"/>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8"/>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9"/>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20"/>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21"/>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2"/>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3"/>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4"/>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5"/>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6"/>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7"/>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8"/>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9"/>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30"/>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31"/>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2"/>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3"/>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4"/>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5"/>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6"/>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7"/>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8"/>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9"/>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40"/>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1"/>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2"/>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3"/>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4"/>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5"/>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7" w:name="_Ref412026343"/>
      <w:r>
        <w:t>Psalm</w:t>
      </w:r>
      <w:r w:rsidR="00510795" w:rsidRPr="00AB1781">
        <w:t xml:space="preserve"> 109</w:t>
      </w:r>
      <w:r>
        <w:t>: The Lord said to my Lord: 'Sit at My right hand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6"/>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7"/>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8"/>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9"/>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0"/>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51"/>
      </w:r>
    </w:p>
    <w:p w:rsidR="00510795" w:rsidRPr="00267F42" w:rsidRDefault="00267F42" w:rsidP="00267F42">
      <w:pPr>
        <w:pStyle w:val="Heading3"/>
      </w:pPr>
      <w:bookmarkStart w:id="878" w:name="_Ref412111792"/>
      <w:r>
        <w:t>Psalm</w:t>
      </w:r>
      <w:r w:rsidR="00510795" w:rsidRPr="00AB1781">
        <w:t xml:space="preserve"> 110</w:t>
      </w:r>
      <w:r>
        <w:t xml:space="preserve">: I will thank </w:t>
      </w:r>
      <w:r w:rsidR="001040C8">
        <w:t>You</w:t>
      </w:r>
      <w:r>
        <w:t>, O Lord, with my whole heart</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2"/>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3"/>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4"/>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5"/>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9" w:name="_Ref412111806"/>
      <w:r>
        <w:t>Psalm</w:t>
      </w:r>
      <w:r w:rsidR="00510795" w:rsidRPr="00AB1781">
        <w:t xml:space="preserve"> 111</w:t>
      </w:r>
      <w:r>
        <w:t>: Blessed is the man who fears the Lord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6"/>
      </w:r>
    </w:p>
    <w:p w:rsidR="00510795" w:rsidRPr="00267F42" w:rsidRDefault="00075EAD" w:rsidP="00267F42">
      <w:pPr>
        <w:pStyle w:val="Heading3"/>
      </w:pPr>
      <w:bookmarkStart w:id="88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7"/>
      </w:r>
      <w:r w:rsidR="00267F42">
        <w:t>: Praise the Lord, you children</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8"/>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9"/>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60"/>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61"/>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2"/>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1" w:name="_Ref412026361"/>
      <w:r>
        <w:t>Psalm</w:t>
      </w:r>
      <w:r w:rsidR="00510795" w:rsidRPr="00AB1781">
        <w:t xml:space="preserve"> 114</w:t>
      </w:r>
      <w:r>
        <w:t>: I love Him because the Lord hears the cry of my prayer</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3"/>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4"/>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2" w:name="_Ref412026376"/>
      <w:r>
        <w:t>Psalm</w:t>
      </w:r>
      <w:r w:rsidR="00510795" w:rsidRPr="00AB1781">
        <w:t xml:space="preserve"> 115</w:t>
      </w:r>
      <w:r>
        <w:t>: I believed and so I spoke; but I was deeply humiliated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5"/>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6"/>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3" w:name="_Ref411967180"/>
      <w:r>
        <w:t>Psalm</w:t>
      </w:r>
      <w:r w:rsidR="00510795" w:rsidRPr="00AB1781">
        <w:t xml:space="preserve"> 116</w:t>
      </w:r>
      <w:r>
        <w:t>: All you nations, praise the Lord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7"/>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4" w:name="_Ref411967211"/>
      <w:r>
        <w:t>Psalm</w:t>
      </w:r>
      <w:r w:rsidR="00510795" w:rsidRPr="00AB1781">
        <w:t xml:space="preserve"> 117</w:t>
      </w:r>
      <w:r>
        <w:t>: Give thanks to the Lord, He is good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8"/>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9"/>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70"/>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71"/>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2"/>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5" w:name="_Ref412027139"/>
      <w:r>
        <w:t>Psalm</w:t>
      </w:r>
      <w:r w:rsidRPr="00AB1781">
        <w:t xml:space="preserve"> 118</w:t>
      </w:r>
      <w:r>
        <w:t>: Blessed are they who are faultless in the way</w:t>
      </w:r>
      <w:bookmarkEnd w:id="885"/>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3"/>
      </w:r>
    </w:p>
    <w:p w:rsidR="00385CB8" w:rsidRPr="00AB1781" w:rsidRDefault="00385CB8" w:rsidP="00385CB8">
      <w:pPr>
        <w:pStyle w:val="EnglishHangEndNoCoptic"/>
      </w:pPr>
      <w:r w:rsidRPr="00AB1781">
        <w:tab/>
        <w:t>who live by the law of the Lord.</w:t>
      </w:r>
      <w:r w:rsidRPr="00AB1781">
        <w:rPr>
          <w:rStyle w:val="FootnoteReference"/>
        </w:rPr>
        <w:footnoteReference w:id="374"/>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5"/>
      </w:r>
    </w:p>
    <w:p w:rsidR="00385CB8" w:rsidRPr="00AB1781" w:rsidRDefault="00385CB8" w:rsidP="00385CB8">
      <w:pPr>
        <w:pStyle w:val="EnglishHangEndNoCoptic"/>
      </w:pPr>
      <w:r w:rsidRPr="00AB1781">
        <w:tab/>
        <w:t>who seek Him with their whole heart.</w:t>
      </w:r>
      <w:r w:rsidRPr="00AB1781">
        <w:rPr>
          <w:rStyle w:val="FootnoteReference"/>
        </w:rPr>
        <w:footnoteReference w:id="376"/>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7"/>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8"/>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9"/>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80"/>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81"/>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2"/>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3"/>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4"/>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5"/>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6"/>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7"/>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8"/>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9"/>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90"/>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1"/>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2"/>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3"/>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4"/>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5"/>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6"/>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7"/>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8"/>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9"/>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0"/>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1"/>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2"/>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3"/>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4"/>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5"/>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6"/>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6" w:name="_Ref411967235"/>
      <w:r>
        <w:t>Psalm</w:t>
      </w:r>
      <w:r w:rsidRPr="00AB1781">
        <w:t xml:space="preserve"> 119</w:t>
      </w:r>
      <w:r>
        <w:t>: To the Lord in the hour of my distress I cry</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7"/>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7" w:name="_Ref411967252"/>
      <w:r>
        <w:t>Psalm</w:t>
      </w:r>
      <w:r w:rsidRPr="00AB1781">
        <w:t xml:space="preserve"> 120</w:t>
      </w:r>
      <w:r>
        <w:t>: I lift up my eyes to the mountains</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8"/>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9"/>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8" w:name="_Ref411967283"/>
      <w:r>
        <w:t>Psalm</w:t>
      </w:r>
      <w:r w:rsidRPr="00AB1781">
        <w:t xml:space="preserve"> 121</w:t>
      </w:r>
      <w:r>
        <w:t>: I was glad when they said to me: 'Let us go to the house of the Lord'</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10"/>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11"/>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2"/>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3"/>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0" w:name="_Ref411967321"/>
      <w:r>
        <w:t>Psalm</w:t>
      </w:r>
      <w:r w:rsidRPr="00AB1781">
        <w:t xml:space="preserve"> 123</w:t>
      </w:r>
      <w:r>
        <w:t>: 'Unless the Lord had been among us,' let Israel now say</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1" w:name="_Ref411967338"/>
      <w:r>
        <w:t>Psalm</w:t>
      </w:r>
      <w:r w:rsidRPr="00AB1781">
        <w:t xml:space="preserve"> 124</w:t>
      </w:r>
      <w:r>
        <w:t>: Those who trust in the Lord are like Mount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2" w:name="_Ref411967353"/>
      <w:r>
        <w:t>Psalm</w:t>
      </w:r>
      <w:r w:rsidRPr="00AB1781">
        <w:t xml:space="preserve"> 125</w:t>
      </w:r>
      <w:r>
        <w:t>: When the Lord brought back the captives to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4"/>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3" w:name="_Ref411967372"/>
      <w:r>
        <w:t>Psalm</w:t>
      </w:r>
      <w:r w:rsidRPr="00AB1781">
        <w:t xml:space="preserve"> 126</w:t>
      </w:r>
      <w:r>
        <w:t>: Unless the Lord builds the house, the builders labour in vain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5"/>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4" w:name="_Ref411967385"/>
      <w:r>
        <w:t>Psalm</w:t>
      </w:r>
      <w:r w:rsidRPr="00AB1781">
        <w:t xml:space="preserve"> 127</w:t>
      </w:r>
      <w:r>
        <w:t>: Blessed are</w:t>
      </w:r>
      <w:r w:rsidR="000D0A3F">
        <w:t xml:space="preserve"> </w:t>
      </w:r>
      <w:r>
        <w:t>all who fear the Lord, who walk in His ways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5" w:name="_Ref411967400"/>
      <w:r>
        <w:t>Psalm</w:t>
      </w:r>
      <w:r w:rsidRPr="00AB1781">
        <w:t xml:space="preserve"> 128</w:t>
      </w:r>
      <w:r>
        <w:t>: Often have they warred against me from my youth</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6" w:name="_Ref411968046"/>
      <w:r>
        <w:t>Psalm</w:t>
      </w:r>
      <w:r w:rsidRPr="00AB1781">
        <w:t xml:space="preserve"> 129</w:t>
      </w:r>
      <w:r>
        <w:t xml:space="preserve">: Out of the depths I cry to </w:t>
      </w:r>
      <w:r w:rsidR="001040C8">
        <w:t>You</w:t>
      </w:r>
      <w:r>
        <w:t>, O Lord</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6"/>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7"/>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8"/>
      </w:r>
    </w:p>
    <w:p w:rsidR="00FD25B7" w:rsidRPr="00FD25B7" w:rsidRDefault="00FD25B7" w:rsidP="00FD25B7">
      <w:pPr>
        <w:pStyle w:val="Heading3"/>
      </w:pPr>
      <w:bookmarkStart w:id="897" w:name="_Ref411968066"/>
      <w:r>
        <w:t>Psalm</w:t>
      </w:r>
      <w:r w:rsidRPr="00AB1781">
        <w:t xml:space="preserve"> 130</w:t>
      </w:r>
      <w:r>
        <w:t>: O Lord, my heart is not haughty, nor my eyes lofty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9"/>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8" w:name="_Ref411968081"/>
      <w:r>
        <w:t>Psalm</w:t>
      </w:r>
      <w:r w:rsidR="00FD25B7" w:rsidRPr="00AB1781">
        <w:t xml:space="preserve"> 131</w:t>
      </w:r>
      <w:r>
        <w:t>: O Lord, remember David and all his meekness</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20"/>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21"/>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2"/>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3"/>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4"/>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5"/>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9" w:name="_Ref411968095"/>
      <w:r>
        <w:t>Psalm</w:t>
      </w:r>
      <w:r w:rsidR="00FD25B7" w:rsidRPr="00AB1781">
        <w:t xml:space="preserve"> 132</w:t>
      </w:r>
      <w:r>
        <w:t>: Behold, how good and how delightful it is when brothers dwell together in unity</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6"/>
      </w:r>
    </w:p>
    <w:p w:rsidR="00FD25B7" w:rsidRPr="00AB1781" w:rsidRDefault="00FD25B7" w:rsidP="00F431B1">
      <w:pPr>
        <w:pStyle w:val="EnglishHangNoCoptic"/>
      </w:pPr>
      <w:r w:rsidRPr="00AB1781">
        <w:tab/>
        <w:t>for there</w:t>
      </w:r>
      <w:r w:rsidRPr="00AB1781">
        <w:rPr>
          <w:rStyle w:val="FootnoteReference"/>
        </w:rPr>
        <w:footnoteReference w:id="427"/>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0" w:name="_Ref411968119"/>
      <w:r>
        <w:t>Psalm</w:t>
      </w:r>
      <w:r w:rsidRPr="00AB1781">
        <w:t xml:space="preserve"> 133</w:t>
      </w:r>
      <w:r>
        <w:t>: Behold now bless the Lord, all you slaves of the Lord</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8"/>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9"/>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30"/>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1"/>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2"/>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1" w:name="_Ref411968136"/>
      <w:r>
        <w:t>Psalm</w:t>
      </w:r>
      <w:r w:rsidRPr="00AB1781">
        <w:t xml:space="preserve"> 136</w:t>
      </w:r>
      <w:r>
        <w:t>: By the rivers of Babylon we sat down and wept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3"/>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4"/>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5"/>
      </w:r>
    </w:p>
    <w:p w:rsidR="00E276C1" w:rsidRPr="00AB1781" w:rsidRDefault="00E276C1" w:rsidP="00E276C1">
      <w:pPr>
        <w:pStyle w:val="Heading3"/>
      </w:pPr>
      <w:bookmarkStart w:id="902" w:name="_Ref411968152"/>
      <w:r>
        <w:t>Psalm</w:t>
      </w:r>
      <w:r w:rsidRPr="00AB1781">
        <w:t xml:space="preserve"> 137</w:t>
      </w:r>
      <w:r>
        <w:t xml:space="preserve">: I will praise and thank </w:t>
      </w:r>
      <w:r w:rsidR="001040C8">
        <w:t>You</w:t>
      </w:r>
      <w:r>
        <w:t>, O Lord, with my whole heart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6"/>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7"/>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8"/>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9"/>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0"/>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1"/>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3" w:name="_Ref411968172"/>
      <w:r>
        <w:t>Psalm</w:t>
      </w:r>
      <w:r w:rsidRPr="00AB1781">
        <w:t xml:space="preserve"> 140</w:t>
      </w:r>
      <w:r>
        <w:t xml:space="preserve">: Lord, I cry to </w:t>
      </w:r>
      <w:r w:rsidR="001040C8">
        <w:t>You</w:t>
      </w:r>
      <w:r>
        <w:t>, hear me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2"/>
      </w:r>
    </w:p>
    <w:p w:rsidR="00E276C1" w:rsidRPr="00E276C1" w:rsidRDefault="00E276C1" w:rsidP="00E276C1">
      <w:pPr>
        <w:pStyle w:val="Heading3"/>
      </w:pPr>
      <w:bookmarkStart w:id="904" w:name="_Ref411968182"/>
      <w:r>
        <w:t>Psalm</w:t>
      </w:r>
      <w:r w:rsidRPr="00AB1781">
        <w:t xml:space="preserve"> 141</w:t>
      </w:r>
      <w:r>
        <w:t>: I cry to the Lord with all my voice, I pray with all my voice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3"/>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5" w:name="_Ref412098508"/>
      <w:r>
        <w:t>Psalm</w:t>
      </w:r>
      <w:r w:rsidRPr="00AB1781">
        <w:t xml:space="preserve"> 142</w:t>
      </w:r>
      <w:r>
        <w:t xml:space="preserve">: Lord, hear my prayer; give ear to my petition in </w:t>
      </w:r>
      <w:r w:rsidR="00E570CB">
        <w:t>Your</w:t>
      </w:r>
      <w:r>
        <w:t xml:space="preserve"> truth</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4"/>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5"/>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6"/>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7"/>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8"/>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9"/>
      </w:r>
      <w:r w:rsidRPr="00AB1781">
        <w:t xml:space="preserve"> bless His holy name for ever and ever.</w:t>
      </w:r>
    </w:p>
    <w:p w:rsidR="00E276C1" w:rsidRPr="002A0A20" w:rsidRDefault="002A0A20" w:rsidP="002A0A20">
      <w:pPr>
        <w:pStyle w:val="Heading3"/>
      </w:pPr>
      <w:bookmarkStart w:id="906" w:name="_Ref411968206"/>
      <w:r>
        <w:lastRenderedPageBreak/>
        <w:t>Psalm</w:t>
      </w:r>
      <w:r w:rsidR="00E276C1" w:rsidRPr="00AB1781">
        <w:t xml:space="preserve"> 145</w:t>
      </w:r>
      <w:r>
        <w:t>: Praise the Lord, O my soul! I will praise the Lord all my life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50"/>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7" w:name="_Ref411968226"/>
      <w:r>
        <w:lastRenderedPageBreak/>
        <w:t>Psalm</w:t>
      </w:r>
      <w:r w:rsidR="00E276C1" w:rsidRPr="00AB1781">
        <w:t xml:space="preserve"> 146</w:t>
      </w:r>
      <w:r>
        <w:t>: Praise the Lord, for singing praise is good</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51"/>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8" w:name="_Ref411968245"/>
      <w:r>
        <w:lastRenderedPageBreak/>
        <w:t>Psalm</w:t>
      </w:r>
      <w:r w:rsidR="00E276C1" w:rsidRPr="00AB1781">
        <w:t xml:space="preserve"> 147</w:t>
      </w:r>
      <w:r>
        <w:t>: Praise the Lord, O Jerusalem! Praise your God, O Zion!</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2"/>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3"/>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4"/>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9" w:name="_Toc410196196"/>
      <w:bookmarkStart w:id="910" w:name="_Toc410196438"/>
      <w:bookmarkStart w:id="911" w:name="_Toc410196940"/>
      <w:bookmarkStart w:id="912" w:name="_Toc434478991"/>
      <w:r>
        <w:lastRenderedPageBreak/>
        <w:t>The Book of Psalis and Doxologies</w:t>
      </w:r>
      <w:bookmarkEnd w:id="909"/>
      <w:bookmarkEnd w:id="910"/>
      <w:bookmarkEnd w:id="911"/>
      <w:bookmarkEnd w:id="912"/>
    </w:p>
    <w:p w:rsidR="009C13E9" w:rsidRDefault="009C13E9" w:rsidP="009C13E9">
      <w:pPr>
        <w:pStyle w:val="Heading2"/>
      </w:pPr>
      <w:bookmarkStart w:id="913" w:name="_Toc410196197"/>
      <w:bookmarkStart w:id="914" w:name="_Toc410196439"/>
      <w:bookmarkStart w:id="915" w:name="_Toc410196941"/>
      <w:bookmarkStart w:id="916" w:name="_Toc434478992"/>
      <w:r>
        <w:lastRenderedPageBreak/>
        <w:t>General and Common Doxologies</w:t>
      </w:r>
      <w:bookmarkEnd w:id="916"/>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7"/>
            <w:r>
              <w:t>The great and holy luminaries,</w:t>
            </w:r>
            <w:commentRangeEnd w:id="917"/>
            <w:r>
              <w:rPr>
                <w:rStyle w:val="CommentReference"/>
                <w:rFonts w:ascii="Times New Roman" w:hAnsi="Times New Roman"/>
              </w:rPr>
              <w:commentReference w:id="917"/>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8"/>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8"/>
            <w:r>
              <w:rPr>
                <w:rStyle w:val="CommentReference"/>
                <w:rFonts w:ascii="Times New Roman" w:hAnsi="Times New Roman"/>
              </w:rPr>
              <w:commentReference w:id="918"/>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9"/>
            <w:r w:rsidRPr="00602B0F">
              <w:t xml:space="preserve">O Lord, </w:t>
            </w:r>
            <w:commentRangeEnd w:id="919"/>
            <w:r>
              <w:rPr>
                <w:rStyle w:val="CommentReference"/>
                <w:rFonts w:ascii="Times New Roman" w:hAnsi="Times New Roman"/>
              </w:rPr>
              <w:commentReference w:id="919"/>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0"/>
            <w:r>
              <w:t xml:space="preserve">called </w:t>
            </w:r>
            <w:commentRangeEnd w:id="920"/>
            <w:r>
              <w:rPr>
                <w:rStyle w:val="CommentReference"/>
                <w:rFonts w:ascii="Times New Roman" w:eastAsiaTheme="minorHAnsi" w:hAnsi="Times New Roman" w:cstheme="minorBidi"/>
                <w:color w:val="auto"/>
              </w:rPr>
              <w:commentReference w:id="920"/>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1"/>
            <w:r>
              <w:t>Who loved him greatly.</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2"/>
            <w:r>
              <w:t xml:space="preserve">Our </w:t>
            </w:r>
            <w:commentRangeEnd w:id="922"/>
            <w:r>
              <w:rPr>
                <w:rStyle w:val="CommentReference"/>
                <w:rFonts w:ascii="Times New Roman" w:eastAsiaTheme="minorHAnsi" w:hAnsi="Times New Roman" w:cstheme="minorBidi"/>
                <w:color w:val="auto"/>
              </w:rPr>
              <w:commentReference w:id="922"/>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3"/>
            <w:r>
              <w:t xml:space="preserve">And </w:t>
            </w:r>
            <w:commentRangeEnd w:id="923"/>
            <w:r>
              <w:rPr>
                <w:rStyle w:val="CommentReference"/>
                <w:rFonts w:ascii="Times New Roman" w:eastAsiaTheme="minorHAnsi" w:hAnsi="Times New Roman" w:cstheme="minorBidi"/>
                <w:color w:val="auto"/>
              </w:rPr>
              <w:commentReference w:id="923"/>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4"/>
            <w:r>
              <w:t>And was numbered with</w:t>
            </w:r>
          </w:p>
          <w:p w:rsidR="004C7F73" w:rsidRDefault="004C7F73" w:rsidP="004C7F73">
            <w:pPr>
              <w:pStyle w:val="EngHangEnd"/>
            </w:pPr>
            <w:r>
              <w:t>The rest of the Apostles.</w:t>
            </w:r>
            <w:commentRangeEnd w:id="924"/>
            <w:r>
              <w:rPr>
                <w:rStyle w:val="CommentReference"/>
                <w:rFonts w:ascii="Times New Roman" w:eastAsiaTheme="minorHAnsi" w:hAnsi="Times New Roman" w:cstheme="minorBidi"/>
                <w:color w:val="auto"/>
              </w:rPr>
              <w:commentReference w:id="924"/>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5"/>
            <w:r>
              <w:t xml:space="preserve">sound </w:t>
            </w:r>
            <w:commentRangeEnd w:id="925"/>
            <w:r>
              <w:rPr>
                <w:rStyle w:val="CommentReference"/>
                <w:rFonts w:ascii="Times New Roman" w:eastAsiaTheme="minorHAnsi" w:hAnsi="Times New Roman" w:cstheme="minorBidi"/>
                <w:color w:val="auto"/>
              </w:rPr>
              <w:commentReference w:id="925"/>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6"/>
            <w:r>
              <w:t>Beholder of God</w:t>
            </w:r>
            <w:commentRangeEnd w:id="926"/>
            <w:r>
              <w:rPr>
                <w:rStyle w:val="CommentReference"/>
                <w:rFonts w:ascii="Times New Roman" w:eastAsiaTheme="minorHAnsi" w:hAnsi="Times New Roman" w:cstheme="minorBidi"/>
                <w:color w:val="auto"/>
              </w:rPr>
              <w:commentReference w:id="92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7"/>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7"/>
            <w:r>
              <w:rPr>
                <w:rStyle w:val="CommentReference"/>
                <w:rFonts w:ascii="Times New Roman" w:eastAsiaTheme="minorHAnsi" w:hAnsi="Times New Roman" w:cstheme="minorBidi"/>
                <w:color w:val="auto"/>
              </w:rPr>
              <w:commentReference w:id="927"/>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8"/>
            <w:r>
              <w:t>compatriots</w:t>
            </w:r>
            <w:commentRangeEnd w:id="928"/>
            <w:r>
              <w:rPr>
                <w:rStyle w:val="CommentReference"/>
                <w:rFonts w:ascii="Times New Roman" w:eastAsiaTheme="minorHAnsi" w:hAnsi="Times New Roman" w:cstheme="minorBidi"/>
                <w:color w:val="auto"/>
              </w:rPr>
              <w:commentReference w:id="928"/>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5"/>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w:t>
            </w:r>
            <w:r w:rsidR="00FE0AE4">
              <w:t xml:space="preserve"> </w:t>
            </w:r>
            <w:r>
              <w:t>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6"/>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9"/>
            <w:r>
              <w:t>Akrash</w:t>
            </w:r>
            <w:commentRangeEnd w:id="929"/>
            <w:r>
              <w:rPr>
                <w:rStyle w:val="CommentReference"/>
              </w:rPr>
              <w:commentReference w:id="929"/>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0"/>
            <w:r w:rsidRPr="004764BD">
              <w:t>give light to</w:t>
            </w:r>
            <w:commentRangeEnd w:id="930"/>
            <w:r>
              <w:rPr>
                <w:rStyle w:val="CommentReference"/>
                <w:rFonts w:ascii="Times New Roman" w:eastAsiaTheme="minorHAnsi" w:hAnsi="Times New Roman" w:cstheme="minorBidi"/>
                <w:color w:val="auto"/>
              </w:rPr>
              <w:commentReference w:id="930"/>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7"/>
            </w:r>
            <w:r w:rsidRPr="004764BD">
              <w:t>,</w:t>
            </w:r>
          </w:p>
          <w:p w:rsidR="00231798" w:rsidRPr="004764BD" w:rsidRDefault="00231798" w:rsidP="003E70F4">
            <w:pPr>
              <w:pStyle w:val="EngHang"/>
            </w:pPr>
            <w:r w:rsidRPr="004764BD">
              <w:t>The priesthood of Aaron</w:t>
            </w:r>
            <w:r w:rsidRPr="004764BD">
              <w:rPr>
                <w:rStyle w:val="FootnoteReference"/>
              </w:rPr>
              <w:footnoteReference w:id="458"/>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9"/>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40"/>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40"/>
            <w:r>
              <w:rPr>
                <w:rStyle w:val="CommentReference"/>
                <w:rFonts w:ascii="Times New Roman" w:eastAsiaTheme="minorHAnsi" w:hAnsi="Times New Roman" w:cstheme="minorBidi"/>
                <w:color w:val="auto"/>
              </w:rPr>
              <w:commentReference w:id="940"/>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60"/>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4" w:name="_Toc434478993"/>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4"/>
    </w:p>
    <w:p w:rsidR="00495F1A" w:rsidRDefault="0092592B" w:rsidP="00495F1A">
      <w:pPr>
        <w:pStyle w:val="Heading3"/>
      </w:pPr>
      <w:bookmarkStart w:id="945" w:name="_Toc410196198"/>
      <w:bookmarkStart w:id="946" w:name="_Toc410196440"/>
      <w:bookmarkStart w:id="947" w:name="_Toc410196942"/>
      <w:r>
        <w:t xml:space="preserve">August 29 (30) / Tho-out 1: </w:t>
      </w:r>
      <w:r w:rsidR="00495F1A">
        <w:t>Ecclesiastical New Year: Nairouz</w:t>
      </w:r>
      <w:bookmarkEnd w:id="945"/>
      <w:bookmarkEnd w:id="946"/>
      <w:bookmarkEnd w:id="947"/>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bookmarkStart w:id="948" w:name="_Ref434477358"/>
      <w:r>
        <w:t>The Doxolog</w:t>
      </w:r>
      <w:r w:rsidR="00E21EA3">
        <w:t>y for Ecclesiastical New Year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9"/>
            <w:r>
              <w:t xml:space="preserve">wiles </w:t>
            </w:r>
            <w:commentRangeEnd w:id="949"/>
            <w:r>
              <w:rPr>
                <w:rStyle w:val="CommentReference"/>
                <w:rFonts w:ascii="Times New Roman" w:eastAsiaTheme="minorHAnsi" w:hAnsi="Times New Roman" w:cstheme="minorBidi"/>
                <w:color w:val="auto"/>
              </w:rPr>
              <w:commentReference w:id="949"/>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bookmarkStart w:id="950" w:name="_Ref434473482"/>
      <w:r>
        <w:t>The Psali Adam</w:t>
      </w:r>
      <w:r w:rsidR="00B411C9">
        <w:t xml:space="preserve"> for the Ecclesiastical New Year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51"/>
            <w:r>
              <w:t xml:space="preserve">Ϯⲛⲁⲟⲩⲱϣⲧ </w:t>
            </w:r>
            <w:commentRangeEnd w:id="951"/>
            <w:r>
              <w:rPr>
                <w:rStyle w:val="CommentReference"/>
                <w:rFonts w:ascii="Times New Roman" w:hAnsi="Times New Roman"/>
              </w:rPr>
              <w:commentReference w:id="951"/>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52"/>
            <w:r>
              <w:t>reign</w:t>
            </w:r>
            <w:commentRangeEnd w:id="952"/>
            <w:r>
              <w:rPr>
                <w:rStyle w:val="CommentReference"/>
              </w:rPr>
              <w:commentReference w:id="952"/>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bookmarkStart w:id="953" w:name="_Ref434473530"/>
      <w:r>
        <w:lastRenderedPageBreak/>
        <w:t xml:space="preserve">The Psali </w:t>
      </w:r>
      <w:r w:rsidR="004E71A7">
        <w:t>Batos for the Ecclesiastical New Year</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4"/>
            <w:r>
              <w:t xml:space="preserve">be </w:t>
            </w:r>
            <w:commentRangeEnd w:id="954"/>
            <w:r>
              <w:rPr>
                <w:rStyle w:val="CommentReference"/>
              </w:rPr>
              <w:commentReference w:id="954"/>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5"/>
            <w:r>
              <w:t xml:space="preserve">Ⲁⲙⲱⲛⲓ </w:t>
            </w:r>
            <w:commentRangeEnd w:id="955"/>
            <w:r>
              <w:rPr>
                <w:rStyle w:val="CommentReference"/>
                <w:rFonts w:ascii="Times New Roman" w:hAnsi="Times New Roman"/>
              </w:rPr>
              <w:commentReference w:id="955"/>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6"/>
            <w:r>
              <w:t xml:space="preserve">the </w:t>
            </w:r>
            <w:commentRangeEnd w:id="956"/>
            <w:r>
              <w:rPr>
                <w:rStyle w:val="CommentReference"/>
              </w:rPr>
              <w:commentReference w:id="956"/>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7"/>
            <w:r>
              <w:t xml:space="preserve">entreat </w:t>
            </w:r>
            <w:commentRangeEnd w:id="957"/>
            <w:r>
              <w:rPr>
                <w:rStyle w:val="CommentReference"/>
              </w:rPr>
              <w:commentReference w:id="957"/>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61"/>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8" w:name="_Toc410196199"/>
      <w:bookmarkStart w:id="959" w:name="_Toc410196441"/>
      <w:bookmarkStart w:id="960" w:name="_Toc410196943"/>
      <w:r>
        <w:t xml:space="preserve">September 14 (15) / Tho-out 17: </w:t>
      </w:r>
      <w:r w:rsidR="00495F1A">
        <w:t>The Dedication of the Church of the Holy Cross</w:t>
      </w:r>
      <w:bookmarkEnd w:id="958"/>
      <w:bookmarkEnd w:id="959"/>
      <w:bookmarkEnd w:id="960"/>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bookmarkStart w:id="961" w:name="_Ref434477443"/>
      <w:r>
        <w:t>The Doxology</w:t>
      </w:r>
      <w:r w:rsidR="00E21EA3">
        <w:t xml:space="preserve"> for the Feast of the Cross</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bookmarkStart w:id="962" w:name="_Ref434474964"/>
      <w:r>
        <w:t>The Psali Ada</w:t>
      </w:r>
      <w:r w:rsidR="006C1B94">
        <w:t>m for the Feast of the Cross</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63"/>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63"/>
            <w:r>
              <w:rPr>
                <w:rStyle w:val="CommentReference"/>
              </w:rPr>
              <w:commentReference w:id="963"/>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bookmarkStart w:id="964" w:name="_Ref434474992"/>
      <w:r>
        <w:t>The Psali Bato</w:t>
      </w:r>
      <w:r w:rsidR="006C1B94">
        <w:t>s for the Feast of the Cross</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65"/>
      <w:r>
        <w:t>Tho-out 24</w:t>
      </w:r>
      <w:commentRangeEnd w:id="965"/>
      <w:r w:rsidR="00C46B09">
        <w:rPr>
          <w:rStyle w:val="CommentReference"/>
          <w:rFonts w:eastAsiaTheme="minorHAnsi" w:cstheme="minorBidi"/>
          <w:b w:val="0"/>
          <w:bCs w:val="0"/>
        </w:rPr>
        <w:commentReference w:id="965"/>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6"/>
            <w:r w:rsidRPr="004764BD">
              <w:t xml:space="preserve">confirmed </w:t>
            </w:r>
            <w:commentRangeEnd w:id="966"/>
            <w:r>
              <w:rPr>
                <w:rStyle w:val="CommentReference"/>
                <w:rFonts w:ascii="Times New Roman" w:eastAsiaTheme="minorHAnsi" w:hAnsi="Times New Roman" w:cstheme="minorBidi"/>
                <w:color w:val="auto"/>
              </w:rPr>
              <w:commentReference w:id="966"/>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2"/>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7" w:name="_Toc410196200"/>
      <w:bookmarkStart w:id="968" w:name="_Toc410196442"/>
      <w:bookmarkStart w:id="969" w:name="_Toc410196944"/>
      <w:bookmarkStart w:id="970" w:name="_Toc434478994"/>
      <w:r>
        <w:lastRenderedPageBreak/>
        <w:t>October</w:t>
      </w:r>
      <w:bookmarkEnd w:id="967"/>
      <w:bookmarkEnd w:id="968"/>
      <w:bookmarkEnd w:id="969"/>
      <w:r w:rsidR="006E370D">
        <w:t xml:space="preserve"> or </w:t>
      </w:r>
      <w:r w:rsidR="006E370D">
        <w:rPr>
          <w:rFonts w:ascii="FreeSerifAvvaShenouda" w:hAnsi="FreeSerifAvvaShenouda" w:cs="FreeSerifAvvaShenouda"/>
        </w:rPr>
        <w:t>Ⲡⲁⲱⲡⲉ</w:t>
      </w:r>
      <w:bookmarkEnd w:id="970"/>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71"/>
            <w:r>
              <w:t>heroes</w:t>
            </w:r>
            <w:commentRangeEnd w:id="971"/>
            <w:r>
              <w:rPr>
                <w:rStyle w:val="CommentReference"/>
                <w:rFonts w:ascii="Times New Roman" w:eastAsiaTheme="minorHAnsi" w:hAnsi="Times New Roman" w:cstheme="minorBidi"/>
                <w:color w:val="auto"/>
              </w:rPr>
              <w:commentReference w:id="971"/>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3"/>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4"/>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5"/>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w:t>
      </w:r>
      <w:r w:rsidR="00FE0AE4">
        <w:t xml:space="preserve"> </w:t>
      </w:r>
      <w:r>
        <w:t>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w:t>
      </w:r>
      <w:r w:rsidR="00FE0AE4">
        <w:t xml:space="preserve"> </w:t>
      </w:r>
      <w:r>
        <w:t>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w:t>
      </w:r>
      <w:r w:rsidR="00FE0AE4">
        <w:t xml:space="preserve"> </w:t>
      </w:r>
      <w:r>
        <w:t>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w:t>
      </w:r>
      <w:r w:rsidR="00FE0AE4">
        <w:t xml:space="preserve"> </w:t>
      </w:r>
      <w:r>
        <w:t>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w:t>
      </w:r>
      <w:r w:rsidR="00FE0AE4">
        <w:t xml:space="preserve"> </w:t>
      </w:r>
      <w:r>
        <w:t>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72" w:name="_Toc410196201"/>
      <w:bookmarkStart w:id="973" w:name="_Toc410196443"/>
      <w:bookmarkStart w:id="974" w:name="_Toc410196945"/>
      <w:bookmarkStart w:id="975" w:name="_Toc434478995"/>
      <w:r>
        <w:lastRenderedPageBreak/>
        <w:t>November</w:t>
      </w:r>
      <w:r w:rsidR="00495F1A">
        <w:t xml:space="preserve"> or </w:t>
      </w:r>
      <w:bookmarkEnd w:id="972"/>
      <w:bookmarkEnd w:id="973"/>
      <w:bookmarkEnd w:id="974"/>
      <w:r w:rsidRPr="00FB5E62">
        <w:rPr>
          <w:rFonts w:ascii="FreeSerifAvvaShenouda" w:eastAsia="Arial Unicode MS" w:hAnsi="FreeSerifAvvaShenouda" w:cs="FreeSerifAvvaShenouda"/>
        </w:rPr>
        <w:t>Ⲁⲑⲟⲣ</w:t>
      </w:r>
      <w:bookmarkEnd w:id="975"/>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6"/>
            <w:r>
              <w:t>Beats</w:t>
            </w:r>
            <w:commentRangeEnd w:id="976"/>
            <w:r>
              <w:rPr>
                <w:rStyle w:val="CommentReference"/>
                <w:rFonts w:ascii="Times New Roman" w:eastAsiaTheme="minorHAnsi" w:hAnsi="Times New Roman" w:cstheme="minorBidi"/>
                <w:color w:val="auto"/>
              </w:rPr>
              <w:commentReference w:id="976"/>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6"/>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7"/>
            <w:r>
              <w:t xml:space="preserve">incessant </w:t>
            </w:r>
            <w:commentRangeEnd w:id="977"/>
            <w:r>
              <w:rPr>
                <w:rStyle w:val="CommentReference"/>
                <w:rFonts w:ascii="Times New Roman" w:eastAsiaTheme="minorHAnsi" w:hAnsi="Times New Roman" w:cstheme="minorBidi"/>
                <w:color w:val="auto"/>
              </w:rPr>
              <w:commentReference w:id="977"/>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8"/>
            <w:r>
              <w:t>The ministering flames of fire,</w:t>
            </w:r>
            <w:commentRangeEnd w:id="978"/>
            <w:r>
              <w:rPr>
                <w:rStyle w:val="CommentReference"/>
                <w:rFonts w:ascii="Times New Roman" w:eastAsiaTheme="minorHAnsi" w:hAnsi="Times New Roman" w:cstheme="minorBidi"/>
                <w:color w:val="auto"/>
              </w:rPr>
              <w:commentReference w:id="978"/>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9"/>
            <w:r w:rsidRPr="004764BD">
              <w:t xml:space="preserve">before </w:t>
            </w:r>
            <w:commentRangeEnd w:id="979"/>
            <w:r>
              <w:rPr>
                <w:rStyle w:val="CommentReference"/>
                <w:rFonts w:ascii="Times New Roman" w:eastAsiaTheme="minorHAnsi" w:hAnsi="Times New Roman" w:cstheme="minorBidi"/>
                <w:color w:val="auto"/>
              </w:rPr>
              <w:commentReference w:id="979"/>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7"/>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8"/>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9"/>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8"/>
            <w:r w:rsidRPr="004764BD">
              <w:t>Voice Divine</w:t>
            </w:r>
            <w:commentRangeEnd w:id="988"/>
            <w:r>
              <w:rPr>
                <w:rStyle w:val="CommentReference"/>
                <w:rFonts w:ascii="Times New Roman" w:eastAsiaTheme="minorHAnsi" w:hAnsi="Times New Roman" w:cstheme="minorBidi"/>
                <w:color w:val="auto"/>
              </w:rPr>
              <w:commentReference w:id="988"/>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9"/>
            <w:r w:rsidRPr="004764BD">
              <w:t xml:space="preserve">received </w:t>
            </w:r>
            <w:commentRangeEnd w:id="989"/>
            <w:r>
              <w:rPr>
                <w:rStyle w:val="CommentReference"/>
                <w:rFonts w:ascii="Times New Roman" w:eastAsiaTheme="minorHAnsi" w:hAnsi="Times New Roman" w:cstheme="minorBidi"/>
                <w:color w:val="auto"/>
              </w:rPr>
              <w:commentReference w:id="989"/>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90"/>
            <w:r>
              <w:t>Prabioc</w:t>
            </w:r>
            <w:commentRangeEnd w:id="990"/>
            <w:r>
              <w:rPr>
                <w:rStyle w:val="CommentReference"/>
                <w:rFonts w:ascii="Times New Roman" w:eastAsiaTheme="minorHAnsi" w:hAnsi="Times New Roman" w:cstheme="minorBidi"/>
                <w:color w:val="auto"/>
              </w:rPr>
              <w:commentReference w:id="990"/>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91"/>
            <w:r>
              <w:t xml:space="preserve">confirming </w:t>
            </w:r>
            <w:commentRangeEnd w:id="991"/>
            <w:r>
              <w:rPr>
                <w:rStyle w:val="CommentReference"/>
                <w:rFonts w:ascii="Times New Roman" w:eastAsiaTheme="minorHAnsi" w:hAnsi="Times New Roman" w:cstheme="minorBidi"/>
                <w:color w:val="auto"/>
              </w:rPr>
              <w:commentReference w:id="991"/>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70"/>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71"/>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2"/>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96"/>
            <w:r>
              <w:t>Placed</w:t>
            </w:r>
            <w:commentRangeEnd w:id="996"/>
            <w:r>
              <w:rPr>
                <w:rStyle w:val="CommentReference"/>
                <w:rFonts w:ascii="Times New Roman" w:eastAsiaTheme="minorHAnsi" w:hAnsi="Times New Roman" w:cstheme="minorBidi"/>
                <w:color w:val="auto"/>
              </w:rPr>
              <w:commentReference w:id="996"/>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7"/>
            <w:r>
              <w:t>emperate</w:t>
            </w:r>
            <w:r w:rsidRPr="004764BD">
              <w:t xml:space="preserve"> </w:t>
            </w:r>
            <w:r>
              <w:t>with</w:t>
            </w:r>
            <w:commentRangeEnd w:id="997"/>
            <w:r>
              <w:rPr>
                <w:rStyle w:val="CommentReference"/>
                <w:rFonts w:ascii="Times New Roman" w:eastAsiaTheme="minorHAnsi" w:hAnsi="Times New Roman" w:cstheme="minorBidi"/>
                <w:color w:val="auto"/>
              </w:rPr>
              <w:commentReference w:id="997"/>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3"/>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1001"/>
            <w:r>
              <w:t>sprang forth</w:t>
            </w:r>
            <w:commentRangeEnd w:id="1001"/>
            <w:r>
              <w:rPr>
                <w:rStyle w:val="CommentReference"/>
                <w:rFonts w:ascii="Times New Roman" w:eastAsiaTheme="minorHAnsi" w:hAnsi="Times New Roman" w:cstheme="minorBidi"/>
                <w:color w:val="auto"/>
              </w:rPr>
              <w:commentReference w:id="1001"/>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1002" w:name="_Toc410196202"/>
      <w:bookmarkStart w:id="1003" w:name="_Toc410196444"/>
      <w:bookmarkStart w:id="1004" w:name="_Toc410196946"/>
      <w:bookmarkStart w:id="1005" w:name="_Toc434478996"/>
      <w:r>
        <w:lastRenderedPageBreak/>
        <w:t>December</w:t>
      </w:r>
      <w:bookmarkEnd w:id="1002"/>
      <w:bookmarkEnd w:id="1003"/>
      <w:bookmarkEnd w:id="1004"/>
      <w:r w:rsidR="00205EA4">
        <w:t xml:space="preserve"> or </w:t>
      </w:r>
      <w:r w:rsidR="00205EA4">
        <w:rPr>
          <w:rFonts w:ascii="FreeSerifAvvaShenouda" w:hAnsi="FreeSerifAvvaShenouda" w:cs="FreeSerifAvvaShenouda"/>
        </w:rPr>
        <w:t>Ⲕⲟⲓⲁϩⲕ</w:t>
      </w:r>
      <w:bookmarkEnd w:id="1005"/>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bookmarkStart w:id="1006" w:name="_Ref434478837"/>
      <w:r>
        <w:t xml:space="preserve">The First Doxology of December or </w:t>
      </w:r>
      <w:r w:rsidRPr="006C0F49">
        <w:rPr>
          <w:rFonts w:ascii="FreeSerifAvvaShenouda" w:hAnsi="FreeSerifAvvaShenouda" w:cs="FreeSerifAvvaShenouda"/>
        </w:rPr>
        <w:t>Ⲕⲟⲓⲁϩⲕ</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07"/>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07"/>
            <w:r>
              <w:rPr>
                <w:rStyle w:val="CommentReference"/>
                <w:rFonts w:ascii="Times New Roman" w:eastAsiaTheme="minorHAnsi" w:hAnsi="Times New Roman" w:cstheme="minorBidi"/>
                <w:color w:val="auto"/>
              </w:rPr>
              <w:commentReference w:id="1007"/>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8"/>
            <w:r>
              <w:t xml:space="preserve">Announced </w:t>
            </w:r>
            <w:commentRangeEnd w:id="1008"/>
            <w:r>
              <w:rPr>
                <w:rStyle w:val="CommentReference"/>
                <w:rFonts w:ascii="Times New Roman" w:eastAsiaTheme="minorHAnsi" w:hAnsi="Times New Roman" w:cstheme="minorBidi"/>
                <w:color w:val="auto"/>
              </w:rPr>
              <w:commentReference w:id="1008"/>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bookmarkStart w:id="100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bookmarkStart w:id="1010" w:name="_Ref434478867"/>
      <w:r>
        <w:t xml:space="preserve">The Third Doxology of December or </w:t>
      </w:r>
      <w:r w:rsidRPr="006C0F49">
        <w:rPr>
          <w:rFonts w:ascii="FreeSerifAvvaShenouda" w:hAnsi="FreeSerifAvvaShenouda" w:cs="FreeSerifAvvaShenouda"/>
        </w:rPr>
        <w:t>Ⲕⲟⲓⲁϩⲕ</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bookmarkStart w:id="1011" w:name="_Ref434478878"/>
      <w:r>
        <w:t xml:space="preserve">The Fourth Doxology of December or </w:t>
      </w:r>
      <w:r w:rsidRPr="006C0F49">
        <w:rPr>
          <w:rFonts w:ascii="FreeSerifAvvaShenouda" w:hAnsi="FreeSerifAvvaShenouda" w:cs="FreeSerifAvvaShenouda"/>
        </w:rPr>
        <w:t>Ⲕⲟⲓⲁϩⲕ</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12"/>
            <w:r>
              <w:t>He raised us with a new invitation.</w:t>
            </w:r>
            <w:commentRangeEnd w:id="1012"/>
            <w:r>
              <w:rPr>
                <w:rStyle w:val="CommentReference"/>
                <w:rFonts w:ascii="Times New Roman" w:eastAsiaTheme="minorHAnsi" w:hAnsi="Times New Roman" w:cstheme="minorBidi"/>
                <w:color w:val="auto"/>
              </w:rPr>
              <w:commentReference w:id="1012"/>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13"/>
            <w:r>
              <w:t>Bride</w:t>
            </w:r>
            <w:commentRangeEnd w:id="1013"/>
            <w:r>
              <w:rPr>
                <w:rStyle w:val="CommentReference"/>
                <w:rFonts w:ascii="Times New Roman" w:eastAsiaTheme="minorHAnsi" w:hAnsi="Times New Roman" w:cstheme="minorBidi"/>
                <w:color w:val="auto"/>
              </w:rPr>
              <w:commentReference w:id="1013"/>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bookmarkStart w:id="1014" w:name="_Ref434478888"/>
      <w:r>
        <w:t xml:space="preserve">The Fifth Doxology of December or </w:t>
      </w:r>
      <w:r w:rsidRPr="006C0F49">
        <w:rPr>
          <w:rFonts w:ascii="FreeSerifAvvaShenouda" w:hAnsi="FreeSerifAvvaShenouda" w:cs="FreeSerifAvvaShenouda"/>
        </w:rPr>
        <w:t>Ⲕⲟⲓⲁϩⲕ</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bookmarkStart w:id="1015" w:name="_Ref434478907"/>
      <w:r>
        <w:t xml:space="preserve">The Sixth Doxology of December or </w:t>
      </w:r>
      <w:r w:rsidRPr="006C0F49">
        <w:rPr>
          <w:rFonts w:ascii="FreeSerifAvvaShenouda" w:hAnsi="FreeSerifAvvaShenouda" w:cs="FreeSerifAvvaShenouda"/>
        </w:rPr>
        <w:t>Ⲕⲟⲓⲁϩⲕ</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16"/>
            <w:r>
              <w:t xml:space="preserve">return </w:t>
            </w:r>
            <w:commentRangeEnd w:id="1016"/>
            <w:r>
              <w:rPr>
                <w:rStyle w:val="CommentReference"/>
              </w:rPr>
              <w:commentReference w:id="1016"/>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17"/>
            <w:r>
              <w:t xml:space="preserve">confirmation </w:t>
            </w:r>
            <w:commentRangeEnd w:id="1017"/>
            <w:r>
              <w:rPr>
                <w:rStyle w:val="CommentReference"/>
              </w:rPr>
              <w:commentReference w:id="1017"/>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bookmarkStart w:id="1018" w:name="_Ref434478922"/>
      <w:r>
        <w:t xml:space="preserve">The Doxology of Archangel Gabriel for December or </w:t>
      </w:r>
      <w:r w:rsidRPr="006C0F49">
        <w:rPr>
          <w:rFonts w:ascii="FreeSerifAvvaShenouda" w:hAnsi="FreeSerifAvvaShenouda" w:cs="FreeSerifAvvaShenouda"/>
        </w:rPr>
        <w:t>Ⲕⲟⲓⲁϩⲕ</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19"/>
            <w:r>
              <w:t>Angel-evangel of Good News</w:t>
            </w:r>
            <w:commentRangeEnd w:id="1019"/>
            <w:r>
              <w:rPr>
                <w:rStyle w:val="CommentReference"/>
                <w:rFonts w:ascii="Times New Roman" w:eastAsiaTheme="minorHAnsi" w:hAnsi="Times New Roman" w:cstheme="minorBidi"/>
                <w:color w:val="auto"/>
              </w:rPr>
              <w:commentReference w:id="101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20"/>
            <w:r>
              <w:t>Hail, O full of grace</w:t>
            </w:r>
            <w:commentRangeEnd w:id="1020"/>
            <w:r>
              <w:rPr>
                <w:rStyle w:val="CommentReference"/>
                <w:rFonts w:ascii="Times New Roman" w:eastAsiaTheme="minorHAnsi" w:hAnsi="Times New Roman" w:cstheme="minorBidi"/>
                <w:color w:val="auto"/>
              </w:rPr>
              <w:commentReference w:id="102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21"/>
            <w:r>
              <w:t>Angel-Evangel</w:t>
            </w:r>
            <w:commentRangeEnd w:id="1021"/>
            <w:r>
              <w:rPr>
                <w:rStyle w:val="CommentReference"/>
                <w:rFonts w:ascii="Times New Roman" w:eastAsiaTheme="minorHAnsi" w:hAnsi="Times New Roman" w:cstheme="minorBidi"/>
                <w:color w:val="auto"/>
              </w:rPr>
              <w:commentReference w:id="102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22" w:name="_Toc410196203"/>
      <w:bookmarkStart w:id="1023" w:name="_Toc410196445"/>
      <w:bookmarkStart w:id="102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25"/>
            <w:r>
              <w:t>saint</w:t>
            </w:r>
            <w:commentRangeEnd w:id="1025"/>
            <w:r>
              <w:rPr>
                <w:rStyle w:val="CommentReference"/>
                <w:rFonts w:ascii="Times New Roman" w:eastAsiaTheme="minorHAnsi" w:hAnsi="Times New Roman" w:cstheme="minorBidi"/>
                <w:color w:val="auto"/>
              </w:rPr>
              <w:commentReference w:id="102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7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5"/>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6"/>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77"/>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bookmarkStart w:id="1036" w:name="_Ref434477504"/>
      <w:r>
        <w:lastRenderedPageBreak/>
        <w:t>The Doxology</w:t>
      </w:r>
      <w:r w:rsidR="00E21EA3">
        <w:t xml:space="preserve"> for the Preparation Day of Nativity</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bookmarkStart w:id="1037" w:name="_Ref434477532"/>
      <w:r>
        <w:t xml:space="preserve">The </w:t>
      </w:r>
      <w:r w:rsidR="00C33BEB">
        <w:t xml:space="preserve">First </w:t>
      </w:r>
      <w:r>
        <w:t>Doxology</w:t>
      </w:r>
      <w:r w:rsidR="00C33BEB">
        <w:t xml:space="preserve"> for Nativity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bookmarkStart w:id="1038" w:name="_Ref434477542"/>
      <w:r>
        <w:t>The Second Doxology for Nativity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39"/>
            <w:r>
              <w:t xml:space="preserve">rescued </w:t>
            </w:r>
            <w:commentRangeEnd w:id="1039"/>
            <w:r>
              <w:rPr>
                <w:rStyle w:val="CommentReference"/>
                <w:rFonts w:ascii="Times New Roman" w:eastAsiaTheme="minorHAnsi" w:hAnsi="Times New Roman" w:cstheme="minorBidi"/>
                <w:color w:val="auto"/>
              </w:rPr>
              <w:commentReference w:id="1039"/>
            </w:r>
            <w:r>
              <w:t>and saved us,</w:t>
            </w:r>
          </w:p>
          <w:p w:rsidR="00C33BEB" w:rsidRDefault="00C33BEB" w:rsidP="00C33BEB">
            <w:pPr>
              <w:pStyle w:val="EngHangEnd"/>
            </w:pPr>
            <w:commentRangeStart w:id="1040"/>
            <w:r>
              <w:t xml:space="preserve">We </w:t>
            </w:r>
            <w:commentRangeEnd w:id="1040"/>
            <w:r>
              <w:rPr>
                <w:rStyle w:val="CommentReference"/>
                <w:rFonts w:ascii="Times New Roman" w:eastAsiaTheme="minorHAnsi" w:hAnsi="Times New Roman" w:cstheme="minorBidi"/>
                <w:color w:val="auto"/>
              </w:rPr>
              <w:commentReference w:id="104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bookmarkStart w:id="1041" w:name="_Ref434477554"/>
      <w:r>
        <w:t>The Third Doxology for Nativity</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bookmarkStart w:id="1042" w:name="_Ref434475057"/>
      <w:r>
        <w:t>The Sunday Psali Adam</w:t>
      </w:r>
      <w:r w:rsidR="006C1B94">
        <w:t xml:space="preserve"> for Nativity</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bookmarkStart w:id="1043" w:name="_Ref434475083"/>
      <w:r>
        <w:t>The Monday Psali Adam</w:t>
      </w:r>
      <w:r w:rsidR="006C1B94">
        <w:t xml:space="preserve"> for Nativity</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bookmarkStart w:id="1044" w:name="_Ref434475102"/>
      <w:r>
        <w:t>The Tuesday Psali Adam</w:t>
      </w:r>
      <w:r w:rsidR="006C1B94">
        <w:t xml:space="preserve"> for Nativity</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45"/>
            <w:r>
              <w:t xml:space="preserve">Shone </w:t>
            </w:r>
            <w:commentRangeEnd w:id="1045"/>
            <w:r>
              <w:rPr>
                <w:rStyle w:val="CommentReference"/>
              </w:rPr>
              <w:commentReference w:id="1045"/>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46"/>
            <w:r>
              <w:t>All</w:t>
            </w:r>
            <w:commentRangeEnd w:id="1046"/>
            <w:r>
              <w:rPr>
                <w:rStyle w:val="CommentReference"/>
              </w:rPr>
              <w:commentReference w:id="1046"/>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47"/>
            <w:r>
              <w:t>seals</w:t>
            </w:r>
            <w:commentRangeEnd w:id="1047"/>
            <w:r>
              <w:rPr>
                <w:rStyle w:val="CommentReference"/>
              </w:rPr>
              <w:commentReference w:id="1047"/>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48"/>
            <w:r>
              <w:t>Tetra</w:t>
            </w:r>
            <w:commentRangeEnd w:id="1048"/>
            <w:r>
              <w:rPr>
                <w:rStyle w:val="CommentReference"/>
              </w:rPr>
              <w:commentReference w:id="1048"/>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49"/>
            <w:r>
              <w:t xml:space="preserve">flaming </w:t>
            </w:r>
            <w:commentRangeEnd w:id="1049"/>
            <w:r>
              <w:rPr>
                <w:rStyle w:val="CommentReference"/>
              </w:rPr>
              <w:commentReference w:id="1049"/>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50"/>
            <w:r>
              <w:t>disease</w:t>
            </w:r>
            <w:commentRangeEnd w:id="1050"/>
            <w:r>
              <w:rPr>
                <w:rStyle w:val="CommentReference"/>
              </w:rPr>
              <w:commentReference w:id="1050"/>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bookmarkStart w:id="1051" w:name="_Ref434475128"/>
      <w:r>
        <w:lastRenderedPageBreak/>
        <w:t>The Wednesday Psali Batos</w:t>
      </w:r>
      <w:r w:rsidR="006C1B94">
        <w:t xml:space="preserve"> for Nativity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bookmarkStart w:id="1052" w:name="_Ref434475150"/>
      <w:r>
        <w:lastRenderedPageBreak/>
        <w:t>The Thursday Psali Batos</w:t>
      </w:r>
      <w:r w:rsidR="006C1B94">
        <w:t xml:space="preserve"> for Nativity</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53"/>
            <w:r>
              <w:t xml:space="preserve">Isaiah </w:t>
            </w:r>
            <w:commentRangeEnd w:id="1053"/>
            <w:r>
              <w:rPr>
                <w:rStyle w:val="CommentReference"/>
              </w:rPr>
              <w:commentReference w:id="1053"/>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bookmarkStart w:id="1054" w:name="_Ref434475177"/>
      <w:r>
        <w:lastRenderedPageBreak/>
        <w:t>The Friday Psali Batos</w:t>
      </w:r>
      <w:r w:rsidR="006C1B94">
        <w:t xml:space="preserve"> for Nativity</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bookmarkStart w:id="1055" w:name="_Ref434475196"/>
      <w:r>
        <w:t>The Saturday Psali Batos</w:t>
      </w:r>
      <w:r w:rsidR="006C1B94">
        <w:t xml:space="preserve"> for Nativity</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56"/>
            <w:r>
              <w:t>For I cannot speak.</w:t>
            </w:r>
            <w:commentRangeEnd w:id="1056"/>
            <w:r>
              <w:rPr>
                <w:rStyle w:val="CommentReference"/>
              </w:rPr>
              <w:commentReference w:id="1056"/>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8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57"/>
            <w:r>
              <w:t>Zebulun</w:t>
            </w:r>
            <w:commentRangeEnd w:id="1057"/>
            <w:r>
              <w:rPr>
                <w:rStyle w:val="FootnoteReference"/>
              </w:rPr>
              <w:footnoteReference w:id="481"/>
            </w:r>
            <w:r>
              <w:rPr>
                <w:rStyle w:val="CommentReference"/>
                <w:rFonts w:ascii="Times New Roman" w:eastAsiaTheme="minorHAnsi" w:hAnsi="Times New Roman" w:cstheme="minorBidi"/>
                <w:color w:val="auto"/>
              </w:rPr>
              <w:commentReference w:id="105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58" w:name="_Toc410196204"/>
      <w:bookmarkStart w:id="1059" w:name="_Toc410196446"/>
      <w:bookmarkStart w:id="1060" w:name="_Toc410196948"/>
      <w:bookmarkStart w:id="1061" w:name="_Toc434478997"/>
      <w:bookmarkEnd w:id="1022"/>
      <w:bookmarkEnd w:id="1023"/>
      <w:bookmarkEnd w:id="1024"/>
      <w:r>
        <w:lastRenderedPageBreak/>
        <w:t>January</w:t>
      </w:r>
      <w:bookmarkEnd w:id="1058"/>
      <w:bookmarkEnd w:id="1059"/>
      <w:bookmarkEnd w:id="1060"/>
      <w:r w:rsidR="00FF5FF3">
        <w:t xml:space="preserve"> or </w:t>
      </w:r>
      <w:r w:rsidR="00FF5FF3">
        <w:rPr>
          <w:rFonts w:ascii="FreeSerifAvvaShenouda" w:hAnsi="FreeSerifAvvaShenouda" w:cs="FreeSerifAvvaShenouda"/>
        </w:rPr>
        <w:t>Ⲧⲱⲃⲓ</w:t>
      </w:r>
      <w:bookmarkEnd w:id="1061"/>
    </w:p>
    <w:p w:rsidR="00495F1A" w:rsidRDefault="00073003" w:rsidP="00495F1A">
      <w:pPr>
        <w:pStyle w:val="Heading3"/>
      </w:pPr>
      <w:bookmarkStart w:id="1062" w:name="_Toc410196205"/>
      <w:bookmarkStart w:id="1063" w:name="_Toc410196447"/>
      <w:bookmarkStart w:id="1064" w:name="_Toc410196949"/>
      <w:r>
        <w:rPr>
          <w:lang w:val="en-US"/>
        </w:rPr>
        <w:t>January 1 (2) / Tobi 6</w:t>
      </w:r>
      <w:r w:rsidR="00FF5FF3">
        <w:rPr>
          <w:lang w:val="en-US"/>
        </w:rPr>
        <w:t xml:space="preserve">: The Feast of the </w:t>
      </w:r>
      <w:r w:rsidR="00495F1A">
        <w:t>Circumcision</w:t>
      </w:r>
      <w:bookmarkEnd w:id="1062"/>
      <w:bookmarkEnd w:id="1063"/>
      <w:bookmarkEnd w:id="1064"/>
    </w:p>
    <w:p w:rsidR="00FF5FF3" w:rsidRDefault="00FF5FF3" w:rsidP="00FF5FF3">
      <w:pPr>
        <w:pStyle w:val="Heading4"/>
      </w:pPr>
      <w:bookmarkStart w:id="1065" w:name="_Ref434477590"/>
      <w:r>
        <w:t>The Doxology</w:t>
      </w:r>
      <w:r w:rsidR="00E21EA3">
        <w:t xml:space="preserve"> for the Circumcision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66"/>
            <w:r>
              <w:t xml:space="preserve">Christian </w:t>
            </w:r>
            <w:commentRangeEnd w:id="1066"/>
            <w:r>
              <w:rPr>
                <w:rStyle w:val="CommentReference"/>
                <w:rFonts w:ascii="Times New Roman" w:eastAsiaTheme="minorHAnsi" w:hAnsi="Times New Roman" w:cstheme="minorBidi"/>
                <w:color w:val="auto"/>
              </w:rPr>
              <w:commentReference w:id="1066"/>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bookmarkStart w:id="1067" w:name="_Ref434475229"/>
      <w:r>
        <w:t>The Psali Adam</w:t>
      </w:r>
      <w:r w:rsidR="006C1B94">
        <w:t xml:space="preserve"> for the Circumcision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68"/>
            <w:r>
              <w:t xml:space="preserve">Victorious </w:t>
            </w:r>
            <w:commentRangeEnd w:id="1068"/>
            <w:r>
              <w:rPr>
                <w:rStyle w:val="CommentReference"/>
              </w:rPr>
              <w:commentReference w:id="106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bookmarkStart w:id="1069" w:name="_Ref434475252"/>
      <w:r>
        <w:t>The Psali Batos</w:t>
      </w:r>
      <w:r w:rsidR="006C1B94">
        <w:t xml:space="preserve"> for the Circumcision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70"/>
            <w:r>
              <w:t>divinity</w:t>
            </w:r>
            <w:commentRangeEnd w:id="1070"/>
            <w:r>
              <w:rPr>
                <w:rStyle w:val="CommentReference"/>
              </w:rPr>
              <w:commentReference w:id="1070"/>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71" w:name="_Toc410196206"/>
      <w:bookmarkStart w:id="1072" w:name="_Toc410196448"/>
      <w:bookmarkStart w:id="1073" w:name="_Toc410196950"/>
      <w:r>
        <w:lastRenderedPageBreak/>
        <w:t xml:space="preserve">January 6 (7) / Tobi 11: The Feast of </w:t>
      </w:r>
      <w:r w:rsidR="00495F1A">
        <w:t>Theophany</w:t>
      </w:r>
      <w:bookmarkEnd w:id="1071"/>
      <w:bookmarkEnd w:id="1072"/>
      <w:bookmarkEnd w:id="1073"/>
    </w:p>
    <w:p w:rsidR="00FF5FF3" w:rsidRDefault="00430630" w:rsidP="00FF5FF3">
      <w:pPr>
        <w:pStyle w:val="Heading4"/>
      </w:pPr>
      <w:bookmarkStart w:id="1074" w:name="_Ref434477630"/>
      <w:r>
        <w:t>An</w:t>
      </w:r>
      <w:r w:rsidR="00FF5FF3">
        <w:t xml:space="preserve"> </w:t>
      </w:r>
      <w:r>
        <w:t xml:space="preserve">Abridged </w:t>
      </w:r>
      <w:r w:rsidR="00FF5FF3">
        <w:t>Doxology</w:t>
      </w:r>
      <w:r w:rsidR="00E21EA3">
        <w:t xml:space="preserve"> for Theophany</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075" w:name="_Ref434477641"/>
      <w:r>
        <w:lastRenderedPageBreak/>
        <w:t>The First Doxology for Theophany</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076" w:name="_Ref434477660"/>
      <w:r>
        <w:t>The Second Doxology for Theophany</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bookmarkStart w:id="1077" w:name="_Ref434475280"/>
      <w:r>
        <w:t>The Sunday Psali Adam</w:t>
      </w:r>
      <w:r w:rsidR="006C1B94">
        <w:t xml:space="preserve"> for Theophany</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78"/>
            <w:r>
              <w:t xml:space="preserve">confirm </w:t>
            </w:r>
            <w:commentRangeEnd w:id="1078"/>
            <w:r>
              <w:rPr>
                <w:rStyle w:val="CommentReference"/>
              </w:rPr>
              <w:commentReference w:id="1078"/>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79"/>
            <w:r>
              <w:t>ⲛ̀ϫⲉ</w:t>
            </w:r>
            <w:commentRangeEnd w:id="1079"/>
            <w:r>
              <w:rPr>
                <w:rStyle w:val="CommentReference"/>
                <w:rFonts w:ascii="Times New Roman" w:hAnsi="Times New Roman"/>
              </w:rPr>
              <w:commentReference w:id="1079"/>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80"/>
            <w:r>
              <w:t>moved</w:t>
            </w:r>
            <w:commentRangeEnd w:id="1080"/>
            <w:r>
              <w:rPr>
                <w:rStyle w:val="CommentReference"/>
              </w:rPr>
              <w:commentReference w:id="1080"/>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81"/>
            <w:r>
              <w:t>thrice holy,</w:t>
            </w:r>
            <w:commentRangeEnd w:id="1081"/>
            <w:r>
              <w:rPr>
                <w:rStyle w:val="CommentReference"/>
              </w:rPr>
              <w:commentReference w:id="1081"/>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bookmarkStart w:id="1082" w:name="_Ref434475309"/>
      <w:r>
        <w:t>The Monday Psali Adam</w:t>
      </w:r>
      <w:r w:rsidR="006C1B94">
        <w:t xml:space="preserve"> for Theophany</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83"/>
            <w:r>
              <w:t xml:space="preserve">Ⲓⲱⲁⲛⲛⲟⲩ </w:t>
            </w:r>
            <w:commentRangeEnd w:id="1083"/>
            <w:r>
              <w:rPr>
                <w:rStyle w:val="CommentReference"/>
                <w:rFonts w:ascii="Times New Roman" w:hAnsi="Times New Roman"/>
              </w:rPr>
              <w:commentReference w:id="1083"/>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84"/>
            <w:r>
              <w:rPr>
                <w:rFonts w:eastAsia="Arial Unicode MS" w:cs="FreeSerifAvvaShenouda"/>
              </w:rPr>
              <w:t>ⲛⲓϯϩⲟ</w:t>
            </w:r>
            <w:commentRangeEnd w:id="1084"/>
            <w:r>
              <w:rPr>
                <w:rStyle w:val="CommentReference"/>
                <w:rFonts w:ascii="Times New Roman" w:hAnsi="Times New Roman"/>
              </w:rPr>
              <w:commentReference w:id="1084"/>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bookmarkStart w:id="1085" w:name="_Ref434475331"/>
      <w:r>
        <w:t>The Tuesday Psali Adam</w:t>
      </w:r>
      <w:r w:rsidR="006C1B94">
        <w:t xml:space="preserve"> for Theophany</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86"/>
            <w:r>
              <w:t>ⲫⲏ</w:t>
            </w:r>
            <w:commentRangeEnd w:id="1086"/>
            <w:r>
              <w:rPr>
                <w:rStyle w:val="CommentReference"/>
                <w:rFonts w:ascii="Times New Roman" w:hAnsi="Times New Roman"/>
              </w:rPr>
              <w:commentReference w:id="108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87"/>
            <w:r>
              <w:t>ϯⲥⲩⲛⲧⲉⲗⲓⲁ</w:t>
            </w:r>
            <w:commentRangeEnd w:id="1087"/>
            <w:r>
              <w:rPr>
                <w:rStyle w:val="CommentReference"/>
                <w:rFonts w:ascii="Times New Roman" w:hAnsi="Times New Roman"/>
              </w:rPr>
              <w:commentReference w:id="108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bookmarkStart w:id="1088" w:name="_Ref434475362"/>
      <w:r>
        <w:t>The Wednesday Psali Batos</w:t>
      </w:r>
      <w:r w:rsidR="006C1B94">
        <w:t xml:space="preserve"> for Theophany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bookmarkStart w:id="1089" w:name="_Ref434475388"/>
      <w:r>
        <w:t>The Thursday Psali Batos</w:t>
      </w:r>
      <w:r w:rsidR="006C1B94">
        <w:t xml:space="preserve"> for Theophany</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bookmarkStart w:id="1090" w:name="_Ref434475411"/>
      <w:r>
        <w:t>The Friday Psali Batos</w:t>
      </w:r>
      <w:r w:rsidR="006C1B94">
        <w:t xml:space="preserve"> for Theophany</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w:t>
            </w:r>
            <w:r w:rsidR="00FE0AE4">
              <w:t xml:space="preserve"> </w:t>
            </w:r>
            <w:r>
              <w:t>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bookmarkStart w:id="1091" w:name="_Ref434475434"/>
      <w:r>
        <w:t>The Saturday Psali Batos</w:t>
      </w:r>
      <w:r w:rsidR="006C1B94">
        <w:t xml:space="preserve"> for Theophany</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92"/>
            <w:r>
              <w:t>liberty</w:t>
            </w:r>
            <w:commentRangeEnd w:id="1092"/>
            <w:r>
              <w:rPr>
                <w:rStyle w:val="CommentReference"/>
              </w:rPr>
              <w:commentReference w:id="1092"/>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93"/>
            <w:r>
              <w:t xml:space="preserve">confirm </w:t>
            </w:r>
            <w:commentRangeEnd w:id="1093"/>
            <w:r>
              <w:rPr>
                <w:rStyle w:val="CommentReference"/>
              </w:rPr>
              <w:commentReference w:id="1093"/>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B637D8" w:rsidRDefault="00B637D8" w:rsidP="00B637D8">
      <w:pPr>
        <w:pStyle w:val="Rubric"/>
      </w:pPr>
      <w:r>
        <w:t>See the Feast of Archangel M</w:t>
      </w:r>
      <w:r w:rsidR="006B44CE">
        <w:t>ichael on November 8 (9) / Atho</w:t>
      </w:r>
      <w:r>
        <w:t>r 12, page ##.</w:t>
      </w:r>
      <w:bookmarkStart w:id="1094" w:name="_Toc410196207"/>
      <w:bookmarkStart w:id="1095" w:name="_Toc410196449"/>
      <w:bookmarkStart w:id="1096" w:name="_Toc410196951"/>
    </w:p>
    <w:p w:rsidR="006B44CE" w:rsidRDefault="006B44CE" w:rsidP="006B44CE">
      <w:pPr>
        <w:pStyle w:val="Heading3"/>
      </w:pPr>
      <w:r>
        <w:lastRenderedPageBreak/>
        <w:t>January 7 (8) / Tobi 12</w:t>
      </w:r>
      <w:r w:rsidR="001225FA">
        <w:t xml:space="preserve">: </w:t>
      </w:r>
      <w:commentRangeStart w:id="1097"/>
      <w:r>
        <w:t>Also St. Theodore Anatoly</w:t>
      </w:r>
      <w:commentRangeEnd w:id="1097"/>
      <w:r>
        <w:rPr>
          <w:rStyle w:val="CommentReference"/>
          <w:rFonts w:eastAsiaTheme="minorHAnsi" w:cstheme="minorBidi"/>
          <w:b w:val="0"/>
          <w:bCs w:val="0"/>
        </w:rPr>
        <w:commentReference w:id="1097"/>
      </w:r>
    </w:p>
    <w:p w:rsidR="006B44CE" w:rsidRDefault="006B44CE" w:rsidP="006B44CE">
      <w:pPr>
        <w:pStyle w:val="Heading4"/>
      </w:pPr>
      <w:bookmarkStart w:id="1098" w:name="_Ref434477694"/>
      <w:r>
        <w:t>The Doxology</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94"/>
      <w:bookmarkEnd w:id="1095"/>
      <w:bookmarkEnd w:id="1096"/>
    </w:p>
    <w:p w:rsidR="00A37BB6" w:rsidRDefault="00A37BB6" w:rsidP="00A37BB6">
      <w:pPr>
        <w:pStyle w:val="Heading4"/>
      </w:pPr>
      <w:bookmarkStart w:id="1099" w:name="_Ref434477774"/>
      <w:r>
        <w:t>The Doxology</w:t>
      </w:r>
      <w:r w:rsidR="00E21EA3">
        <w:t xml:space="preserve"> for the Wedding of Cana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bookmarkStart w:id="1100" w:name="_Ref434475472"/>
      <w:r>
        <w:t>The Psali Adam</w:t>
      </w:r>
      <w:r w:rsidR="006C1B94">
        <w:t xml:space="preserve"> for the Wedding of Cana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bookmarkStart w:id="1101" w:name="_Ref434475500"/>
      <w:r>
        <w:lastRenderedPageBreak/>
        <w:t>The Psali Batos</w:t>
      </w:r>
      <w:r w:rsidR="006C1B94">
        <w:t xml:space="preserve"> for the Wedding of Cana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5"/>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6"/>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105" w:name="_Toc410196208"/>
      <w:bookmarkStart w:id="1106" w:name="_Toc410196450"/>
      <w:bookmarkStart w:id="1107"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105"/>
      <w:bookmarkEnd w:id="1106"/>
      <w:bookmarkEnd w:id="1107"/>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7"/>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8"/>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108" w:name="_Toc410196209"/>
      <w:bookmarkStart w:id="1109" w:name="_Toc410196451"/>
      <w:bookmarkStart w:id="1110"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w:t>
      </w:r>
      <w:r w:rsidR="00FE0AE4">
        <w:t xml:space="preserve"> </w:t>
      </w:r>
      <w:r>
        <w:t>26: St. Apip the Friend of St. Apollo, page ##.</w:t>
      </w:r>
    </w:p>
    <w:p w:rsidR="00495F1A" w:rsidRDefault="00495F1A" w:rsidP="00495F1A">
      <w:pPr>
        <w:pStyle w:val="Heading2"/>
      </w:pPr>
      <w:bookmarkStart w:id="1111" w:name="_Toc434478998"/>
      <w:r>
        <w:lastRenderedPageBreak/>
        <w:t>February</w:t>
      </w:r>
      <w:bookmarkEnd w:id="1108"/>
      <w:bookmarkEnd w:id="1109"/>
      <w:bookmarkEnd w:id="1110"/>
      <w:r w:rsidR="00C30529">
        <w:t xml:space="preserve"> or </w:t>
      </w:r>
      <w:r w:rsidR="00C30529">
        <w:rPr>
          <w:rFonts w:ascii="FreeSerifAvvaShenouda" w:hAnsi="FreeSerifAvvaShenouda" w:cs="FreeSerifAvvaShenouda"/>
        </w:rPr>
        <w:t>Ⲙϣⲓⲣ</w:t>
      </w:r>
      <w:bookmarkEnd w:id="1111"/>
    </w:p>
    <w:p w:rsidR="00495F1A" w:rsidRDefault="00C30529" w:rsidP="00495F1A">
      <w:pPr>
        <w:pStyle w:val="Heading3"/>
      </w:pPr>
      <w:bookmarkStart w:id="1112" w:name="_Toc410196210"/>
      <w:bookmarkStart w:id="1113" w:name="_Toc410196452"/>
      <w:bookmarkStart w:id="1114" w:name="_Toc410196954"/>
      <w:r>
        <w:t xml:space="preserve">February 2 (3): Meshir 8: </w:t>
      </w:r>
      <w:r w:rsidR="00495F1A">
        <w:t>The Entrance into the Temple</w:t>
      </w:r>
      <w:bookmarkEnd w:id="1112"/>
      <w:bookmarkEnd w:id="1113"/>
      <w:bookmarkEnd w:id="1114"/>
    </w:p>
    <w:p w:rsidR="00C30529" w:rsidRDefault="00C30529" w:rsidP="00124ADD">
      <w:pPr>
        <w:pStyle w:val="Heading4"/>
      </w:pPr>
      <w:bookmarkStart w:id="1115" w:name="_Ref434477815"/>
      <w:r>
        <w:t>The Doxology</w:t>
      </w:r>
      <w:r w:rsidR="00E21EA3">
        <w:t xml:space="preserve"> for the Entrance into the Temple</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FE0AE4">
              <w:t xml:space="preserve"> </w:t>
            </w:r>
            <w:r>
              <w:t>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116" w:name="_Toc410196211"/>
      <w:bookmarkStart w:id="1117" w:name="_Toc410196453"/>
      <w:bookmarkStart w:id="1118"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119" w:name="_Toc434478999"/>
      <w:r>
        <w:lastRenderedPageBreak/>
        <w:t>March</w:t>
      </w:r>
      <w:bookmarkEnd w:id="1116"/>
      <w:bookmarkEnd w:id="1117"/>
      <w:bookmarkEnd w:id="1118"/>
      <w:r w:rsidR="00C30529">
        <w:t xml:space="preserve"> or </w:t>
      </w:r>
      <w:r w:rsidR="00C30529">
        <w:rPr>
          <w:rFonts w:ascii="FreeSerifAvvaShenouda" w:hAnsi="FreeSerifAvvaShenouda" w:cs="FreeSerifAvvaShenouda"/>
        </w:rPr>
        <w:t>Ⲡⲁⲣⲙϩⲟⲧⲡ</w:t>
      </w:r>
      <w:bookmarkEnd w:id="1119"/>
    </w:p>
    <w:p w:rsidR="006A140A" w:rsidRDefault="006A140A" w:rsidP="007F571C">
      <w:pPr>
        <w:pStyle w:val="Heading3"/>
      </w:pPr>
      <w:bookmarkStart w:id="1120" w:name="_Toc410196212"/>
      <w:bookmarkStart w:id="1121" w:name="_Toc410196454"/>
      <w:bookmarkStart w:id="1122" w:name="_Toc410196956"/>
      <w:r>
        <w:t>March 2: Departure of St. Chad of Mercia</w:t>
      </w:r>
      <w:r w:rsidR="00377E51">
        <w:rPr>
          <w:rStyle w:val="FootnoteReference"/>
        </w:rPr>
        <w:footnoteReference w:id="49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120"/>
      <w:bookmarkEnd w:id="1121"/>
      <w:bookmarkEnd w:id="1122"/>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123" w:name="_Toc410196213"/>
      <w:bookmarkStart w:id="1124" w:name="_Toc410196455"/>
      <w:bookmarkStart w:id="1125"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91"/>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2"/>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123"/>
      <w:bookmarkEnd w:id="1124"/>
      <w:bookmarkEnd w:id="1125"/>
    </w:p>
    <w:p w:rsidR="00C30529" w:rsidRDefault="00C30529" w:rsidP="00C30529">
      <w:pPr>
        <w:pStyle w:val="Heading4"/>
      </w:pPr>
      <w:bookmarkStart w:id="1132" w:name="_Ref434477856"/>
      <w:r>
        <w:t>The Doxology</w:t>
      </w:r>
      <w:r w:rsidR="00E21EA3">
        <w:t xml:space="preserve"> for the Annunciation</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133" w:name="_Toc410196214"/>
      <w:bookmarkStart w:id="1134" w:name="_Toc410196456"/>
      <w:bookmarkStart w:id="1135" w:name="_Toc410196958"/>
      <w:bookmarkStart w:id="1136" w:name="_Ref434475566"/>
      <w:r>
        <w:t>The Psali Adam</w:t>
      </w:r>
      <w:r w:rsidR="006C1B94">
        <w:t xml:space="preserve"> for Annunciation</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137"/>
            <w:r>
              <w:t>Head</w:t>
            </w:r>
            <w:commentRangeEnd w:id="1137"/>
            <w:r>
              <w:rPr>
                <w:rStyle w:val="CommentReference"/>
              </w:rPr>
              <w:commentReference w:id="113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bookmarkStart w:id="1138" w:name="_Ref434475591"/>
      <w:r>
        <w:t>The Psali Batos</w:t>
      </w:r>
      <w:r w:rsidR="006C1B94">
        <w:t xml:space="preserve"> for Annunciation</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139"/>
            <w:r>
              <w:t>ruler</w:t>
            </w:r>
            <w:commentRangeEnd w:id="1139"/>
            <w:r>
              <w:rPr>
                <w:rStyle w:val="CommentReference"/>
              </w:rPr>
              <w:commentReference w:id="1139"/>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140"/>
            <w:r>
              <w:t xml:space="preserve">peoples </w:t>
            </w:r>
            <w:commentRangeEnd w:id="1140"/>
            <w:r>
              <w:rPr>
                <w:rStyle w:val="CommentReference"/>
              </w:rPr>
              <w:commentReference w:id="1140"/>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141"/>
            <w:r>
              <w:t>burned</w:t>
            </w:r>
            <w:commentRangeEnd w:id="1141"/>
            <w:r>
              <w:rPr>
                <w:rStyle w:val="CommentReference"/>
              </w:rPr>
              <w:commentReference w:id="1141"/>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142"/>
            <w:r>
              <w:t>Servant</w:t>
            </w:r>
            <w:commentRangeEnd w:id="1142"/>
            <w:r>
              <w:rPr>
                <w:rStyle w:val="CommentReference"/>
              </w:rPr>
              <w:commentReference w:id="1142"/>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143"/>
            <w:r>
              <w:t xml:space="preserve">Ⲫⲱⲕ </w:t>
            </w:r>
            <w:commentRangeEnd w:id="1143"/>
            <w:r>
              <w:rPr>
                <w:rStyle w:val="CommentReference"/>
                <w:rFonts w:ascii="Times New Roman" w:hAnsi="Times New Roman"/>
              </w:rPr>
              <w:commentReference w:id="1143"/>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144" w:name="_Toc434479000"/>
      <w:r>
        <w:lastRenderedPageBreak/>
        <w:t>April</w:t>
      </w:r>
      <w:bookmarkEnd w:id="1133"/>
      <w:bookmarkEnd w:id="1134"/>
      <w:bookmarkEnd w:id="113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144"/>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145"/>
      <w:r>
        <w:t xml:space="preserve">James </w:t>
      </w:r>
      <w:commentRangeEnd w:id="1145"/>
      <w:r>
        <w:rPr>
          <w:rStyle w:val="CommentReference"/>
          <w:rFonts w:eastAsiaTheme="minorHAnsi" w:cstheme="minorBidi"/>
          <w:b w:val="0"/>
          <w:bCs w:val="0"/>
        </w:rPr>
        <w:commentReference w:id="1145"/>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46" w:name="_Toc410196215"/>
      <w:bookmarkStart w:id="1147" w:name="_Toc410196457"/>
      <w:bookmarkStart w:id="1148"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49" w:name="_Toc434479001"/>
      <w:r>
        <w:lastRenderedPageBreak/>
        <w:t>May</w:t>
      </w:r>
      <w:r w:rsidR="00495F1A">
        <w:t xml:space="preserve"> or </w:t>
      </w:r>
      <w:bookmarkEnd w:id="1146"/>
      <w:bookmarkEnd w:id="1147"/>
      <w:bookmarkEnd w:id="1148"/>
      <w:r w:rsidRPr="00FB5E62">
        <w:rPr>
          <w:rFonts w:ascii="FreeSerifAvvaShenouda" w:eastAsia="Arial Unicode MS" w:hAnsi="FreeSerifAvvaShenouda" w:cs="FreeSerifAvvaShenouda"/>
          <w:lang w:val="en-US"/>
        </w:rPr>
        <w:t>Ⲡⲁϣⲁⲛⲥ</w:t>
      </w:r>
      <w:bookmarkEnd w:id="1149"/>
    </w:p>
    <w:p w:rsidR="00137929" w:rsidRDefault="00137929" w:rsidP="00137929">
      <w:pPr>
        <w:pStyle w:val="Heading3"/>
      </w:pPr>
      <w:bookmarkStart w:id="1150" w:name="_Toc410196216"/>
      <w:bookmarkStart w:id="1151" w:name="_Toc410196458"/>
      <w:bookmarkStart w:id="1152"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4"/>
            </w:r>
            <w:r>
              <w:t>;</w:t>
            </w:r>
          </w:p>
          <w:p w:rsidR="0047441D" w:rsidRDefault="0047441D" w:rsidP="0047441D">
            <w:pPr>
              <w:pStyle w:val="EngHang"/>
            </w:pPr>
            <w:r>
              <w:t>He sent them “the Father of Peace</w:t>
            </w:r>
            <w:r>
              <w:rPr>
                <w:rStyle w:val="FootnoteReference"/>
              </w:rPr>
              <w:footnoteReference w:id="495"/>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53"/>
      <w:r>
        <w:t>Arsenius</w:t>
      </w:r>
      <w:commentRangeEnd w:id="1153"/>
      <w:r>
        <w:rPr>
          <w:rStyle w:val="CommentReference"/>
          <w:rFonts w:eastAsiaTheme="minorHAnsi" w:cstheme="minorBidi"/>
          <w:b w:val="0"/>
          <w:bCs w:val="0"/>
        </w:rPr>
        <w:commentReference w:id="1153"/>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50"/>
      <w:bookmarkEnd w:id="1151"/>
      <w:bookmarkEnd w:id="1152"/>
    </w:p>
    <w:p w:rsidR="00C30529" w:rsidRDefault="00C30529" w:rsidP="00C30529">
      <w:pPr>
        <w:pStyle w:val="Heading4"/>
      </w:pPr>
      <w:bookmarkStart w:id="1154" w:name="_Ref434477906"/>
      <w:r>
        <w:t>The Doxology</w:t>
      </w:r>
      <w:r w:rsidR="00E21EA3">
        <w:t xml:space="preserve"> for the Entrance into Egypt</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bookmarkStart w:id="1155" w:name="_Ref434476089"/>
      <w:r>
        <w:t>The Psali Adam</w:t>
      </w:r>
      <w:r w:rsidR="006C1B94">
        <w:t xml:space="preserve"> for the Entrance into Egypt</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bookmarkStart w:id="1156" w:name="_Ref434476112"/>
      <w:r>
        <w:t>The Psali Batos</w:t>
      </w:r>
      <w:r w:rsidR="006C1B94">
        <w:t xml:space="preserve"> for the Entrance into Egypt</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57"/>
            <w:r>
              <w:t>approached</w:t>
            </w:r>
            <w:commentRangeEnd w:id="1157"/>
            <w:r>
              <w:rPr>
                <w:rStyle w:val="CommentReference"/>
              </w:rPr>
              <w:commentReference w:id="1157"/>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58"/>
            <w:r>
              <w:t xml:space="preserve">Ⲫⲱⲕ </w:t>
            </w:r>
            <w:commentRangeEnd w:id="1158"/>
            <w:r>
              <w:rPr>
                <w:rStyle w:val="CommentReference"/>
                <w:rFonts w:ascii="Times New Roman" w:hAnsi="Times New Roman"/>
              </w:rPr>
              <w:commentReference w:id="1158"/>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59"/>
            <w:r>
              <w:t>Like amber</w:t>
            </w:r>
          </w:p>
          <w:p w:rsidR="007A6E4F" w:rsidRDefault="007A6E4F" w:rsidP="007A6E4F">
            <w:pPr>
              <w:pStyle w:val="EngHangEnd"/>
            </w:pPr>
            <w:r>
              <w:t>Spreading in paradise.</w:t>
            </w:r>
            <w:commentRangeEnd w:id="1159"/>
            <w:r>
              <w:rPr>
                <w:rStyle w:val="CommentReference"/>
                <w:rFonts w:ascii="Times New Roman" w:eastAsiaTheme="minorHAnsi" w:hAnsi="Times New Roman" w:cstheme="minorBidi"/>
                <w:color w:val="auto"/>
              </w:rPr>
              <w:commentReference w:id="1159"/>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6"/>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63" w:name="_Toc410196217"/>
      <w:bookmarkStart w:id="1164" w:name="_Toc410196459"/>
      <w:bookmarkStart w:id="1165" w:name="_Toc410196961"/>
      <w:bookmarkStart w:id="1166" w:name="_Toc434479002"/>
      <w:r>
        <w:lastRenderedPageBreak/>
        <w:t>June</w:t>
      </w:r>
      <w:bookmarkEnd w:id="1163"/>
      <w:bookmarkEnd w:id="1164"/>
      <w:bookmarkEnd w:id="1165"/>
      <w:r w:rsidR="00C30529">
        <w:t xml:space="preserve"> or </w:t>
      </w:r>
      <w:r w:rsidR="00C30529">
        <w:rPr>
          <w:rFonts w:ascii="FreeSerifAvvaShenouda" w:hAnsi="FreeSerifAvvaShenouda" w:cs="FreeSerifAvvaShenouda"/>
        </w:rPr>
        <w:t>Ⲡⲁⲱⲛⲉ</w:t>
      </w:r>
      <w:bookmarkEnd w:id="1166"/>
    </w:p>
    <w:p w:rsidR="00980D99" w:rsidRDefault="00980D99" w:rsidP="00980D99">
      <w:pPr>
        <w:pStyle w:val="Heading3"/>
      </w:pPr>
      <w:r>
        <w:t>The Apostles' Fast</w:t>
      </w:r>
    </w:p>
    <w:p w:rsidR="00654C55" w:rsidRDefault="00654C55" w:rsidP="00654C55">
      <w:pPr>
        <w:pStyle w:val="Heading4"/>
      </w:pPr>
      <w:bookmarkStart w:id="1167" w:name="_Ref434476183"/>
      <w:r>
        <w:t>The Psali Adam</w:t>
      </w:r>
      <w:r w:rsidR="006C1B94">
        <w:t xml:space="preserve"> for the Apostles’ Fast</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bookmarkStart w:id="1168" w:name="_Ref434476204"/>
      <w:r>
        <w:t>The Psali Batos</w:t>
      </w:r>
      <w:r w:rsidR="006C1B94">
        <w:t xml:space="preserve"> for the Apostles’ Fast</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69"/>
            <w:r>
              <w:t xml:space="preserve">the </w:t>
            </w:r>
            <w:commentRangeEnd w:id="1169"/>
            <w:r>
              <w:rPr>
                <w:rStyle w:val="CommentReference"/>
              </w:rPr>
              <w:commentReference w:id="1169"/>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8"/>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500"/>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501"/>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2"/>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3"/>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bookmarkStart w:id="1180" w:name="_Ref434477973"/>
      <w:r>
        <w:t>The Doxology of Sts. Peter and Paul</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81"/>
            <w:r>
              <w:t>Are the working husbandmen</w:t>
            </w:r>
            <w:commentRangeEnd w:id="1181"/>
            <w:r>
              <w:rPr>
                <w:rStyle w:val="CommentReference"/>
                <w:rFonts w:ascii="Times New Roman" w:eastAsiaTheme="minorHAnsi" w:hAnsi="Times New Roman" w:cstheme="minorBidi"/>
                <w:color w:val="auto"/>
              </w:rPr>
              <w:commentReference w:id="118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82"/>
            <w:r>
              <w:t xml:space="preserve">With </w:t>
            </w:r>
            <w:commentRangeEnd w:id="1182"/>
            <w:r>
              <w:rPr>
                <w:rStyle w:val="CommentReference"/>
                <w:rFonts w:ascii="Times New Roman" w:eastAsiaTheme="minorHAnsi" w:hAnsi="Times New Roman" w:cstheme="minorBidi"/>
                <w:color w:val="auto"/>
              </w:rPr>
              <w:commentReference w:id="118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83"/>
            <w:commentRangeStart w:id="1184"/>
            <w:r>
              <w:t xml:space="preserve">sound </w:t>
            </w:r>
            <w:commentRangeEnd w:id="1183"/>
            <w:r>
              <w:rPr>
                <w:rStyle w:val="CommentReference"/>
                <w:rFonts w:ascii="Times New Roman" w:eastAsiaTheme="minorHAnsi" w:hAnsi="Times New Roman" w:cstheme="minorBidi"/>
                <w:color w:val="auto"/>
              </w:rPr>
              <w:commentReference w:id="1183"/>
            </w:r>
            <w:commentRangeEnd w:id="1184"/>
            <w:r>
              <w:rPr>
                <w:rStyle w:val="CommentReference"/>
                <w:rFonts w:ascii="Times New Roman" w:eastAsiaTheme="minorHAnsi" w:hAnsi="Times New Roman" w:cstheme="minorBidi"/>
                <w:color w:val="auto"/>
              </w:rPr>
              <w:commentReference w:id="118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8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86"/>
            <w:r>
              <w:t xml:space="preserve">To </w:t>
            </w:r>
            <w:commentRangeEnd w:id="1186"/>
            <w:r>
              <w:rPr>
                <w:rStyle w:val="CommentReference"/>
                <w:rFonts w:ascii="Times New Roman" w:eastAsiaTheme="minorHAnsi" w:hAnsi="Times New Roman" w:cstheme="minorBidi"/>
                <w:color w:val="auto"/>
              </w:rPr>
              <w:commentReference w:id="1186"/>
            </w:r>
            <w:r>
              <w:t xml:space="preserve">all the </w:t>
            </w:r>
            <w:commentRangeStart w:id="1187"/>
            <w:r>
              <w:t>Gentiles</w:t>
            </w:r>
            <w:commentRangeEnd w:id="1187"/>
            <w:r>
              <w:rPr>
                <w:rStyle w:val="CommentReference"/>
                <w:rFonts w:ascii="Times New Roman" w:eastAsiaTheme="minorHAnsi" w:hAnsi="Times New Roman" w:cstheme="minorBidi"/>
                <w:color w:val="auto"/>
              </w:rPr>
              <w:commentReference w:id="118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88"/>
            <w:r>
              <w:t>To be completely filled</w:t>
            </w:r>
          </w:p>
          <w:p w:rsidR="00306181" w:rsidRDefault="00306181" w:rsidP="00306181">
            <w:pPr>
              <w:pStyle w:val="EngHangEnd"/>
            </w:pPr>
            <w:r>
              <w:t>With God in love.</w:t>
            </w:r>
            <w:commentRangeEnd w:id="1188"/>
            <w:r>
              <w:rPr>
                <w:rStyle w:val="CommentReference"/>
                <w:rFonts w:ascii="Times New Roman" w:eastAsiaTheme="minorHAnsi" w:hAnsi="Times New Roman" w:cstheme="minorBidi"/>
                <w:color w:val="auto"/>
              </w:rPr>
              <w:commentReference w:id="118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bookmarkStart w:id="1189" w:name="_Ref434476236"/>
      <w:r>
        <w:t>The Psali Adam</w:t>
      </w:r>
      <w:r w:rsidR="006C1B94">
        <w:t xml:space="preserve"> for the Apostles’ Feast</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bookmarkStart w:id="1190" w:name="_Ref434476261"/>
      <w:r>
        <w:t>The Psali Batos</w:t>
      </w:r>
      <w:r w:rsidR="006C1B94">
        <w:t xml:space="preserve"> for the Apostles’ Feast</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91" w:name="_Toc410196218"/>
      <w:bookmarkStart w:id="1192" w:name="_Toc410196460"/>
      <w:bookmarkStart w:id="1193" w:name="_Toc410196962"/>
      <w:bookmarkStart w:id="1194" w:name="_Toc434479003"/>
      <w:r>
        <w:lastRenderedPageBreak/>
        <w:t>July</w:t>
      </w:r>
      <w:bookmarkEnd w:id="1191"/>
      <w:bookmarkEnd w:id="1192"/>
      <w:bookmarkEnd w:id="1193"/>
      <w:r w:rsidR="00980D99">
        <w:t xml:space="preserve"> or </w:t>
      </w:r>
      <w:r w:rsidR="00980D99">
        <w:rPr>
          <w:rFonts w:ascii="FreeSerifAvvaShenouda" w:hAnsi="FreeSerifAvvaShenouda" w:cs="FreeSerifAvvaShenouda"/>
        </w:rPr>
        <w:t>Ⲉⲡⲏⲡ</w:t>
      </w:r>
      <w:bookmarkEnd w:id="1194"/>
    </w:p>
    <w:p w:rsidR="00980D99" w:rsidRDefault="00E77C68" w:rsidP="00495F1A">
      <w:pPr>
        <w:pStyle w:val="Heading3"/>
        <w:rPr>
          <w:rFonts w:ascii="Times New Roman" w:hAnsi="Times New Roman" w:cs="Times New Roman"/>
        </w:rPr>
      </w:pPr>
      <w:bookmarkStart w:id="1195" w:name="_Toc410196221"/>
      <w:bookmarkStart w:id="1196" w:name="_Toc410196463"/>
      <w:bookmarkStart w:id="1197"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4"/>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5"/>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6"/>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7"/>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8"/>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95"/>
      <w:bookmarkEnd w:id="1196"/>
      <w:bookmarkEnd w:id="1197"/>
    </w:p>
    <w:p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210"/>
            <w:r>
              <w:t>struggler</w:t>
            </w:r>
            <w:commentRangeEnd w:id="1210"/>
            <w:r>
              <w:rPr>
                <w:rStyle w:val="CommentReference"/>
                <w:rFonts w:ascii="Times New Roman" w:eastAsiaTheme="minorHAnsi" w:hAnsi="Times New Roman" w:cstheme="minorBidi"/>
                <w:color w:val="auto"/>
              </w:rPr>
              <w:commentReference w:id="1210"/>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211"/>
            <w:r>
              <w:t>Abba Noub</w:t>
            </w:r>
            <w:commentRangeEnd w:id="1211"/>
            <w:r>
              <w:rPr>
                <w:rStyle w:val="CommentReference"/>
                <w:rFonts w:ascii="Times New Roman" w:eastAsiaTheme="minorHAnsi" w:hAnsi="Times New Roman" w:cstheme="minorBidi"/>
                <w:color w:val="auto"/>
              </w:rPr>
              <w:commentReference w:id="1211"/>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212"/>
            <w:r>
              <w:t xml:space="preserve">upright </w:t>
            </w:r>
            <w:commentRangeEnd w:id="1212"/>
            <w:r>
              <w:rPr>
                <w:rStyle w:val="CommentReference"/>
                <w:rFonts w:ascii="Times New Roman" w:eastAsiaTheme="minorHAnsi" w:hAnsi="Times New Roman" w:cstheme="minorBidi"/>
                <w:color w:val="auto"/>
              </w:rPr>
              <w:commentReference w:id="1212"/>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9"/>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213" w:name="_Toc410196222"/>
      <w:bookmarkStart w:id="1214" w:name="_Toc410196464"/>
      <w:bookmarkStart w:id="1215"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216"/>
            <w:r>
              <w:t xml:space="preserve">ϯⲁⲅⲓⲁ </w:t>
            </w:r>
            <w:commentRangeEnd w:id="1216"/>
            <w:r>
              <w:rPr>
                <w:rStyle w:val="CommentReference"/>
                <w:rFonts w:ascii="Times New Roman" w:hAnsi="Times New Roman" w:cstheme="minorBidi"/>
                <w:noProof w:val="0"/>
              </w:rPr>
              <w:commentReference w:id="1216"/>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217" w:name="_Toc434479004"/>
      <w:r>
        <w:lastRenderedPageBreak/>
        <w:t>August</w:t>
      </w:r>
      <w:bookmarkEnd w:id="1213"/>
      <w:bookmarkEnd w:id="1214"/>
      <w:bookmarkEnd w:id="121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217"/>
    </w:p>
    <w:p w:rsidR="00306181" w:rsidRDefault="00306181" w:rsidP="00306181">
      <w:pPr>
        <w:pStyle w:val="Heading3"/>
      </w:pPr>
      <w:bookmarkStart w:id="1218" w:name="_Toc410196223"/>
      <w:bookmarkStart w:id="1219" w:name="_Toc410196465"/>
      <w:bookmarkStart w:id="1220"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218"/>
      <w:bookmarkEnd w:id="1219"/>
      <w:bookmarkEnd w:id="1220"/>
    </w:p>
    <w:p w:rsidR="00980D99" w:rsidRDefault="00980D99" w:rsidP="00980D99">
      <w:pPr>
        <w:pStyle w:val="Heading4"/>
      </w:pPr>
      <w:bookmarkStart w:id="1221" w:name="_Ref434478012"/>
      <w:r>
        <w:t>The Doxology</w:t>
      </w:r>
      <w:r w:rsidR="00E21EA3">
        <w:t xml:space="preserve"> of the Transfiguration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bookmarkStart w:id="1222" w:name="_Ref434476299"/>
      <w:r>
        <w:t>The Psali Adam</w:t>
      </w:r>
      <w:r w:rsidR="006C1B94">
        <w:t xml:space="preserve"> for the Transfiguration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bookmarkStart w:id="1223" w:name="_Ref434476316"/>
      <w:r>
        <w:t>The Psali Batos</w:t>
      </w:r>
      <w:r w:rsidR="006C1B94">
        <w:t xml:space="preserve"> for the Transfiguration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224" w:name="_Toc410196224"/>
      <w:bookmarkStart w:id="1225" w:name="_Toc410196466"/>
      <w:bookmarkStart w:id="1226" w:name="_Toc410196968"/>
      <w:r>
        <w:t xml:space="preserve">August 9 / Mesori 16: </w:t>
      </w:r>
      <w:r w:rsidR="00495F1A">
        <w:t>The Assumption of the Virgin</w:t>
      </w:r>
      <w:bookmarkEnd w:id="1224"/>
      <w:bookmarkEnd w:id="1225"/>
      <w:bookmarkEnd w:id="1226"/>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10"/>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230"/>
            <w:r>
              <w:t xml:space="preserve">ⲙ̀Ⲡⲭ̄ⲥ̄ </w:t>
            </w:r>
            <w:commentRangeEnd w:id="1230"/>
            <w:r>
              <w:rPr>
                <w:rStyle w:val="CommentReference"/>
                <w:rFonts w:ascii="Times New Roman" w:hAnsi="Times New Roman" w:cstheme="minorBidi"/>
                <w:noProof w:val="0"/>
              </w:rPr>
              <w:commentReference w:id="1230"/>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231"/>
            <w:r>
              <w:t xml:space="preserve">ⲡⲉⲛⲥⲱⲧⲏⲣ </w:t>
            </w:r>
            <w:commentRangeEnd w:id="1231"/>
            <w:r>
              <w:rPr>
                <w:rStyle w:val="CommentReference"/>
                <w:rFonts w:ascii="Times New Roman" w:hAnsi="Times New Roman" w:cstheme="minorBidi"/>
                <w:noProof w:val="0"/>
              </w:rPr>
              <w:commentReference w:id="1231"/>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232" w:name="_Toc410196226"/>
      <w:bookmarkStart w:id="1233" w:name="_Toc410196468"/>
      <w:bookmarkStart w:id="1234" w:name="_Toc410196970"/>
      <w:bookmarkStart w:id="1235" w:name="_Toc434479005"/>
      <w:r>
        <w:lastRenderedPageBreak/>
        <w:t>The Pascal Cycle</w:t>
      </w:r>
      <w:bookmarkEnd w:id="1232"/>
      <w:bookmarkEnd w:id="1233"/>
      <w:bookmarkEnd w:id="1234"/>
      <w:bookmarkEnd w:id="1235"/>
    </w:p>
    <w:p w:rsidR="00495F1A" w:rsidRDefault="00495F1A" w:rsidP="00495F1A">
      <w:pPr>
        <w:pStyle w:val="Heading3"/>
      </w:pPr>
      <w:bookmarkStart w:id="1236" w:name="_Toc410196227"/>
      <w:bookmarkStart w:id="1237" w:name="_Toc410196469"/>
      <w:bookmarkStart w:id="1238" w:name="_Toc410196971"/>
      <w:r>
        <w:t>Jonah’s Fast</w:t>
      </w:r>
      <w:bookmarkEnd w:id="1236"/>
      <w:bookmarkEnd w:id="1237"/>
      <w:bookmarkEnd w:id="1238"/>
    </w:p>
    <w:p w:rsidR="001E5E16" w:rsidRPr="001E5E16" w:rsidRDefault="001E5E16" w:rsidP="001E5E16">
      <w:pPr>
        <w:pStyle w:val="Heading4"/>
      </w:pPr>
      <w:bookmarkStart w:id="1239" w:name="_Ref434478053"/>
      <w:r>
        <w:t>The Doxology</w:t>
      </w:r>
      <w:r w:rsidR="00E21EA3">
        <w:t xml:space="preserve"> of Jonah’s Fast</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240" w:name="_Toc410196228"/>
      <w:bookmarkStart w:id="1241" w:name="_Toc410196470"/>
      <w:bookmarkStart w:id="1242" w:name="_Toc410196972"/>
      <w:r>
        <w:t>Jonah’s Feast</w:t>
      </w:r>
      <w:bookmarkEnd w:id="1240"/>
      <w:bookmarkEnd w:id="1241"/>
      <w:bookmarkEnd w:id="1242"/>
    </w:p>
    <w:p w:rsidR="00495F1A" w:rsidRDefault="00495F1A" w:rsidP="00495F1A">
      <w:pPr>
        <w:pStyle w:val="Heading3"/>
      </w:pPr>
      <w:bookmarkStart w:id="1243" w:name="_Toc410196229"/>
      <w:bookmarkStart w:id="1244" w:name="_Toc410196471"/>
      <w:bookmarkStart w:id="1245" w:name="_Toc410196973"/>
      <w:r>
        <w:t>Great Lent</w:t>
      </w:r>
      <w:bookmarkEnd w:id="1243"/>
      <w:bookmarkEnd w:id="1244"/>
      <w:bookmarkEnd w:id="1245"/>
    </w:p>
    <w:p w:rsidR="00EC2AEB" w:rsidRPr="001E5E16" w:rsidRDefault="00EC2AEB" w:rsidP="00EC2AEB">
      <w:pPr>
        <w:pStyle w:val="Heading4"/>
      </w:pPr>
      <w:bookmarkStart w:id="1246" w:name="_Ref434478080"/>
      <w:r>
        <w:t>The Doxology</w:t>
      </w:r>
      <w:r w:rsidR="00420CFA">
        <w:t xml:space="preserve"> for Saturday and Sunday</w:t>
      </w:r>
      <w:r w:rsidR="00E21EA3">
        <w:t xml:space="preserve"> in Great Lent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bookmarkStart w:id="1247" w:name="_Ref434478104"/>
      <w:r>
        <w:t>The Doxology</w:t>
      </w:r>
      <w:r w:rsidR="00E21EA3">
        <w:t xml:space="preserve"> for Weekdays in Great Lent</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248"/>
            <w:r>
              <w:t>ⲛⲓⲉ̀ⲛⲉϩ</w:t>
            </w:r>
            <w:commentRangeEnd w:id="1248"/>
            <w:r>
              <w:rPr>
                <w:rStyle w:val="CommentReference"/>
                <w:rFonts w:ascii="Times New Roman" w:hAnsi="Times New Roman" w:cstheme="minorBidi"/>
                <w:noProof w:val="0"/>
              </w:rPr>
              <w:commentReference w:id="1248"/>
            </w:r>
            <w:r>
              <w:t>.</w:t>
            </w:r>
          </w:p>
        </w:tc>
      </w:tr>
    </w:tbl>
    <w:p w:rsidR="00420CFA" w:rsidRPr="001E5E16" w:rsidRDefault="00420CFA" w:rsidP="00420CFA">
      <w:pPr>
        <w:pStyle w:val="Heading4"/>
      </w:pPr>
      <w:bookmarkStart w:id="1249" w:name="_Ref434478128"/>
      <w:r>
        <w:t>A Second Doxology for Weekdays</w:t>
      </w:r>
      <w:r w:rsidR="00E21EA3">
        <w:t xml:space="preserve"> in Great Lent</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250"/>
            <w:r>
              <w:t xml:space="preserve">He </w:t>
            </w:r>
            <w:r w:rsidR="00253DD3">
              <w:t>humiliated</w:t>
            </w:r>
          </w:p>
          <w:p w:rsidR="00420CFA" w:rsidRDefault="00420CFA" w:rsidP="00420CFA">
            <w:pPr>
              <w:pStyle w:val="EngHangEnd"/>
            </w:pPr>
            <w:r>
              <w:t>The Tempter</w:t>
            </w:r>
            <w:commentRangeEnd w:id="1250"/>
            <w:r>
              <w:rPr>
                <w:rStyle w:val="CommentReference"/>
              </w:rPr>
              <w:commentReference w:id="125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251"/>
            <w:r>
              <w:t>“Fast in watchfulness</w:t>
            </w:r>
          </w:p>
          <w:p w:rsidR="00420CFA" w:rsidRDefault="00420CFA" w:rsidP="00420CFA">
            <w:pPr>
              <w:pStyle w:val="EngHangEnd"/>
            </w:pPr>
            <w:r>
              <w:t>By day and by night.”</w:t>
            </w:r>
            <w:commentRangeEnd w:id="1251"/>
            <w:r>
              <w:rPr>
                <w:rStyle w:val="CommentReference"/>
              </w:rPr>
              <w:commentReference w:id="125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bookmarkStart w:id="1252" w:name="_Ref434478147"/>
      <w:r>
        <w:t>A Third</w:t>
      </w:r>
      <w:r w:rsidR="00420CFA">
        <w:t xml:space="preserve"> Doxology</w:t>
      </w:r>
      <w:r>
        <w:t xml:space="preserve"> for Weekdays</w:t>
      </w:r>
      <w:r w:rsidR="00E21EA3">
        <w:t xml:space="preserve"> in Great Lent</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bookmarkStart w:id="1253" w:name="_Ref434478172"/>
      <w:r>
        <w:t xml:space="preserve">The </w:t>
      </w:r>
      <w:r w:rsidR="007A72D2">
        <w:t xml:space="preserve">Fourth </w:t>
      </w:r>
      <w:r>
        <w:t>Doxology</w:t>
      </w:r>
      <w:r w:rsidR="007A72D2">
        <w:t xml:space="preserve"> </w:t>
      </w:r>
      <w:r w:rsidR="00E21EA3">
        <w:t>for Great Lent</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254"/>
            <w:r>
              <w:t xml:space="preserve">Ϯⲛⲏⲥⲧⲓⲁ̀ </w:t>
            </w:r>
            <w:commentRangeEnd w:id="1254"/>
            <w:r>
              <w:rPr>
                <w:rStyle w:val="CommentReference"/>
                <w:rFonts w:ascii="Times New Roman" w:hAnsi="Times New Roman" w:cstheme="minorBidi"/>
                <w:noProof w:val="0"/>
              </w:rPr>
              <w:commentReference w:id="125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255"/>
            <w:r>
              <w:t>pretense</w:t>
            </w:r>
            <w:commentRangeEnd w:id="1255"/>
            <w:r>
              <w:rPr>
                <w:rStyle w:val="CommentReference"/>
              </w:rPr>
              <w:commentReference w:id="125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256"/>
            <w:r>
              <w:t>strugglers</w:t>
            </w:r>
            <w:commentRangeEnd w:id="1256"/>
            <w:r>
              <w:rPr>
                <w:rStyle w:val="CommentReference"/>
              </w:rPr>
              <w:commentReference w:id="125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257"/>
            <w:r>
              <w:t>martyrdom</w:t>
            </w:r>
            <w:commentRangeEnd w:id="1257"/>
            <w:r>
              <w:rPr>
                <w:rStyle w:val="CommentReference"/>
              </w:rPr>
              <w:commentReference w:id="125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258"/>
            <w:r>
              <w:t xml:space="preserve">carries </w:t>
            </w:r>
            <w:commentRangeEnd w:id="1258"/>
            <w:r>
              <w:rPr>
                <w:rStyle w:val="CommentReference"/>
              </w:rPr>
              <w:commentReference w:id="125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259"/>
            <w:r>
              <w:t>assembly</w:t>
            </w:r>
            <w:commentRangeEnd w:id="1259"/>
            <w:r>
              <w:rPr>
                <w:rStyle w:val="CommentReference"/>
              </w:rPr>
              <w:commentReference w:id="1259"/>
            </w:r>
            <w:r>
              <w:t>,</w:t>
            </w:r>
          </w:p>
          <w:p w:rsidR="006A78B4" w:rsidRDefault="006A78B4" w:rsidP="006A78B4">
            <w:pPr>
              <w:pStyle w:val="EngHangEnd"/>
            </w:pPr>
            <w:r>
              <w:t xml:space="preserve">From now until the </w:t>
            </w:r>
            <w:commentRangeStart w:id="1260"/>
            <w:r>
              <w:t>ages of ages</w:t>
            </w:r>
            <w:commentRangeEnd w:id="1260"/>
            <w:r>
              <w:rPr>
                <w:rStyle w:val="CommentReference"/>
              </w:rPr>
              <w:commentReference w:id="126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bookmarkStart w:id="1261" w:name="_Ref434476347"/>
      <w:r>
        <w:t>The Psali Adam</w:t>
      </w:r>
      <w:r w:rsidR="006C1B94">
        <w:t xml:space="preserve"> for Great Lent</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bookmarkStart w:id="1262" w:name="_Ref434476369"/>
      <w:r>
        <w:t>The Psali Batos</w:t>
      </w:r>
      <w:r w:rsidR="006C1B94">
        <w:t xml:space="preserve"> for Great Lent</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263" w:name="_Toc410196230"/>
      <w:bookmarkStart w:id="1264" w:name="_Toc410196472"/>
      <w:bookmarkStart w:id="1265" w:name="_Toc410196974"/>
      <w:r>
        <w:t>Lazarus Saturday</w:t>
      </w:r>
      <w:bookmarkEnd w:id="1263"/>
      <w:bookmarkEnd w:id="1264"/>
      <w:bookmarkEnd w:id="1265"/>
    </w:p>
    <w:p w:rsidR="00EC2AEB" w:rsidRPr="001E5E16" w:rsidRDefault="00EC2AEB" w:rsidP="00EC2AEB">
      <w:pPr>
        <w:pStyle w:val="Heading4"/>
      </w:pPr>
      <w:bookmarkStart w:id="1266" w:name="_Ref434478195"/>
      <w:r>
        <w:t>The Doxology</w:t>
      </w:r>
      <w:r w:rsidR="00E21EA3">
        <w:t xml:space="preserve"> for Lazarus Saturday</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bookmarkStart w:id="1267" w:name="_Ref434476394"/>
      <w:r>
        <w:t>The Psali Batos</w:t>
      </w:r>
      <w:r w:rsidR="006C1B94">
        <w:t xml:space="preserve"> for Lazarus Saturday</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68"/>
            <w:r>
              <w:t>With glory befitting You</w:t>
            </w:r>
            <w:commentRangeEnd w:id="1268"/>
            <w:r>
              <w:rPr>
                <w:rStyle w:val="CommentReference"/>
              </w:rPr>
              <w:commentReference w:id="1268"/>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69" w:name="_Toc410196231"/>
      <w:bookmarkStart w:id="1270" w:name="_Toc410196473"/>
      <w:bookmarkStart w:id="1271" w:name="_Toc410196975"/>
      <w:r>
        <w:t>Palm Sunday</w:t>
      </w:r>
      <w:bookmarkEnd w:id="1269"/>
      <w:bookmarkEnd w:id="1270"/>
      <w:bookmarkEnd w:id="1271"/>
    </w:p>
    <w:p w:rsidR="00EC2AEB" w:rsidRPr="001E5E16" w:rsidRDefault="00EC2AEB" w:rsidP="00EC2AEB">
      <w:pPr>
        <w:pStyle w:val="Heading4"/>
      </w:pPr>
      <w:bookmarkStart w:id="1272" w:name="_Ref434478217"/>
      <w:r>
        <w:t xml:space="preserve">The </w:t>
      </w:r>
      <w:r w:rsidR="00FA139D">
        <w:t xml:space="preserve">First </w:t>
      </w:r>
      <w:r>
        <w:t>Doxology</w:t>
      </w:r>
      <w:r w:rsidR="00E21EA3">
        <w:t xml:space="preserve"> for Palm Sunday</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73"/>
            <w:r>
              <w:t>To the ages.</w:t>
            </w:r>
            <w:commentRangeEnd w:id="1273"/>
            <w:r>
              <w:rPr>
                <w:rStyle w:val="CommentReference"/>
              </w:rPr>
              <w:commentReference w:id="1273"/>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bookmarkStart w:id="1274" w:name="_Ref434478234"/>
      <w:r>
        <w:t>The Second Doxology</w:t>
      </w:r>
      <w:r w:rsidR="00E21EA3">
        <w:t xml:space="preserve"> for Palm Sunday</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1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bookmarkStart w:id="1275" w:name="_Ref434478255"/>
      <w:r>
        <w:t>The Third Doxology</w:t>
      </w:r>
      <w:r w:rsidR="00E21EA3">
        <w:t xml:space="preserve"> for Palm Sunday</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76"/>
            <w:r>
              <w:t xml:space="preserve">is </w:t>
            </w:r>
            <w:commentRangeEnd w:id="1276"/>
            <w:r>
              <w:rPr>
                <w:rStyle w:val="CommentReference"/>
              </w:rPr>
              <w:commentReference w:id="1276"/>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bookmarkStart w:id="1277" w:name="_Ref434476417"/>
      <w:r>
        <w:t>The Psali Adam</w:t>
      </w:r>
      <w:r w:rsidR="006C1B94">
        <w:t xml:space="preserve"> for Palm Sunday</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78"/>
            <w:r>
              <w:t xml:space="preserve">Offer </w:t>
            </w:r>
            <w:commentRangeEnd w:id="1278"/>
            <w:r>
              <w:rPr>
                <w:rStyle w:val="CommentReference"/>
              </w:rPr>
              <w:commentReference w:id="127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79"/>
            <w:r>
              <w:t>Kranion</w:t>
            </w:r>
            <w:commentRangeEnd w:id="1279"/>
            <w:r>
              <w:rPr>
                <w:rStyle w:val="CommentReference"/>
              </w:rPr>
              <w:commentReference w:id="127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80" w:name="_Toc410196232"/>
      <w:bookmarkStart w:id="1281" w:name="_Toc410196474"/>
      <w:bookmarkStart w:id="1282" w:name="_Toc410196976"/>
      <w:r>
        <w:t>Resurrection</w:t>
      </w:r>
      <w:bookmarkEnd w:id="1280"/>
      <w:bookmarkEnd w:id="1281"/>
      <w:bookmarkEnd w:id="1282"/>
    </w:p>
    <w:p w:rsidR="00EC2AEB" w:rsidRPr="001E5E16" w:rsidRDefault="00EC2AEB" w:rsidP="00EC2AEB">
      <w:pPr>
        <w:pStyle w:val="Heading4"/>
      </w:pPr>
      <w:bookmarkStart w:id="1283" w:name="_Ref434478294"/>
      <w:r>
        <w:t>The Doxology</w:t>
      </w:r>
      <w:r w:rsidR="00E21EA3">
        <w:t xml:space="preserve"> for the Resurrection</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84"/>
            <w:r>
              <w:t>Name</w:t>
            </w:r>
            <w:commentRangeEnd w:id="1284"/>
            <w:r>
              <w:rPr>
                <w:rStyle w:val="CommentReference"/>
              </w:rPr>
              <w:commentReference w:id="128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bookmarkStart w:id="1285" w:name="_Ref434478317"/>
      <w:r>
        <w:t>A</w:t>
      </w:r>
      <w:r w:rsidR="00E21EA3">
        <w:t>nother</w:t>
      </w:r>
      <w:r>
        <w:t xml:space="preserve"> Doxology</w:t>
      </w:r>
      <w:r w:rsidR="00E21EA3">
        <w:t xml:space="preserve"> for the Resurrection</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bookmarkStart w:id="1286" w:name="_Ref434478347"/>
      <w:r>
        <w:t>A Doxology for Archangel Michael</w:t>
      </w:r>
      <w:r w:rsidR="00E21EA3">
        <w:t xml:space="preserve"> for the Resurrection</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bookmarkStart w:id="1287" w:name="_Ref434476440"/>
      <w:r>
        <w:t>The Psali Adam</w:t>
      </w:r>
      <w:r w:rsidR="006C1B94">
        <w:t xml:space="preserve"> for the Resurrection</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bookmarkStart w:id="1288" w:name="_Ref434476459"/>
      <w:r>
        <w:t>The Psali Batos</w:t>
      </w:r>
      <w:r w:rsidR="006C1B94">
        <w:t xml:space="preserve"> for the Resurrection</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89" w:name="_Toc410196233"/>
      <w:bookmarkStart w:id="1290" w:name="_Toc410196475"/>
      <w:bookmarkStart w:id="1291" w:name="_Toc410196977"/>
      <w:r>
        <w:t>Thomas Sunday</w:t>
      </w:r>
      <w:bookmarkEnd w:id="1289"/>
      <w:bookmarkEnd w:id="1290"/>
      <w:bookmarkEnd w:id="1291"/>
    </w:p>
    <w:p w:rsidR="00EC2AEB" w:rsidRDefault="00EC2AEB" w:rsidP="00EC2AEB">
      <w:pPr>
        <w:pStyle w:val="Heading4"/>
      </w:pPr>
      <w:bookmarkStart w:id="1292" w:name="_Ref434478375"/>
      <w:r>
        <w:t>The Doxology</w:t>
      </w:r>
      <w:r w:rsidR="00E21EA3">
        <w:t xml:space="preserve"> for Thomas Sunday</w:t>
      </w:r>
      <w:bookmarkEnd w:id="1292"/>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93"/>
            <w:r>
              <w:t xml:space="preserve">Jesus </w:t>
            </w:r>
            <w:commentRangeEnd w:id="1293"/>
            <w:r>
              <w:rPr>
                <w:rStyle w:val="CommentReference"/>
                <w:rFonts w:ascii="Times New Roman" w:hAnsi="Times New Roman"/>
              </w:rPr>
              <w:commentReference w:id="1293"/>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94" w:name="_Toc410196235"/>
      <w:bookmarkStart w:id="1295" w:name="_Toc410196477"/>
      <w:bookmarkStart w:id="1296" w:name="_Toc410196979"/>
      <w:r>
        <w:t>Ascension</w:t>
      </w:r>
      <w:bookmarkEnd w:id="1294"/>
      <w:bookmarkEnd w:id="1295"/>
      <w:bookmarkEnd w:id="1296"/>
    </w:p>
    <w:p w:rsidR="00EC2AEB" w:rsidRPr="001E5E16" w:rsidRDefault="00EC2AEB" w:rsidP="00EC2AEB">
      <w:pPr>
        <w:pStyle w:val="Heading4"/>
      </w:pPr>
      <w:bookmarkStart w:id="1297" w:name="_Ref434478556"/>
      <w:r>
        <w:t>The Doxology</w:t>
      </w:r>
      <w:r w:rsidR="00CC1CA8">
        <w:t xml:space="preserve"> for the Ascension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98"/>
            <w:r>
              <w:t>Name</w:t>
            </w:r>
            <w:commentRangeEnd w:id="1298"/>
            <w:r>
              <w:rPr>
                <w:rStyle w:val="CommentReference"/>
              </w:rPr>
              <w:commentReference w:id="129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99"/>
            <w:r>
              <w:t>to Him</w:t>
            </w:r>
            <w:commentRangeEnd w:id="1299"/>
            <w:r>
              <w:rPr>
                <w:rStyle w:val="CommentReference"/>
              </w:rPr>
              <w:commentReference w:id="129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300"/>
            <w:r>
              <w:t>might</w:t>
            </w:r>
            <w:commentRangeEnd w:id="1300"/>
            <w:r>
              <w:rPr>
                <w:rStyle w:val="CommentReference"/>
              </w:rPr>
              <w:commentReference w:id="130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301"/>
            <w:r>
              <w:t xml:space="preserve">Jesus </w:t>
            </w:r>
            <w:commentRangeEnd w:id="1301"/>
            <w:r>
              <w:rPr>
                <w:rStyle w:val="CommentReference"/>
                <w:rFonts w:ascii="Times New Roman" w:hAnsi="Times New Roman"/>
              </w:rPr>
              <w:commentReference w:id="1301"/>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bookmarkStart w:id="1302" w:name="_Ref434476482"/>
      <w:r>
        <w:lastRenderedPageBreak/>
        <w:t>The Psali Adam</w:t>
      </w:r>
      <w:r w:rsidR="006C1B94">
        <w:t xml:space="preserve"> for the Ascension</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bookmarkStart w:id="1303" w:name="_Ref434476541"/>
      <w:r>
        <w:lastRenderedPageBreak/>
        <w:t>The Psali Batos</w:t>
      </w:r>
      <w:r w:rsidR="006C1B94">
        <w:t xml:space="preserve"> for the Ascension</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304"/>
            <w:r>
              <w:t>miracles</w:t>
            </w:r>
            <w:commentRangeEnd w:id="1304"/>
            <w:r>
              <w:rPr>
                <w:rStyle w:val="CommentReference"/>
              </w:rPr>
              <w:commentReference w:id="1304"/>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w:t>
            </w:r>
            <w:r w:rsidR="00FE0AE4">
              <w:t xml:space="preserve"> </w:t>
            </w:r>
            <w:r>
              <w:t>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305" w:name="_Toc410196236"/>
      <w:bookmarkStart w:id="1306" w:name="_Toc410196478"/>
      <w:bookmarkStart w:id="1307" w:name="_Toc410196980"/>
      <w:r>
        <w:t>Pentecost</w:t>
      </w:r>
      <w:bookmarkEnd w:id="1305"/>
      <w:bookmarkEnd w:id="1306"/>
      <w:bookmarkEnd w:id="1307"/>
    </w:p>
    <w:p w:rsidR="00EC2AEB" w:rsidRPr="001E5E16" w:rsidRDefault="00EC2AEB" w:rsidP="00EC2AEB">
      <w:pPr>
        <w:pStyle w:val="Heading4"/>
      </w:pPr>
      <w:bookmarkStart w:id="1308" w:name="_Ref434478581"/>
      <w:r>
        <w:t>The Doxology</w:t>
      </w:r>
      <w:r w:rsidR="00CC1CA8">
        <w:t xml:space="preserve"> for Pentecost</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309"/>
            <w:r>
              <w:t>Name</w:t>
            </w:r>
            <w:commentRangeEnd w:id="1309"/>
            <w:r>
              <w:rPr>
                <w:rStyle w:val="CommentReference"/>
              </w:rPr>
              <w:commentReference w:id="130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310"/>
            <w:r>
              <w:t>to Him</w:t>
            </w:r>
            <w:commentRangeEnd w:id="1310"/>
            <w:r>
              <w:rPr>
                <w:rStyle w:val="CommentReference"/>
              </w:rPr>
              <w:commentReference w:id="131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311"/>
            <w:r>
              <w:t>might</w:t>
            </w:r>
            <w:commentRangeEnd w:id="1311"/>
            <w:r>
              <w:rPr>
                <w:rStyle w:val="CommentReference"/>
              </w:rPr>
              <w:commentReference w:id="131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bookmarkStart w:id="1312" w:name="_Ref434476566"/>
      <w:r>
        <w:lastRenderedPageBreak/>
        <w:t>The Psali Adam</w:t>
      </w:r>
      <w:r w:rsidR="006C1B94">
        <w:t xml:space="preserve"> for Pentecost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Default="00495F1A" w:rsidP="00495F1A">
      <w:pPr>
        <w:pStyle w:val="Heading2"/>
      </w:pPr>
      <w:bookmarkStart w:id="1313" w:name="_Toc410196981"/>
      <w:bookmarkStart w:id="1314" w:name="_Toc434479006"/>
      <w:r>
        <w:lastRenderedPageBreak/>
        <w:t>Hymns for Koiak</w:t>
      </w:r>
      <w:bookmarkEnd w:id="801"/>
      <w:bookmarkEnd w:id="802"/>
      <w:bookmarkEnd w:id="803"/>
      <w:bookmarkEnd w:id="1313"/>
      <w:bookmarkEnd w:id="1314"/>
    </w:p>
    <w:p w:rsidR="00B411C9" w:rsidRDefault="00B411C9" w:rsidP="00B411C9">
      <w:pPr>
        <w:pStyle w:val="Heading2"/>
      </w:pPr>
      <w:bookmarkStart w:id="1315" w:name="_Toc434479007"/>
      <w:r>
        <w:lastRenderedPageBreak/>
        <w:t>Index of Psalis</w:t>
      </w:r>
      <w:bookmarkEnd w:id="1315"/>
    </w:p>
    <w:p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rsidR="006C1B94" w:rsidRPr="00B411C9" w:rsidRDefault="006C1B94" w:rsidP="00E21EA3">
      <w:pPr>
        <w:tabs>
          <w:tab w:val="left" w:leader="dot" w:pos="8280"/>
        </w:tabs>
        <w:spacing w:after="0" w:line="240" w:lineRule="auto"/>
      </w:pPr>
      <w:r>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rsidR="00B411C9" w:rsidRDefault="00B411C9" w:rsidP="00B411C9">
      <w:pPr>
        <w:pStyle w:val="Heading2"/>
      </w:pPr>
      <w:bookmarkStart w:id="1316" w:name="_Toc434479008"/>
      <w:r>
        <w:lastRenderedPageBreak/>
        <w:t>Index of Doxologies</w:t>
      </w:r>
      <w:bookmarkEnd w:id="1316"/>
    </w:p>
    <w:p w:rsidR="00E21EA3" w:rsidRDefault="00E21EA3" w:rsidP="00E21EA3">
      <w:pPr>
        <w:tabs>
          <w:tab w:val="left" w:leader="dot" w:pos="8280"/>
        </w:tabs>
        <w:spacing w:after="0" w:line="240" w:lineRule="auto"/>
      </w:pPr>
      <w:r>
        <w:fldChar w:fldCharType="begin"/>
      </w:r>
      <w:r>
        <w:instrText xml:space="preserve"> REF _Ref434477171 \h </w:instrText>
      </w:r>
      <w:r>
        <w:instrText xml:space="preserve">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rsidR="00E21EA3" w:rsidRDefault="00E21EA3" w:rsidP="00E21EA3">
      <w:pPr>
        <w:pStyle w:val="Heading3"/>
      </w:pPr>
      <w:r>
        <w:t>Seasonal Doxologies</w:t>
      </w:r>
    </w:p>
    <w:p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rsidR="00CC1CA8" w:rsidRDefault="00CC1CA8" w:rsidP="00CC1CA8">
      <w:pPr>
        <w:tabs>
          <w:tab w:val="left" w:leader="dot" w:pos="8280"/>
        </w:tabs>
        <w:spacing w:after="0" w:line="240" w:lineRule="auto"/>
      </w:pPr>
      <w:r>
        <w:fldChar w:fldCharType="begin"/>
      </w:r>
      <w:r>
        <w:instrText xml:space="preserve"> REF _Ref434478556 \h </w:instrText>
      </w:r>
      <w:r>
        <w:instrText xml:space="preserve">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rsidR="00CC1CA8" w:rsidRDefault="00CC1CA8" w:rsidP="00CC1CA8">
      <w:pPr>
        <w:tabs>
          <w:tab w:val="left" w:leader="dot" w:pos="8280"/>
        </w:tabs>
        <w:spacing w:after="0" w:line="240" w:lineRule="auto"/>
      </w:pPr>
      <w:r>
        <w:fldChar w:fldCharType="begin"/>
      </w:r>
      <w:r>
        <w:instrText xml:space="preserve"> REF _Ref434478581 \h </w:instrText>
      </w:r>
      <w:r>
        <w:instrText xml:space="preserve">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rsidR="00E21EA3" w:rsidRPr="00E21EA3" w:rsidRDefault="00E21EA3" w:rsidP="00E21EA3">
      <w:pPr>
        <w:pStyle w:val="Heading3"/>
      </w:pPr>
      <w:r>
        <w:t>Saints’ Doxologies</w:t>
      </w:r>
      <w:bookmarkEnd w:id="0"/>
    </w:p>
    <w:sectPr w:rsidR="00E21EA3" w:rsidRPr="00E21EA3"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10-30T08:56:00Z" w:initials="WU">
    <w:p w:rsidR="00E21EA3" w:rsidRDefault="00E21EA3">
      <w:pPr>
        <w:pStyle w:val="CommentText"/>
      </w:pPr>
      <w:r>
        <w:rPr>
          <w:rStyle w:val="CommentReference"/>
        </w:rPr>
        <w:annotationRef/>
      </w:r>
      <w:r>
        <w:t>Add notes where to insert Doxology of Prime… And Vespers Prase?</w:t>
      </w:r>
    </w:p>
  </w:comment>
  <w:comment w:id="52" w:author="Windows User" w:date="2015-10-30T08:56:00Z" w:initials="WU">
    <w:p w:rsidR="00E21EA3" w:rsidRDefault="00E21EA3" w:rsidP="0043158C">
      <w:pPr>
        <w:pStyle w:val="CommentText"/>
      </w:pPr>
      <w:r>
        <w:rPr>
          <w:rStyle w:val="CommentReference"/>
        </w:rPr>
        <w:annotationRef/>
      </w:r>
      <w:r>
        <w:t>May He or that He may</w:t>
      </w:r>
    </w:p>
  </w:comment>
  <w:comment w:id="54" w:author="Windows User" w:date="2015-10-30T08:56:00Z" w:initials="BS">
    <w:p w:rsidR="00E21EA3" w:rsidRDefault="00E21EA3">
      <w:pPr>
        <w:pStyle w:val="CommentText"/>
      </w:pPr>
      <w:r>
        <w:rPr>
          <w:rStyle w:val="CommentReference"/>
        </w:rPr>
        <w:annotationRef/>
      </w:r>
      <w:r>
        <w:t>protopresbyters?</w:t>
      </w:r>
    </w:p>
  </w:comment>
  <w:comment w:id="55" w:author="Windows User" w:date="2015-10-30T08:56:00Z" w:initials="BS">
    <w:p w:rsidR="00E21EA3" w:rsidRDefault="00E21EA3">
      <w:pPr>
        <w:pStyle w:val="CommentText"/>
      </w:pPr>
      <w:r>
        <w:rPr>
          <w:rStyle w:val="CommentReference"/>
        </w:rPr>
        <w:annotationRef/>
      </w:r>
      <w:r>
        <w:t>those who?</w:t>
      </w:r>
    </w:p>
  </w:comment>
  <w:comment w:id="56" w:author="Windows User" w:date="2015-10-30T08:56:00Z" w:initials="BS">
    <w:p w:rsidR="00E21EA3" w:rsidRDefault="00E21EA3">
      <w:pPr>
        <w:pStyle w:val="CommentText"/>
      </w:pPr>
      <w:r>
        <w:rPr>
          <w:rStyle w:val="CommentReference"/>
        </w:rPr>
        <w:annotationRef/>
      </w:r>
      <w:r>
        <w:t>Yourself?</w:t>
      </w:r>
    </w:p>
  </w:comment>
  <w:comment w:id="59" w:author="Windows User" w:date="2015-10-30T08:56:00Z" w:initials="WU">
    <w:p w:rsidR="00E21EA3" w:rsidRDefault="00E21EA3">
      <w:pPr>
        <w:pStyle w:val="CommentText"/>
      </w:pPr>
      <w:r>
        <w:rPr>
          <w:rStyle w:val="CommentReference"/>
        </w:rPr>
        <w:annotationRef/>
      </w:r>
      <w:r>
        <w:t>Very? Right?</w:t>
      </w:r>
    </w:p>
  </w:comment>
  <w:comment w:id="60" w:author="Windows User" w:date="2015-10-30T08:56:00Z" w:initials="WU">
    <w:p w:rsidR="00E21EA3" w:rsidRDefault="00E21EA3">
      <w:pPr>
        <w:pStyle w:val="CommentText"/>
      </w:pPr>
      <w:r>
        <w:rPr>
          <w:rStyle w:val="CommentReference"/>
        </w:rPr>
        <w:annotationRef/>
      </w:r>
      <w:r>
        <w:t>Funny just to have declared here with nothing else.</w:t>
      </w:r>
    </w:p>
  </w:comment>
  <w:comment w:id="61" w:author="Windows User" w:date="2015-10-30T08:56:00Z" w:initials="WU">
    <w:p w:rsidR="00E21EA3" w:rsidRDefault="00E21EA3">
      <w:pPr>
        <w:pStyle w:val="CommentText"/>
      </w:pPr>
      <w:r>
        <w:rPr>
          <w:rStyle w:val="CommentReference"/>
        </w:rPr>
        <w:annotationRef/>
      </w:r>
      <w:r>
        <w:t>Good News or Glad Tidings?</w:t>
      </w:r>
    </w:p>
  </w:comment>
  <w:comment w:id="62" w:author="Windows User" w:date="2015-10-30T08:56:00Z" w:initials="WU">
    <w:p w:rsidR="00E21EA3" w:rsidRDefault="00E21EA3">
      <w:pPr>
        <w:pStyle w:val="CommentText"/>
      </w:pPr>
      <w:r>
        <w:rPr>
          <w:rStyle w:val="CommentReference"/>
        </w:rPr>
        <w:annotationRef/>
      </w:r>
      <w:r>
        <w:t>Which is it? Advocate or watch over us?</w:t>
      </w:r>
    </w:p>
  </w:comment>
  <w:comment w:id="63" w:author="Windows User" w:date="2015-10-30T08:56:00Z" w:initials="WU">
    <w:p w:rsidR="00E21EA3" w:rsidRDefault="00E21EA3">
      <w:pPr>
        <w:pStyle w:val="CommentText"/>
      </w:pPr>
      <w:r>
        <w:rPr>
          <w:rStyle w:val="CommentReference"/>
        </w:rPr>
        <w:annotationRef/>
      </w:r>
      <w:r>
        <w:t>Coptic doesn’t seem to have “Mary”</w:t>
      </w:r>
    </w:p>
  </w:comment>
  <w:comment w:id="64" w:author="Windows User" w:date="2015-10-30T08:56:00Z" w:initials="WU">
    <w:p w:rsidR="00E21EA3" w:rsidRDefault="00E21EA3">
      <w:pPr>
        <w:pStyle w:val="CommentText"/>
      </w:pPr>
      <w:r>
        <w:rPr>
          <w:rStyle w:val="CommentReference"/>
        </w:rPr>
        <w:annotationRef/>
      </w:r>
      <w:r>
        <w:t>Add footnote of what this is</w:t>
      </w:r>
    </w:p>
  </w:comment>
  <w:comment w:id="75" w:author="Windows User" w:date="2015-10-30T12:35:00Z" w:initials="WU">
    <w:p w:rsidR="00E21EA3" w:rsidRDefault="00E21EA3">
      <w:pPr>
        <w:pStyle w:val="CommentText"/>
      </w:pPr>
      <w:r>
        <w:rPr>
          <w:rStyle w:val="CommentReference"/>
        </w:rPr>
        <w:annotationRef/>
      </w:r>
      <w:r>
        <w:t>Compare to various translations</w:t>
      </w:r>
    </w:p>
  </w:comment>
  <w:comment w:id="76" w:author="Windows User" w:date="2015-10-30T12:37:00Z" w:initials="WU">
    <w:p w:rsidR="00E21EA3" w:rsidRDefault="00E21EA3">
      <w:pPr>
        <w:pStyle w:val="CommentText"/>
      </w:pPr>
      <w:r>
        <w:rPr>
          <w:rStyle w:val="CommentReference"/>
        </w:rPr>
        <w:annotationRef/>
      </w:r>
      <w:r>
        <w:t>Is this supposed to be doubled?</w:t>
      </w:r>
    </w:p>
  </w:comment>
  <w:comment w:id="77" w:author="Windows User" w:date="2015-10-30T08:56:00Z" w:initials="WU">
    <w:p w:rsidR="00E21EA3" w:rsidRDefault="00E21EA3">
      <w:pPr>
        <w:pStyle w:val="CommentText"/>
      </w:pPr>
      <w:r>
        <w:rPr>
          <w:rStyle w:val="CommentReference"/>
        </w:rPr>
        <w:annotationRef/>
      </w:r>
      <w:r>
        <w:t>Does this go before Creed?</w:t>
      </w:r>
    </w:p>
  </w:comment>
  <w:comment w:id="88" w:author="Windows User" w:date="2015-11-02T08:54:00Z" w:initials="WU">
    <w:p w:rsidR="00E21EA3" w:rsidRDefault="00E21EA3">
      <w:pPr>
        <w:pStyle w:val="CommentText"/>
      </w:pPr>
      <w:r>
        <w:rPr>
          <w:rStyle w:val="CommentReference"/>
        </w:rPr>
        <w:annotationRef/>
      </w:r>
      <w:r>
        <w:t>Is there a phrase missing here?</w:t>
      </w:r>
    </w:p>
  </w:comment>
  <w:comment w:id="92" w:author="Windows User" w:date="2015-10-30T08:56:00Z" w:initials="WU">
    <w:p w:rsidR="00E21EA3" w:rsidRDefault="00E21EA3">
      <w:pPr>
        <w:pStyle w:val="CommentText"/>
      </w:pPr>
      <w:r>
        <w:rPr>
          <w:rStyle w:val="CommentReference"/>
        </w:rPr>
        <w:annotationRef/>
      </w:r>
      <w:r>
        <w:t>Should Glory be be here?</w:t>
      </w:r>
    </w:p>
  </w:comment>
  <w:comment w:id="96" w:author="Windows User" w:date="2015-11-02T12:45:00Z" w:initials="WU">
    <w:p w:rsidR="00E21EA3" w:rsidRDefault="00E21EA3">
      <w:pPr>
        <w:pStyle w:val="CommentText"/>
      </w:pPr>
      <w:r>
        <w:rPr>
          <w:rStyle w:val="CommentReference"/>
        </w:rPr>
        <w:annotationRef/>
      </w:r>
      <w:r>
        <w:t>Any argument for "Rise up" rather than arise?"</w:t>
      </w:r>
    </w:p>
  </w:comment>
  <w:comment w:id="97" w:author="Windows User" w:date="2015-10-30T08:56:00Z" w:initials="WU">
    <w:p w:rsidR="00E21EA3" w:rsidRDefault="00E21EA3">
      <w:pPr>
        <w:pStyle w:val="CommentText"/>
      </w:pPr>
      <w:r>
        <w:rPr>
          <w:rStyle w:val="CommentReference"/>
        </w:rPr>
        <w:annotationRef/>
      </w:r>
      <w:r>
        <w:t>flesh or body?</w:t>
      </w:r>
    </w:p>
  </w:comment>
  <w:comment w:id="98" w:author="Windows User" w:date="2015-10-30T08:56:00Z" w:initials="WU">
    <w:p w:rsidR="00E21EA3" w:rsidRDefault="00E21EA3">
      <w:pPr>
        <w:pStyle w:val="CommentText"/>
      </w:pPr>
      <w:r>
        <w:rPr>
          <w:rStyle w:val="CommentReference"/>
        </w:rPr>
        <w:annotationRef/>
      </w:r>
      <w:r>
        <w:t>Send up, or ascribe?</w:t>
      </w:r>
    </w:p>
  </w:comment>
  <w:comment w:id="99" w:author="Windows User" w:date="2015-10-30T08:56:00Z" w:initials="WU">
    <w:p w:rsidR="00E21EA3" w:rsidRDefault="00E21EA3">
      <w:pPr>
        <w:pStyle w:val="CommentText"/>
      </w:pPr>
      <w:r>
        <w:rPr>
          <w:rStyle w:val="CommentReference"/>
        </w:rPr>
        <w:annotationRef/>
      </w:r>
      <w:r>
        <w:t>doxology or glorification?</w:t>
      </w:r>
    </w:p>
  </w:comment>
  <w:comment w:id="100" w:author="Windows User" w:date="2015-10-30T08:56:00Z" w:initials="WU">
    <w:p w:rsidR="00E21EA3" w:rsidRDefault="00E21EA3">
      <w:pPr>
        <w:pStyle w:val="CommentText"/>
      </w:pPr>
      <w:r>
        <w:rPr>
          <w:rStyle w:val="CommentReference"/>
        </w:rPr>
        <w:annotationRef/>
      </w:r>
      <w:r>
        <w:t>"Glory to you" or "Glory be to you"?</w:t>
      </w:r>
    </w:p>
  </w:comment>
  <w:comment w:id="101" w:author="Windows User" w:date="2015-10-30T08:56:00Z" w:initials="WU">
    <w:p w:rsidR="00E21EA3" w:rsidRDefault="00E21EA3">
      <w:pPr>
        <w:pStyle w:val="CommentText"/>
      </w:pPr>
      <w:r>
        <w:rPr>
          <w:rStyle w:val="CommentReference"/>
        </w:rPr>
        <w:annotationRef/>
      </w:r>
      <w:r>
        <w:t>You?</w:t>
      </w:r>
    </w:p>
  </w:comment>
  <w:comment w:id="102" w:author="Windows User" w:date="2015-10-30T08:56:00Z" w:initials="WU">
    <w:p w:rsidR="00E21EA3" w:rsidRDefault="00E21EA3">
      <w:pPr>
        <w:pStyle w:val="CommentText"/>
      </w:pPr>
      <w:r>
        <w:rPr>
          <w:rStyle w:val="CommentReference"/>
        </w:rPr>
        <w:annotationRef/>
      </w:r>
      <w:r>
        <w:t>To the Sanctuary or O you saints???</w:t>
      </w:r>
    </w:p>
  </w:comment>
  <w:comment w:id="103" w:author="Windows User" w:date="2015-10-30T08:56:00Z" w:initials="WU">
    <w:p w:rsidR="00E21EA3" w:rsidRDefault="00E21EA3">
      <w:pPr>
        <w:pStyle w:val="CommentText"/>
      </w:pPr>
      <w:r>
        <w:rPr>
          <w:rStyle w:val="CommentReference"/>
        </w:rPr>
        <w:annotationRef/>
      </w:r>
      <w:r>
        <w:t>from sounds more natural than out of. Any compelling reason to keep?</w:t>
      </w:r>
    </w:p>
  </w:comment>
  <w:comment w:id="104" w:author="Windows User" w:date="2015-10-30T08:56:00Z" w:initials="WU">
    <w:p w:rsidR="00E21EA3" w:rsidRDefault="00E21EA3">
      <w:pPr>
        <w:pStyle w:val="CommentText"/>
      </w:pPr>
      <w:r>
        <w:rPr>
          <w:rStyle w:val="CommentReference"/>
        </w:rPr>
        <w:annotationRef/>
      </w:r>
      <w:r>
        <w:t>supplication or cry?</w:t>
      </w:r>
    </w:p>
  </w:comment>
  <w:comment w:id="105" w:author="Windows User" w:date="2015-10-30T08:56:00Z" w:initials="WU">
    <w:p w:rsidR="00E21EA3" w:rsidRDefault="00E21EA3">
      <w:pPr>
        <w:pStyle w:val="CommentText"/>
      </w:pPr>
      <w:r>
        <w:rPr>
          <w:rStyle w:val="CommentReference"/>
        </w:rPr>
        <w:annotationRef/>
      </w:r>
      <w:r>
        <w:t>petition or supplication? supplication sounds much better.</w:t>
      </w:r>
    </w:p>
  </w:comment>
  <w:comment w:id="106" w:author="Windows User" w:date="2015-10-30T08:56:00Z" w:initials="WU">
    <w:p w:rsidR="00E21EA3" w:rsidRDefault="00E21EA3">
      <w:pPr>
        <w:pStyle w:val="CommentText"/>
      </w:pPr>
      <w:r>
        <w:rPr>
          <w:rStyle w:val="CommentReference"/>
        </w:rPr>
        <w:annotationRef/>
      </w:r>
      <w:r>
        <w:t>revive or deliver?</w:t>
      </w:r>
    </w:p>
  </w:comment>
  <w:comment w:id="107" w:author="Windows User" w:date="2015-10-30T08:56:00Z" w:initials="WU">
    <w:p w:rsidR="00E21EA3" w:rsidRDefault="00E21EA3">
      <w:pPr>
        <w:pStyle w:val="CommentText"/>
      </w:pPr>
      <w:r>
        <w:rPr>
          <w:rStyle w:val="CommentReference"/>
        </w:rPr>
        <w:annotationRef/>
      </w:r>
      <w:r>
        <w:t>pour forth, utter, or overflow? I like the way overflow sounds more than pour forth. More natural.</w:t>
      </w:r>
    </w:p>
  </w:comment>
  <w:comment w:id="108" w:author="Windows User" w:date="2015-10-30T08:56:00Z" w:initials="WU">
    <w:p w:rsidR="00E21EA3" w:rsidRDefault="00E21EA3">
      <w:pPr>
        <w:pStyle w:val="CommentText"/>
      </w:pPr>
      <w:r>
        <w:rPr>
          <w:rStyle w:val="CommentReference"/>
        </w:rPr>
        <w:annotationRef/>
      </w:r>
      <w:r>
        <w:t>blessing or praise?</w:t>
      </w:r>
    </w:p>
  </w:comment>
  <w:comment w:id="109" w:author="Windows User" w:date="2015-10-30T08:56:00Z" w:initials="WU">
    <w:p w:rsidR="00E21EA3" w:rsidRDefault="00E21EA3">
      <w:pPr>
        <w:pStyle w:val="CommentText"/>
      </w:pPr>
      <w:r>
        <w:rPr>
          <w:rStyle w:val="CommentReference"/>
        </w:rPr>
        <w:annotationRef/>
      </w:r>
      <w:r>
        <w:t>respond with? respond to? speak of?</w:t>
      </w:r>
    </w:p>
  </w:comment>
  <w:comment w:id="110" w:author="Windows User" w:date="2015-10-30T08:56:00Z" w:initials="WU">
    <w:p w:rsidR="00E21EA3" w:rsidRDefault="00E21EA3">
      <w:pPr>
        <w:pStyle w:val="CommentText"/>
      </w:pPr>
      <w:r>
        <w:rPr>
          <w:rStyle w:val="CommentReference"/>
        </w:rPr>
        <w:annotationRef/>
      </w:r>
      <w:r>
        <w:t>rightous, true, or truth?</w:t>
      </w:r>
    </w:p>
  </w:comment>
  <w:comment w:id="111" w:author="Windows User" w:date="2015-10-30T08:56:00Z" w:initials="WU">
    <w:p w:rsidR="00E21EA3" w:rsidRDefault="00E21EA3">
      <w:pPr>
        <w:pStyle w:val="CommentText"/>
      </w:pPr>
      <w:r>
        <w:rPr>
          <w:rStyle w:val="CommentReference"/>
        </w:rPr>
        <w:annotationRef/>
      </w:r>
      <w:r>
        <w:t>meditation, or delight?</w:t>
      </w:r>
    </w:p>
  </w:comment>
  <w:comment w:id="112" w:author="Windows User" w:date="2015-10-30T08:56:00Z" w:initials="WU">
    <w:p w:rsidR="00E21EA3" w:rsidRDefault="00E21EA3">
      <w:pPr>
        <w:pStyle w:val="CommentText"/>
      </w:pPr>
      <w:r>
        <w:rPr>
          <w:rStyle w:val="CommentReference"/>
        </w:rPr>
        <w:annotationRef/>
      </w:r>
      <w:r>
        <w:t>forever or always?</w:t>
      </w:r>
    </w:p>
  </w:comment>
  <w:comment w:id="113" w:author="Windows User" w:date="2015-10-30T08:56:00Z" w:initials="WU">
    <w:p w:rsidR="00E21EA3" w:rsidRDefault="00E21EA3">
      <w:pPr>
        <w:pStyle w:val="CommentText"/>
      </w:pPr>
      <w:r>
        <w:rPr>
          <w:rStyle w:val="CommentReference"/>
        </w:rPr>
        <w:annotationRef/>
      </w:r>
      <w:r>
        <w:t>and forever?</w:t>
      </w:r>
    </w:p>
  </w:comment>
  <w:comment w:id="114" w:author="Windows User" w:date="2015-10-30T08:56:00Z" w:initials="WU">
    <w:p w:rsidR="00E21EA3" w:rsidRDefault="00E21EA3">
      <w:pPr>
        <w:pStyle w:val="CommentText"/>
      </w:pPr>
      <w:r>
        <w:rPr>
          <w:rStyle w:val="CommentReference"/>
        </w:rPr>
        <w:annotationRef/>
      </w:r>
      <w:r>
        <w:t>be?</w:t>
      </w:r>
    </w:p>
  </w:comment>
  <w:comment w:id="115" w:author="Windows User" w:date="2015-10-30T08:56:00Z" w:initials="WU">
    <w:p w:rsidR="00E21EA3" w:rsidRDefault="00E21EA3">
      <w:pPr>
        <w:pStyle w:val="CommentText"/>
      </w:pPr>
      <w:r>
        <w:rPr>
          <w:rStyle w:val="CommentReference"/>
        </w:rPr>
        <w:annotationRef/>
      </w:r>
      <w:r>
        <w:t>be?</w:t>
      </w:r>
    </w:p>
  </w:comment>
  <w:comment w:id="116" w:author="Windows User" w:date="2015-10-30T08:56:00Z" w:initials="WU">
    <w:p w:rsidR="00E21EA3" w:rsidRDefault="00E21EA3">
      <w:pPr>
        <w:pStyle w:val="CommentText"/>
      </w:pPr>
      <w:r>
        <w:rPr>
          <w:rStyle w:val="CommentReference"/>
        </w:rPr>
        <w:annotationRef/>
      </w:r>
      <w:r>
        <w:t>is the insertion of "one" after "begotten" needed in english?</w:t>
      </w:r>
    </w:p>
  </w:comment>
  <w:comment w:id="117" w:author="Windows User" w:date="2015-10-30T08:56:00Z" w:initials="WU">
    <w:p w:rsidR="00E21EA3" w:rsidRDefault="00E21EA3">
      <w:pPr>
        <w:pStyle w:val="CommentText"/>
      </w:pPr>
      <w:r>
        <w:rPr>
          <w:rStyle w:val="CommentReference"/>
        </w:rPr>
        <w:annotationRef/>
      </w:r>
      <w:r>
        <w:t>utter or declare?</w:t>
      </w:r>
    </w:p>
  </w:comment>
  <w:comment w:id="124" w:author="Windows User" w:date="2015-10-30T08:56:00Z" w:initials="BS">
    <w:p w:rsidR="00E21EA3" w:rsidRDefault="00E21EA3">
      <w:pPr>
        <w:pStyle w:val="CommentText"/>
      </w:pPr>
      <w:r>
        <w:rPr>
          <w:rStyle w:val="CommentReference"/>
        </w:rPr>
        <w:annotationRef/>
      </w:r>
      <w:r>
        <w:t>look at? look upon? regard?</w:t>
      </w:r>
    </w:p>
  </w:comment>
  <w:comment w:id="125" w:author="Windows User" w:date="2015-10-30T08:56:00Z" w:initials="BS">
    <w:p w:rsidR="00E21EA3" w:rsidRDefault="00E21EA3">
      <w:pPr>
        <w:pStyle w:val="CommentText"/>
      </w:pPr>
      <w:r>
        <w:rPr>
          <w:rStyle w:val="CommentReference"/>
        </w:rPr>
        <w:annotationRef/>
      </w:r>
      <w:r>
        <w:t>no one?</w:t>
      </w:r>
    </w:p>
  </w:comment>
  <w:comment w:id="126" w:author="Windows User" w:date="2015-10-30T08:56:00Z" w:initials="BS">
    <w:p w:rsidR="00E21EA3" w:rsidRDefault="00E21EA3">
      <w:pPr>
        <w:pStyle w:val="CommentText"/>
      </w:pPr>
      <w:r>
        <w:rPr>
          <w:rStyle w:val="CommentReference"/>
        </w:rPr>
        <w:annotationRef/>
      </w:r>
      <w:r>
        <w:t>in?</w:t>
      </w:r>
    </w:p>
    <w:p w:rsidR="00E21EA3" w:rsidRDefault="00E21EA3">
      <w:pPr>
        <w:pStyle w:val="CommentText"/>
      </w:pPr>
    </w:p>
  </w:comment>
  <w:comment w:id="127" w:author="Windows User" w:date="2015-10-30T08:56:00Z" w:initials="BS">
    <w:p w:rsidR="00E21EA3" w:rsidRDefault="00E21EA3">
      <w:pPr>
        <w:pStyle w:val="CommentText"/>
      </w:pPr>
      <w:r>
        <w:rPr>
          <w:rStyle w:val="CommentReference"/>
        </w:rPr>
        <w:annotationRef/>
      </w:r>
      <w:r>
        <w:t>before?</w:t>
      </w:r>
    </w:p>
  </w:comment>
  <w:comment w:id="128" w:author="Windows User" w:date="2015-10-30T08:56:00Z" w:initials="BS">
    <w:p w:rsidR="00E21EA3" w:rsidRDefault="00E21EA3">
      <w:pPr>
        <w:pStyle w:val="CommentText"/>
      </w:pPr>
      <w:r>
        <w:rPr>
          <w:rStyle w:val="CommentReference"/>
        </w:rPr>
        <w:annotationRef/>
      </w:r>
      <w:r>
        <w:t>joy entered into the whole world doesn't mean much...</w:t>
      </w:r>
    </w:p>
  </w:comment>
  <w:comment w:id="129" w:author="Windows User" w:date="2015-10-30T08:56:00Z" w:initials="BS">
    <w:p w:rsidR="00E21EA3" w:rsidRDefault="00E21EA3">
      <w:pPr>
        <w:pStyle w:val="CommentText"/>
      </w:pPr>
      <w:r>
        <w:rPr>
          <w:rStyle w:val="CommentReference"/>
        </w:rPr>
        <w:annotationRef/>
      </w:r>
      <w:r>
        <w:t>? any better way to express that's more accurate while meaning something?</w:t>
      </w:r>
    </w:p>
  </w:comment>
  <w:comment w:id="130" w:author="Windows User" w:date="2015-10-30T08:56:00Z" w:initials="BS">
    <w:p w:rsidR="00E21EA3" w:rsidRDefault="00E21EA3">
      <w:pPr>
        <w:pStyle w:val="CommentText"/>
      </w:pPr>
      <w:r>
        <w:rPr>
          <w:rStyle w:val="CommentReference"/>
        </w:rPr>
        <w:annotationRef/>
      </w:r>
      <w:r>
        <w:t>sealed as in ever virgin... or more like hidden?</w:t>
      </w:r>
    </w:p>
  </w:comment>
  <w:comment w:id="131" w:author="Windows User" w:date="2015-10-30T08:56:00Z" w:initials="BS">
    <w:p w:rsidR="00E21EA3" w:rsidRDefault="00E21EA3">
      <w:pPr>
        <w:pStyle w:val="CommentText"/>
      </w:pPr>
      <w:r>
        <w:rPr>
          <w:rStyle w:val="CommentReference"/>
        </w:rPr>
        <w:annotationRef/>
      </w:r>
      <w:r>
        <w:t>fragrant ointment? ointment? Incense and ointment with weeping and mourning?</w:t>
      </w:r>
    </w:p>
  </w:comment>
  <w:comment w:id="132" w:author="Windows User" w:date="2015-10-30T08:56:00Z" w:initials="BS">
    <w:p w:rsidR="00E21EA3" w:rsidRDefault="00E21EA3">
      <w:pPr>
        <w:pStyle w:val="CommentText"/>
      </w:pPr>
      <w:r>
        <w:rPr>
          <w:rStyle w:val="CommentReference"/>
        </w:rPr>
        <w:annotationRef/>
      </w:r>
      <w:r>
        <w:t>spices or ointment</w:t>
      </w:r>
    </w:p>
  </w:comment>
  <w:comment w:id="133" w:author="Windows User" w:date="2015-10-30T08:56:00Z" w:initials="BS">
    <w:p w:rsidR="00E21EA3" w:rsidRDefault="00E21EA3">
      <w:pPr>
        <w:pStyle w:val="CommentText"/>
      </w:pPr>
      <w:r>
        <w:rPr>
          <w:rStyle w:val="CommentReference"/>
        </w:rPr>
        <w:annotationRef/>
      </w:r>
      <w:r>
        <w:t>Is risen or has risen?</w:t>
      </w:r>
    </w:p>
  </w:comment>
  <w:comment w:id="134" w:author="Windows User" w:date="2015-10-30T08:56:00Z" w:initials="BS">
    <w:p w:rsidR="00E21EA3" w:rsidRDefault="00E21EA3">
      <w:pPr>
        <w:pStyle w:val="CommentText"/>
      </w:pPr>
      <w:r>
        <w:rPr>
          <w:rStyle w:val="CommentReference"/>
        </w:rPr>
        <w:annotationRef/>
      </w:r>
      <w:r>
        <w:t>need a consistent policy for what to capitalize!</w:t>
      </w:r>
    </w:p>
  </w:comment>
  <w:comment w:id="135" w:author="Windows User" w:date="2015-10-30T08:56:00Z" w:initials="BS">
    <w:p w:rsidR="00E21EA3" w:rsidRDefault="00E21EA3">
      <w:pPr>
        <w:pStyle w:val="CommentText"/>
      </w:pPr>
      <w:r>
        <w:rPr>
          <w:rStyle w:val="CommentReference"/>
        </w:rPr>
        <w:annotationRef/>
      </w:r>
      <w:r>
        <w:t>need to break other verses like this to have new lines in place of ':' so we can show where to break the tune without mangling the punctuation.</w:t>
      </w:r>
    </w:p>
  </w:comment>
  <w:comment w:id="136" w:author="Windows User" w:date="2015-10-30T08:56:00Z" w:initials="BS">
    <w:p w:rsidR="00E21EA3" w:rsidRDefault="00E21EA3">
      <w:pPr>
        <w:pStyle w:val="CommentText"/>
      </w:pPr>
      <w:r>
        <w:rPr>
          <w:rStyle w:val="CommentReference"/>
        </w:rPr>
        <w:annotationRef/>
      </w:r>
      <w:r>
        <w:t xml:space="preserve">decay? </w:t>
      </w:r>
    </w:p>
  </w:comment>
  <w:comment w:id="137" w:author="Windows User" w:date="2015-10-30T08:56:00Z" w:initials="WU">
    <w:p w:rsidR="00E21EA3" w:rsidRDefault="00E21EA3">
      <w:pPr>
        <w:pStyle w:val="CommentText"/>
      </w:pPr>
      <w:r>
        <w:rPr>
          <w:rStyle w:val="CommentReference"/>
        </w:rPr>
        <w:annotationRef/>
      </w:r>
      <w:r>
        <w:t>LXX has glorify him, not prepare Him an habitation</w:t>
      </w:r>
    </w:p>
  </w:comment>
  <w:comment w:id="138" w:author="Windows User" w:date="2015-10-30T08:56:00Z" w:initials="WU">
    <w:p w:rsidR="00E21EA3" w:rsidRDefault="00E21EA3">
      <w:pPr>
        <w:pStyle w:val="CommentText"/>
      </w:pPr>
      <w:r>
        <w:rPr>
          <w:rStyle w:val="CommentReference"/>
        </w:rPr>
        <w:annotationRef/>
      </w:r>
      <w:r>
        <w:t>or when he brings wars to naught. NETS has shatters</w:t>
      </w:r>
    </w:p>
  </w:comment>
  <w:comment w:id="139" w:author="Windows User" w:date="2015-10-30T08:56:00Z" w:initials="WU">
    <w:p w:rsidR="00E21EA3" w:rsidRDefault="00E21EA3">
      <w:pPr>
        <w:pStyle w:val="CommentText"/>
      </w:pPr>
      <w:r>
        <w:rPr>
          <w:rStyle w:val="CommentReference"/>
        </w:rPr>
        <w:annotationRef/>
      </w:r>
      <w:r>
        <w:t>literally choice mounted captains?</w:t>
      </w:r>
    </w:p>
  </w:comment>
  <w:comment w:id="140" w:author="Windows User" w:date="2015-10-30T08:56:00Z" w:initials="WU">
    <w:p w:rsidR="00E21EA3" w:rsidRDefault="00E21EA3">
      <w:pPr>
        <w:pStyle w:val="CommentText"/>
      </w:pPr>
      <w:r>
        <w:rPr>
          <w:rStyle w:val="CommentReference"/>
        </w:rPr>
        <w:annotationRef/>
      </w:r>
      <w:r>
        <w:t>Nets has third-ranked officers. Captain is the modern term for the 3rd rank of officer, sticking with captain</w:t>
      </w:r>
    </w:p>
  </w:comment>
  <w:comment w:id="141" w:author="Windows User" w:date="2015-10-30T08:56:00Z" w:initials="WU">
    <w:p w:rsidR="00E21EA3" w:rsidRDefault="00E21EA3">
      <w:pPr>
        <w:pStyle w:val="CommentText"/>
      </w:pPr>
      <w:r>
        <w:rPr>
          <w:rStyle w:val="CommentReference"/>
        </w:rPr>
        <w:annotationRef/>
      </w:r>
      <w:r>
        <w:t>Have to have a consistent tense... was to go with above, if want has been all above needs to change to that tense.</w:t>
      </w:r>
    </w:p>
  </w:comment>
  <w:comment w:id="142" w:author="Windows User" w:date="2015-10-30T08:56:00Z" w:initials="WU">
    <w:p w:rsidR="00E21EA3" w:rsidRDefault="00E21EA3">
      <w:pPr>
        <w:pStyle w:val="CommentText"/>
      </w:pPr>
      <w:r>
        <w:rPr>
          <w:rStyle w:val="CommentReference"/>
        </w:rPr>
        <w:annotationRef/>
      </w:r>
      <w:r>
        <w:t>crushed or destroyed?</w:t>
      </w:r>
    </w:p>
  </w:comment>
  <w:comment w:id="143" w:author="Windows User" w:date="2015-10-30T08:56:00Z" w:initials="WU">
    <w:p w:rsidR="00E21EA3" w:rsidRDefault="00E21EA3">
      <w:pPr>
        <w:pStyle w:val="CommentText"/>
      </w:pPr>
      <w:r>
        <w:rPr>
          <w:rStyle w:val="CommentReference"/>
        </w:rPr>
        <w:annotationRef/>
      </w:r>
      <w:r>
        <w:t>elsewhere ekhomkhem is translated as crushed... NETS has shattered. Brenton destroyed.</w:t>
      </w:r>
    </w:p>
  </w:comment>
  <w:comment w:id="144" w:author="Windows User" w:date="2015-10-30T08:56:00Z" w:initials="WU">
    <w:p w:rsidR="00E21EA3" w:rsidRDefault="00E21EA3">
      <w:pPr>
        <w:pStyle w:val="CommentText"/>
      </w:pPr>
      <w:r>
        <w:rPr>
          <w:rStyle w:val="CommentReference"/>
        </w:rPr>
        <w:annotationRef/>
      </w:r>
      <w:r>
        <w:t>your enemies or our enemies?</w:t>
      </w:r>
    </w:p>
  </w:comment>
  <w:comment w:id="145" w:author="Windows User" w:date="2015-10-30T08:56:00Z" w:initials="WU">
    <w:p w:rsidR="00E21EA3" w:rsidRDefault="00E21EA3">
      <w:pPr>
        <w:pStyle w:val="CommentText"/>
      </w:pPr>
      <w:r>
        <w:rPr>
          <w:rStyle w:val="CommentReference"/>
        </w:rPr>
        <w:annotationRef/>
      </w:r>
      <w:r>
        <w:t>sent or sent forth?</w:t>
      </w:r>
    </w:p>
  </w:comment>
  <w:comment w:id="146" w:author="Windows User" w:date="2015-10-30T08:56:00Z" w:initials="WU">
    <w:p w:rsidR="00E21EA3" w:rsidRDefault="00E21EA3">
      <w:pPr>
        <w:pStyle w:val="CommentText"/>
      </w:pPr>
      <w:r>
        <w:rPr>
          <w:rStyle w:val="CommentReference"/>
        </w:rPr>
        <w:annotationRef/>
      </w:r>
      <w:r>
        <w:t>or saints? ft note?</w:t>
      </w:r>
    </w:p>
  </w:comment>
  <w:comment w:id="147" w:author="Windows User" w:date="2015-10-30T08:56:00Z" w:initials="WU">
    <w:p w:rsidR="00E21EA3" w:rsidRDefault="00E21EA3">
      <w:pPr>
        <w:pStyle w:val="CommentText"/>
      </w:pPr>
      <w:r>
        <w:rPr>
          <w:rStyle w:val="CommentReference"/>
        </w:rPr>
        <w:annotationRef/>
      </w:r>
      <w:r>
        <w:t>glories? glorious deeds? or in glory?</w:t>
      </w:r>
    </w:p>
  </w:comment>
  <w:comment w:id="148" w:author="Windows User" w:date="2015-10-30T08:56:00Z" w:initials="WU">
    <w:p w:rsidR="00E21EA3" w:rsidRDefault="00E21EA3">
      <w:pPr>
        <w:pStyle w:val="CommentText"/>
      </w:pPr>
      <w:r>
        <w:rPr>
          <w:rStyle w:val="CommentReference"/>
        </w:rPr>
        <w:annotationRef/>
      </w:r>
      <w:r>
        <w:t>redeemed? or chose?</w:t>
      </w:r>
    </w:p>
  </w:comment>
  <w:comment w:id="149" w:author="Windows User" w:date="2015-10-30T08:56:00Z" w:initials="WU">
    <w:p w:rsidR="00E21EA3" w:rsidRDefault="00E21EA3">
      <w:pPr>
        <w:pStyle w:val="CommentText"/>
      </w:pPr>
      <w:r>
        <w:rPr>
          <w:rStyle w:val="CommentReference"/>
        </w:rPr>
        <w:annotationRef/>
      </w:r>
      <w:r>
        <w:t>abode? habitation? resting place?</w:t>
      </w:r>
    </w:p>
  </w:comment>
  <w:comment w:id="150" w:author="Windows User" w:date="2015-10-30T08:56:00Z" w:initials="WU">
    <w:p w:rsidR="00E21EA3" w:rsidRDefault="00E21EA3">
      <w:pPr>
        <w:pStyle w:val="CommentText"/>
      </w:pPr>
      <w:r>
        <w:rPr>
          <w:rStyle w:val="CommentReference"/>
        </w:rPr>
        <w:annotationRef/>
      </w:r>
      <w:r>
        <w:t>Nets has pangs.</w:t>
      </w:r>
    </w:p>
  </w:comment>
  <w:comment w:id="151" w:author="Windows User" w:date="2015-10-30T08:56:00Z" w:initials="WU">
    <w:p w:rsidR="00E21EA3" w:rsidRDefault="00E21EA3">
      <w:pPr>
        <w:pStyle w:val="CommentText"/>
      </w:pPr>
      <w:r>
        <w:rPr>
          <w:rStyle w:val="CommentReference"/>
        </w:rPr>
        <w:annotationRef/>
      </w:r>
      <w:r>
        <w:t>Nets has tense change here rather than start of next vs. Brenton too.</w:t>
      </w:r>
    </w:p>
  </w:comment>
  <w:comment w:id="152" w:author="Windows User" w:date="2015-10-30T08:56:00Z" w:initials="WU">
    <w:p w:rsidR="00E21EA3" w:rsidRDefault="00E21EA3">
      <w:pPr>
        <w:pStyle w:val="CommentText"/>
      </w:pPr>
      <w:r>
        <w:rPr>
          <w:rStyle w:val="CommentReference"/>
        </w:rPr>
        <w:annotationRef/>
      </w:r>
      <w:r>
        <w:t xml:space="preserve">reign? king? reign as king? tense? shall reign? </w:t>
      </w:r>
    </w:p>
  </w:comment>
  <w:comment w:id="153" w:author="Windows User" w:date="2015-10-30T08:56:00Z" w:initials="WU">
    <w:p w:rsidR="00E21EA3" w:rsidRDefault="00E21EA3">
      <w:pPr>
        <w:pStyle w:val="CommentText"/>
      </w:pPr>
      <w:r>
        <w:rPr>
          <w:rStyle w:val="CommentReference"/>
        </w:rPr>
        <w:annotationRef/>
      </w:r>
      <w:r>
        <w:t>What does the Coptic say? Is it something like this?</w:t>
      </w:r>
    </w:p>
  </w:comment>
  <w:comment w:id="154" w:author="Windows User" w:date="2015-10-30T08:56:00Z" w:initials="WU">
    <w:p w:rsidR="00E21EA3" w:rsidRDefault="00E21EA3">
      <w:pPr>
        <w:pStyle w:val="CommentText"/>
      </w:pPr>
      <w:r>
        <w:rPr>
          <w:rStyle w:val="CommentReference"/>
        </w:rPr>
        <w:annotationRef/>
      </w:r>
      <w:r>
        <w:t>For? or Since?</w:t>
      </w:r>
    </w:p>
  </w:comment>
  <w:comment w:id="155" w:author="Windows User" w:date="2015-10-30T08:56:00Z" w:initials="WU">
    <w:p w:rsidR="00E21EA3" w:rsidRDefault="00E21EA3">
      <w:pPr>
        <w:pStyle w:val="CommentText"/>
      </w:pPr>
      <w:r>
        <w:rPr>
          <w:rStyle w:val="CommentReference"/>
        </w:rPr>
        <w:annotationRef/>
      </w:r>
      <w:r>
        <w:t>Brenton and NETS have dances. Coptic has hanhos (guessing hos is praises or songs). I'm thinking not praises... but need you guys to clarify</w:t>
      </w:r>
    </w:p>
  </w:comment>
  <w:comment w:id="156" w:author="Windows User" w:date="2015-10-30T08:56:00Z" w:initials="WU">
    <w:p w:rsidR="00E21EA3" w:rsidRDefault="00E21EA3">
      <w:pPr>
        <w:pStyle w:val="CommentText"/>
      </w:pPr>
      <w:r>
        <w:rPr>
          <w:rStyle w:val="CommentReference"/>
        </w:rPr>
        <w:annotationRef/>
      </w:r>
      <w:r>
        <w:t>The NETS phrasing seems to me the only way to reconcile the other translations.</w:t>
      </w:r>
    </w:p>
  </w:comment>
  <w:comment w:id="157" w:author="Windows User" w:date="2015-10-30T08:56:00Z" w:initials="WU">
    <w:p w:rsidR="00E21EA3" w:rsidRDefault="00E21EA3">
      <w:pPr>
        <w:pStyle w:val="CommentText"/>
      </w:pPr>
      <w:r>
        <w:rPr>
          <w:rStyle w:val="CommentReference"/>
        </w:rPr>
        <w:annotationRef/>
      </w:r>
      <w:r>
        <w:t>The last verse is not in the Bible... So Miriam's words "Horse and rider.." should be in quotes. These should not, they are our (the church's) words in response.</w:t>
      </w:r>
    </w:p>
  </w:comment>
  <w:comment w:id="163" w:author="Windows User" w:date="2015-10-30T08:56:00Z" w:initials="WU">
    <w:p w:rsidR="00E21EA3" w:rsidRDefault="00E21EA3">
      <w:pPr>
        <w:pStyle w:val="CommentText"/>
      </w:pPr>
      <w:r>
        <w:rPr>
          <w:rStyle w:val="CommentReference"/>
        </w:rPr>
        <w:annotationRef/>
      </w:r>
      <w:r>
        <w:t>This way sure sounds better. I know "With the split" is more literal, but it doesn't make any sense in English. This does.</w:t>
      </w:r>
    </w:p>
  </w:comment>
  <w:comment w:id="164" w:author="Windows User" w:date="2015-10-30T08:56:00Z" w:initials="WU">
    <w:p w:rsidR="00E21EA3" w:rsidRDefault="00E21EA3">
      <w:pPr>
        <w:pStyle w:val="CommentText"/>
      </w:pPr>
      <w:r>
        <w:rPr>
          <w:rStyle w:val="CommentReference"/>
        </w:rPr>
        <w:annotationRef/>
      </w:r>
      <w:r>
        <w:t>path or walkway?</w:t>
      </w:r>
    </w:p>
  </w:comment>
  <w:comment w:id="165" w:author="Brett Slote" w:date="2015-10-30T08:56:00Z" w:initials="BS">
    <w:p w:rsidR="00E21EA3" w:rsidRDefault="00E21EA3">
      <w:pPr>
        <w:pStyle w:val="CommentText"/>
      </w:pPr>
      <w:r>
        <w:rPr>
          <w:rStyle w:val="CommentReference"/>
        </w:rPr>
        <w:annotationRef/>
      </w:r>
      <w:r>
        <w:t>needs : at least to indicate breaks in tune</w:t>
      </w:r>
    </w:p>
  </w:comment>
  <w:comment w:id="166" w:author="Windows User" w:date="2015-10-30T08:56:00Z" w:initials="WU">
    <w:p w:rsidR="00E21EA3" w:rsidRDefault="00E21EA3">
      <w:pPr>
        <w:pStyle w:val="CommentText"/>
      </w:pPr>
      <w:r>
        <w:rPr>
          <w:rStyle w:val="CommentReference"/>
        </w:rPr>
        <w:annotationRef/>
      </w:r>
      <w:r>
        <w:t>miraculous, or something closer to paradoxical but sounding good?</w:t>
      </w:r>
    </w:p>
  </w:comment>
  <w:comment w:id="167" w:author="Windows User" w:date="2015-10-30T08:56:00Z" w:initials="WU">
    <w:p w:rsidR="00E21EA3" w:rsidRDefault="00E21EA3">
      <w:pPr>
        <w:pStyle w:val="CommentText"/>
      </w:pPr>
      <w:r>
        <w:rPr>
          <w:rStyle w:val="CommentReference"/>
        </w:rPr>
        <w:annotationRef/>
      </w:r>
      <w:r>
        <w:t>passed and crossed mean teh same thing... but passed over carries connotation of connection to pass over...</w:t>
      </w:r>
    </w:p>
  </w:comment>
  <w:comment w:id="168" w:author="Windows User" w:date="2015-10-30T08:56:00Z" w:initials="WU">
    <w:p w:rsidR="00E21EA3" w:rsidRDefault="00E21EA3">
      <w:pPr>
        <w:pStyle w:val="CommentText"/>
      </w:pPr>
      <w:r>
        <w:rPr>
          <w:rStyle w:val="CommentReference"/>
        </w:rPr>
        <w:annotationRef/>
      </w:r>
      <w:r>
        <w:t>praising or singing?</w:t>
      </w:r>
    </w:p>
  </w:comment>
  <w:comment w:id="169" w:author="Windows User" w:date="2015-10-30T08:56:00Z" w:initials="WU">
    <w:p w:rsidR="00E21EA3" w:rsidRDefault="00E21EA3">
      <w:pPr>
        <w:pStyle w:val="CommentText"/>
      </w:pPr>
      <w:r>
        <w:rPr>
          <w:rStyle w:val="CommentReference"/>
        </w:rPr>
        <w:annotationRef/>
      </w:r>
      <w:r>
        <w:t>I think this should be sing to</w:t>
      </w:r>
    </w:p>
  </w:comment>
  <w:comment w:id="177" w:author="Windows User" w:date="2015-10-30T08:56:00Z" w:initials="BS">
    <w:p w:rsidR="00E21EA3" w:rsidRDefault="00E21EA3">
      <w:pPr>
        <w:pStyle w:val="CommentText"/>
      </w:pPr>
      <w:r>
        <w:rPr>
          <w:rStyle w:val="CommentReference"/>
        </w:rPr>
        <w:annotationRef/>
      </w:r>
      <w:r>
        <w:t>both Brenton and NETS have "understanding"</w:t>
      </w:r>
    </w:p>
  </w:comment>
  <w:comment w:id="178" w:author="Windows User" w:date="2015-10-30T08:56:00Z" w:initials="BS">
    <w:p w:rsidR="00E21EA3" w:rsidRDefault="00E21EA3">
      <w:pPr>
        <w:pStyle w:val="CommentText"/>
      </w:pPr>
      <w:r>
        <w:rPr>
          <w:rStyle w:val="CommentReference"/>
        </w:rPr>
        <w:annotationRef/>
      </w:r>
      <w:r>
        <w:t>NETS just has made</w:t>
      </w:r>
    </w:p>
  </w:comment>
  <w:comment w:id="179" w:author="Windows User" w:date="2015-10-30T08:56:00Z" w:initials="BS">
    <w:p w:rsidR="00E21EA3" w:rsidRDefault="00E21EA3">
      <w:pPr>
        <w:pStyle w:val="CommentText"/>
      </w:pPr>
      <w:r>
        <w:rPr>
          <w:rStyle w:val="CommentReference"/>
        </w:rPr>
        <w:annotationRef/>
      </w:r>
      <w:r>
        <w:t>does Coptic have "alone"?</w:t>
      </w:r>
    </w:p>
  </w:comment>
  <w:comment w:id="180" w:author="Windows User" w:date="2015-10-30T08:56:00Z" w:initials="BS">
    <w:p w:rsidR="00E21EA3" w:rsidRDefault="00E21EA3">
      <w:pPr>
        <w:pStyle w:val="CommentText"/>
      </w:pPr>
      <w:r>
        <w:rPr>
          <w:rStyle w:val="CommentReference"/>
        </w:rPr>
        <w:annotationRef/>
      </w:r>
      <w:r>
        <w:t>NETS "have authority". Maybe 'govern' would fit connotations better than rule?</w:t>
      </w:r>
    </w:p>
  </w:comment>
  <w:comment w:id="181" w:author="Windows User" w:date="2015-10-30T08:56:00Z" w:initials="BS">
    <w:p w:rsidR="00E21EA3" w:rsidRDefault="00E21EA3">
      <w:pPr>
        <w:pStyle w:val="CommentText"/>
      </w:pPr>
      <w:r>
        <w:rPr>
          <w:rStyle w:val="CommentReference"/>
        </w:rPr>
        <w:annotationRef/>
      </w:r>
      <w:r>
        <w:t>NETS has 'raised'. Makes more sense?</w:t>
      </w:r>
    </w:p>
  </w:comment>
  <w:comment w:id="182" w:author="Windows User" w:date="2015-10-30T08:56:00Z" w:initials="BS">
    <w:p w:rsidR="00E21EA3" w:rsidRDefault="00E21EA3">
      <w:pPr>
        <w:pStyle w:val="CommentText"/>
      </w:pPr>
      <w:r>
        <w:rPr>
          <w:rStyle w:val="CommentReference"/>
        </w:rPr>
        <w:annotationRef/>
      </w:r>
      <w:r>
        <w:t>into?</w:t>
      </w:r>
    </w:p>
  </w:comment>
  <w:comment w:id="188" w:author="Windows User" w:date="2015-10-30T08:56:00Z" w:initials="BS">
    <w:p w:rsidR="00E21EA3" w:rsidRDefault="00E21EA3">
      <w:pPr>
        <w:pStyle w:val="CommentText"/>
      </w:pPr>
      <w:r>
        <w:rPr>
          <w:rStyle w:val="CommentReference"/>
        </w:rPr>
        <w:annotationRef/>
      </w:r>
      <w:r>
        <w:t>clearly the missing vs above belongs</w:t>
      </w:r>
    </w:p>
  </w:comment>
  <w:comment w:id="195" w:author="Windows User" w:date="2015-10-30T08:56:00Z" w:initials="BS">
    <w:p w:rsidR="00E21EA3" w:rsidRDefault="00E21EA3">
      <w:pPr>
        <w:pStyle w:val="CommentText"/>
      </w:pPr>
      <w:r>
        <w:rPr>
          <w:rStyle w:val="CommentReference"/>
        </w:rPr>
        <w:annotationRef/>
      </w:r>
      <w:r>
        <w:t>NETS has blessed is your glorious holy name... but the Coptic seems to be Blessed is the Holy Name of Your glory... is that too literal though?</w:t>
      </w:r>
    </w:p>
  </w:comment>
  <w:comment w:id="196" w:author="Windows User" w:date="2015-10-30T08:56:00Z" w:initials="BS">
    <w:p w:rsidR="00E21EA3" w:rsidRDefault="00E21EA3">
      <w:pPr>
        <w:pStyle w:val="CommentText"/>
      </w:pPr>
      <w:r>
        <w:rPr>
          <w:rStyle w:val="CommentReference"/>
        </w:rPr>
        <w:annotationRef/>
      </w:r>
      <w:r>
        <w:t>heavens?</w:t>
      </w:r>
    </w:p>
  </w:comment>
  <w:comment w:id="197" w:author="Windows User" w:date="2015-10-30T08:56:00Z" w:initials="BS">
    <w:p w:rsidR="00E21EA3" w:rsidRDefault="00E21EA3">
      <w:pPr>
        <w:pStyle w:val="CommentText"/>
      </w:pPr>
      <w:r>
        <w:rPr>
          <w:rStyle w:val="CommentReference"/>
        </w:rPr>
        <w:annotationRef/>
      </w:r>
      <w:r>
        <w:t>NETS omits clouds</w:t>
      </w:r>
    </w:p>
  </w:comment>
  <w:comment w:id="198" w:author="Windows User" w:date="2015-10-30T08:56:00Z" w:initials="BS">
    <w:p w:rsidR="00E21EA3" w:rsidRDefault="00E21EA3">
      <w:pPr>
        <w:pStyle w:val="CommentText"/>
      </w:pPr>
      <w:r>
        <w:rPr>
          <w:rStyle w:val="CommentReference"/>
        </w:rPr>
        <w:annotationRef/>
      </w:r>
      <w:r>
        <w:t>NETS omits this vs</w:t>
      </w:r>
    </w:p>
  </w:comment>
  <w:comment w:id="199" w:author="Windows User" w:date="2015-10-30T08:56:00Z" w:initials="BS">
    <w:p w:rsidR="00E21EA3" w:rsidRDefault="00E21EA3">
      <w:pPr>
        <w:pStyle w:val="CommentText"/>
      </w:pPr>
      <w:r>
        <w:rPr>
          <w:rStyle w:val="CommentReference"/>
        </w:rPr>
        <w:annotationRef/>
      </w:r>
      <w:r>
        <w:t>NETS has falling snow which matches AI hoar frosts.</w:t>
      </w:r>
    </w:p>
  </w:comment>
  <w:comment w:id="200" w:author="Windows User" w:date="2015-10-30T08:56:00Z" w:initials="BS">
    <w:p w:rsidR="00E21EA3" w:rsidRDefault="00E21EA3">
      <w:pPr>
        <w:pStyle w:val="CommentText"/>
      </w:pPr>
      <w:r>
        <w:rPr>
          <w:rStyle w:val="CommentReference"/>
        </w:rPr>
        <w:annotationRef/>
      </w:r>
      <w:r>
        <w:t>reversed ice and hoarfrosts of this vs and last to match NETS. Coptic?</w:t>
      </w:r>
    </w:p>
  </w:comment>
  <w:comment w:id="201" w:author="Windows User" w:date="2015-10-30T08:56:00Z" w:initials="BS">
    <w:p w:rsidR="00E21EA3" w:rsidRDefault="00E21EA3">
      <w:pPr>
        <w:pStyle w:val="CommentText"/>
      </w:pPr>
      <w:r>
        <w:rPr>
          <w:rStyle w:val="CommentReference"/>
        </w:rPr>
        <w:annotationRef/>
      </w:r>
      <w:r>
        <w:t>NETS switches this vs with next</w:t>
      </w:r>
    </w:p>
  </w:comment>
  <w:comment w:id="202" w:author="Windows User" w:date="2015-11-04T08:55:00Z" w:initials="WU">
    <w:p w:rsidR="00E21EA3" w:rsidRDefault="00E21EA3">
      <w:pPr>
        <w:pStyle w:val="CommentText"/>
      </w:pPr>
      <w:r>
        <w:rPr>
          <w:rStyle w:val="CommentReference"/>
        </w:rPr>
        <w:annotationRef/>
      </w:r>
      <w:r>
        <w:t>Get rid of ye’s!</w:t>
      </w:r>
    </w:p>
  </w:comment>
  <w:comment w:id="203" w:author="Windows User" w:date="2015-10-30T08:56:00Z" w:initials="BS">
    <w:p w:rsidR="00E21EA3" w:rsidRDefault="00E21EA3">
      <w:pPr>
        <w:pStyle w:val="CommentText"/>
      </w:pPr>
      <w:r>
        <w:rPr>
          <w:rStyle w:val="CommentReference"/>
        </w:rPr>
        <w:annotationRef/>
      </w:r>
      <w:r>
        <w:t>NETS has sea-monsters</w:t>
      </w:r>
    </w:p>
  </w:comment>
  <w:comment w:id="204" w:author="Windows User" w:date="2015-10-30T08:56:00Z" w:initials="BS">
    <w:p w:rsidR="00E21EA3" w:rsidRDefault="00E21EA3">
      <w:pPr>
        <w:pStyle w:val="CommentText"/>
      </w:pPr>
      <w:r>
        <w:rPr>
          <w:rStyle w:val="CommentReference"/>
        </w:rPr>
        <w:annotationRef/>
      </w:r>
      <w:r>
        <w:t>NETS has four-footed and wild animals of the land</w:t>
      </w:r>
    </w:p>
  </w:comment>
  <w:comment w:id="205" w:author="Windows User" w:date="2015-10-30T08:56:00Z" w:initials="BS">
    <w:p w:rsidR="00E21EA3" w:rsidRDefault="00E21EA3">
      <w:pPr>
        <w:pStyle w:val="CommentText"/>
      </w:pPr>
      <w:r>
        <w:rPr>
          <w:rStyle w:val="CommentReference"/>
        </w:rPr>
        <w:annotationRef/>
      </w:r>
      <w:r>
        <w:t>NETS has all humans on earth</w:t>
      </w:r>
    </w:p>
  </w:comment>
  <w:comment w:id="206" w:author="Windows User" w:date="2015-10-30T08:56:00Z" w:initials="BS">
    <w:p w:rsidR="00E21EA3" w:rsidRDefault="00E21EA3">
      <w:pPr>
        <w:pStyle w:val="CommentText"/>
      </w:pPr>
      <w:r>
        <w:rPr>
          <w:rStyle w:val="CommentReference"/>
        </w:rPr>
        <w:annotationRef/>
      </w:r>
      <w:r>
        <w:t>NETS has "priests, slaves of the Lord", then omits next vs.</w:t>
      </w:r>
    </w:p>
  </w:comment>
  <w:comment w:id="207" w:author="Windows User" w:date="2015-10-30T08:56:00Z" w:initials="BS">
    <w:p w:rsidR="00E21EA3" w:rsidRDefault="00E21EA3">
      <w:pPr>
        <w:pStyle w:val="CommentText"/>
      </w:pPr>
      <w:r>
        <w:rPr>
          <w:rStyle w:val="CommentReference"/>
        </w:rPr>
        <w:annotationRef/>
      </w:r>
      <w:r>
        <w:t>NETS ends quite differently</w:t>
      </w:r>
    </w:p>
  </w:comment>
  <w:comment w:id="213" w:author="Brett Slote" w:date="2015-10-30T08:56:00Z" w:initials="BS">
    <w:p w:rsidR="00E21EA3" w:rsidRDefault="00E21EA3">
      <w:pPr>
        <w:pStyle w:val="CommentText"/>
      </w:pPr>
      <w:r>
        <w:rPr>
          <w:rStyle w:val="CommentReference"/>
        </w:rPr>
        <w:annotationRef/>
      </w:r>
      <w:r>
        <w:t>These should be broken into lines with the tune!</w:t>
      </w:r>
    </w:p>
  </w:comment>
  <w:comment w:id="214" w:author="Windows User" w:date="2015-10-30T08:56:00Z" w:initials="BS">
    <w:p w:rsidR="00E21EA3" w:rsidRDefault="00E21EA3">
      <w:pPr>
        <w:pStyle w:val="CommentText"/>
      </w:pPr>
      <w:r>
        <w:rPr>
          <w:rStyle w:val="CommentReference"/>
        </w:rPr>
        <w:annotationRef/>
      </w:r>
      <w:r>
        <w:t>giver, or maker?</w:t>
      </w:r>
    </w:p>
  </w:comment>
  <w:comment w:id="215" w:author="Windows User" w:date="2015-10-30T08:56:00Z" w:initials="BS">
    <w:p w:rsidR="00E21EA3" w:rsidRDefault="00E21EA3">
      <w:pPr>
        <w:pStyle w:val="CommentText"/>
      </w:pPr>
      <w:r>
        <w:rPr>
          <w:rStyle w:val="CommentReference"/>
        </w:rPr>
        <w:annotationRef/>
      </w:r>
      <w:r>
        <w:t>even NETS has Hananias</w:t>
      </w:r>
    </w:p>
  </w:comment>
  <w:comment w:id="216" w:author="Windows User" w:date="2015-10-30T08:56:00Z" w:initials="BS">
    <w:p w:rsidR="00E21EA3" w:rsidRDefault="00E21EA3">
      <w:pPr>
        <w:pStyle w:val="CommentText"/>
      </w:pPr>
      <w:r>
        <w:rPr>
          <w:rStyle w:val="CommentReference"/>
        </w:rPr>
        <w:annotationRef/>
      </w:r>
      <w:r>
        <w:t>does Coptic have evening first?</w:t>
      </w:r>
    </w:p>
  </w:comment>
  <w:comment w:id="217" w:author="Windows User" w:date="2015-10-30T08:56:00Z" w:initials="BS">
    <w:p w:rsidR="00E21EA3" w:rsidRDefault="00E21EA3">
      <w:pPr>
        <w:pStyle w:val="CommentText"/>
      </w:pPr>
      <w:r>
        <w:rPr>
          <w:rStyle w:val="CommentReference"/>
        </w:rPr>
        <w:annotationRef/>
      </w:r>
      <w:r>
        <w:t>Coptic doesn't have "Our God"</w:t>
      </w:r>
    </w:p>
  </w:comment>
  <w:comment w:id="218" w:author="Windows User" w:date="2015-10-30T08:56:00Z" w:initials="BS">
    <w:p w:rsidR="00E21EA3" w:rsidRDefault="00E21EA3">
      <w:pPr>
        <w:pStyle w:val="CommentText"/>
      </w:pPr>
      <w:r>
        <w:rPr>
          <w:rStyle w:val="CommentReference"/>
        </w:rPr>
        <w:annotationRef/>
      </w:r>
      <w:r>
        <w:t>celebrate or proclaim?</w:t>
      </w:r>
    </w:p>
  </w:comment>
  <w:comment w:id="219" w:author="Windows User" w:date="2015-10-30T08:56:00Z" w:initials="BS">
    <w:p w:rsidR="00E21EA3" w:rsidRDefault="00E21EA3">
      <w:pPr>
        <w:pStyle w:val="CommentText"/>
      </w:pPr>
      <w:r>
        <w:rPr>
          <w:rStyle w:val="CommentReference"/>
        </w:rPr>
        <w:annotationRef/>
      </w:r>
      <w:r>
        <w:t>persevere or be sober?</w:t>
      </w:r>
    </w:p>
  </w:comment>
  <w:comment w:id="220" w:author="Windows User" w:date="2015-10-30T08:56:00Z" w:initials="BS">
    <w:p w:rsidR="00E21EA3" w:rsidRDefault="00E21EA3">
      <w:pPr>
        <w:pStyle w:val="CommentText"/>
      </w:pPr>
      <w:r>
        <w:rPr>
          <w:rStyle w:val="CommentReference"/>
        </w:rPr>
        <w:annotationRef/>
      </w:r>
      <w:r>
        <w:t>Coptic has presbyters, not priests (oweeb)</w:t>
      </w:r>
    </w:p>
  </w:comment>
  <w:comment w:id="221" w:author="Windows User" w:date="2015-10-30T08:56:00Z" w:initials="BS">
    <w:p w:rsidR="00E21EA3" w:rsidRDefault="00E21EA3">
      <w:pPr>
        <w:pStyle w:val="CommentText"/>
      </w:pPr>
      <w:r>
        <w:rPr>
          <w:rStyle w:val="CommentReference"/>
        </w:rPr>
        <w:annotationRef/>
      </w:r>
      <w:r>
        <w:t>esmo is bless, not praise...</w:t>
      </w:r>
    </w:p>
  </w:comment>
  <w:comment w:id="222" w:author="Windows User" w:date="2015-10-30T08:56:00Z" w:initials="BS">
    <w:p w:rsidR="00E21EA3" w:rsidRDefault="00E21EA3">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10-30T08:56:00Z" w:initials="BS">
    <w:p w:rsidR="00E21EA3" w:rsidRDefault="00E21EA3">
      <w:pPr>
        <w:pStyle w:val="CommentText"/>
      </w:pPr>
      <w:r>
        <w:rPr>
          <w:rStyle w:val="CommentReference"/>
        </w:rPr>
        <w:annotationRef/>
      </w:r>
      <w:r>
        <w:t>Is LA right with breaths and spirits?</w:t>
      </w:r>
    </w:p>
  </w:comment>
  <w:comment w:id="224" w:author="Windows User" w:date="2015-10-30T08:56:00Z" w:initials="BS">
    <w:p w:rsidR="00E21EA3" w:rsidRDefault="00E21EA3">
      <w:pPr>
        <w:pStyle w:val="CommentText"/>
      </w:pPr>
      <w:r>
        <w:rPr>
          <w:rStyle w:val="CommentReference"/>
        </w:rPr>
        <w:annotationRef/>
      </w:r>
      <w:r>
        <w:t>doesn't look like waters... is it ssea?</w:t>
      </w:r>
    </w:p>
  </w:comment>
  <w:comment w:id="225" w:author="Windows User" w:date="2015-10-30T08:56:00Z" w:initials="BS">
    <w:p w:rsidR="00E21EA3" w:rsidRDefault="00E21EA3">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10-30T08:56:00Z" w:initials="BS">
    <w:p w:rsidR="00E21EA3" w:rsidRDefault="00E21EA3">
      <w:pPr>
        <w:pStyle w:val="CommentText"/>
      </w:pPr>
      <w:r>
        <w:rPr>
          <w:rStyle w:val="CommentReference"/>
        </w:rPr>
        <w:annotationRef/>
      </w:r>
      <w:r>
        <w:t>disobedient? heretics?</w:t>
      </w:r>
    </w:p>
  </w:comment>
  <w:comment w:id="227" w:author="Windows User" w:date="2015-10-30T08:56:00Z" w:initials="BS">
    <w:p w:rsidR="00E21EA3" w:rsidRDefault="00E21EA3">
      <w:pPr>
        <w:pStyle w:val="CommentText"/>
      </w:pPr>
      <w:r>
        <w:rPr>
          <w:rStyle w:val="CommentReference"/>
        </w:rPr>
        <w:annotationRef/>
      </w:r>
      <w:r>
        <w:t>souls or spirits?</w:t>
      </w:r>
    </w:p>
  </w:comment>
  <w:comment w:id="228" w:author="Windows User" w:date="2015-10-30T08:56:00Z" w:initials="BS">
    <w:p w:rsidR="00E21EA3" w:rsidRDefault="00E21EA3">
      <w:pPr>
        <w:pStyle w:val="CommentText"/>
      </w:pPr>
      <w:r>
        <w:rPr>
          <w:rStyle w:val="CommentReference"/>
        </w:rPr>
        <w:annotationRef/>
      </w:r>
      <w:r>
        <w:t>humble or contrite?</w:t>
      </w:r>
    </w:p>
  </w:comment>
  <w:comment w:id="229" w:author="Windows User" w:date="2015-10-30T08:56:00Z" w:initials="BS">
    <w:p w:rsidR="00E21EA3" w:rsidRDefault="00E21EA3">
      <w:pPr>
        <w:pStyle w:val="CommentText"/>
      </w:pPr>
      <w:r>
        <w:rPr>
          <w:rStyle w:val="CommentReference"/>
        </w:rPr>
        <w:annotationRef/>
      </w:r>
      <w:r>
        <w:t>hearts?</w:t>
      </w:r>
    </w:p>
  </w:comment>
  <w:comment w:id="230" w:author="Windows User" w:date="2015-10-30T08:56:00Z" w:initials="BS">
    <w:p w:rsidR="00E21EA3" w:rsidRDefault="00E21EA3">
      <w:pPr>
        <w:pStyle w:val="CommentText"/>
      </w:pPr>
      <w:r>
        <w:rPr>
          <w:rStyle w:val="CommentReference"/>
        </w:rPr>
        <w:annotationRef/>
      </w:r>
      <w:r>
        <w:t>this or LA?</w:t>
      </w:r>
    </w:p>
  </w:comment>
  <w:comment w:id="231" w:author="Windows User" w:date="2015-10-30T08:56:00Z" w:initials="BS">
    <w:p w:rsidR="00E21EA3" w:rsidRDefault="00E21EA3">
      <w:pPr>
        <w:pStyle w:val="CommentText"/>
      </w:pPr>
      <w:r>
        <w:rPr>
          <w:rStyle w:val="CommentReference"/>
        </w:rPr>
        <w:annotationRef/>
      </w:r>
      <w:r>
        <w:t>righteous of, or who revere</w:t>
      </w:r>
    </w:p>
  </w:comment>
  <w:comment w:id="232" w:author="Windows User" w:date="2015-10-30T08:56:00Z" w:initials="BS">
    <w:p w:rsidR="00E21EA3" w:rsidRDefault="00E21EA3">
      <w:pPr>
        <w:pStyle w:val="CommentText"/>
      </w:pPr>
      <w:r>
        <w:rPr>
          <w:rStyle w:val="CommentReference"/>
        </w:rPr>
        <w:annotationRef/>
      </w:r>
      <w:r>
        <w:t>this, or accountable? or something else?</w:t>
      </w:r>
    </w:p>
  </w:comment>
  <w:comment w:id="233" w:author="Windows User" w:date="2015-10-30T08:56:00Z" w:initials="BS">
    <w:p w:rsidR="00E21EA3" w:rsidRDefault="00E21EA3">
      <w:pPr>
        <w:pStyle w:val="CommentText"/>
      </w:pPr>
      <w:r>
        <w:rPr>
          <w:rStyle w:val="CommentReference"/>
        </w:rPr>
        <w:annotationRef/>
      </w:r>
      <w:r>
        <w:t>that he may praise and say?</w:t>
      </w:r>
    </w:p>
  </w:comment>
  <w:comment w:id="245" w:author="Brett Slote" w:date="2015-10-30T08:56:00Z" w:initials="BS">
    <w:p w:rsidR="00E21EA3" w:rsidRDefault="00E21EA3">
      <w:pPr>
        <w:pStyle w:val="CommentText"/>
      </w:pPr>
      <w:r>
        <w:rPr>
          <w:rStyle w:val="CommentReference"/>
        </w:rPr>
        <w:annotationRef/>
      </w:r>
      <w:r>
        <w:t>Fred wants 'O' here, saying it matches the Coptic... but it isn't in the Coptic!</w:t>
      </w:r>
    </w:p>
  </w:comment>
  <w:comment w:id="246" w:author="Windows User" w:date="2015-10-30T08:56:00Z" w:initials="BS">
    <w:p w:rsidR="00E21EA3" w:rsidRDefault="00E21EA3" w:rsidP="00F977F1">
      <w:pPr>
        <w:pStyle w:val="CommentText"/>
      </w:pPr>
      <w:r>
        <w:rPr>
          <w:rStyle w:val="CommentReference"/>
        </w:rPr>
        <w:annotationRef/>
      </w:r>
      <w:r>
        <w:t>why do books not have a vs for the bishop???</w:t>
      </w:r>
    </w:p>
  </w:comment>
  <w:comment w:id="247" w:author="Windows User" w:date="2015-10-30T08:56:00Z" w:initials="BS">
    <w:p w:rsidR="00E21EA3" w:rsidRDefault="00E21EA3">
      <w:pPr>
        <w:pStyle w:val="CommentText"/>
      </w:pPr>
      <w:r>
        <w:rPr>
          <w:rStyle w:val="CommentReference"/>
        </w:rPr>
        <w:annotationRef/>
      </w:r>
      <w:r>
        <w:t>add</w:t>
      </w:r>
    </w:p>
  </w:comment>
  <w:comment w:id="250" w:author="Windows User" w:date="2015-10-30T08:56:00Z" w:initials="BS">
    <w:p w:rsidR="00E21EA3" w:rsidRDefault="00E21EA3"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10-30T08:56:00Z" w:initials="BS">
    <w:p w:rsidR="00E21EA3" w:rsidRDefault="00E21EA3" w:rsidP="00F977F1">
      <w:pPr>
        <w:pStyle w:val="CommentText"/>
      </w:pPr>
      <w:r>
        <w:rPr>
          <w:rStyle w:val="CommentReference"/>
        </w:rPr>
        <w:annotationRef/>
      </w:r>
      <w:r>
        <w:t>Communion or commemor</w:t>
      </w:r>
      <w:r>
        <w:t>a</w:t>
      </w:r>
      <w:r>
        <w:t>tion?</w:t>
      </w:r>
    </w:p>
  </w:comment>
  <w:comment w:id="252" w:author="Brett Slote" w:date="2015-10-30T08:56:00Z" w:initials="BS">
    <w:p w:rsidR="00E21EA3" w:rsidRDefault="00E21EA3" w:rsidP="00F977F1">
      <w:pPr>
        <w:pStyle w:val="CommentText"/>
      </w:pPr>
      <w:r>
        <w:rPr>
          <w:rStyle w:val="CommentReference"/>
        </w:rPr>
        <w:annotationRef/>
      </w:r>
      <w:r>
        <w:t>Fred wants 'O' here, saying it matches the Coptic... but it isn't in the Coptic!</w:t>
      </w:r>
    </w:p>
  </w:comment>
  <w:comment w:id="253" w:author="Windows User" w:date="2015-10-30T08:56:00Z" w:initials="BS">
    <w:p w:rsidR="00E21EA3" w:rsidRDefault="00E21EA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11-02T12:45:00Z" w:initials="BS">
    <w:p w:rsidR="00E21EA3" w:rsidRDefault="00E21EA3">
      <w:pPr>
        <w:pStyle w:val="CommentText"/>
      </w:pPr>
      <w:r>
        <w:rPr>
          <w:rStyle w:val="CommentReference"/>
        </w:rPr>
        <w:annotationRef/>
      </w:r>
      <w:r>
        <w:t>Godhead or Divinity?</w:t>
      </w:r>
    </w:p>
  </w:comment>
  <w:comment w:id="257" w:author="Windows User" w:date="2015-10-30T08:56:00Z" w:initials="BS">
    <w:p w:rsidR="00E21EA3" w:rsidRDefault="00E21EA3">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11-02T12:41:00Z" w:initials="BS">
    <w:p w:rsidR="00E21EA3" w:rsidRDefault="00E21EA3">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10-30T08:56:00Z" w:initials="BS">
    <w:p w:rsidR="00E21EA3" w:rsidRDefault="00E21EA3">
      <w:pPr>
        <w:pStyle w:val="CommentText"/>
      </w:pPr>
      <w:r>
        <w:rPr>
          <w:rStyle w:val="CommentReference"/>
        </w:rPr>
        <w:annotationRef/>
      </w:r>
      <w:r>
        <w:t>faithful or trusted? faithful sounds better as it is her action and not ours, as trusted.</w:t>
      </w:r>
    </w:p>
  </w:comment>
  <w:comment w:id="261" w:author="Windows User" w:date="2015-10-30T08:56:00Z" w:initials="BS">
    <w:p w:rsidR="00E21EA3" w:rsidRDefault="00E21EA3">
      <w:pPr>
        <w:pStyle w:val="CommentText"/>
      </w:pPr>
      <w:r>
        <w:rPr>
          <w:rStyle w:val="CommentReference"/>
        </w:rPr>
        <w:annotationRef/>
      </w:r>
      <w:r>
        <w:t>bless or praise? inconsistent rendering of esmo</w:t>
      </w:r>
    </w:p>
  </w:comment>
  <w:comment w:id="274" w:author="Windows User" w:date="2015-10-30T08:56:00Z" w:initials="BS">
    <w:p w:rsidR="00E21EA3" w:rsidRDefault="00E21EA3">
      <w:pPr>
        <w:pStyle w:val="CommentText"/>
      </w:pPr>
      <w:r>
        <w:rPr>
          <w:rStyle w:val="CommentReference"/>
        </w:rPr>
        <w:annotationRef/>
      </w:r>
      <w:r>
        <w:t>MT (KJV) and Ra lack. NETS has and so does Coptic.</w:t>
      </w:r>
    </w:p>
  </w:comment>
  <w:comment w:id="275" w:author="Windows User" w:date="2015-10-30T08:56:00Z" w:initials="BS">
    <w:p w:rsidR="00E21EA3" w:rsidRDefault="00E21EA3">
      <w:pPr>
        <w:pStyle w:val="CommentText"/>
      </w:pPr>
      <w:r>
        <w:rPr>
          <w:rStyle w:val="CommentReference"/>
        </w:rPr>
        <w:annotationRef/>
      </w:r>
      <w:r>
        <w:t>this structure rather than just a list is probably a KJVism...</w:t>
      </w:r>
    </w:p>
  </w:comment>
  <w:comment w:id="276" w:author="Windows User" w:date="2015-10-30T08:56:00Z" w:initials="BS">
    <w:p w:rsidR="00E21EA3" w:rsidRDefault="00E21EA3">
      <w:pPr>
        <w:pStyle w:val="CommentText"/>
      </w:pPr>
      <w:r>
        <w:rPr>
          <w:rStyle w:val="CommentReference"/>
        </w:rPr>
        <w:annotationRef/>
      </w:r>
      <w:r>
        <w:t>Coptic varies greatly from NETS</w:t>
      </w:r>
    </w:p>
  </w:comment>
  <w:comment w:id="282" w:author="Windows User" w:date="2015-10-30T08:56:00Z" w:initials="BS">
    <w:p w:rsidR="00E21EA3" w:rsidRDefault="00E21EA3">
      <w:pPr>
        <w:pStyle w:val="CommentText"/>
      </w:pPr>
      <w:r>
        <w:rPr>
          <w:rStyle w:val="CommentReference"/>
        </w:rPr>
        <w:annotationRef/>
      </w:r>
      <w:r>
        <w:t>NETS has dance... also drum &amp; harp...</w:t>
      </w:r>
    </w:p>
  </w:comment>
  <w:comment w:id="283" w:author="Windows User" w:date="2015-10-30T08:56:00Z" w:initials="BS">
    <w:p w:rsidR="00E21EA3" w:rsidRDefault="00E21EA3">
      <w:pPr>
        <w:pStyle w:val="CommentText"/>
      </w:pPr>
      <w:r>
        <w:rPr>
          <w:rStyle w:val="CommentReference"/>
        </w:rPr>
        <w:annotationRef/>
      </w:r>
      <w:r>
        <w:t>NETS and LA have boast in glory...</w:t>
      </w:r>
    </w:p>
  </w:comment>
  <w:comment w:id="284" w:author="Windows User" w:date="2015-10-30T08:56:00Z" w:initials="BS">
    <w:p w:rsidR="00E21EA3" w:rsidRDefault="00E21EA3">
      <w:pPr>
        <w:pStyle w:val="CommentText"/>
      </w:pPr>
      <w:r>
        <w:rPr>
          <w:rStyle w:val="CommentReference"/>
        </w:rPr>
        <w:annotationRef/>
      </w:r>
      <w:r>
        <w:t>NETS has rejoice. Coptis looks to me like glorify... Sing aloud? Rejoice?</w:t>
      </w:r>
    </w:p>
  </w:comment>
  <w:comment w:id="285" w:author="Windows User" w:date="2015-10-30T08:56:00Z" w:initials="BS">
    <w:p w:rsidR="00E21EA3" w:rsidRDefault="00E21EA3">
      <w:pPr>
        <w:pStyle w:val="CommentText"/>
      </w:pPr>
      <w:r>
        <w:rPr>
          <w:rStyle w:val="CommentReference"/>
        </w:rPr>
        <w:annotationRef/>
      </w:r>
      <w:r>
        <w:t>NETS has throats too. I'm leaving mouths. Throats is too literal. Not how we say it in English...</w:t>
      </w:r>
    </w:p>
  </w:comment>
  <w:comment w:id="286" w:author="Windows User" w:date="2015-10-30T08:56:00Z" w:initials="BS">
    <w:p w:rsidR="00E21EA3" w:rsidRDefault="00E21EA3">
      <w:pPr>
        <w:pStyle w:val="CommentText"/>
      </w:pPr>
      <w:r>
        <w:rPr>
          <w:rStyle w:val="CommentReference"/>
        </w:rPr>
        <w:annotationRef/>
      </w:r>
      <w:r>
        <w:t>NETS has rebukes. punishments?</w:t>
      </w:r>
    </w:p>
  </w:comment>
  <w:comment w:id="292" w:author="Windows User" w:date="2015-10-30T08:56:00Z" w:initials="BS">
    <w:p w:rsidR="00E21EA3" w:rsidRDefault="00E21EA3">
      <w:pPr>
        <w:pStyle w:val="CommentText"/>
      </w:pPr>
      <w:r>
        <w:rPr>
          <w:rStyle w:val="CommentReference"/>
        </w:rPr>
        <w:annotationRef/>
      </w:r>
      <w:r>
        <w:t>psaltry? or lyre?</w:t>
      </w:r>
    </w:p>
  </w:comment>
  <w:comment w:id="293" w:author="Windows User" w:date="2015-10-30T08:56:00Z" w:initials="BS">
    <w:p w:rsidR="00E21EA3" w:rsidRDefault="00E21EA3">
      <w:pPr>
        <w:pStyle w:val="CommentText"/>
      </w:pPr>
      <w:r>
        <w:rPr>
          <w:rStyle w:val="CommentReference"/>
        </w:rPr>
        <w:annotationRef/>
      </w:r>
      <w:r>
        <w:t>NETS has drum and dance.</w:t>
      </w:r>
    </w:p>
  </w:comment>
  <w:comment w:id="304" w:author="Windows User" w:date="2015-10-30T08:56:00Z" w:initials="BS">
    <w:p w:rsidR="00E21EA3" w:rsidRDefault="00E21EA3">
      <w:pPr>
        <w:pStyle w:val="CommentText"/>
      </w:pPr>
      <w:r>
        <w:rPr>
          <w:rStyle w:val="CommentReference"/>
        </w:rPr>
        <w:annotationRef/>
      </w:r>
      <w:r>
        <w:t>tense? praise or will praise?</w:t>
      </w:r>
    </w:p>
  </w:comment>
  <w:comment w:id="305" w:author="Windows User" w:date="2015-10-30T08:56:00Z" w:initials="BS">
    <w:p w:rsidR="00E21EA3" w:rsidRDefault="00E21EA3">
      <w:pPr>
        <w:pStyle w:val="CommentText"/>
      </w:pPr>
      <w:r>
        <w:rPr>
          <w:rStyle w:val="CommentReference"/>
        </w:rPr>
        <w:annotationRef/>
      </w:r>
      <w:r>
        <w:t>earth? land? creation?</w:t>
      </w:r>
    </w:p>
  </w:comment>
  <w:comment w:id="306" w:author="Windows User" w:date="2015-10-30T08:56:00Z" w:initials="BS">
    <w:p w:rsidR="00E21EA3" w:rsidRDefault="00E21EA3">
      <w:pPr>
        <w:pStyle w:val="CommentText"/>
      </w:pPr>
      <w:r>
        <w:rPr>
          <w:rStyle w:val="CommentReference"/>
        </w:rPr>
        <w:annotationRef/>
      </w:r>
      <w:r>
        <w:t>make haste is a little archaic. But hurry is way too colloquial. Quicken doesn't sound right.</w:t>
      </w:r>
    </w:p>
  </w:comment>
  <w:comment w:id="307" w:author="Windows User" w:date="2015-10-30T08:56:00Z" w:initials="BS">
    <w:p w:rsidR="00E21EA3" w:rsidRDefault="00E21EA3">
      <w:pPr>
        <w:pStyle w:val="CommentText"/>
      </w:pPr>
      <w:r>
        <w:rPr>
          <w:rStyle w:val="CommentReference"/>
        </w:rPr>
        <w:annotationRef/>
      </w:r>
      <w:r>
        <w:t>should either be diverse here or different elsewhere</w:t>
      </w:r>
    </w:p>
  </w:comment>
  <w:comment w:id="308" w:author="Windows User" w:date="2015-10-30T08:56:00Z" w:initials="BS">
    <w:p w:rsidR="00E21EA3" w:rsidRDefault="00E21EA3">
      <w:pPr>
        <w:pStyle w:val="CommentText"/>
      </w:pPr>
      <w:r>
        <w:rPr>
          <w:rStyle w:val="CommentReference"/>
        </w:rPr>
        <w:annotationRef/>
      </w:r>
      <w:r>
        <w:t>truth or righteousness? Or justice?</w:t>
      </w:r>
    </w:p>
  </w:comment>
  <w:comment w:id="309" w:author="Windows User" w:date="2015-10-30T08:56:00Z" w:initials="BS">
    <w:p w:rsidR="00E21EA3" w:rsidRDefault="00E21EA3">
      <w:pPr>
        <w:pStyle w:val="CommentText"/>
      </w:pPr>
      <w:r>
        <w:rPr>
          <w:rStyle w:val="CommentReference"/>
        </w:rPr>
        <w:annotationRef/>
      </w:r>
      <w:r>
        <w:t>patience or longsuffering?</w:t>
      </w:r>
    </w:p>
  </w:comment>
  <w:comment w:id="310" w:author="Windows User" w:date="2015-10-30T08:56:00Z" w:initials="BS">
    <w:p w:rsidR="00E21EA3" w:rsidRDefault="00E21EA3">
      <w:pPr>
        <w:pStyle w:val="CommentText"/>
      </w:pPr>
      <w:r>
        <w:rPr>
          <w:rStyle w:val="CommentReference"/>
        </w:rPr>
        <w:annotationRef/>
      </w:r>
      <w:r>
        <w:t>just "at the first watch"?</w:t>
      </w:r>
    </w:p>
  </w:comment>
  <w:comment w:id="311" w:author="Windows User" w:date="2015-10-30T08:56:00Z" w:initials="BS">
    <w:p w:rsidR="00E21EA3" w:rsidRDefault="00E21EA3">
      <w:pPr>
        <w:pStyle w:val="CommentText"/>
      </w:pPr>
      <w:r>
        <w:rPr>
          <w:rStyle w:val="CommentReference"/>
        </w:rPr>
        <w:annotationRef/>
      </w:r>
      <w:r>
        <w:t>sweet, or easy?</w:t>
      </w:r>
    </w:p>
  </w:comment>
  <w:comment w:id="312" w:author="Windows User" w:date="2015-10-30T08:56:00Z" w:initials="BS">
    <w:p w:rsidR="00E21EA3" w:rsidRDefault="00E21EA3">
      <w:pPr>
        <w:pStyle w:val="CommentText"/>
      </w:pPr>
      <w:r>
        <w:rPr>
          <w:rStyle w:val="CommentReference"/>
        </w:rPr>
        <w:annotationRef/>
      </w:r>
      <w:r>
        <w:t>less accurate than beloved, but sounds a lot better..</w:t>
      </w:r>
    </w:p>
  </w:comment>
  <w:comment w:id="313" w:author="Windows User" w:date="2015-10-30T08:56:00Z" w:initials="BS">
    <w:p w:rsidR="00E21EA3" w:rsidRDefault="00E21EA3">
      <w:pPr>
        <w:pStyle w:val="CommentText"/>
      </w:pPr>
      <w:r>
        <w:rPr>
          <w:rStyle w:val="CommentReference"/>
        </w:rPr>
        <w:annotationRef/>
      </w:r>
      <w:r>
        <w:t>sound better if omit of?</w:t>
      </w:r>
    </w:p>
  </w:comment>
  <w:comment w:id="314" w:author="Windows User" w:date="2015-10-30T08:56:00Z" w:initials="BS">
    <w:p w:rsidR="00E21EA3" w:rsidRDefault="00E21EA3">
      <w:pPr>
        <w:pStyle w:val="CommentText"/>
      </w:pPr>
      <w:r>
        <w:rPr>
          <w:rStyle w:val="CommentReference"/>
        </w:rPr>
        <w:annotationRef/>
      </w:r>
      <w:r>
        <w:t>truth, or righteousness?</w:t>
      </w:r>
    </w:p>
  </w:comment>
  <w:comment w:id="315" w:author="Windows User" w:date="2015-10-30T08:56:00Z" w:initials="BS">
    <w:p w:rsidR="00E21EA3" w:rsidRDefault="00E21EA3">
      <w:pPr>
        <w:pStyle w:val="CommentText"/>
      </w:pPr>
      <w:r>
        <w:rPr>
          <w:rStyle w:val="CommentReference"/>
        </w:rPr>
        <w:annotationRef/>
      </w:r>
      <w:r>
        <w:t>true, or perfecvt?</w:t>
      </w:r>
    </w:p>
  </w:comment>
  <w:comment w:id="316" w:author="Windows User" w:date="2015-10-30T08:56:00Z" w:initials="BS">
    <w:p w:rsidR="00E21EA3" w:rsidRDefault="00E21EA3">
      <w:pPr>
        <w:pStyle w:val="CommentText"/>
      </w:pPr>
      <w:r>
        <w:rPr>
          <w:rStyle w:val="CommentReference"/>
        </w:rPr>
        <w:annotationRef/>
      </w:r>
      <w:r>
        <w:t>and?</w:t>
      </w:r>
    </w:p>
  </w:comment>
  <w:comment w:id="317" w:author="Windows User" w:date="2015-10-30T08:56:00Z" w:initials="BS">
    <w:p w:rsidR="00E21EA3" w:rsidRDefault="00E21EA3">
      <w:pPr>
        <w:pStyle w:val="CommentText"/>
      </w:pPr>
      <w:r>
        <w:rPr>
          <w:rStyle w:val="CommentReference"/>
        </w:rPr>
        <w:annotationRef/>
      </w:r>
      <w:r>
        <w:t>gather is in first line in Coptic, but tune flows better here..</w:t>
      </w:r>
    </w:p>
  </w:comment>
  <w:comment w:id="318" w:author="Windows User" w:date="2015-10-30T08:56:00Z" w:initials="BS">
    <w:p w:rsidR="00E21EA3" w:rsidRDefault="00E21EA3">
      <w:pPr>
        <w:pStyle w:val="CommentText"/>
      </w:pPr>
      <w:r>
        <w:rPr>
          <w:rStyle w:val="CommentReference"/>
        </w:rPr>
        <w:annotationRef/>
      </w:r>
      <w:r>
        <w:t>will?</w:t>
      </w:r>
    </w:p>
  </w:comment>
  <w:comment w:id="319" w:author="Windows User" w:date="2015-10-30T08:56:00Z" w:initials="BS">
    <w:p w:rsidR="00E21EA3" w:rsidRDefault="00E21EA3">
      <w:pPr>
        <w:pStyle w:val="CommentText"/>
      </w:pPr>
      <w:r>
        <w:rPr>
          <w:rStyle w:val="CommentReference"/>
        </w:rPr>
        <w:annotationRef/>
      </w:r>
      <w:r>
        <w:t>save? keep? deliver?</w:t>
      </w:r>
    </w:p>
  </w:comment>
  <w:comment w:id="320" w:author="Windows User" w:date="2015-10-30T08:56:00Z" w:initials="BS">
    <w:p w:rsidR="00E21EA3" w:rsidRDefault="00E21EA3">
      <w:pPr>
        <w:pStyle w:val="CommentText"/>
      </w:pPr>
      <w:r>
        <w:rPr>
          <w:rStyle w:val="CommentReference"/>
        </w:rPr>
        <w:annotationRef/>
      </w:r>
      <w:r>
        <w:t>need a convention for making "ak ee". {}? bold?</w:t>
      </w:r>
    </w:p>
  </w:comment>
  <w:comment w:id="321" w:author="Windows User" w:date="2015-10-30T08:56:00Z" w:initials="BS">
    <w:p w:rsidR="00E21EA3" w:rsidRDefault="00E21EA3">
      <w:pPr>
        <w:pStyle w:val="CommentText"/>
      </w:pPr>
      <w:r>
        <w:rPr>
          <w:rStyle w:val="CommentReference"/>
        </w:rPr>
        <w:annotationRef/>
      </w:r>
      <w:r>
        <w:t>I like it better with "be" in... thoughts?</w:t>
      </w:r>
    </w:p>
  </w:comment>
  <w:comment w:id="331" w:author="Windows User" w:date="2015-11-02T12:45:00Z" w:initials="BS">
    <w:p w:rsidR="00E21EA3" w:rsidRDefault="00E21EA3">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10-30T08:56:00Z" w:initials="BS">
    <w:p w:rsidR="00E21EA3" w:rsidRDefault="00E21EA3">
      <w:pPr>
        <w:pStyle w:val="CommentText"/>
      </w:pPr>
      <w:r>
        <w:rPr>
          <w:rStyle w:val="CommentReference"/>
        </w:rPr>
        <w:annotationRef/>
      </w:r>
      <w:r>
        <w:t>does coptic bear out? Feels much more right to me.</w:t>
      </w:r>
    </w:p>
  </w:comment>
  <w:comment w:id="333" w:author="Windows User" w:date="2015-10-30T08:56:00Z" w:initials="BS">
    <w:p w:rsidR="00E21EA3" w:rsidRDefault="00E21EA3">
      <w:pPr>
        <w:pStyle w:val="CommentText"/>
      </w:pPr>
      <w:r>
        <w:rPr>
          <w:rStyle w:val="CommentReference"/>
        </w:rPr>
        <w:annotationRef/>
      </w:r>
      <w:r>
        <w:t>tense?</w:t>
      </w:r>
    </w:p>
  </w:comment>
  <w:comment w:id="334" w:author="Windows User" w:date="2015-10-30T08:56:00Z" w:initials="BS">
    <w:p w:rsidR="00E21EA3" w:rsidRDefault="00E21EA3">
      <w:pPr>
        <w:pStyle w:val="CommentText"/>
      </w:pPr>
      <w:r>
        <w:rPr>
          <w:rStyle w:val="CommentReference"/>
        </w:rPr>
        <w:annotationRef/>
      </w:r>
      <w:r>
        <w:t>exalt or magnify?</w:t>
      </w:r>
    </w:p>
  </w:comment>
  <w:comment w:id="335" w:author="Windows User" w:date="2015-10-30T08:56:00Z" w:initials="BS">
    <w:p w:rsidR="00E21EA3" w:rsidRDefault="00E21EA3">
      <w:pPr>
        <w:pStyle w:val="CommentText"/>
      </w:pPr>
      <w:r>
        <w:rPr>
          <w:rStyle w:val="CommentReference"/>
        </w:rPr>
        <w:annotationRef/>
      </w:r>
      <w:r>
        <w:t>or iwn?</w:t>
      </w:r>
    </w:p>
  </w:comment>
  <w:comment w:id="339" w:author="Windows User" w:date="2015-10-30T08:56:00Z" w:initials="BS">
    <w:p w:rsidR="00E21EA3" w:rsidRDefault="00E21EA3">
      <w:pPr>
        <w:pStyle w:val="CommentText"/>
      </w:pPr>
      <w:r>
        <w:rPr>
          <w:rStyle w:val="CommentReference"/>
        </w:rPr>
        <w:annotationRef/>
      </w:r>
      <w:r>
        <w:t>does type capture "it foretold the sign" in more contemporary language than "a figure"</w:t>
      </w:r>
    </w:p>
  </w:comment>
  <w:comment w:id="340" w:author="Windows User" w:date="2015-10-30T08:56:00Z" w:initials="BS">
    <w:p w:rsidR="00E21EA3" w:rsidRDefault="00E21EA3">
      <w:pPr>
        <w:pStyle w:val="CommentText"/>
      </w:pPr>
      <w:r>
        <w:rPr>
          <w:rStyle w:val="CommentReference"/>
        </w:rPr>
        <w:annotationRef/>
      </w:r>
      <w:r>
        <w:t>correct that no mention of nature?</w:t>
      </w:r>
    </w:p>
  </w:comment>
  <w:comment w:id="341" w:author="Windows User" w:date="2015-10-30T08:56:00Z" w:initials="BS">
    <w:p w:rsidR="00E21EA3" w:rsidRDefault="00E21EA3">
      <w:pPr>
        <w:pStyle w:val="CommentText"/>
      </w:pPr>
      <w:r>
        <w:rPr>
          <w:rStyle w:val="CommentReference"/>
        </w:rPr>
        <w:annotationRef/>
      </w:r>
      <w:r>
        <w:t>holy or pure? divinity or godhead?</w:t>
      </w:r>
    </w:p>
  </w:comment>
  <w:comment w:id="342" w:author="Windows User" w:date="2015-10-30T08:56:00Z" w:initials="BS">
    <w:p w:rsidR="00E21EA3" w:rsidRDefault="00E21EA3">
      <w:pPr>
        <w:pStyle w:val="CommentText"/>
      </w:pPr>
      <w:r>
        <w:rPr>
          <w:rStyle w:val="CommentReference"/>
        </w:rPr>
        <w:annotationRef/>
      </w:r>
      <w:r>
        <w:t>born or begotten? begotten without seeed or without mixture of substance?</w:t>
      </w:r>
    </w:p>
  </w:comment>
  <w:comment w:id="343" w:author="Windows User" w:date="2015-10-30T08:56:00Z" w:initials="BS">
    <w:p w:rsidR="00E21EA3" w:rsidRDefault="00E21EA3">
      <w:pPr>
        <w:pStyle w:val="CommentText"/>
      </w:pPr>
      <w:r>
        <w:rPr>
          <w:rStyle w:val="CommentReference"/>
        </w:rPr>
        <w:annotationRef/>
      </w:r>
      <w:r>
        <w:t>coessential or consubstantial?</w:t>
      </w:r>
    </w:p>
  </w:comment>
  <w:comment w:id="344" w:author="Windows User" w:date="2015-10-30T08:56:00Z" w:initials="BS">
    <w:p w:rsidR="00E21EA3" w:rsidRDefault="00E21EA3">
      <w:pPr>
        <w:pStyle w:val="CommentText"/>
      </w:pPr>
      <w:r>
        <w:rPr>
          <w:rStyle w:val="CommentReference"/>
        </w:rPr>
        <w:annotationRef/>
      </w:r>
      <w:r>
        <w:t>made one or joined?</w:t>
      </w:r>
    </w:p>
  </w:comment>
  <w:comment w:id="345" w:author="Windows User" w:date="2015-10-30T08:56:00Z" w:initials="BS">
    <w:p w:rsidR="00E21EA3" w:rsidRDefault="00E21EA3">
      <w:pPr>
        <w:pStyle w:val="CommentText"/>
      </w:pPr>
      <w:r>
        <w:rPr>
          <w:rStyle w:val="CommentReference"/>
        </w:rPr>
        <w:annotationRef/>
      </w:r>
      <w:r>
        <w:t>does this rephrasing capture it ok?</w:t>
      </w:r>
    </w:p>
  </w:comment>
  <w:comment w:id="346" w:author="Windows User" w:date="2015-10-30T08:56:00Z" w:initials="BS">
    <w:p w:rsidR="00E21EA3" w:rsidRDefault="00E21EA3">
      <w:pPr>
        <w:pStyle w:val="CommentText"/>
      </w:pPr>
      <w:r>
        <w:rPr>
          <w:rStyle w:val="CommentReference"/>
        </w:rPr>
        <w:annotationRef/>
      </w:r>
      <w:r>
        <w:t>something clearer than putplue?</w:t>
      </w:r>
    </w:p>
  </w:comment>
  <w:comment w:id="347" w:author="Windows User" w:date="2015-10-30T08:56:00Z" w:initials="BS">
    <w:p w:rsidR="00E21EA3" w:rsidRDefault="00E21EA3">
      <w:pPr>
        <w:pStyle w:val="CommentText"/>
      </w:pPr>
      <w:r>
        <w:rPr>
          <w:rStyle w:val="CommentReference"/>
        </w:rPr>
        <w:annotationRef/>
      </w:r>
      <w:r>
        <w:t>woven or fine?</w:t>
      </w:r>
    </w:p>
  </w:comment>
  <w:comment w:id="348" w:author="Windows User" w:date="2015-10-30T08:56:00Z" w:initials="BS">
    <w:p w:rsidR="00E21EA3" w:rsidRDefault="00E21EA3">
      <w:pPr>
        <w:pStyle w:val="CommentText"/>
      </w:pPr>
      <w:r>
        <w:rPr>
          <w:rStyle w:val="CommentReference"/>
        </w:rPr>
        <w:annotationRef/>
      </w:r>
      <w:r>
        <w:t>palin</w:t>
      </w:r>
    </w:p>
  </w:comment>
  <w:comment w:id="349" w:author="Windows User" w:date="2015-10-30T08:56:00Z" w:initials="BS">
    <w:p w:rsidR="00E21EA3" w:rsidRDefault="00E21EA3">
      <w:pPr>
        <w:pStyle w:val="CommentText"/>
      </w:pPr>
      <w:r>
        <w:rPr>
          <w:rStyle w:val="CommentReference"/>
        </w:rPr>
        <w:annotationRef/>
      </w:r>
      <w:r>
        <w:t>exalt or magnify?</w:t>
      </w:r>
    </w:p>
  </w:comment>
  <w:comment w:id="350" w:author="Windows User" w:date="2015-10-30T08:56:00Z" w:initials="BS">
    <w:p w:rsidR="00E21EA3" w:rsidRDefault="00E21EA3">
      <w:pPr>
        <w:pStyle w:val="CommentText"/>
      </w:pPr>
      <w:r>
        <w:rPr>
          <w:rStyle w:val="CommentReference"/>
        </w:rPr>
        <w:annotationRef/>
      </w:r>
      <w:r>
        <w:t>or iwn?</w:t>
      </w:r>
    </w:p>
  </w:comment>
  <w:comment w:id="354" w:author="Windows User" w:date="2015-10-30T08:56:00Z" w:initials="BS">
    <w:p w:rsidR="00E21EA3" w:rsidRDefault="00E21EA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10-30T08:56:00Z" w:initials="BS">
    <w:p w:rsidR="00E21EA3" w:rsidRDefault="00E21EA3">
      <w:pPr>
        <w:pStyle w:val="CommentText"/>
      </w:pPr>
      <w:r>
        <w:rPr>
          <w:rStyle w:val="CommentReference"/>
        </w:rPr>
        <w:annotationRef/>
      </w:r>
      <w:r>
        <w:t>forged or beaten?</w:t>
      </w:r>
    </w:p>
  </w:comment>
  <w:comment w:id="356" w:author="Windows User" w:date="2015-10-30T08:56:00Z" w:initials="BS">
    <w:p w:rsidR="00E21EA3" w:rsidRDefault="00E21EA3">
      <w:pPr>
        <w:pStyle w:val="CommentText"/>
      </w:pPr>
      <w:r>
        <w:rPr>
          <w:rStyle w:val="CommentReference"/>
        </w:rPr>
        <w:annotationRef/>
      </w:r>
      <w:r>
        <w:t>omit? always and move up mercy seat?</w:t>
      </w:r>
    </w:p>
  </w:comment>
  <w:comment w:id="357" w:author="Windows User" w:date="2015-10-30T08:56:00Z" w:initials="BS">
    <w:p w:rsidR="00E21EA3" w:rsidRDefault="00E21EA3">
      <w:pPr>
        <w:pStyle w:val="CommentText"/>
      </w:pPr>
      <w:r>
        <w:rPr>
          <w:rStyle w:val="CommentReference"/>
        </w:rPr>
        <w:annotationRef/>
      </w:r>
      <w:r>
        <w:t>tense? past makes a lot more sense</w:t>
      </w:r>
    </w:p>
  </w:comment>
  <w:comment w:id="358" w:author="Windows User" w:date="2015-10-30T08:56:00Z" w:initials="BS">
    <w:p w:rsidR="00E21EA3" w:rsidRDefault="00E21EA3">
      <w:pPr>
        <w:pStyle w:val="CommentText"/>
      </w:pPr>
      <w:r>
        <w:rPr>
          <w:rStyle w:val="CommentReference"/>
        </w:rPr>
        <w:annotationRef/>
      </w:r>
      <w:r>
        <w:t>why does Abouna omit sin?</w:t>
      </w:r>
    </w:p>
  </w:comment>
  <w:comment w:id="359" w:author="Windows User" w:date="2015-10-30T08:56:00Z" w:initials="BS">
    <w:p w:rsidR="00E21EA3" w:rsidRDefault="00E21EA3">
      <w:pPr>
        <w:pStyle w:val="CommentText"/>
      </w:pPr>
      <w:r>
        <w:rPr>
          <w:rStyle w:val="CommentReference"/>
        </w:rPr>
        <w:annotationRef/>
      </w:r>
      <w:r>
        <w:t>exalt or magnify?</w:t>
      </w:r>
    </w:p>
  </w:comment>
  <w:comment w:id="360" w:author="Windows User" w:date="2015-10-30T08:56:00Z" w:initials="BS">
    <w:p w:rsidR="00E21EA3" w:rsidRDefault="00E21EA3">
      <w:pPr>
        <w:pStyle w:val="CommentText"/>
      </w:pPr>
      <w:r>
        <w:rPr>
          <w:rStyle w:val="CommentReference"/>
        </w:rPr>
        <w:annotationRef/>
      </w:r>
      <w:r>
        <w:t>or iwn?</w:t>
      </w:r>
    </w:p>
  </w:comment>
  <w:comment w:id="364" w:author="Windows User" w:date="2015-10-30T08:56:00Z" w:initials="BS">
    <w:p w:rsidR="00E21EA3" w:rsidRDefault="00E21EA3">
      <w:pPr>
        <w:pStyle w:val="CommentText"/>
      </w:pPr>
      <w:r>
        <w:rPr>
          <w:rStyle w:val="CommentReference"/>
        </w:rPr>
        <w:annotationRef/>
      </w:r>
      <w:r>
        <w:t>That your name be called... sounds like an expression that should just be that you be called in english. Thoughts?</w:t>
      </w:r>
    </w:p>
  </w:comment>
  <w:comment w:id="365" w:author="Windows User" w:date="2015-10-30T08:56:00Z" w:initials="BS">
    <w:p w:rsidR="00E21EA3" w:rsidRDefault="00E21EA3">
      <w:pPr>
        <w:pStyle w:val="CommentText"/>
      </w:pPr>
      <w:r>
        <w:rPr>
          <w:rStyle w:val="CommentReference"/>
        </w:rPr>
        <w:annotationRef/>
      </w:r>
      <w:r>
        <w:t>for isn't accurate... but sounds better</w:t>
      </w:r>
    </w:p>
  </w:comment>
  <w:comment w:id="366" w:author="Windows User" w:date="2015-10-30T08:56:00Z" w:initials="BS">
    <w:p w:rsidR="00E21EA3" w:rsidRDefault="00E21EA3">
      <w:pPr>
        <w:pStyle w:val="CommentText"/>
      </w:pPr>
      <w:r>
        <w:rPr>
          <w:rStyle w:val="CommentReference"/>
        </w:rPr>
        <w:annotationRef/>
      </w:r>
      <w:r>
        <w:t>exalt or magnify?</w:t>
      </w:r>
    </w:p>
  </w:comment>
  <w:comment w:id="367" w:author="Windows User" w:date="2015-10-30T08:56:00Z" w:initials="BS">
    <w:p w:rsidR="00E21EA3" w:rsidRDefault="00E21EA3">
      <w:pPr>
        <w:pStyle w:val="CommentText"/>
      </w:pPr>
      <w:r>
        <w:rPr>
          <w:rStyle w:val="CommentReference"/>
        </w:rPr>
        <w:annotationRef/>
      </w:r>
      <w:r>
        <w:t>or iwn?</w:t>
      </w:r>
    </w:p>
  </w:comment>
  <w:comment w:id="371" w:author="Windows User" w:date="2015-10-30T08:56:00Z" w:initials="BS">
    <w:p w:rsidR="00E21EA3" w:rsidRDefault="00E21EA3">
      <w:pPr>
        <w:pStyle w:val="CommentText"/>
      </w:pPr>
      <w:r>
        <w:rPr>
          <w:rStyle w:val="CommentReference"/>
        </w:rPr>
        <w:annotationRef/>
      </w:r>
      <w:r>
        <w:t>perpetual lamp?</w:t>
      </w:r>
    </w:p>
  </w:comment>
  <w:comment w:id="372" w:author="Windows User" w:date="2015-10-30T08:56:00Z" w:initials="BS">
    <w:p w:rsidR="00E21EA3" w:rsidRDefault="00E21EA3">
      <w:pPr>
        <w:pStyle w:val="CommentText"/>
      </w:pPr>
      <w:r>
        <w:rPr>
          <w:rStyle w:val="CommentReference"/>
        </w:rPr>
        <w:annotationRef/>
      </w:r>
      <w:r>
        <w:t>parousia?</w:t>
      </w:r>
    </w:p>
  </w:comment>
  <w:comment w:id="373" w:author="Windows User" w:date="2015-10-30T08:56:00Z" w:initials="BS">
    <w:p w:rsidR="00E21EA3" w:rsidRDefault="00E21EA3">
      <w:pPr>
        <w:pStyle w:val="CommentText"/>
      </w:pPr>
      <w:r>
        <w:rPr>
          <w:rStyle w:val="CommentReference"/>
        </w:rPr>
        <w:annotationRef/>
      </w:r>
      <w:r>
        <w:t>tense?</w:t>
      </w:r>
    </w:p>
  </w:comment>
  <w:comment w:id="374" w:author="Windows User" w:date="2015-10-30T08:56:00Z" w:initials="BS">
    <w:p w:rsidR="00E21EA3" w:rsidRDefault="00E21EA3">
      <w:pPr>
        <w:pStyle w:val="CommentText"/>
      </w:pPr>
      <w:r>
        <w:rPr>
          <w:rStyle w:val="CommentReference"/>
        </w:rPr>
        <w:annotationRef/>
      </w:r>
      <w:r>
        <w:t>enlightens?</w:t>
      </w:r>
    </w:p>
  </w:comment>
  <w:comment w:id="375" w:author="Windows User" w:date="2015-10-30T08:56:00Z" w:initials="BS">
    <w:p w:rsidR="00E21EA3" w:rsidRDefault="00E21EA3">
      <w:pPr>
        <w:pStyle w:val="CommentText"/>
      </w:pPr>
      <w:r>
        <w:rPr>
          <w:rStyle w:val="CommentReference"/>
        </w:rPr>
        <w:annotationRef/>
      </w:r>
      <w:r>
        <w:t>exalt or magnify?</w:t>
      </w:r>
    </w:p>
  </w:comment>
  <w:comment w:id="376" w:author="Windows User" w:date="2015-10-30T08:56:00Z" w:initials="BS">
    <w:p w:rsidR="00E21EA3" w:rsidRDefault="00E21EA3">
      <w:pPr>
        <w:pStyle w:val="CommentText"/>
      </w:pPr>
      <w:r>
        <w:rPr>
          <w:rStyle w:val="CommentReference"/>
        </w:rPr>
        <w:annotationRef/>
      </w:r>
      <w:r>
        <w:t>or iwn?</w:t>
      </w:r>
    </w:p>
  </w:comment>
  <w:comment w:id="380" w:author="Windows User" w:date="2015-10-30T08:56:00Z" w:initials="BS">
    <w:p w:rsidR="00E21EA3" w:rsidRDefault="00E21EA3">
      <w:pPr>
        <w:pStyle w:val="CommentText"/>
      </w:pPr>
      <w:r>
        <w:rPr>
          <w:rStyle w:val="CommentReference"/>
        </w:rPr>
        <w:annotationRef/>
      </w:r>
      <w:r>
        <w:t>this order better or worse?</w:t>
      </w:r>
    </w:p>
  </w:comment>
  <w:comment w:id="381" w:author="Windows User" w:date="2015-10-30T08:56:00Z" w:initials="BS">
    <w:p w:rsidR="00E21EA3" w:rsidRDefault="00E21EA3">
      <w:pPr>
        <w:pStyle w:val="CommentText"/>
      </w:pPr>
      <w:r>
        <w:rPr>
          <w:rStyle w:val="CommentReference"/>
        </w:rPr>
        <w:annotationRef/>
      </w:r>
      <w:r>
        <w:t>I think upon should stay here</w:t>
      </w:r>
    </w:p>
  </w:comment>
  <w:comment w:id="382" w:author="Windows User" w:date="2015-10-30T08:56:00Z" w:initials="BS">
    <w:p w:rsidR="00E21EA3" w:rsidRDefault="00E21EA3">
      <w:pPr>
        <w:pStyle w:val="CommentText"/>
      </w:pPr>
      <w:r>
        <w:rPr>
          <w:rStyle w:val="CommentReference"/>
        </w:rPr>
        <w:annotationRef/>
      </w:r>
      <w:r>
        <w:t>exalt or magnify?</w:t>
      </w:r>
    </w:p>
  </w:comment>
  <w:comment w:id="383" w:author="Windows User" w:date="2015-10-30T08:56:00Z" w:initials="BS">
    <w:p w:rsidR="00E21EA3" w:rsidRDefault="00E21EA3">
      <w:pPr>
        <w:pStyle w:val="CommentText"/>
      </w:pPr>
      <w:r>
        <w:rPr>
          <w:rStyle w:val="CommentReference"/>
        </w:rPr>
        <w:annotationRef/>
      </w:r>
      <w:r>
        <w:t>or iwn?</w:t>
      </w:r>
    </w:p>
  </w:comment>
  <w:comment w:id="391" w:author="Windows User" w:date="2015-10-30T08:56:00Z" w:initials="BS">
    <w:p w:rsidR="00E21EA3" w:rsidRDefault="00E21EA3">
      <w:pPr>
        <w:pStyle w:val="CommentText"/>
      </w:pPr>
      <w:r>
        <w:rPr>
          <w:rStyle w:val="CommentReference"/>
        </w:rPr>
        <w:annotationRef/>
      </w:r>
      <w:r>
        <w:t>The phrase is "Our God in truth". Placing a coma before "in truth" makis it sound like "in truth withotu the seed of man"</w:t>
      </w:r>
    </w:p>
  </w:comment>
  <w:comment w:id="392" w:author="Windows User" w:date="2015-10-30T08:56:00Z" w:initials="BS">
    <w:p w:rsidR="00E21EA3" w:rsidRDefault="00E21EA3">
      <w:pPr>
        <w:pStyle w:val="CommentText"/>
      </w:pPr>
      <w:r>
        <w:rPr>
          <w:rStyle w:val="CommentReference"/>
        </w:rPr>
        <w:annotationRef/>
      </w:r>
      <w:r>
        <w:t>While being virgin is correct. But it sounds strange. being a virgin is less accurate. Being virginal?</w:t>
      </w:r>
    </w:p>
  </w:comment>
  <w:comment w:id="393" w:author="Windows User" w:date="2015-10-30T08:56:00Z" w:initials="BS">
    <w:p w:rsidR="00E21EA3" w:rsidRDefault="00E21EA3">
      <w:pPr>
        <w:pStyle w:val="CommentText"/>
      </w:pPr>
      <w:r>
        <w:rPr>
          <w:rStyle w:val="CommentReference"/>
        </w:rPr>
        <w:annotationRef/>
      </w:r>
      <w:r>
        <w:t>I like holy better than saint. But it isn't very consistent since Abouna renders it saint everywhere else...</w:t>
      </w:r>
    </w:p>
  </w:comment>
  <w:comment w:id="394" w:author="Windows User" w:date="2015-10-30T08:56:00Z" w:initials="BS">
    <w:p w:rsidR="00E21EA3" w:rsidRDefault="00E21EA3">
      <w:pPr>
        <w:pStyle w:val="CommentText"/>
      </w:pPr>
      <w:r>
        <w:rPr>
          <w:rStyle w:val="CommentReference"/>
        </w:rPr>
        <w:annotationRef/>
      </w:r>
      <w:r>
        <w:t>what word works here? dwelling doesn't. it would have to be dwelling place, which is too long.</w:t>
      </w:r>
    </w:p>
  </w:comment>
  <w:comment w:id="395" w:author="Windows User" w:date="2015-10-30T08:56:00Z" w:initials="BS">
    <w:p w:rsidR="00E21EA3" w:rsidRDefault="00E21EA3">
      <w:pPr>
        <w:pStyle w:val="CommentText"/>
      </w:pPr>
      <w:r>
        <w:rPr>
          <w:rStyle w:val="CommentReference"/>
        </w:rPr>
        <w:annotationRef/>
      </w:r>
      <w:r>
        <w:t>exalt or magnify?</w:t>
      </w:r>
    </w:p>
  </w:comment>
  <w:comment w:id="396" w:author="Windows User" w:date="2015-10-30T08:56:00Z" w:initials="BS">
    <w:p w:rsidR="00E21EA3" w:rsidRDefault="00E21EA3">
      <w:pPr>
        <w:pStyle w:val="CommentText"/>
      </w:pPr>
      <w:r>
        <w:rPr>
          <w:rStyle w:val="CommentReference"/>
        </w:rPr>
        <w:annotationRef/>
      </w:r>
      <w:r>
        <w:t>or iwn?</w:t>
      </w:r>
    </w:p>
  </w:comment>
  <w:comment w:id="400" w:author="Windows User" w:date="2015-10-30T08:56:00Z" w:initials="BS">
    <w:p w:rsidR="00E21EA3" w:rsidRDefault="00E21EA3">
      <w:pPr>
        <w:pStyle w:val="CommentText"/>
      </w:pPr>
      <w:r>
        <w:rPr>
          <w:rStyle w:val="CommentReference"/>
        </w:rPr>
        <w:annotationRef/>
      </w:r>
      <w:r>
        <w:t>does this work?</w:t>
      </w:r>
    </w:p>
  </w:comment>
  <w:comment w:id="401" w:author="Windows User" w:date="2015-10-30T08:56:00Z" w:initials="BS">
    <w:p w:rsidR="00E21EA3" w:rsidRDefault="00E21EA3">
      <w:pPr>
        <w:pStyle w:val="CommentText"/>
      </w:pPr>
      <w:r>
        <w:rPr>
          <w:rStyle w:val="CommentReference"/>
        </w:rPr>
        <w:annotationRef/>
      </w:r>
      <w:r>
        <w:t>is this right?</w:t>
      </w:r>
    </w:p>
  </w:comment>
  <w:comment w:id="402" w:author="Windows User" w:date="2015-10-30T08:56:00Z" w:initials="BS">
    <w:p w:rsidR="00E21EA3" w:rsidRDefault="00E21EA3">
      <w:pPr>
        <w:pStyle w:val="CommentText"/>
      </w:pPr>
      <w:r>
        <w:rPr>
          <w:rStyle w:val="CommentReference"/>
        </w:rPr>
        <w:annotationRef/>
      </w:r>
      <w:r>
        <w:t>?</w:t>
      </w:r>
    </w:p>
  </w:comment>
  <w:comment w:id="403" w:author="Windows User" w:date="2015-10-30T08:56:00Z" w:initials="BS">
    <w:p w:rsidR="00E21EA3" w:rsidRDefault="00E21EA3">
      <w:pPr>
        <w:pStyle w:val="CommentText"/>
      </w:pPr>
      <w:r>
        <w:rPr>
          <w:rStyle w:val="CommentReference"/>
        </w:rPr>
        <w:annotationRef/>
      </w:r>
      <w:r>
        <w:t>about or to?</w:t>
      </w:r>
    </w:p>
  </w:comment>
  <w:comment w:id="404" w:author="Windows User" w:date="2015-10-30T08:56:00Z" w:initials="BS">
    <w:p w:rsidR="00E21EA3" w:rsidRDefault="00E21EA3">
      <w:pPr>
        <w:pStyle w:val="CommentText"/>
      </w:pPr>
      <w:r>
        <w:rPr>
          <w:rStyle w:val="CommentReference"/>
        </w:rPr>
        <w:annotationRef/>
      </w:r>
      <w:r>
        <w:t>proclaim or cry?</w:t>
      </w:r>
    </w:p>
  </w:comment>
  <w:comment w:id="405" w:author="Windows User" w:date="2015-10-30T08:56:00Z" w:initials="BS">
    <w:p w:rsidR="00E21EA3" w:rsidRDefault="00E21EA3">
      <w:pPr>
        <w:pStyle w:val="CommentText"/>
      </w:pPr>
      <w:r>
        <w:rPr>
          <w:rStyle w:val="CommentReference"/>
        </w:rPr>
        <w:annotationRef/>
      </w:r>
      <w:r>
        <w:t>??</w:t>
      </w:r>
    </w:p>
  </w:comment>
  <w:comment w:id="406" w:author="Windows User" w:date="2015-10-30T08:56:00Z" w:initials="BS">
    <w:p w:rsidR="00E21EA3" w:rsidRDefault="00E21EA3">
      <w:pPr>
        <w:pStyle w:val="CommentText"/>
      </w:pPr>
      <w:r>
        <w:rPr>
          <w:rStyle w:val="CommentReference"/>
        </w:rPr>
        <w:annotationRef/>
      </w:r>
      <w:r>
        <w:t>just?</w:t>
      </w:r>
    </w:p>
  </w:comment>
  <w:comment w:id="407" w:author="Windows User" w:date="2015-10-30T08:56:00Z" w:initials="BS">
    <w:p w:rsidR="00E21EA3" w:rsidRDefault="00E21EA3">
      <w:pPr>
        <w:pStyle w:val="CommentText"/>
      </w:pPr>
      <w:r>
        <w:rPr>
          <w:rStyle w:val="CommentReference"/>
        </w:rPr>
        <w:annotationRef/>
      </w:r>
      <w:r>
        <w:t>chaste or meek?</w:t>
      </w:r>
    </w:p>
  </w:comment>
  <w:comment w:id="408" w:author="Windows User" w:date="2015-10-30T08:56:00Z" w:initials="BS">
    <w:p w:rsidR="00E21EA3" w:rsidRDefault="00E21EA3">
      <w:pPr>
        <w:pStyle w:val="CommentText"/>
      </w:pPr>
      <w:r>
        <w:rPr>
          <w:rStyle w:val="CommentReference"/>
        </w:rPr>
        <w:annotationRef/>
      </w:r>
      <w:r>
        <w:t>St. Isaac? Holy issac?</w:t>
      </w:r>
    </w:p>
  </w:comment>
  <w:comment w:id="409" w:author="Windows User" w:date="2015-10-30T08:56:00Z" w:initials="BS">
    <w:p w:rsidR="00E21EA3" w:rsidRDefault="00E21EA3">
      <w:pPr>
        <w:pStyle w:val="CommentText"/>
      </w:pPr>
      <w:r>
        <w:rPr>
          <w:rStyle w:val="CommentReference"/>
        </w:rPr>
        <w:annotationRef/>
      </w:r>
      <w:r>
        <w:t>ten thousand time?</w:t>
      </w:r>
    </w:p>
  </w:comment>
  <w:comment w:id="410" w:author="Windows User" w:date="2015-10-30T08:56:00Z" w:initials="BS">
    <w:p w:rsidR="00E21EA3" w:rsidRDefault="00E21EA3">
      <w:pPr>
        <w:pStyle w:val="CommentText"/>
      </w:pPr>
      <w:r>
        <w:rPr>
          <w:rStyle w:val="CommentReference"/>
        </w:rPr>
        <w:annotationRef/>
      </w:r>
      <w:r>
        <w:t>probably don't want to say despot.</w:t>
      </w:r>
    </w:p>
  </w:comment>
  <w:comment w:id="411" w:author="Windows User" w:date="2015-10-30T08:56:00Z" w:initials="BS">
    <w:p w:rsidR="00E21EA3" w:rsidRDefault="00E21EA3">
      <w:pPr>
        <w:pStyle w:val="CommentText"/>
      </w:pPr>
      <w:r>
        <w:rPr>
          <w:rStyle w:val="CommentReference"/>
        </w:rPr>
        <w:annotationRef/>
      </w:r>
      <w:r>
        <w:t>honour or pride?</w:t>
      </w:r>
    </w:p>
  </w:comment>
  <w:comment w:id="412" w:author="Windows User" w:date="2015-10-30T08:56:00Z" w:initials="BS">
    <w:p w:rsidR="00E21EA3" w:rsidRDefault="00E21EA3">
      <w:pPr>
        <w:pStyle w:val="CommentText"/>
      </w:pPr>
      <w:r>
        <w:rPr>
          <w:rStyle w:val="CommentReference"/>
        </w:rPr>
        <w:annotationRef/>
      </w:r>
      <w:r>
        <w:t>spouse or friend???</w:t>
      </w:r>
    </w:p>
  </w:comment>
  <w:comment w:id="413" w:author="Windows User" w:date="2015-10-30T08:56:00Z" w:initials="BS">
    <w:p w:rsidR="00E21EA3" w:rsidRDefault="00E21EA3">
      <w:pPr>
        <w:pStyle w:val="CommentText"/>
      </w:pPr>
      <w:r>
        <w:rPr>
          <w:rStyle w:val="CommentReference"/>
        </w:rPr>
        <w:annotationRef/>
      </w:r>
      <w:r>
        <w:t>word can be health or salvation... but health would parallel healing in next verse??? should it be salvation?</w:t>
      </w:r>
    </w:p>
  </w:comment>
  <w:comment w:id="414" w:author="Windows User" w:date="2015-10-30T08:56:00Z" w:initials="BS">
    <w:p w:rsidR="00E21EA3" w:rsidRDefault="00E21EA3">
      <w:pPr>
        <w:pStyle w:val="CommentText"/>
      </w:pPr>
      <w:r>
        <w:rPr>
          <w:rStyle w:val="CommentReference"/>
        </w:rPr>
        <w:annotationRef/>
      </w:r>
      <w:r>
        <w:t>unity or oneness? indescribable or unparalleled?</w:t>
      </w:r>
    </w:p>
  </w:comment>
  <w:comment w:id="415" w:author="Windows User" w:date="2015-10-30T08:56:00Z" w:initials="BS">
    <w:p w:rsidR="00E21EA3" w:rsidRDefault="00E21EA3">
      <w:pPr>
        <w:pStyle w:val="CommentText"/>
      </w:pPr>
      <w:r>
        <w:rPr>
          <w:rStyle w:val="CommentReference"/>
        </w:rPr>
        <w:annotationRef/>
      </w:r>
      <w:r>
        <w:t>mingling of substance or human seed? kind of a big difference.</w:t>
      </w:r>
    </w:p>
  </w:comment>
  <w:comment w:id="416" w:author="Windows User" w:date="2015-10-30T08:56:00Z" w:initials="BS">
    <w:p w:rsidR="00E21EA3" w:rsidRDefault="00E21EA3">
      <w:pPr>
        <w:pStyle w:val="CommentText"/>
      </w:pPr>
      <w:r>
        <w:rPr>
          <w:rStyle w:val="CommentReference"/>
        </w:rPr>
        <w:annotationRef/>
      </w:r>
      <w:r>
        <w:t>pray or interceed? With or before?</w:t>
      </w:r>
    </w:p>
  </w:comment>
  <w:comment w:id="423" w:author="Windows User" w:date="2015-10-30T08:56:00Z" w:initials="WU">
    <w:p w:rsidR="00E21EA3" w:rsidRDefault="00E21EA3">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10-30T08:56:00Z" w:initials="WU">
    <w:p w:rsidR="00E21EA3" w:rsidRDefault="00E21EA3">
      <w:pPr>
        <w:pStyle w:val="CommentText"/>
      </w:pPr>
      <w:r>
        <w:rPr>
          <w:rStyle w:val="CommentReference"/>
        </w:rPr>
        <w:annotationRef/>
      </w:r>
      <w:r>
        <w:t>Are more honoured?</w:t>
      </w:r>
    </w:p>
  </w:comment>
  <w:comment w:id="425" w:author="Windows User" w:date="2015-10-30T08:56:00Z" w:initials="WU">
    <w:p w:rsidR="00E21EA3" w:rsidRDefault="00E21EA3">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10-30T08:56:00Z" w:initials="WU">
    <w:p w:rsidR="00E21EA3" w:rsidRDefault="00E21EA3">
      <w:pPr>
        <w:pStyle w:val="CommentText"/>
      </w:pPr>
      <w:r>
        <w:rPr>
          <w:rStyle w:val="CommentReference"/>
        </w:rPr>
        <w:annotationRef/>
      </w:r>
      <w:r>
        <w:t>Above heaven or above the heavens. Not above the heaven.</w:t>
      </w:r>
    </w:p>
  </w:comment>
  <w:comment w:id="433" w:author="Windows User" w:date="2015-10-30T08:56:00Z" w:initials="WU">
    <w:p w:rsidR="00E21EA3" w:rsidRDefault="00E21EA3">
      <w:pPr>
        <w:pStyle w:val="CommentText"/>
      </w:pPr>
      <w:r>
        <w:rPr>
          <w:rStyle w:val="CommentReference"/>
        </w:rPr>
        <w:annotationRef/>
      </w:r>
      <w:r>
        <w:t>Reuse of truth is very awkward</w:t>
      </w:r>
    </w:p>
  </w:comment>
  <w:comment w:id="437" w:author="Windows User" w:date="2015-10-30T08:56:00Z" w:initials="WU">
    <w:p w:rsidR="00E21EA3" w:rsidRDefault="00E21EA3">
      <w:pPr>
        <w:pStyle w:val="CommentText"/>
      </w:pPr>
      <w:r>
        <w:rPr>
          <w:rStyle w:val="CommentReference"/>
        </w:rPr>
        <w:annotationRef/>
      </w:r>
      <w:r>
        <w:t>The Virgin Mary?</w:t>
      </w:r>
    </w:p>
  </w:comment>
  <w:comment w:id="438" w:author="Windows User" w:date="2015-10-30T08:56:00Z" w:initials="WU">
    <w:p w:rsidR="00E21EA3" w:rsidRDefault="00E21EA3">
      <w:pPr>
        <w:pStyle w:val="CommentText"/>
      </w:pPr>
      <w:r>
        <w:rPr>
          <w:rStyle w:val="CommentReference"/>
        </w:rPr>
        <w:annotationRef/>
      </w:r>
      <w:r>
        <w:t>And the Mercy Seat / with the Cherubs? Less literal, but makes more sense.</w:t>
      </w:r>
    </w:p>
  </w:comment>
  <w:comment w:id="439" w:author="Windows User" w:date="2015-10-30T08:56:00Z" w:initials="WU">
    <w:p w:rsidR="00E21EA3" w:rsidRDefault="00E21EA3">
      <w:pPr>
        <w:pStyle w:val="CommentText"/>
      </w:pPr>
      <w:r>
        <w:rPr>
          <w:rStyle w:val="CommentReference"/>
        </w:rPr>
        <w:annotationRef/>
      </w:r>
      <w:r>
        <w:t>Jar or vessel for the sake of youth who think marijuana?</w:t>
      </w:r>
    </w:p>
  </w:comment>
  <w:comment w:id="440" w:author="Windows User" w:date="2015-10-30T08:56:00Z" w:initials="WU">
    <w:p w:rsidR="00E21EA3" w:rsidRDefault="00E21EA3">
      <w:pPr>
        <w:pStyle w:val="CommentText"/>
      </w:pPr>
      <w:r>
        <w:rPr>
          <w:rStyle w:val="CommentReference"/>
        </w:rPr>
        <w:annotationRef/>
      </w:r>
      <w:r>
        <w:t>Not lampstand?</w:t>
      </w:r>
    </w:p>
  </w:comment>
  <w:comment w:id="444" w:author="Windows User" w:date="2015-10-30T08:56:00Z" w:initials="WU">
    <w:p w:rsidR="00E21EA3" w:rsidRDefault="00E21EA3">
      <w:pPr>
        <w:pStyle w:val="CommentText"/>
      </w:pPr>
      <w:r>
        <w:rPr>
          <w:rStyle w:val="CommentReference"/>
        </w:rPr>
        <w:annotationRef/>
      </w:r>
      <w:r>
        <w:t>Adorend? Ornamented?</w:t>
      </w:r>
    </w:p>
  </w:comment>
  <w:comment w:id="445" w:author="Windows User" w:date="2015-10-30T08:56:00Z" w:initials="WU">
    <w:p w:rsidR="00E21EA3" w:rsidRDefault="00E21EA3">
      <w:pPr>
        <w:pStyle w:val="CommentText"/>
      </w:pPr>
      <w:r>
        <w:rPr>
          <w:rStyle w:val="CommentReference"/>
        </w:rPr>
        <w:annotationRef/>
      </w:r>
      <w:r>
        <w:t>Need to decide whether to capitalize and be Consistent.</w:t>
      </w:r>
    </w:p>
  </w:comment>
  <w:comment w:id="446" w:author="Windows User" w:date="2015-10-30T08:56:00Z" w:initials="WU">
    <w:p w:rsidR="00E21EA3" w:rsidRDefault="00E21EA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10-30T08:56:00Z" w:initials="WU">
    <w:p w:rsidR="00E21EA3" w:rsidRDefault="00E21EA3">
      <w:pPr>
        <w:pStyle w:val="CommentText"/>
      </w:pPr>
      <w:r>
        <w:rPr>
          <w:rStyle w:val="CommentReference"/>
        </w:rPr>
        <w:annotationRef/>
      </w:r>
      <w:r>
        <w:t>Tense(s) of this vs?</w:t>
      </w:r>
    </w:p>
  </w:comment>
  <w:comment w:id="451" w:author="Windows User" w:date="2015-10-30T08:56:00Z" w:initials="WU">
    <w:p w:rsidR="00E21EA3" w:rsidRDefault="00E21EA3">
      <w:pPr>
        <w:pStyle w:val="CommentText"/>
      </w:pPr>
      <w:r>
        <w:rPr>
          <w:rStyle w:val="CommentReference"/>
        </w:rPr>
        <w:annotationRef/>
      </w:r>
      <w:r>
        <w:t>If no coma, then that. If coma, then which.</w:t>
      </w:r>
    </w:p>
  </w:comment>
  <w:comment w:id="452" w:author="Windows User" w:date="2015-10-30T08:56:00Z" w:initials="WU">
    <w:p w:rsidR="00E21EA3" w:rsidRDefault="00E21EA3">
      <w:pPr>
        <w:pStyle w:val="CommentText"/>
      </w:pPr>
      <w:r>
        <w:rPr>
          <w:rStyle w:val="CommentReference"/>
        </w:rPr>
        <w:annotationRef/>
      </w:r>
      <w:r>
        <w:t>Ok for traditional English. But in current usage hasn’t it narrowed to taste rather than still including smell? Armona?</w:t>
      </w:r>
    </w:p>
  </w:comment>
  <w:comment w:id="453" w:author="Windows User" w:date="2015-10-30T08:56:00Z" w:initials="WU">
    <w:p w:rsidR="00E21EA3" w:rsidRDefault="00E21EA3">
      <w:pPr>
        <w:pStyle w:val="CommentText"/>
      </w:pPr>
      <w:r>
        <w:rPr>
          <w:rStyle w:val="CommentReference"/>
        </w:rPr>
        <w:annotationRef/>
      </w:r>
      <w:r>
        <w:t>This makes little sense. An estate is just a state, a status… you can restore to a first status, but not to a status</w:t>
      </w:r>
    </w:p>
  </w:comment>
  <w:comment w:id="463" w:author="Windows User" w:date="2015-10-30T08:56:00Z" w:initials="WU">
    <w:p w:rsidR="00E21EA3" w:rsidRDefault="00E21EA3">
      <w:pPr>
        <w:pStyle w:val="CommentText"/>
      </w:pPr>
      <w:r>
        <w:rPr>
          <w:rStyle w:val="CommentReference"/>
        </w:rPr>
        <w:annotationRef/>
      </w:r>
      <w:r>
        <w:t>Care or concern?</w:t>
      </w:r>
    </w:p>
  </w:comment>
  <w:comment w:id="464" w:author="Windows User" w:date="2015-10-30T08:56:00Z" w:initials="WU">
    <w:p w:rsidR="00E21EA3" w:rsidRDefault="00E21EA3">
      <w:pPr>
        <w:pStyle w:val="CommentText"/>
      </w:pPr>
      <w:r>
        <w:rPr>
          <w:rStyle w:val="CommentReference"/>
        </w:rPr>
        <w:annotationRef/>
      </w:r>
      <w:r>
        <w:t>Uhm…. ? Coptic clearly says Sabbaton…. But wasn’t it the first day?</w:t>
      </w:r>
    </w:p>
  </w:comment>
  <w:comment w:id="471" w:author="Windows User" w:date="2015-10-30T08:56:00Z" w:initials="WU">
    <w:p w:rsidR="00E21EA3" w:rsidRDefault="00E21EA3">
      <w:pPr>
        <w:pStyle w:val="CommentText"/>
      </w:pPr>
      <w:r>
        <w:rPr>
          <w:rStyle w:val="CommentReference"/>
        </w:rPr>
        <w:annotationRef/>
      </w:r>
      <w:r>
        <w:t>Exceedingly? Too? So?</w:t>
      </w:r>
    </w:p>
  </w:comment>
  <w:comment w:id="472" w:author="Windows User" w:date="2015-10-30T08:56:00Z" w:initials="WU">
    <w:p w:rsidR="00E21EA3" w:rsidRDefault="00E21EA3">
      <w:pPr>
        <w:pStyle w:val="CommentText"/>
      </w:pPr>
      <w:r>
        <w:rPr>
          <w:rStyle w:val="CommentReference"/>
        </w:rPr>
        <w:annotationRef/>
      </w:r>
      <w:r>
        <w:t>Count or heed?</w:t>
      </w:r>
    </w:p>
  </w:comment>
  <w:comment w:id="473" w:author="Windows User" w:date="2015-10-30T08:56:00Z" w:initials="WU">
    <w:p w:rsidR="00E21EA3" w:rsidRDefault="00E21EA3">
      <w:pPr>
        <w:pStyle w:val="CommentText"/>
      </w:pPr>
      <w:r>
        <w:rPr>
          <w:rStyle w:val="CommentReference"/>
        </w:rPr>
        <w:annotationRef/>
      </w:r>
      <w:r>
        <w:t>Ramez, I or me?</w:t>
      </w:r>
    </w:p>
  </w:comment>
  <w:comment w:id="474" w:author="Windows User" w:date="2015-10-30T08:56:00Z" w:initials="WU">
    <w:p w:rsidR="00E21EA3" w:rsidRDefault="00E21EA3">
      <w:pPr>
        <w:pStyle w:val="CommentText"/>
      </w:pPr>
      <w:r>
        <w:rPr>
          <w:rStyle w:val="CommentReference"/>
        </w:rPr>
        <w:annotationRef/>
      </w:r>
      <w:r>
        <w:t>Teach to offer repentance or instruct in repentance?</w:t>
      </w:r>
    </w:p>
  </w:comment>
  <w:comment w:id="475" w:author="Windows User" w:date="2015-10-30T08:56:00Z" w:initials="WU">
    <w:p w:rsidR="00E21EA3" w:rsidRDefault="00E21EA3">
      <w:pPr>
        <w:pStyle w:val="CommentText"/>
      </w:pPr>
      <w:r>
        <w:rPr>
          <w:rStyle w:val="CommentReference"/>
        </w:rPr>
        <w:annotationRef/>
      </w:r>
      <w:r>
        <w:t>That a sinner die would make this consistent.</w:t>
      </w:r>
    </w:p>
  </w:comment>
  <w:comment w:id="476" w:author="Windows User" w:date="2015-10-30T08:56:00Z" w:initials="WU">
    <w:p w:rsidR="00E21EA3" w:rsidRDefault="00E21EA3">
      <w:pPr>
        <w:pStyle w:val="CommentText"/>
      </w:pPr>
      <w:r>
        <w:rPr>
          <w:rStyle w:val="CommentReference"/>
        </w:rPr>
        <w:annotationRef/>
      </w:r>
      <w:r>
        <w:t>Kind-hearted or merciful?</w:t>
      </w:r>
    </w:p>
  </w:comment>
  <w:comment w:id="477" w:author="Windows User" w:date="2015-10-30T08:56:00Z" w:initials="WU">
    <w:p w:rsidR="00E21EA3" w:rsidRDefault="00E21EA3">
      <w:pPr>
        <w:pStyle w:val="CommentText"/>
      </w:pPr>
      <w:r>
        <w:rPr>
          <w:rStyle w:val="CommentReference"/>
        </w:rPr>
        <w:annotationRef/>
      </w:r>
      <w:r>
        <w:t>Compassions or tender mercies?</w:t>
      </w:r>
    </w:p>
  </w:comment>
  <w:comment w:id="478" w:author="Windows User" w:date="2015-10-30T08:56:00Z" w:initials="WU">
    <w:p w:rsidR="00E21EA3" w:rsidRDefault="00E21EA3">
      <w:pPr>
        <w:pStyle w:val="CommentText"/>
      </w:pPr>
      <w:r>
        <w:rPr>
          <w:rStyle w:val="CommentReference"/>
        </w:rPr>
        <w:annotationRef/>
      </w:r>
      <w:r>
        <w:t>May He or that He may</w:t>
      </w:r>
    </w:p>
  </w:comment>
  <w:comment w:id="508" w:author="Windows User" w:date="2015-10-30T08:56:00Z" w:initials="BS">
    <w:p w:rsidR="00E21EA3" w:rsidRDefault="00E21EA3">
      <w:pPr>
        <w:pStyle w:val="CommentText"/>
      </w:pPr>
      <w:r>
        <w:rPr>
          <w:rStyle w:val="CommentReference"/>
        </w:rPr>
        <w:annotationRef/>
      </w:r>
      <w:r>
        <w:t>very greatly is redundant...</w:t>
      </w:r>
    </w:p>
  </w:comment>
  <w:comment w:id="509" w:author="Windows User" w:date="2015-10-30T08:56:00Z" w:initials="BS">
    <w:p w:rsidR="00E21EA3" w:rsidRDefault="00E21EA3">
      <w:pPr>
        <w:pStyle w:val="CommentText"/>
      </w:pPr>
      <w:r>
        <w:rPr>
          <w:rStyle w:val="CommentReference"/>
        </w:rPr>
        <w:annotationRef/>
      </w:r>
      <w:r>
        <w:t>above? in?</w:t>
      </w:r>
    </w:p>
  </w:comment>
  <w:comment w:id="510" w:author="Windows User" w:date="2015-10-30T08:56:00Z" w:initials="BS">
    <w:p w:rsidR="00E21EA3" w:rsidRDefault="00E21EA3">
      <w:pPr>
        <w:pStyle w:val="CommentText"/>
      </w:pPr>
      <w:r>
        <w:rPr>
          <w:rStyle w:val="CommentReference"/>
        </w:rPr>
        <w:annotationRef/>
      </w:r>
      <w:r>
        <w:t>dikeos is usually rended 'righteous'. Is there good cause to use 'just' here?</w:t>
      </w:r>
    </w:p>
  </w:comment>
  <w:comment w:id="511" w:author="Windows User" w:date="2015-10-30T08:56:00Z" w:initials="BS">
    <w:p w:rsidR="00E21EA3" w:rsidRDefault="00E21EA3">
      <w:pPr>
        <w:pStyle w:val="CommentText"/>
      </w:pPr>
      <w:r>
        <w:rPr>
          <w:rStyle w:val="CommentReference"/>
        </w:rPr>
        <w:annotationRef/>
      </w:r>
      <w:r>
        <w:t>mediated or put into practice?</w:t>
      </w:r>
    </w:p>
  </w:comment>
  <w:comment w:id="512" w:author="Windows User" w:date="2015-10-30T08:56:00Z" w:initials="BS">
    <w:p w:rsidR="00E21EA3" w:rsidRDefault="00E21EA3">
      <w:pPr>
        <w:pStyle w:val="CommentText"/>
      </w:pPr>
      <w:r>
        <w:rPr>
          <w:rStyle w:val="CommentReference"/>
        </w:rPr>
        <w:annotationRef/>
      </w:r>
      <w:r>
        <w:t>on their lips is a common English expression that seems to have the same meaning as "in their mouths"</w:t>
      </w:r>
    </w:p>
  </w:comment>
  <w:comment w:id="513" w:author="Windows User" w:date="2015-10-30T08:56:00Z" w:initials="BS">
    <w:p w:rsidR="00E21EA3" w:rsidRDefault="00E21EA3">
      <w:pPr>
        <w:pStyle w:val="CommentText"/>
      </w:pPr>
      <w:r>
        <w:rPr>
          <w:rStyle w:val="CommentReference"/>
        </w:rPr>
        <w:annotationRef/>
      </w:r>
      <w:r>
        <w:t>The tree of immortality would flow better in English.</w:t>
      </w:r>
    </w:p>
  </w:comment>
  <w:comment w:id="514" w:author="Windows User" w:date="2015-10-30T08:56:00Z" w:initials="BS">
    <w:p w:rsidR="00E21EA3" w:rsidRDefault="00E21EA3">
      <w:pPr>
        <w:pStyle w:val="CommentText"/>
      </w:pPr>
      <w:r>
        <w:rPr>
          <w:rStyle w:val="CommentReference"/>
        </w:rPr>
        <w:annotationRef/>
      </w:r>
      <w:r>
        <w:t>thoughts or senses?</w:t>
      </w:r>
    </w:p>
  </w:comment>
  <w:comment w:id="515" w:author="Windows User" w:date="2015-10-30T08:56:00Z" w:initials="BS">
    <w:p w:rsidR="00E21EA3" w:rsidRDefault="00E21EA3">
      <w:pPr>
        <w:pStyle w:val="CommentText"/>
      </w:pPr>
      <w:r>
        <w:rPr>
          <w:rStyle w:val="CommentReference"/>
        </w:rPr>
        <w:annotationRef/>
      </w:r>
      <w:r>
        <w:t>lay? set? cast?</w:t>
      </w:r>
    </w:p>
  </w:comment>
  <w:comment w:id="516" w:author="Windows User" w:date="2015-10-30T08:56:00Z" w:initials="BS">
    <w:p w:rsidR="00E21EA3" w:rsidRDefault="00E21EA3">
      <w:pPr>
        <w:pStyle w:val="CommentText"/>
      </w:pPr>
      <w:r>
        <w:rPr>
          <w:rStyle w:val="CommentReference"/>
        </w:rPr>
        <w:annotationRef/>
      </w:r>
      <w:r>
        <w:t>more common word... does it capture meaning well enough?</w:t>
      </w:r>
    </w:p>
  </w:comment>
  <w:comment w:id="517" w:author="Windows User" w:date="2015-10-30T08:56:00Z" w:initials="BS">
    <w:p w:rsidR="00E21EA3" w:rsidRDefault="00E21EA3">
      <w:pPr>
        <w:pStyle w:val="CommentText"/>
      </w:pPr>
      <w:r>
        <w:rPr>
          <w:rStyle w:val="CommentReference"/>
        </w:rPr>
        <w:annotationRef/>
      </w:r>
      <w:r>
        <w:t>types?</w:t>
      </w:r>
    </w:p>
  </w:comment>
  <w:comment w:id="525" w:author="Windows User" w:date="2015-10-30T08:56:00Z" w:initials="BS">
    <w:p w:rsidR="00E21EA3" w:rsidRDefault="00E21EA3">
      <w:pPr>
        <w:pStyle w:val="CommentText"/>
      </w:pPr>
      <w:r>
        <w:rPr>
          <w:rStyle w:val="CommentReference"/>
        </w:rPr>
        <w:annotationRef/>
      </w:r>
      <w:r>
        <w:t>Coptic clearly says beginning... is there anything in it about authority as the other translations have?</w:t>
      </w:r>
    </w:p>
  </w:comment>
  <w:comment w:id="526" w:author="Windows User" w:date="2015-10-30T08:56:00Z" w:initials="BS">
    <w:p w:rsidR="00E21EA3" w:rsidRDefault="00E21EA3">
      <w:pPr>
        <w:pStyle w:val="CommentText"/>
      </w:pPr>
      <w:r>
        <w:rPr>
          <w:rStyle w:val="CommentReference"/>
        </w:rPr>
        <w:annotationRef/>
      </w:r>
      <w:r>
        <w:t>risen, or shone?</w:t>
      </w:r>
    </w:p>
  </w:comment>
  <w:comment w:id="533" w:author="Windows User" w:date="2015-10-30T08:56:00Z" w:initials="BS">
    <w:p w:rsidR="00E21EA3" w:rsidRDefault="00E21EA3">
      <w:pPr>
        <w:pStyle w:val="CommentText"/>
      </w:pPr>
      <w:r>
        <w:rPr>
          <w:rStyle w:val="CommentReference"/>
        </w:rPr>
        <w:annotationRef/>
      </w:r>
      <w:r>
        <w:t>cap?</w:t>
      </w:r>
    </w:p>
  </w:comment>
  <w:comment w:id="534" w:author="Windows User" w:date="2015-10-30T08:56:00Z" w:initials="BS">
    <w:p w:rsidR="00E21EA3" w:rsidRDefault="00E21EA3">
      <w:pPr>
        <w:pStyle w:val="CommentText"/>
      </w:pPr>
      <w:r>
        <w:rPr>
          <w:rStyle w:val="CommentReference"/>
        </w:rPr>
        <w:annotationRef/>
      </w:r>
      <w:r>
        <w:t>save? redeem?</w:t>
      </w:r>
    </w:p>
  </w:comment>
  <w:comment w:id="538" w:author="Windows User" w:date="2015-11-02T09:17:00Z" w:initials="BS">
    <w:p w:rsidR="00E21EA3" w:rsidRDefault="00E21EA3"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10-30T08:56:00Z" w:initials="BS">
    <w:p w:rsidR="00E21EA3" w:rsidRDefault="00E21EA3">
      <w:pPr>
        <w:pStyle w:val="CommentText"/>
      </w:pPr>
      <w:r>
        <w:rPr>
          <w:rStyle w:val="CommentReference"/>
        </w:rPr>
        <w:annotationRef/>
      </w:r>
      <w:r>
        <w:t>or should " be down here</w:t>
      </w:r>
    </w:p>
  </w:comment>
  <w:comment w:id="543" w:author="Windows User" w:date="2015-10-30T08:56:00Z" w:initials="BS">
    <w:p w:rsidR="00E21EA3" w:rsidRDefault="00E21EA3">
      <w:pPr>
        <w:pStyle w:val="CommentText"/>
      </w:pPr>
      <w:r>
        <w:rPr>
          <w:rStyle w:val="CommentReference"/>
        </w:rPr>
        <w:annotationRef/>
      </w:r>
      <w:r>
        <w:t>was overcame or did overcome? very different...</w:t>
      </w:r>
    </w:p>
  </w:comment>
  <w:comment w:id="547" w:author="Windows User" w:date="2015-10-30T08:56:00Z" w:initials="BS">
    <w:p w:rsidR="00E21EA3" w:rsidRDefault="00E21EA3">
      <w:pPr>
        <w:pStyle w:val="CommentText"/>
      </w:pPr>
      <w:r>
        <w:rPr>
          <w:rStyle w:val="CommentReference"/>
        </w:rPr>
        <w:annotationRef/>
      </w:r>
      <w:r>
        <w:t>awkward, but changing to a perfect man or man perfectly destroys meaning...</w:t>
      </w:r>
    </w:p>
  </w:comment>
  <w:comment w:id="548" w:author="Windows User" w:date="2015-10-30T08:56:00Z" w:initials="BS">
    <w:p w:rsidR="00E21EA3" w:rsidRDefault="00E21EA3">
      <w:pPr>
        <w:pStyle w:val="CommentText"/>
      </w:pPr>
      <w:r>
        <w:rPr>
          <w:rStyle w:val="CommentReference"/>
        </w:rPr>
        <w:annotationRef/>
      </w:r>
      <w:r>
        <w:t>L.A. is quite different fo rthis vs...</w:t>
      </w:r>
    </w:p>
  </w:comment>
  <w:comment w:id="555" w:author="Windows User" w:date="2015-10-30T08:56:00Z" w:initials="BS">
    <w:p w:rsidR="00E21EA3" w:rsidRDefault="00E21EA3">
      <w:pPr>
        <w:pStyle w:val="CommentText"/>
      </w:pPr>
      <w:r>
        <w:rPr>
          <w:rStyle w:val="CommentReference"/>
        </w:rPr>
        <w:annotationRef/>
      </w:r>
      <w:r>
        <w:t>and goodwill towards men, or towards men of goodwill?</w:t>
      </w:r>
    </w:p>
  </w:comment>
  <w:comment w:id="556" w:author="Windows User" w:date="2015-10-30T08:56:00Z" w:initials="BS">
    <w:p w:rsidR="00E21EA3" w:rsidRDefault="00E21EA3">
      <w:pPr>
        <w:pStyle w:val="CommentText"/>
      </w:pPr>
      <w:r>
        <w:rPr>
          <w:rStyle w:val="CommentReference"/>
        </w:rPr>
        <w:annotationRef/>
      </w:r>
      <w:r>
        <w:t>dividing wall?</w:t>
      </w:r>
    </w:p>
  </w:comment>
  <w:comment w:id="560" w:author="Windows User" w:date="2015-10-30T08:56:00Z" w:initials="BS">
    <w:p w:rsidR="00E21EA3" w:rsidRDefault="00E21EA3">
      <w:pPr>
        <w:pStyle w:val="CommentText"/>
      </w:pPr>
      <w:r>
        <w:rPr>
          <w:rStyle w:val="CommentReference"/>
        </w:rPr>
        <w:annotationRef/>
      </w:r>
      <w:r>
        <w:t>what does han mean? can we say teh angels of light?</w:t>
      </w:r>
    </w:p>
  </w:comment>
  <w:comment w:id="561" w:author="Windows User" w:date="2015-10-30T08:56:00Z" w:initials="BS">
    <w:p w:rsidR="00E21EA3" w:rsidRDefault="00E21EA3">
      <w:pPr>
        <w:pStyle w:val="CommentText"/>
      </w:pPr>
      <w:r>
        <w:rPr>
          <w:rStyle w:val="CommentReference"/>
        </w:rPr>
        <w:annotationRef/>
      </w:r>
      <w:r>
        <w:t>sing hymns to be consistent with above?</w:t>
      </w:r>
    </w:p>
  </w:comment>
  <w:comment w:id="562" w:author="Windows User" w:date="2015-10-30T08:56:00Z" w:initials="BS">
    <w:p w:rsidR="00E21EA3" w:rsidRDefault="00E21EA3">
      <w:pPr>
        <w:pStyle w:val="CommentText"/>
      </w:pPr>
      <w:r>
        <w:rPr>
          <w:rStyle w:val="CommentReference"/>
        </w:rPr>
        <w:annotationRef/>
      </w:r>
      <w:r>
        <w:t>should be arose to match parallel with next vs... but makes no sense in English. Arose within Mary or shone from Mary.</w:t>
      </w:r>
    </w:p>
  </w:comment>
  <w:comment w:id="563" w:author="Windows User" w:date="2015-10-30T08:56:00Z" w:initials="BS">
    <w:p w:rsidR="00E21EA3" w:rsidRDefault="00E21EA3">
      <w:pPr>
        <w:pStyle w:val="CommentText"/>
      </w:pPr>
      <w:r>
        <w:rPr>
          <w:rStyle w:val="CommentReference"/>
        </w:rPr>
        <w:annotationRef/>
      </w:r>
      <w:r>
        <w:t>Is "je" enough justification to prepend 'saying'?</w:t>
      </w:r>
    </w:p>
  </w:comment>
  <w:comment w:id="564" w:author="Windows User" w:date="2015-10-30T08:56:00Z" w:initials="BS">
    <w:p w:rsidR="00E21EA3" w:rsidRDefault="00E21EA3">
      <w:pPr>
        <w:pStyle w:val="CommentText"/>
      </w:pPr>
      <w:r>
        <w:rPr>
          <w:rStyle w:val="CommentReference"/>
        </w:rPr>
        <w:annotationRef/>
      </w:r>
      <w:r>
        <w:t>abouna's doxology of prime has 'that' here I think...</w:t>
      </w:r>
    </w:p>
  </w:comment>
  <w:comment w:id="565" w:author="Windows User" w:date="2015-10-30T08:56:00Z" w:initials="BS">
    <w:p w:rsidR="00E21EA3" w:rsidRDefault="00E21EA3">
      <w:pPr>
        <w:pStyle w:val="CommentText"/>
      </w:pPr>
      <w:r>
        <w:rPr>
          <w:rStyle w:val="CommentReference"/>
        </w:rPr>
        <w:annotationRef/>
      </w:r>
      <w:r>
        <w:t>or "sining"?</w:t>
      </w:r>
    </w:p>
  </w:comment>
  <w:comment w:id="570" w:author="Windows User" w:date="2015-10-30T08:56:00Z" w:initials="BS">
    <w:p w:rsidR="00E21EA3" w:rsidRDefault="00E21EA3">
      <w:pPr>
        <w:pStyle w:val="CommentText"/>
      </w:pPr>
      <w:r>
        <w:rPr>
          <w:rStyle w:val="CommentReference"/>
        </w:rPr>
        <w:annotationRef/>
      </w:r>
      <w:r>
        <w:t>If continuing as one sentence from previous verse, can't repeat 'adam' here.</w:t>
      </w:r>
    </w:p>
  </w:comment>
  <w:comment w:id="571" w:author="Windows User" w:date="2015-10-30T08:56:00Z" w:initials="BS">
    <w:p w:rsidR="00E21EA3" w:rsidRDefault="00E21EA3">
      <w:pPr>
        <w:pStyle w:val="CommentText"/>
      </w:pPr>
      <w:r>
        <w:rPr>
          <w:rStyle w:val="CommentReference"/>
        </w:rPr>
        <w:annotationRef/>
      </w:r>
      <w:r>
        <w:t>any sense of authority in coptic?</w:t>
      </w:r>
    </w:p>
  </w:comment>
  <w:comment w:id="572" w:author="Windows User" w:date="2015-11-02T12:45:00Z" w:initials="BS">
    <w:p w:rsidR="00E21EA3" w:rsidRDefault="00E21EA3">
      <w:pPr>
        <w:pStyle w:val="CommentText"/>
      </w:pPr>
      <w:r>
        <w:rPr>
          <w:rStyle w:val="CommentReference"/>
        </w:rPr>
        <w:annotationRef/>
      </w:r>
      <w:r>
        <w:t>or saint mary? I prefer the holy... but we should be consistent one way or the other.</w:t>
      </w:r>
    </w:p>
  </w:comment>
  <w:comment w:id="573" w:author="Windows User" w:date="2015-10-30T08:56:00Z" w:initials="BS">
    <w:p w:rsidR="00E21EA3" w:rsidRDefault="00E21EA3">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10-30T08:56:00Z" w:initials="BS">
    <w:p w:rsidR="00E21EA3" w:rsidRDefault="00E21EA3">
      <w:pPr>
        <w:pStyle w:val="CommentText"/>
      </w:pPr>
      <w:r>
        <w:rPr>
          <w:rStyle w:val="CommentReference"/>
        </w:rPr>
        <w:annotationRef/>
      </w:r>
      <w:r>
        <w:t>tense is flipping so much vs to vs. Any way to make more consistent?</w:t>
      </w:r>
    </w:p>
  </w:comment>
  <w:comment w:id="583" w:author="Windows User" w:date="2015-11-02T12:41:00Z" w:initials="BS">
    <w:p w:rsidR="00E21EA3" w:rsidRDefault="00E21EA3">
      <w:pPr>
        <w:pStyle w:val="CommentText"/>
      </w:pPr>
      <w:r>
        <w:rPr>
          <w:rStyle w:val="CommentReference"/>
        </w:rPr>
        <w:annotationRef/>
      </w:r>
      <w:r>
        <w:t>cold frost? frosty cold? too many ands.</w:t>
      </w:r>
    </w:p>
  </w:comment>
  <w:comment w:id="584" w:author="Windows User" w:date="2015-10-30T08:56:00Z" w:initials="BS">
    <w:p w:rsidR="00E21EA3" w:rsidRDefault="00E21EA3">
      <w:pPr>
        <w:pStyle w:val="CommentText"/>
      </w:pPr>
      <w:r>
        <w:rPr>
          <w:rStyle w:val="CommentReference"/>
        </w:rPr>
        <w:annotationRef/>
      </w:r>
      <w:r>
        <w:t>In is probably more right... I probably shouldn't have changed that...</w:t>
      </w:r>
    </w:p>
  </w:comment>
  <w:comment w:id="599" w:author="Brett Slote" w:date="2015-10-30T08:56:00Z" w:initials="BS">
    <w:p w:rsidR="00E21EA3" w:rsidRDefault="00E21EA3">
      <w:pPr>
        <w:pStyle w:val="CommentText"/>
      </w:pPr>
      <w:r>
        <w:rPr>
          <w:rStyle w:val="CommentReference"/>
        </w:rPr>
        <w:annotationRef/>
      </w:r>
      <w:r>
        <w:t>Received or bought?</w:t>
      </w:r>
    </w:p>
  </w:comment>
  <w:comment w:id="602" w:author="Brett Slote" w:date="2015-10-30T08:56:00Z" w:initials="BS">
    <w:p w:rsidR="00E21EA3" w:rsidRDefault="00E21EA3">
      <w:pPr>
        <w:pStyle w:val="CommentText"/>
      </w:pPr>
      <w:r>
        <w:rPr>
          <w:rStyle w:val="CommentReference"/>
        </w:rPr>
        <w:annotationRef/>
      </w:r>
      <w:r>
        <w:t>Not hail to you?</w:t>
      </w:r>
    </w:p>
  </w:comment>
  <w:comment w:id="605" w:author="Brett Slote" w:date="2015-10-30T08:56:00Z" w:initials="BS">
    <w:p w:rsidR="00E21EA3" w:rsidRDefault="00E21EA3">
      <w:pPr>
        <w:pStyle w:val="CommentText"/>
      </w:pPr>
      <w:r>
        <w:rPr>
          <w:rStyle w:val="CommentReference"/>
        </w:rPr>
        <w:annotationRef/>
      </w:r>
      <w:r>
        <w:t>Again ‘a’ perfect man loses meaning, but as is sounds awkward.</w:t>
      </w:r>
    </w:p>
  </w:comment>
  <w:comment w:id="608" w:author="Brett Slote" w:date="2015-10-30T08:56:00Z" w:initials="BS">
    <w:p w:rsidR="00E21EA3" w:rsidRDefault="00E21EA3">
      <w:pPr>
        <w:pStyle w:val="CommentText"/>
      </w:pPr>
      <w:r>
        <w:rPr>
          <w:rStyle w:val="CommentReference"/>
        </w:rPr>
        <w:annotationRef/>
      </w:r>
      <w:r>
        <w:t>Uncircumscript?</w:t>
      </w:r>
    </w:p>
  </w:comment>
  <w:comment w:id="611" w:author="Brett Slote" w:date="2015-10-30T08:56:00Z" w:initials="BS">
    <w:p w:rsidR="00E21EA3" w:rsidRDefault="00E21EA3">
      <w:pPr>
        <w:pStyle w:val="CommentText"/>
      </w:pPr>
      <w:r>
        <w:rPr>
          <w:rStyle w:val="CommentReference"/>
        </w:rPr>
        <w:annotationRef/>
      </w:r>
      <w:r>
        <w:t>Orthodox?</w:t>
      </w:r>
    </w:p>
  </w:comment>
  <w:comment w:id="612" w:author="Brett Slote" w:date="2015-10-30T08:56:00Z" w:initials="BS">
    <w:p w:rsidR="00E21EA3" w:rsidRDefault="00E21EA3">
      <w:pPr>
        <w:pStyle w:val="CommentText"/>
      </w:pPr>
      <w:r>
        <w:rPr>
          <w:rStyle w:val="CommentReference"/>
        </w:rPr>
        <w:annotationRef/>
      </w:r>
      <w:r>
        <w:t>Faith?</w:t>
      </w:r>
    </w:p>
  </w:comment>
  <w:comment w:id="615" w:author="Brett Slote" w:date="2015-10-30T08:56:00Z" w:initials="BS">
    <w:p w:rsidR="00E21EA3" w:rsidRDefault="00E21EA3">
      <w:pPr>
        <w:pStyle w:val="CommentText"/>
      </w:pPr>
      <w:r>
        <w:rPr>
          <w:rStyle w:val="CommentReference"/>
        </w:rPr>
        <w:annotationRef/>
      </w:r>
      <w:r>
        <w:t>Need a consistent policy</w:t>
      </w:r>
    </w:p>
  </w:comment>
  <w:comment w:id="619" w:author="Brett Slote" w:date="2015-10-30T08:56:00Z" w:initials="BS">
    <w:p w:rsidR="00E21EA3" w:rsidRDefault="00E21EA3">
      <w:pPr>
        <w:pStyle w:val="CommentText"/>
      </w:pPr>
      <w:r>
        <w:rPr>
          <w:rStyle w:val="CommentReference"/>
        </w:rPr>
        <w:annotationRef/>
      </w:r>
      <w:r>
        <w:t>Ramez, He or Him?</w:t>
      </w:r>
    </w:p>
  </w:comment>
  <w:comment w:id="620" w:author="Brett Slote" w:date="2015-10-30T08:56:00Z" w:initials="BS">
    <w:p w:rsidR="00E21EA3" w:rsidRDefault="00E21EA3">
      <w:pPr>
        <w:pStyle w:val="CommentText"/>
      </w:pPr>
      <w:r>
        <w:rPr>
          <w:rStyle w:val="CommentReference"/>
        </w:rPr>
        <w:annotationRef/>
      </w:r>
      <w:r>
        <w:t>On? By?</w:t>
      </w:r>
    </w:p>
  </w:comment>
  <w:comment w:id="625" w:author="Windows User" w:date="2015-10-30T08:56:00Z" w:initials="BS">
    <w:p w:rsidR="00E21EA3" w:rsidRDefault="00E21EA3">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10-30T08:56:00Z" w:initials="BS">
    <w:p w:rsidR="00E21EA3" w:rsidRDefault="00E21EA3">
      <w:pPr>
        <w:pStyle w:val="CommentText"/>
      </w:pPr>
      <w:r>
        <w:rPr>
          <w:rStyle w:val="CommentReference"/>
        </w:rPr>
        <w:annotationRef/>
      </w:r>
      <w:r>
        <w:t>When we love the Name of our Lord Jesus Christ, the Name of Salvation...</w:t>
      </w:r>
    </w:p>
  </w:comment>
  <w:comment w:id="627" w:author="Windows User" w:date="2015-10-30T08:56:00Z" w:initials="BS">
    <w:p w:rsidR="00E21EA3" w:rsidRDefault="00E21EA3">
      <w:pPr>
        <w:pStyle w:val="CommentText"/>
      </w:pPr>
      <w:r>
        <w:rPr>
          <w:rStyle w:val="CommentReference"/>
        </w:rPr>
        <w:annotationRef/>
      </w:r>
      <w:r>
        <w:t>adjective? severe?</w:t>
      </w:r>
    </w:p>
  </w:comment>
  <w:comment w:id="635" w:author="Windows User" w:date="2015-10-30T08:56:00Z" w:initials="BS">
    <w:p w:rsidR="00E21EA3" w:rsidRDefault="00E21EA3">
      <w:pPr>
        <w:pStyle w:val="CommentText"/>
      </w:pPr>
      <w:r>
        <w:rPr>
          <w:rStyle w:val="CommentReference"/>
        </w:rPr>
        <w:annotationRef/>
      </w:r>
      <w:r>
        <w:t>too literal?</w:t>
      </w:r>
    </w:p>
  </w:comment>
  <w:comment w:id="638" w:author="Windows User" w:date="2015-10-30T08:56:00Z" w:initials="BS">
    <w:p w:rsidR="00E21EA3" w:rsidRDefault="00E21EA3">
      <w:pPr>
        <w:pStyle w:val="CommentText"/>
      </w:pPr>
      <w:r>
        <w:rPr>
          <w:rStyle w:val="CommentReference"/>
        </w:rPr>
        <w:annotationRef/>
      </w:r>
      <w:r>
        <w:t>awkward</w:t>
      </w:r>
    </w:p>
  </w:comment>
  <w:comment w:id="639" w:author="Windows User" w:date="2015-10-30T08:56:00Z" w:initials="BS">
    <w:p w:rsidR="00E21EA3" w:rsidRDefault="00E21EA3">
      <w:pPr>
        <w:pStyle w:val="CommentText"/>
      </w:pPr>
      <w:r>
        <w:rPr>
          <w:rStyle w:val="CommentReference"/>
        </w:rPr>
        <w:annotationRef/>
      </w:r>
      <w:r>
        <w:t>sits, less literal, but more clear?</w:t>
      </w:r>
    </w:p>
  </w:comment>
  <w:comment w:id="640" w:author="Windows User" w:date="2015-10-30T08:56:00Z" w:initials="BS">
    <w:p w:rsidR="00E21EA3" w:rsidRDefault="00E21EA3">
      <w:pPr>
        <w:pStyle w:val="CommentText"/>
      </w:pPr>
      <w:r>
        <w:rPr>
          <w:rStyle w:val="CommentReference"/>
        </w:rPr>
        <w:annotationRef/>
      </w:r>
      <w:r>
        <w:t>awkward</w:t>
      </w:r>
    </w:p>
  </w:comment>
  <w:comment w:id="642" w:author="Windows User" w:date="2015-10-30T08:56:00Z" w:initials="BS">
    <w:p w:rsidR="00E21EA3" w:rsidRDefault="00E21EA3">
      <w:pPr>
        <w:pStyle w:val="CommentText"/>
      </w:pPr>
      <w:r>
        <w:rPr>
          <w:rStyle w:val="CommentReference"/>
        </w:rPr>
        <w:annotationRef/>
      </w:r>
      <w:r>
        <w:t>terribly awkward</w:t>
      </w:r>
    </w:p>
  </w:comment>
  <w:comment w:id="644" w:author="Windows User" w:date="2015-10-30T08:56:00Z" w:initials="BS">
    <w:p w:rsidR="00E21EA3" w:rsidRDefault="00E21EA3">
      <w:pPr>
        <w:pStyle w:val="CommentText"/>
      </w:pPr>
      <w:r>
        <w:rPr>
          <w:rStyle w:val="CommentReference"/>
        </w:rPr>
        <w:annotationRef/>
      </w:r>
      <w:r>
        <w:t>sat?</w:t>
      </w:r>
    </w:p>
  </w:comment>
  <w:comment w:id="647" w:author="Windows User" w:date="2015-10-30T08:56:00Z" w:initials="BS">
    <w:p w:rsidR="00E21EA3" w:rsidRDefault="00E21EA3">
      <w:pPr>
        <w:pStyle w:val="CommentText"/>
      </w:pPr>
      <w:r>
        <w:rPr>
          <w:rStyle w:val="CommentReference"/>
        </w:rPr>
        <w:annotationRef/>
      </w:r>
      <w:r>
        <w:t>entered and come forth, or entered through it?</w:t>
      </w:r>
    </w:p>
  </w:comment>
  <w:comment w:id="648" w:author="Windows User" w:date="2015-10-30T08:56:00Z" w:initials="BS">
    <w:p w:rsidR="00E21EA3" w:rsidRDefault="00E21EA3">
      <w:pPr>
        <w:pStyle w:val="CommentText"/>
      </w:pPr>
      <w:r>
        <w:rPr>
          <w:rStyle w:val="CommentReference"/>
        </w:rPr>
        <w:annotationRef/>
      </w:r>
      <w:r>
        <w:t>appearing?</w:t>
      </w:r>
    </w:p>
  </w:comment>
  <w:comment w:id="649" w:author="Windows User" w:date="2015-10-30T08:56:00Z" w:initials="BS">
    <w:p w:rsidR="00E21EA3" w:rsidRDefault="00E21EA3">
      <w:pPr>
        <w:pStyle w:val="CommentText"/>
      </w:pPr>
      <w:r>
        <w:rPr>
          <w:rStyle w:val="CommentReference"/>
        </w:rPr>
        <w:annotationRef/>
      </w:r>
      <w:r>
        <w:t>He</w:t>
      </w:r>
    </w:p>
  </w:comment>
  <w:comment w:id="654" w:author="Windows User" w:date="2015-10-30T08:56:00Z" w:initials="BS">
    <w:p w:rsidR="00E21EA3" w:rsidRDefault="00E21EA3">
      <w:pPr>
        <w:pStyle w:val="CommentText"/>
      </w:pPr>
      <w:r>
        <w:rPr>
          <w:rStyle w:val="CommentReference"/>
        </w:rPr>
        <w:annotationRef/>
      </w:r>
      <w:r>
        <w:t>I feel like upon sounds better here and below</w:t>
      </w:r>
    </w:p>
  </w:comment>
  <w:comment w:id="655" w:author="Windows User" w:date="2015-10-30T08:56:00Z" w:initials="BS">
    <w:p w:rsidR="00E21EA3" w:rsidRDefault="00E21EA3">
      <w:pPr>
        <w:pStyle w:val="CommentText"/>
      </w:pPr>
      <w:r>
        <w:rPr>
          <w:rStyle w:val="CommentReference"/>
        </w:rPr>
        <w:annotationRef/>
      </w:r>
      <w:r>
        <w:t>For forty days</w:t>
      </w:r>
    </w:p>
  </w:comment>
  <w:comment w:id="656" w:author="Windows User" w:date="2015-10-30T08:56:00Z" w:initials="BS">
    <w:p w:rsidR="00E21EA3" w:rsidRDefault="00E21EA3">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10-30T08:56:00Z" w:initials="BS">
    <w:p w:rsidR="00E21EA3" w:rsidRDefault="00E21EA3">
      <w:pPr>
        <w:pStyle w:val="CommentText"/>
      </w:pPr>
      <w:r>
        <w:rPr>
          <w:rStyle w:val="CommentReference"/>
        </w:rPr>
        <w:annotationRef/>
      </w:r>
      <w:r>
        <w:t>a? I know virgin doesn't sound right. Nor virginal. But a virgin seems to cheapen the thought...</w:t>
      </w:r>
    </w:p>
  </w:comment>
  <w:comment w:id="664" w:author="Windows User" w:date="2015-10-30T08:56:00Z" w:initials="BS">
    <w:p w:rsidR="00E21EA3" w:rsidRDefault="00E21EA3">
      <w:pPr>
        <w:pStyle w:val="CommentText"/>
      </w:pPr>
      <w:r>
        <w:rPr>
          <w:rStyle w:val="CommentReference"/>
        </w:rPr>
        <w:annotationRef/>
      </w:r>
      <w:r>
        <w:t>annulled has connotation from catholicism of never having been. I like abolished better. Sounds more poetic like too.</w:t>
      </w:r>
    </w:p>
  </w:comment>
  <w:comment w:id="667" w:author="Windows User" w:date="2015-10-30T08:56:00Z" w:initials="BS">
    <w:p w:rsidR="00E21EA3" w:rsidRDefault="00E21EA3">
      <w:pPr>
        <w:pStyle w:val="CommentText"/>
      </w:pPr>
      <w:r>
        <w:rPr>
          <w:rStyle w:val="CommentReference"/>
        </w:rPr>
        <w:annotationRef/>
      </w:r>
      <w:r>
        <w:t>yes, it is a continuous thought. But this and next are complete sentences in themselves.</w:t>
      </w:r>
    </w:p>
  </w:comment>
  <w:comment w:id="668" w:author="Windows User" w:date="2015-10-30T08:56:00Z" w:initials="BS">
    <w:p w:rsidR="00E21EA3" w:rsidRDefault="00E21EA3">
      <w:pPr>
        <w:pStyle w:val="CommentText"/>
      </w:pPr>
      <w:r>
        <w:rPr>
          <w:rStyle w:val="CommentReference"/>
        </w:rPr>
        <w:annotationRef/>
      </w:r>
      <w:r>
        <w:t>revealed almost makes sense here... but not with the next line having "said"</w:t>
      </w:r>
    </w:p>
  </w:comment>
  <w:comment w:id="669" w:author="Windows User" w:date="2015-10-30T08:56:00Z" w:initials="BS">
    <w:p w:rsidR="00E21EA3" w:rsidRDefault="00E21EA3">
      <w:pPr>
        <w:pStyle w:val="CommentText"/>
      </w:pPr>
      <w:r>
        <w:rPr>
          <w:rStyle w:val="CommentReference"/>
        </w:rPr>
        <w:annotationRef/>
      </w:r>
      <w:r>
        <w:t>repeat quotes or contiguious?</w:t>
      </w:r>
    </w:p>
  </w:comment>
  <w:comment w:id="670" w:author="Windows User" w:date="2015-10-30T08:56:00Z" w:initials="BS">
    <w:p w:rsidR="00E21EA3" w:rsidRDefault="00E21EA3">
      <w:pPr>
        <w:pStyle w:val="CommentText"/>
      </w:pPr>
      <w:r>
        <w:rPr>
          <w:rStyle w:val="CommentReference"/>
        </w:rPr>
        <w:annotationRef/>
      </w:r>
      <w:r>
        <w:t>in strength?</w:t>
      </w:r>
    </w:p>
  </w:comment>
  <w:comment w:id="671" w:author="Windows User" w:date="2015-10-30T08:56:00Z" w:initials="BS">
    <w:p w:rsidR="00E21EA3" w:rsidRDefault="00E21EA3">
      <w:pPr>
        <w:pStyle w:val="CommentText"/>
      </w:pPr>
      <w:r>
        <w:rPr>
          <w:rStyle w:val="CommentReference"/>
        </w:rPr>
        <w:annotationRef/>
      </w:r>
      <w:r>
        <w:t>in the tune it just sounds more emphatic dropping the "both"</w:t>
      </w:r>
    </w:p>
  </w:comment>
  <w:comment w:id="673" w:author="Windows User" w:date="2015-10-30T08:56:00Z" w:initials="BS">
    <w:p w:rsidR="00E21EA3" w:rsidRDefault="00E21EA3">
      <w:pPr>
        <w:pStyle w:val="CommentText"/>
      </w:pPr>
      <w:r>
        <w:rPr>
          <w:rStyle w:val="CommentReference"/>
        </w:rPr>
        <w:annotationRef/>
      </w:r>
      <w:r>
        <w:t>theotokos, not mav em ef Nooti</w:t>
      </w:r>
    </w:p>
  </w:comment>
  <w:comment w:id="674" w:author="Windows User" w:date="2015-10-30T08:56:00Z" w:initials="BS">
    <w:p w:rsidR="00E21EA3" w:rsidRDefault="00E21EA3">
      <w:pPr>
        <w:pStyle w:val="CommentText"/>
      </w:pPr>
      <w:r>
        <w:rPr>
          <w:rStyle w:val="CommentReference"/>
        </w:rPr>
        <w:annotationRef/>
      </w:r>
      <w:r>
        <w:t>in?</w:t>
      </w:r>
    </w:p>
  </w:comment>
  <w:comment w:id="676" w:author="Windows User" w:date="2015-10-30T08:56:00Z" w:initials="BS">
    <w:p w:rsidR="00E21EA3" w:rsidRDefault="00E21EA3">
      <w:pPr>
        <w:pStyle w:val="CommentText"/>
      </w:pPr>
      <w:r>
        <w:rPr>
          <w:rStyle w:val="CommentReference"/>
        </w:rPr>
        <w:annotationRef/>
      </w:r>
      <w:r>
        <w:t>it's literally "And" but that leaves too much grammatical ambiguity that tends towards nonsensical parsing.</w:t>
      </w:r>
    </w:p>
  </w:comment>
  <w:comment w:id="677" w:author="Windows User" w:date="2015-10-30T08:56:00Z" w:initials="BS">
    <w:p w:rsidR="00E21EA3" w:rsidRDefault="00E21EA3">
      <w:pPr>
        <w:pStyle w:val="CommentText"/>
      </w:pPr>
      <w:r>
        <w:rPr>
          <w:rStyle w:val="CommentReference"/>
        </w:rPr>
        <w:annotationRef/>
      </w:r>
      <w:r>
        <w:t>tense?</w:t>
      </w:r>
    </w:p>
  </w:comment>
  <w:comment w:id="679" w:author="Windows User" w:date="2015-10-30T08:56:00Z" w:initials="BS">
    <w:p w:rsidR="00E21EA3" w:rsidRDefault="00E21EA3">
      <w:pPr>
        <w:pStyle w:val="CommentText"/>
      </w:pPr>
      <w:r>
        <w:rPr>
          <w:rStyle w:val="CommentReference"/>
        </w:rPr>
        <w:annotationRef/>
      </w:r>
      <w:r>
        <w:t>too far for a pronoun</w:t>
      </w:r>
    </w:p>
  </w:comment>
  <w:comment w:id="680" w:author="Windows User" w:date="2015-10-30T08:56:00Z" w:initials="BS">
    <w:p w:rsidR="00E21EA3" w:rsidRDefault="00E21EA3">
      <w:pPr>
        <w:pStyle w:val="CommentText"/>
      </w:pPr>
      <w:r>
        <w:rPr>
          <w:rStyle w:val="CommentReference"/>
        </w:rPr>
        <w:annotationRef/>
      </w:r>
      <w:r>
        <w:t>deemed or made?</w:t>
      </w:r>
    </w:p>
  </w:comment>
  <w:comment w:id="682" w:author="Windows User" w:date="2015-10-30T08:56:00Z" w:initials="BS">
    <w:p w:rsidR="00E21EA3" w:rsidRDefault="00E21EA3">
      <w:pPr>
        <w:pStyle w:val="CommentText"/>
      </w:pPr>
      <w:r>
        <w:rPr>
          <w:rStyle w:val="CommentReference"/>
        </w:rPr>
        <w:annotationRef/>
      </w:r>
      <w:r>
        <w:t>coptic is heavens of heavens, but we usually say heaven of heavens.</w:t>
      </w:r>
    </w:p>
  </w:comment>
  <w:comment w:id="684" w:author="Windows User" w:date="2015-10-30T08:56:00Z" w:initials="BS">
    <w:p w:rsidR="00E21EA3" w:rsidRDefault="00E21EA3">
      <w:pPr>
        <w:pStyle w:val="CommentText"/>
      </w:pPr>
      <w:r>
        <w:rPr>
          <w:rStyle w:val="CommentReference"/>
        </w:rPr>
        <w:annotationRef/>
      </w:r>
      <w:r>
        <w:t>rises or shines?</w:t>
      </w:r>
    </w:p>
  </w:comment>
  <w:comment w:id="687" w:author="Windows User" w:date="2015-10-30T08:56:00Z" w:initials="BS">
    <w:p w:rsidR="00E21EA3" w:rsidRDefault="00E21EA3">
      <w:pPr>
        <w:pStyle w:val="CommentText"/>
      </w:pPr>
      <w:r>
        <w:rPr>
          <w:rStyle w:val="CommentReference"/>
        </w:rPr>
        <w:annotationRef/>
      </w:r>
      <w:r>
        <w:t>destroyed or damaged?</w:t>
      </w:r>
    </w:p>
  </w:comment>
  <w:comment w:id="688" w:author="Windows User" w:date="2015-10-30T08:56:00Z" w:initials="BS">
    <w:p w:rsidR="00E21EA3" w:rsidRDefault="00E21EA3">
      <w:pPr>
        <w:pStyle w:val="CommentText"/>
      </w:pPr>
      <w:r>
        <w:rPr>
          <w:rStyle w:val="CommentReference"/>
        </w:rPr>
        <w:annotationRef/>
      </w:r>
      <w:r>
        <w:t>what does very mean here?</w:t>
      </w:r>
    </w:p>
  </w:comment>
  <w:comment w:id="693" w:author="Windows User" w:date="2015-10-30T08:56:00Z" w:initials="BS">
    <w:p w:rsidR="00E21EA3" w:rsidRDefault="00E21EA3">
      <w:pPr>
        <w:pStyle w:val="CommentText"/>
      </w:pPr>
      <w:r>
        <w:rPr>
          <w:rStyle w:val="CommentReference"/>
        </w:rPr>
        <w:annotationRef/>
      </w:r>
      <w:r>
        <w:t>servant, or slave?</w:t>
      </w:r>
    </w:p>
  </w:comment>
  <w:comment w:id="694" w:author="Windows User" w:date="2015-10-30T08:56:00Z" w:initials="BS">
    <w:p w:rsidR="00E21EA3" w:rsidRDefault="00E21EA3">
      <w:pPr>
        <w:pStyle w:val="CommentText"/>
      </w:pPr>
      <w:r>
        <w:rPr>
          <w:rStyle w:val="CommentReference"/>
        </w:rPr>
        <w:annotationRef/>
      </w:r>
      <w:r>
        <w:t>Feels way too literal</w:t>
      </w:r>
    </w:p>
  </w:comment>
  <w:comment w:id="700" w:author="Windows User" w:date="2015-10-30T08:56:00Z" w:initials="BS">
    <w:p w:rsidR="00E21EA3" w:rsidRDefault="00E21EA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10-30T08:56:00Z" w:initials="BS">
    <w:p w:rsidR="00E21EA3" w:rsidRDefault="00E21EA3">
      <w:pPr>
        <w:pStyle w:val="CommentText"/>
      </w:pPr>
      <w:r>
        <w:rPr>
          <w:rStyle w:val="CommentReference"/>
        </w:rPr>
        <w:annotationRef/>
      </w:r>
      <w:r>
        <w:t>was incarnate or took flesh? Need a decision for this common phrase.</w:t>
      </w:r>
    </w:p>
  </w:comment>
  <w:comment w:id="704" w:author="Windows User" w:date="2015-10-30T08:56:00Z" w:initials="BS">
    <w:p w:rsidR="00E21EA3" w:rsidRDefault="00E21EA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10-30T08:56:00Z" w:initials="BS">
    <w:p w:rsidR="00E21EA3" w:rsidRDefault="00E21EA3">
      <w:pPr>
        <w:pStyle w:val="CommentText"/>
      </w:pPr>
      <w:r>
        <w:rPr>
          <w:rStyle w:val="CommentReference"/>
        </w:rPr>
        <w:annotationRef/>
      </w:r>
      <w:r>
        <w:t>Altar/The place where the Sacrifice is offered, is clearly not right. But Temple? Or Holy of Holies?</w:t>
      </w:r>
    </w:p>
  </w:comment>
  <w:comment w:id="712" w:author="Windows User" w:date="2015-10-30T08:56:00Z" w:initials="BS">
    <w:p w:rsidR="00E21EA3" w:rsidRDefault="00E21EA3">
      <w:pPr>
        <w:pStyle w:val="CommentText"/>
      </w:pPr>
      <w:r>
        <w:rPr>
          <w:rStyle w:val="CommentReference"/>
        </w:rPr>
        <w:annotationRef/>
      </w:r>
      <w:r>
        <w:t>I think infinite captures the meaning of uncircumscript in a more approachable way.</w:t>
      </w:r>
    </w:p>
  </w:comment>
  <w:comment w:id="713" w:author="Windows User" w:date="2015-10-30T08:56:00Z" w:initials="BS">
    <w:p w:rsidR="00E21EA3" w:rsidRDefault="00E21EA3">
      <w:pPr>
        <w:pStyle w:val="CommentText"/>
      </w:pPr>
      <w:r>
        <w:rPr>
          <w:rStyle w:val="CommentReference"/>
        </w:rPr>
        <w:annotationRef/>
      </w:r>
      <w:r>
        <w:t>net or hook?</w:t>
      </w:r>
    </w:p>
  </w:comment>
  <w:comment w:id="714" w:author="Windows User" w:date="2015-10-30T08:56:00Z" w:initials="BS">
    <w:p w:rsidR="00E21EA3" w:rsidRDefault="00E21EA3">
      <w:pPr>
        <w:pStyle w:val="CommentText"/>
      </w:pPr>
      <w:r>
        <w:rPr>
          <w:rStyle w:val="CommentReference"/>
        </w:rPr>
        <w:annotationRef/>
      </w:r>
      <w:r>
        <w:t>Instructing them in the worship?</w:t>
      </w:r>
    </w:p>
  </w:comment>
  <w:comment w:id="715" w:author="Windows User" w:date="2015-10-30T08:56:00Z" w:initials="BS">
    <w:p w:rsidR="00E21EA3" w:rsidRDefault="00E21EA3">
      <w:pPr>
        <w:pStyle w:val="CommentText"/>
      </w:pPr>
      <w:r>
        <w:rPr>
          <w:rStyle w:val="CommentReference"/>
        </w:rPr>
        <w:annotationRef/>
      </w:r>
      <w:r>
        <w:t>what does this mean?</w:t>
      </w:r>
    </w:p>
  </w:comment>
  <w:comment w:id="716" w:author="Windows User" w:date="2015-10-30T08:56:00Z" w:initials="BS">
    <w:p w:rsidR="00E21EA3" w:rsidRDefault="00E21EA3">
      <w:pPr>
        <w:pStyle w:val="CommentText"/>
      </w:pPr>
      <w:r>
        <w:rPr>
          <w:rStyle w:val="CommentReference"/>
        </w:rPr>
        <w:annotationRef/>
      </w:r>
      <w:r>
        <w:t>Path? Or Way? i.e. Christ?</w:t>
      </w:r>
    </w:p>
  </w:comment>
  <w:comment w:id="717" w:author="Windows User" w:date="2015-10-30T08:56:00Z" w:initials="BS">
    <w:p w:rsidR="00E21EA3" w:rsidRDefault="00E21EA3">
      <w:pPr>
        <w:pStyle w:val="CommentText"/>
      </w:pPr>
      <w:r>
        <w:rPr>
          <w:rStyle w:val="CommentReference"/>
        </w:rPr>
        <w:annotationRef/>
      </w:r>
      <w:r>
        <w:t>forward to? Or towards?</w:t>
      </w:r>
    </w:p>
  </w:comment>
  <w:comment w:id="718" w:author="Windows User" w:date="2015-10-30T08:56:00Z" w:initials="BS">
    <w:p w:rsidR="00E21EA3" w:rsidRDefault="00E21EA3">
      <w:pPr>
        <w:pStyle w:val="CommentText"/>
      </w:pPr>
      <w:r>
        <w:rPr>
          <w:rStyle w:val="CommentReference"/>
        </w:rPr>
        <w:annotationRef/>
      </w:r>
      <w:r>
        <w:t>gladness</w:t>
      </w:r>
    </w:p>
  </w:comment>
  <w:comment w:id="723" w:author="Windows User" w:date="2015-10-30T08:56:00Z" w:initials="BS">
    <w:p w:rsidR="00E21EA3" w:rsidRDefault="00E21EA3">
      <w:pPr>
        <w:pStyle w:val="CommentText"/>
      </w:pPr>
      <w:r>
        <w:rPr>
          <w:rStyle w:val="CommentReference"/>
        </w:rPr>
        <w:annotationRef/>
      </w:r>
      <w:r>
        <w:t>Inclined to switch to L.A. ordering, but probably better to be consistent with Black.</w:t>
      </w:r>
    </w:p>
  </w:comment>
  <w:comment w:id="724" w:author="Windows User" w:date="2015-10-30T08:56:00Z" w:initials="BS">
    <w:p w:rsidR="00E21EA3" w:rsidRDefault="00E21EA3">
      <w:pPr>
        <w:pStyle w:val="CommentText"/>
      </w:pPr>
      <w:r>
        <w:rPr>
          <w:rStyle w:val="CommentReference"/>
        </w:rPr>
        <w:annotationRef/>
      </w:r>
      <w:r>
        <w:t>Everyday or a day?</w:t>
      </w:r>
    </w:p>
  </w:comment>
  <w:comment w:id="725" w:author="Windows User" w:date="2015-10-30T08:56:00Z" w:initials="BS">
    <w:p w:rsidR="00E21EA3" w:rsidRDefault="00E21EA3">
      <w:pPr>
        <w:pStyle w:val="CommentText"/>
      </w:pPr>
      <w:r>
        <w:rPr>
          <w:rStyle w:val="CommentReference"/>
        </w:rPr>
        <w:annotationRef/>
      </w:r>
      <w:r>
        <w:t>not delight. Maybe joy instead of esctasy?</w:t>
      </w:r>
    </w:p>
  </w:comment>
  <w:comment w:id="726" w:author="Windows User" w:date="2015-10-30T08:56:00Z" w:initials="BS">
    <w:p w:rsidR="00E21EA3" w:rsidRDefault="00E21EA3">
      <w:pPr>
        <w:pStyle w:val="CommentText"/>
      </w:pPr>
      <w:r>
        <w:rPr>
          <w:rStyle w:val="CommentReference"/>
        </w:rPr>
        <w:annotationRef/>
      </w:r>
      <w:r>
        <w:t>glory, splendor or beauty?</w:t>
      </w:r>
    </w:p>
  </w:comment>
  <w:comment w:id="727" w:author="Windows User" w:date="2015-10-30T08:56:00Z" w:initials="BS">
    <w:p w:rsidR="00E21EA3" w:rsidRDefault="00E21EA3">
      <w:pPr>
        <w:pStyle w:val="CommentText"/>
      </w:pPr>
      <w:r>
        <w:rPr>
          <w:rStyle w:val="CommentReference"/>
        </w:rPr>
        <w:annotationRef/>
      </w:r>
      <w:r>
        <w:t>from or and?</w:t>
      </w:r>
    </w:p>
  </w:comment>
  <w:comment w:id="728" w:author="Windows User" w:date="2015-10-30T08:56:00Z" w:initials="BS">
    <w:p w:rsidR="00E21EA3" w:rsidRDefault="00E21EA3">
      <w:pPr>
        <w:pStyle w:val="CommentText"/>
      </w:pPr>
      <w:r>
        <w:rPr>
          <w:rStyle w:val="CommentReference"/>
        </w:rPr>
        <w:annotationRef/>
      </w:r>
      <w:r>
        <w:t>What prophet? Why did abouna redact this?</w:t>
      </w:r>
    </w:p>
  </w:comment>
  <w:comment w:id="729" w:author="Windows User" w:date="2015-10-30T08:56:00Z" w:initials="BS">
    <w:p w:rsidR="00E21EA3" w:rsidRDefault="00E21EA3">
      <w:pPr>
        <w:pStyle w:val="CommentText"/>
      </w:pPr>
      <w:r>
        <w:rPr>
          <w:rStyle w:val="CommentReference"/>
        </w:rPr>
        <w:annotationRef/>
      </w:r>
      <w:r>
        <w:t>Doesn't this say you are beyond beginning, or something to that effect? Beyond the beginning from which even time arose?</w:t>
      </w:r>
    </w:p>
  </w:comment>
  <w:comment w:id="730" w:author="Windows User" w:date="2015-10-30T08:56:00Z" w:initials="BS">
    <w:p w:rsidR="00E21EA3" w:rsidRDefault="00E21EA3">
      <w:pPr>
        <w:pStyle w:val="CommentText"/>
      </w:pPr>
      <w:r>
        <w:rPr>
          <w:rStyle w:val="CommentReference"/>
        </w:rPr>
        <w:annotationRef/>
      </w:r>
      <w:r>
        <w:t>is this right?</w:t>
      </w:r>
    </w:p>
  </w:comment>
  <w:comment w:id="731" w:author="Windows User" w:date="2015-10-30T08:56:00Z" w:initials="BS">
    <w:p w:rsidR="00E21EA3" w:rsidRDefault="00E21EA3">
      <w:pPr>
        <w:pStyle w:val="CommentText"/>
      </w:pPr>
      <w:r>
        <w:rPr>
          <w:rStyle w:val="CommentReference"/>
        </w:rPr>
        <w:annotationRef/>
      </w:r>
      <w:r>
        <w:t>isn't it of?</w:t>
      </w:r>
    </w:p>
  </w:comment>
  <w:comment w:id="732" w:author="Windows User" w:date="2015-10-30T08:56:00Z" w:initials="BS">
    <w:p w:rsidR="00E21EA3" w:rsidRDefault="00E21EA3">
      <w:pPr>
        <w:pStyle w:val="CommentText"/>
      </w:pPr>
      <w:r>
        <w:rPr>
          <w:rStyle w:val="CommentReference"/>
        </w:rPr>
        <w:annotationRef/>
      </w:r>
      <w:r>
        <w:t>isn't it blesses?</w:t>
      </w:r>
    </w:p>
  </w:comment>
  <w:comment w:id="733" w:author="Windows User" w:date="2015-10-30T08:56:00Z" w:initials="BS">
    <w:p w:rsidR="00E21EA3" w:rsidRDefault="00E21EA3">
      <w:pPr>
        <w:pStyle w:val="CommentText"/>
      </w:pPr>
      <w:r>
        <w:rPr>
          <w:rStyle w:val="CommentReference"/>
        </w:rPr>
        <w:annotationRef/>
      </w:r>
      <w:r>
        <w:t>blessing or blessing?</w:t>
      </w:r>
    </w:p>
  </w:comment>
  <w:comment w:id="734" w:author="Windows User" w:date="2015-10-30T08:56:00Z" w:initials="BS">
    <w:p w:rsidR="00E21EA3" w:rsidRDefault="00E21EA3">
      <w:pPr>
        <w:pStyle w:val="CommentText"/>
      </w:pPr>
      <w:r>
        <w:rPr>
          <w:rStyle w:val="CommentReference"/>
        </w:rPr>
        <w:annotationRef/>
      </w:r>
      <w:r>
        <w:t>the other translations seem not to like abouna's contractions...</w:t>
      </w:r>
    </w:p>
  </w:comment>
  <w:comment w:id="735" w:author="Windows User" w:date="2015-10-30T08:56:00Z" w:initials="BS">
    <w:p w:rsidR="00E21EA3" w:rsidRDefault="00E21EA3">
      <w:pPr>
        <w:pStyle w:val="CommentText"/>
      </w:pPr>
      <w:r>
        <w:rPr>
          <w:rStyle w:val="CommentReference"/>
        </w:rPr>
        <w:annotationRef/>
      </w:r>
      <w:r>
        <w:t>perfect or true?</w:t>
      </w:r>
    </w:p>
  </w:comment>
  <w:comment w:id="742" w:author="Windows User" w:date="2015-10-30T08:56:00Z" w:initials="BS">
    <w:p w:rsidR="00E21EA3" w:rsidRDefault="00E21EA3">
      <w:pPr>
        <w:pStyle w:val="CommentText"/>
      </w:pPr>
      <w:r>
        <w:rPr>
          <w:rStyle w:val="CommentReference"/>
        </w:rPr>
        <w:annotationRef/>
      </w:r>
      <w:r>
        <w:t>which word is right?</w:t>
      </w:r>
    </w:p>
  </w:comment>
  <w:comment w:id="743" w:author="Windows User" w:date="2015-10-30T08:56:00Z" w:initials="BS">
    <w:p w:rsidR="00E21EA3" w:rsidRDefault="00E21EA3">
      <w:pPr>
        <w:pStyle w:val="CommentText"/>
      </w:pPr>
      <w:r>
        <w:rPr>
          <w:rStyle w:val="CommentReference"/>
        </w:rPr>
        <w:annotationRef/>
      </w:r>
      <w:r>
        <w:t>wise?</w:t>
      </w:r>
    </w:p>
  </w:comment>
  <w:comment w:id="745" w:author="Windows User" w:date="2015-10-30T08:56:00Z" w:initials="BS">
    <w:p w:rsidR="00E21EA3" w:rsidRDefault="00E21EA3">
      <w:pPr>
        <w:pStyle w:val="CommentText"/>
      </w:pPr>
      <w:r>
        <w:rPr>
          <w:rStyle w:val="CommentReference"/>
        </w:rPr>
        <w:annotationRef/>
      </w:r>
      <w:r>
        <w:t>bride, or bridal chamber?</w:t>
      </w:r>
    </w:p>
  </w:comment>
  <w:comment w:id="746" w:author="Windows User" w:date="2015-10-30T08:56:00Z" w:initials="BS">
    <w:p w:rsidR="00E21EA3" w:rsidRDefault="00E21EA3" w:rsidP="00BE768B">
      <w:pPr>
        <w:pStyle w:val="CommentText"/>
      </w:pPr>
      <w:r>
        <w:rPr>
          <w:rStyle w:val="CommentReference"/>
        </w:rPr>
        <w:annotationRef/>
      </w:r>
      <w:r>
        <w:t>truth, logos, or true logos?</w:t>
      </w:r>
    </w:p>
  </w:comment>
  <w:comment w:id="747" w:author="Windows User" w:date="2015-10-30T08:56:00Z" w:initials="BS">
    <w:p w:rsidR="00E21EA3" w:rsidRDefault="00E21EA3" w:rsidP="00BE768B">
      <w:pPr>
        <w:pStyle w:val="CommentText"/>
      </w:pPr>
      <w:r>
        <w:rPr>
          <w:rStyle w:val="CommentReference"/>
        </w:rPr>
        <w:annotationRef/>
      </w:r>
      <w:r>
        <w:t>redeemed or saved?</w:t>
      </w:r>
    </w:p>
  </w:comment>
  <w:comment w:id="749" w:author="Windows User" w:date="2015-10-30T08:56:00Z" w:initials="BS">
    <w:p w:rsidR="00E21EA3" w:rsidRDefault="00E21EA3">
      <w:pPr>
        <w:pStyle w:val="CommentText"/>
      </w:pPr>
      <w:r>
        <w:rPr>
          <w:rStyle w:val="CommentReference"/>
        </w:rPr>
        <w:annotationRef/>
      </w:r>
      <w:r>
        <w:t>for us or unto us?</w:t>
      </w:r>
    </w:p>
  </w:comment>
  <w:comment w:id="752" w:author="Windows User" w:date="2015-10-30T08:56:00Z" w:initials="BS">
    <w:p w:rsidR="00E21EA3" w:rsidRDefault="00E21EA3">
      <w:pPr>
        <w:pStyle w:val="CommentText"/>
      </w:pPr>
      <w:r>
        <w:rPr>
          <w:rStyle w:val="CommentReference"/>
        </w:rPr>
        <w:annotationRef/>
      </w:r>
      <w:r>
        <w:t>what does eshleelooi mean?</w:t>
      </w:r>
    </w:p>
  </w:comment>
  <w:comment w:id="753" w:author="Windows User" w:date="2015-10-30T08:56:00Z" w:initials="BS">
    <w:p w:rsidR="00E21EA3" w:rsidRDefault="00E21EA3">
      <w:pPr>
        <w:pStyle w:val="CommentText"/>
      </w:pPr>
      <w:r>
        <w:rPr>
          <w:rStyle w:val="CommentReference"/>
        </w:rPr>
        <w:annotationRef/>
      </w:r>
      <w:r>
        <w:t>save or redeem?</w:t>
      </w:r>
    </w:p>
  </w:comment>
  <w:comment w:id="755" w:author="Windows User" w:date="2015-10-30T08:56:00Z" w:initials="BS">
    <w:p w:rsidR="00E21EA3" w:rsidRDefault="00E21EA3">
      <w:pPr>
        <w:pStyle w:val="CommentText"/>
      </w:pPr>
      <w:r>
        <w:rPr>
          <w:rStyle w:val="CommentReference"/>
        </w:rPr>
        <w:annotationRef/>
      </w:r>
      <w:r>
        <w:t>paradoxically or miraculously?</w:t>
      </w:r>
    </w:p>
  </w:comment>
  <w:comment w:id="756" w:author="Windows User" w:date="2015-10-30T08:56:00Z" w:initials="BS">
    <w:p w:rsidR="00E21EA3" w:rsidRDefault="00E21EA3">
      <w:pPr>
        <w:pStyle w:val="CommentText"/>
      </w:pPr>
      <w:r>
        <w:rPr>
          <w:rStyle w:val="CommentReference"/>
        </w:rPr>
        <w:annotationRef/>
      </w:r>
      <w:r>
        <w:t>I get that this is perfectly valid English without 'is'. But too hard to follow fast.</w:t>
      </w:r>
    </w:p>
  </w:comment>
  <w:comment w:id="758" w:author="Windows User" w:date="2015-10-30T08:56:00Z" w:initials="BS">
    <w:p w:rsidR="00E21EA3" w:rsidRDefault="00E21EA3">
      <w:pPr>
        <w:pStyle w:val="CommentText"/>
      </w:pPr>
      <w:r>
        <w:rPr>
          <w:rStyle w:val="CommentReference"/>
        </w:rPr>
        <w:annotationRef/>
      </w:r>
      <w:r>
        <w:t>this seems to be parallel to gold on all sides rather than gold roundabout it.</w:t>
      </w:r>
    </w:p>
  </w:comment>
  <w:comment w:id="759" w:author="Windows User" w:date="2015-10-30T08:56:00Z" w:initials="BS">
    <w:p w:rsidR="00E21EA3" w:rsidRDefault="00E21EA3">
      <w:pPr>
        <w:pStyle w:val="CommentText"/>
      </w:pPr>
      <w:r>
        <w:rPr>
          <w:rStyle w:val="CommentReference"/>
        </w:rPr>
        <w:annotationRef/>
      </w:r>
      <w:r>
        <w:t>Saviour or redeemer?</w:t>
      </w:r>
    </w:p>
  </w:comment>
  <w:comment w:id="761" w:author="Windows User" w:date="2015-10-30T08:56:00Z" w:initials="BS">
    <w:p w:rsidR="00E21EA3" w:rsidRDefault="00E21EA3">
      <w:pPr>
        <w:pStyle w:val="CommentText"/>
      </w:pPr>
      <w:r>
        <w:rPr>
          <w:rStyle w:val="CommentReference"/>
        </w:rPr>
        <w:annotationRef/>
      </w:r>
      <w:r>
        <w:t>isn't this compassion? not nishti nai...</w:t>
      </w:r>
    </w:p>
  </w:comment>
  <w:comment w:id="764" w:author="Windows User" w:date="2015-10-30T08:56:00Z" w:initials="BS">
    <w:p w:rsidR="00E21EA3" w:rsidRDefault="00E21EA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10-30T08:56:00Z" w:initials="BS">
    <w:p w:rsidR="00E21EA3" w:rsidRDefault="00E21EA3">
      <w:pPr>
        <w:pStyle w:val="CommentText"/>
      </w:pPr>
      <w:r>
        <w:rPr>
          <w:rStyle w:val="CommentReference"/>
        </w:rPr>
        <w:annotationRef/>
      </w:r>
      <w:r>
        <w:t>should be lampstand, not candle stick, here and throughout.</w:t>
      </w:r>
    </w:p>
  </w:comment>
  <w:comment w:id="766" w:author="Windows User" w:date="2015-10-30T08:56:00Z" w:initials="BS">
    <w:p w:rsidR="00E21EA3" w:rsidRDefault="00E21EA3">
      <w:pPr>
        <w:pStyle w:val="CommentText"/>
      </w:pPr>
      <w:r>
        <w:rPr>
          <w:rStyle w:val="CommentReference"/>
        </w:rPr>
        <w:annotationRef/>
      </w:r>
      <w:r>
        <w:t>Ok, not saluted... Greeted, or I would prefer hailed...</w:t>
      </w:r>
    </w:p>
  </w:comment>
  <w:comment w:id="767" w:author="Windows User" w:date="2015-10-30T08:56:00Z" w:initials="BS">
    <w:p w:rsidR="00E21EA3" w:rsidRDefault="00E21EA3">
      <w:pPr>
        <w:pStyle w:val="CommentText"/>
      </w:pPr>
      <w:r>
        <w:rPr>
          <w:rStyle w:val="CommentReference"/>
        </w:rPr>
        <w:annotationRef/>
      </w:r>
      <w:r>
        <w:t>The Father was overjoyed, in your conception????</w:t>
      </w:r>
    </w:p>
  </w:comment>
  <w:comment w:id="768" w:author="Windows User" w:date="2015-10-30T08:56:00Z" w:initials="BS">
    <w:p w:rsidR="00E21EA3" w:rsidRDefault="00E21EA3">
      <w:pPr>
        <w:pStyle w:val="CommentText"/>
      </w:pPr>
      <w:r>
        <w:rPr>
          <w:rStyle w:val="CommentReference"/>
        </w:rPr>
        <w:annotationRef/>
      </w:r>
      <w:r>
        <w:t>appearing doesn't sound right for parousia... coming or advent?</w:t>
      </w:r>
    </w:p>
  </w:comment>
  <w:comment w:id="769" w:author="Windows User" w:date="2015-10-30T08:56:00Z" w:initials="BS">
    <w:p w:rsidR="00E21EA3" w:rsidRDefault="00E21EA3">
      <w:pPr>
        <w:pStyle w:val="CommentText"/>
      </w:pPr>
      <w:r>
        <w:rPr>
          <w:rStyle w:val="CommentReference"/>
        </w:rPr>
        <w:annotationRef/>
      </w:r>
      <w:r>
        <w:t>kinda funny in English to switch pronoun from Lord to Virgin in one scentence.</w:t>
      </w:r>
    </w:p>
  </w:comment>
  <w:comment w:id="772" w:author="Windows User" w:date="2015-10-30T08:56:00Z" w:initials="BS">
    <w:p w:rsidR="00E21EA3" w:rsidRDefault="00E21EA3">
      <w:pPr>
        <w:pStyle w:val="CommentText"/>
      </w:pPr>
      <w:r>
        <w:rPr>
          <w:rStyle w:val="CommentReference"/>
        </w:rPr>
        <w:annotationRef/>
      </w:r>
      <w:r>
        <w:t>I really didn't like preached... Is this to literal though? Maybe L.A. is better.</w:t>
      </w:r>
    </w:p>
  </w:comment>
  <w:comment w:id="773" w:author="Windows User" w:date="2015-10-30T08:56:00Z" w:initials="BS">
    <w:p w:rsidR="00E21EA3" w:rsidRDefault="00E21EA3">
      <w:pPr>
        <w:pStyle w:val="CommentText"/>
      </w:pPr>
      <w:r>
        <w:rPr>
          <w:rStyle w:val="CommentReference"/>
        </w:rPr>
        <w:annotationRef/>
      </w:r>
      <w:r>
        <w:t>these thereofs are so awkward... but I can't think of a better phrasing right now.</w:t>
      </w:r>
    </w:p>
  </w:comment>
  <w:comment w:id="779" w:author="Windows User" w:date="2015-10-30T08:56:00Z" w:initials="BS">
    <w:p w:rsidR="00E21EA3" w:rsidRDefault="00E21EA3">
      <w:pPr>
        <w:pStyle w:val="CommentText"/>
      </w:pPr>
      <w:r>
        <w:rPr>
          <w:rStyle w:val="CommentReference"/>
        </w:rPr>
        <w:annotationRef/>
      </w:r>
      <w:r>
        <w:t>this seems kind of loose... is it ok?</w:t>
      </w:r>
    </w:p>
  </w:comment>
  <w:comment w:id="780" w:author="Windows User" w:date="2015-10-30T08:56:00Z" w:initials="BS">
    <w:p w:rsidR="00E21EA3" w:rsidRDefault="00E21EA3">
      <w:pPr>
        <w:pStyle w:val="CommentText"/>
      </w:pPr>
      <w:r>
        <w:rPr>
          <w:rStyle w:val="CommentReference"/>
        </w:rPr>
        <w:annotationRef/>
      </w:r>
      <w:r>
        <w:t>works or deeds?</w:t>
      </w:r>
    </w:p>
  </w:comment>
  <w:comment w:id="781" w:author="Windows User" w:date="2015-10-30T08:56:00Z" w:initials="BS">
    <w:p w:rsidR="00E21EA3" w:rsidRDefault="00E21EA3">
      <w:pPr>
        <w:pStyle w:val="CommentText"/>
      </w:pPr>
      <w:r>
        <w:rPr>
          <w:rStyle w:val="CommentReference"/>
        </w:rPr>
        <w:annotationRef/>
      </w:r>
      <w:r>
        <w:t>does Coptic have 'high'?</w:t>
      </w:r>
    </w:p>
  </w:comment>
  <w:comment w:id="782" w:author="Windows User" w:date="2015-10-30T08:56:00Z" w:initials="BS">
    <w:p w:rsidR="00E21EA3" w:rsidRDefault="00E21EA3">
      <w:pPr>
        <w:pStyle w:val="CommentText"/>
      </w:pPr>
      <w:r>
        <w:rPr>
          <w:rStyle w:val="CommentReference"/>
        </w:rPr>
        <w:annotationRef/>
      </w:r>
      <w:r>
        <w:t>bless or praise? inconsistent rendering of esmo</w:t>
      </w:r>
    </w:p>
  </w:comment>
  <w:comment w:id="794" w:author="Windows User" w:date="2015-10-30T08:56:00Z" w:initials="WU">
    <w:p w:rsidR="00E21EA3" w:rsidRDefault="00E21EA3" w:rsidP="000278EC">
      <w:pPr>
        <w:pStyle w:val="CommentText"/>
      </w:pPr>
      <w:r>
        <w:rPr>
          <w:rStyle w:val="CommentReference"/>
        </w:rPr>
        <w:annotationRef/>
      </w:r>
      <w:r>
        <w:t>Gives light? Enlightens?</w:t>
      </w:r>
    </w:p>
  </w:comment>
  <w:comment w:id="795" w:author="Windows User" w:date="2015-10-30T08:56:00Z" w:initials="WU">
    <w:p w:rsidR="00E21EA3" w:rsidRDefault="00E21EA3">
      <w:pPr>
        <w:pStyle w:val="CommentText"/>
      </w:pPr>
      <w:r>
        <w:rPr>
          <w:rStyle w:val="CommentReference"/>
        </w:rPr>
        <w:annotationRef/>
      </w:r>
      <w:r>
        <w:t>split after this vs?</w:t>
      </w:r>
    </w:p>
  </w:comment>
  <w:comment w:id="796" w:author="Windows User" w:date="2015-10-30T08:56:00Z" w:initials="WU">
    <w:p w:rsidR="00E21EA3" w:rsidRDefault="00E21EA3">
      <w:pPr>
        <w:pStyle w:val="CommentText"/>
      </w:pPr>
      <w:r>
        <w:rPr>
          <w:rStyle w:val="CommentReference"/>
        </w:rPr>
        <w:annotationRef/>
      </w:r>
      <w:r>
        <w:t>Better word than prelate?</w:t>
      </w:r>
    </w:p>
  </w:comment>
  <w:comment w:id="818" w:author="Windows User" w:date="2015-11-04T08:53:00Z" w:initials="WU">
    <w:p w:rsidR="00E21EA3" w:rsidRDefault="00E21EA3">
      <w:pPr>
        <w:pStyle w:val="CommentText"/>
      </w:pPr>
      <w:r>
        <w:rPr>
          <w:rStyle w:val="CommentReference"/>
        </w:rPr>
        <w:annotationRef/>
      </w:r>
      <w:r>
        <w:t>Life giver or giver of life?</w:t>
      </w:r>
    </w:p>
  </w:comment>
  <w:comment w:id="819" w:author="Windows User" w:date="2015-11-04T08:54:00Z" w:initials="WU">
    <w:p w:rsidR="00E21EA3" w:rsidRDefault="00E21EA3">
      <w:pPr>
        <w:pStyle w:val="CommentText"/>
      </w:pPr>
      <w:r>
        <w:rPr>
          <w:rStyle w:val="CommentReference"/>
        </w:rPr>
        <w:annotationRef/>
      </w:r>
      <w:r>
        <w:t>Fix. Middle of this got deleted.</w:t>
      </w:r>
    </w:p>
  </w:comment>
  <w:comment w:id="827" w:author="Windows User" w:date="2015-10-30T08:56:00Z" w:initials="BS">
    <w:p w:rsidR="00E21EA3" w:rsidRDefault="00E21EA3">
      <w:pPr>
        <w:pStyle w:val="CommentText"/>
      </w:pPr>
      <w:r>
        <w:rPr>
          <w:rStyle w:val="CommentReference"/>
        </w:rPr>
        <w:annotationRef/>
      </w:r>
      <w:r>
        <w:t>coptic has confess</w:t>
      </w:r>
    </w:p>
  </w:comment>
  <w:comment w:id="917" w:author="Windows User" w:date="2015-10-30T08:56:00Z" w:initials="WU">
    <w:p w:rsidR="00E21EA3" w:rsidRDefault="00E21EA3">
      <w:pPr>
        <w:pStyle w:val="CommentText"/>
      </w:pPr>
      <w:r>
        <w:rPr>
          <w:rStyle w:val="CommentReference"/>
        </w:rPr>
        <w:annotationRef/>
      </w:r>
      <w:r>
        <w:t>Isn’t this one more faithful?</w:t>
      </w:r>
    </w:p>
  </w:comment>
  <w:comment w:id="918" w:author="Windows User" w:date="2015-10-30T08:56:00Z" w:initials="WU">
    <w:p w:rsidR="00E21EA3" w:rsidRDefault="00E21EA3">
      <w:pPr>
        <w:pStyle w:val="CommentText"/>
      </w:pPr>
      <w:r>
        <w:rPr>
          <w:rStyle w:val="CommentReference"/>
        </w:rPr>
        <w:annotationRef/>
      </w:r>
      <w:r>
        <w:t>Which one(s) are/is right?</w:t>
      </w:r>
    </w:p>
  </w:comment>
  <w:comment w:id="919" w:author="Windows User" w:date="2015-10-30T08:56:00Z" w:initials="WU">
    <w:p w:rsidR="00E21EA3" w:rsidRDefault="00E21EA3">
      <w:pPr>
        <w:pStyle w:val="CommentText"/>
      </w:pPr>
      <w:r>
        <w:rPr>
          <w:rStyle w:val="CommentReference"/>
        </w:rPr>
        <w:annotationRef/>
      </w:r>
      <w:r>
        <w:t>Coptic doesn’t seem to have “O Lord”</w:t>
      </w:r>
    </w:p>
  </w:comment>
  <w:comment w:id="920" w:author="Windows User" w:date="2015-10-30T08:56:00Z" w:initials="WU">
    <w:p w:rsidR="00E21EA3" w:rsidRDefault="00E21EA3">
      <w:pPr>
        <w:pStyle w:val="CommentText"/>
      </w:pPr>
      <w:r>
        <w:rPr>
          <w:rStyle w:val="CommentReference"/>
        </w:rPr>
        <w:annotationRef/>
      </w:r>
      <w:r>
        <w:t>Called or named?</w:t>
      </w:r>
    </w:p>
  </w:comment>
  <w:comment w:id="921" w:author="Windows User" w:date="2015-10-30T08:56:00Z" w:initials="WU">
    <w:p w:rsidR="00E21EA3" w:rsidRDefault="00E21EA3">
      <w:pPr>
        <w:pStyle w:val="CommentText"/>
      </w:pPr>
      <w:r>
        <w:rPr>
          <w:rStyle w:val="CommentReference"/>
        </w:rPr>
        <w:annotationRef/>
      </w:r>
      <w:r>
        <w:t>John loved the Lord, or the Lord loved John?</w:t>
      </w:r>
    </w:p>
  </w:comment>
  <w:comment w:id="922" w:author="Windows User" w:date="2015-10-30T08:56:00Z" w:initials="WU">
    <w:p w:rsidR="00E21EA3" w:rsidRDefault="00E21EA3">
      <w:pPr>
        <w:pStyle w:val="CommentText"/>
      </w:pPr>
      <w:r>
        <w:rPr>
          <w:rStyle w:val="CommentReference"/>
        </w:rPr>
        <w:annotationRef/>
      </w:r>
      <w:r>
        <w:t>Not the Lord?</w:t>
      </w:r>
    </w:p>
  </w:comment>
  <w:comment w:id="923" w:author="Windows User" w:date="2015-10-30T08:56:00Z" w:initials="WU">
    <w:p w:rsidR="00E21EA3" w:rsidRDefault="00E21EA3">
      <w:pPr>
        <w:pStyle w:val="CommentText"/>
      </w:pPr>
      <w:r>
        <w:rPr>
          <w:rStyle w:val="CommentReference"/>
        </w:rPr>
        <w:annotationRef/>
      </w:r>
      <w:r>
        <w:t>The rest missing?</w:t>
      </w:r>
    </w:p>
  </w:comment>
  <w:comment w:id="924" w:author="Windows User" w:date="2015-10-30T08:56:00Z" w:initials="WU">
    <w:p w:rsidR="00E21EA3" w:rsidRDefault="00E21EA3">
      <w:pPr>
        <w:pStyle w:val="CommentText"/>
      </w:pPr>
      <w:r>
        <w:rPr>
          <w:rStyle w:val="CommentReference"/>
        </w:rPr>
        <w:annotationRef/>
      </w:r>
      <w:r>
        <w:t>Completely different…</w:t>
      </w:r>
    </w:p>
  </w:comment>
  <w:comment w:id="925" w:author="Windows User" w:date="2015-10-30T08:56:00Z" w:initials="WU">
    <w:p w:rsidR="00E21EA3" w:rsidRDefault="00E21EA3">
      <w:pPr>
        <w:pStyle w:val="CommentText"/>
      </w:pPr>
      <w:r>
        <w:rPr>
          <w:rStyle w:val="CommentReference"/>
        </w:rPr>
        <w:annotationRef/>
      </w:r>
      <w:r>
        <w:t>Sound or voices?</w:t>
      </w:r>
    </w:p>
  </w:comment>
  <w:comment w:id="926" w:author="Windows User" w:date="2015-10-30T08:56:00Z" w:initials="WU">
    <w:p w:rsidR="00E21EA3" w:rsidRDefault="00E21EA3">
      <w:pPr>
        <w:pStyle w:val="CommentText"/>
      </w:pPr>
      <w:r>
        <w:rPr>
          <w:rStyle w:val="CommentReference"/>
        </w:rPr>
        <w:annotationRef/>
      </w:r>
      <w:r>
        <w:t>AAP has divinely inspired.</w:t>
      </w:r>
    </w:p>
  </w:comment>
  <w:comment w:id="927" w:author="Windows User" w:date="2015-10-30T08:56:00Z" w:initials="WU">
    <w:p w:rsidR="00E21EA3" w:rsidRDefault="00E21EA3">
      <w:pPr>
        <w:pStyle w:val="CommentText"/>
      </w:pPr>
      <w:r>
        <w:rPr>
          <w:rStyle w:val="CommentReference"/>
        </w:rPr>
        <w:annotationRef/>
      </w:r>
      <w:r>
        <w:t>This one needs looking at.</w:t>
      </w:r>
    </w:p>
  </w:comment>
  <w:comment w:id="928" w:author="Windows User" w:date="2015-10-30T08:56:00Z" w:initials="WU">
    <w:p w:rsidR="00E21EA3" w:rsidRDefault="00E21EA3">
      <w:pPr>
        <w:pStyle w:val="CommentText"/>
      </w:pPr>
      <w:r>
        <w:rPr>
          <w:rStyle w:val="CommentReference"/>
        </w:rPr>
        <w:annotationRef/>
      </w:r>
      <w:r>
        <w:t>Partners?</w:t>
      </w:r>
    </w:p>
  </w:comment>
  <w:comment w:id="929" w:author="Windows User" w:date="2015-10-30T08:56:00Z" w:initials="WU">
    <w:p w:rsidR="00E21EA3" w:rsidRDefault="00E21EA3">
      <w:pPr>
        <w:pStyle w:val="CommentText"/>
      </w:pPr>
      <w:r>
        <w:rPr>
          <w:rStyle w:val="CommentReference"/>
        </w:rPr>
        <w:annotationRef/>
      </w:r>
      <w:r>
        <w:t>What land?</w:t>
      </w:r>
    </w:p>
  </w:comment>
  <w:comment w:id="930" w:author="Windows User" w:date="2015-10-30T08:56:00Z" w:initials="WU">
    <w:p w:rsidR="00E21EA3" w:rsidRDefault="00E21EA3">
      <w:pPr>
        <w:pStyle w:val="CommentText"/>
      </w:pPr>
      <w:r>
        <w:rPr>
          <w:rStyle w:val="CommentReference"/>
        </w:rPr>
        <w:annotationRef/>
      </w:r>
      <w:r>
        <w:t>Or englighten?</w:t>
      </w:r>
    </w:p>
  </w:comment>
  <w:comment w:id="940" w:author="Windows User" w:date="2015-10-30T08:56:00Z" w:initials="WU">
    <w:p w:rsidR="00E21EA3" w:rsidRDefault="00E21EA3">
      <w:pPr>
        <w:pStyle w:val="CommentText"/>
      </w:pPr>
      <w:r>
        <w:rPr>
          <w:rStyle w:val="CommentReference"/>
        </w:rPr>
        <w:annotationRef/>
      </w:r>
      <w:r>
        <w:t>What should this verse be?</w:t>
      </w:r>
    </w:p>
  </w:comment>
  <w:comment w:id="949" w:author="Windows User" w:date="2015-10-30T08:56:00Z" w:initials="BS">
    <w:p w:rsidR="00E21EA3" w:rsidRDefault="00E21EA3">
      <w:pPr>
        <w:pStyle w:val="CommentText"/>
      </w:pPr>
      <w:r>
        <w:rPr>
          <w:rStyle w:val="CommentReference"/>
        </w:rPr>
        <w:annotationRef/>
      </w:r>
      <w:r>
        <w:t>wiles or snares?</w:t>
      </w:r>
    </w:p>
  </w:comment>
  <w:comment w:id="951" w:author="Windows User" w:date="2015-10-30T08:56:00Z" w:initials="BS">
    <w:p w:rsidR="00E21EA3" w:rsidRDefault="00E21EA3">
      <w:pPr>
        <w:pStyle w:val="CommentText"/>
      </w:pPr>
      <w:r>
        <w:rPr>
          <w:rStyle w:val="CommentReference"/>
        </w:rPr>
        <w:annotationRef/>
      </w:r>
      <w:r>
        <w:t>I typed this Coptic... so it will have typos..</w:t>
      </w:r>
    </w:p>
  </w:comment>
  <w:comment w:id="952" w:author="Windows User" w:date="2015-10-30T08:56:00Z" w:initials="WU">
    <w:p w:rsidR="00E21EA3" w:rsidRDefault="00E21EA3">
      <w:pPr>
        <w:pStyle w:val="CommentText"/>
      </w:pPr>
      <w:r>
        <w:rPr>
          <w:rStyle w:val="CommentReference"/>
        </w:rPr>
        <w:annotationRef/>
      </w:r>
      <w:r>
        <w:t>You reign? The dominion is yours? Yours is the dominion?</w:t>
      </w:r>
    </w:p>
  </w:comment>
  <w:comment w:id="954" w:author="Windows User" w:date="2015-10-30T08:56:00Z" w:initials="BS">
    <w:p w:rsidR="00E21EA3" w:rsidRDefault="00E21EA3">
      <w:pPr>
        <w:pStyle w:val="CommentText"/>
      </w:pPr>
      <w:r>
        <w:rPr>
          <w:rStyle w:val="CommentReference"/>
        </w:rPr>
        <w:annotationRef/>
      </w:r>
      <w:r>
        <w:t>omit 'be' in contemporary?</w:t>
      </w:r>
    </w:p>
  </w:comment>
  <w:comment w:id="955" w:author="Windows User" w:date="2015-10-30T08:56:00Z" w:initials="BS">
    <w:p w:rsidR="00E21EA3" w:rsidRDefault="00E21EA3">
      <w:pPr>
        <w:pStyle w:val="CommentText"/>
      </w:pPr>
      <w:r>
        <w:rPr>
          <w:rStyle w:val="CommentReference"/>
        </w:rPr>
        <w:annotationRef/>
      </w:r>
      <w:r>
        <w:t>Abouna Antony: I typed this Coptic from the black book. Jenkims were very unclear. Please proof for typos.</w:t>
      </w:r>
    </w:p>
  </w:comment>
  <w:comment w:id="956" w:author="Windows User" w:date="2015-10-30T08:56:00Z" w:initials="BS">
    <w:p w:rsidR="00E21EA3" w:rsidRDefault="00E21EA3">
      <w:pPr>
        <w:pStyle w:val="CommentText"/>
      </w:pPr>
      <w:r>
        <w:rPr>
          <w:rStyle w:val="CommentReference"/>
        </w:rPr>
        <w:annotationRef/>
      </w:r>
      <w:r>
        <w:t>"is" before "the King" would make this whole vs flow as a sentence...</w:t>
      </w:r>
    </w:p>
  </w:comment>
  <w:comment w:id="957" w:author="Windows User" w:date="2015-10-30T08:56:00Z" w:initials="BS">
    <w:p w:rsidR="00E21EA3" w:rsidRDefault="00E21EA3">
      <w:pPr>
        <w:pStyle w:val="CommentText"/>
      </w:pPr>
      <w:r>
        <w:rPr>
          <w:rStyle w:val="CommentReference"/>
        </w:rPr>
        <w:annotationRef/>
      </w:r>
      <w:r>
        <w:t>ask more modern than entreat... but not quite right?</w:t>
      </w:r>
    </w:p>
  </w:comment>
  <w:comment w:id="963" w:author="Windows User" w:date="2015-10-30T08:56:00Z" w:initials="WU">
    <w:p w:rsidR="00E21EA3" w:rsidRDefault="00E21EA3">
      <w:pPr>
        <w:pStyle w:val="CommentText"/>
      </w:pPr>
      <w:r>
        <w:rPr>
          <w:rStyle w:val="CommentReference"/>
        </w:rPr>
        <w:annotationRef/>
      </w:r>
      <w:r>
        <w:t>Needs work.</w:t>
      </w:r>
    </w:p>
  </w:comment>
  <w:comment w:id="965" w:author="Windows User" w:date="2015-10-30T08:56:00Z" w:initials="WU">
    <w:p w:rsidR="00E21EA3" w:rsidRDefault="00E21EA3">
      <w:pPr>
        <w:pStyle w:val="CommentText"/>
      </w:pPr>
      <w:r>
        <w:rPr>
          <w:rStyle w:val="CommentReference"/>
        </w:rPr>
        <w:annotationRef/>
      </w:r>
      <w:r>
        <w:t>Should this be tho-out 5? Or 25?</w:t>
      </w:r>
    </w:p>
  </w:comment>
  <w:comment w:id="966" w:author="Windows User" w:date="2015-10-30T08:56:00Z" w:initials="WU">
    <w:p w:rsidR="00E21EA3" w:rsidRDefault="00E21EA3">
      <w:pPr>
        <w:pStyle w:val="CommentText"/>
      </w:pPr>
      <w:r>
        <w:rPr>
          <w:rStyle w:val="CommentReference"/>
        </w:rPr>
        <w:annotationRef/>
      </w:r>
      <w:r>
        <w:t>Confirmed?</w:t>
      </w:r>
    </w:p>
  </w:comment>
  <w:comment w:id="971" w:author="Windows User" w:date="2015-10-30T08:56:00Z" w:initials="WU">
    <w:p w:rsidR="00E21EA3" w:rsidRDefault="00E21EA3">
      <w:pPr>
        <w:pStyle w:val="CommentText"/>
      </w:pPr>
      <w:r>
        <w:rPr>
          <w:rStyle w:val="CommentReference"/>
        </w:rPr>
        <w:annotationRef/>
      </w:r>
      <w:r>
        <w:t>Heroes, or athletes?</w:t>
      </w:r>
    </w:p>
  </w:comment>
  <w:comment w:id="976" w:author="Windows User" w:date="2015-10-30T08:56:00Z" w:initials="WU">
    <w:p w:rsidR="00E21EA3" w:rsidRDefault="00E21EA3">
      <w:pPr>
        <w:pStyle w:val="CommentText"/>
      </w:pPr>
      <w:r>
        <w:rPr>
          <w:rStyle w:val="CommentReference"/>
        </w:rPr>
        <w:annotationRef/>
      </w:r>
      <w:r>
        <w:t>Beasts or creatures?</w:t>
      </w:r>
    </w:p>
  </w:comment>
  <w:comment w:id="977" w:author="Windows User" w:date="2015-10-30T08:56:00Z" w:initials="WU">
    <w:p w:rsidR="00E21EA3" w:rsidRDefault="00E21EA3">
      <w:pPr>
        <w:pStyle w:val="CommentText"/>
      </w:pPr>
      <w:r>
        <w:rPr>
          <w:rStyle w:val="CommentReference"/>
        </w:rPr>
        <w:annotationRef/>
      </w:r>
      <w:r>
        <w:t>Incessant? Or unceasing?</w:t>
      </w:r>
    </w:p>
  </w:comment>
  <w:comment w:id="978" w:author="Windows User" w:date="2015-10-30T08:56:00Z" w:initials="WU">
    <w:p w:rsidR="00E21EA3" w:rsidRDefault="00E21EA3">
      <w:pPr>
        <w:pStyle w:val="CommentText"/>
      </w:pPr>
      <w:r>
        <w:rPr>
          <w:rStyle w:val="CommentReference"/>
        </w:rPr>
        <w:annotationRef/>
      </w:r>
      <w:r>
        <w:t>Flames of fire or fervent as fire?</w:t>
      </w:r>
    </w:p>
  </w:comment>
  <w:comment w:id="979" w:author="Windows User" w:date="2015-10-30T08:56:00Z" w:initials="WU">
    <w:p w:rsidR="00E21EA3" w:rsidRDefault="00E21EA3">
      <w:pPr>
        <w:pStyle w:val="CommentText"/>
      </w:pPr>
      <w:r>
        <w:rPr>
          <w:rStyle w:val="CommentReference"/>
        </w:rPr>
        <w:annotationRef/>
      </w:r>
      <w:r>
        <w:t>Serving the Lord, or serving before the Lord?</w:t>
      </w:r>
    </w:p>
  </w:comment>
  <w:comment w:id="988" w:author="Windows User" w:date="2015-10-30T08:56:00Z" w:initials="WU">
    <w:p w:rsidR="00E21EA3" w:rsidRDefault="00E21EA3">
      <w:pPr>
        <w:pStyle w:val="CommentText"/>
      </w:pPr>
      <w:r>
        <w:rPr>
          <w:rStyle w:val="CommentReference"/>
        </w:rPr>
        <w:annotationRef/>
      </w:r>
      <w:r>
        <w:t>Or voice of God?</w:t>
      </w:r>
    </w:p>
  </w:comment>
  <w:comment w:id="989" w:author="Windows User" w:date="2015-10-30T08:56:00Z" w:initials="WU">
    <w:p w:rsidR="00E21EA3" w:rsidRDefault="00E21EA3">
      <w:pPr>
        <w:pStyle w:val="CommentText"/>
      </w:pPr>
      <w:r>
        <w:rPr>
          <w:rStyle w:val="CommentReference"/>
        </w:rPr>
        <w:annotationRef/>
      </w:r>
      <w:r>
        <w:t>Received or accepted?</w:t>
      </w:r>
    </w:p>
  </w:comment>
  <w:comment w:id="990" w:author="Windows User" w:date="2015-10-30T08:56:00Z" w:initials="WU">
    <w:p w:rsidR="00E21EA3" w:rsidRDefault="00E21EA3">
      <w:pPr>
        <w:pStyle w:val="CommentText"/>
      </w:pPr>
      <w:r>
        <w:rPr>
          <w:rStyle w:val="CommentReference"/>
        </w:rPr>
        <w:annotationRef/>
      </w:r>
      <w:r>
        <w:t>Prabios or Arabius? Doctors and physicians or physicians and well learned?</w:t>
      </w:r>
    </w:p>
  </w:comment>
  <w:comment w:id="991" w:author="Windows User" w:date="2015-10-30T08:56:00Z" w:initials="WU">
    <w:p w:rsidR="00E21EA3" w:rsidRDefault="00E21EA3">
      <w:pPr>
        <w:pStyle w:val="CommentText"/>
      </w:pPr>
      <w:r>
        <w:rPr>
          <w:rStyle w:val="CommentReference"/>
        </w:rPr>
        <w:annotationRef/>
      </w:r>
      <w:r>
        <w:t>Building them upon the Name?</w:t>
      </w:r>
    </w:p>
  </w:comment>
  <w:comment w:id="996" w:author="Windows User" w:date="2015-10-30T08:56:00Z" w:initials="WU">
    <w:p w:rsidR="00E21EA3" w:rsidRDefault="00E21EA3">
      <w:pPr>
        <w:pStyle w:val="CommentText"/>
      </w:pPr>
      <w:r>
        <w:rPr>
          <w:rStyle w:val="CommentReference"/>
        </w:rPr>
        <w:annotationRef/>
      </w:r>
      <w:r>
        <w:t>Placed or established?</w:t>
      </w:r>
    </w:p>
  </w:comment>
  <w:comment w:id="997" w:author="Windows User" w:date="2015-10-30T08:56:00Z" w:initials="WU">
    <w:p w:rsidR="00E21EA3" w:rsidRDefault="00E21EA3">
      <w:pPr>
        <w:pStyle w:val="CommentText"/>
      </w:pPr>
      <w:r>
        <w:rPr>
          <w:rStyle w:val="CommentReference"/>
        </w:rPr>
        <w:annotationRef/>
      </w:r>
      <w:r>
        <w:t>Or refused?</w:t>
      </w:r>
    </w:p>
  </w:comment>
  <w:comment w:id="1001" w:author="Windows User" w:date="2015-10-30T08:56:00Z" w:initials="WU">
    <w:p w:rsidR="00E21EA3" w:rsidRDefault="00E21EA3">
      <w:pPr>
        <w:pStyle w:val="CommentText"/>
      </w:pPr>
      <w:r>
        <w:rPr>
          <w:rStyle w:val="CommentReference"/>
        </w:rPr>
        <w:annotationRef/>
      </w:r>
      <w:r>
        <w:t>Sprung forth? Came forth? Blossomed?</w:t>
      </w:r>
    </w:p>
  </w:comment>
  <w:comment w:id="1007" w:author="Windows User" w:date="2015-10-30T08:56:00Z" w:initials="BS">
    <w:p w:rsidR="00E21EA3" w:rsidRDefault="00E21EA3">
      <w:pPr>
        <w:pStyle w:val="CommentText"/>
      </w:pPr>
      <w:r>
        <w:rPr>
          <w:rStyle w:val="CommentReference"/>
        </w:rPr>
        <w:annotationRef/>
      </w:r>
      <w:r>
        <w:t>what does this mean?</w:t>
      </w:r>
    </w:p>
  </w:comment>
  <w:comment w:id="1008" w:author="Windows User" w:date="2015-10-30T08:56:00Z" w:initials="BS">
    <w:p w:rsidR="00E21EA3" w:rsidRDefault="00E21EA3">
      <w:pPr>
        <w:pStyle w:val="CommentText"/>
      </w:pPr>
      <w:r>
        <w:rPr>
          <w:rStyle w:val="CommentReference"/>
        </w:rPr>
        <w:annotationRef/>
      </w:r>
      <w:r>
        <w:t>announced or proclaimed?</w:t>
      </w:r>
    </w:p>
  </w:comment>
  <w:comment w:id="1012" w:author="Windows User" w:date="2015-10-30T08:56:00Z" w:initials="WU">
    <w:p w:rsidR="00E21EA3" w:rsidRDefault="00E21EA3">
      <w:pPr>
        <w:pStyle w:val="CommentText"/>
      </w:pPr>
      <w:r>
        <w:rPr>
          <w:rStyle w:val="CommentReference"/>
        </w:rPr>
        <w:annotationRef/>
      </w:r>
      <w:r>
        <w:t>?</w:t>
      </w:r>
    </w:p>
  </w:comment>
  <w:comment w:id="1013" w:author="Windows User" w:date="2015-10-30T08:56:00Z" w:initials="WU">
    <w:p w:rsidR="00E21EA3" w:rsidRDefault="00E21EA3">
      <w:pPr>
        <w:pStyle w:val="CommentText"/>
      </w:pPr>
      <w:r>
        <w:rPr>
          <w:rStyle w:val="CommentReference"/>
        </w:rPr>
        <w:annotationRef/>
      </w:r>
      <w:r>
        <w:t>Bride, no, not bridegroom?</w:t>
      </w:r>
    </w:p>
  </w:comment>
  <w:comment w:id="1016" w:author="Windows User" w:date="2015-10-30T08:56:00Z" w:initials="WU">
    <w:p w:rsidR="00E21EA3" w:rsidRDefault="00E21EA3">
      <w:pPr>
        <w:pStyle w:val="CommentText"/>
      </w:pPr>
      <w:r>
        <w:rPr>
          <w:rStyle w:val="CommentReference"/>
        </w:rPr>
        <w:annotationRef/>
      </w:r>
      <w:r>
        <w:t>Return?</w:t>
      </w:r>
    </w:p>
  </w:comment>
  <w:comment w:id="1017" w:author="Windows User" w:date="2015-10-30T08:56:00Z" w:initials="WU">
    <w:p w:rsidR="00E21EA3" w:rsidRDefault="00E21EA3">
      <w:pPr>
        <w:pStyle w:val="CommentText"/>
      </w:pPr>
      <w:r>
        <w:rPr>
          <w:rStyle w:val="CommentReference"/>
        </w:rPr>
        <w:annotationRef/>
      </w:r>
      <w:r>
        <w:t>Establishment? Building up?</w:t>
      </w:r>
    </w:p>
  </w:comment>
  <w:comment w:id="1019" w:author="Windows User" w:date="2015-10-30T08:56:00Z" w:initials="WU">
    <w:p w:rsidR="00E21EA3" w:rsidRDefault="00E21EA3">
      <w:pPr>
        <w:pStyle w:val="CommentText"/>
      </w:pPr>
      <w:r>
        <w:rPr>
          <w:rStyle w:val="CommentReference"/>
        </w:rPr>
        <w:annotationRef/>
      </w:r>
      <w:r>
        <w:t>Heavenly evangelist? Good tidings? Glad tidings? Good news?</w:t>
      </w:r>
    </w:p>
  </w:comment>
  <w:comment w:id="1020" w:author="Windows User" w:date="2015-10-30T08:56:00Z" w:initials="WU">
    <w:p w:rsidR="00E21EA3" w:rsidRDefault="00E21EA3">
      <w:pPr>
        <w:pStyle w:val="CommentText"/>
      </w:pPr>
      <w:r>
        <w:rPr>
          <w:rStyle w:val="CommentReference"/>
        </w:rPr>
        <w:annotationRef/>
      </w:r>
      <w:r>
        <w:t>I don’t see “the Lord is with you” in the Coptic</w:t>
      </w:r>
    </w:p>
    <w:p w:rsidR="00E21EA3" w:rsidRDefault="00E21EA3">
      <w:pPr>
        <w:pStyle w:val="CommentText"/>
      </w:pPr>
    </w:p>
  </w:comment>
  <w:comment w:id="1021" w:author="Windows User" w:date="2015-10-30T08:56:00Z" w:initials="WU">
    <w:p w:rsidR="00E21EA3" w:rsidRDefault="00E21EA3">
      <w:pPr>
        <w:pStyle w:val="CommentText"/>
      </w:pPr>
      <w:r>
        <w:rPr>
          <w:rStyle w:val="CommentReference"/>
        </w:rPr>
        <w:annotationRef/>
      </w:r>
      <w:r>
        <w:t>Heavenly herald of Good News?</w:t>
      </w:r>
    </w:p>
    <w:p w:rsidR="00E21EA3" w:rsidRDefault="00E21EA3">
      <w:pPr>
        <w:pStyle w:val="CommentText"/>
      </w:pPr>
    </w:p>
  </w:comment>
  <w:comment w:id="1025" w:author="Windows User" w:date="2015-10-30T08:56:00Z" w:initials="WU">
    <w:p w:rsidR="00E21EA3" w:rsidRDefault="00E21EA3">
      <w:pPr>
        <w:pStyle w:val="CommentText"/>
      </w:pPr>
      <w:r>
        <w:rPr>
          <w:rStyle w:val="CommentReference"/>
        </w:rPr>
        <w:annotationRef/>
      </w:r>
      <w:r>
        <w:t>I think we’re doing holy for ethowab, but saint for agios… open to discussion though.</w:t>
      </w:r>
    </w:p>
  </w:comment>
  <w:comment w:id="1039" w:author="Windows User" w:date="2015-10-30T08:56:00Z" w:initials="WU">
    <w:p w:rsidR="00E21EA3" w:rsidRDefault="00E21EA3">
      <w:pPr>
        <w:pStyle w:val="CommentText"/>
      </w:pPr>
      <w:r>
        <w:rPr>
          <w:rStyle w:val="CommentReference"/>
        </w:rPr>
        <w:annotationRef/>
      </w:r>
      <w:r>
        <w:t>Redeemed?</w:t>
      </w:r>
    </w:p>
  </w:comment>
  <w:comment w:id="1040" w:author="Windows User" w:date="2015-10-30T08:56:00Z" w:initials="WU">
    <w:p w:rsidR="00E21EA3" w:rsidRDefault="00E21EA3">
      <w:pPr>
        <w:pStyle w:val="CommentText"/>
      </w:pPr>
      <w:r>
        <w:rPr>
          <w:rStyle w:val="CommentReference"/>
        </w:rPr>
        <w:annotationRef/>
      </w:r>
      <w:r>
        <w:t>For? So?</w:t>
      </w:r>
    </w:p>
  </w:comment>
  <w:comment w:id="1045" w:author="Windows User" w:date="2015-10-30T08:56:00Z" w:initials="WU">
    <w:p w:rsidR="00E21EA3" w:rsidRDefault="00E21EA3">
      <w:pPr>
        <w:pStyle w:val="CommentText"/>
      </w:pPr>
      <w:r>
        <w:rPr>
          <w:rStyle w:val="CommentReference"/>
        </w:rPr>
        <w:annotationRef/>
      </w:r>
      <w:r>
        <w:t>Or did shine and did illuminate</w:t>
      </w:r>
    </w:p>
  </w:comment>
  <w:comment w:id="1046" w:author="Windows User" w:date="2015-10-30T08:56:00Z" w:initials="WU">
    <w:p w:rsidR="00E21EA3" w:rsidRDefault="00E21EA3">
      <w:pPr>
        <w:pStyle w:val="CommentText"/>
      </w:pPr>
      <w:r>
        <w:rPr>
          <w:rStyle w:val="CommentReference"/>
        </w:rPr>
        <w:annotationRef/>
      </w:r>
      <w:r>
        <w:t>What should this verse be?</w:t>
      </w:r>
    </w:p>
  </w:comment>
  <w:comment w:id="1047" w:author="Windows User" w:date="2015-10-30T08:56:00Z" w:initials="WU">
    <w:p w:rsidR="00E21EA3" w:rsidRDefault="00E21EA3">
      <w:pPr>
        <w:pStyle w:val="CommentText"/>
      </w:pPr>
      <w:r>
        <w:rPr>
          <w:rStyle w:val="CommentReference"/>
        </w:rPr>
        <w:annotationRef/>
      </w:r>
      <w:r>
        <w:t>Uhm… does this mean something else, because saying the seal of the door Ezekiel saw was raised seems really bad …</w:t>
      </w:r>
    </w:p>
  </w:comment>
  <w:comment w:id="1048" w:author="Windows User" w:date="2015-10-30T08:56:00Z" w:initials="WU">
    <w:p w:rsidR="00E21EA3" w:rsidRDefault="00E21EA3">
      <w:pPr>
        <w:pStyle w:val="CommentText"/>
      </w:pPr>
      <w:r>
        <w:rPr>
          <w:rStyle w:val="CommentReference"/>
        </w:rPr>
        <w:annotationRef/>
      </w:r>
      <w:r>
        <w:t>Who?</w:t>
      </w:r>
    </w:p>
  </w:comment>
  <w:comment w:id="1049" w:author="Windows User" w:date="2015-10-30T08:56:00Z" w:initials="WU">
    <w:p w:rsidR="00E21EA3" w:rsidRDefault="00E21EA3">
      <w:pPr>
        <w:pStyle w:val="CommentText"/>
      </w:pPr>
      <w:r>
        <w:rPr>
          <w:rStyle w:val="CommentReference"/>
        </w:rPr>
        <w:annotationRef/>
      </w:r>
      <w:r>
        <w:t>Different adjective</w:t>
      </w:r>
    </w:p>
  </w:comment>
  <w:comment w:id="1050" w:author="Windows User" w:date="2015-10-30T08:56:00Z" w:initials="WU">
    <w:p w:rsidR="00E21EA3" w:rsidRDefault="00E21EA3">
      <w:pPr>
        <w:pStyle w:val="CommentText"/>
      </w:pPr>
      <w:r>
        <w:rPr>
          <w:rStyle w:val="CommentReference"/>
        </w:rPr>
        <w:annotationRef/>
      </w:r>
      <w:r>
        <w:t>Sickness?</w:t>
      </w:r>
    </w:p>
  </w:comment>
  <w:comment w:id="1053" w:author="Windows User" w:date="2015-10-30T08:56:00Z" w:initials="BS">
    <w:p w:rsidR="00E21EA3" w:rsidRDefault="00E21EA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56" w:author="Windows User" w:date="2015-10-30T08:56:00Z" w:initials="WU">
    <w:p w:rsidR="00E21EA3" w:rsidRDefault="00E21EA3">
      <w:pPr>
        <w:pStyle w:val="CommentText"/>
      </w:pPr>
      <w:r>
        <w:rPr>
          <w:rStyle w:val="CommentReference"/>
        </w:rPr>
        <w:annotationRef/>
      </w:r>
      <w:r>
        <w:t>What?</w:t>
      </w:r>
    </w:p>
  </w:comment>
  <w:comment w:id="1057" w:author="Windows User" w:date="2015-10-30T08:56:00Z" w:initials="WU">
    <w:p w:rsidR="00E21EA3" w:rsidRDefault="00E21EA3">
      <w:pPr>
        <w:pStyle w:val="CommentText"/>
      </w:pPr>
      <w:r>
        <w:rPr>
          <w:rStyle w:val="CommentReference"/>
        </w:rPr>
        <w:annotationRef/>
      </w:r>
    </w:p>
  </w:comment>
  <w:comment w:id="1066" w:author="Windows User" w:date="2015-10-30T08:56:00Z" w:initials="WU">
    <w:p w:rsidR="00E21EA3" w:rsidRDefault="00E21EA3">
      <w:pPr>
        <w:pStyle w:val="CommentText"/>
      </w:pPr>
      <w:r>
        <w:rPr>
          <w:rStyle w:val="CommentReference"/>
        </w:rPr>
        <w:annotationRef/>
      </w:r>
      <w:r>
        <w:t>Is abouna going by a different version of the Coptic?</w:t>
      </w:r>
    </w:p>
    <w:p w:rsidR="00E21EA3" w:rsidRDefault="00E21EA3">
      <w:pPr>
        <w:pStyle w:val="CommentText"/>
      </w:pPr>
    </w:p>
  </w:comment>
  <w:comment w:id="1068" w:author="Windows User" w:date="2015-10-30T08:56:00Z" w:initials="WU">
    <w:p w:rsidR="00E21EA3" w:rsidRDefault="00E21EA3">
      <w:pPr>
        <w:pStyle w:val="CommentText"/>
      </w:pPr>
      <w:r>
        <w:rPr>
          <w:rStyle w:val="CommentReference"/>
        </w:rPr>
        <w:annotationRef/>
      </w:r>
      <w:r>
        <w:t>Praise and victory doesn’t make sense.</w:t>
      </w:r>
    </w:p>
  </w:comment>
  <w:comment w:id="1070" w:author="Windows User" w:date="2015-10-30T08:56:00Z" w:initials="WU">
    <w:p w:rsidR="00E21EA3" w:rsidRDefault="00E21EA3">
      <w:pPr>
        <w:pStyle w:val="CommentText"/>
      </w:pPr>
      <w:r>
        <w:rPr>
          <w:rStyle w:val="CommentReference"/>
        </w:rPr>
        <w:annotationRef/>
      </w:r>
      <w:r>
        <w:t>Godhead?</w:t>
      </w:r>
    </w:p>
  </w:comment>
  <w:comment w:id="1078" w:author="Windows User" w:date="2015-10-30T08:56:00Z" w:initials="WU">
    <w:p w:rsidR="00E21EA3" w:rsidRDefault="00E21EA3">
      <w:pPr>
        <w:pStyle w:val="CommentText"/>
      </w:pPr>
      <w:r>
        <w:rPr>
          <w:rStyle w:val="CommentReference"/>
        </w:rPr>
        <w:annotationRef/>
      </w:r>
      <w:r>
        <w:t>Establish?</w:t>
      </w:r>
    </w:p>
  </w:comment>
  <w:comment w:id="1079" w:author="Windows User" w:date="2015-10-30T08:56:00Z" w:initials="WU">
    <w:p w:rsidR="00E21EA3" w:rsidRDefault="00E21EA3">
      <w:pPr>
        <w:pStyle w:val="CommentText"/>
      </w:pPr>
      <w:r>
        <w:rPr>
          <w:rStyle w:val="CommentReference"/>
        </w:rPr>
        <w:annotationRef/>
      </w:r>
      <w:r>
        <w:t>Check another source… missing puncuation</w:t>
      </w:r>
    </w:p>
  </w:comment>
  <w:comment w:id="1080" w:author="Windows User" w:date="2015-10-30T08:56:00Z" w:initials="WU">
    <w:p w:rsidR="00E21EA3" w:rsidRDefault="00E21EA3">
      <w:pPr>
        <w:pStyle w:val="CommentText"/>
      </w:pPr>
      <w:r>
        <w:rPr>
          <w:rStyle w:val="CommentReference"/>
        </w:rPr>
        <w:annotationRef/>
      </w:r>
      <w:r>
        <w:t>Worked?</w:t>
      </w:r>
    </w:p>
  </w:comment>
  <w:comment w:id="1081" w:author="Windows User" w:date="2015-10-30T08:56:00Z" w:initials="WU">
    <w:p w:rsidR="00E21EA3" w:rsidRDefault="00E21EA3">
      <w:pPr>
        <w:pStyle w:val="CommentText"/>
      </w:pPr>
      <w:r>
        <w:rPr>
          <w:rStyle w:val="CommentReference"/>
        </w:rPr>
        <w:annotationRef/>
      </w:r>
      <w:r>
        <w:t>Thrice holy or Trisagion?</w:t>
      </w:r>
    </w:p>
  </w:comment>
  <w:comment w:id="1083" w:author="Windows User" w:date="2015-10-30T08:56:00Z" w:initials="WU">
    <w:p w:rsidR="00E21EA3" w:rsidRPr="00936DE7" w:rsidRDefault="00E21EA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84" w:author="Windows User" w:date="2015-10-30T08:56:00Z" w:initials="WU">
    <w:p w:rsidR="00E21EA3" w:rsidRDefault="00E21EA3">
      <w:pPr>
        <w:pStyle w:val="CommentText"/>
      </w:pPr>
      <w:r>
        <w:rPr>
          <w:rStyle w:val="CommentReference"/>
        </w:rPr>
        <w:annotationRef/>
      </w:r>
      <w:r>
        <w:t>Right translation?</w:t>
      </w:r>
    </w:p>
  </w:comment>
  <w:comment w:id="1086" w:author="Windows User" w:date="2015-10-30T08:56:00Z" w:initials="WU">
    <w:p w:rsidR="00E21EA3" w:rsidRDefault="00E21EA3">
      <w:pPr>
        <w:pStyle w:val="CommentText"/>
      </w:pPr>
      <w:r>
        <w:rPr>
          <w:rStyle w:val="CommentReference"/>
        </w:rPr>
        <w:annotationRef/>
      </w:r>
      <w:r>
        <w:t>What does this mean?</w:t>
      </w:r>
    </w:p>
  </w:comment>
  <w:comment w:id="1087" w:author="Windows User" w:date="2015-10-30T08:56:00Z" w:initials="WU">
    <w:p w:rsidR="00E21EA3" w:rsidRDefault="00E21EA3">
      <w:pPr>
        <w:pStyle w:val="CommentText"/>
      </w:pPr>
      <w:r>
        <w:rPr>
          <w:rStyle w:val="CommentReference"/>
        </w:rPr>
        <w:annotationRef/>
      </w:r>
      <w:r>
        <w:t>To the end?</w:t>
      </w:r>
    </w:p>
  </w:comment>
  <w:comment w:id="1092" w:author="Windows User" w:date="2015-10-30T08:56:00Z" w:initials="WU">
    <w:p w:rsidR="00E21EA3" w:rsidRDefault="00E21EA3">
      <w:pPr>
        <w:pStyle w:val="CommentText"/>
      </w:pPr>
      <w:r>
        <w:rPr>
          <w:rStyle w:val="CommentReference"/>
        </w:rPr>
        <w:annotationRef/>
      </w:r>
      <w:r>
        <w:t>Or freedom?</w:t>
      </w:r>
    </w:p>
  </w:comment>
  <w:comment w:id="1093" w:author="Windows User" w:date="2015-10-30T08:56:00Z" w:initials="WU">
    <w:p w:rsidR="00E21EA3" w:rsidRDefault="00E21EA3">
      <w:pPr>
        <w:pStyle w:val="CommentText"/>
      </w:pPr>
      <w:r>
        <w:rPr>
          <w:rStyle w:val="CommentReference"/>
        </w:rPr>
        <w:annotationRef/>
      </w:r>
      <w:r>
        <w:t>Or establish?</w:t>
      </w:r>
    </w:p>
  </w:comment>
  <w:comment w:id="1097" w:author="Windows User" w:date="2015-10-30T08:56:00Z" w:initials="WU">
    <w:p w:rsidR="00E21EA3" w:rsidRDefault="00E21EA3">
      <w:pPr>
        <w:pStyle w:val="CommentText"/>
      </w:pPr>
      <w:r>
        <w:rPr>
          <w:rStyle w:val="CommentReference"/>
        </w:rPr>
        <w:annotationRef/>
      </w:r>
      <w:r>
        <w:t>Is this the correct date?</w:t>
      </w:r>
    </w:p>
  </w:comment>
  <w:comment w:id="1137" w:author="Windows User" w:date="2015-10-30T08:56:00Z" w:initials="WU">
    <w:p w:rsidR="00E21EA3" w:rsidRDefault="00E21EA3">
      <w:pPr>
        <w:pStyle w:val="CommentText"/>
      </w:pPr>
      <w:r>
        <w:rPr>
          <w:rStyle w:val="CommentReference"/>
        </w:rPr>
        <w:annotationRef/>
      </w:r>
      <w:r>
        <w:t>Can this be reworded?</w:t>
      </w:r>
    </w:p>
  </w:comment>
  <w:comment w:id="1139" w:author="Windows User" w:date="2015-10-30T08:56:00Z" w:initials="WU">
    <w:p w:rsidR="00E21EA3" w:rsidRDefault="00E21EA3">
      <w:pPr>
        <w:pStyle w:val="CommentText"/>
      </w:pPr>
      <w:r>
        <w:rPr>
          <w:rStyle w:val="CommentReference"/>
        </w:rPr>
        <w:annotationRef/>
      </w:r>
      <w:r>
        <w:t>Check other books for alternate word here.</w:t>
      </w:r>
    </w:p>
  </w:comment>
  <w:comment w:id="1140" w:author="Windows User" w:date="2015-10-30T08:56:00Z" w:initials="WU">
    <w:p w:rsidR="00E21EA3" w:rsidRDefault="00E21EA3">
      <w:pPr>
        <w:pStyle w:val="CommentText"/>
      </w:pPr>
      <w:r>
        <w:rPr>
          <w:rStyle w:val="CommentReference"/>
        </w:rPr>
        <w:annotationRef/>
      </w:r>
      <w:r>
        <w:t>Nations or peoples?</w:t>
      </w:r>
    </w:p>
  </w:comment>
  <w:comment w:id="1141" w:author="Windows User" w:date="2015-10-30T08:56:00Z" w:initials="WU">
    <w:p w:rsidR="00E21EA3" w:rsidRDefault="00E21EA3">
      <w:pPr>
        <w:pStyle w:val="CommentText"/>
      </w:pPr>
      <w:r>
        <w:rPr>
          <w:rStyle w:val="CommentReference"/>
        </w:rPr>
        <w:annotationRef/>
      </w:r>
      <w:r>
        <w:t>Burned or consumed?</w:t>
      </w:r>
    </w:p>
  </w:comment>
  <w:comment w:id="1142" w:author="Windows User" w:date="2015-10-30T08:56:00Z" w:initials="WU">
    <w:p w:rsidR="00E21EA3" w:rsidRDefault="00E21EA3">
      <w:pPr>
        <w:pStyle w:val="CommentText"/>
      </w:pPr>
      <w:r>
        <w:rPr>
          <w:rStyle w:val="CommentReference"/>
        </w:rPr>
        <w:annotationRef/>
      </w:r>
      <w:r>
        <w:t>?</w:t>
      </w:r>
    </w:p>
  </w:comment>
  <w:comment w:id="1143" w:author="Windows User" w:date="2015-10-30T08:56:00Z" w:initials="WU">
    <w:p w:rsidR="00E21EA3" w:rsidRPr="0098028B" w:rsidRDefault="00E21EA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45" w:author="Windows User" w:date="2015-10-30T08:56:00Z" w:initials="WU">
    <w:p w:rsidR="00E21EA3" w:rsidRDefault="00E21EA3">
      <w:pPr>
        <w:pStyle w:val="CommentText"/>
      </w:pPr>
      <w:r>
        <w:rPr>
          <w:rStyle w:val="CommentReference"/>
        </w:rPr>
        <w:annotationRef/>
      </w:r>
      <w:r>
        <w:t>Synaxarium has St. James dying twice… likely one of them should be St. John!</w:t>
      </w:r>
    </w:p>
  </w:comment>
  <w:comment w:id="1153" w:author="Windows User" w:date="2015-10-30T08:56:00Z" w:initials="WU">
    <w:p w:rsidR="00E21EA3" w:rsidRDefault="00E21EA3">
      <w:pPr>
        <w:pStyle w:val="CommentText"/>
      </w:pPr>
      <w:r>
        <w:rPr>
          <w:rStyle w:val="CommentReference"/>
        </w:rPr>
        <w:annotationRef/>
      </w:r>
      <w:r>
        <w:t>Ramez says print synacarium may have him in july</w:t>
      </w:r>
    </w:p>
  </w:comment>
  <w:comment w:id="1157" w:author="Windows User" w:date="2015-10-30T08:56:00Z" w:initials="WU">
    <w:p w:rsidR="00E21EA3" w:rsidRDefault="00E21EA3">
      <w:pPr>
        <w:pStyle w:val="CommentText"/>
      </w:pPr>
      <w:r>
        <w:rPr>
          <w:rStyle w:val="CommentReference"/>
        </w:rPr>
        <w:annotationRef/>
      </w:r>
      <w:r>
        <w:t>Approached? What does this vs mean?</w:t>
      </w:r>
    </w:p>
  </w:comment>
  <w:comment w:id="1158" w:author="Windows User" w:date="2015-10-30T08:56:00Z" w:initials="WU">
    <w:p w:rsidR="00E21EA3" w:rsidRPr="00035775" w:rsidRDefault="00E21EA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59" w:author="Windows User" w:date="2015-10-30T08:56:00Z" w:initials="WU">
    <w:p w:rsidR="00E21EA3" w:rsidRDefault="00E21EA3">
      <w:pPr>
        <w:pStyle w:val="CommentText"/>
      </w:pPr>
      <w:r>
        <w:rPr>
          <w:rStyle w:val="CommentReference"/>
        </w:rPr>
        <w:annotationRef/>
      </w:r>
      <w:r>
        <w:t>Thoughts?</w:t>
      </w:r>
    </w:p>
  </w:comment>
  <w:comment w:id="1169" w:author="Windows User" w:date="2015-10-30T08:56:00Z" w:initials="WU">
    <w:p w:rsidR="00E21EA3" w:rsidRDefault="00E21EA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81" w:author="Windows User" w:date="2015-10-30T08:56:00Z" w:initials="WU">
    <w:p w:rsidR="00E21EA3" w:rsidRDefault="00E21EA3">
      <w:pPr>
        <w:pStyle w:val="CommentText"/>
      </w:pPr>
      <w:r>
        <w:rPr>
          <w:rStyle w:val="CommentReference"/>
        </w:rPr>
        <w:annotationRef/>
      </w:r>
      <w:r>
        <w:t>Completely different.</w:t>
      </w:r>
    </w:p>
  </w:comment>
  <w:comment w:id="1182" w:author="Windows User" w:date="2015-10-30T08:56:00Z" w:initials="WU">
    <w:p w:rsidR="00E21EA3" w:rsidRDefault="00E21EA3">
      <w:pPr>
        <w:pStyle w:val="CommentText"/>
      </w:pPr>
      <w:r>
        <w:rPr>
          <w:rStyle w:val="CommentReference"/>
        </w:rPr>
        <w:annotationRef/>
      </w:r>
      <w:r>
        <w:t>With or in?</w:t>
      </w:r>
    </w:p>
  </w:comment>
  <w:comment w:id="1183" w:author="Windows User" w:date="2015-10-30T08:56:00Z" w:initials="WU">
    <w:p w:rsidR="00E21EA3" w:rsidRDefault="00E21EA3">
      <w:pPr>
        <w:pStyle w:val="CommentText"/>
      </w:pPr>
      <w:r>
        <w:rPr>
          <w:rStyle w:val="CommentReference"/>
        </w:rPr>
        <w:annotationRef/>
      </w:r>
    </w:p>
  </w:comment>
  <w:comment w:id="1184" w:author="Windows User" w:date="2015-10-30T08:56:00Z" w:initials="WU">
    <w:p w:rsidR="00E21EA3" w:rsidRDefault="00E21EA3">
      <w:pPr>
        <w:pStyle w:val="CommentText"/>
      </w:pPr>
      <w:r>
        <w:rPr>
          <w:rStyle w:val="CommentReference"/>
        </w:rPr>
        <w:annotationRef/>
      </w:r>
      <w:r>
        <w:t>Sound or voice?</w:t>
      </w:r>
    </w:p>
  </w:comment>
  <w:comment w:id="1185" w:author="Windows User" w:date="2015-10-30T08:56:00Z" w:initials="WU">
    <w:p w:rsidR="00E21EA3" w:rsidRDefault="00E21EA3">
      <w:pPr>
        <w:pStyle w:val="CommentText"/>
      </w:pPr>
      <w:r>
        <w:rPr>
          <w:rStyle w:val="CommentReference"/>
        </w:rPr>
        <w:annotationRef/>
      </w:r>
      <w:r>
        <w:t>Open to suggetions.</w:t>
      </w:r>
    </w:p>
  </w:comment>
  <w:comment w:id="1186" w:author="Windows User" w:date="2015-10-30T08:56:00Z" w:initials="WU">
    <w:p w:rsidR="00E21EA3" w:rsidRDefault="00E21EA3">
      <w:pPr>
        <w:pStyle w:val="CommentText"/>
      </w:pPr>
      <w:r>
        <w:rPr>
          <w:rStyle w:val="CommentReference"/>
        </w:rPr>
        <w:annotationRef/>
      </w:r>
      <w:r>
        <w:t>Before?</w:t>
      </w:r>
    </w:p>
  </w:comment>
  <w:comment w:id="1187" w:author="Windows User" w:date="2015-10-30T08:56:00Z" w:initials="WU">
    <w:p w:rsidR="00E21EA3" w:rsidRDefault="00E21EA3">
      <w:pPr>
        <w:pStyle w:val="CommentText"/>
      </w:pPr>
      <w:r>
        <w:rPr>
          <w:rStyle w:val="CommentReference"/>
        </w:rPr>
        <w:annotationRef/>
      </w:r>
      <w:r>
        <w:t>Nations?</w:t>
      </w:r>
    </w:p>
  </w:comment>
  <w:comment w:id="1188" w:author="Windows User" w:date="2015-10-30T08:56:00Z" w:initials="WU">
    <w:p w:rsidR="00E21EA3" w:rsidRDefault="00E21EA3">
      <w:pPr>
        <w:pStyle w:val="CommentText"/>
      </w:pPr>
      <w:r>
        <w:rPr>
          <w:rStyle w:val="CommentReference"/>
        </w:rPr>
        <w:annotationRef/>
      </w:r>
      <w:r>
        <w:t>?</w:t>
      </w:r>
    </w:p>
  </w:comment>
  <w:comment w:id="1210" w:author="Windows User" w:date="2015-10-30T08:56:00Z" w:initials="WU">
    <w:p w:rsidR="00E21EA3" w:rsidRDefault="00E21EA3">
      <w:pPr>
        <w:pStyle w:val="CommentText"/>
      </w:pPr>
      <w:r>
        <w:rPr>
          <w:rStyle w:val="CommentReference"/>
        </w:rPr>
        <w:annotationRef/>
      </w:r>
      <w:r>
        <w:t>?</w:t>
      </w:r>
    </w:p>
  </w:comment>
  <w:comment w:id="1211" w:author="Windows User" w:date="2015-10-30T08:56:00Z" w:initials="WU">
    <w:p w:rsidR="00E21EA3" w:rsidRDefault="00E21EA3">
      <w:pPr>
        <w:pStyle w:val="CommentText"/>
      </w:pPr>
      <w:r>
        <w:rPr>
          <w:rStyle w:val="CommentReference"/>
        </w:rPr>
        <w:annotationRef/>
      </w:r>
      <w:r>
        <w:t>Abba Noub, abanoub, Apa Noub, Apnoub?</w:t>
      </w:r>
    </w:p>
  </w:comment>
  <w:comment w:id="1212" w:author="Windows User" w:date="2015-10-30T08:56:00Z" w:initials="WU">
    <w:p w:rsidR="00E21EA3" w:rsidRDefault="00E21EA3">
      <w:pPr>
        <w:pStyle w:val="CommentText"/>
      </w:pPr>
      <w:r>
        <w:rPr>
          <w:rStyle w:val="CommentReference"/>
        </w:rPr>
        <w:annotationRef/>
      </w:r>
      <w:r>
        <w:t>Upright, or orthodox?</w:t>
      </w:r>
    </w:p>
  </w:comment>
  <w:comment w:id="1216" w:author="Windows User" w:date="2015-10-30T08:56:00Z" w:initials="WU">
    <w:p w:rsidR="00E21EA3" w:rsidRDefault="00E21EA3">
      <w:pPr>
        <w:pStyle w:val="CommentText"/>
      </w:pPr>
      <w:r>
        <w:rPr>
          <w:rStyle w:val="CommentReference"/>
        </w:rPr>
        <w:annotationRef/>
      </w:r>
      <w:r>
        <w:t>Are we going with ti agia = saint and ti ethowab = the holy?</w:t>
      </w:r>
    </w:p>
  </w:comment>
  <w:comment w:id="1230" w:author="Windows User" w:date="2015-10-30T08:56:00Z" w:initials="WU">
    <w:p w:rsidR="00E21EA3" w:rsidRPr="00F905FE" w:rsidRDefault="00E21EA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231" w:author="Windows User" w:date="2015-10-30T08:56:00Z" w:initials="WU">
    <w:p w:rsidR="00E21EA3" w:rsidRDefault="00E21EA3">
      <w:pPr>
        <w:pStyle w:val="CommentText"/>
      </w:pPr>
      <w:r>
        <w:rPr>
          <w:rStyle w:val="CommentReference"/>
        </w:rPr>
        <w:annotationRef/>
      </w:r>
      <w:r>
        <w:t>Typo?</w:t>
      </w:r>
    </w:p>
  </w:comment>
  <w:comment w:id="1248" w:author="Windows User" w:date="2015-10-30T08:56:00Z" w:initials="WU">
    <w:p w:rsidR="00E21EA3" w:rsidRPr="00DD5DBC" w:rsidRDefault="00E21EA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250" w:author="Windows User" w:date="2015-10-30T08:56:00Z" w:initials="WU">
    <w:p w:rsidR="00E21EA3" w:rsidRDefault="00E21EA3">
      <w:pPr>
        <w:pStyle w:val="CommentText"/>
      </w:pPr>
      <w:r>
        <w:rPr>
          <w:rStyle w:val="CommentReference"/>
        </w:rPr>
        <w:annotationRef/>
      </w:r>
      <w:r>
        <w:t>What does the Coptic say?</w:t>
      </w:r>
    </w:p>
  </w:comment>
  <w:comment w:id="1251" w:author="Windows User" w:date="2015-10-30T08:56:00Z" w:initials="WU">
    <w:p w:rsidR="00E21EA3" w:rsidRDefault="00E21EA3">
      <w:pPr>
        <w:pStyle w:val="CommentText"/>
      </w:pPr>
      <w:r>
        <w:rPr>
          <w:rStyle w:val="CommentReference"/>
        </w:rPr>
        <w:annotationRef/>
      </w:r>
      <w:r>
        <w:t>What is being quoted? 2Cor 5?</w:t>
      </w:r>
    </w:p>
  </w:comment>
  <w:comment w:id="1254" w:author="Windows User" w:date="2015-10-30T08:56:00Z" w:initials="WU">
    <w:p w:rsidR="00E21EA3" w:rsidRDefault="00E21EA3">
      <w:pPr>
        <w:pStyle w:val="CommentText"/>
      </w:pPr>
      <w:r>
        <w:rPr>
          <w:rStyle w:val="CommentReference"/>
        </w:rPr>
        <w:annotationRef/>
      </w:r>
      <w:r>
        <w:t>This is clearly a late composition, bastardizing other hymns. “our father in heaven, the sinless one, with your good father…” right.</w:t>
      </w:r>
    </w:p>
  </w:comment>
  <w:comment w:id="1255" w:author="Windows User" w:date="2015-10-30T08:56:00Z" w:initials="WU">
    <w:p w:rsidR="00E21EA3" w:rsidRDefault="00E21EA3">
      <w:pPr>
        <w:pStyle w:val="CommentText"/>
      </w:pPr>
      <w:r>
        <w:rPr>
          <w:rStyle w:val="CommentReference"/>
        </w:rPr>
        <w:annotationRef/>
      </w:r>
      <w:r>
        <w:t>Coptic is different from previous verse. What should English be?</w:t>
      </w:r>
    </w:p>
  </w:comment>
  <w:comment w:id="1256" w:author="Windows User" w:date="2015-10-30T08:56:00Z" w:initials="WU">
    <w:p w:rsidR="00E21EA3" w:rsidRDefault="00E21EA3">
      <w:pPr>
        <w:pStyle w:val="CommentText"/>
      </w:pPr>
      <w:r>
        <w:rPr>
          <w:rStyle w:val="CommentReference"/>
        </w:rPr>
        <w:annotationRef/>
      </w:r>
      <w:r>
        <w:t>Or athletes? Or athletic martyrs?</w:t>
      </w:r>
    </w:p>
  </w:comment>
  <w:comment w:id="1257" w:author="Windows User" w:date="2015-10-30T08:56:00Z" w:initials="WU">
    <w:p w:rsidR="00E21EA3" w:rsidRDefault="00E21EA3">
      <w:pPr>
        <w:pStyle w:val="CommentText"/>
      </w:pPr>
      <w:r>
        <w:rPr>
          <w:rStyle w:val="CommentReference"/>
        </w:rPr>
        <w:annotationRef/>
      </w:r>
      <w:r>
        <w:t>Or of the martyrs?</w:t>
      </w:r>
    </w:p>
  </w:comment>
  <w:comment w:id="1258" w:author="Windows User" w:date="2015-10-30T08:56:00Z" w:initials="WU">
    <w:p w:rsidR="00E21EA3" w:rsidRDefault="00E21EA3">
      <w:pPr>
        <w:pStyle w:val="CommentText"/>
      </w:pPr>
      <w:r>
        <w:rPr>
          <w:rStyle w:val="CommentReference"/>
        </w:rPr>
        <w:annotationRef/>
      </w:r>
      <w:r>
        <w:t>Carries or lifts?</w:t>
      </w:r>
    </w:p>
  </w:comment>
  <w:comment w:id="1259" w:author="Windows User" w:date="2015-10-30T08:56:00Z" w:initials="WU">
    <w:p w:rsidR="00E21EA3" w:rsidRDefault="00E21EA3">
      <w:pPr>
        <w:pStyle w:val="CommentText"/>
      </w:pPr>
      <w:r>
        <w:rPr>
          <w:rStyle w:val="CommentReference"/>
        </w:rPr>
        <w:annotationRef/>
      </w:r>
      <w:r>
        <w:t>Churches?</w:t>
      </w:r>
    </w:p>
    <w:p w:rsidR="00E21EA3" w:rsidRDefault="00E21EA3">
      <w:pPr>
        <w:pStyle w:val="CommentText"/>
      </w:pPr>
    </w:p>
  </w:comment>
  <w:comment w:id="1260" w:author="Windows User" w:date="2015-10-30T08:56:00Z" w:initials="WU">
    <w:p w:rsidR="00E21EA3" w:rsidRDefault="00E21EA3">
      <w:pPr>
        <w:pStyle w:val="CommentText"/>
      </w:pPr>
      <w:r>
        <w:rPr>
          <w:rStyle w:val="CommentReference"/>
        </w:rPr>
        <w:annotationRef/>
      </w:r>
      <w:r>
        <w:t>End?</w:t>
      </w:r>
    </w:p>
  </w:comment>
  <w:comment w:id="1268" w:author="Windows User" w:date="2015-10-30T08:56:00Z" w:initials="WU">
    <w:p w:rsidR="00E21EA3" w:rsidRDefault="00E21EA3">
      <w:pPr>
        <w:pStyle w:val="CommentText"/>
      </w:pPr>
      <w:r>
        <w:rPr>
          <w:rStyle w:val="CommentReference"/>
        </w:rPr>
        <w:annotationRef/>
      </w:r>
      <w:r>
        <w:t>Or full stop. You are worthy of the glory,</w:t>
      </w:r>
    </w:p>
  </w:comment>
  <w:comment w:id="1273" w:author="Windows User" w:date="2015-10-30T08:56:00Z" w:initials="WU">
    <w:p w:rsidR="00E21EA3" w:rsidRDefault="00E21EA3">
      <w:pPr>
        <w:pStyle w:val="CommentText"/>
      </w:pPr>
      <w:r>
        <w:rPr>
          <w:rStyle w:val="CommentReference"/>
        </w:rPr>
        <w:annotationRef/>
      </w:r>
      <w:r>
        <w:t>?</w:t>
      </w:r>
    </w:p>
  </w:comment>
  <w:comment w:id="1276" w:author="Windows User" w:date="2015-10-30T08:56:00Z" w:initials="WU">
    <w:p w:rsidR="00E21EA3" w:rsidRDefault="00E21EA3">
      <w:pPr>
        <w:pStyle w:val="CommentText"/>
      </w:pPr>
      <w:r>
        <w:rPr>
          <w:rStyle w:val="CommentReference"/>
        </w:rPr>
        <w:annotationRef/>
      </w:r>
      <w:r>
        <w:t>Is? Or will be? Exalted, or highly exalted?</w:t>
      </w:r>
    </w:p>
  </w:comment>
  <w:comment w:id="1278" w:author="Windows User" w:date="2015-10-30T08:56:00Z" w:initials="WU">
    <w:p w:rsidR="00E21EA3" w:rsidRDefault="00E21EA3">
      <w:pPr>
        <w:pStyle w:val="CommentText"/>
      </w:pPr>
      <w:r>
        <w:rPr>
          <w:rStyle w:val="CommentReference"/>
        </w:rPr>
        <w:annotationRef/>
      </w:r>
      <w:r>
        <w:t>Bring or offer</w:t>
      </w:r>
    </w:p>
  </w:comment>
  <w:comment w:id="1279" w:author="Windows User" w:date="2015-10-30T08:56:00Z" w:initials="WU">
    <w:p w:rsidR="00E21EA3" w:rsidRDefault="00E21EA3">
      <w:pPr>
        <w:pStyle w:val="CommentText"/>
      </w:pPr>
      <w:r>
        <w:rPr>
          <w:rStyle w:val="CommentReference"/>
        </w:rPr>
        <w:annotationRef/>
      </w:r>
      <w:r>
        <w:t>Spelling?</w:t>
      </w:r>
    </w:p>
  </w:comment>
  <w:comment w:id="1284" w:author="Windows User" w:date="2015-10-30T08:56:00Z" w:initials="WU">
    <w:p w:rsidR="00E21EA3" w:rsidRDefault="00E21EA3">
      <w:pPr>
        <w:pStyle w:val="CommentText"/>
      </w:pPr>
      <w:r>
        <w:rPr>
          <w:rStyle w:val="CommentReference"/>
        </w:rPr>
        <w:annotationRef/>
      </w:r>
      <w:r>
        <w:t>Name or Holy Name?</w:t>
      </w:r>
    </w:p>
  </w:comment>
  <w:comment w:id="1293" w:author="Windows User" w:date="2015-10-30T08:56:00Z" w:initials="WU">
    <w:p w:rsidR="00E21EA3" w:rsidRDefault="00E21EA3">
      <w:pPr>
        <w:pStyle w:val="CommentText"/>
      </w:pPr>
      <w:r>
        <w:rPr>
          <w:rStyle w:val="CommentReference"/>
        </w:rPr>
        <w:annotationRef/>
      </w:r>
      <w:r>
        <w:t>Christ or Jesus Christ?</w:t>
      </w:r>
    </w:p>
  </w:comment>
  <w:comment w:id="1298" w:author="Windows User" w:date="2015-10-30T08:56:00Z" w:initials="WU">
    <w:p w:rsidR="00E21EA3" w:rsidRDefault="00E21EA3">
      <w:pPr>
        <w:pStyle w:val="CommentText"/>
      </w:pPr>
      <w:r>
        <w:rPr>
          <w:rStyle w:val="CommentReference"/>
        </w:rPr>
        <w:annotationRef/>
      </w:r>
      <w:r>
        <w:t>Name or Holy Name?</w:t>
      </w:r>
    </w:p>
  </w:comment>
  <w:comment w:id="1299" w:author="Windows User" w:date="2015-10-30T08:56:00Z" w:initials="WU">
    <w:p w:rsidR="00E21EA3" w:rsidRDefault="00E21EA3">
      <w:pPr>
        <w:pStyle w:val="CommentText"/>
      </w:pPr>
      <w:r>
        <w:rPr>
          <w:rStyle w:val="CommentReference"/>
        </w:rPr>
        <w:annotationRef/>
      </w:r>
      <w:r>
        <w:t>To Him? Or by His might/power?</w:t>
      </w:r>
    </w:p>
  </w:comment>
  <w:comment w:id="1300" w:author="Windows User" w:date="2015-10-30T08:56:00Z" w:initials="WU">
    <w:p w:rsidR="00E21EA3" w:rsidRDefault="00E21EA3">
      <w:pPr>
        <w:pStyle w:val="CommentText"/>
      </w:pPr>
      <w:r>
        <w:rPr>
          <w:rStyle w:val="CommentReference"/>
        </w:rPr>
        <w:annotationRef/>
      </w:r>
      <w:r>
        <w:t>Might, or may?</w:t>
      </w:r>
    </w:p>
  </w:comment>
  <w:comment w:id="1301" w:author="Windows User" w:date="2015-10-30T08:56:00Z" w:initials="WU">
    <w:p w:rsidR="00E21EA3" w:rsidRDefault="00E21EA3" w:rsidP="00F77A5B">
      <w:pPr>
        <w:pStyle w:val="CommentText"/>
      </w:pPr>
      <w:r>
        <w:rPr>
          <w:rStyle w:val="CommentReference"/>
        </w:rPr>
        <w:annotationRef/>
      </w:r>
      <w:r>
        <w:t>Christ or Jesus Christ?</w:t>
      </w:r>
    </w:p>
  </w:comment>
  <w:comment w:id="1304" w:author="Windows User" w:date="2015-10-30T08:56:00Z" w:initials="WU">
    <w:p w:rsidR="00E21EA3" w:rsidRDefault="00E21EA3">
      <w:pPr>
        <w:pStyle w:val="CommentText"/>
      </w:pPr>
      <w:r>
        <w:rPr>
          <w:rStyle w:val="CommentReference"/>
        </w:rPr>
        <w:annotationRef/>
      </w:r>
      <w:r>
        <w:t>Miracles?</w:t>
      </w:r>
    </w:p>
  </w:comment>
  <w:comment w:id="1309" w:author="Windows User" w:date="2015-10-30T08:56:00Z" w:initials="WU">
    <w:p w:rsidR="00E21EA3" w:rsidRDefault="00E21EA3">
      <w:pPr>
        <w:pStyle w:val="CommentText"/>
      </w:pPr>
      <w:r>
        <w:rPr>
          <w:rStyle w:val="CommentReference"/>
        </w:rPr>
        <w:annotationRef/>
      </w:r>
      <w:r>
        <w:t>Name or Holy Name?</w:t>
      </w:r>
    </w:p>
  </w:comment>
  <w:comment w:id="1310" w:author="Windows User" w:date="2015-10-30T08:56:00Z" w:initials="WU">
    <w:p w:rsidR="00E21EA3" w:rsidRDefault="00E21EA3">
      <w:pPr>
        <w:pStyle w:val="CommentText"/>
      </w:pPr>
      <w:r>
        <w:rPr>
          <w:rStyle w:val="CommentReference"/>
        </w:rPr>
        <w:annotationRef/>
      </w:r>
      <w:r>
        <w:t>To Him? Or by His might/power?</w:t>
      </w:r>
    </w:p>
  </w:comment>
  <w:comment w:id="1311" w:author="Windows User" w:date="2015-10-30T08:56:00Z" w:initials="WU">
    <w:p w:rsidR="00E21EA3" w:rsidRDefault="00E21EA3">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EA3" w:rsidRDefault="00E21EA3" w:rsidP="006D61CA">
      <w:pPr>
        <w:spacing w:after="0" w:line="240" w:lineRule="auto"/>
      </w:pPr>
      <w:r>
        <w:separator/>
      </w:r>
    </w:p>
  </w:endnote>
  <w:endnote w:type="continuationSeparator" w:id="0">
    <w:p w:rsidR="00E21EA3" w:rsidRDefault="00E21EA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EA3" w:rsidRPr="009654EE" w:rsidRDefault="00E21EA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C1CA8">
      <w:rPr>
        <w:noProof/>
        <w:lang w:val="en-US"/>
      </w:rPr>
      <w:t>i</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EA3" w:rsidRPr="006D61CA" w:rsidRDefault="00E21EA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C1CA8">
      <w:rPr>
        <w:noProof/>
        <w:lang w:val="en-US"/>
      </w:rPr>
      <w:t>879</w:t>
    </w:r>
    <w:r w:rsidRPr="006D61CA">
      <w:rPr>
        <w:lang w:val="en-US"/>
      </w:rPr>
      <w:fldChar w:fldCharType="end"/>
    </w:r>
  </w:p>
  <w:p w:rsidR="00E21EA3" w:rsidRDefault="00E21EA3"/>
  <w:p w:rsidR="00E21EA3" w:rsidRDefault="00E21EA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EA3" w:rsidRDefault="00E21EA3" w:rsidP="006D61CA">
      <w:pPr>
        <w:spacing w:after="0" w:line="240" w:lineRule="auto"/>
      </w:pPr>
      <w:r>
        <w:separator/>
      </w:r>
    </w:p>
  </w:footnote>
  <w:footnote w:type="continuationSeparator" w:id="0">
    <w:p w:rsidR="00E21EA3" w:rsidRDefault="00E21EA3" w:rsidP="006D61CA">
      <w:pPr>
        <w:spacing w:after="0" w:line="240" w:lineRule="auto"/>
      </w:pPr>
      <w:r>
        <w:continuationSeparator/>
      </w:r>
    </w:p>
  </w:footnote>
  <w:footnote w:id="1">
    <w:p w:rsidR="00E21EA3" w:rsidRDefault="00E21EA3"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21EA3" w:rsidRDefault="00E21EA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E21EA3" w:rsidRPr="00260CA9" w:rsidRDefault="00E21EA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E21EA3" w:rsidRDefault="00E21EA3" w:rsidP="0097428E">
      <w:pPr>
        <w:pStyle w:val="footnote"/>
      </w:pPr>
      <w:r>
        <w:rPr>
          <w:rStyle w:val="FootnoteReference"/>
        </w:rPr>
        <w:footnoteRef/>
      </w:r>
      <w:r>
        <w:t xml:space="preserve"> Literally “hegoumens”, as the monastic and priestly orders have been thoroughly confused.</w:t>
      </w:r>
    </w:p>
  </w:footnote>
  <w:footnote w:id="5">
    <w:p w:rsidR="00E21EA3" w:rsidRPr="00B021F8" w:rsidRDefault="00E21EA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E21EA3" w:rsidRDefault="00E21EA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E21EA3" w:rsidRDefault="00E21EA3" w:rsidP="00323889">
      <w:pPr>
        <w:pStyle w:val="footnote"/>
      </w:pPr>
      <w:r>
        <w:rPr>
          <w:rStyle w:val="FootnoteReference"/>
        </w:rPr>
        <w:footnoteRef/>
      </w:r>
      <w:r>
        <w:t xml:space="preserve"> Or “The Lord’s Annointed”</w:t>
      </w:r>
    </w:p>
  </w:footnote>
  <w:footnote w:id="8">
    <w:p w:rsidR="00E21EA3" w:rsidRDefault="00E21EA3"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21EA3" w:rsidRDefault="00E21EA3" w:rsidP="00130E47">
      <w:pPr>
        <w:pStyle w:val="footnote"/>
      </w:pPr>
      <w:r>
        <w:rPr>
          <w:rStyle w:val="FootnoteReference"/>
        </w:rPr>
        <w:footnoteRef/>
      </w:r>
      <w:r>
        <w:t xml:space="preserve"> Or “The Lord’s Annointed”</w:t>
      </w:r>
    </w:p>
  </w:footnote>
  <w:footnote w:id="10">
    <w:p w:rsidR="00E21EA3" w:rsidRDefault="00E21EA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21EA3" w:rsidRDefault="00E21EA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rsidR="00E21EA3" w:rsidRDefault="00E21EA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3">
    <w:p w:rsidR="00E21EA3" w:rsidRDefault="00E21EA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21EA3" w:rsidRDefault="00E21EA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21EA3" w:rsidRDefault="00E21EA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21EA3" w:rsidRDefault="00E21EA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rsidR="00E21EA3" w:rsidRDefault="00E21EA3" w:rsidP="006800D4">
      <w:pPr>
        <w:pStyle w:val="footnote"/>
      </w:pPr>
      <w:r>
        <w:rPr>
          <w:rStyle w:val="FootnoteReference"/>
        </w:rPr>
        <w:footnoteRef/>
      </w:r>
      <w:r>
        <w:t xml:space="preserve"> Or ‘Unique’</w:t>
      </w:r>
    </w:p>
  </w:footnote>
  <w:footnote w:id="18">
    <w:p w:rsidR="00E21EA3" w:rsidRDefault="00E21EA3" w:rsidP="006800D4">
      <w:pPr>
        <w:pStyle w:val="footnote"/>
      </w:pPr>
      <w:r>
        <w:rPr>
          <w:rStyle w:val="FootnoteReference"/>
        </w:rPr>
        <w:footnoteRef/>
      </w:r>
      <w:r>
        <w:t xml:space="preserve"> The alternative, shorter Gospel reading is suppressed in current practice</w:t>
      </w:r>
    </w:p>
  </w:footnote>
  <w:footnote w:id="19">
    <w:p w:rsidR="00E21EA3" w:rsidRDefault="00E21EA3">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E21EA3" w:rsidRDefault="00E21EA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E21EA3" w:rsidRDefault="00E21EA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rsidR="00E21EA3" w:rsidRDefault="00E21EA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rsidR="00E21EA3" w:rsidRPr="004A3E27" w:rsidRDefault="00E21EA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4">
    <w:p w:rsidR="00E21EA3" w:rsidRPr="004A3E27" w:rsidRDefault="00E21EA3" w:rsidP="00A91B17">
      <w:pPr>
        <w:pStyle w:val="footnote"/>
      </w:pPr>
      <w:r w:rsidRPr="004A3E27">
        <w:rPr>
          <w:rStyle w:val="FootnoteReference"/>
        </w:rPr>
        <w:footnoteRef/>
      </w:r>
      <w:r w:rsidRPr="004A3E27">
        <w:t xml:space="preserve"> ‘An allusion to our Lord’s persecutors mentioned in Acts 4:26’ (St. Augustine).</w:t>
      </w:r>
    </w:p>
  </w:footnote>
  <w:footnote w:id="25">
    <w:p w:rsidR="00E21EA3" w:rsidRPr="004A3E27" w:rsidRDefault="00E21EA3"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6">
    <w:p w:rsidR="00E21EA3" w:rsidRPr="004A3E27" w:rsidRDefault="00E21EA3"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7">
    <w:p w:rsidR="00E21EA3" w:rsidRPr="004A3E27" w:rsidRDefault="00E21EA3"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8">
    <w:p w:rsidR="00E21EA3" w:rsidRPr="004A3E27" w:rsidRDefault="00E21EA3"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9">
    <w:p w:rsidR="00E21EA3" w:rsidRPr="004A3E27" w:rsidRDefault="00E21EA3" w:rsidP="00E54261">
      <w:pPr>
        <w:pStyle w:val="FootnoteText"/>
      </w:pPr>
      <w:r w:rsidRPr="004A3E27">
        <w:rPr>
          <w:rStyle w:val="FootnoteReference"/>
        </w:rPr>
        <w:footnoteRef/>
      </w:r>
      <w:r w:rsidRPr="004A3E27">
        <w:t xml:space="preserve"> Pause a moment and give that a little thought.</w:t>
      </w:r>
    </w:p>
  </w:footnote>
  <w:footnote w:id="30">
    <w:p w:rsidR="00E21EA3" w:rsidRPr="004A3E27" w:rsidRDefault="00E21EA3"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1">
    <w:p w:rsidR="00E21EA3" w:rsidRPr="004A3E27" w:rsidRDefault="00E21EA3"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2">
    <w:p w:rsidR="00E21EA3" w:rsidRPr="004A3E27" w:rsidRDefault="00E21EA3"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3">
    <w:p w:rsidR="00E21EA3" w:rsidRPr="004A3E27" w:rsidRDefault="00E21EA3"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4">
    <w:p w:rsidR="00E21EA3" w:rsidRPr="004A3E27" w:rsidRDefault="00E21EA3" w:rsidP="00E54261">
      <w:pPr>
        <w:pStyle w:val="FootnoteText"/>
      </w:pPr>
      <w:r w:rsidRPr="004A3E27">
        <w:rPr>
          <w:rStyle w:val="FootnoteReference"/>
        </w:rPr>
        <w:footnoteRef/>
      </w:r>
      <w:r w:rsidRPr="004A3E27">
        <w:t xml:space="preserve"> Or: I rest in peace and fall asleep at once.</w:t>
      </w:r>
    </w:p>
  </w:footnote>
  <w:footnote w:id="35">
    <w:p w:rsidR="00E21EA3" w:rsidRPr="004A3E27" w:rsidRDefault="00E21EA3" w:rsidP="00E54261">
      <w:pPr>
        <w:pStyle w:val="FootnoteText"/>
      </w:pPr>
      <w:r w:rsidRPr="004A3E27">
        <w:rPr>
          <w:rStyle w:val="FootnoteReference"/>
        </w:rPr>
        <w:footnoteRef/>
      </w:r>
      <w:r w:rsidRPr="004A3E27">
        <w:t xml:space="preserve"> Following the Ethiopian version, which is based on the Septuagint.</w:t>
      </w:r>
    </w:p>
  </w:footnote>
  <w:footnote w:id="36">
    <w:p w:rsidR="00E21EA3" w:rsidRPr="004A3E27" w:rsidRDefault="00E21EA3"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7">
    <w:p w:rsidR="00E21EA3" w:rsidRPr="004A3E27" w:rsidRDefault="00E21EA3" w:rsidP="00E54261">
      <w:pPr>
        <w:pStyle w:val="FootnoteText"/>
      </w:pPr>
      <w:r w:rsidRPr="004A3E27">
        <w:rPr>
          <w:rStyle w:val="FootnoteReference"/>
        </w:rPr>
        <w:footnoteRef/>
      </w:r>
      <w:r w:rsidRPr="004A3E27">
        <w:t xml:space="preserve"> cp. Psalm 37:2; Jeremiah 10:24.</w:t>
      </w:r>
    </w:p>
  </w:footnote>
  <w:footnote w:id="38">
    <w:p w:rsidR="00E21EA3" w:rsidRPr="004A3E27" w:rsidRDefault="00E21EA3"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9">
    <w:p w:rsidR="00E21EA3" w:rsidRPr="004A3E27" w:rsidRDefault="00E21EA3" w:rsidP="00E54261">
      <w:pPr>
        <w:pStyle w:val="FootnoteText"/>
      </w:pPr>
      <w:r w:rsidRPr="004A3E27">
        <w:rPr>
          <w:rStyle w:val="FootnoteReference"/>
        </w:rPr>
        <w:footnoteRef/>
      </w:r>
      <w:r w:rsidRPr="004A3E27">
        <w:t xml:space="preserve"> cp. Mt. 7:23.</w:t>
      </w:r>
    </w:p>
  </w:footnote>
  <w:footnote w:id="40">
    <w:p w:rsidR="00E21EA3" w:rsidRPr="004A3E27" w:rsidRDefault="00E21EA3" w:rsidP="00E54261">
      <w:pPr>
        <w:pStyle w:val="FootnoteText"/>
      </w:pPr>
      <w:r w:rsidRPr="004A3E27">
        <w:rPr>
          <w:rStyle w:val="FootnoteReference"/>
        </w:rPr>
        <w:footnoteRef/>
      </w:r>
      <w:r w:rsidRPr="004A3E27">
        <w:t xml:space="preserve"> cp. 1 Pet. 5:8.</w:t>
      </w:r>
    </w:p>
  </w:footnote>
  <w:footnote w:id="41">
    <w:p w:rsidR="00E21EA3" w:rsidRPr="004A3E27" w:rsidRDefault="00E21EA3" w:rsidP="00E54261">
      <w:pPr>
        <w:pStyle w:val="FootnoteText"/>
      </w:pPr>
      <w:r w:rsidRPr="004A3E27">
        <w:rPr>
          <w:rStyle w:val="FootnoteReference"/>
        </w:rPr>
        <w:footnoteRef/>
      </w:r>
      <w:r w:rsidRPr="004A3E27">
        <w:t xml:space="preserve"> Empties fall (Ephes. 5:18).</w:t>
      </w:r>
    </w:p>
  </w:footnote>
  <w:footnote w:id="42">
    <w:p w:rsidR="00E21EA3" w:rsidRPr="004A3E27" w:rsidRDefault="00E21EA3"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3">
    <w:p w:rsidR="00E21EA3" w:rsidRPr="004A3E27" w:rsidRDefault="00E21EA3"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4">
    <w:p w:rsidR="00E21EA3" w:rsidRPr="004A3E27" w:rsidRDefault="00E21EA3" w:rsidP="00E54261">
      <w:pPr>
        <w:pStyle w:val="FootnoteText"/>
      </w:pPr>
      <w:r w:rsidRPr="004A3E27">
        <w:rPr>
          <w:rStyle w:val="FootnoteReference"/>
        </w:rPr>
        <w:footnoteRef/>
      </w:r>
      <w:r w:rsidRPr="004A3E27">
        <w:t xml:space="preserve"> Mt. 21:16.</w:t>
      </w:r>
    </w:p>
  </w:footnote>
  <w:footnote w:id="45">
    <w:p w:rsidR="00E21EA3" w:rsidRPr="004A3E27" w:rsidRDefault="00E21EA3"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6">
    <w:p w:rsidR="00E21EA3" w:rsidRPr="004A3E27" w:rsidRDefault="00E21EA3" w:rsidP="00E54261">
      <w:pPr>
        <w:pStyle w:val="FootnoteText"/>
      </w:pPr>
      <w:r w:rsidRPr="004A3E27">
        <w:rPr>
          <w:rStyle w:val="FootnoteReference"/>
        </w:rPr>
        <w:footnoteRef/>
      </w:r>
      <w:r w:rsidRPr="004A3E27">
        <w:t xml:space="preserve"> Heb. 2:6-8. The Sovereignty of the Son of Man (Messiah).</w:t>
      </w:r>
    </w:p>
  </w:footnote>
  <w:footnote w:id="47">
    <w:p w:rsidR="00E21EA3" w:rsidRPr="004A3E27" w:rsidRDefault="00E21EA3"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21EA3" w:rsidRPr="004A3E27" w:rsidRDefault="00E21EA3" w:rsidP="00435BD3">
      <w:pPr>
        <w:pStyle w:val="FootnoteText"/>
      </w:pPr>
    </w:p>
  </w:footnote>
  <w:footnote w:id="48">
    <w:p w:rsidR="00E21EA3" w:rsidRPr="004A3E27" w:rsidRDefault="00E21EA3"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9">
    <w:p w:rsidR="00E21EA3" w:rsidRPr="004A3E27" w:rsidRDefault="00E21EA3"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0">
    <w:p w:rsidR="00E21EA3" w:rsidRPr="004A3E27" w:rsidRDefault="00E21EA3"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1">
    <w:p w:rsidR="00E21EA3" w:rsidRPr="004A3E27" w:rsidRDefault="00E21EA3" w:rsidP="00435BD3">
      <w:pPr>
        <w:pStyle w:val="FootnoteText"/>
      </w:pPr>
      <w:r w:rsidRPr="004A3E27">
        <w:rPr>
          <w:rStyle w:val="FootnoteReference"/>
        </w:rPr>
        <w:footnoteRef/>
      </w:r>
      <w:r w:rsidRPr="004A3E27">
        <w:t xml:space="preserve"> cp. 2 Cor. 6:16; 1 Cor. 6:19.</w:t>
      </w:r>
    </w:p>
  </w:footnote>
  <w:footnote w:id="52">
    <w:p w:rsidR="00E21EA3" w:rsidRPr="004A3E27" w:rsidRDefault="00E21EA3" w:rsidP="00435BD3">
      <w:pPr>
        <w:pStyle w:val="FootnoteText"/>
      </w:pPr>
      <w:r w:rsidRPr="004A3E27">
        <w:rPr>
          <w:rStyle w:val="FootnoteReference"/>
        </w:rPr>
        <w:footnoteRef/>
      </w:r>
      <w:r w:rsidRPr="004A3E27">
        <w:t xml:space="preserve"> cp. Mt. 10:19, 20; Luke 21:12-19.</w:t>
      </w:r>
    </w:p>
  </w:footnote>
  <w:footnote w:id="53">
    <w:p w:rsidR="00E21EA3" w:rsidRPr="004A3E27" w:rsidRDefault="00E21EA3" w:rsidP="00435BD3">
      <w:pPr>
        <w:pStyle w:val="FootnoteText"/>
      </w:pPr>
      <w:r w:rsidRPr="004A3E27">
        <w:rPr>
          <w:rStyle w:val="FootnoteReference"/>
        </w:rPr>
        <w:footnoteRef/>
      </w:r>
      <w:r w:rsidRPr="004A3E27">
        <w:t xml:space="preserve"> Psalm 13 differs only slightly from Psalm 52. cp. Romans 1:20-25.</w:t>
      </w:r>
    </w:p>
  </w:footnote>
  <w:footnote w:id="54">
    <w:p w:rsidR="00E21EA3" w:rsidRPr="004A3E27" w:rsidRDefault="00E21EA3"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5">
    <w:p w:rsidR="00E21EA3" w:rsidRPr="004A3E27" w:rsidRDefault="00E21EA3"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6">
    <w:p w:rsidR="00E21EA3" w:rsidRPr="004A3E27" w:rsidRDefault="00E21EA3"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7">
    <w:p w:rsidR="00E21EA3" w:rsidRPr="004A3E27" w:rsidRDefault="00E21EA3" w:rsidP="00435BD3">
      <w:pPr>
        <w:pStyle w:val="FootnoteText"/>
      </w:pPr>
      <w:r w:rsidRPr="004A3E27">
        <w:rPr>
          <w:rStyle w:val="FootnoteReference"/>
        </w:rPr>
        <w:footnoteRef/>
      </w:r>
      <w:r w:rsidRPr="004A3E27">
        <w:t xml:space="preserve"> At: </w:t>
      </w:r>
      <w:r w:rsidRPr="004A3E27">
        <w:rPr>
          <w:i/>
        </w:rPr>
        <w:t>or</w:t>
      </w:r>
      <w:r w:rsidRPr="004A3E27">
        <w:t>, In.</w:t>
      </w:r>
    </w:p>
  </w:footnote>
  <w:footnote w:id="58">
    <w:p w:rsidR="00E21EA3" w:rsidRPr="004A3E27" w:rsidRDefault="00E21EA3" w:rsidP="00435BD3">
      <w:pPr>
        <w:pStyle w:val="FootnoteText"/>
      </w:pPr>
      <w:r w:rsidRPr="004A3E27">
        <w:rPr>
          <w:rStyle w:val="FootnoteReference"/>
        </w:rPr>
        <w:footnoteRef/>
      </w:r>
      <w:r w:rsidRPr="004A3E27">
        <w:t xml:space="preserve"> i.e. Hear Christ who intercedes on our behalf (1 Cor. 1:30; Rom. 8: 34).</w:t>
      </w:r>
    </w:p>
  </w:footnote>
  <w:footnote w:id="59">
    <w:p w:rsidR="00E21EA3" w:rsidRPr="004A3E27" w:rsidRDefault="00E21EA3" w:rsidP="00435BD3">
      <w:pPr>
        <w:pStyle w:val="FootnoteText"/>
      </w:pPr>
      <w:r w:rsidRPr="004A3E27">
        <w:rPr>
          <w:rStyle w:val="FootnoteReference"/>
        </w:rPr>
        <w:footnoteRef/>
      </w:r>
      <w:r w:rsidRPr="004A3E27">
        <w:t xml:space="preserve"> cp. 2 Tim. 2:3, 12.</w:t>
      </w:r>
    </w:p>
  </w:footnote>
  <w:footnote w:id="60">
    <w:p w:rsidR="00E21EA3" w:rsidRPr="004A3E27" w:rsidRDefault="00E21EA3"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1">
    <w:p w:rsidR="00E21EA3" w:rsidRPr="004A3E27" w:rsidRDefault="00E21EA3" w:rsidP="00435BD3">
      <w:pPr>
        <w:pStyle w:val="FootnoteText"/>
      </w:pPr>
      <w:r w:rsidRPr="004A3E27">
        <w:rPr>
          <w:rStyle w:val="FootnoteReference"/>
        </w:rPr>
        <w:footnoteRef/>
      </w:r>
      <w:r w:rsidRPr="004A3E27">
        <w:t xml:space="preserve"> ‘They cast Me out of their city and now surround Me on the cross’ (St. Augustine).</w:t>
      </w:r>
    </w:p>
  </w:footnote>
  <w:footnote w:id="62">
    <w:p w:rsidR="00E21EA3" w:rsidRPr="004A3E27" w:rsidRDefault="00E21EA3"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3">
    <w:p w:rsidR="00E21EA3" w:rsidRPr="004A3E27" w:rsidRDefault="00E21EA3" w:rsidP="00CF35A1">
      <w:pPr>
        <w:pStyle w:val="FootnoteText"/>
      </w:pPr>
      <w:r w:rsidRPr="004A3E27">
        <w:rPr>
          <w:rStyle w:val="FootnoteReference"/>
        </w:rPr>
        <w:footnoteRef/>
      </w:r>
      <w:r w:rsidRPr="004A3E27">
        <w:t xml:space="preserve"> Cp. Acts 2:24.</w:t>
      </w:r>
    </w:p>
  </w:footnote>
  <w:footnote w:id="64">
    <w:p w:rsidR="00E21EA3" w:rsidRPr="004A3E27" w:rsidRDefault="00E21EA3" w:rsidP="00CF35A1">
      <w:pPr>
        <w:pStyle w:val="FootnoteText"/>
      </w:pPr>
      <w:r w:rsidRPr="004A3E27">
        <w:rPr>
          <w:rStyle w:val="FootnoteReference"/>
        </w:rPr>
        <w:footnoteRef/>
      </w:r>
      <w:r w:rsidRPr="004A3E27">
        <w:t xml:space="preserve"> cp. Exodus 9:23.</w:t>
      </w:r>
    </w:p>
  </w:footnote>
  <w:footnote w:id="65">
    <w:p w:rsidR="00E21EA3" w:rsidRPr="004A3E27" w:rsidRDefault="00E21EA3"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6">
    <w:p w:rsidR="00E21EA3" w:rsidRPr="004A3E27" w:rsidRDefault="00E21EA3"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7">
    <w:p w:rsidR="00E21EA3" w:rsidRPr="004A3E27" w:rsidRDefault="00E21EA3" w:rsidP="00CF35A1">
      <w:pPr>
        <w:pStyle w:val="FootnoteText"/>
      </w:pPr>
      <w:r w:rsidRPr="004A3E27">
        <w:rPr>
          <w:rStyle w:val="FootnoteReference"/>
        </w:rPr>
        <w:footnoteRef/>
      </w:r>
      <w:r w:rsidRPr="004A3E27">
        <w:t xml:space="preserve"> cp. Rev. 21:23.</w:t>
      </w:r>
    </w:p>
  </w:footnote>
  <w:footnote w:id="68">
    <w:p w:rsidR="00E21EA3" w:rsidRPr="004A3E27" w:rsidRDefault="00E21EA3"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9">
    <w:p w:rsidR="00E21EA3" w:rsidRPr="004A3E27" w:rsidRDefault="00E21EA3"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0">
    <w:p w:rsidR="00E21EA3" w:rsidRPr="004A3E27" w:rsidRDefault="00E21EA3" w:rsidP="00CF35A1">
      <w:pPr>
        <w:pStyle w:val="FootnoteText"/>
      </w:pPr>
      <w:r w:rsidRPr="004A3E27">
        <w:rPr>
          <w:rStyle w:val="FootnoteReference"/>
        </w:rPr>
        <w:footnoteRef/>
      </w:r>
      <w:r w:rsidRPr="004A3E27">
        <w:t xml:space="preserve"> Rom. 15:9. Christ in David, Apostles, nations. (cp. Ps. 66:2-6).</w:t>
      </w:r>
    </w:p>
  </w:footnote>
  <w:footnote w:id="71">
    <w:p w:rsidR="00E21EA3" w:rsidRPr="004A3E27" w:rsidRDefault="00E21EA3"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2">
    <w:p w:rsidR="00E21EA3" w:rsidRPr="004A3E27" w:rsidRDefault="00E21EA3" w:rsidP="00CF35A1">
      <w:pPr>
        <w:pStyle w:val="FootnoteText"/>
      </w:pPr>
      <w:r w:rsidRPr="004A3E27">
        <w:rPr>
          <w:rStyle w:val="FootnoteReference"/>
        </w:rPr>
        <w:footnoteRef/>
      </w:r>
      <w:r w:rsidRPr="004A3E27">
        <w:t xml:space="preserve"> Rom. 10:18.</w:t>
      </w:r>
    </w:p>
  </w:footnote>
  <w:footnote w:id="73">
    <w:p w:rsidR="00E21EA3" w:rsidRPr="004A3E27" w:rsidRDefault="00E21EA3" w:rsidP="00CF35A1">
      <w:pPr>
        <w:pStyle w:val="FootnoteText"/>
      </w:pPr>
      <w:r w:rsidRPr="004A3E27">
        <w:rPr>
          <w:rStyle w:val="FootnoteReference"/>
        </w:rPr>
        <w:footnoteRef/>
      </w:r>
      <w:r w:rsidRPr="004A3E27">
        <w:t xml:space="preserve"> cp. Ps. 88:38.</w:t>
      </w:r>
    </w:p>
  </w:footnote>
  <w:footnote w:id="74">
    <w:p w:rsidR="00E21EA3" w:rsidRPr="004A3E27" w:rsidRDefault="00E21EA3" w:rsidP="00CF35A1">
      <w:pPr>
        <w:pStyle w:val="FootnoteText"/>
      </w:pPr>
      <w:r w:rsidRPr="004A3E27">
        <w:rPr>
          <w:rStyle w:val="FootnoteReference"/>
        </w:rPr>
        <w:footnoteRef/>
      </w:r>
      <w:r w:rsidRPr="004A3E27">
        <w:t xml:space="preserve"> cp. Ps. 118:72.</w:t>
      </w:r>
    </w:p>
  </w:footnote>
  <w:footnote w:id="75">
    <w:p w:rsidR="00E21EA3" w:rsidRPr="004A3E27" w:rsidRDefault="00E21EA3"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6">
    <w:p w:rsidR="00E21EA3" w:rsidRPr="004A3E27" w:rsidRDefault="00E21EA3"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7">
    <w:p w:rsidR="00E21EA3" w:rsidRPr="004A3E27" w:rsidRDefault="00E21EA3"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8">
    <w:p w:rsidR="00E21EA3" w:rsidRPr="004A3E27" w:rsidRDefault="00E21EA3"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9">
    <w:p w:rsidR="00E21EA3" w:rsidRPr="004A3E27" w:rsidRDefault="00E21EA3" w:rsidP="00CF35A1">
      <w:pPr>
        <w:pStyle w:val="FootnoteText"/>
      </w:pPr>
      <w:r w:rsidRPr="004A3E27">
        <w:rPr>
          <w:rStyle w:val="FootnoteReference"/>
        </w:rPr>
        <w:footnoteRef/>
      </w:r>
      <w:r w:rsidRPr="004A3E27">
        <w:t xml:space="preserve"> ‘Christ died that we might live’ (1 Thess. 5:10; 1 Pet. 2:24).</w:t>
      </w:r>
    </w:p>
  </w:footnote>
  <w:footnote w:id="80">
    <w:p w:rsidR="00E21EA3" w:rsidRPr="004A3E27" w:rsidRDefault="00E21EA3" w:rsidP="00CF35A1">
      <w:pPr>
        <w:pStyle w:val="FootnoteText"/>
      </w:pPr>
      <w:r w:rsidRPr="004A3E27">
        <w:rPr>
          <w:rStyle w:val="FootnoteReference"/>
        </w:rPr>
        <w:footnoteRef/>
      </w:r>
      <w:r w:rsidRPr="004A3E27">
        <w:t xml:space="preserve"> Dawn is one of Christ’s names (cp. Lk. 1:78; Mal. 4:2).</w:t>
      </w:r>
    </w:p>
  </w:footnote>
  <w:footnote w:id="81">
    <w:p w:rsidR="00E21EA3" w:rsidRPr="004A3E27" w:rsidRDefault="00E21EA3"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2">
    <w:p w:rsidR="00E21EA3" w:rsidRPr="004A3E27" w:rsidRDefault="00E21EA3" w:rsidP="00CF35A1">
      <w:pPr>
        <w:pStyle w:val="FootnoteText"/>
      </w:pPr>
      <w:r w:rsidRPr="004A3E27">
        <w:rPr>
          <w:rStyle w:val="FootnoteReference"/>
        </w:rPr>
        <w:footnoteRef/>
      </w:r>
      <w:r w:rsidRPr="004A3E27">
        <w:t xml:space="preserve"> Mt. 27:39,43; Wis. 2:12-20.</w:t>
      </w:r>
    </w:p>
  </w:footnote>
  <w:footnote w:id="83">
    <w:p w:rsidR="00E21EA3" w:rsidRPr="004A3E27" w:rsidRDefault="00E21EA3" w:rsidP="00CF35A1">
      <w:pPr>
        <w:pStyle w:val="FootnoteText"/>
      </w:pPr>
      <w:r w:rsidRPr="004A3E27">
        <w:rPr>
          <w:rStyle w:val="FootnoteReference"/>
        </w:rPr>
        <w:footnoteRef/>
      </w:r>
      <w:r w:rsidRPr="004A3E27">
        <w:t xml:space="preserve"> Lam. 2:16; 3:46.</w:t>
      </w:r>
    </w:p>
  </w:footnote>
  <w:footnote w:id="84">
    <w:p w:rsidR="00E21EA3" w:rsidRPr="004A3E27" w:rsidRDefault="00E21EA3" w:rsidP="00CF35A1">
      <w:pPr>
        <w:pStyle w:val="FootnoteText"/>
      </w:pPr>
      <w:r w:rsidRPr="004A3E27">
        <w:rPr>
          <w:rStyle w:val="FootnoteReference"/>
        </w:rPr>
        <w:footnoteRef/>
      </w:r>
      <w:r w:rsidRPr="004A3E27">
        <w:t xml:space="preserve"> Jn. 19:37.</w:t>
      </w:r>
    </w:p>
  </w:footnote>
  <w:footnote w:id="85">
    <w:p w:rsidR="00E21EA3" w:rsidRPr="004A3E27" w:rsidRDefault="00E21EA3" w:rsidP="00CF35A1">
      <w:pPr>
        <w:pStyle w:val="FootnoteText"/>
      </w:pPr>
      <w:r w:rsidRPr="004A3E27">
        <w:rPr>
          <w:rStyle w:val="FootnoteReference"/>
        </w:rPr>
        <w:footnoteRef/>
      </w:r>
      <w:r w:rsidRPr="004A3E27">
        <w:t xml:space="preserve"> Jn. 19:24.</w:t>
      </w:r>
    </w:p>
  </w:footnote>
  <w:footnote w:id="86">
    <w:p w:rsidR="00E21EA3" w:rsidRPr="004A3E27" w:rsidRDefault="00E21EA3"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7">
    <w:p w:rsidR="00E21EA3" w:rsidRPr="004A3E27" w:rsidRDefault="00E21EA3" w:rsidP="00CF35A1">
      <w:pPr>
        <w:pStyle w:val="FootnoteText"/>
      </w:pPr>
      <w:r w:rsidRPr="004A3E27">
        <w:rPr>
          <w:rStyle w:val="FootnoteReference"/>
        </w:rPr>
        <w:footnoteRef/>
      </w:r>
      <w:r w:rsidRPr="004A3E27">
        <w:t xml:space="preserve"> Hebrews 2:12.</w:t>
      </w:r>
    </w:p>
  </w:footnote>
  <w:footnote w:id="88">
    <w:p w:rsidR="00E21EA3" w:rsidRPr="004A3E27" w:rsidRDefault="00E21EA3"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9">
    <w:p w:rsidR="00E21EA3" w:rsidRPr="004A3E27" w:rsidRDefault="00E21EA3" w:rsidP="00CF35A1">
      <w:pPr>
        <w:pStyle w:val="FootnoteText"/>
      </w:pPr>
      <w:r w:rsidRPr="004A3E27">
        <w:rPr>
          <w:rStyle w:val="FootnoteReference"/>
        </w:rPr>
        <w:footnoteRef/>
      </w:r>
      <w:r w:rsidRPr="004A3E27">
        <w:t xml:space="preserve"> Romans 3:24-26; John 17:4; 19:30.</w:t>
      </w:r>
    </w:p>
  </w:footnote>
  <w:footnote w:id="90">
    <w:p w:rsidR="00E21EA3" w:rsidRPr="004A3E27" w:rsidRDefault="00E21EA3"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1">
    <w:p w:rsidR="00E21EA3" w:rsidRPr="004A3E27" w:rsidRDefault="00E21EA3" w:rsidP="00CF35A1">
      <w:pPr>
        <w:pStyle w:val="FootnoteText"/>
      </w:pPr>
      <w:r w:rsidRPr="004A3E27">
        <w:rPr>
          <w:rStyle w:val="FootnoteReference"/>
        </w:rPr>
        <w:footnoteRef/>
      </w:r>
      <w:r w:rsidRPr="004A3E27">
        <w:t xml:space="preserve"> cp. Ephes. 5:18.</w:t>
      </w:r>
    </w:p>
  </w:footnote>
  <w:footnote w:id="92">
    <w:p w:rsidR="00E21EA3" w:rsidRPr="004A3E27" w:rsidRDefault="00E21EA3" w:rsidP="00CF35A1">
      <w:pPr>
        <w:pStyle w:val="FootnoteText"/>
      </w:pPr>
      <w:r w:rsidRPr="004A3E27">
        <w:rPr>
          <w:rStyle w:val="FootnoteReference"/>
        </w:rPr>
        <w:footnoteRef/>
      </w:r>
      <w:r w:rsidRPr="004A3E27">
        <w:t xml:space="preserve"> cp. Ps. 26:4.</w:t>
      </w:r>
    </w:p>
  </w:footnote>
  <w:footnote w:id="93">
    <w:p w:rsidR="00E21EA3" w:rsidRPr="004A3E27" w:rsidRDefault="00E21EA3" w:rsidP="00CF35A1">
      <w:pPr>
        <w:pStyle w:val="FootnoteText"/>
      </w:pPr>
      <w:r w:rsidRPr="004A3E27">
        <w:rPr>
          <w:rStyle w:val="FootnoteReference"/>
        </w:rPr>
        <w:footnoteRef/>
      </w:r>
      <w:r w:rsidRPr="004A3E27">
        <w:t xml:space="preserve"> 1 Cor. 10:26-28; cp. Psalm 49:12.</w:t>
      </w:r>
    </w:p>
  </w:footnote>
  <w:footnote w:id="94">
    <w:p w:rsidR="00E21EA3" w:rsidRPr="004A3E27" w:rsidRDefault="00E21EA3" w:rsidP="00CF35A1">
      <w:pPr>
        <w:pStyle w:val="FootnoteText"/>
      </w:pPr>
      <w:r w:rsidRPr="004A3E27">
        <w:rPr>
          <w:rStyle w:val="FootnoteReference"/>
        </w:rPr>
        <w:footnoteRef/>
      </w:r>
      <w:r w:rsidRPr="004A3E27">
        <w:t xml:space="preserve"> Is. 2:2; Dan. 2:35; 1 Cor. 10:4.</w:t>
      </w:r>
    </w:p>
  </w:footnote>
  <w:footnote w:id="95">
    <w:p w:rsidR="00E21EA3" w:rsidRPr="004A3E27" w:rsidRDefault="00E21EA3"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6">
    <w:p w:rsidR="00E21EA3" w:rsidRPr="004A3E27" w:rsidRDefault="00E21EA3"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7">
    <w:p w:rsidR="00E21EA3" w:rsidRPr="004A3E27" w:rsidRDefault="00E21EA3"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8">
    <w:p w:rsidR="00E21EA3" w:rsidRPr="004A3E27" w:rsidRDefault="00E21EA3"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9">
    <w:p w:rsidR="00E21EA3" w:rsidRPr="004A3E27" w:rsidRDefault="00E21EA3"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0">
    <w:p w:rsidR="00E21EA3" w:rsidRPr="004A3E27" w:rsidRDefault="00E21EA3"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1">
    <w:p w:rsidR="00E21EA3" w:rsidRPr="004A3E27" w:rsidRDefault="00E21EA3"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2">
    <w:p w:rsidR="00E21EA3" w:rsidRPr="004A3E27" w:rsidRDefault="00E21EA3"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3">
    <w:p w:rsidR="00E21EA3" w:rsidRPr="004A3E27" w:rsidRDefault="00E21EA3" w:rsidP="002D71F0">
      <w:pPr>
        <w:pStyle w:val="FootnoteText"/>
      </w:pPr>
      <w:r w:rsidRPr="004A3E27">
        <w:rPr>
          <w:rStyle w:val="FootnoteReference"/>
        </w:rPr>
        <w:footnoteRef/>
      </w:r>
      <w:r w:rsidRPr="004A3E27">
        <w:t xml:space="preserve"> churches: assemblies, gatherings, congregations (not buildings).</w:t>
      </w:r>
    </w:p>
  </w:footnote>
  <w:footnote w:id="104">
    <w:p w:rsidR="00E21EA3" w:rsidRPr="004A3E27" w:rsidRDefault="00E21EA3"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5">
    <w:p w:rsidR="00E21EA3" w:rsidRPr="004A3E27" w:rsidRDefault="00E21EA3"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21EA3" w:rsidRPr="004A3E27" w:rsidRDefault="00E21EA3" w:rsidP="002D71F0">
      <w:pPr>
        <w:pStyle w:val="FootnoteText"/>
      </w:pPr>
      <w:r w:rsidRPr="004A3E27">
        <w:tab/>
        <w:t>‘No sweeter fragrance than to follow Christ,</w:t>
      </w:r>
    </w:p>
    <w:p w:rsidR="00E21EA3" w:rsidRPr="004A3E27" w:rsidRDefault="00E21EA3" w:rsidP="002D71F0">
      <w:pPr>
        <w:pStyle w:val="FootnoteText"/>
      </w:pPr>
      <w:r w:rsidRPr="004A3E27">
        <w:tab/>
        <w:t>when man makes offerings of a holy life,</w:t>
      </w:r>
    </w:p>
    <w:p w:rsidR="00E21EA3" w:rsidRPr="004A3E27" w:rsidRDefault="00E21EA3" w:rsidP="002D71F0">
      <w:pPr>
        <w:pStyle w:val="FootnoteText"/>
      </w:pPr>
      <w:r w:rsidRPr="004A3E27">
        <w:tab/>
        <w:t>and offers golden deeds in sacrifice’ (St. Prosper).</w:t>
      </w:r>
    </w:p>
  </w:footnote>
  <w:footnote w:id="106">
    <w:p w:rsidR="00E21EA3" w:rsidRPr="004A3E27" w:rsidRDefault="00E21EA3" w:rsidP="002D71F0">
      <w:pPr>
        <w:pStyle w:val="FootnoteText"/>
      </w:pPr>
      <w:r w:rsidRPr="004A3E27">
        <w:rPr>
          <w:rStyle w:val="FootnoteReference"/>
        </w:rPr>
        <w:footnoteRef/>
      </w:r>
      <w:r w:rsidRPr="004A3E27">
        <w:t xml:space="preserve"> cp. Psalm 21:11.</w:t>
      </w:r>
    </w:p>
  </w:footnote>
  <w:footnote w:id="107">
    <w:p w:rsidR="00E21EA3" w:rsidRPr="004A3E27" w:rsidRDefault="00E21EA3" w:rsidP="002D71F0">
      <w:pPr>
        <w:pStyle w:val="FootnoteText"/>
      </w:pPr>
      <w:r w:rsidRPr="004A3E27">
        <w:rPr>
          <w:rStyle w:val="FootnoteReference"/>
        </w:rPr>
        <w:footnoteRef/>
      </w:r>
      <w:r w:rsidRPr="004A3E27">
        <w:t xml:space="preserve"> cp. Isaiah 5:12.</w:t>
      </w:r>
    </w:p>
  </w:footnote>
  <w:footnote w:id="108">
    <w:p w:rsidR="00E21EA3" w:rsidRPr="004A3E27" w:rsidRDefault="00E21EA3" w:rsidP="002D71F0">
      <w:pPr>
        <w:pStyle w:val="FootnoteText"/>
      </w:pPr>
      <w:r w:rsidRPr="004A3E27">
        <w:rPr>
          <w:rStyle w:val="FootnoteReference"/>
        </w:rPr>
        <w:footnoteRef/>
      </w:r>
      <w:r w:rsidRPr="004A3E27">
        <w:t xml:space="preserve"> Cp. Isaiah 40:11; John 10:11.</w:t>
      </w:r>
    </w:p>
  </w:footnote>
  <w:footnote w:id="109">
    <w:p w:rsidR="00E21EA3" w:rsidRPr="004A3E27" w:rsidRDefault="00E21EA3" w:rsidP="002D71F0">
      <w:pPr>
        <w:pStyle w:val="FootnoteText"/>
      </w:pPr>
      <w:r w:rsidRPr="004A3E27">
        <w:rPr>
          <w:rStyle w:val="FootnoteReference"/>
        </w:rPr>
        <w:footnoteRef/>
      </w:r>
      <w:r w:rsidRPr="004A3E27">
        <w:t xml:space="preserve"> Cp. Exodus 9:23. In thunderstorms deer often cast their young.</w:t>
      </w:r>
    </w:p>
  </w:footnote>
  <w:footnote w:id="110">
    <w:p w:rsidR="00E21EA3" w:rsidRPr="004A3E27" w:rsidRDefault="00E21EA3"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1">
    <w:p w:rsidR="00E21EA3" w:rsidRPr="004A3E27" w:rsidRDefault="00E21EA3"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2">
    <w:p w:rsidR="00E21EA3" w:rsidRPr="004A3E27" w:rsidRDefault="00E21EA3"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3">
    <w:p w:rsidR="00E21EA3" w:rsidRPr="004A3E27" w:rsidRDefault="00E21EA3" w:rsidP="002D71F0">
      <w:pPr>
        <w:pStyle w:val="FootnoteText"/>
      </w:pPr>
      <w:r w:rsidRPr="004A3E27">
        <w:rPr>
          <w:rStyle w:val="FootnoteReference"/>
        </w:rPr>
        <w:footnoteRef/>
      </w:r>
      <w:r w:rsidRPr="004A3E27">
        <w:t xml:space="preserve"> Blood signifies death (cp. Lev. 17:14).</w:t>
      </w:r>
    </w:p>
  </w:footnote>
  <w:footnote w:id="114">
    <w:p w:rsidR="00E21EA3" w:rsidRPr="004A3E27" w:rsidRDefault="00E21EA3"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5">
    <w:p w:rsidR="00E21EA3" w:rsidRPr="004A3E27" w:rsidRDefault="00E21EA3"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6">
    <w:p w:rsidR="00E21EA3" w:rsidRPr="004A3E27" w:rsidRDefault="00E21EA3" w:rsidP="002D71F0">
      <w:pPr>
        <w:pStyle w:val="FootnoteText"/>
      </w:pPr>
      <w:r w:rsidRPr="004A3E27">
        <w:rPr>
          <w:rStyle w:val="FootnoteReference"/>
        </w:rPr>
        <w:footnoteRef/>
      </w:r>
      <w:r w:rsidRPr="004A3E27">
        <w:t xml:space="preserve"> Luke 23:46.</w:t>
      </w:r>
    </w:p>
  </w:footnote>
  <w:footnote w:id="117">
    <w:p w:rsidR="00E21EA3" w:rsidRPr="004A3E27" w:rsidRDefault="00E21EA3"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8">
    <w:p w:rsidR="00E21EA3" w:rsidRPr="004A3E27" w:rsidRDefault="00E21EA3"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9">
    <w:p w:rsidR="00E21EA3" w:rsidRPr="004A3E27" w:rsidRDefault="00E21EA3" w:rsidP="002D71F0">
      <w:pPr>
        <w:pStyle w:val="FootnoteText"/>
      </w:pPr>
      <w:r w:rsidRPr="004A3E27">
        <w:rPr>
          <w:rStyle w:val="FootnoteReference"/>
        </w:rPr>
        <w:footnoteRef/>
      </w:r>
      <w:r w:rsidRPr="004A3E27">
        <w:t xml:space="preserve"> The sense of separation from God is the great illusion and madness.</w:t>
      </w:r>
    </w:p>
  </w:footnote>
  <w:footnote w:id="120">
    <w:p w:rsidR="00E21EA3" w:rsidRPr="004A3E27" w:rsidRDefault="00E21EA3"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1">
    <w:p w:rsidR="00E21EA3" w:rsidRPr="004A3E27" w:rsidRDefault="00E21EA3"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2">
    <w:p w:rsidR="00E21EA3" w:rsidRPr="004A3E27" w:rsidRDefault="00E21EA3"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3">
    <w:p w:rsidR="00E21EA3" w:rsidRPr="004A3E27" w:rsidRDefault="00E21EA3" w:rsidP="002D71F0">
      <w:pPr>
        <w:pStyle w:val="FootnoteText"/>
      </w:pPr>
      <w:r w:rsidRPr="004A3E27">
        <w:rPr>
          <w:rStyle w:val="FootnoteReference"/>
        </w:rPr>
        <w:footnoteRef/>
      </w:r>
      <w:r w:rsidRPr="004A3E27">
        <w:t xml:space="preserve"> Man is made for happiness, fruit of grace, forgiveness, right relations, holiness.</w:t>
      </w:r>
    </w:p>
  </w:footnote>
  <w:footnote w:id="124">
    <w:p w:rsidR="00E21EA3" w:rsidRPr="004A3E27" w:rsidRDefault="00E21EA3"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5">
    <w:p w:rsidR="00E21EA3" w:rsidRPr="004A3E27" w:rsidRDefault="00E21EA3"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6">
    <w:p w:rsidR="00E21EA3" w:rsidRPr="004A3E27" w:rsidRDefault="00E21EA3" w:rsidP="00950468">
      <w:pPr>
        <w:pStyle w:val="FootnoteText"/>
      </w:pPr>
      <w:r w:rsidRPr="004A3E27">
        <w:rPr>
          <w:rStyle w:val="FootnoteReference"/>
        </w:rPr>
        <w:footnoteRef/>
      </w:r>
      <w:r w:rsidRPr="004A3E27">
        <w:t xml:space="preserve"> Naturally and spiritually (Jn. 3:3-6).</w:t>
      </w:r>
    </w:p>
  </w:footnote>
  <w:footnote w:id="127">
    <w:p w:rsidR="00E21EA3" w:rsidRPr="004A3E27" w:rsidRDefault="00E21EA3"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8">
    <w:p w:rsidR="00E21EA3" w:rsidRPr="004A3E27" w:rsidRDefault="00E21EA3" w:rsidP="00950468">
      <w:pPr>
        <w:pStyle w:val="FootnoteText"/>
      </w:pPr>
      <w:r w:rsidRPr="004A3E27">
        <w:rPr>
          <w:rStyle w:val="FootnoteReference"/>
        </w:rPr>
        <w:footnoteRef/>
      </w:r>
      <w:r w:rsidRPr="004A3E27">
        <w:t xml:space="preserve"> ‘The land of the living.’</w:t>
      </w:r>
    </w:p>
  </w:footnote>
  <w:footnote w:id="129">
    <w:p w:rsidR="00E21EA3" w:rsidRPr="004A3E27" w:rsidRDefault="00E21EA3"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0">
    <w:p w:rsidR="00E21EA3" w:rsidRPr="004A3E27" w:rsidRDefault="00E21EA3" w:rsidP="00950468">
      <w:pPr>
        <w:pStyle w:val="FootnoteText"/>
      </w:pPr>
      <w:r w:rsidRPr="004A3E27">
        <w:rPr>
          <w:rStyle w:val="FootnoteReference"/>
        </w:rPr>
        <w:footnoteRef/>
      </w:r>
      <w:r w:rsidRPr="004A3E27">
        <w:t xml:space="preserve"> John 19:1; Mt. 27:26.</w:t>
      </w:r>
    </w:p>
  </w:footnote>
  <w:footnote w:id="131">
    <w:p w:rsidR="00E21EA3" w:rsidRPr="004A3E27" w:rsidRDefault="00E21EA3" w:rsidP="00950468">
      <w:pPr>
        <w:pStyle w:val="FootnoteText"/>
      </w:pPr>
      <w:r w:rsidRPr="004A3E27">
        <w:rPr>
          <w:rStyle w:val="FootnoteReference"/>
        </w:rPr>
        <w:footnoteRef/>
      </w:r>
      <w:r w:rsidRPr="004A3E27">
        <w:t xml:space="preserve"> cp. Psalm 21:21.</w:t>
      </w:r>
    </w:p>
  </w:footnote>
  <w:footnote w:id="132">
    <w:p w:rsidR="00E21EA3" w:rsidRPr="004A3E27" w:rsidRDefault="00E21EA3" w:rsidP="00950468">
      <w:pPr>
        <w:pStyle w:val="FootnoteText"/>
      </w:pPr>
      <w:r w:rsidRPr="004A3E27">
        <w:rPr>
          <w:rStyle w:val="FootnoteReference"/>
        </w:rPr>
        <w:footnoteRef/>
      </w:r>
      <w:r w:rsidRPr="004A3E27">
        <w:t xml:space="preserve"> cp. John 15:25.</w:t>
      </w:r>
    </w:p>
  </w:footnote>
  <w:footnote w:id="133">
    <w:p w:rsidR="00E21EA3" w:rsidRPr="004A3E27" w:rsidRDefault="00E21EA3" w:rsidP="00950468">
      <w:pPr>
        <w:pStyle w:val="FootnoteText"/>
      </w:pPr>
      <w:r w:rsidRPr="004A3E27">
        <w:rPr>
          <w:rStyle w:val="FootnoteReference"/>
        </w:rPr>
        <w:footnoteRef/>
      </w:r>
      <w:r w:rsidRPr="004A3E27">
        <w:t xml:space="preserve"> cp. Psalm 36:30.</w:t>
      </w:r>
    </w:p>
  </w:footnote>
  <w:footnote w:id="134">
    <w:p w:rsidR="00E21EA3" w:rsidRPr="004A3E27" w:rsidRDefault="00E21EA3" w:rsidP="00950468">
      <w:pPr>
        <w:pStyle w:val="FootnoteText"/>
      </w:pPr>
      <w:r w:rsidRPr="004A3E27">
        <w:rPr>
          <w:rStyle w:val="FootnoteReference"/>
        </w:rPr>
        <w:footnoteRef/>
      </w:r>
      <w:r w:rsidRPr="004A3E27">
        <w:t xml:space="preserve"> cp. Psalm 109:7.</w:t>
      </w:r>
    </w:p>
  </w:footnote>
  <w:footnote w:id="135">
    <w:p w:rsidR="00E21EA3" w:rsidRPr="004A3E27" w:rsidRDefault="00E21EA3"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6">
    <w:p w:rsidR="00E21EA3" w:rsidRPr="004A3E27" w:rsidRDefault="00E21EA3" w:rsidP="00950468">
      <w:pPr>
        <w:pStyle w:val="FootnoteText"/>
      </w:pPr>
      <w:r w:rsidRPr="004A3E27">
        <w:rPr>
          <w:rStyle w:val="FootnoteReference"/>
        </w:rPr>
        <w:footnoteRef/>
      </w:r>
      <w:r w:rsidRPr="004A3E27">
        <w:t xml:space="preserve"> ‘The Prophet asks to be free from passion’ (St. Athanasius).</w:t>
      </w:r>
    </w:p>
  </w:footnote>
  <w:footnote w:id="137">
    <w:p w:rsidR="00E21EA3" w:rsidRPr="004A3E27" w:rsidRDefault="00E21EA3" w:rsidP="00950468">
      <w:pPr>
        <w:pStyle w:val="FootnoteText"/>
      </w:pPr>
      <w:r w:rsidRPr="004A3E27">
        <w:rPr>
          <w:rStyle w:val="FootnoteReference"/>
        </w:rPr>
        <w:footnoteRef/>
      </w:r>
      <w:r w:rsidRPr="004A3E27">
        <w:t xml:space="preserve"> Prov. 24:19.</w:t>
      </w:r>
    </w:p>
  </w:footnote>
  <w:footnote w:id="138">
    <w:p w:rsidR="00E21EA3" w:rsidRPr="004A3E27" w:rsidRDefault="00E21EA3"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9">
    <w:p w:rsidR="00E21EA3" w:rsidRPr="004A3E27" w:rsidRDefault="00E21EA3"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0">
    <w:p w:rsidR="00E21EA3" w:rsidRPr="004A3E27" w:rsidRDefault="00E21EA3"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1">
    <w:p w:rsidR="00E21EA3" w:rsidRPr="004A3E27" w:rsidRDefault="00E21EA3"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2">
    <w:p w:rsidR="00E21EA3" w:rsidRPr="004A3E27" w:rsidRDefault="00E21EA3"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3">
    <w:p w:rsidR="00E21EA3" w:rsidRPr="004A3E27" w:rsidRDefault="00E21EA3"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4">
    <w:p w:rsidR="00E21EA3" w:rsidRPr="004A3E27" w:rsidRDefault="00E21EA3" w:rsidP="00950468">
      <w:pPr>
        <w:pStyle w:val="FootnoteText"/>
      </w:pPr>
      <w:r w:rsidRPr="004A3E27">
        <w:rPr>
          <w:rStyle w:val="FootnoteReference"/>
        </w:rPr>
        <w:footnoteRef/>
      </w:r>
      <w:r w:rsidRPr="004A3E27">
        <w:t xml:space="preserve"> ‘Remove sin, and then whatever you see in man is of God’ (St. Augustine)</w:t>
      </w:r>
    </w:p>
  </w:footnote>
  <w:footnote w:id="145">
    <w:p w:rsidR="00E21EA3" w:rsidRPr="004A3E27" w:rsidRDefault="00E21EA3" w:rsidP="00950468">
      <w:pPr>
        <w:pStyle w:val="FootnoteText"/>
      </w:pPr>
      <w:r w:rsidRPr="004A3E27">
        <w:rPr>
          <w:rStyle w:val="FootnoteReference"/>
        </w:rPr>
        <w:footnoteRef/>
      </w:r>
      <w:r w:rsidRPr="004A3E27">
        <w:t xml:space="preserve"> Compare Ps. 36:1, 37 with Proverbs 24: 19-20 (RSV) and Mt. 5:5-9.</w:t>
      </w:r>
    </w:p>
  </w:footnote>
  <w:footnote w:id="146">
    <w:p w:rsidR="00E21EA3" w:rsidRPr="004A3E27" w:rsidRDefault="00E21EA3" w:rsidP="00950468">
      <w:pPr>
        <w:pStyle w:val="FootnoteText"/>
      </w:pPr>
      <w:r w:rsidRPr="004A3E27">
        <w:rPr>
          <w:rStyle w:val="FootnoteReference"/>
        </w:rPr>
        <w:footnoteRef/>
      </w:r>
      <w:r w:rsidRPr="004A3E27">
        <w:t xml:space="preserve"> cp. Heb. 12:5-13. Psalm 6:2 is identical with 37:2.</w:t>
      </w:r>
    </w:p>
  </w:footnote>
  <w:footnote w:id="147">
    <w:p w:rsidR="00E21EA3" w:rsidRPr="004A3E27" w:rsidRDefault="00E21EA3" w:rsidP="00950468">
      <w:pPr>
        <w:pStyle w:val="FootnoteText"/>
      </w:pPr>
      <w:r w:rsidRPr="004A3E27">
        <w:rPr>
          <w:rStyle w:val="FootnoteReference"/>
        </w:rPr>
        <w:footnoteRef/>
      </w:r>
      <w:r w:rsidRPr="004A3E27">
        <w:t xml:space="preserve"> cp. Mt. 19:20. ‘One thing you lack’ (Mk. 10:21).</w:t>
      </w:r>
    </w:p>
  </w:footnote>
  <w:footnote w:id="148">
    <w:p w:rsidR="00E21EA3" w:rsidRPr="004A3E27" w:rsidRDefault="00E21EA3"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9">
    <w:p w:rsidR="00E21EA3" w:rsidRPr="004A3E27" w:rsidRDefault="00E21EA3"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0">
    <w:p w:rsidR="00E21EA3" w:rsidRPr="004A3E27" w:rsidRDefault="00E21EA3" w:rsidP="00950468">
      <w:pPr>
        <w:pStyle w:val="FootnoteText"/>
      </w:pPr>
      <w:r w:rsidRPr="004A3E27">
        <w:rPr>
          <w:rStyle w:val="FootnoteReference"/>
        </w:rPr>
        <w:footnoteRef/>
      </w:r>
      <w:r w:rsidRPr="004A3E27">
        <w:t xml:space="preserve"> cp. 1 Sam. 15:22. Love shown in obedience is the true sacrifice.</w:t>
      </w:r>
    </w:p>
  </w:footnote>
  <w:footnote w:id="151">
    <w:p w:rsidR="00E21EA3" w:rsidRPr="004A3E27" w:rsidRDefault="00E21EA3"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2">
    <w:p w:rsidR="00E21EA3" w:rsidRPr="004A3E27" w:rsidRDefault="00E21EA3" w:rsidP="00950468">
      <w:pPr>
        <w:pStyle w:val="FootnoteText"/>
      </w:pPr>
      <w:r w:rsidRPr="004A3E27">
        <w:rPr>
          <w:rStyle w:val="FootnoteReference"/>
        </w:rPr>
        <w:footnoteRef/>
      </w:r>
      <w:r w:rsidRPr="004A3E27">
        <w:t xml:space="preserve"> The great universal Church (cp. St. Athanasius).</w:t>
      </w:r>
    </w:p>
  </w:footnote>
  <w:footnote w:id="153">
    <w:p w:rsidR="00E21EA3" w:rsidRPr="004A3E27" w:rsidRDefault="00E21EA3" w:rsidP="00950468">
      <w:pPr>
        <w:pStyle w:val="FootnoteText"/>
      </w:pPr>
      <w:r w:rsidRPr="004A3E27">
        <w:rPr>
          <w:rStyle w:val="FootnoteReference"/>
        </w:rPr>
        <w:footnoteRef/>
      </w:r>
      <w:r w:rsidRPr="004A3E27">
        <w:t xml:space="preserve"> John 13:30.</w:t>
      </w:r>
    </w:p>
  </w:footnote>
  <w:footnote w:id="154">
    <w:p w:rsidR="00E21EA3" w:rsidRPr="004A3E27" w:rsidRDefault="00E21EA3"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5">
    <w:p w:rsidR="00E21EA3" w:rsidRPr="004A3E27" w:rsidRDefault="00E21EA3"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6">
    <w:p w:rsidR="00E21EA3" w:rsidRPr="004A3E27" w:rsidRDefault="00E21EA3" w:rsidP="00950468">
      <w:pPr>
        <w:pStyle w:val="FootnoteText"/>
      </w:pPr>
      <w:r w:rsidRPr="004A3E27">
        <w:rPr>
          <w:rStyle w:val="FootnoteReference"/>
        </w:rPr>
        <w:footnoteRef/>
      </w:r>
      <w:r w:rsidRPr="004A3E27">
        <w:t xml:space="preserve"> With the Gospel of forgiveness (1 Sam. 24:17-20; Lk. 23:34).</w:t>
      </w:r>
    </w:p>
  </w:footnote>
  <w:footnote w:id="157">
    <w:p w:rsidR="00E21EA3" w:rsidRPr="004A3E27" w:rsidRDefault="00E21EA3"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8">
    <w:p w:rsidR="00E21EA3" w:rsidRPr="004A3E27" w:rsidRDefault="00E21EA3"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9">
    <w:p w:rsidR="00E21EA3" w:rsidRPr="004A3E27" w:rsidRDefault="00E21EA3"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0">
    <w:p w:rsidR="00E21EA3" w:rsidRPr="004A3E27" w:rsidRDefault="00E21EA3"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1">
    <w:p w:rsidR="00E21EA3" w:rsidRPr="004A3E27" w:rsidRDefault="00E21EA3"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2">
    <w:p w:rsidR="00E21EA3" w:rsidRPr="004A3E27" w:rsidRDefault="00E21EA3"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3">
    <w:p w:rsidR="00E21EA3" w:rsidRPr="004A3E27" w:rsidRDefault="00E21EA3" w:rsidP="00950468">
      <w:pPr>
        <w:pStyle w:val="FootnoteText"/>
      </w:pPr>
      <w:r w:rsidRPr="004A3E27">
        <w:rPr>
          <w:rStyle w:val="FootnoteReference"/>
        </w:rPr>
        <w:footnoteRef/>
      </w:r>
      <w:r w:rsidRPr="004A3E27">
        <w:t xml:space="preserve"> cp. Rev. 19:11-16.</w:t>
      </w:r>
    </w:p>
  </w:footnote>
  <w:footnote w:id="164">
    <w:p w:rsidR="00E21EA3" w:rsidRPr="004A3E27" w:rsidRDefault="00E21EA3"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5">
    <w:p w:rsidR="00E21EA3" w:rsidRPr="004A3E27" w:rsidRDefault="00E21EA3"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6">
    <w:p w:rsidR="00E21EA3" w:rsidRPr="004A3E27" w:rsidRDefault="00E21EA3"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7">
    <w:p w:rsidR="00E21EA3" w:rsidRPr="004A3E27" w:rsidRDefault="00E21EA3" w:rsidP="00950468">
      <w:pPr>
        <w:pStyle w:val="FootnoteText"/>
      </w:pPr>
      <w:r w:rsidRPr="004A3E27">
        <w:rPr>
          <w:rStyle w:val="FootnoteReference"/>
        </w:rPr>
        <w:footnoteRef/>
      </w:r>
      <w:r w:rsidRPr="004A3E27">
        <w:t xml:space="preserve"> Rev. 22:1.</w:t>
      </w:r>
    </w:p>
  </w:footnote>
  <w:footnote w:id="168">
    <w:p w:rsidR="00E21EA3" w:rsidRPr="004A3E27" w:rsidRDefault="00E21EA3"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9">
    <w:p w:rsidR="00E21EA3" w:rsidRPr="004A3E27" w:rsidRDefault="00E21EA3" w:rsidP="00950468">
      <w:pPr>
        <w:pStyle w:val="FootnoteText"/>
      </w:pPr>
      <w:r w:rsidRPr="004A3E27">
        <w:rPr>
          <w:rStyle w:val="FootnoteReference"/>
        </w:rPr>
        <w:footnoteRef/>
      </w:r>
      <w:r w:rsidRPr="004A3E27">
        <w:t xml:space="preserve"> cp. 75:4; Is. 2:4; 11:9; 65:25; Hos. 2:18; Zac. 9:10.</w:t>
      </w:r>
    </w:p>
  </w:footnote>
  <w:footnote w:id="170">
    <w:p w:rsidR="00E21EA3" w:rsidRPr="004A3E27" w:rsidRDefault="00E21EA3"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1">
    <w:p w:rsidR="00E21EA3" w:rsidRPr="004A3E27" w:rsidRDefault="00E21EA3" w:rsidP="00A6346F">
      <w:pPr>
        <w:pStyle w:val="FootnoteText"/>
      </w:pPr>
      <w:r w:rsidRPr="004A3E27">
        <w:rPr>
          <w:rStyle w:val="FootnoteReference"/>
        </w:rPr>
        <w:footnoteRef/>
      </w:r>
      <w:r w:rsidRPr="004A3E27">
        <w:t xml:space="preserve"> ‘The calling of the Gentiles is to be understood, as in 71:9’ (St. Athanasius).</w:t>
      </w:r>
    </w:p>
  </w:footnote>
  <w:footnote w:id="172">
    <w:p w:rsidR="00E21EA3" w:rsidRPr="004A3E27" w:rsidRDefault="00E21EA3" w:rsidP="00A6346F">
      <w:pPr>
        <w:pStyle w:val="FootnoteText"/>
      </w:pPr>
      <w:r w:rsidRPr="004A3E27">
        <w:rPr>
          <w:rStyle w:val="FootnoteReference"/>
        </w:rPr>
        <w:footnoteRef/>
      </w:r>
      <w:r w:rsidRPr="004A3E27">
        <w:t xml:space="preserve"> Cp. Heb. 12:28,29; Deut. 4:24; 9:3; 10:17-21; Neh. 1:5; Zeph. 2:11.</w:t>
      </w:r>
    </w:p>
  </w:footnote>
  <w:footnote w:id="173">
    <w:p w:rsidR="00E21EA3" w:rsidRPr="004A3E27" w:rsidRDefault="00E21EA3" w:rsidP="00A6346F">
      <w:pPr>
        <w:pStyle w:val="FootnoteText"/>
      </w:pPr>
      <w:r w:rsidRPr="004A3E27">
        <w:rPr>
          <w:rStyle w:val="FootnoteReference"/>
        </w:rPr>
        <w:footnoteRef/>
      </w:r>
      <w:r w:rsidRPr="004A3E27">
        <w:t xml:space="preserve"> Cp. Ex. 15:17; Is. 58:14: I Pet. 1:4.</w:t>
      </w:r>
    </w:p>
  </w:footnote>
  <w:footnote w:id="174">
    <w:p w:rsidR="00E21EA3" w:rsidRPr="004A3E27" w:rsidRDefault="00E21EA3"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5">
    <w:p w:rsidR="00E21EA3" w:rsidRPr="004A3E27" w:rsidRDefault="00E21EA3" w:rsidP="00A6346F">
      <w:pPr>
        <w:pStyle w:val="FootnoteText"/>
      </w:pPr>
      <w:r w:rsidRPr="004A3E27">
        <w:rPr>
          <w:rStyle w:val="FootnoteReference"/>
        </w:rPr>
        <w:footnoteRef/>
      </w:r>
      <w:r w:rsidRPr="004A3E27">
        <w:t xml:space="preserve"> ‘Jerusalem is the city of the great King’ (Mt. 5:35). cp. Lam. 2:15.</w:t>
      </w:r>
    </w:p>
  </w:footnote>
  <w:footnote w:id="176">
    <w:p w:rsidR="00E21EA3" w:rsidRPr="004A3E27" w:rsidRDefault="00E21EA3"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7">
    <w:p w:rsidR="00E21EA3" w:rsidRPr="004A3E27" w:rsidRDefault="00E21EA3"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8">
    <w:p w:rsidR="00E21EA3" w:rsidRPr="004A3E27" w:rsidRDefault="00E21EA3"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9">
    <w:p w:rsidR="00E21EA3" w:rsidRPr="004A3E27" w:rsidRDefault="00E21EA3"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0">
    <w:p w:rsidR="00E21EA3" w:rsidRPr="004A3E27" w:rsidRDefault="00E21EA3"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1">
    <w:p w:rsidR="00E21EA3" w:rsidRPr="004A3E27" w:rsidRDefault="00E21EA3"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2">
    <w:p w:rsidR="00E21EA3" w:rsidRPr="004A3E27" w:rsidRDefault="00E21EA3"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3">
    <w:p w:rsidR="00E21EA3" w:rsidRPr="004A3E27" w:rsidRDefault="00E21EA3" w:rsidP="00A6346F">
      <w:pPr>
        <w:pStyle w:val="FootnoteText"/>
      </w:pPr>
      <w:r w:rsidRPr="004A3E27">
        <w:rPr>
          <w:rStyle w:val="FootnoteReference"/>
        </w:rPr>
        <w:footnoteRef/>
      </w:r>
      <w:r w:rsidRPr="004A3E27">
        <w:t xml:space="preserve"> Exodus 12:22; John 19:29; Hebrews 9:19.</w:t>
      </w:r>
    </w:p>
  </w:footnote>
  <w:footnote w:id="184">
    <w:p w:rsidR="00E21EA3" w:rsidRPr="004A3E27" w:rsidRDefault="00E21EA3"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5">
    <w:p w:rsidR="00E21EA3" w:rsidRPr="004A3E27" w:rsidRDefault="00E21EA3"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6">
    <w:p w:rsidR="00E21EA3" w:rsidRPr="004A3E27" w:rsidRDefault="00E21EA3"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7">
    <w:p w:rsidR="00E21EA3" w:rsidRPr="004A3E27" w:rsidRDefault="00E21EA3" w:rsidP="00A6346F">
      <w:pPr>
        <w:pStyle w:val="FootnoteText"/>
      </w:pPr>
      <w:r w:rsidRPr="004A3E27">
        <w:rPr>
          <w:rStyle w:val="FootnoteReference"/>
        </w:rPr>
        <w:footnoteRef/>
      </w:r>
      <w:r w:rsidRPr="004A3E27">
        <w:t xml:space="preserve"> Lk. 10:18; 2 Thess. 1:6.</w:t>
      </w:r>
    </w:p>
  </w:footnote>
  <w:footnote w:id="188">
    <w:p w:rsidR="00E21EA3" w:rsidRPr="004A3E27" w:rsidRDefault="00E21EA3"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9">
    <w:p w:rsidR="00E21EA3" w:rsidRPr="004A3E27" w:rsidRDefault="00E21EA3" w:rsidP="00A6346F">
      <w:pPr>
        <w:pStyle w:val="FootnoteText"/>
      </w:pPr>
      <w:r w:rsidRPr="004A3E27">
        <w:rPr>
          <w:rStyle w:val="FootnoteReference"/>
        </w:rPr>
        <w:footnoteRef/>
      </w:r>
      <w:r w:rsidRPr="004A3E27">
        <w:t xml:space="preserve"> cp. 1 Peter 5:7.</w:t>
      </w:r>
    </w:p>
  </w:footnote>
  <w:footnote w:id="190">
    <w:p w:rsidR="00E21EA3" w:rsidRPr="004A3E27" w:rsidRDefault="00E21EA3" w:rsidP="009E7111">
      <w:pPr>
        <w:pStyle w:val="FootnoteText"/>
      </w:pPr>
      <w:r w:rsidRPr="004A3E27">
        <w:rPr>
          <w:rStyle w:val="FootnoteReference"/>
        </w:rPr>
        <w:footnoteRef/>
      </w:r>
      <w:r w:rsidRPr="004A3E27">
        <w:t xml:space="preserve"> cp. Ephes 6:12; 1 Tim 4:1; Rev. 16:14.</w:t>
      </w:r>
    </w:p>
  </w:footnote>
  <w:footnote w:id="191">
    <w:p w:rsidR="00E21EA3" w:rsidRPr="004A3E27" w:rsidRDefault="00E21EA3"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2">
    <w:p w:rsidR="00E21EA3" w:rsidRPr="004A3E27" w:rsidRDefault="00E21EA3"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3">
    <w:p w:rsidR="00E21EA3" w:rsidRPr="004A3E27" w:rsidRDefault="00E21EA3"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4">
    <w:p w:rsidR="00E21EA3" w:rsidRPr="004A3E27" w:rsidRDefault="00E21EA3" w:rsidP="009E7111">
      <w:pPr>
        <w:pStyle w:val="FootnoteText"/>
      </w:pPr>
      <w:r w:rsidRPr="004A3E27">
        <w:rPr>
          <w:rStyle w:val="FootnoteReference"/>
        </w:rPr>
        <w:footnoteRef/>
      </w:r>
      <w:r w:rsidRPr="004A3E27">
        <w:t xml:space="preserve"> Verses 8-12 are repeated almost verbatim in Ps. 107:2-6.</w:t>
      </w:r>
    </w:p>
  </w:footnote>
  <w:footnote w:id="195">
    <w:p w:rsidR="00E21EA3" w:rsidRPr="004A3E27" w:rsidRDefault="00E21EA3" w:rsidP="009E7111">
      <w:pPr>
        <w:pStyle w:val="FootnoteText"/>
      </w:pPr>
      <w:r w:rsidRPr="004A3E27">
        <w:rPr>
          <w:rStyle w:val="FootnoteReference"/>
        </w:rPr>
        <w:footnoteRef/>
      </w:r>
      <w:r w:rsidRPr="004A3E27">
        <w:t xml:space="preserve"> Mercy: love (Luke 10:37).</w:t>
      </w:r>
    </w:p>
  </w:footnote>
  <w:footnote w:id="196">
    <w:p w:rsidR="00E21EA3" w:rsidRPr="004A3E27" w:rsidRDefault="00E21EA3" w:rsidP="009E7111">
      <w:pPr>
        <w:pStyle w:val="FootnoteText"/>
      </w:pPr>
      <w:r w:rsidRPr="004A3E27">
        <w:rPr>
          <w:rStyle w:val="FootnoteReference"/>
        </w:rPr>
        <w:footnoteRef/>
      </w:r>
      <w:r w:rsidRPr="004A3E27">
        <w:t xml:space="preserve"> cp. Lk. 21:20-24. Warning signals were lit on mountain tops in times of danger.</w:t>
      </w:r>
    </w:p>
  </w:footnote>
  <w:footnote w:id="197">
    <w:p w:rsidR="00E21EA3" w:rsidRPr="004A3E27" w:rsidRDefault="00E21EA3" w:rsidP="009E7111">
      <w:pPr>
        <w:pStyle w:val="FootnoteText"/>
      </w:pPr>
      <w:r w:rsidRPr="004A3E27">
        <w:rPr>
          <w:rStyle w:val="FootnoteReference"/>
        </w:rPr>
        <w:footnoteRef/>
      </w:r>
      <w:r w:rsidRPr="004A3E27">
        <w:t xml:space="preserve"> Washbowl: i.e. reduced to the most menial servitude.</w:t>
      </w:r>
    </w:p>
  </w:footnote>
  <w:footnote w:id="198">
    <w:p w:rsidR="00E21EA3" w:rsidRPr="004A3E27" w:rsidRDefault="00E21EA3"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9">
    <w:p w:rsidR="00E21EA3" w:rsidRPr="004A3E27" w:rsidRDefault="00E21EA3"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0">
    <w:p w:rsidR="00E21EA3" w:rsidRPr="004A3E27" w:rsidRDefault="00E21EA3" w:rsidP="009E7111">
      <w:pPr>
        <w:pStyle w:val="FootnoteText"/>
      </w:pPr>
      <w:r w:rsidRPr="004A3E27">
        <w:rPr>
          <w:rStyle w:val="FootnoteReference"/>
        </w:rPr>
        <w:footnoteRef/>
      </w:r>
      <w:r w:rsidRPr="004A3E27">
        <w:t xml:space="preserve"> Cp. Lev. 19:35-37; Deut. 25:13-16; Ezek.45:10; Mic. 6:10,11; Prov. 11:1.</w:t>
      </w:r>
    </w:p>
  </w:footnote>
  <w:footnote w:id="201">
    <w:p w:rsidR="00E21EA3" w:rsidRPr="004A3E27" w:rsidRDefault="00E21EA3" w:rsidP="009E7111">
      <w:pPr>
        <w:pStyle w:val="FootnoteText"/>
      </w:pPr>
      <w:r w:rsidRPr="004A3E27">
        <w:rPr>
          <w:rStyle w:val="FootnoteReference"/>
        </w:rPr>
        <w:footnoteRef/>
      </w:r>
      <w:r w:rsidRPr="004A3E27">
        <w:t xml:space="preserve"> Cp. ‘brood of vipers’ (Matt. 12:34; 23:33).</w:t>
      </w:r>
    </w:p>
  </w:footnote>
  <w:footnote w:id="202">
    <w:p w:rsidR="00E21EA3" w:rsidRPr="004A3E27" w:rsidRDefault="00E21EA3" w:rsidP="009E7111">
      <w:pPr>
        <w:pStyle w:val="FootnoteText"/>
      </w:pPr>
      <w:r w:rsidRPr="004A3E27">
        <w:rPr>
          <w:rStyle w:val="FootnoteReference"/>
        </w:rPr>
        <w:footnoteRef/>
      </w:r>
      <w:r w:rsidRPr="004A3E27">
        <w:t xml:space="preserve"> Job. 33:14.</w:t>
      </w:r>
    </w:p>
  </w:footnote>
  <w:footnote w:id="203">
    <w:p w:rsidR="00E21EA3" w:rsidRPr="004A3E27" w:rsidRDefault="00E21EA3" w:rsidP="009E7111">
      <w:pPr>
        <w:pStyle w:val="FootnoteText"/>
      </w:pPr>
      <w:r w:rsidRPr="004A3E27">
        <w:rPr>
          <w:rStyle w:val="FootnoteReference"/>
        </w:rPr>
        <w:footnoteRef/>
      </w:r>
      <w:r w:rsidRPr="004A3E27">
        <w:t xml:space="preserve"> ‘What is this glue? It is love.’ says St. Augustine.</w:t>
      </w:r>
    </w:p>
  </w:footnote>
  <w:footnote w:id="204">
    <w:p w:rsidR="00E21EA3" w:rsidRPr="004A3E27" w:rsidRDefault="00E21EA3"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5">
    <w:p w:rsidR="00E21EA3" w:rsidRPr="004A3E27" w:rsidRDefault="00E21EA3" w:rsidP="00C879D4">
      <w:pPr>
        <w:pStyle w:val="FootnoteText"/>
      </w:pPr>
      <w:r w:rsidRPr="004A3E27">
        <w:rPr>
          <w:rStyle w:val="FootnoteReference"/>
        </w:rPr>
        <w:footnoteRef/>
      </w:r>
      <w:r w:rsidRPr="004A3E27">
        <w:t xml:space="preserve"> So the Slavonic (Greek often omits ‘stillest’).</w:t>
      </w:r>
    </w:p>
  </w:footnote>
  <w:footnote w:id="206">
    <w:p w:rsidR="00E21EA3" w:rsidRPr="004A3E27" w:rsidRDefault="00E21EA3"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7">
    <w:p w:rsidR="00E21EA3" w:rsidRPr="004A3E27" w:rsidRDefault="00E21EA3"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8">
    <w:p w:rsidR="00E21EA3" w:rsidRPr="004A3E27" w:rsidRDefault="00E21EA3"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9">
    <w:p w:rsidR="00E21EA3" w:rsidRPr="004A3E27" w:rsidRDefault="00E21EA3" w:rsidP="00C879D4">
      <w:pPr>
        <w:pStyle w:val="FootnoteText"/>
      </w:pPr>
      <w:r w:rsidRPr="004A3E27">
        <w:rPr>
          <w:rStyle w:val="FootnoteReference"/>
        </w:rPr>
        <w:footnoteRef/>
      </w:r>
      <w:r w:rsidRPr="004A3E27">
        <w:t xml:space="preserve"> See footnote 62. &lt;2 previously&gt;</w:t>
      </w:r>
    </w:p>
  </w:footnote>
  <w:footnote w:id="210">
    <w:p w:rsidR="00E21EA3" w:rsidRPr="004A3E27" w:rsidRDefault="00E21EA3"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1">
    <w:p w:rsidR="00E21EA3" w:rsidRPr="004A3E27" w:rsidRDefault="00E21EA3" w:rsidP="00C879D4">
      <w:pPr>
        <w:pStyle w:val="FootnoteText"/>
      </w:pPr>
      <w:r w:rsidRPr="004A3E27">
        <w:rPr>
          <w:rStyle w:val="FootnoteReference"/>
        </w:rPr>
        <w:footnoteRef/>
      </w:r>
      <w:r w:rsidRPr="004A3E27">
        <w:t xml:space="preserve"> ‘What God has planned for His lovers’ (1 Cor. 2:9).</w:t>
      </w:r>
    </w:p>
  </w:footnote>
  <w:footnote w:id="212">
    <w:p w:rsidR="00E21EA3" w:rsidRPr="004A3E27" w:rsidRDefault="00E21EA3"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3">
    <w:p w:rsidR="00E21EA3" w:rsidRPr="004A3E27" w:rsidRDefault="00E21EA3"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4">
    <w:p w:rsidR="00E21EA3" w:rsidRPr="004A3E27" w:rsidRDefault="00E21EA3"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5">
    <w:p w:rsidR="00E21EA3" w:rsidRPr="004A3E27" w:rsidRDefault="00E21EA3"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6">
    <w:p w:rsidR="00E21EA3" w:rsidRPr="004A3E27" w:rsidRDefault="00E21EA3"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7">
    <w:p w:rsidR="00E21EA3" w:rsidRPr="004A3E27" w:rsidRDefault="00E21EA3" w:rsidP="00C879D4">
      <w:pPr>
        <w:pStyle w:val="FootnoteText"/>
      </w:pPr>
      <w:r w:rsidRPr="004A3E27">
        <w:rPr>
          <w:rStyle w:val="FootnoteReference"/>
        </w:rPr>
        <w:footnoteRef/>
      </w:r>
      <w:r w:rsidRPr="004A3E27">
        <w:t xml:space="preserve"> Numbers 10:35. Cp. Exodus 14.</w:t>
      </w:r>
    </w:p>
  </w:footnote>
  <w:footnote w:id="218">
    <w:p w:rsidR="00E21EA3" w:rsidRPr="004A3E27" w:rsidRDefault="00E21EA3"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9">
    <w:p w:rsidR="00E21EA3" w:rsidRPr="004A3E27" w:rsidRDefault="00E21EA3" w:rsidP="00C879D4">
      <w:pPr>
        <w:pStyle w:val="FootnoteText"/>
      </w:pPr>
      <w:r w:rsidRPr="004A3E27">
        <w:rPr>
          <w:rStyle w:val="FootnoteReference"/>
        </w:rPr>
        <w:footnoteRef/>
      </w:r>
      <w:r w:rsidRPr="004A3E27">
        <w:t xml:space="preserve"> Luke 4:32.</w:t>
      </w:r>
    </w:p>
  </w:footnote>
  <w:footnote w:id="220">
    <w:p w:rsidR="00E21EA3" w:rsidRPr="004A3E27" w:rsidRDefault="00E21EA3"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1">
    <w:p w:rsidR="00E21EA3" w:rsidRPr="004A3E27" w:rsidRDefault="00E21EA3" w:rsidP="00C879D4">
      <w:pPr>
        <w:pStyle w:val="FootnoteText"/>
      </w:pPr>
      <w:r w:rsidRPr="004A3E27">
        <w:rPr>
          <w:rStyle w:val="FootnoteReference"/>
        </w:rPr>
        <w:footnoteRef/>
      </w:r>
      <w:r w:rsidRPr="004A3E27">
        <w:t xml:space="preserve"> Cp. Ephes. 4:8.</w:t>
      </w:r>
    </w:p>
  </w:footnote>
  <w:footnote w:id="222">
    <w:p w:rsidR="00E21EA3" w:rsidRPr="004A3E27" w:rsidRDefault="00E21EA3"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3">
    <w:p w:rsidR="00E21EA3" w:rsidRPr="004A3E27" w:rsidRDefault="00E21EA3"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4">
    <w:p w:rsidR="00E21EA3" w:rsidRPr="004A3E27" w:rsidRDefault="00E21EA3"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5">
    <w:p w:rsidR="00E21EA3" w:rsidRPr="004A3E27" w:rsidRDefault="00E21EA3"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6">
    <w:p w:rsidR="00E21EA3" w:rsidRPr="004A3E27" w:rsidRDefault="00E21EA3" w:rsidP="00C879D4">
      <w:pPr>
        <w:pStyle w:val="FootnoteText"/>
      </w:pPr>
      <w:r w:rsidRPr="004A3E27">
        <w:rPr>
          <w:rStyle w:val="FootnoteReference"/>
        </w:rPr>
        <w:footnoteRef/>
      </w:r>
      <w:r w:rsidRPr="004A3E27">
        <w:t xml:space="preserve"> Mk. 15:29; Jn. 2:17; Rom. 15:3.</w:t>
      </w:r>
    </w:p>
  </w:footnote>
  <w:footnote w:id="227">
    <w:p w:rsidR="00E21EA3" w:rsidRPr="004A3E27" w:rsidRDefault="00E21EA3" w:rsidP="00C879D4">
      <w:pPr>
        <w:pStyle w:val="FootnoteText"/>
      </w:pPr>
      <w:r w:rsidRPr="004A3E27">
        <w:rPr>
          <w:rStyle w:val="FootnoteReference"/>
        </w:rPr>
        <w:footnoteRef/>
      </w:r>
      <w:r w:rsidRPr="004A3E27">
        <w:t xml:space="preserve"> The elders and chief priests.</w:t>
      </w:r>
    </w:p>
  </w:footnote>
  <w:footnote w:id="228">
    <w:p w:rsidR="00E21EA3" w:rsidRPr="004A3E27" w:rsidRDefault="00E21EA3"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9">
    <w:p w:rsidR="00E21EA3" w:rsidRPr="004A3E27" w:rsidRDefault="00E21EA3" w:rsidP="00C879D4">
      <w:pPr>
        <w:pStyle w:val="FootnoteText"/>
      </w:pPr>
      <w:r w:rsidRPr="004A3E27">
        <w:rPr>
          <w:rStyle w:val="FootnoteReference"/>
        </w:rPr>
        <w:footnoteRef/>
      </w:r>
      <w:r w:rsidRPr="004A3E27">
        <w:t xml:space="preserve"> Mt. 16:21; Mk. 8:31.</w:t>
      </w:r>
    </w:p>
  </w:footnote>
  <w:footnote w:id="230">
    <w:p w:rsidR="00E21EA3" w:rsidRPr="004A3E27" w:rsidRDefault="00E21EA3" w:rsidP="00C879D4">
      <w:pPr>
        <w:pStyle w:val="FootnoteText"/>
      </w:pPr>
      <w:r w:rsidRPr="004A3E27">
        <w:rPr>
          <w:rStyle w:val="FootnoteReference"/>
        </w:rPr>
        <w:footnoteRef/>
      </w:r>
      <w:r w:rsidRPr="004A3E27">
        <w:t xml:space="preserve"> Mt. 27:34.</w:t>
      </w:r>
    </w:p>
  </w:footnote>
  <w:footnote w:id="231">
    <w:p w:rsidR="00E21EA3" w:rsidRPr="004A3E27" w:rsidRDefault="00E21EA3" w:rsidP="00C879D4">
      <w:pPr>
        <w:pStyle w:val="FootnoteText"/>
      </w:pPr>
      <w:r w:rsidRPr="004A3E27">
        <w:rPr>
          <w:rStyle w:val="FootnoteReference"/>
        </w:rPr>
        <w:footnoteRef/>
      </w:r>
      <w:r w:rsidRPr="004A3E27">
        <w:t xml:space="preserve"> Cp. Rom. 11:9,10.</w:t>
      </w:r>
    </w:p>
  </w:footnote>
  <w:footnote w:id="232">
    <w:p w:rsidR="00E21EA3" w:rsidRPr="004A3E27" w:rsidRDefault="00E21EA3"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3">
    <w:p w:rsidR="00E21EA3" w:rsidRPr="004A3E27" w:rsidRDefault="00E21EA3" w:rsidP="00C879D4">
      <w:pPr>
        <w:pStyle w:val="FootnoteText"/>
      </w:pPr>
      <w:r w:rsidRPr="004A3E27">
        <w:rPr>
          <w:rStyle w:val="FootnoteReference"/>
        </w:rPr>
        <w:footnoteRef/>
      </w:r>
      <w:r w:rsidRPr="004A3E27">
        <w:t xml:space="preserve"> Ps. 69:3-7 differs only slightly from Ps. 39:15-18.</w:t>
      </w:r>
    </w:p>
  </w:footnote>
  <w:footnote w:id="234">
    <w:p w:rsidR="00E21EA3" w:rsidRPr="004A3E27" w:rsidRDefault="00E21EA3" w:rsidP="00CA0029">
      <w:pPr>
        <w:pStyle w:val="FootnoteText"/>
      </w:pPr>
      <w:r w:rsidRPr="004A3E27">
        <w:rPr>
          <w:rStyle w:val="FootnoteReference"/>
        </w:rPr>
        <w:footnoteRef/>
      </w:r>
      <w:r w:rsidRPr="004A3E27">
        <w:t xml:space="preserve"> The first three lines of Psalms 70 and 30 are identical. See footnote there.</w:t>
      </w:r>
    </w:p>
  </w:footnote>
  <w:footnote w:id="235">
    <w:p w:rsidR="00E21EA3" w:rsidRPr="004A3E27" w:rsidRDefault="00E21EA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6">
    <w:p w:rsidR="00E21EA3" w:rsidRPr="004A3E27" w:rsidRDefault="00E21EA3" w:rsidP="00CA0029">
      <w:pPr>
        <w:pStyle w:val="FootnoteText"/>
      </w:pPr>
      <w:r w:rsidRPr="004A3E27">
        <w:rPr>
          <w:rStyle w:val="FootnoteReference"/>
        </w:rPr>
        <w:footnoteRef/>
      </w:r>
      <w:r w:rsidRPr="004A3E27">
        <w:t xml:space="preserve"> Ephes. 3:10; 4:8.</w:t>
      </w:r>
    </w:p>
  </w:footnote>
  <w:footnote w:id="237">
    <w:p w:rsidR="00E21EA3" w:rsidRPr="004A3E27" w:rsidRDefault="00E21EA3"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8">
    <w:p w:rsidR="00E21EA3" w:rsidRPr="004A3E27" w:rsidRDefault="00E21EA3"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9">
    <w:p w:rsidR="00E21EA3" w:rsidRPr="004A3E27" w:rsidRDefault="00E21EA3"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0">
    <w:p w:rsidR="00E21EA3" w:rsidRPr="004A3E27" w:rsidRDefault="00E21EA3" w:rsidP="00CA0029">
      <w:pPr>
        <w:pStyle w:val="FootnoteText"/>
      </w:pPr>
      <w:r w:rsidRPr="004A3E27">
        <w:rPr>
          <w:rStyle w:val="FootnoteReference"/>
        </w:rPr>
        <w:footnoteRef/>
      </w:r>
      <w:r w:rsidRPr="004A3E27">
        <w:t xml:space="preserve"> Rivers: Tigris and Euphrates.</w:t>
      </w:r>
    </w:p>
  </w:footnote>
  <w:footnote w:id="241">
    <w:p w:rsidR="00E21EA3" w:rsidRPr="004A3E27" w:rsidRDefault="00E21EA3" w:rsidP="00CA0029">
      <w:pPr>
        <w:pStyle w:val="FootnoteText"/>
      </w:pPr>
      <w:r w:rsidRPr="004A3E27">
        <w:rPr>
          <w:rStyle w:val="FootnoteReference"/>
        </w:rPr>
        <w:footnoteRef/>
      </w:r>
      <w:r w:rsidRPr="004A3E27">
        <w:t xml:space="preserve"> Cp. Ps. 47:8.</w:t>
      </w:r>
    </w:p>
  </w:footnote>
  <w:footnote w:id="242">
    <w:p w:rsidR="00E21EA3" w:rsidRPr="004A3E27" w:rsidRDefault="00E21EA3" w:rsidP="00CA0029">
      <w:pPr>
        <w:pStyle w:val="FootnoteText"/>
      </w:pPr>
      <w:r w:rsidRPr="004A3E27">
        <w:rPr>
          <w:rStyle w:val="FootnoteReference"/>
        </w:rPr>
        <w:footnoteRef/>
      </w:r>
      <w:r w:rsidRPr="004A3E27">
        <w:t xml:space="preserve"> Cp. Rev. 1:18; Heb. 7:25; Num. 14:28.</w:t>
      </w:r>
    </w:p>
  </w:footnote>
  <w:footnote w:id="243">
    <w:p w:rsidR="00E21EA3" w:rsidRPr="004A3E27" w:rsidRDefault="00E21EA3"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4">
    <w:p w:rsidR="00E21EA3" w:rsidRPr="004A3E27" w:rsidRDefault="00E21EA3"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5">
    <w:p w:rsidR="00E21EA3" w:rsidRPr="004A3E27" w:rsidRDefault="00E21EA3"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21EA3" w:rsidRPr="004A3E27" w:rsidRDefault="00E21EA3" w:rsidP="00CA0029">
      <w:pPr>
        <w:pStyle w:val="FootnoteText"/>
      </w:pPr>
      <w:r w:rsidRPr="004A3E27">
        <w:tab/>
        <w:t>For them there are no pains;</w:t>
      </w:r>
    </w:p>
    <w:p w:rsidR="00E21EA3" w:rsidRPr="004A3E27" w:rsidRDefault="00E21EA3" w:rsidP="00CA0029">
      <w:pPr>
        <w:pStyle w:val="FootnoteText"/>
      </w:pPr>
      <w:r w:rsidRPr="004A3E27">
        <w:tab/>
        <w:t>fit and strong are their bodies.</w:t>
      </w:r>
    </w:p>
  </w:footnote>
  <w:footnote w:id="246">
    <w:p w:rsidR="00E21EA3" w:rsidRPr="004A3E27" w:rsidRDefault="00E21EA3"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7">
    <w:p w:rsidR="00E21EA3" w:rsidRPr="004A3E27" w:rsidRDefault="00E21EA3"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8">
    <w:p w:rsidR="00E21EA3" w:rsidRPr="004A3E27" w:rsidRDefault="00E21EA3"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9">
    <w:p w:rsidR="00E21EA3" w:rsidRPr="004A3E27" w:rsidRDefault="00E21EA3" w:rsidP="00CA0029">
      <w:pPr>
        <w:pStyle w:val="FootnoteText"/>
      </w:pPr>
      <w:r w:rsidRPr="004A3E27">
        <w:rPr>
          <w:rStyle w:val="FootnoteReference"/>
        </w:rPr>
        <w:footnoteRef/>
      </w:r>
      <w:r w:rsidRPr="004A3E27">
        <w:t xml:space="preserve"> Hebrew: ‘The nearness of God is my good.’ Cp. Wisdom 3:9; Ecclesiasticus 2:3.</w:t>
      </w:r>
    </w:p>
  </w:footnote>
  <w:footnote w:id="250">
    <w:p w:rsidR="00E21EA3" w:rsidRPr="004A3E27" w:rsidRDefault="00E21EA3"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1">
    <w:p w:rsidR="00E21EA3" w:rsidRPr="004A3E27" w:rsidRDefault="00E21EA3"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2">
    <w:p w:rsidR="00E21EA3" w:rsidRPr="004A3E27" w:rsidRDefault="00E21EA3"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3">
    <w:p w:rsidR="00E21EA3" w:rsidRPr="004A3E27" w:rsidRDefault="00E21EA3" w:rsidP="00CA0029">
      <w:pPr>
        <w:pStyle w:val="FootnoteText"/>
      </w:pPr>
      <w:r w:rsidRPr="004A3E27">
        <w:rPr>
          <w:rStyle w:val="FootnoteReference"/>
        </w:rPr>
        <w:footnoteRef/>
      </w:r>
      <w:r w:rsidRPr="004A3E27">
        <w:t xml:space="preserve"> Signs and miracles of God’s presence, protection and deliverance.</w:t>
      </w:r>
    </w:p>
  </w:footnote>
  <w:footnote w:id="254">
    <w:p w:rsidR="00E21EA3" w:rsidRPr="004A3E27" w:rsidRDefault="00E21EA3"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5">
    <w:p w:rsidR="00E21EA3" w:rsidRPr="004A3E27" w:rsidRDefault="00E21EA3"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6">
    <w:p w:rsidR="00E21EA3" w:rsidRPr="004A3E27" w:rsidRDefault="00E21EA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7">
    <w:p w:rsidR="00E21EA3" w:rsidRPr="004A3E27" w:rsidRDefault="00E21EA3" w:rsidP="00CA0029">
      <w:pPr>
        <w:pStyle w:val="FootnoteText"/>
      </w:pPr>
      <w:r w:rsidRPr="004A3E27">
        <w:rPr>
          <w:rStyle w:val="FootnoteReference"/>
        </w:rPr>
        <w:footnoteRef/>
      </w:r>
      <w:r w:rsidRPr="004A3E27">
        <w:t xml:space="preserve"> Cp. Ps. 45:10; Is. 2:4; 11:9; 65:25; Hos. 2:18; Zac. 9:10.</w:t>
      </w:r>
    </w:p>
  </w:footnote>
  <w:footnote w:id="258">
    <w:p w:rsidR="00E21EA3" w:rsidRPr="004A3E27" w:rsidRDefault="00E21EA3" w:rsidP="00CA0029">
      <w:pPr>
        <w:pStyle w:val="FootnoteText"/>
      </w:pPr>
      <w:r w:rsidRPr="004A3E27">
        <w:rPr>
          <w:rStyle w:val="FootnoteReference"/>
        </w:rPr>
        <w:footnoteRef/>
      </w:r>
      <w:r w:rsidRPr="004A3E27">
        <w:t xml:space="preserve"> Sinai and Zion, Moses and Christ, the Law and the Gospel enlighten the earth.</w:t>
      </w:r>
    </w:p>
  </w:footnote>
  <w:footnote w:id="259">
    <w:p w:rsidR="00E21EA3" w:rsidRPr="004A3E27" w:rsidRDefault="00E21EA3"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0">
    <w:p w:rsidR="00E21EA3" w:rsidRPr="004A3E27" w:rsidRDefault="00E21EA3"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1">
    <w:p w:rsidR="00E21EA3" w:rsidRDefault="00E21EA3"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21EA3" w:rsidRDefault="00E21EA3" w:rsidP="004A51E7">
      <w:pPr>
        <w:pStyle w:val="FootnoteText"/>
      </w:pPr>
      <w:r>
        <w:tab/>
        <w:t>‘I will speak My mind in parables,</w:t>
      </w:r>
    </w:p>
    <w:p w:rsidR="00E21EA3" w:rsidRDefault="00E21EA3" w:rsidP="004A51E7">
      <w:pPr>
        <w:pStyle w:val="FootnoteText"/>
      </w:pPr>
      <w:r>
        <w:tab/>
        <w:t>divulge secrets hidden since creation’ (cp. Rev. 3:14).</w:t>
      </w:r>
    </w:p>
  </w:footnote>
  <w:footnote w:id="262">
    <w:p w:rsidR="00E21EA3" w:rsidRDefault="00E21EA3"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3">
    <w:p w:rsidR="00E21EA3" w:rsidRDefault="00E21EA3" w:rsidP="004A51E7">
      <w:pPr>
        <w:pStyle w:val="FootnoteText"/>
      </w:pPr>
      <w:r>
        <w:rPr>
          <w:rStyle w:val="FootnoteReference"/>
        </w:rPr>
        <w:footnoteRef/>
      </w:r>
      <w:r>
        <w:t xml:space="preserve"> Ephraim = Israel (cp. Hos. 7; Num. 14; 1 Sam. 4).</w:t>
      </w:r>
    </w:p>
  </w:footnote>
  <w:footnote w:id="264">
    <w:p w:rsidR="00E21EA3" w:rsidRDefault="00E21EA3" w:rsidP="004A51E7">
      <w:pPr>
        <w:pStyle w:val="FootnoteText"/>
      </w:pPr>
      <w:r>
        <w:rPr>
          <w:rStyle w:val="FootnoteReference"/>
        </w:rPr>
        <w:footnoteRef/>
      </w:r>
      <w:r>
        <w:t xml:space="preserve"> He deferred giving them the promised food and the Promised Land.</w:t>
      </w:r>
    </w:p>
  </w:footnote>
  <w:footnote w:id="265">
    <w:p w:rsidR="00E21EA3" w:rsidRDefault="00E21EA3"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6">
    <w:p w:rsidR="00E21EA3" w:rsidRDefault="00E21EA3" w:rsidP="004A51E7">
      <w:pPr>
        <w:pStyle w:val="FootnoteText"/>
      </w:pPr>
      <w:r>
        <w:rPr>
          <w:rStyle w:val="FootnoteReference"/>
        </w:rPr>
        <w:footnoteRef/>
      </w:r>
      <w:r>
        <w:t xml:space="preserve"> sanctuary: </w:t>
      </w:r>
      <w:r w:rsidRPr="00636EF6">
        <w:rPr>
          <w:i/>
        </w:rPr>
        <w:t>lit</w:t>
      </w:r>
      <w:r>
        <w:t>. place. Cp. Psalm 131:5 and footnote there.</w:t>
      </w:r>
    </w:p>
  </w:footnote>
  <w:footnote w:id="267">
    <w:p w:rsidR="00E21EA3" w:rsidRDefault="00E21EA3" w:rsidP="004A51E7">
      <w:pPr>
        <w:pStyle w:val="FootnoteText"/>
      </w:pPr>
      <w:r>
        <w:rPr>
          <w:rStyle w:val="FootnoteReference"/>
        </w:rPr>
        <w:footnoteRef/>
      </w:r>
      <w:r>
        <w:t xml:space="preserve"> John 15.</w:t>
      </w:r>
    </w:p>
  </w:footnote>
  <w:footnote w:id="268">
    <w:p w:rsidR="00E21EA3" w:rsidRDefault="00E21EA3" w:rsidP="004A51E7">
      <w:pPr>
        <w:pStyle w:val="FootnoteText"/>
      </w:pPr>
      <w:r>
        <w:rPr>
          <w:rStyle w:val="FootnoteReference"/>
        </w:rPr>
        <w:footnoteRef/>
      </w:r>
      <w:r>
        <w:t xml:space="preserve"> Joseph = Israel (Gen. 40:23; 48:15; Amos 6:6).</w:t>
      </w:r>
    </w:p>
  </w:footnote>
  <w:footnote w:id="269">
    <w:p w:rsidR="00E21EA3" w:rsidRDefault="00E21EA3" w:rsidP="004A51E7">
      <w:pPr>
        <w:pStyle w:val="FootnoteText"/>
      </w:pPr>
      <w:r>
        <w:rPr>
          <w:rStyle w:val="FootnoteReference"/>
        </w:rPr>
        <w:footnoteRef/>
      </w:r>
      <w:r>
        <w:t xml:space="preserve"> 2 Sam. 6:2 (LXX).</w:t>
      </w:r>
    </w:p>
  </w:footnote>
  <w:footnote w:id="270">
    <w:p w:rsidR="00E21EA3" w:rsidRDefault="00E21EA3"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1">
    <w:p w:rsidR="00E21EA3" w:rsidRDefault="00E21EA3" w:rsidP="004A51E7">
      <w:pPr>
        <w:pStyle w:val="FootnoteText"/>
      </w:pPr>
      <w:r>
        <w:rPr>
          <w:rStyle w:val="FootnoteReference"/>
        </w:rPr>
        <w:footnoteRef/>
      </w:r>
      <w:r>
        <w:t xml:space="preserve"> ‘What tongue? The voice of God’ (St Athanasius).</w:t>
      </w:r>
    </w:p>
  </w:footnote>
  <w:footnote w:id="272">
    <w:p w:rsidR="00E21EA3" w:rsidRDefault="00E21EA3" w:rsidP="004A51E7">
      <w:pPr>
        <w:pStyle w:val="FootnoteText"/>
      </w:pPr>
      <w:r>
        <w:rPr>
          <w:rStyle w:val="FootnoteReference"/>
        </w:rPr>
        <w:footnoteRef/>
      </w:r>
      <w:r>
        <w:t xml:space="preserve"> Exodus 9:23; 19:16.</w:t>
      </w:r>
    </w:p>
  </w:footnote>
  <w:footnote w:id="273">
    <w:p w:rsidR="00E21EA3" w:rsidRDefault="00E21EA3" w:rsidP="004A51E7">
      <w:pPr>
        <w:pStyle w:val="FootnoteText"/>
      </w:pPr>
      <w:r>
        <w:rPr>
          <w:rStyle w:val="FootnoteReference"/>
        </w:rPr>
        <w:footnoteRef/>
      </w:r>
      <w:r>
        <w:t xml:space="preserve"> ‘You have always been deaf to His voice, blind to the vision of Him’ (Jn. 5:37; cp. Deut. 18:16; Isaiah 48:18).</w:t>
      </w:r>
    </w:p>
  </w:footnote>
  <w:footnote w:id="274">
    <w:p w:rsidR="00E21EA3" w:rsidRDefault="00E21EA3"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5">
    <w:p w:rsidR="00E21EA3" w:rsidRDefault="00E21EA3" w:rsidP="004A51E7">
      <w:pPr>
        <w:pStyle w:val="FootnoteText"/>
      </w:pPr>
      <w:r>
        <w:rPr>
          <w:rStyle w:val="FootnoteReference"/>
        </w:rPr>
        <w:footnoteRef/>
      </w:r>
      <w:r>
        <w:t xml:space="preserve"> </w:t>
      </w:r>
      <w:r>
        <w:rPr>
          <w:i/>
        </w:rPr>
        <w:t>See the previous footnote</w:t>
      </w:r>
      <w:r>
        <w:t>.</w:t>
      </w:r>
    </w:p>
  </w:footnote>
  <w:footnote w:id="276">
    <w:p w:rsidR="00E21EA3" w:rsidRDefault="00E21EA3" w:rsidP="004A51E7">
      <w:pPr>
        <w:pStyle w:val="FootnoteText"/>
      </w:pPr>
      <w:r>
        <w:rPr>
          <w:rStyle w:val="FootnoteReference"/>
        </w:rPr>
        <w:footnoteRef/>
      </w:r>
      <w:r>
        <w:t xml:space="preserve"> Cp. Isaiah 36:6; 2 Chron. 32:8; 1 Tim. 6:17; Ps. 74:4; Gal. 2:9; 1 Sam. 2:8.</w:t>
      </w:r>
    </w:p>
  </w:footnote>
  <w:footnote w:id="277">
    <w:p w:rsidR="00E21EA3" w:rsidRDefault="00E21EA3" w:rsidP="004A51E7">
      <w:pPr>
        <w:pStyle w:val="FootnoteText"/>
      </w:pPr>
      <w:r>
        <w:rPr>
          <w:rStyle w:val="FootnoteReference"/>
        </w:rPr>
        <w:footnoteRef/>
      </w:r>
      <w:r>
        <w:t xml:space="preserve"> John 10:34-36.</w:t>
      </w:r>
    </w:p>
  </w:footnote>
  <w:footnote w:id="278">
    <w:p w:rsidR="00E21EA3" w:rsidRDefault="00E21EA3" w:rsidP="004A51E7">
      <w:pPr>
        <w:pStyle w:val="FootnoteText"/>
      </w:pPr>
      <w:r>
        <w:rPr>
          <w:rStyle w:val="FootnoteReference"/>
        </w:rPr>
        <w:footnoteRef/>
      </w:r>
      <w:r>
        <w:t xml:space="preserve"> This prayer is already answered (John 3:18; 9:39; 12:31; Acts 17:31).</w:t>
      </w:r>
    </w:p>
  </w:footnote>
  <w:footnote w:id="279">
    <w:p w:rsidR="00E21EA3" w:rsidRDefault="00E21EA3" w:rsidP="004A51E7">
      <w:pPr>
        <w:pStyle w:val="FootnoteText"/>
      </w:pPr>
      <w:r>
        <w:rPr>
          <w:rStyle w:val="FootnoteReference"/>
        </w:rPr>
        <w:footnoteRef/>
      </w:r>
      <w:r>
        <w:t xml:space="preserve"> </w:t>
      </w:r>
      <w:r w:rsidRPr="003111C9">
        <w:rPr>
          <w:i/>
        </w:rPr>
        <w:t>Lit</w:t>
      </w:r>
      <w:r>
        <w:t>. ‘How beloved are Your dwellings.’</w:t>
      </w:r>
    </w:p>
  </w:footnote>
  <w:footnote w:id="280">
    <w:p w:rsidR="00E21EA3" w:rsidRDefault="00E21EA3" w:rsidP="004A51E7">
      <w:pPr>
        <w:pStyle w:val="FootnoteText"/>
      </w:pPr>
      <w:r>
        <w:rPr>
          <w:rStyle w:val="FootnoteReference"/>
        </w:rPr>
        <w:footnoteRef/>
      </w:r>
      <w:r>
        <w:t xml:space="preserve"> Man has made a mess of the earth (Gen. 3; Isaiah 24:4-6 etc.)</w:t>
      </w:r>
    </w:p>
  </w:footnote>
  <w:footnote w:id="281">
    <w:p w:rsidR="00E21EA3" w:rsidRDefault="00E21EA3" w:rsidP="004A51E7">
      <w:pPr>
        <w:pStyle w:val="FootnoteText"/>
      </w:pPr>
      <w:r>
        <w:rPr>
          <w:rStyle w:val="FootnoteReference"/>
        </w:rPr>
        <w:footnoteRef/>
      </w:r>
      <w:r>
        <w:t xml:space="preserve"> Cp. Lk. 13:25; Mk. 4:11; Col. 4:5; Rev. 22:15.</w:t>
      </w:r>
    </w:p>
  </w:footnote>
  <w:footnote w:id="282">
    <w:p w:rsidR="00E21EA3" w:rsidRDefault="00E21EA3" w:rsidP="004A51E7">
      <w:pPr>
        <w:pStyle w:val="FootnoteText"/>
      </w:pPr>
      <w:r>
        <w:rPr>
          <w:rStyle w:val="FootnoteReference"/>
        </w:rPr>
        <w:footnoteRef/>
      </w:r>
      <w:r>
        <w:t xml:space="preserve"> God is love. Love covers all sins (see 1 Jn. 4:16; 1 Pet. 4:8; Prov. 10:12; Jas. 5:20; Lk. 7:47).</w:t>
      </w:r>
    </w:p>
  </w:footnote>
  <w:footnote w:id="283">
    <w:p w:rsidR="00E21EA3" w:rsidRDefault="00E21EA3" w:rsidP="00935D4B">
      <w:pPr>
        <w:pStyle w:val="FootnoteText"/>
      </w:pPr>
      <w:r>
        <w:rPr>
          <w:rStyle w:val="FootnoteReference"/>
        </w:rPr>
        <w:footnoteRef/>
      </w:r>
      <w:r>
        <w:t xml:space="preserve"> holy: cp. 1 Cor. 3:16,17; 6:15-19; Heb. 3:1; 12:10; 1 Pet. 1:15,16; 2 Pet. 1-4.</w:t>
      </w:r>
    </w:p>
  </w:footnote>
  <w:footnote w:id="284">
    <w:p w:rsidR="00E21EA3" w:rsidRDefault="00E21EA3" w:rsidP="00935D4B">
      <w:pPr>
        <w:pStyle w:val="FootnoteText"/>
      </w:pPr>
      <w:r>
        <w:rPr>
          <w:rStyle w:val="FootnoteReference"/>
        </w:rPr>
        <w:footnoteRef/>
      </w:r>
      <w:r>
        <w:t xml:space="preserve"> Powers of the soul are will, desire, intellect, understanding, memory, imagination.</w:t>
      </w:r>
    </w:p>
  </w:footnote>
  <w:footnote w:id="285">
    <w:p w:rsidR="00E21EA3" w:rsidRDefault="00E21EA3" w:rsidP="00935D4B">
      <w:pPr>
        <w:pStyle w:val="FootnoteText"/>
      </w:pPr>
      <w:r>
        <w:rPr>
          <w:rStyle w:val="FootnoteReference"/>
        </w:rPr>
        <w:footnoteRef/>
      </w:r>
      <w:r>
        <w:t xml:space="preserve"> ‘The song of the Lamb.’ (Rev. 15:3-5; John 12:32).</w:t>
      </w:r>
    </w:p>
  </w:footnote>
  <w:footnote w:id="286">
    <w:p w:rsidR="00E21EA3" w:rsidRDefault="00E21EA3"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7">
    <w:p w:rsidR="00E21EA3" w:rsidRDefault="00E21EA3"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8">
    <w:p w:rsidR="00E21EA3" w:rsidRDefault="00E21EA3"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9">
    <w:p w:rsidR="00E21EA3" w:rsidRDefault="00E21EA3"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0">
    <w:p w:rsidR="00E21EA3" w:rsidRDefault="00E21EA3" w:rsidP="00935D4B">
      <w:pPr>
        <w:pStyle w:val="FootnoteText"/>
      </w:pPr>
      <w:r>
        <w:rPr>
          <w:rStyle w:val="FootnoteReference"/>
        </w:rPr>
        <w:footnoteRef/>
      </w:r>
      <w:r>
        <w:t xml:space="preserve"> ‘No eye has seen, no ear has heard.... what God has planned for His lovers’ (1 Cor. 2:9).</w:t>
      </w:r>
    </w:p>
  </w:footnote>
  <w:footnote w:id="291">
    <w:p w:rsidR="00E21EA3" w:rsidRDefault="00E21EA3" w:rsidP="00935D4B">
      <w:pPr>
        <w:pStyle w:val="FootnoteText"/>
      </w:pPr>
      <w:r>
        <w:rPr>
          <w:rStyle w:val="FootnoteReference"/>
        </w:rPr>
        <w:footnoteRef/>
      </w:r>
      <w:r>
        <w:t xml:space="preserve"> ‘God’s mercy is the salvation and grace granted by Christ’ (St. Athanasius).</w:t>
      </w:r>
    </w:p>
  </w:footnote>
  <w:footnote w:id="292">
    <w:p w:rsidR="00E21EA3" w:rsidRDefault="00E21EA3"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3">
    <w:p w:rsidR="00E21EA3" w:rsidRDefault="00E21EA3"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4">
    <w:p w:rsidR="00E21EA3" w:rsidRDefault="00E21EA3" w:rsidP="00935D4B">
      <w:pPr>
        <w:pStyle w:val="FootnoteText"/>
      </w:pPr>
      <w:r>
        <w:rPr>
          <w:rStyle w:val="FootnoteReference"/>
        </w:rPr>
        <w:footnoteRef/>
      </w:r>
      <w:r>
        <w:t xml:space="preserve"> Cp. 2 Samuel 7:4-17; 1 Chron. 17:3-14.</w:t>
      </w:r>
    </w:p>
  </w:footnote>
  <w:footnote w:id="295">
    <w:p w:rsidR="00E21EA3" w:rsidRDefault="00E21EA3"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6">
    <w:p w:rsidR="00E21EA3" w:rsidRDefault="00E21EA3" w:rsidP="00935D4B">
      <w:pPr>
        <w:pStyle w:val="FootnoteText"/>
      </w:pPr>
      <w:r>
        <w:rPr>
          <w:rStyle w:val="FootnoteReference"/>
        </w:rPr>
        <w:footnoteRef/>
      </w:r>
      <w:r>
        <w:t xml:space="preserve"> dynasty: </w:t>
      </w:r>
      <w:r w:rsidRPr="0090411D">
        <w:rPr>
          <w:i/>
        </w:rPr>
        <w:t>lit</w:t>
      </w:r>
      <w:r>
        <w:t>. seed (Gal. 3:16; Is. 9:7).</w:t>
      </w:r>
    </w:p>
  </w:footnote>
  <w:footnote w:id="297">
    <w:p w:rsidR="00E21EA3" w:rsidRDefault="00E21EA3"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8">
    <w:p w:rsidR="00E21EA3" w:rsidRDefault="00E21EA3" w:rsidP="00935D4B">
      <w:pPr>
        <w:pStyle w:val="FootnoteText"/>
      </w:pPr>
      <w:r>
        <w:rPr>
          <w:rStyle w:val="FootnoteReference"/>
        </w:rPr>
        <w:footnoteRef/>
      </w:r>
      <w:r>
        <w:t xml:space="preserve"> dynasty: </w:t>
      </w:r>
      <w:r w:rsidRPr="0090411D">
        <w:rPr>
          <w:i/>
        </w:rPr>
        <w:t>lit</w:t>
      </w:r>
      <w:r>
        <w:t>. seed.</w:t>
      </w:r>
    </w:p>
  </w:footnote>
  <w:footnote w:id="299">
    <w:p w:rsidR="00E21EA3" w:rsidRDefault="00E21EA3" w:rsidP="00935D4B">
      <w:pPr>
        <w:pStyle w:val="FootnoteText"/>
      </w:pPr>
      <w:r>
        <w:rPr>
          <w:rStyle w:val="FootnoteReference"/>
        </w:rPr>
        <w:footnoteRef/>
      </w:r>
      <w:r>
        <w:t xml:space="preserve"> Rev. 1:5; 3:14.</w:t>
      </w:r>
    </w:p>
  </w:footnote>
  <w:footnote w:id="300">
    <w:p w:rsidR="00E21EA3" w:rsidRDefault="00E21EA3"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1">
    <w:p w:rsidR="00E21EA3" w:rsidRDefault="00E21EA3"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2">
    <w:p w:rsidR="00E21EA3" w:rsidRDefault="00E21EA3" w:rsidP="00935D4B">
      <w:pPr>
        <w:pStyle w:val="FootnoteText"/>
      </w:pPr>
      <w:r>
        <w:rPr>
          <w:rStyle w:val="FootnoteReference"/>
        </w:rPr>
        <w:footnoteRef/>
      </w:r>
      <w:r>
        <w:t xml:space="preserve"> That is, in the Kingdom (1 Cor. 4:20).</w:t>
      </w:r>
    </w:p>
  </w:footnote>
  <w:footnote w:id="303">
    <w:p w:rsidR="00E21EA3" w:rsidRDefault="00E21EA3" w:rsidP="00935D4B">
      <w:pPr>
        <w:pStyle w:val="FootnoteText"/>
      </w:pPr>
      <w:r>
        <w:rPr>
          <w:rStyle w:val="FootnoteReference"/>
        </w:rPr>
        <w:footnoteRef/>
      </w:r>
      <w:r>
        <w:t xml:space="preserve"> Verses 11 and 12 were quoted by Satan to tempt Christ (Matt. 4:6; Lk. 4:10).</w:t>
      </w:r>
    </w:p>
  </w:footnote>
  <w:footnote w:id="304">
    <w:p w:rsidR="00E21EA3" w:rsidRDefault="00E21EA3" w:rsidP="00935D4B">
      <w:pPr>
        <w:pStyle w:val="FootnoteText"/>
      </w:pPr>
      <w:r>
        <w:rPr>
          <w:rStyle w:val="FootnoteReference"/>
        </w:rPr>
        <w:footnoteRef/>
      </w:r>
      <w:r>
        <w:t xml:space="preserve"> dragon: </w:t>
      </w:r>
      <w:r w:rsidRPr="0090411D">
        <w:rPr>
          <w:i/>
        </w:rPr>
        <w:t>or</w:t>
      </w:r>
      <w:r>
        <w:t xml:space="preserve"> serpent.</w:t>
      </w:r>
    </w:p>
  </w:footnote>
  <w:footnote w:id="305">
    <w:p w:rsidR="00E21EA3" w:rsidRDefault="00E21EA3" w:rsidP="008016CF">
      <w:pPr>
        <w:pStyle w:val="FootnoteText"/>
      </w:pPr>
      <w:r>
        <w:rPr>
          <w:rStyle w:val="FootnoteReference"/>
        </w:rPr>
        <w:footnoteRef/>
      </w:r>
      <w:r>
        <w:t xml:space="preserve"> House—Home, Family, Church, Kingdom: where God’s will is done (1 Tim. 3:15; Heb. 3:2-6; Lk. 2:49; Mt. 6:10).</w:t>
      </w:r>
    </w:p>
  </w:footnote>
  <w:footnote w:id="306">
    <w:p w:rsidR="00E21EA3" w:rsidRDefault="00E21EA3" w:rsidP="008016CF">
      <w:pPr>
        <w:pStyle w:val="FootnoteText"/>
      </w:pPr>
      <w:r>
        <w:rPr>
          <w:rStyle w:val="FootnoteReference"/>
        </w:rPr>
        <w:footnoteRef/>
      </w:r>
      <w:r>
        <w:t xml:space="preserve"> John 7:38.</w:t>
      </w:r>
    </w:p>
  </w:footnote>
  <w:footnote w:id="307">
    <w:p w:rsidR="00E21EA3" w:rsidRDefault="00E21EA3"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8">
    <w:p w:rsidR="00E21EA3" w:rsidRDefault="00E21EA3" w:rsidP="008016CF">
      <w:pPr>
        <w:pStyle w:val="FootnoteText"/>
      </w:pPr>
      <w:r>
        <w:rPr>
          <w:rStyle w:val="FootnoteReference"/>
        </w:rPr>
        <w:footnoteRef/>
      </w:r>
      <w:r>
        <w:t xml:space="preserve"> Cp. 1 Cor. 3:20, ‘The Lord knows the thoughts of the wise…’</w:t>
      </w:r>
    </w:p>
  </w:footnote>
  <w:footnote w:id="309">
    <w:p w:rsidR="00E21EA3" w:rsidRDefault="00E21EA3" w:rsidP="008016CF">
      <w:pPr>
        <w:pStyle w:val="FootnoteText"/>
      </w:pPr>
      <w:r>
        <w:rPr>
          <w:rStyle w:val="FootnoteReference"/>
        </w:rPr>
        <w:footnoteRef/>
      </w:r>
      <w:r>
        <w:t xml:space="preserve"> Ex. 17:1-7.</w:t>
      </w:r>
    </w:p>
  </w:footnote>
  <w:footnote w:id="310">
    <w:p w:rsidR="00E21EA3" w:rsidRDefault="00E21EA3" w:rsidP="008016CF">
      <w:pPr>
        <w:pStyle w:val="FootnoteText"/>
      </w:pPr>
      <w:r>
        <w:rPr>
          <w:rStyle w:val="FootnoteReference"/>
        </w:rPr>
        <w:footnoteRef/>
      </w:r>
      <w:r>
        <w:t xml:space="preserve"> Num. 14:32-34.</w:t>
      </w:r>
    </w:p>
  </w:footnote>
  <w:footnote w:id="311">
    <w:p w:rsidR="00E21EA3" w:rsidRDefault="00E21EA3" w:rsidP="008016CF">
      <w:pPr>
        <w:pStyle w:val="FootnoteText"/>
      </w:pPr>
      <w:r>
        <w:rPr>
          <w:rStyle w:val="FootnoteReference"/>
        </w:rPr>
        <w:footnoteRef/>
      </w:r>
      <w:r>
        <w:t xml:space="preserve"> Cp. Heb.3:7-11; 4:10.</w:t>
      </w:r>
    </w:p>
  </w:footnote>
  <w:footnote w:id="312">
    <w:p w:rsidR="00E21EA3" w:rsidRDefault="00E21EA3" w:rsidP="008016CF">
      <w:pPr>
        <w:pStyle w:val="FootnoteText"/>
      </w:pPr>
      <w:r>
        <w:rPr>
          <w:rStyle w:val="FootnoteReference"/>
        </w:rPr>
        <w:footnoteRef/>
      </w:r>
      <w:r>
        <w:t xml:space="preserve"> Cp. Deut. 32:17; 1 Cor. 10:20; Psalm 105:36-38; 1 Chron. 16:26.</w:t>
      </w:r>
    </w:p>
  </w:footnote>
  <w:footnote w:id="313">
    <w:p w:rsidR="00E21EA3" w:rsidRDefault="00E21EA3"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4">
    <w:p w:rsidR="00E21EA3" w:rsidRDefault="00E21EA3" w:rsidP="008016CF">
      <w:pPr>
        <w:pStyle w:val="FootnoteText"/>
      </w:pPr>
      <w:r>
        <w:rPr>
          <w:rStyle w:val="FootnoteReference"/>
        </w:rPr>
        <w:footnoteRef/>
      </w:r>
      <w:r>
        <w:t xml:space="preserve"> Cp. Pss. 32:5b; 84:10b. Rom. 1:19-21; 2 Cor. 4:6; Jn. 1:14; 6:40; 17:22-24.</w:t>
      </w:r>
    </w:p>
  </w:footnote>
  <w:footnote w:id="315">
    <w:p w:rsidR="00E21EA3" w:rsidRDefault="00E21EA3"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6">
    <w:p w:rsidR="00E21EA3" w:rsidRDefault="00E21EA3" w:rsidP="008016CF">
      <w:pPr>
        <w:pStyle w:val="FootnoteText"/>
      </w:pPr>
      <w:r>
        <w:rPr>
          <w:rStyle w:val="FootnoteReference"/>
        </w:rPr>
        <w:footnoteRef/>
      </w:r>
      <w:r>
        <w:t xml:space="preserve"> Rev. 4:6, Ezek. 1:5-10.</w:t>
      </w:r>
    </w:p>
  </w:footnote>
  <w:footnote w:id="317">
    <w:p w:rsidR="00E21EA3" w:rsidRDefault="00E21EA3" w:rsidP="008016CF">
      <w:pPr>
        <w:pStyle w:val="FootnoteText"/>
      </w:pPr>
      <w:r>
        <w:rPr>
          <w:rStyle w:val="FootnoteReference"/>
        </w:rPr>
        <w:footnoteRef/>
      </w:r>
      <w:r>
        <w:t xml:space="preserve"> Daily I pray for the lost. Sinners are slain by conversion into believers, saints, friends and lovers.</w:t>
      </w:r>
    </w:p>
  </w:footnote>
  <w:footnote w:id="318">
    <w:p w:rsidR="00E21EA3" w:rsidRDefault="00E21EA3" w:rsidP="00EC728E">
      <w:pPr>
        <w:pStyle w:val="FootnoteText"/>
      </w:pPr>
      <w:r>
        <w:rPr>
          <w:rStyle w:val="FootnoteReference"/>
        </w:rPr>
        <w:footnoteRef/>
      </w:r>
      <w:r>
        <w:t xml:space="preserve"> Peter praised and confessed Christ, yet later he swore he did not know Him (Mt. 26:74; Mk. 14:71).</w:t>
      </w:r>
    </w:p>
  </w:footnote>
  <w:footnote w:id="319">
    <w:p w:rsidR="00E21EA3" w:rsidRDefault="00E21EA3" w:rsidP="00EC728E">
      <w:pPr>
        <w:pStyle w:val="FootnoteText"/>
      </w:pPr>
      <w:r>
        <w:rPr>
          <w:rStyle w:val="FootnoteReference"/>
        </w:rPr>
        <w:footnoteRef/>
      </w:r>
      <w:r>
        <w:t xml:space="preserve"> Cp. Ps. 38:7a.</w:t>
      </w:r>
    </w:p>
  </w:footnote>
  <w:footnote w:id="320">
    <w:p w:rsidR="00E21EA3" w:rsidRDefault="00E21EA3"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1">
    <w:p w:rsidR="00E21EA3" w:rsidRDefault="00E21EA3" w:rsidP="00EC728E">
      <w:pPr>
        <w:pStyle w:val="FootnoteText"/>
      </w:pPr>
      <w:r>
        <w:rPr>
          <w:rStyle w:val="FootnoteReference"/>
        </w:rPr>
        <w:footnoteRef/>
      </w:r>
      <w:r>
        <w:t xml:space="preserve"> descendants: </w:t>
      </w:r>
      <w:r w:rsidRPr="00A80C80">
        <w:rPr>
          <w:i/>
        </w:rPr>
        <w:t>lit</w:t>
      </w:r>
      <w:r>
        <w:t>. seed. Verses 26-28 are quoted at Heb. 1:10-12; 13:8.</w:t>
      </w:r>
    </w:p>
  </w:footnote>
  <w:footnote w:id="322">
    <w:p w:rsidR="00E21EA3" w:rsidRDefault="00E21EA3" w:rsidP="00EC728E">
      <w:pPr>
        <w:pStyle w:val="FootnoteText"/>
      </w:pPr>
      <w:r>
        <w:rPr>
          <w:rStyle w:val="FootnoteReference"/>
        </w:rPr>
        <w:footnoteRef/>
      </w:r>
      <w:r>
        <w:t xml:space="preserve"> ‘God is love’ (1 John 4:8,16).</w:t>
      </w:r>
    </w:p>
  </w:footnote>
  <w:footnote w:id="323">
    <w:p w:rsidR="00E21EA3" w:rsidRDefault="00E21EA3" w:rsidP="00EC728E">
      <w:pPr>
        <w:pStyle w:val="FootnoteText"/>
      </w:pPr>
      <w:r>
        <w:rPr>
          <w:rStyle w:val="FootnoteReference"/>
        </w:rPr>
        <w:footnoteRef/>
      </w:r>
      <w:r>
        <w:t xml:space="preserve"> Cp. Ps. 147:8.</w:t>
      </w:r>
    </w:p>
  </w:footnote>
  <w:footnote w:id="324">
    <w:p w:rsidR="00E21EA3" w:rsidRDefault="00E21EA3" w:rsidP="00EC728E">
      <w:pPr>
        <w:pStyle w:val="FootnoteText"/>
      </w:pPr>
      <w:r>
        <w:rPr>
          <w:rStyle w:val="FootnoteReference"/>
        </w:rPr>
        <w:footnoteRef/>
      </w:r>
      <w:r>
        <w:t xml:space="preserve"> East and West intersecting heaven and earth forms the Cross to which our sins were nailed (Col. 1:20; 2:14).</w:t>
      </w:r>
    </w:p>
  </w:footnote>
  <w:footnote w:id="325">
    <w:p w:rsidR="00E21EA3" w:rsidRDefault="00E21EA3" w:rsidP="00EC728E">
      <w:pPr>
        <w:pStyle w:val="FootnoteText"/>
      </w:pPr>
      <w:r>
        <w:rPr>
          <w:rStyle w:val="FootnoteReference"/>
        </w:rPr>
        <w:footnoteRef/>
      </w:r>
      <w:r>
        <w:t xml:space="preserve"> embraces all: </w:t>
      </w:r>
      <w:r w:rsidRPr="00A80C80">
        <w:rPr>
          <w:i/>
        </w:rPr>
        <w:t>or</w:t>
      </w:r>
      <w:r>
        <w:t>, ‘rules over all.’</w:t>
      </w:r>
    </w:p>
  </w:footnote>
  <w:footnote w:id="326">
    <w:p w:rsidR="00E21EA3" w:rsidRDefault="00E21EA3"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7">
    <w:p w:rsidR="00E21EA3" w:rsidRDefault="00E21EA3" w:rsidP="00EC728E">
      <w:pPr>
        <w:pStyle w:val="FootnoteText"/>
      </w:pPr>
      <w:r>
        <w:rPr>
          <w:rStyle w:val="FootnoteReference"/>
        </w:rPr>
        <w:footnoteRef/>
      </w:r>
      <w:r>
        <w:t xml:space="preserve"> Heb. 1:7; Ezek. 1:14; 2 Esdras 8:22.</w:t>
      </w:r>
    </w:p>
  </w:footnote>
  <w:footnote w:id="328">
    <w:p w:rsidR="00E21EA3" w:rsidRDefault="00E21EA3" w:rsidP="00EC728E">
      <w:pPr>
        <w:pStyle w:val="FootnoteText"/>
      </w:pPr>
      <w:r>
        <w:rPr>
          <w:rStyle w:val="FootnoteReference"/>
        </w:rPr>
        <w:footnoteRef/>
      </w:r>
      <w:r>
        <w:t xml:space="preserve"> Much of Psalm 104 occurs almost verbatim in 1 Chron. 16:8-22 (cp. vv. 7:36).</w:t>
      </w:r>
    </w:p>
  </w:footnote>
  <w:footnote w:id="329">
    <w:p w:rsidR="00E21EA3" w:rsidRDefault="00E21EA3"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0">
    <w:p w:rsidR="00E21EA3" w:rsidRDefault="00E21EA3" w:rsidP="00EC728E">
      <w:pPr>
        <w:pStyle w:val="FootnoteText"/>
      </w:pPr>
      <w:r>
        <w:rPr>
          <w:rStyle w:val="FootnoteReference"/>
        </w:rPr>
        <w:footnoteRef/>
      </w:r>
      <w:r>
        <w:t xml:space="preserve"> caterpillars: larva of the locust.</w:t>
      </w:r>
    </w:p>
  </w:footnote>
  <w:footnote w:id="331">
    <w:p w:rsidR="00E21EA3" w:rsidRDefault="00E21EA3" w:rsidP="00EC728E">
      <w:pPr>
        <w:pStyle w:val="FootnoteText"/>
      </w:pPr>
      <w:r>
        <w:rPr>
          <w:rStyle w:val="FootnoteReference"/>
        </w:rPr>
        <w:footnoteRef/>
      </w:r>
      <w:r>
        <w:t xml:space="preserve"> Ex. 16:12-15; Jn. 6:31-35.</w:t>
      </w:r>
    </w:p>
  </w:footnote>
  <w:footnote w:id="332">
    <w:p w:rsidR="00E21EA3" w:rsidRDefault="00E21EA3" w:rsidP="00EC728E">
      <w:pPr>
        <w:pStyle w:val="FootnoteText"/>
      </w:pPr>
      <w:r>
        <w:rPr>
          <w:rStyle w:val="FootnoteReference"/>
        </w:rPr>
        <w:footnoteRef/>
      </w:r>
      <w:r>
        <w:t xml:space="preserve"> Gen. 15:14.</w:t>
      </w:r>
    </w:p>
  </w:footnote>
  <w:footnote w:id="333">
    <w:p w:rsidR="00E21EA3" w:rsidRDefault="00E21EA3"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4">
    <w:p w:rsidR="00E21EA3" w:rsidRDefault="00E21EA3" w:rsidP="00510795">
      <w:pPr>
        <w:pStyle w:val="FootnoteText"/>
      </w:pPr>
      <w:r>
        <w:rPr>
          <w:rStyle w:val="FootnoteReference"/>
        </w:rPr>
        <w:footnoteRef/>
      </w:r>
      <w:r>
        <w:t xml:space="preserve"> mercy: </w:t>
      </w:r>
      <w:r w:rsidRPr="00B246C1">
        <w:rPr>
          <w:i/>
        </w:rPr>
        <w:t>or</w:t>
      </w:r>
      <w:r>
        <w:t xml:space="preserve"> love.</w:t>
      </w:r>
    </w:p>
  </w:footnote>
  <w:footnote w:id="335">
    <w:p w:rsidR="00E21EA3" w:rsidRDefault="00E21EA3" w:rsidP="00510795">
      <w:pPr>
        <w:pStyle w:val="FootnoteText"/>
      </w:pPr>
      <w:r>
        <w:rPr>
          <w:rStyle w:val="FootnoteReference"/>
        </w:rPr>
        <w:footnoteRef/>
      </w:r>
      <w:r>
        <w:t xml:space="preserve"> Cp. Mark 8:17-21; Matthew 16:9-12.</w:t>
      </w:r>
    </w:p>
  </w:footnote>
  <w:footnote w:id="336">
    <w:p w:rsidR="00E21EA3" w:rsidRDefault="00E21EA3" w:rsidP="00510795">
      <w:pPr>
        <w:pStyle w:val="FootnoteText"/>
      </w:pPr>
      <w:r>
        <w:rPr>
          <w:rStyle w:val="FootnoteReference"/>
        </w:rPr>
        <w:footnoteRef/>
      </w:r>
      <w:r>
        <w:t xml:space="preserve"> Num. 11:34.</w:t>
      </w:r>
    </w:p>
  </w:footnote>
  <w:footnote w:id="337">
    <w:p w:rsidR="00E21EA3" w:rsidRDefault="00E21EA3" w:rsidP="00510795">
      <w:pPr>
        <w:pStyle w:val="FootnoteText"/>
      </w:pPr>
      <w:r>
        <w:rPr>
          <w:rStyle w:val="FootnoteReference"/>
        </w:rPr>
        <w:footnoteRef/>
      </w:r>
      <w:r>
        <w:t xml:space="preserve"> Num. 16:32.</w:t>
      </w:r>
    </w:p>
  </w:footnote>
  <w:footnote w:id="338">
    <w:p w:rsidR="00E21EA3" w:rsidRDefault="00E21EA3" w:rsidP="00510795">
      <w:pPr>
        <w:pStyle w:val="FootnoteText"/>
      </w:pPr>
      <w:r>
        <w:rPr>
          <w:rStyle w:val="FootnoteReference"/>
        </w:rPr>
        <w:footnoteRef/>
      </w:r>
      <w:r>
        <w:t xml:space="preserve"> children: </w:t>
      </w:r>
      <w:r w:rsidRPr="00B246C1">
        <w:rPr>
          <w:i/>
        </w:rPr>
        <w:t>lit</w:t>
      </w:r>
      <w:r>
        <w:t>. seed.</w:t>
      </w:r>
    </w:p>
  </w:footnote>
  <w:footnote w:id="339">
    <w:p w:rsidR="00E21EA3" w:rsidRDefault="00E21EA3"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0">
    <w:p w:rsidR="00E21EA3" w:rsidRDefault="00E21EA3" w:rsidP="00510795">
      <w:pPr>
        <w:pStyle w:val="FootnoteText"/>
      </w:pPr>
      <w:r>
        <w:rPr>
          <w:rStyle w:val="FootnoteReference"/>
        </w:rPr>
        <w:footnoteRef/>
      </w:r>
      <w:r>
        <w:t xml:space="preserve"> ‘mercies of the Lord’: </w:t>
      </w:r>
      <w:r w:rsidRPr="00B246C1">
        <w:rPr>
          <w:i/>
        </w:rPr>
        <w:t>or</w:t>
      </w:r>
      <w:r>
        <w:t>, the Lord’s love.</w:t>
      </w:r>
    </w:p>
  </w:footnote>
  <w:footnote w:id="341">
    <w:p w:rsidR="00E21EA3" w:rsidRDefault="00E21EA3"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2">
    <w:p w:rsidR="00E21EA3" w:rsidRDefault="00E21EA3" w:rsidP="00510795">
      <w:pPr>
        <w:pStyle w:val="FootnoteText"/>
      </w:pPr>
      <w:r>
        <w:rPr>
          <w:rStyle w:val="FootnoteReference"/>
        </w:rPr>
        <w:footnoteRef/>
      </w:r>
      <w:r>
        <w:t xml:space="preserve"> See Psalm 59:10 and footnote.</w:t>
      </w:r>
    </w:p>
  </w:footnote>
  <w:footnote w:id="343">
    <w:p w:rsidR="00E21EA3" w:rsidRDefault="00E21EA3"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4">
    <w:p w:rsidR="00E21EA3" w:rsidRDefault="00E21EA3" w:rsidP="00510795">
      <w:pPr>
        <w:pStyle w:val="FootnoteText"/>
      </w:pPr>
      <w:r>
        <w:rPr>
          <w:rStyle w:val="FootnoteReference"/>
        </w:rPr>
        <w:footnoteRef/>
      </w:r>
      <w:r>
        <w:t xml:space="preserve"> Cp. Num. 5:22.</w:t>
      </w:r>
    </w:p>
  </w:footnote>
  <w:footnote w:id="345">
    <w:p w:rsidR="00E21EA3" w:rsidRDefault="00E21EA3" w:rsidP="00510795">
      <w:pPr>
        <w:pStyle w:val="FootnoteText"/>
      </w:pPr>
      <w:r>
        <w:rPr>
          <w:rStyle w:val="FootnoteReference"/>
        </w:rPr>
        <w:footnoteRef/>
      </w:r>
      <w:r>
        <w:t xml:space="preserve"> Mt. 27:39.</w:t>
      </w:r>
    </w:p>
  </w:footnote>
  <w:footnote w:id="346">
    <w:p w:rsidR="00E21EA3" w:rsidRDefault="00E21EA3"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7">
    <w:p w:rsidR="00E21EA3" w:rsidRDefault="00E21EA3"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8">
    <w:p w:rsidR="00E21EA3" w:rsidRDefault="00E21EA3" w:rsidP="00510795">
      <w:pPr>
        <w:pStyle w:val="FootnoteText"/>
      </w:pPr>
      <w:r>
        <w:rPr>
          <w:rStyle w:val="FootnoteReference"/>
        </w:rPr>
        <w:footnoteRef/>
      </w:r>
      <w:r>
        <w:t xml:space="preserve"> Cp. 1 Cor. 15:41-43.</w:t>
      </w:r>
    </w:p>
  </w:footnote>
  <w:footnote w:id="349">
    <w:p w:rsidR="00E21EA3" w:rsidRDefault="00E21EA3"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0">
    <w:p w:rsidR="00E21EA3" w:rsidRDefault="00E21EA3" w:rsidP="00510795">
      <w:pPr>
        <w:pStyle w:val="FootnoteText"/>
      </w:pPr>
      <w:r>
        <w:rPr>
          <w:rStyle w:val="FootnoteReference"/>
        </w:rPr>
        <w:footnoteRef/>
      </w:r>
      <w:r>
        <w:t xml:space="preserve"> Heb. 7:21.</w:t>
      </w:r>
    </w:p>
  </w:footnote>
  <w:footnote w:id="351">
    <w:p w:rsidR="00E21EA3" w:rsidRDefault="00E21EA3"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2">
    <w:p w:rsidR="00E21EA3" w:rsidRDefault="00E21EA3"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3">
    <w:p w:rsidR="00E21EA3" w:rsidRDefault="00E21EA3" w:rsidP="00510795">
      <w:pPr>
        <w:pStyle w:val="FootnoteText"/>
      </w:pPr>
      <w:r>
        <w:rPr>
          <w:rStyle w:val="FootnoteReference"/>
        </w:rPr>
        <w:footnoteRef/>
      </w:r>
      <w:r>
        <w:t xml:space="preserve"> Gen. 6:18; 9:9f; 15; 17; Ex. 19:5; Mk. 14:24; Lk. 22:20,29,30.</w:t>
      </w:r>
    </w:p>
  </w:footnote>
  <w:footnote w:id="354">
    <w:p w:rsidR="00E21EA3" w:rsidRDefault="00E21EA3"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5">
    <w:p w:rsidR="00E21EA3" w:rsidRDefault="00E21EA3"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6">
    <w:p w:rsidR="00E21EA3" w:rsidRDefault="00E21EA3" w:rsidP="00510795">
      <w:pPr>
        <w:pStyle w:val="FootnoteText"/>
      </w:pPr>
      <w:r>
        <w:rPr>
          <w:rStyle w:val="FootnoteReference"/>
        </w:rPr>
        <w:footnoteRef/>
      </w:r>
      <w:r>
        <w:t xml:space="preserve"> ‘The world is passing away, and the desire for it; but anyone who does the will of God lives for ever’ (1 Jn. 2:17).</w:t>
      </w:r>
    </w:p>
  </w:footnote>
  <w:footnote w:id="357">
    <w:p w:rsidR="00E21EA3" w:rsidRDefault="00E21EA3"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8">
    <w:p w:rsidR="00E21EA3" w:rsidRDefault="00E21EA3" w:rsidP="00510795">
      <w:pPr>
        <w:pStyle w:val="FootnoteText"/>
      </w:pPr>
      <w:r>
        <w:rPr>
          <w:rStyle w:val="FootnoteReference"/>
        </w:rPr>
        <w:footnoteRef/>
      </w:r>
      <w:r>
        <w:t xml:space="preserve"> Ex. 19:6; 29:43-46; Deut. 27:9; Is. 63:18,19; Jer. 2:3; 2 Cor. 6:16.</w:t>
      </w:r>
    </w:p>
  </w:footnote>
  <w:footnote w:id="359">
    <w:p w:rsidR="00E21EA3" w:rsidRDefault="00E21EA3"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0">
    <w:p w:rsidR="00E21EA3" w:rsidRDefault="00E21EA3" w:rsidP="00510795">
      <w:pPr>
        <w:pStyle w:val="FootnoteText"/>
      </w:pPr>
      <w:r>
        <w:rPr>
          <w:rStyle w:val="FootnoteReference"/>
        </w:rPr>
        <w:footnoteRef/>
      </w:r>
      <w:r>
        <w:t xml:space="preserve"> Earth rocked and rolled in travail at the birth of a nation (cp. Jn. 16:20-22).</w:t>
      </w:r>
    </w:p>
  </w:footnote>
  <w:footnote w:id="361">
    <w:p w:rsidR="00E21EA3" w:rsidRDefault="00E21EA3" w:rsidP="00510795">
      <w:pPr>
        <w:pStyle w:val="FootnoteText"/>
      </w:pPr>
      <w:r>
        <w:rPr>
          <w:rStyle w:val="FootnoteReference"/>
        </w:rPr>
        <w:footnoteRef/>
      </w:r>
      <w:r>
        <w:t xml:space="preserve"> Cp. John 1:18; 3:13; Wisdom 18:16.</w:t>
      </w:r>
    </w:p>
  </w:footnote>
  <w:footnote w:id="362">
    <w:p w:rsidR="00E21EA3" w:rsidRDefault="00E21EA3"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3">
    <w:p w:rsidR="00E21EA3" w:rsidRDefault="00E21EA3"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4">
    <w:p w:rsidR="00E21EA3" w:rsidRDefault="00E21EA3" w:rsidP="00510795">
      <w:pPr>
        <w:pStyle w:val="FootnoteText"/>
      </w:pPr>
      <w:r>
        <w:rPr>
          <w:rStyle w:val="FootnoteReference"/>
        </w:rPr>
        <w:footnoteRef/>
      </w:r>
      <w:r>
        <w:t xml:space="preserve"> cp. Heb. 4:10; Phil. 2:12; Mt. 11:28,29; Jer. 6:16.</w:t>
      </w:r>
    </w:p>
  </w:footnote>
  <w:footnote w:id="365">
    <w:p w:rsidR="00E21EA3" w:rsidRDefault="00E21EA3" w:rsidP="00510795">
      <w:pPr>
        <w:pStyle w:val="FootnoteText"/>
      </w:pPr>
      <w:r>
        <w:rPr>
          <w:rStyle w:val="FootnoteReference"/>
        </w:rPr>
        <w:footnoteRef/>
      </w:r>
      <w:r>
        <w:t xml:space="preserve"> 2 Cor. 4:13.</w:t>
      </w:r>
    </w:p>
  </w:footnote>
  <w:footnote w:id="366">
    <w:p w:rsidR="00E21EA3" w:rsidRDefault="00E21EA3" w:rsidP="00510795">
      <w:pPr>
        <w:pStyle w:val="FootnoteText"/>
      </w:pPr>
      <w:r>
        <w:rPr>
          <w:rStyle w:val="FootnoteReference"/>
        </w:rPr>
        <w:footnoteRef/>
      </w:r>
      <w:r>
        <w:t xml:space="preserve"> </w:t>
      </w:r>
      <w:r w:rsidRPr="00DC02D9">
        <w:rPr>
          <w:i/>
        </w:rPr>
        <w:t>Or:</w:t>
      </w:r>
      <w:r>
        <w:t xml:space="preserve"> costly (Wisdom 1:13-16).</w:t>
      </w:r>
    </w:p>
  </w:footnote>
  <w:footnote w:id="367">
    <w:p w:rsidR="00E21EA3" w:rsidRDefault="00E21EA3" w:rsidP="00510795">
      <w:pPr>
        <w:pStyle w:val="FootnoteText"/>
      </w:pPr>
      <w:r>
        <w:rPr>
          <w:rStyle w:val="FootnoteReference"/>
        </w:rPr>
        <w:footnoteRef/>
      </w:r>
      <w:r>
        <w:t xml:space="preserve"> Rom. 15:11.</w:t>
      </w:r>
    </w:p>
  </w:footnote>
  <w:footnote w:id="368">
    <w:p w:rsidR="00E21EA3" w:rsidRDefault="00E21EA3" w:rsidP="00510795">
      <w:pPr>
        <w:pStyle w:val="FootnoteText"/>
      </w:pPr>
      <w:r>
        <w:rPr>
          <w:rStyle w:val="FootnoteReference"/>
        </w:rPr>
        <w:footnoteRef/>
      </w:r>
      <w:r>
        <w:t xml:space="preserve"> Mercy </w:t>
      </w:r>
      <w:r w:rsidRPr="00DC02D9">
        <w:rPr>
          <w:i/>
        </w:rPr>
        <w:t>or</w:t>
      </w:r>
      <w:r>
        <w:t xml:space="preserve"> love.</w:t>
      </w:r>
    </w:p>
  </w:footnote>
  <w:footnote w:id="369">
    <w:p w:rsidR="00E21EA3" w:rsidRDefault="00E21EA3" w:rsidP="00510795">
      <w:pPr>
        <w:pStyle w:val="FootnoteText"/>
      </w:pPr>
      <w:r>
        <w:rPr>
          <w:rStyle w:val="FootnoteReference"/>
        </w:rPr>
        <w:footnoteRef/>
      </w:r>
      <w:r>
        <w:t xml:space="preserve"> Heb. 13:6.</w:t>
      </w:r>
    </w:p>
  </w:footnote>
  <w:footnote w:id="370">
    <w:p w:rsidR="00E21EA3" w:rsidRDefault="00E21EA3"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1">
    <w:p w:rsidR="00E21EA3" w:rsidRDefault="00E21EA3"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2">
    <w:p w:rsidR="00E21EA3" w:rsidRDefault="00E21EA3"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3">
    <w:p w:rsidR="00E21EA3" w:rsidRDefault="00E21EA3"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4">
    <w:p w:rsidR="00E21EA3" w:rsidRDefault="00E21EA3" w:rsidP="00385CB8">
      <w:pPr>
        <w:pStyle w:val="FootnoteText"/>
      </w:pPr>
      <w:r>
        <w:rPr>
          <w:rStyle w:val="FootnoteReference"/>
        </w:rPr>
        <w:footnoteRef/>
      </w:r>
      <w:r>
        <w:t xml:space="preserve"> Rom. 10:5; Gal. 3:12; Lev. 18:5; Luke 10:25-28.</w:t>
      </w:r>
    </w:p>
  </w:footnote>
  <w:footnote w:id="375">
    <w:p w:rsidR="00E21EA3" w:rsidRDefault="00E21EA3"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6">
    <w:p w:rsidR="00E21EA3" w:rsidRDefault="00E21EA3"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7">
    <w:p w:rsidR="00E21EA3" w:rsidRDefault="00E21EA3"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8">
    <w:p w:rsidR="00E21EA3" w:rsidRDefault="00E21EA3"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9">
    <w:p w:rsidR="00E21EA3" w:rsidRDefault="00E21EA3"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0">
    <w:p w:rsidR="00E21EA3" w:rsidRDefault="00E21EA3" w:rsidP="00385CB8">
      <w:pPr>
        <w:pStyle w:val="FootnoteText"/>
      </w:pPr>
      <w:r>
        <w:rPr>
          <w:rStyle w:val="FootnoteReference"/>
        </w:rPr>
        <w:footnoteRef/>
      </w:r>
      <w:r>
        <w:t xml:space="preserve"> sloth: </w:t>
      </w:r>
      <w:r w:rsidRPr="0002544A">
        <w:rPr>
          <w:i/>
        </w:rPr>
        <w:t>or:</w:t>
      </w:r>
      <w:r>
        <w:t xml:space="preserve"> accidie.</w:t>
      </w:r>
    </w:p>
  </w:footnote>
  <w:footnote w:id="381">
    <w:p w:rsidR="00E21EA3" w:rsidRDefault="00E21EA3" w:rsidP="00385CB8">
      <w:pPr>
        <w:pStyle w:val="FootnoteText"/>
      </w:pPr>
      <w:r>
        <w:rPr>
          <w:rStyle w:val="FootnoteReference"/>
        </w:rPr>
        <w:footnoteRef/>
      </w:r>
      <w:r>
        <w:t xml:space="preserve"> Eyes were given us that we might see in creatures our Creator (St Athanasius).</w:t>
      </w:r>
    </w:p>
  </w:footnote>
  <w:footnote w:id="382">
    <w:p w:rsidR="00E21EA3" w:rsidRDefault="00E21EA3" w:rsidP="00385CB8">
      <w:pPr>
        <w:pStyle w:val="FootnoteText"/>
      </w:pPr>
      <w:r>
        <w:rPr>
          <w:rStyle w:val="FootnoteReference"/>
        </w:rPr>
        <w:footnoteRef/>
      </w:r>
      <w:r>
        <w:t xml:space="preserve"> Christ is our way and our righteousness (cp. Jn. 14:6; 1 Cor 1:30; Ephes. 2:5-7).</w:t>
      </w:r>
    </w:p>
  </w:footnote>
  <w:footnote w:id="383">
    <w:p w:rsidR="00E21EA3" w:rsidRDefault="00E21EA3" w:rsidP="00385CB8">
      <w:pPr>
        <w:pStyle w:val="FootnoteText"/>
      </w:pPr>
      <w:r>
        <w:rPr>
          <w:rStyle w:val="FootnoteReference"/>
        </w:rPr>
        <w:footnoteRef/>
      </w:r>
      <w:r>
        <w:t xml:space="preserve"> The house of wisdom can be built only if the fear of God is rooted deeply in the soul (cp. St Ambrose).</w:t>
      </w:r>
    </w:p>
  </w:footnote>
  <w:footnote w:id="384">
    <w:p w:rsidR="00E21EA3" w:rsidRDefault="00E21EA3" w:rsidP="00385CB8">
      <w:pPr>
        <w:pStyle w:val="FootnoteText"/>
      </w:pPr>
      <w:r>
        <w:rPr>
          <w:rStyle w:val="FootnoteReference"/>
        </w:rPr>
        <w:footnoteRef/>
      </w:r>
      <w:r>
        <w:t xml:space="preserve"> Christ is our way and our righteousness (cp. Jn. 14:6; 1 Cor 1:30; Ephes. 2:5-7). &lt;see 2 footnotes above&gt;</w:t>
      </w:r>
    </w:p>
  </w:footnote>
  <w:footnote w:id="385">
    <w:p w:rsidR="00E21EA3" w:rsidRDefault="00E21EA3" w:rsidP="00385CB8">
      <w:pPr>
        <w:pStyle w:val="FootnoteText"/>
      </w:pPr>
      <w:r>
        <w:rPr>
          <w:rStyle w:val="FootnoteReference"/>
        </w:rPr>
        <w:footnoteRef/>
      </w:r>
      <w:r>
        <w:t xml:space="preserve"> </w:t>
      </w:r>
      <w:r w:rsidRPr="0002544A">
        <w:rPr>
          <w:i/>
        </w:rPr>
        <w:t>Lit</w:t>
      </w:r>
      <w:r>
        <w:t>. Face: a Hebraism for ‘favor’. (Cp. Psalm 44:13).</w:t>
      </w:r>
    </w:p>
  </w:footnote>
  <w:footnote w:id="386">
    <w:p w:rsidR="00E21EA3" w:rsidRDefault="00E21EA3"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7">
    <w:p w:rsidR="00E21EA3" w:rsidRDefault="00E21EA3" w:rsidP="00385CB8">
      <w:pPr>
        <w:pStyle w:val="FootnoteText"/>
      </w:pPr>
      <w:r>
        <w:rPr>
          <w:rStyle w:val="FootnoteReference"/>
        </w:rPr>
        <w:footnoteRef/>
      </w:r>
      <w:r>
        <w:t xml:space="preserve"> Curdled with scorn, anger and fear.</w:t>
      </w:r>
    </w:p>
  </w:footnote>
  <w:footnote w:id="388">
    <w:p w:rsidR="00E21EA3" w:rsidRDefault="00E21EA3"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9">
    <w:p w:rsidR="00E21EA3" w:rsidRDefault="00E21EA3"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0">
    <w:p w:rsidR="00E21EA3" w:rsidRDefault="00E21EA3" w:rsidP="00385CB8">
      <w:pPr>
        <w:pStyle w:val="FootnoteText"/>
      </w:pPr>
      <w:r>
        <w:rPr>
          <w:rStyle w:val="FootnoteReference"/>
        </w:rPr>
        <w:footnoteRef/>
      </w:r>
      <w:r>
        <w:t xml:space="preserve"> Sprinkled with hoar-frost, a wineskin is like the greying head of an old man.</w:t>
      </w:r>
    </w:p>
  </w:footnote>
  <w:footnote w:id="391">
    <w:p w:rsidR="00E21EA3" w:rsidRDefault="00E21EA3"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2">
    <w:p w:rsidR="00E21EA3" w:rsidRDefault="00E21EA3" w:rsidP="00385CB8">
      <w:pPr>
        <w:pStyle w:val="FootnoteText"/>
      </w:pPr>
      <w:r>
        <w:rPr>
          <w:rStyle w:val="FootnoteReference"/>
        </w:rPr>
        <w:footnoteRef/>
      </w:r>
      <w:r>
        <w:t xml:space="preserve"> hear: </w:t>
      </w:r>
      <w:r w:rsidRPr="0002544A">
        <w:rPr>
          <w:i/>
        </w:rPr>
        <w:t>lit</w:t>
      </w:r>
      <w:r>
        <w:t>. gullet, throat, larynx.</w:t>
      </w:r>
    </w:p>
  </w:footnote>
  <w:footnote w:id="393">
    <w:p w:rsidR="00E21EA3" w:rsidRDefault="00E21EA3"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4">
    <w:p w:rsidR="00E21EA3" w:rsidRDefault="00E21EA3" w:rsidP="00385CB8">
      <w:pPr>
        <w:pStyle w:val="FootnoteText"/>
      </w:pPr>
      <w:r>
        <w:rPr>
          <w:rStyle w:val="FootnoteReference"/>
        </w:rPr>
        <w:footnoteRef/>
      </w:r>
      <w:r>
        <w:t xml:space="preserve"> ‘In wicked men we rightly hate the evil, but love the creature’ (St. Prosper).</w:t>
      </w:r>
    </w:p>
  </w:footnote>
  <w:footnote w:id="395">
    <w:p w:rsidR="00E21EA3" w:rsidRDefault="00E21EA3"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6">
    <w:p w:rsidR="00E21EA3" w:rsidRDefault="00E21EA3"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7">
    <w:p w:rsidR="00E21EA3" w:rsidRDefault="00E21EA3" w:rsidP="00385CB8">
      <w:pPr>
        <w:pStyle w:val="FootnoteText"/>
      </w:pPr>
      <w:r>
        <w:rPr>
          <w:rStyle w:val="FootnoteReference"/>
        </w:rPr>
        <w:footnoteRef/>
      </w:r>
      <w:r>
        <w:t xml:space="preserve"> These words are repeated by the deacon at the beginning of the Divine Liturgy.</w:t>
      </w:r>
    </w:p>
  </w:footnote>
  <w:footnote w:id="398">
    <w:p w:rsidR="00E21EA3" w:rsidRDefault="00E21EA3"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9">
    <w:p w:rsidR="00E21EA3" w:rsidRDefault="00E21EA3" w:rsidP="00385CB8">
      <w:pPr>
        <w:pStyle w:val="FootnoteText"/>
      </w:pPr>
      <w:r>
        <w:rPr>
          <w:rStyle w:val="FootnoteReference"/>
        </w:rPr>
        <w:footnoteRef/>
      </w:r>
      <w:r>
        <w:t xml:space="preserve"> Cp. Lk. 24:27,32,45.</w:t>
      </w:r>
    </w:p>
  </w:footnote>
  <w:footnote w:id="400">
    <w:p w:rsidR="00E21EA3" w:rsidRDefault="00E21EA3" w:rsidP="00385CB8">
      <w:pPr>
        <w:pStyle w:val="FootnoteText"/>
      </w:pPr>
      <w:r>
        <w:rPr>
          <w:rStyle w:val="FootnoteReference"/>
        </w:rPr>
        <w:footnoteRef/>
      </w:r>
      <w:r>
        <w:t xml:space="preserve"> Just as we who claim to love God judge it right to show mercy, so we can expect the divine mercy (Mt. 5:7).</w:t>
      </w:r>
    </w:p>
  </w:footnote>
  <w:footnote w:id="401">
    <w:p w:rsidR="00E21EA3" w:rsidRDefault="00E21EA3" w:rsidP="00385CB8">
      <w:pPr>
        <w:pStyle w:val="FootnoteText"/>
      </w:pPr>
      <w:r>
        <w:rPr>
          <w:rStyle w:val="FootnoteReference"/>
        </w:rPr>
        <w:footnoteRef/>
      </w:r>
      <w:r>
        <w:t xml:space="preserve"> pure: </w:t>
      </w:r>
      <w:r w:rsidRPr="007B4ADE">
        <w:rPr>
          <w:i/>
        </w:rPr>
        <w:t>lit</w:t>
      </w:r>
      <w:r>
        <w:t>. burnt, fired: hence refined and pure (cp. Psalm 11:7).</w:t>
      </w:r>
    </w:p>
  </w:footnote>
  <w:footnote w:id="402">
    <w:p w:rsidR="00E21EA3" w:rsidRDefault="00E21EA3"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3">
    <w:p w:rsidR="00E21EA3" w:rsidRDefault="00E21EA3"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4">
    <w:p w:rsidR="00E21EA3" w:rsidRDefault="00E21EA3"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5">
    <w:p w:rsidR="00E21EA3" w:rsidRDefault="00E21EA3" w:rsidP="00385CB8">
      <w:pPr>
        <w:pStyle w:val="FootnoteText"/>
      </w:pPr>
      <w:r>
        <w:rPr>
          <w:rStyle w:val="FootnoteReference"/>
        </w:rPr>
        <w:footnoteRef/>
      </w:r>
      <w:r>
        <w:t xml:space="preserve"> Cp. Ps. 110:10.</w:t>
      </w:r>
    </w:p>
  </w:footnote>
  <w:footnote w:id="406">
    <w:p w:rsidR="00E21EA3" w:rsidRDefault="00E21EA3"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7">
    <w:p w:rsidR="00E21EA3" w:rsidRDefault="00E21EA3" w:rsidP="00FD25B7">
      <w:pPr>
        <w:pStyle w:val="FootnoteText"/>
      </w:pPr>
      <w:r>
        <w:rPr>
          <w:rStyle w:val="FootnoteReference"/>
        </w:rPr>
        <w:footnoteRef/>
      </w:r>
      <w:r>
        <w:t xml:space="preserve"> Cp. Psalm 139:11; Rom. 12:20. ‘Coals of hell’. For desolation as the equivalent of hell, see Mark 13:14.</w:t>
      </w:r>
    </w:p>
  </w:footnote>
  <w:footnote w:id="408">
    <w:p w:rsidR="00E21EA3" w:rsidRDefault="00E21EA3" w:rsidP="00FD25B7">
      <w:pPr>
        <w:pStyle w:val="FootnoteText"/>
      </w:pPr>
      <w:r>
        <w:rPr>
          <w:rStyle w:val="FootnoteReference"/>
        </w:rPr>
        <w:footnoteRef/>
      </w:r>
      <w:r>
        <w:t xml:space="preserve"> Cp. Jeremiah 3:23. I look through the hills to their unseen Maker.</w:t>
      </w:r>
    </w:p>
  </w:footnote>
  <w:footnote w:id="409">
    <w:p w:rsidR="00E21EA3" w:rsidRDefault="00E21EA3"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0">
    <w:p w:rsidR="00E21EA3" w:rsidRDefault="00E21EA3"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1">
    <w:p w:rsidR="00E21EA3" w:rsidRDefault="00E21EA3"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2">
    <w:p w:rsidR="00E21EA3" w:rsidRDefault="00E21EA3" w:rsidP="00FD25B7">
      <w:pPr>
        <w:pStyle w:val="FootnoteText"/>
      </w:pPr>
      <w:r>
        <w:rPr>
          <w:rStyle w:val="FootnoteReference"/>
        </w:rPr>
        <w:footnoteRef/>
      </w:r>
      <w:r>
        <w:t xml:space="preserve"> Hebrews 11:26; 13:13.</w:t>
      </w:r>
    </w:p>
  </w:footnote>
  <w:footnote w:id="413">
    <w:p w:rsidR="00E21EA3" w:rsidRDefault="00E21EA3" w:rsidP="00FD25B7">
      <w:pPr>
        <w:pStyle w:val="FootnoteText"/>
      </w:pPr>
      <w:r>
        <w:rPr>
          <w:rStyle w:val="FootnoteReference"/>
        </w:rPr>
        <w:footnoteRef/>
      </w:r>
      <w:r>
        <w:t xml:space="preserve"> Heaven is here (Mt. 4:17; Lk. 17:21; Prov. 17:24).</w:t>
      </w:r>
    </w:p>
  </w:footnote>
  <w:footnote w:id="414">
    <w:p w:rsidR="00E21EA3" w:rsidRDefault="00E21EA3"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5">
    <w:p w:rsidR="00E21EA3" w:rsidRDefault="00E21EA3"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6">
    <w:p w:rsidR="00E21EA3" w:rsidRDefault="00E21EA3"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7">
    <w:p w:rsidR="00E21EA3" w:rsidRDefault="00E21EA3"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8">
    <w:p w:rsidR="00E21EA3" w:rsidRDefault="00E21EA3" w:rsidP="00FD25B7">
      <w:pPr>
        <w:pStyle w:val="FootnoteText"/>
      </w:pPr>
      <w:r>
        <w:rPr>
          <w:rStyle w:val="FootnoteReference"/>
        </w:rPr>
        <w:footnoteRef/>
      </w:r>
      <w:r>
        <w:t xml:space="preserve"> Cp. Titus 2:14.</w:t>
      </w:r>
    </w:p>
  </w:footnote>
  <w:footnote w:id="419">
    <w:p w:rsidR="00E21EA3" w:rsidRDefault="00E21EA3" w:rsidP="00FD25B7">
      <w:pPr>
        <w:pStyle w:val="FootnoteText"/>
      </w:pPr>
      <w:r>
        <w:rPr>
          <w:rStyle w:val="FootnoteReference"/>
        </w:rPr>
        <w:footnoteRef/>
      </w:r>
      <w:r>
        <w:t xml:space="preserve"> Prov. 29:1; 2 Kings 17:14; Neh. 9:16; Dt. 9:6.</w:t>
      </w:r>
    </w:p>
  </w:footnote>
  <w:footnote w:id="420">
    <w:p w:rsidR="00E21EA3" w:rsidRDefault="00E21EA3"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1">
    <w:p w:rsidR="00E21EA3" w:rsidRDefault="00E21EA3" w:rsidP="00FD25B7">
      <w:pPr>
        <w:pStyle w:val="FootnoteText"/>
      </w:pPr>
      <w:r>
        <w:rPr>
          <w:rStyle w:val="FootnoteReference"/>
        </w:rPr>
        <w:footnoteRef/>
      </w:r>
      <w:r>
        <w:t xml:space="preserve"> Cp. 1 Kings 6:21 (1 Sam. 6:21).</w:t>
      </w:r>
    </w:p>
  </w:footnote>
  <w:footnote w:id="422">
    <w:p w:rsidR="00E21EA3" w:rsidRDefault="00E21EA3" w:rsidP="00FD25B7">
      <w:pPr>
        <w:pStyle w:val="FootnoteText"/>
      </w:pPr>
      <w:r>
        <w:rPr>
          <w:rStyle w:val="FootnoteReference"/>
        </w:rPr>
        <w:footnoteRef/>
      </w:r>
      <w:r>
        <w:t xml:space="preserve"> Ps. 131:8-10 = 2 Chron. 6:41-42.</w:t>
      </w:r>
    </w:p>
  </w:footnote>
  <w:footnote w:id="423">
    <w:p w:rsidR="00E21EA3" w:rsidRDefault="00E21EA3" w:rsidP="00FD25B7">
      <w:pPr>
        <w:pStyle w:val="FootnoteText"/>
      </w:pPr>
      <w:r>
        <w:rPr>
          <w:rStyle w:val="FootnoteReference"/>
        </w:rPr>
        <w:footnoteRef/>
      </w:r>
      <w:r>
        <w:t xml:space="preserve"> I Chron. 17:11-14; Acts 2:30-33.</w:t>
      </w:r>
    </w:p>
  </w:footnote>
  <w:footnote w:id="424">
    <w:p w:rsidR="00E21EA3" w:rsidRDefault="00E21EA3" w:rsidP="00FD25B7">
      <w:pPr>
        <w:pStyle w:val="FootnoteText"/>
      </w:pPr>
      <w:r>
        <w:rPr>
          <w:rStyle w:val="FootnoteReference"/>
        </w:rPr>
        <w:footnoteRef/>
      </w:r>
      <w:r>
        <w:t xml:space="preserve"> stock: </w:t>
      </w:r>
      <w:r w:rsidRPr="00783CA0">
        <w:rPr>
          <w:i/>
        </w:rPr>
        <w:t>lit</w:t>
      </w:r>
      <w:r>
        <w:t>. horn.</w:t>
      </w:r>
    </w:p>
  </w:footnote>
  <w:footnote w:id="425">
    <w:p w:rsidR="00E21EA3" w:rsidRDefault="00E21EA3"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6">
    <w:p w:rsidR="00E21EA3" w:rsidRDefault="00E21EA3"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7">
    <w:p w:rsidR="00E21EA3" w:rsidRDefault="00E21EA3"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8">
    <w:p w:rsidR="00E21EA3" w:rsidRDefault="00E21EA3"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9">
    <w:p w:rsidR="00E21EA3" w:rsidRDefault="00E21EA3" w:rsidP="00E276C1">
      <w:pPr>
        <w:pStyle w:val="FootnoteText"/>
      </w:pPr>
      <w:r>
        <w:rPr>
          <w:rStyle w:val="FootnoteReference"/>
        </w:rPr>
        <w:footnoteRef/>
      </w:r>
      <w:r>
        <w:t xml:space="preserve"> The kingdoms of this world have become the kingdoms of our Lord and of His Christ’ (Rev. 11:15).</w:t>
      </w:r>
    </w:p>
  </w:footnote>
  <w:footnote w:id="430">
    <w:p w:rsidR="00E21EA3" w:rsidRDefault="00E21EA3" w:rsidP="00E276C1">
      <w:pPr>
        <w:pStyle w:val="FootnoteText"/>
      </w:pPr>
      <w:r>
        <w:rPr>
          <w:rStyle w:val="FootnoteReference"/>
        </w:rPr>
        <w:footnoteRef/>
      </w:r>
      <w:r>
        <w:t xml:space="preserve"> Deut. 32:36.</w:t>
      </w:r>
    </w:p>
  </w:footnote>
  <w:footnote w:id="431">
    <w:p w:rsidR="00E21EA3" w:rsidRDefault="00E21EA3"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2">
    <w:p w:rsidR="00E21EA3" w:rsidRDefault="00E21EA3" w:rsidP="00E276C1">
      <w:pPr>
        <w:pStyle w:val="FootnoteText"/>
      </w:pPr>
      <w:r>
        <w:rPr>
          <w:rStyle w:val="FootnoteReference"/>
        </w:rPr>
        <w:footnoteRef/>
      </w:r>
      <w:r>
        <w:t xml:space="preserve"> mercy: </w:t>
      </w:r>
      <w:r w:rsidRPr="007F3CE8">
        <w:rPr>
          <w:i/>
        </w:rPr>
        <w:t>or</w:t>
      </w:r>
      <w:r>
        <w:t xml:space="preserve"> love. Cp. Lk. 10:37.</w:t>
      </w:r>
    </w:p>
  </w:footnote>
  <w:footnote w:id="433">
    <w:p w:rsidR="00E21EA3" w:rsidRDefault="00E21EA3"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4">
    <w:p w:rsidR="00E21EA3" w:rsidRDefault="00E21EA3" w:rsidP="00E276C1">
      <w:pPr>
        <w:pStyle w:val="FootnoteText"/>
      </w:pPr>
      <w:r>
        <w:rPr>
          <w:rStyle w:val="FootnoteReference"/>
        </w:rPr>
        <w:footnoteRef/>
      </w:r>
      <w:r>
        <w:t xml:space="preserve"> See footnote on page 170. &lt;See previous footnote&gt;</w:t>
      </w:r>
    </w:p>
  </w:footnote>
  <w:footnote w:id="435">
    <w:p w:rsidR="00E21EA3" w:rsidRDefault="00E21EA3"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6">
    <w:p w:rsidR="00E21EA3" w:rsidRDefault="00E21EA3"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7">
    <w:p w:rsidR="00E21EA3" w:rsidRDefault="00E21EA3"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8">
    <w:p w:rsidR="00E21EA3" w:rsidRDefault="00E21EA3" w:rsidP="00E276C1">
      <w:pPr>
        <w:pStyle w:val="FootnoteText"/>
      </w:pPr>
      <w:r>
        <w:rPr>
          <w:rStyle w:val="FootnoteReference"/>
        </w:rPr>
        <w:footnoteRef/>
      </w:r>
      <w:r>
        <w:t xml:space="preserve"> songs: </w:t>
      </w:r>
      <w:r w:rsidRPr="007F3CE8">
        <w:rPr>
          <w:i/>
        </w:rPr>
        <w:t>variant reading and Slavonic:</w:t>
      </w:r>
      <w:r>
        <w:t xml:space="preserve"> ways.</w:t>
      </w:r>
    </w:p>
  </w:footnote>
  <w:footnote w:id="439">
    <w:p w:rsidR="00E21EA3" w:rsidRDefault="00E21EA3" w:rsidP="00E276C1">
      <w:pPr>
        <w:pStyle w:val="FootnoteText"/>
      </w:pPr>
      <w:r>
        <w:rPr>
          <w:rStyle w:val="FootnoteReference"/>
        </w:rPr>
        <w:footnoteRef/>
      </w:r>
      <w:r>
        <w:t xml:space="preserve"> The Spirit of the Lord fills the world (Wisdom 1:7).</w:t>
      </w:r>
    </w:p>
  </w:footnote>
  <w:footnote w:id="440">
    <w:p w:rsidR="00E21EA3" w:rsidRDefault="00E21EA3" w:rsidP="00E276C1">
      <w:pPr>
        <w:pStyle w:val="FootnoteText"/>
      </w:pPr>
      <w:r>
        <w:rPr>
          <w:rStyle w:val="FootnoteReference"/>
        </w:rPr>
        <w:footnoteRef/>
      </w:r>
      <w:r>
        <w:t xml:space="preserve"> heart: </w:t>
      </w:r>
      <w:r w:rsidRPr="007F3CE8">
        <w:rPr>
          <w:i/>
        </w:rPr>
        <w:t>lit</w:t>
      </w:r>
      <w:r>
        <w:t>. kidneys (seat of the affections in Hebrew thought).</w:t>
      </w:r>
    </w:p>
  </w:footnote>
  <w:footnote w:id="441">
    <w:p w:rsidR="00E21EA3" w:rsidRDefault="00E21EA3" w:rsidP="00E276C1">
      <w:pPr>
        <w:pStyle w:val="FootnoteText"/>
      </w:pPr>
      <w:r>
        <w:rPr>
          <w:rStyle w:val="FootnoteReference"/>
        </w:rPr>
        <w:footnoteRef/>
      </w:r>
      <w:r>
        <w:t xml:space="preserve"> ‘He gives songs in the night’ (Job. 35:10).</w:t>
      </w:r>
    </w:p>
  </w:footnote>
  <w:footnote w:id="442">
    <w:p w:rsidR="00E21EA3" w:rsidRDefault="00E21EA3"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3">
    <w:p w:rsidR="00E21EA3" w:rsidRDefault="00E21EA3" w:rsidP="00E276C1">
      <w:pPr>
        <w:pStyle w:val="FootnoteText"/>
      </w:pPr>
      <w:r>
        <w:rPr>
          <w:rStyle w:val="FootnoteReference"/>
        </w:rPr>
        <w:footnoteRef/>
      </w:r>
      <w:r>
        <w:t xml:space="preserve"> this way: the confession of Christ (2 Tim. 3:12).</w:t>
      </w:r>
    </w:p>
  </w:footnote>
  <w:footnote w:id="444">
    <w:p w:rsidR="00E21EA3" w:rsidRDefault="00E21EA3" w:rsidP="00E276C1">
      <w:pPr>
        <w:pStyle w:val="FootnoteText"/>
      </w:pPr>
      <w:r>
        <w:rPr>
          <w:rStyle w:val="FootnoteReference"/>
        </w:rPr>
        <w:footnoteRef/>
      </w:r>
      <w:r>
        <w:t xml:space="preserve"> These two lines are identical with Lamentations 3:6.</w:t>
      </w:r>
    </w:p>
  </w:footnote>
  <w:footnote w:id="445">
    <w:p w:rsidR="00E21EA3" w:rsidRDefault="00E21EA3" w:rsidP="00E276C1">
      <w:pPr>
        <w:pStyle w:val="FootnoteText"/>
      </w:pPr>
      <w:r>
        <w:rPr>
          <w:rStyle w:val="FootnoteReference"/>
        </w:rPr>
        <w:footnoteRef/>
      </w:r>
      <w:r>
        <w:t xml:space="preserve"> Cp. Rev. 10:5; Ezek. 20:23,28,42; Deut. 32:14.</w:t>
      </w:r>
    </w:p>
  </w:footnote>
  <w:footnote w:id="446">
    <w:p w:rsidR="00E21EA3" w:rsidRDefault="00E21EA3"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7">
    <w:p w:rsidR="00E21EA3" w:rsidRDefault="00E21EA3"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8">
    <w:p w:rsidR="00E21EA3" w:rsidRDefault="00E21EA3" w:rsidP="00E276C1">
      <w:pPr>
        <w:pStyle w:val="FootnoteText"/>
      </w:pPr>
      <w:r>
        <w:rPr>
          <w:rStyle w:val="FootnoteReference"/>
        </w:rPr>
        <w:footnoteRef/>
      </w:r>
      <w:r>
        <w:t xml:space="preserve"> Cp. ‘If I am lifted up from the earth, I will draw all men to Me’ (Jn. 12:32). See also Psalm 45:11 and the note there.</w:t>
      </w:r>
    </w:p>
  </w:footnote>
  <w:footnote w:id="449">
    <w:p w:rsidR="00E21EA3" w:rsidRDefault="00E21EA3"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0">
    <w:p w:rsidR="00E21EA3" w:rsidRDefault="00E21EA3" w:rsidP="00E276C1">
      <w:pPr>
        <w:pStyle w:val="FootnoteText"/>
      </w:pPr>
      <w:r>
        <w:rPr>
          <w:rStyle w:val="FootnoteReference"/>
        </w:rPr>
        <w:footnoteRef/>
      </w:r>
      <w:r>
        <w:t xml:space="preserve"> Cp. Ps. 145:2 with Ps. 103:33. Only verbs differ.</w:t>
      </w:r>
    </w:p>
  </w:footnote>
  <w:footnote w:id="451">
    <w:p w:rsidR="00E21EA3" w:rsidRDefault="00E21EA3" w:rsidP="00E276C1">
      <w:pPr>
        <w:pStyle w:val="FootnoteText"/>
      </w:pPr>
      <w:r>
        <w:rPr>
          <w:rStyle w:val="FootnoteReference"/>
        </w:rPr>
        <w:footnoteRef/>
      </w:r>
      <w:r>
        <w:t xml:space="preserve"> </w:t>
      </w:r>
      <w:r w:rsidRPr="00D813A7">
        <w:rPr>
          <w:i/>
        </w:rPr>
        <w:t>Lit</w:t>
      </w:r>
      <w:r>
        <w:t>. ‘dispersions’. Cp. Mt. 24:31.</w:t>
      </w:r>
    </w:p>
  </w:footnote>
  <w:footnote w:id="452">
    <w:p w:rsidR="00E21EA3" w:rsidRDefault="00E21EA3"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3">
    <w:p w:rsidR="00E21EA3" w:rsidRDefault="00E21EA3" w:rsidP="00E276C1">
      <w:pPr>
        <w:pStyle w:val="FootnoteText"/>
      </w:pPr>
      <w:r>
        <w:rPr>
          <w:rStyle w:val="FootnoteReference"/>
        </w:rPr>
        <w:footnoteRef/>
      </w:r>
      <w:r>
        <w:t xml:space="preserve"> two-edged sword: praise which conquers Amalek (St. Chrysostom).</w:t>
      </w:r>
    </w:p>
  </w:footnote>
  <w:footnote w:id="454">
    <w:p w:rsidR="00E21EA3" w:rsidRDefault="00E21EA3" w:rsidP="00E276C1">
      <w:pPr>
        <w:pStyle w:val="FootnoteText"/>
      </w:pPr>
      <w:r>
        <w:rPr>
          <w:rStyle w:val="FootnoteReference"/>
        </w:rPr>
        <w:footnoteRef/>
      </w:r>
      <w:r>
        <w:t xml:space="preserve"> ‘Holiness of life is the mother of glory’ (St Theodoret).</w:t>
      </w:r>
    </w:p>
  </w:footnote>
  <w:footnote w:id="455">
    <w:p w:rsidR="00E21EA3" w:rsidRDefault="00E21EA3">
      <w:pPr>
        <w:pStyle w:val="FootnoteText"/>
      </w:pPr>
      <w:r>
        <w:rPr>
          <w:rStyle w:val="FootnoteReference"/>
        </w:rPr>
        <w:footnoteRef/>
      </w:r>
      <w:r>
        <w:t xml:space="preserve"> Acts 7:60</w:t>
      </w:r>
    </w:p>
  </w:footnote>
  <w:footnote w:id="456">
    <w:p w:rsidR="00E21EA3" w:rsidRDefault="00E21EA3" w:rsidP="006B061A">
      <w:pPr>
        <w:pStyle w:val="Footnote0"/>
      </w:pPr>
      <w:r>
        <w:rPr>
          <w:rStyle w:val="FootnoteReference"/>
        </w:rPr>
        <w:footnoteRef/>
      </w:r>
      <w:r>
        <w:t xml:space="preserve"> Literally “virgin monastic”. The traditional English term for a female monastic is not “nun”, but “virgin”.</w:t>
      </w:r>
    </w:p>
  </w:footnote>
  <w:footnote w:id="457">
    <w:p w:rsidR="00E21EA3" w:rsidRDefault="00E21EA3">
      <w:pPr>
        <w:pStyle w:val="footnote"/>
        <w:rPr>
          <w:ins w:id="931" w:author="Brett Slote" w:date="2011-07-21T19:13:00Z"/>
        </w:rPr>
        <w:pPrChange w:id="932" w:author="Brett Slote" w:date="2011-07-21T20:05:00Z">
          <w:pPr>
            <w:pStyle w:val="FootnoteText"/>
          </w:pPr>
        </w:pPrChange>
      </w:pPr>
      <w:ins w:id="933" w:author="Brett Slote" w:date="2011-07-21T19:13:00Z">
        <w:r>
          <w:rPr>
            <w:rStyle w:val="FootnoteReference"/>
          </w:rPr>
          <w:footnoteRef/>
        </w:r>
        <w:r>
          <w:t xml:space="preserve"> Numbers 12:7-8</w:t>
        </w:r>
      </w:ins>
    </w:p>
  </w:footnote>
  <w:footnote w:id="458">
    <w:p w:rsidR="00E21EA3" w:rsidRDefault="00E21EA3">
      <w:pPr>
        <w:pStyle w:val="footnote"/>
        <w:rPr>
          <w:ins w:id="934" w:author="Brett Slote" w:date="2011-07-21T19:13:00Z"/>
        </w:rPr>
        <w:pPrChange w:id="935" w:author="Brett Slote" w:date="2011-07-21T20:05:00Z">
          <w:pPr>
            <w:pStyle w:val="FootnoteText"/>
          </w:pPr>
        </w:pPrChange>
      </w:pPr>
      <w:ins w:id="936" w:author="Brett Slote" w:date="2011-07-21T19:13:00Z">
        <w:r>
          <w:rPr>
            <w:rStyle w:val="FootnoteReference"/>
          </w:rPr>
          <w:footnoteRef/>
        </w:r>
        <w:r>
          <w:t xml:space="preserve"> Exodus 28:1</w:t>
        </w:r>
      </w:ins>
    </w:p>
  </w:footnote>
  <w:footnote w:id="459">
    <w:p w:rsidR="00E21EA3" w:rsidRDefault="00E21EA3">
      <w:pPr>
        <w:pStyle w:val="footnote"/>
        <w:rPr>
          <w:ins w:id="937" w:author="Brett Slote" w:date="2011-07-21T19:13:00Z"/>
        </w:rPr>
        <w:pPrChange w:id="938" w:author="Brett Slote" w:date="2011-07-21T20:05:00Z">
          <w:pPr>
            <w:pStyle w:val="FootnoteText"/>
          </w:pPr>
        </w:pPrChange>
      </w:pPr>
      <w:ins w:id="939" w:author="Brett Slote" w:date="2011-07-21T19:13:00Z">
        <w:r>
          <w:rPr>
            <w:rStyle w:val="FootnoteReference"/>
          </w:rPr>
          <w:footnoteRef/>
        </w:r>
        <w:r>
          <w:t xml:space="preserve"> Matthew 16:18</w:t>
        </w:r>
      </w:ins>
    </w:p>
  </w:footnote>
  <w:footnote w:id="460">
    <w:p w:rsidR="00E21EA3" w:rsidRDefault="00E21EA3">
      <w:pPr>
        <w:pStyle w:val="footnote"/>
        <w:rPr>
          <w:ins w:id="941" w:author="Brett Slote" w:date="2011-07-21T19:13:00Z"/>
        </w:rPr>
        <w:pPrChange w:id="942" w:author="Brett Slote" w:date="2011-07-21T20:05:00Z">
          <w:pPr>
            <w:pStyle w:val="FootnoteText"/>
          </w:pPr>
        </w:pPrChange>
      </w:pPr>
      <w:ins w:id="943" w:author="Brett Slote" w:date="2011-07-21T19:13:00Z">
        <w:r>
          <w:rPr>
            <w:rStyle w:val="FootnoteReference"/>
          </w:rPr>
          <w:footnoteRef/>
        </w:r>
        <w:r>
          <w:t xml:space="preserve"> Psalms 110:4, Hebrews 5:6,10</w:t>
        </w:r>
      </w:ins>
    </w:p>
  </w:footnote>
  <w:footnote w:id="461">
    <w:p w:rsidR="00E21EA3" w:rsidRDefault="00E21EA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2">
    <w:p w:rsidR="00E21EA3" w:rsidRDefault="00E21EA3">
      <w:pPr>
        <w:pStyle w:val="FootnoteText"/>
      </w:pPr>
      <w:r>
        <w:rPr>
          <w:rStyle w:val="FootnoteReference"/>
        </w:rPr>
        <w:footnoteRef/>
      </w:r>
      <w:r>
        <w:t xml:space="preserve"> Pope Dioscorus can but substituted here to use this doxology on his feast.</w:t>
      </w:r>
    </w:p>
  </w:footnote>
  <w:footnote w:id="463">
    <w:p w:rsidR="00E21EA3" w:rsidRDefault="00E21EA3" w:rsidP="003D4209">
      <w:pPr>
        <w:pStyle w:val="footnote"/>
      </w:pPr>
      <w:r>
        <w:rPr>
          <w:rStyle w:val="FootnoteReference"/>
        </w:rPr>
        <w:footnoteRef/>
      </w:r>
      <w:r>
        <w:t xml:space="preserve"> Dan 12:3</w:t>
      </w:r>
    </w:p>
  </w:footnote>
  <w:footnote w:id="464">
    <w:p w:rsidR="00E21EA3" w:rsidRDefault="00E21EA3" w:rsidP="003D4209">
      <w:pPr>
        <w:pStyle w:val="footnote"/>
      </w:pPr>
      <w:r>
        <w:rPr>
          <w:rStyle w:val="FootnoteReference"/>
        </w:rPr>
        <w:footnoteRef/>
      </w:r>
      <w:r>
        <w:t xml:space="preserve"> The Scetis Valley in Egypt, from which the word “ascetic” comes. Sheheet means “measure of the heart.”</w:t>
      </w:r>
    </w:p>
  </w:footnote>
  <w:footnote w:id="465">
    <w:p w:rsidR="00E21EA3" w:rsidRDefault="00E21EA3" w:rsidP="003D4209">
      <w:pPr>
        <w:pStyle w:val="footnote"/>
      </w:pPr>
      <w:r>
        <w:rPr>
          <w:rStyle w:val="FootnoteReference"/>
        </w:rPr>
        <w:footnoteRef/>
      </w:r>
      <w:r>
        <w:t xml:space="preserve"> Cf Lk 22:30, Mt</w:t>
      </w:r>
      <w:r w:rsidRPr="003D4209">
        <w:rPr>
          <w:rStyle w:val="footnoteChar"/>
        </w:rPr>
        <w:t xml:space="preserve"> </w:t>
      </w:r>
      <w:r>
        <w:t>19:20</w:t>
      </w:r>
    </w:p>
  </w:footnote>
  <w:footnote w:id="466">
    <w:p w:rsidR="00E21EA3" w:rsidRDefault="00E21EA3">
      <w:pPr>
        <w:pStyle w:val="FootnoteText"/>
      </w:pPr>
      <w:r>
        <w:rPr>
          <w:rStyle w:val="FootnoteReference"/>
        </w:rPr>
        <w:footnoteRef/>
      </w:r>
      <w:r>
        <w:t xml:space="preserve"> Rev 4:6</w:t>
      </w:r>
    </w:p>
  </w:footnote>
  <w:footnote w:id="467">
    <w:p w:rsidR="00E21EA3" w:rsidRDefault="00E21EA3" w:rsidP="00104A9B">
      <w:pPr>
        <w:pStyle w:val="FootnoteText"/>
        <w:rPr>
          <w:ins w:id="980" w:author="Brett Slote" w:date="2011-07-19T15:43:00Z"/>
        </w:rPr>
      </w:pPr>
      <w:ins w:id="981" w:author="Brett Slote" w:date="2011-07-19T15:43:00Z">
        <w:r>
          <w:rPr>
            <w:rStyle w:val="FootnoteReference"/>
          </w:rPr>
          <w:footnoteRef/>
        </w:r>
        <w:r>
          <w:t xml:space="preserve"> or supplications/intercessions</w:t>
        </w:r>
      </w:ins>
    </w:p>
  </w:footnote>
  <w:footnote w:id="468">
    <w:p w:rsidR="00E21EA3" w:rsidRDefault="00E21EA3">
      <w:pPr>
        <w:pStyle w:val="footnote"/>
        <w:rPr>
          <w:ins w:id="982" w:author="Brett Slote" w:date="2011-07-19T15:43:00Z"/>
        </w:rPr>
        <w:pPrChange w:id="983" w:author="Brett Slote" w:date="2011-07-21T19:56:00Z">
          <w:pPr>
            <w:pStyle w:val="FootnoteText"/>
          </w:pPr>
        </w:pPrChange>
      </w:pPr>
      <w:ins w:id="984" w:author="Brett Slote" w:date="2011-07-19T15:43:00Z">
        <w:r>
          <w:rPr>
            <w:rStyle w:val="FootnoteReference"/>
          </w:rPr>
          <w:footnoteRef/>
        </w:r>
        <w:r>
          <w:t xml:space="preserve"> Joel 3:13 – but I’m trying to remember something that says “the harvest is full and the wheat plentiful”</w:t>
        </w:r>
      </w:ins>
    </w:p>
  </w:footnote>
  <w:footnote w:id="469">
    <w:p w:rsidR="00E21EA3" w:rsidRDefault="00E21EA3">
      <w:pPr>
        <w:pStyle w:val="footnote"/>
        <w:rPr>
          <w:ins w:id="985" w:author="Brett Slote" w:date="2011-07-19T15:43:00Z"/>
          <w:rFonts w:ascii="Antonious" w:hAnsi="Antonious" w:cs="Antonious"/>
        </w:rPr>
        <w:pPrChange w:id="986" w:author="Brett Slote" w:date="2011-07-21T19:56:00Z">
          <w:pPr>
            <w:widowControl w:val="0"/>
            <w:autoSpaceDE w:val="0"/>
            <w:autoSpaceDN w:val="0"/>
            <w:adjustRightInd w:val="0"/>
          </w:pPr>
        </w:pPrChange>
      </w:pPr>
      <w:ins w:id="9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0">
    <w:p w:rsidR="00E21EA3" w:rsidRDefault="00E21EA3">
      <w:pPr>
        <w:pStyle w:val="FootnoteText"/>
      </w:pPr>
      <w:r>
        <w:rPr>
          <w:rStyle w:val="FootnoteReference"/>
        </w:rPr>
        <w:footnoteRef/>
      </w:r>
      <w:r>
        <w:t xml:space="preserve"> Rev 4:4</w:t>
      </w:r>
    </w:p>
  </w:footnote>
  <w:footnote w:id="471">
    <w:p w:rsidR="00E21EA3" w:rsidRDefault="00E21EA3">
      <w:pPr>
        <w:pStyle w:val="FootnoteText"/>
      </w:pPr>
      <w:r>
        <w:rPr>
          <w:rStyle w:val="FootnoteReference"/>
        </w:rPr>
        <w:footnoteRef/>
      </w:r>
      <w:r>
        <w:t xml:space="preserve"> Rev 5:8</w:t>
      </w:r>
    </w:p>
  </w:footnote>
  <w:footnote w:id="472">
    <w:p w:rsidR="00E21EA3" w:rsidRDefault="00E21EA3">
      <w:pPr>
        <w:pStyle w:val="footnote"/>
        <w:rPr>
          <w:ins w:id="992" w:author="Brett Slote" w:date="2011-07-19T18:33:00Z"/>
        </w:rPr>
        <w:pPrChange w:id="993" w:author="Brett Slote" w:date="2011-07-21T19:58:00Z">
          <w:pPr>
            <w:pStyle w:val="FootnoteText"/>
          </w:pPr>
        </w:pPrChange>
      </w:pPr>
      <w:ins w:id="994" w:author="Brett Slote" w:date="2011-07-19T18:33:00Z">
        <w:r w:rsidRPr="00C96A85">
          <w:rPr>
            <w:rStyle w:val="FootnoteReference"/>
            <w:vertAlign w:val="baseline"/>
          </w:rPr>
          <w:footnoteRef/>
        </w:r>
        <w:r w:rsidRPr="00C96A85">
          <w:t xml:space="preserve"> Ephesians 6:11</w:t>
        </w:r>
      </w:ins>
      <w:r>
        <w:t xml:space="preserve"> </w:t>
      </w:r>
      <w:ins w:id="995" w:author="Brett Slote" w:date="2011-07-19T18:33:00Z">
        <w:r w:rsidRPr="00C96A85">
          <w:t>(Literally: “all the girding”)</w:t>
        </w:r>
      </w:ins>
    </w:p>
  </w:footnote>
  <w:footnote w:id="473">
    <w:p w:rsidR="00E21EA3" w:rsidRDefault="00E21EA3">
      <w:pPr>
        <w:pStyle w:val="footnote"/>
        <w:rPr>
          <w:ins w:id="998" w:author="Brett Slote" w:date="2011-07-19T18:34:00Z"/>
        </w:rPr>
        <w:pPrChange w:id="999" w:author="Brett Slote" w:date="2011-07-21T19:58:00Z">
          <w:pPr>
            <w:pStyle w:val="FootnoteText"/>
          </w:pPr>
        </w:pPrChange>
      </w:pPr>
      <w:ins w:id="1000" w:author="Brett Slote" w:date="2011-07-19T18:34:00Z">
        <w:r>
          <w:rPr>
            <w:rStyle w:val="FootnoteReference"/>
          </w:rPr>
          <w:footnoteRef/>
        </w:r>
        <w:r>
          <w:t xml:space="preserve"> Col 3:1</w:t>
        </w:r>
      </w:ins>
    </w:p>
  </w:footnote>
  <w:footnote w:id="474">
    <w:p w:rsidR="00E21EA3" w:rsidRDefault="00E21EA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5">
    <w:p w:rsidR="00E21EA3" w:rsidRDefault="00E21EA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6">
    <w:p w:rsidR="00E21EA3" w:rsidRPr="00A20ACC" w:rsidRDefault="00E21EA3">
      <w:pPr>
        <w:pStyle w:val="footnote"/>
        <w:rPr>
          <w:ins w:id="1026" w:author="Brett Slote" w:date="2011-07-21T18:59:00Z"/>
          <w:color w:val="FF0000"/>
          <w:rPrChange w:id="1027" w:author="Brett Slote" w:date="2011-07-21T20:03:00Z">
            <w:rPr>
              <w:ins w:id="1028" w:author="Brett Slote" w:date="2011-07-21T18:59:00Z"/>
            </w:rPr>
          </w:rPrChange>
        </w:rPr>
        <w:pPrChange w:id="1029" w:author="Brett Slote" w:date="2011-07-21T20:03:00Z">
          <w:pPr>
            <w:pStyle w:val="FootnoteText"/>
          </w:pPr>
        </w:pPrChange>
      </w:pPr>
      <w:ins w:id="1030" w:author="Brett Slote" w:date="2011-07-21T18:59:00Z">
        <w:r w:rsidRPr="003A78C2">
          <w:rPr>
            <w:rStyle w:val="FootnoteReference"/>
            <w:color w:val="FF0000"/>
            <w:rPrChange w:id="1031" w:author="Brett Slote" w:date="2011-07-21T20:03:00Z">
              <w:rPr>
                <w:rStyle w:val="FootnoteReference"/>
              </w:rPr>
            </w:rPrChange>
          </w:rPr>
          <w:footnoteRef/>
        </w:r>
        <w:r w:rsidRPr="003A78C2">
          <w:rPr>
            <w:color w:val="FF0000"/>
            <w:rPrChange w:id="1032" w:author="Brett Slote" w:date="2011-07-21T20:03:00Z">
              <w:rPr>
                <w:vertAlign w:val="superscript"/>
              </w:rPr>
            </w:rPrChange>
          </w:rPr>
          <w:t xml:space="preserve"> Should decide on whether we’re going with Scete or Shiheet – Shiheet is easier to sing, but for now put “English” equivalents.</w:t>
        </w:r>
      </w:ins>
    </w:p>
  </w:footnote>
  <w:footnote w:id="477">
    <w:p w:rsidR="00E21EA3" w:rsidRDefault="00E21EA3">
      <w:pPr>
        <w:pStyle w:val="footnote"/>
        <w:rPr>
          <w:ins w:id="1033" w:author="Brett Slote" w:date="2011-07-21T19:00:00Z"/>
        </w:rPr>
        <w:pPrChange w:id="1034" w:author="Brett Slote" w:date="2011-07-21T20:03:00Z">
          <w:pPr>
            <w:pStyle w:val="FootnoteText"/>
          </w:pPr>
        </w:pPrChange>
      </w:pPr>
      <w:ins w:id="1035" w:author="Brett Slote" w:date="2011-07-21T19:00:00Z">
        <w:r>
          <w:rPr>
            <w:rStyle w:val="FootnoteReference"/>
          </w:rPr>
          <w:footnoteRef/>
        </w:r>
        <w:r>
          <w:t xml:space="preserve"> Need to do some research into the name of this man in English</w:t>
        </w:r>
      </w:ins>
    </w:p>
  </w:footnote>
  <w:footnote w:id="478">
    <w:p w:rsidR="00E21EA3" w:rsidRDefault="00E21EA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9">
    <w:p w:rsidR="00E21EA3" w:rsidRDefault="00E21EA3" w:rsidP="00073003">
      <w:pPr>
        <w:pStyle w:val="footnote"/>
      </w:pPr>
      <w:r>
        <w:rPr>
          <w:rStyle w:val="FootnoteReference"/>
        </w:rPr>
        <w:footnoteRef/>
      </w:r>
      <w:r>
        <w:t xml:space="preserve"> Revelation 7:2</w:t>
      </w:r>
    </w:p>
  </w:footnote>
  <w:footnote w:id="480">
    <w:p w:rsidR="00E21EA3" w:rsidRDefault="00E21EA3" w:rsidP="00073003">
      <w:pPr>
        <w:pStyle w:val="footnote"/>
      </w:pPr>
      <w:r>
        <w:rPr>
          <w:rStyle w:val="FootnoteReference"/>
        </w:rPr>
        <w:footnoteRef/>
      </w:r>
      <w:r>
        <w:t xml:space="preserve"> Revelation 7:3</w:t>
      </w:r>
    </w:p>
  </w:footnote>
  <w:footnote w:id="481">
    <w:p w:rsidR="00E21EA3" w:rsidRDefault="00E21EA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2">
    <w:p w:rsidR="00E21EA3" w:rsidRDefault="00E21EA3" w:rsidP="00BC160E">
      <w:pPr>
        <w:pStyle w:val="footnote"/>
      </w:pPr>
      <w:r>
        <w:rPr>
          <w:rStyle w:val="FootnoteReference"/>
        </w:rPr>
        <w:footnoteRef/>
      </w:r>
      <w:r>
        <w:t xml:space="preserve"> John 13:25</w:t>
      </w:r>
    </w:p>
  </w:footnote>
  <w:footnote w:id="483">
    <w:p w:rsidR="00E21EA3" w:rsidRDefault="00E21EA3" w:rsidP="00B53E05">
      <w:pPr>
        <w:pStyle w:val="footnote"/>
      </w:pPr>
      <w:r>
        <w:rPr>
          <w:rStyle w:val="FootnoteReference"/>
        </w:rPr>
        <w:footnoteRef/>
      </w:r>
      <w:r>
        <w:t xml:space="preserve"> Normally reserved for the Theotokos.</w:t>
      </w:r>
    </w:p>
  </w:footnote>
  <w:footnote w:id="484">
    <w:p w:rsidR="00E21EA3" w:rsidRDefault="00E21EA3" w:rsidP="00B53E05">
      <w:pPr>
        <w:pStyle w:val="footnote"/>
      </w:pPr>
      <w:r>
        <w:rPr>
          <w:rStyle w:val="FootnoteReference"/>
        </w:rPr>
        <w:footnoteRef/>
      </w:r>
      <w:r>
        <w:t xml:space="preserve"> The law of righteousness, not the Law of the Old Covenant.</w:t>
      </w:r>
    </w:p>
  </w:footnote>
  <w:footnote w:id="485">
    <w:p w:rsidR="00E21EA3" w:rsidRDefault="00E21EA3" w:rsidP="00662600">
      <w:pPr>
        <w:pStyle w:val="footnote"/>
      </w:pPr>
      <w:r>
        <w:rPr>
          <w:rStyle w:val="FootnoteReference"/>
        </w:rPr>
        <w:footnoteRef/>
      </w:r>
      <w:r>
        <w:t xml:space="preserve"> Or image</w:t>
      </w:r>
    </w:p>
  </w:footnote>
  <w:footnote w:id="486">
    <w:p w:rsidR="00E21EA3" w:rsidRDefault="00E21EA3">
      <w:pPr>
        <w:pStyle w:val="footnote"/>
        <w:rPr>
          <w:ins w:id="1102" w:author="Brett Slote" w:date="2011-07-21T18:57:00Z"/>
        </w:rPr>
        <w:pPrChange w:id="1103" w:author="Brett Slote" w:date="2011-07-21T20:03:00Z">
          <w:pPr>
            <w:pStyle w:val="FootnoteText"/>
          </w:pPr>
        </w:pPrChange>
      </w:pPr>
      <w:ins w:id="1104" w:author="Brett Slote" w:date="2011-07-21T18:57:00Z">
        <w:r>
          <w:rPr>
            <w:rStyle w:val="FootnoteReference"/>
          </w:rPr>
          <w:footnoteRef/>
        </w:r>
        <w:r>
          <w:t xml:space="preserve"> Colossians 3:14</w:t>
        </w:r>
      </w:ins>
    </w:p>
  </w:footnote>
  <w:footnote w:id="487">
    <w:p w:rsidR="00E21EA3" w:rsidRDefault="00E21EA3" w:rsidP="00E22010">
      <w:pPr>
        <w:pStyle w:val="footnote"/>
      </w:pPr>
      <w:r>
        <w:rPr>
          <w:rStyle w:val="FootnoteReference"/>
        </w:rPr>
        <w:footnoteRef/>
      </w:r>
      <w:r>
        <w:t xml:space="preserve"> 2 Tim 4:7</w:t>
      </w:r>
    </w:p>
  </w:footnote>
  <w:footnote w:id="488">
    <w:p w:rsidR="00E21EA3" w:rsidRDefault="00E21EA3" w:rsidP="00E22010">
      <w:pPr>
        <w:pStyle w:val="footnote"/>
      </w:pPr>
      <w:r>
        <w:rPr>
          <w:rStyle w:val="FootnoteReference"/>
        </w:rPr>
        <w:footnoteRef/>
      </w:r>
      <w:r>
        <w:t xml:space="preserve"> 2 Tim 4:8</w:t>
      </w:r>
    </w:p>
  </w:footnote>
  <w:footnote w:id="489">
    <w:p w:rsidR="00E21EA3" w:rsidRDefault="00E21EA3" w:rsidP="001779C0">
      <w:pPr>
        <w:pStyle w:val="footnote"/>
      </w:pPr>
      <w:r>
        <w:rPr>
          <w:rStyle w:val="FootnoteReference"/>
        </w:rPr>
        <w:footnoteRef/>
      </w:r>
      <w:r>
        <w:t xml:space="preserve"> Composed in Coptic and Arabic by H.G. Bishop Demetrius of Malawi circa A.D. 2000.</w:t>
      </w:r>
    </w:p>
  </w:footnote>
  <w:footnote w:id="490">
    <w:p w:rsidR="00E21EA3" w:rsidRDefault="00E21EA3"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1">
    <w:p w:rsidR="00E21EA3" w:rsidRDefault="00E21EA3">
      <w:pPr>
        <w:pStyle w:val="footnote"/>
        <w:rPr>
          <w:ins w:id="1126" w:author="Brett Slote" w:date="2011-07-21T18:45:00Z"/>
        </w:rPr>
        <w:pPrChange w:id="1127" w:author="Brett Slote" w:date="2011-07-21T20:01:00Z">
          <w:pPr>
            <w:pStyle w:val="FootnoteText"/>
          </w:pPr>
        </w:pPrChange>
      </w:pPr>
      <w:ins w:id="1128" w:author="Brett Slote" w:date="2011-07-21T18:45:00Z">
        <w:r>
          <w:rPr>
            <w:rStyle w:val="FootnoteReference"/>
          </w:rPr>
          <w:footnoteRef/>
        </w:r>
        <w:r>
          <w:t xml:space="preserve"> Daniel 12:3</w:t>
        </w:r>
      </w:ins>
    </w:p>
  </w:footnote>
  <w:footnote w:id="492">
    <w:p w:rsidR="00E21EA3" w:rsidRDefault="00E21EA3">
      <w:pPr>
        <w:pStyle w:val="footnote"/>
        <w:rPr>
          <w:ins w:id="1129" w:author="Brett Slote" w:date="2011-07-21T18:46:00Z"/>
        </w:rPr>
        <w:pPrChange w:id="1130" w:author="Brett Slote" w:date="2011-07-21T20:01:00Z">
          <w:pPr>
            <w:pStyle w:val="FootnoteText"/>
          </w:pPr>
        </w:pPrChange>
      </w:pPr>
      <w:ins w:id="1131" w:author="Brett Slote" w:date="2011-07-21T18:46:00Z">
        <w:r>
          <w:rPr>
            <w:rStyle w:val="FootnoteReference"/>
          </w:rPr>
          <w:footnoteRef/>
        </w:r>
        <w:r>
          <w:t xml:space="preserve"> Literally: all you monastic folk</w:t>
        </w:r>
      </w:ins>
    </w:p>
  </w:footnote>
  <w:footnote w:id="493">
    <w:p w:rsidR="00E21EA3" w:rsidRDefault="00E21EA3">
      <w:pPr>
        <w:pStyle w:val="FootnoteText"/>
      </w:pPr>
      <w:r>
        <w:rPr>
          <w:rStyle w:val="FootnoteReference"/>
        </w:rPr>
        <w:footnoteRef/>
      </w:r>
      <w:r>
        <w:t xml:space="preserve"> Published by Abouna Matta El-Maskeen of St. Macarius’ Monastery.</w:t>
      </w:r>
    </w:p>
  </w:footnote>
  <w:footnote w:id="494">
    <w:p w:rsidR="00E21EA3" w:rsidRDefault="00E21EA3" w:rsidP="00670C79">
      <w:pPr>
        <w:pStyle w:val="footnote"/>
      </w:pPr>
      <w:r>
        <w:rPr>
          <w:rStyle w:val="FootnoteReference"/>
        </w:rPr>
        <w:footnoteRef/>
      </w:r>
      <w:r>
        <w:t xml:space="preserve"> Modern day Ethiopia and Eritrea.</w:t>
      </w:r>
    </w:p>
  </w:footnote>
  <w:footnote w:id="495">
    <w:p w:rsidR="00E21EA3" w:rsidRDefault="00E21EA3" w:rsidP="0047441D">
      <w:pPr>
        <w:pStyle w:val="footnote"/>
      </w:pPr>
      <w:r>
        <w:rPr>
          <w:rStyle w:val="FootnoteReference"/>
        </w:rPr>
        <w:footnoteRef/>
      </w:r>
      <w:r>
        <w:t xml:space="preserve"> St. F</w:t>
      </w:r>
      <w:r w:rsidRPr="006422C6">
        <w:t>rumentius</w:t>
      </w:r>
      <w:r>
        <w:t>, whom the Ethiopians called “Abune Selama.”</w:t>
      </w:r>
    </w:p>
  </w:footnote>
  <w:footnote w:id="496">
    <w:p w:rsidR="00E21EA3" w:rsidRDefault="00E21EA3">
      <w:pPr>
        <w:pStyle w:val="footnote"/>
        <w:rPr>
          <w:ins w:id="1160" w:author="Brett Slote" w:date="2011-07-21T19:11:00Z"/>
        </w:rPr>
        <w:pPrChange w:id="1161" w:author="Brett Slote" w:date="2011-07-21T20:05:00Z">
          <w:pPr>
            <w:pStyle w:val="FootnoteText"/>
          </w:pPr>
        </w:pPrChange>
      </w:pPr>
      <w:ins w:id="1162" w:author="Brett Slote" w:date="2011-07-21T19:11:00Z">
        <w:r>
          <w:rPr>
            <w:rStyle w:val="FootnoteReference"/>
          </w:rPr>
          <w:footnoteRef/>
        </w:r>
        <w:r>
          <w:t xml:space="preserve"> Psalm 41:1</w:t>
        </w:r>
      </w:ins>
    </w:p>
  </w:footnote>
  <w:footnote w:id="497">
    <w:p w:rsidR="00E21EA3" w:rsidRDefault="00E21EA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8">
    <w:p w:rsidR="00E21EA3" w:rsidRDefault="00E21EA3"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9">
    <w:p w:rsidR="00E21EA3" w:rsidRDefault="00E21EA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0">
    <w:p w:rsidR="00E21EA3" w:rsidRDefault="00E21EA3" w:rsidP="006D27E4">
      <w:pPr>
        <w:pStyle w:val="Footnote0"/>
      </w:pPr>
      <w:r>
        <w:rPr>
          <w:rStyle w:val="FootnoteReference"/>
        </w:rPr>
        <w:footnoteRef/>
      </w:r>
      <w:r>
        <w:t xml:space="preserve"> In modern day Libya</w:t>
      </w:r>
    </w:p>
  </w:footnote>
  <w:footnote w:id="501">
    <w:p w:rsidR="00E21EA3" w:rsidRDefault="00E21EA3">
      <w:pPr>
        <w:pStyle w:val="footnote"/>
        <w:rPr>
          <w:ins w:id="1170" w:author="Brett Slote" w:date="2011-07-21T18:49:00Z"/>
        </w:rPr>
        <w:pPrChange w:id="1171" w:author="Brett Slote" w:date="2011-07-21T20:02:00Z">
          <w:pPr>
            <w:pStyle w:val="FootnoteText"/>
          </w:pPr>
        </w:pPrChange>
      </w:pPr>
      <w:ins w:id="1172" w:author="Brett Slote" w:date="2011-07-21T18:49:00Z">
        <w:r>
          <w:rPr>
            <w:rStyle w:val="FootnoteReference"/>
          </w:rPr>
          <w:footnoteRef/>
        </w:r>
        <w:r>
          <w:t xml:space="preserve"> Note that </w:t>
        </w:r>
        <w:r w:rsidRPr="003A78C2">
          <w:rPr>
            <w:rFonts w:ascii="CS Avva Shenouda" w:hAnsi="CS Avva Shenouda"/>
            <w:rPrChange w:id="1173" w:author="Brett Slote" w:date="2011-07-21T20:02:00Z">
              <w:rPr>
                <w:rFonts w:ascii="Antonious Normal" w:hAnsi="Antonious Normal"/>
              </w:rPr>
            </w:rPrChange>
          </w:rPr>
          <w:t>twou</w:t>
        </w:r>
        <w:r>
          <w:t xml:space="preserve"> is used as mountain and desert interchangeably in Coptic monastic literature</w:t>
        </w:r>
      </w:ins>
    </w:p>
  </w:footnote>
  <w:footnote w:id="502">
    <w:p w:rsidR="00E21EA3" w:rsidRDefault="00E21EA3">
      <w:pPr>
        <w:pStyle w:val="footnote"/>
        <w:rPr>
          <w:ins w:id="1174" w:author="Brett Slote" w:date="2011-07-21T18:50:00Z"/>
        </w:rPr>
        <w:pPrChange w:id="1175" w:author="Brett Slote" w:date="2011-07-21T20:02:00Z">
          <w:pPr>
            <w:pStyle w:val="FootnoteText"/>
          </w:pPr>
        </w:pPrChange>
      </w:pPr>
      <w:ins w:id="1176" w:author="Brett Slote" w:date="2011-07-21T18:50:00Z">
        <w:r>
          <w:rPr>
            <w:rStyle w:val="FootnoteReference"/>
          </w:rPr>
          <w:footnoteRef/>
        </w:r>
        <w:r>
          <w:t xml:space="preserve"> US book has “travails of torment” – but it’s not possessive.</w:t>
        </w:r>
      </w:ins>
    </w:p>
  </w:footnote>
  <w:footnote w:id="503">
    <w:p w:rsidR="00E21EA3" w:rsidRDefault="00E21EA3">
      <w:pPr>
        <w:pStyle w:val="footnote"/>
        <w:rPr>
          <w:ins w:id="1177" w:author="Brett Slote" w:date="2011-07-21T18:49:00Z"/>
        </w:rPr>
        <w:pPrChange w:id="1178" w:author="Brett Slote" w:date="2011-07-21T20:02:00Z">
          <w:pPr>
            <w:pStyle w:val="FootnoteText"/>
          </w:pPr>
        </w:pPrChange>
      </w:pPr>
      <w:ins w:id="1179" w:author="Brett Slote" w:date="2011-07-21T18:49:00Z">
        <w:r>
          <w:rPr>
            <w:rStyle w:val="FootnoteReference"/>
          </w:rPr>
          <w:footnoteRef/>
        </w:r>
        <w:r>
          <w:t xml:space="preserve"> 1 Peter 1:4</w:t>
        </w:r>
      </w:ins>
    </w:p>
  </w:footnote>
  <w:footnote w:id="504">
    <w:p w:rsidR="00E21EA3" w:rsidRDefault="00E21EA3" w:rsidP="00E77C68">
      <w:pPr>
        <w:pStyle w:val="footnote"/>
      </w:pPr>
      <w:r>
        <w:rPr>
          <w:rStyle w:val="FootnoteReference"/>
        </w:rPr>
        <w:footnoteRef/>
      </w:r>
      <w:r>
        <w:t xml:space="preserve"> The Coptic has “Three names, one God,” which is the heresy of modalism, and certainly was not said at Ephesus.</w:t>
      </w:r>
    </w:p>
  </w:footnote>
  <w:footnote w:id="505">
    <w:p w:rsidR="00E21EA3" w:rsidRDefault="00E21EA3" w:rsidP="00E77C68">
      <w:pPr>
        <w:pStyle w:val="footnote"/>
      </w:pPr>
      <w:r>
        <w:rPr>
          <w:rStyle w:val="FootnoteReference"/>
        </w:rPr>
        <w:footnoteRef/>
      </w:r>
      <w:r>
        <w:t xml:space="preserve"> This line is heretical.</w:t>
      </w:r>
    </w:p>
  </w:footnote>
  <w:footnote w:id="506">
    <w:p w:rsidR="00E21EA3" w:rsidRDefault="00E21EA3">
      <w:pPr>
        <w:pStyle w:val="footnote"/>
        <w:rPr>
          <w:ins w:id="1198" w:author="Brett Slote" w:date="2011-07-21T18:55:00Z"/>
        </w:rPr>
        <w:pPrChange w:id="1199" w:author="Brett Slote" w:date="2011-07-21T20:02:00Z">
          <w:pPr>
            <w:pStyle w:val="FootnoteText"/>
          </w:pPr>
        </w:pPrChange>
      </w:pPr>
      <w:ins w:id="1200" w:author="Brett Slote" w:date="2011-07-21T18:55:00Z">
        <w:r>
          <w:rPr>
            <w:rStyle w:val="FootnoteReference"/>
          </w:rPr>
          <w:footnoteRef/>
        </w:r>
        <w:r>
          <w:t xml:space="preserve"> Hallow or consecrate – this was, according to a tradition, when he formerly became an archimandrite</w:t>
        </w:r>
      </w:ins>
    </w:p>
  </w:footnote>
  <w:footnote w:id="507">
    <w:p w:rsidR="00E21EA3" w:rsidRDefault="00E21EA3">
      <w:pPr>
        <w:pStyle w:val="footnote"/>
        <w:rPr>
          <w:ins w:id="1201" w:author="Brett Slote" w:date="2011-07-21T18:52:00Z"/>
        </w:rPr>
        <w:pPrChange w:id="1202" w:author="Brett Slote" w:date="2011-07-21T20:02:00Z">
          <w:pPr/>
        </w:pPrChange>
      </w:pPr>
      <w:ins w:id="1203" w:author="Brett Slote" w:date="2011-07-21T18:52:00Z">
        <w:r w:rsidRPr="00FB36D8">
          <w:rPr>
            <w:rStyle w:val="FootnoteReference"/>
            <w:vertAlign w:val="baseline"/>
          </w:rPr>
          <w:footnoteRef/>
        </w:r>
        <w:r w:rsidRPr="00FB36D8">
          <w:t xml:space="preserve"> This line is literally “because the hope of the good”</w:t>
        </w:r>
      </w:ins>
    </w:p>
  </w:footnote>
  <w:footnote w:id="508">
    <w:p w:rsidR="00E21EA3" w:rsidRPr="00A20ACC" w:rsidRDefault="00E21EA3">
      <w:pPr>
        <w:pStyle w:val="footnote"/>
        <w:rPr>
          <w:ins w:id="1204" w:author="Brett Slote" w:date="2011-07-21T18:52:00Z"/>
          <w:rFonts w:ascii="CS Avva Shenouda" w:hAnsi="CS Avva Shenouda"/>
          <w:color w:val="FF0000"/>
          <w:rPrChange w:id="1205" w:author="Brett Slote" w:date="2011-07-21T20:02:00Z">
            <w:rPr>
              <w:ins w:id="1206" w:author="Brett Slote" w:date="2011-07-21T18:52:00Z"/>
              <w:color w:val="FF0000"/>
            </w:rPr>
          </w:rPrChange>
        </w:rPr>
        <w:pPrChange w:id="1207" w:author="Brett Slote" w:date="2011-07-21T20:02:00Z">
          <w:pPr/>
        </w:pPrChange>
      </w:pPr>
      <w:ins w:id="1208" w:author="Brett Slote" w:date="2011-07-21T18:52:00Z">
        <w:r w:rsidRPr="00FB36D8">
          <w:rPr>
            <w:rStyle w:val="FootnoteReference"/>
            <w:vertAlign w:val="baseline"/>
          </w:rPr>
          <w:footnoteRef/>
        </w:r>
        <w:r w:rsidRPr="00FB36D8">
          <w:t xml:space="preserve"> </w:t>
        </w:r>
        <w:r w:rsidRPr="003A78C2">
          <w:rPr>
            <w:rPrChange w:id="1209" w:author="Brett Slote" w:date="2011-07-21T20:02:00Z">
              <w:rPr>
                <w:rFonts w:ascii="Antonious Normal" w:hAnsi="Antonious Normal"/>
                <w:color w:val="FF0000"/>
              </w:rPr>
            </w:rPrChange>
          </w:rPr>
          <w:t>qen hanhwd/ nem han'almoc</w:t>
        </w:r>
      </w:ins>
    </w:p>
  </w:footnote>
  <w:footnote w:id="509">
    <w:p w:rsidR="00E21EA3" w:rsidRDefault="00E21EA3">
      <w:pPr>
        <w:pStyle w:val="FootnoteText"/>
      </w:pPr>
      <w:r>
        <w:rPr>
          <w:rStyle w:val="FootnoteReference"/>
        </w:rPr>
        <w:footnoteRef/>
      </w:r>
      <w:r>
        <w:t xml:space="preserve"> Matthew 1:20</w:t>
      </w:r>
    </w:p>
  </w:footnote>
  <w:footnote w:id="510">
    <w:p w:rsidR="00E21EA3" w:rsidRDefault="00E21EA3">
      <w:pPr>
        <w:pStyle w:val="footnote"/>
        <w:rPr>
          <w:ins w:id="1227" w:author="Brett Slote" w:date="2011-07-21T19:04:00Z"/>
        </w:rPr>
        <w:pPrChange w:id="1228" w:author="Brett Slote" w:date="2011-07-21T20:04:00Z">
          <w:pPr>
            <w:pStyle w:val="FootnoteText"/>
          </w:pPr>
        </w:pPrChange>
      </w:pPr>
      <w:ins w:id="1229" w:author="Brett Slote" w:date="2011-07-21T19:04:00Z">
        <w:r>
          <w:rPr>
            <w:rStyle w:val="FootnoteReference"/>
          </w:rPr>
          <w:footnoteRef/>
        </w:r>
        <w:r>
          <w:t xml:space="preserve"> literal is disregarded</w:t>
        </w:r>
      </w:ins>
    </w:p>
  </w:footnote>
  <w:footnote w:id="511">
    <w:p w:rsidR="00E21EA3" w:rsidRDefault="00E21EA3">
      <w:pPr>
        <w:pStyle w:val="FootnoteText"/>
      </w:pPr>
      <w:r>
        <w:rPr>
          <w:rStyle w:val="FootnoteReference"/>
        </w:rPr>
        <w:footnoteRef/>
      </w:r>
      <w:r>
        <w:t xml:space="preserve"> Ps 8:2</w:t>
      </w:r>
    </w:p>
  </w:footnote>
  <w:footnote w:id="512">
    <w:p w:rsidR="00E21EA3" w:rsidRPr="000C76BB" w:rsidRDefault="00E21EA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3">
    <w:p w:rsidR="00E21EA3" w:rsidRDefault="00E21EA3">
      <w:pPr>
        <w:pStyle w:val="FootnoteText"/>
      </w:pPr>
      <w:r>
        <w:rPr>
          <w:rStyle w:val="FootnoteReference"/>
        </w:rPr>
        <w:footnoteRef/>
      </w:r>
      <w:r>
        <w:t xml:space="preserve"> Matthew 28:6</w:t>
      </w:r>
    </w:p>
  </w:footnote>
  <w:footnote w:id="514">
    <w:p w:rsidR="00E21EA3" w:rsidRDefault="00E21EA3">
      <w:pPr>
        <w:pStyle w:val="FootnoteText"/>
      </w:pPr>
      <w:r>
        <w:rPr>
          <w:rStyle w:val="FootnoteReference"/>
        </w:rPr>
        <w:footnoteRef/>
      </w:r>
      <w:r>
        <w:t xml:space="preserve"> Matthew 28:7,6</w:t>
      </w:r>
    </w:p>
  </w:footnote>
  <w:footnote w:id="515">
    <w:p w:rsidR="00E21EA3" w:rsidRDefault="00E21EA3">
      <w:pPr>
        <w:pStyle w:val="FootnoteText"/>
      </w:pPr>
      <w:r>
        <w:rPr>
          <w:rStyle w:val="FootnoteReference"/>
        </w:rPr>
        <w:footnoteRef/>
      </w:r>
      <w:r>
        <w:t xml:space="preserve"> Matthew 28:7</w:t>
      </w:r>
    </w:p>
  </w:footnote>
  <w:footnote w:id="516">
    <w:p w:rsidR="00E21EA3" w:rsidRDefault="00E21EA3">
      <w:pPr>
        <w:pStyle w:val="FootnoteText"/>
      </w:pPr>
      <w:r>
        <w:rPr>
          <w:rStyle w:val="FootnoteReference"/>
        </w:rPr>
        <w:footnoteRef/>
      </w:r>
      <w:r>
        <w:t xml:space="preserve"> John 20:27</w:t>
      </w:r>
    </w:p>
  </w:footnote>
  <w:footnote w:id="517">
    <w:p w:rsidR="00E21EA3" w:rsidRDefault="00E21EA3">
      <w:pPr>
        <w:pStyle w:val="FootnoteText"/>
      </w:pPr>
      <w:r>
        <w:rPr>
          <w:rStyle w:val="FootnoteReference"/>
        </w:rPr>
        <w:footnoteRef/>
      </w:r>
      <w:r>
        <w:t xml:space="preserve"> John 20:28</w:t>
      </w:r>
    </w:p>
  </w:footnote>
  <w:footnote w:id="518">
    <w:p w:rsidR="00E21EA3" w:rsidRDefault="00E21EA3">
      <w:pPr>
        <w:pStyle w:val="FootnoteText"/>
      </w:pPr>
      <w:r>
        <w:rPr>
          <w:rStyle w:val="FootnoteReference"/>
        </w:rPr>
        <w:footnoteRef/>
      </w:r>
      <w:r>
        <w:t xml:space="preserve"> John 20:29</w:t>
      </w:r>
    </w:p>
  </w:footnote>
  <w:footnote w:id="519">
    <w:p w:rsidR="00E21EA3" w:rsidRDefault="00E21EA3">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EA3" w:rsidRPr="00536AB2" w:rsidRDefault="00E21EA3"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62E4"/>
    <w:rsid w:val="00500C24"/>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547B0"/>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5901"/>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C1CA8"/>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0B92B-15DB-4C9C-B7BF-DF4C71C84E61}">
  <ds:schemaRefs>
    <ds:schemaRef ds:uri="http://schemas.openxmlformats.org/officeDocument/2006/bibliography"/>
  </ds:schemaRefs>
</ds:datastoreItem>
</file>

<file path=customXml/itemProps2.xml><?xml version="1.0" encoding="utf-8"?>
<ds:datastoreItem xmlns:ds="http://schemas.openxmlformats.org/officeDocument/2006/customXml" ds:itemID="{F161D3ED-F67B-4FA9-A02E-265F8635193B}">
  <ds:schemaRefs>
    <ds:schemaRef ds:uri="http://schemas.openxmlformats.org/officeDocument/2006/bibliography"/>
  </ds:schemaRefs>
</ds:datastoreItem>
</file>

<file path=customXml/itemProps3.xml><?xml version="1.0" encoding="utf-8"?>
<ds:datastoreItem xmlns:ds="http://schemas.openxmlformats.org/officeDocument/2006/customXml" ds:itemID="{FC2234A2-3E9B-4E3E-94F7-EC0B91CF4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14744</TotalTime>
  <Pages>879</Pages>
  <Words>159465</Words>
  <Characters>908957</Characters>
  <Application>Microsoft Office Word</Application>
  <DocSecurity>0</DocSecurity>
  <Lines>7574</Lines>
  <Paragraphs>2132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227</cp:revision>
  <cp:lastPrinted>2015-11-01T00:13:00Z</cp:lastPrinted>
  <dcterms:created xsi:type="dcterms:W3CDTF">2014-10-30T02:06:00Z</dcterms:created>
  <dcterms:modified xsi:type="dcterms:W3CDTF">2015-11-05T14:28:00Z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