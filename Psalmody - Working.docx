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5C1F97">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5C1F97">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5C1F97">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5C1F97">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5C1F97">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5C1F97">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5C1F97">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5C1F97">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5C1F97">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5C1F97">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5C1F97">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5C1F97">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5C1F97">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5C1F97">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5C1F97">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5C1F97">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5C1F97">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5C1F97">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5C1F97">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5C1F97">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5C1F97">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5C1F97">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5C1F97">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5C1F97">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5C1F97">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5C1F97">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5C1F97">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5C1F97">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5C1F97">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5C1F97">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5C1F97">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5C1F97">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5C1F97">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5C1F97">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5C1F97">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5C1F97">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5C1F97">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5C1F97">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5C1F97">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5C1F97">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5C1F97">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5C1F97">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5C1F97">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Ref435790486" w:displacedByCustomXml="next"/>
    <w:bookmarkStart w:id="25" w:name="_Ref435790480" w:displacedByCustomXml="next"/>
    <w:bookmarkStart w:id="26" w:name="_Toc410196905" w:displacedByCustomXml="next"/>
    <w:bookmarkStart w:id="27" w:name="_Toc410196403" w:displacedByCustomXml="next"/>
    <w:bookmarkStart w:id="28" w:name="_Toc410196172"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5C1F97">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5C1F97">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 xml:space="preserve">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6" w:name="_Toc298445789"/>
            <w:bookmarkStart w:id="47" w:name="_Toc298681274"/>
            <w:bookmarkStart w:id="48" w:name="_Toc298447514"/>
            <w:bookmarkStart w:id="49" w:name="_Toc308441912"/>
            <w:r>
              <w:rPr>
                <w:rFonts w:eastAsia="@MingLiU"/>
              </w:rPr>
              <w:t>Holy, Holy, Holy</w:t>
            </w:r>
            <w:bookmarkEnd w:id="46"/>
            <w:bookmarkEnd w:id="47"/>
            <w:bookmarkEnd w:id="48"/>
            <w:bookmarkEnd w:id="49"/>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0" w:name="_Toc298445790"/>
            <w:bookmarkStart w:id="51" w:name="_Toc298681275"/>
            <w:bookmarkStart w:id="52" w:name="_Toc298447515"/>
            <w:bookmarkStart w:id="53" w:name="_Toc308441913"/>
            <w:r>
              <w:rPr>
                <w:rFonts w:eastAsia="@MingLiU"/>
              </w:rPr>
              <w:t>The Lord’s Prayer</w:t>
            </w:r>
            <w:bookmarkEnd w:id="50"/>
            <w:bookmarkEnd w:id="51"/>
            <w:bookmarkEnd w:id="52"/>
            <w:bookmarkEnd w:id="53"/>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proofErr w:type="gramStart"/>
            <w:r>
              <w:t>Your</w:t>
            </w:r>
            <w:proofErr w:type="gramEnd"/>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4" w:name="_Toc410196173"/>
      <w:bookmarkStart w:id="55" w:name="_Toc410196405"/>
      <w:bookmarkStart w:id="56" w:name="_Toc410196907"/>
      <w:bookmarkStart w:id="57" w:name="_Ref435789546"/>
      <w:bookmarkStart w:id="58" w:name="_Ref435789552"/>
      <w:r>
        <w:br w:type="page"/>
      </w:r>
    </w:p>
    <w:p w14:paraId="25BA8728" w14:textId="2065D657" w:rsidR="00964F23" w:rsidRDefault="00964F23" w:rsidP="00964F23">
      <w:pPr>
        <w:pStyle w:val="Heading3"/>
      </w:pPr>
      <w:bookmarkStart w:id="59" w:name="_Ref445106453"/>
      <w:bookmarkStart w:id="60" w:name="_Toc448227456"/>
      <w:r>
        <w:lastRenderedPageBreak/>
        <w:t>The Psalms of the Eleventh Hour (Little Vespers)</w:t>
      </w:r>
      <w:bookmarkEnd w:id="54"/>
      <w:bookmarkEnd w:id="55"/>
      <w:bookmarkEnd w:id="56"/>
      <w:bookmarkEnd w:id="57"/>
      <w:bookmarkEnd w:id="58"/>
      <w:bookmarkEnd w:id="59"/>
      <w:bookmarkEnd w:id="60"/>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1" w:name="_Ref411967832"/>
      <w:r>
        <w:t>The Lord's Prayer</w:t>
      </w:r>
      <w:bookmarkEnd w:id="61"/>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2" w:name="_Ref411967872"/>
      <w:r>
        <w:t>The Prayer of Thanksgiving</w:t>
      </w:r>
      <w:bookmarkEnd w:id="62"/>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63" w:name="_Ref434576694"/>
      <w:r>
        <w:rPr>
          <w:lang w:val="en-GB"/>
        </w:rPr>
        <w:t>The Psalms</w:t>
      </w:r>
      <w:r w:rsidR="00F14AA6">
        <w:rPr>
          <w:lang w:val="en-GB"/>
        </w:rPr>
        <w:t xml:space="preserve"> of Sunset (Vespers)</w:t>
      </w:r>
      <w:bookmarkEnd w:id="63"/>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 xml:space="preserve">nd He healed </w:t>
      </w:r>
      <w:r w:rsidR="00075B6A">
        <w:lastRenderedPageBreak/>
        <w:t>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1"/>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2"/>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4" w:name="_Ref411969137"/>
      <w:r>
        <w:rPr>
          <w:lang w:val="en-GB"/>
        </w:rPr>
        <w:lastRenderedPageBreak/>
        <w:t>Holy, Holy, Holy</w:t>
      </w:r>
      <w:bookmarkEnd w:id="64"/>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w:t>
      </w:r>
      <w:r>
        <w:lastRenderedPageBreak/>
        <w:t xml:space="preserve">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5" w:name="_Ref411969145"/>
      <w:r>
        <w:t>The Prayer of the Hours</w:t>
      </w:r>
      <w:bookmarkEnd w:id="65"/>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6" w:name="_Toc410196174"/>
      <w:bookmarkStart w:id="67" w:name="_Toc410196406"/>
      <w:bookmarkStart w:id="68" w:name="_Toc410196908"/>
      <w:bookmarkStart w:id="69" w:name="_Ref434565022"/>
      <w:bookmarkStart w:id="70"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6"/>
      <w:bookmarkEnd w:id="67"/>
      <w:bookmarkEnd w:id="68"/>
      <w:bookmarkEnd w:id="69"/>
      <w:bookmarkEnd w:id="70"/>
    </w:p>
    <w:p w14:paraId="18715C71" w14:textId="77777777" w:rsidR="00964F23" w:rsidRDefault="00964F23" w:rsidP="00964F23">
      <w:pPr>
        <w:pStyle w:val="Heading2"/>
      </w:pPr>
      <w:bookmarkStart w:id="71" w:name="_Toc410196175"/>
      <w:bookmarkStart w:id="72" w:name="_Toc410196407"/>
      <w:bookmarkStart w:id="73" w:name="_Toc410196909"/>
      <w:bookmarkStart w:id="74" w:name="_Toc448696619"/>
      <w:bookmarkStart w:id="75" w:name="Compline"/>
      <w:bookmarkEnd w:id="23"/>
      <w:r>
        <w:lastRenderedPageBreak/>
        <w:t>After Supper: Retiring</w:t>
      </w:r>
      <w:r>
        <w:rPr>
          <w:rStyle w:val="FootnoteReference"/>
        </w:rPr>
        <w:footnoteReference w:id="3"/>
      </w:r>
      <w:r>
        <w:t xml:space="preserve"> (the Twelfth Hour)</w:t>
      </w:r>
      <w:bookmarkEnd w:id="71"/>
      <w:bookmarkEnd w:id="72"/>
      <w:bookmarkEnd w:id="73"/>
      <w:bookmarkEnd w:id="74"/>
    </w:p>
    <w:bookmarkStart w:id="76" w:name="_Ref435789575" w:displacedByCustomXml="next"/>
    <w:bookmarkStart w:id="77" w:name="_Ref435789570" w:displacedByCustomXml="next"/>
    <w:bookmarkStart w:id="78" w:name="_Ref435434300" w:displacedByCustomXml="next"/>
    <w:bookmarkStart w:id="79" w:name="_Ref435434294" w:displacedByCustomXml="next"/>
    <w:bookmarkStart w:id="80" w:name="_Toc410196910" w:displacedByCustomXml="next"/>
    <w:bookmarkStart w:id="81" w:name="_Toc410196408" w:displacedByCustomXml="next"/>
    <w:bookmarkStart w:id="82" w:name="_Toc410196176"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5C1F97">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5C1F97">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4822745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4"/>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5"/>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1" w:name="_Toc44822745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6"/>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7"/>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6" w:name="_Toc44822746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8"/>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48696620"/>
      <w:bookmarkStart w:id="103" w:name="Midnight"/>
      <w:bookmarkEnd w:id="75"/>
      <w:r>
        <w:lastRenderedPageBreak/>
        <w:t>Midnight</w:t>
      </w:r>
      <w:bookmarkEnd w:id="99"/>
      <w:bookmarkEnd w:id="100"/>
      <w:bookmarkEnd w:id="101"/>
      <w:bookmarkEnd w:id="102"/>
    </w:p>
    <w:bookmarkStart w:id="104" w:name="_Toc410196913" w:displacedByCustomXml="next"/>
    <w:bookmarkStart w:id="105" w:name="_Toc410196411" w:displacedByCustomXml="next"/>
    <w:bookmarkStart w:id="106" w:name="_Toc410196179"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5C1F97">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5C1F97">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5C1F97">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Ref448127130"/>
      <w:bookmarkStart w:id="108" w:name="_Toc448227461"/>
      <w:r>
        <w:lastRenderedPageBreak/>
        <w:t xml:space="preserve">The Psalms of </w:t>
      </w:r>
      <w:bookmarkEnd w:id="106"/>
      <w:bookmarkEnd w:id="105"/>
      <w:bookmarkEnd w:id="104"/>
      <w:r w:rsidR="006D16F9">
        <w:t>Midnight</w:t>
      </w:r>
      <w:r w:rsidR="009800DB">
        <w:t xml:space="preserve"> (The Beginning of Watches)</w:t>
      </w:r>
      <w:bookmarkEnd w:id="107"/>
      <w:bookmarkEnd w:id="108"/>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9"/>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9" w:name="_Ref434579602"/>
      <w:r>
        <w:rPr>
          <w:lang w:val="en-GB"/>
        </w:rPr>
        <w:t>The Psalms of the Beginning of Watches</w:t>
      </w:r>
      <w:bookmarkEnd w:id="109"/>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0" w:name="_Toc410196180"/>
      <w:bookmarkStart w:id="111" w:name="_Toc410196412"/>
      <w:bookmarkStart w:id="112"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0"/>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1"/>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3" w:name="_Ref434580361"/>
      <w:bookmarkStart w:id="114" w:name="_Toc448227462"/>
      <w:r>
        <w:t>The Psalms of the</w:t>
      </w:r>
      <w:bookmarkEnd w:id="110"/>
      <w:bookmarkEnd w:id="111"/>
      <w:bookmarkEnd w:id="112"/>
      <w:r w:rsidR="006D16F9">
        <w:t xml:space="preserve"> Middle Watch</w:t>
      </w:r>
      <w:bookmarkEnd w:id="113"/>
      <w:bookmarkEnd w:id="114"/>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5"/>
      <w:r w:rsidRPr="001A4291">
        <w:t xml:space="preserve">intercede </w:t>
      </w:r>
      <w:commentRangeEnd w:id="115"/>
      <w:r w:rsidR="00EC5901">
        <w:rPr>
          <w:rStyle w:val="CommentReference"/>
          <w:lang w:val="en-CA"/>
        </w:rPr>
        <w:commentReference w:id="115"/>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6" w:name="_Toc410196181"/>
      <w:bookmarkStart w:id="117" w:name="_Toc410196413"/>
      <w:bookmarkStart w:id="118" w:name="_Toc410196915"/>
      <w:bookmarkStart w:id="119" w:name="_Ref434580482"/>
      <w:bookmarkStart w:id="120" w:name="_Toc448227463"/>
      <w:r>
        <w:t xml:space="preserve">The Psalms of the </w:t>
      </w:r>
      <w:bookmarkEnd w:id="116"/>
      <w:bookmarkEnd w:id="117"/>
      <w:bookmarkEnd w:id="118"/>
      <w:r w:rsidR="006D16F9">
        <w:t>Morning Watch</w:t>
      </w:r>
      <w:bookmarkEnd w:id="119"/>
      <w:bookmarkEnd w:id="120"/>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1"/>
      <w:r w:rsidR="006A0403">
        <w:t>unbelievers</w:t>
      </w:r>
      <w:commentRangeEnd w:id="121"/>
      <w:r w:rsidR="006A0403">
        <w:rPr>
          <w:rStyle w:val="CommentReference"/>
          <w:lang w:val="en-CA"/>
        </w:rPr>
        <w:commentReference w:id="121"/>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2" w:name="_Toc410196182"/>
      <w:bookmarkStart w:id="123" w:name="_Toc410196414"/>
      <w:bookmarkStart w:id="124" w:name="_Toc410196916"/>
      <w:r>
        <w:br w:type="page"/>
      </w:r>
    </w:p>
    <w:p w14:paraId="6395CC69" w14:textId="17D4D31A" w:rsidR="00964F23" w:rsidRDefault="00964F23" w:rsidP="00964F23">
      <w:pPr>
        <w:pStyle w:val="Heading3"/>
      </w:pPr>
      <w:bookmarkStart w:id="125" w:name="_Toc448227464"/>
      <w:r>
        <w:lastRenderedPageBreak/>
        <w:t>The Midnight Praise</w:t>
      </w:r>
      <w:bookmarkEnd w:id="122"/>
      <w:bookmarkEnd w:id="123"/>
      <w:bookmarkEnd w:id="124"/>
      <w:bookmarkEnd w:id="125"/>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6"/>
            <w:r w:rsidRPr="007425E1">
              <w:rPr>
                <w:rFonts w:eastAsiaTheme="minorHAnsi"/>
              </w:rPr>
              <w:t>O our Lord, Jesus Christ</w:t>
            </w:r>
            <w:commentRangeEnd w:id="126"/>
            <w:r>
              <w:rPr>
                <w:rStyle w:val="CommentReference"/>
                <w:rFonts w:eastAsiaTheme="minorHAnsi" w:cstheme="minorBidi"/>
                <w:color w:val="auto"/>
                <w:lang w:val="en-CA"/>
              </w:rPr>
              <w:commentReference w:id="126"/>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7"/>
            <w:r w:rsidRPr="007425E1">
              <w:rPr>
                <w:rFonts w:eastAsiaTheme="minorHAnsi"/>
              </w:rPr>
              <w:t>Awesome and full of glory</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8"/>
            <w:r w:rsidRPr="007425E1">
              <w:rPr>
                <w:rFonts w:eastAsiaTheme="minorHAnsi"/>
              </w:rPr>
              <w:t>works</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9"/>
            <w:r w:rsidRPr="00582AD7">
              <w:t>ϥ̀ⲛⲁϯ ⲙ̀ⲡⲓⲟⲩⲁⲓ</w:t>
            </w:r>
            <w:commentRangeEnd w:id="129"/>
            <w:r>
              <w:rPr>
                <w:rStyle w:val="CommentReference"/>
                <w:rFonts w:ascii="Garamond" w:hAnsi="Garamond" w:cstheme="minorBidi"/>
                <w:noProof w:val="0"/>
                <w:lang w:val="en-CA"/>
              </w:rPr>
              <w:commentReference w:id="129"/>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0"/>
            <w:r w:rsidRPr="007425E1">
              <w:rPr>
                <w:rFonts w:eastAsiaTheme="minorHAnsi"/>
              </w:rPr>
              <w:t xml:space="preserve">with </w:t>
            </w:r>
            <w:commentRangeEnd w:id="130"/>
            <w:r>
              <w:rPr>
                <w:rStyle w:val="CommentReference"/>
                <w:rFonts w:ascii="Times New Roman" w:eastAsiaTheme="minorHAnsi" w:hAnsi="Times New Roman" w:cstheme="minorBidi"/>
                <w:color w:val="auto"/>
              </w:rPr>
              <w:commentReference w:id="130"/>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1"/>
            <w:r w:rsidRPr="00582AD7">
              <w:t>ⲡⲁⲓ ⲉ̀ϩⲟⲟⲩ</w:t>
            </w:r>
            <w:commentRangeEnd w:id="131"/>
            <w:r>
              <w:rPr>
                <w:rStyle w:val="CommentReference"/>
                <w:rFonts w:ascii="Garamond" w:hAnsi="Garamond" w:cstheme="minorBidi"/>
                <w:noProof w:val="0"/>
                <w:lang w:val="en-CA"/>
              </w:rPr>
              <w:commentReference w:id="131"/>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4" w:name="_Toc410196183"/>
      <w:bookmarkStart w:id="135" w:name="_Toc410196421"/>
      <w:bookmarkStart w:id="136" w:name="_Toc410196923"/>
      <w:bookmarkStart w:id="137" w:name="_Ref435790458"/>
      <w:bookmarkStart w:id="138" w:name="_Ref435790464"/>
      <w:bookmarkStart w:id="139" w:name="_Toc448696621"/>
      <w:bookmarkEnd w:id="103"/>
      <w:r>
        <w:lastRenderedPageBreak/>
        <w:t xml:space="preserve">The Rising of the Sun: Matins </w:t>
      </w:r>
      <w:bookmarkEnd w:id="134"/>
      <w:bookmarkEnd w:id="135"/>
      <w:bookmarkEnd w:id="136"/>
      <w:r>
        <w:t>(or Lauds)</w:t>
      </w:r>
      <w:bookmarkEnd w:id="137"/>
      <w:bookmarkEnd w:id="138"/>
      <w:bookmarkEnd w:id="139"/>
    </w:p>
    <w:p w14:paraId="3E5C38FC" w14:textId="5901D067" w:rsidR="00DE5308" w:rsidRDefault="00DE5308" w:rsidP="00DE5308">
      <w:pPr>
        <w:pStyle w:val="Heading3"/>
      </w:pPr>
      <w:bookmarkStart w:id="140" w:name="_Ref411320700"/>
      <w:r>
        <w:t>Matins</w:t>
      </w:r>
      <w:bookmarkEnd w:id="140"/>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1" w:name="_Toc410196185"/>
      <w:bookmarkStart w:id="142" w:name="_Toc410196427"/>
      <w:bookmarkStart w:id="143" w:name="_Toc410196929"/>
      <w:bookmarkStart w:id="144" w:name="_Toc448696622"/>
      <w:bookmarkStart w:id="145" w:name="Prime"/>
      <w:r>
        <w:lastRenderedPageBreak/>
        <w:t>Early Morning: Prime (The First Hour)</w:t>
      </w:r>
      <w:bookmarkEnd w:id="141"/>
      <w:bookmarkEnd w:id="142"/>
      <w:bookmarkEnd w:id="143"/>
      <w:bookmarkEnd w:id="144"/>
    </w:p>
    <w:bookmarkStart w:id="146" w:name="_Ref435799261" w:displacedByCustomXml="next"/>
    <w:bookmarkStart w:id="147" w:name="_Ref435799254" w:displacedByCustomXml="next"/>
    <w:bookmarkStart w:id="148" w:name="_Ref435789629" w:displacedByCustomXml="next"/>
    <w:bookmarkStart w:id="149" w:name="_Ref435789623" w:displacedByCustomXml="next"/>
    <w:bookmarkStart w:id="150" w:name="_Ref435434342" w:displacedByCustomXml="next"/>
    <w:bookmarkStart w:id="151" w:name="_Ref435434336" w:displacedByCustomXml="next"/>
    <w:bookmarkStart w:id="152" w:name="_Toc410196930" w:displacedByCustomXml="next"/>
    <w:bookmarkStart w:id="153" w:name="_Toc410196428" w:displacedByCustomXml="next"/>
    <w:bookmarkStart w:id="154" w:name="_Toc410196186"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5C1F97">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5C1F97">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5" w:name="_Ref448061221"/>
      <w:bookmarkStart w:id="156" w:name="_Toc448227465"/>
      <w:r>
        <w:lastRenderedPageBreak/>
        <w:t>The Psalms of Prime</w:t>
      </w:r>
      <w:bookmarkEnd w:id="154"/>
      <w:bookmarkEnd w:id="153"/>
      <w:bookmarkEnd w:id="152"/>
      <w:bookmarkEnd w:id="151"/>
      <w:bookmarkEnd w:id="150"/>
      <w:bookmarkEnd w:id="149"/>
      <w:bookmarkEnd w:id="148"/>
      <w:bookmarkEnd w:id="147"/>
      <w:bookmarkEnd w:id="146"/>
      <w:bookmarkEnd w:id="155"/>
      <w:bookmarkEnd w:id="156"/>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7" w:name="_Ref442855527"/>
      <w:r>
        <w:t>Ephesians</w:t>
      </w:r>
      <w:r w:rsidR="00CC066E">
        <w:t xml:space="preserve"> 4:1 5</w:t>
      </w:r>
      <w:bookmarkEnd w:id="157"/>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 xml:space="preserve">Of the Psalms of </w:t>
      </w:r>
      <w:proofErr w:type="gramStart"/>
      <w:r>
        <w:t>David</w:t>
      </w:r>
      <w:proofErr w:type="gramEnd"/>
      <w:r>
        <w:t xml:space="preserve"> the King and Prophet; may his blessing be upon us all. Amen.</w:t>
      </w:r>
    </w:p>
    <w:p w14:paraId="4671E9AE" w14:textId="77777777" w:rsidR="00CC066E" w:rsidRDefault="00CC066E" w:rsidP="00CC066E">
      <w:pPr>
        <w:pStyle w:val="Heading5"/>
        <w:rPr>
          <w:lang w:val="en-GB"/>
        </w:rPr>
      </w:pPr>
      <w:bookmarkStart w:id="158" w:name="_Ref434575533"/>
      <w:r>
        <w:rPr>
          <w:lang w:val="en-GB"/>
        </w:rPr>
        <w:t>The Psalm</w:t>
      </w:r>
      <w:r w:rsidR="00F14AA6">
        <w:rPr>
          <w:lang w:val="en-GB"/>
        </w:rPr>
        <w:t>s of Early Morning (Prime)</w:t>
      </w:r>
      <w:bookmarkEnd w:id="158"/>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59" w:name="_Ref435799363"/>
      <w:r>
        <w:t>T</w:t>
      </w:r>
      <w:r w:rsidR="00AB78C6">
        <w:t>he Gospel from Saint John</w:t>
      </w:r>
      <w:r>
        <w:t xml:space="preserve"> 1:1 17</w:t>
      </w:r>
      <w:bookmarkEnd w:id="159"/>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4"/>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5"/>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6"/>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0" w:name="_Toc410196187"/>
      <w:bookmarkStart w:id="161" w:name="_Toc410196429"/>
      <w:bookmarkStart w:id="162"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7"/>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3" w:name="_Ref412098903"/>
      <w:r>
        <w:br w:type="page"/>
      </w:r>
    </w:p>
    <w:p w14:paraId="454C0BF9" w14:textId="4F7D835B" w:rsidR="00495F1A" w:rsidRDefault="00495F1A" w:rsidP="00495F1A">
      <w:pPr>
        <w:pStyle w:val="Heading3"/>
      </w:pPr>
      <w:bookmarkStart w:id="164" w:name="_Ref442855270"/>
      <w:bookmarkStart w:id="165" w:name="_Ref442855276"/>
      <w:bookmarkStart w:id="166" w:name="_Toc448227466"/>
      <w:r>
        <w:lastRenderedPageBreak/>
        <w:t>The Doxology of Prime</w:t>
      </w:r>
      <w:bookmarkEnd w:id="160"/>
      <w:bookmarkEnd w:id="161"/>
      <w:bookmarkEnd w:id="162"/>
      <w:bookmarkEnd w:id="163"/>
      <w:bookmarkEnd w:id="164"/>
      <w:bookmarkEnd w:id="165"/>
      <w:bookmarkEnd w:id="166"/>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8"/>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67"/>
            <w:r>
              <w:t>That gives light,</w:t>
            </w:r>
            <w:commentRangeEnd w:id="167"/>
            <w:r>
              <w:rPr>
                <w:rStyle w:val="CommentReference"/>
                <w:rFonts w:ascii="Times New Roman" w:eastAsiaTheme="minorHAnsi" w:hAnsi="Times New Roman" w:cstheme="minorBidi"/>
                <w:color w:val="auto"/>
              </w:rPr>
              <w:commentReference w:id="167"/>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8"/>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8"/>
            <w:r>
              <w:rPr>
                <w:rStyle w:val="CommentReference"/>
                <w:rFonts w:ascii="Garamond" w:hAnsi="Garamond" w:cstheme="minorBidi"/>
                <w:noProof w:val="0"/>
                <w:lang w:val="en-CA"/>
              </w:rPr>
              <w:commentReference w:id="168"/>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19"/>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69" w:name="_Toc410196188"/>
      <w:bookmarkStart w:id="170" w:name="_Toc410196430"/>
      <w:bookmarkStart w:id="171" w:name="_Toc410196932"/>
      <w:bookmarkStart w:id="172" w:name="_Ref412099016"/>
      <w:bookmarkStart w:id="173" w:name="_Toc298681357"/>
      <w:bookmarkStart w:id="174" w:name="_Ref299211976"/>
      <w:bookmarkStart w:id="175" w:name="_Toc308441947"/>
      <w:r>
        <w:br w:type="page"/>
      </w:r>
    </w:p>
    <w:p w14:paraId="67316D19" w14:textId="56ECD544" w:rsidR="00495F1A" w:rsidRDefault="00495F1A" w:rsidP="00495F1A">
      <w:pPr>
        <w:pStyle w:val="Heading3"/>
      </w:pPr>
      <w:bookmarkStart w:id="176" w:name="_Toc448227467"/>
      <w:r>
        <w:lastRenderedPageBreak/>
        <w:t>The Raising of Morning Incense</w:t>
      </w:r>
      <w:bookmarkEnd w:id="169"/>
      <w:bookmarkEnd w:id="170"/>
      <w:bookmarkEnd w:id="171"/>
      <w:bookmarkEnd w:id="172"/>
      <w:bookmarkEnd w:id="176"/>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77" w:name="_Toc410196189"/>
      <w:bookmarkStart w:id="178" w:name="_Toc410196431"/>
      <w:bookmarkStart w:id="179" w:name="_Toc410196933"/>
      <w:bookmarkStart w:id="180" w:name="_Toc448696623"/>
      <w:bookmarkEnd w:id="145"/>
      <w:r>
        <w:lastRenderedPageBreak/>
        <w:t>Mid-Morning (The Third Hour)</w:t>
      </w:r>
      <w:bookmarkEnd w:id="177"/>
      <w:bookmarkEnd w:id="178"/>
      <w:bookmarkEnd w:id="179"/>
      <w:bookmarkEnd w:id="180"/>
    </w:p>
    <w:p w14:paraId="62F33FD5" w14:textId="77777777" w:rsidR="00495F1A" w:rsidRDefault="00495F1A" w:rsidP="00495F1A">
      <w:pPr>
        <w:pStyle w:val="Heading3"/>
      </w:pPr>
      <w:bookmarkStart w:id="181" w:name="_Toc410196190"/>
      <w:bookmarkStart w:id="182" w:name="_Toc410196432"/>
      <w:bookmarkStart w:id="183" w:name="_Toc410196934"/>
      <w:bookmarkStart w:id="184" w:name="_Ref435434353"/>
      <w:bookmarkStart w:id="185" w:name="_Ref435434358"/>
      <w:bookmarkStart w:id="186" w:name="_Ref435800051"/>
      <w:bookmarkStart w:id="187" w:name="_Ref435800057"/>
      <w:bookmarkStart w:id="188" w:name="_Ref448124439"/>
      <w:bookmarkStart w:id="189" w:name="_Ref448124892"/>
      <w:bookmarkStart w:id="190" w:name="_Ref448124902"/>
      <w:r>
        <w:t>The Psalms of the Third Hour</w:t>
      </w:r>
      <w:bookmarkEnd w:id="181"/>
      <w:bookmarkEnd w:id="182"/>
      <w:bookmarkEnd w:id="183"/>
      <w:bookmarkEnd w:id="184"/>
      <w:bookmarkEnd w:id="185"/>
      <w:bookmarkEnd w:id="186"/>
      <w:bookmarkEnd w:id="187"/>
      <w:bookmarkEnd w:id="188"/>
      <w:bookmarkEnd w:id="189"/>
      <w:bookmarkEnd w:id="190"/>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191" w:name="_Ref434576019"/>
      <w:r>
        <w:rPr>
          <w:lang w:val="en-GB"/>
        </w:rPr>
        <w:t>The Psalms</w:t>
      </w:r>
      <w:r w:rsidR="00F14AA6">
        <w:rPr>
          <w:lang w:val="en-GB"/>
        </w:rPr>
        <w:t xml:space="preserve"> of Mid-Morning (The Third Hour)</w:t>
      </w:r>
      <w:bookmarkEnd w:id="191"/>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2" w:name="_Ref435800080"/>
      <w:r>
        <w:lastRenderedPageBreak/>
        <w:t>The Gospel from Saint John</w:t>
      </w:r>
      <w:r w:rsidR="009407CD">
        <w:t xml:space="preserve"> 14:26—</w:t>
      </w:r>
      <w:r w:rsidR="00075EAD">
        <w:t>15:3</w:t>
      </w:r>
      <w:bookmarkEnd w:id="192"/>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3" w:name="_Toc410196191"/>
      <w:bookmarkStart w:id="194" w:name="_Toc410196433"/>
      <w:bookmarkStart w:id="195" w:name="_Toc410196935"/>
      <w:bookmarkStart w:id="196" w:name="_Toc448696624"/>
      <w:r>
        <w:lastRenderedPageBreak/>
        <w:t>Noon (The Sixth Hour)</w:t>
      </w:r>
      <w:bookmarkEnd w:id="193"/>
      <w:bookmarkEnd w:id="194"/>
      <w:bookmarkEnd w:id="195"/>
      <w:bookmarkEnd w:id="196"/>
    </w:p>
    <w:p w14:paraId="7BA25D87" w14:textId="77777777" w:rsidR="00495F1A" w:rsidRDefault="00495F1A" w:rsidP="00495F1A">
      <w:pPr>
        <w:pStyle w:val="Heading3"/>
      </w:pPr>
      <w:bookmarkStart w:id="197" w:name="_Toc410196192"/>
      <w:bookmarkStart w:id="198" w:name="_Toc410196434"/>
      <w:bookmarkStart w:id="199" w:name="_Toc410196936"/>
      <w:bookmarkStart w:id="200" w:name="_Ref435434365"/>
      <w:bookmarkStart w:id="201" w:name="_Ref435434371"/>
      <w:r>
        <w:t>The Psalms of the Sixth Hour</w:t>
      </w:r>
      <w:bookmarkEnd w:id="197"/>
      <w:bookmarkEnd w:id="198"/>
      <w:bookmarkEnd w:id="199"/>
      <w:bookmarkEnd w:id="200"/>
      <w:bookmarkEnd w:id="201"/>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202" w:name="_Ref434576249"/>
      <w:r>
        <w:rPr>
          <w:lang w:val="en-GB"/>
        </w:rPr>
        <w:t>The Psalms</w:t>
      </w:r>
      <w:r w:rsidR="00F14AA6">
        <w:rPr>
          <w:lang w:val="en-GB"/>
        </w:rPr>
        <w:t xml:space="preserve"> of Noon (The Sixth Hour)</w:t>
      </w:r>
      <w:bookmarkEnd w:id="202"/>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w:t>
      </w:r>
      <w:r w:rsidR="00AF1044">
        <w:t>re</w:t>
      </w:r>
      <w:proofErr w:type="gramEnd"/>
      <w:r w:rsidR="00AF1044">
        <w:t xml:space="preserv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1"/>
      </w:r>
      <w:r>
        <w:t>, O Good</w:t>
      </w:r>
      <w:r w:rsidR="00AF1044">
        <w:t xml:space="preserve"> One</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3"/>
      <w:r>
        <w:t>Life Giver</w:t>
      </w:r>
      <w:r w:rsidR="00075EAD">
        <w:t>,</w:t>
      </w:r>
      <w:commentRangeEnd w:id="203"/>
      <w:r>
        <w:rPr>
          <w:rStyle w:val="CommentReference"/>
          <w:lang w:val="en-CA"/>
        </w:rPr>
        <w:commentReference w:id="203"/>
      </w:r>
      <w:r w:rsidR="00075EAD">
        <w:t xml:space="preserve"> now, and ever, and unto the ages of ages</w:t>
      </w:r>
      <w:r w:rsidR="00984EE6">
        <w:t>.</w:t>
      </w:r>
    </w:p>
    <w:p w14:paraId="402E0ACF" w14:textId="77777777" w:rsidR="00984EE6" w:rsidRDefault="00984EE6" w:rsidP="00984EE6">
      <w:pPr>
        <w:pStyle w:val="Rubric"/>
      </w:pPr>
      <w:commentRangeStart w:id="204"/>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4"/>
      <w:r w:rsidR="00180AE1">
        <w:rPr>
          <w:rStyle w:val="CommentReference"/>
          <w:i w:val="0"/>
        </w:rPr>
        <w:commentReference w:id="204"/>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486966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5"/>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486966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0"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0"/>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1" w:name="_Ref436249665"/>
      <w:bookmarkStart w:id="222" w:name="_Ref435989970"/>
      <w:r w:rsidR="002F2287">
        <w:br w:type="page"/>
      </w:r>
      <w:bookmarkEnd w:id="221"/>
    </w:p>
    <w:p w14:paraId="2F3CFB28" w14:textId="23DA9205" w:rsidR="00D44900" w:rsidRDefault="00D44900" w:rsidP="00D44900">
      <w:pPr>
        <w:pStyle w:val="Heading2"/>
      </w:pPr>
      <w:bookmarkStart w:id="223" w:name="_Toc448696627"/>
      <w:r>
        <w:lastRenderedPageBreak/>
        <w:t>The Psalms</w:t>
      </w:r>
      <w:bookmarkEnd w:id="223"/>
    </w:p>
    <w:p w14:paraId="5D1E6FC7" w14:textId="06BF4D7B" w:rsidR="003A7286" w:rsidRDefault="003A7286" w:rsidP="003A7286">
      <w:pPr>
        <w:pStyle w:val="Heading3"/>
      </w:pPr>
      <w:bookmarkStart w:id="224" w:name="_Ref439535283"/>
      <w:r>
        <w:t>Kathisma 1</w:t>
      </w:r>
      <w:bookmarkEnd w:id="222"/>
      <w:bookmarkEnd w:id="224"/>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5" w:name="_Ref412098127"/>
      <w:r>
        <w:t xml:space="preserve">Psalm 1: </w:t>
      </w:r>
      <w:r w:rsidR="005A728E">
        <w:t>“</w:t>
      </w:r>
      <w:r>
        <w:t>Blessed is the ma</w:t>
      </w:r>
      <w:r w:rsidR="00F017CA">
        <w:t>n”</w:t>
      </w:r>
      <w:bookmarkEnd w:id="225"/>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4"/>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6" w:name="_Ref412098168"/>
      <w:r>
        <w:t>Psalm</w:t>
      </w:r>
      <w:r w:rsidR="00E54261" w:rsidRPr="00AB1781">
        <w:t xml:space="preserve"> 2</w:t>
      </w:r>
      <w:r>
        <w:t xml:space="preserve">: </w:t>
      </w:r>
      <w:r w:rsidR="005A728E">
        <w:t>“</w:t>
      </w:r>
      <w:r>
        <w:t>Why do the nations rag</w:t>
      </w:r>
      <w:r w:rsidR="00F017CA">
        <w:t>e”</w:t>
      </w:r>
      <w:bookmarkEnd w:id="226"/>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5"/>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28"/>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29"/>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lastRenderedPageBreak/>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27" w:name="_Ref412026989"/>
      <w:bookmarkStart w:id="228"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27"/>
      <w:bookmarkEnd w:id="228"/>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0"/>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lastRenderedPageBreak/>
        <w:t>Glory…</w:t>
      </w:r>
    </w:p>
    <w:p w14:paraId="571C3555" w14:textId="42600B96" w:rsidR="00E54261" w:rsidRPr="009C1C97" w:rsidRDefault="009C1C97" w:rsidP="00BF0205">
      <w:pPr>
        <w:pStyle w:val="Heading4"/>
      </w:pPr>
      <w:bookmarkStart w:id="229"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29"/>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1"/>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2"/>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3"/>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4"/>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5"/>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6"/>
      </w:r>
      <w:r w:rsidRPr="00AB1781">
        <w:t xml:space="preserve"> has been signed upon us, O Lord.</w:t>
      </w:r>
    </w:p>
    <w:p w14:paraId="06A3F699" w14:textId="5215FB00"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w:t>
      </w:r>
      <w:r w:rsidR="00AC01E8">
        <w:t>more gladness to my heart</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37"/>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38"/>
      </w:r>
    </w:p>
    <w:p w14:paraId="30E2736C" w14:textId="47624663" w:rsidR="00F35AEA" w:rsidRPr="009C1C97" w:rsidRDefault="00F35AEA" w:rsidP="00F35AEA">
      <w:pPr>
        <w:pStyle w:val="Rubric"/>
      </w:pPr>
      <w:r>
        <w:lastRenderedPageBreak/>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0" w:name="_Ref412098238"/>
      <w:r>
        <w:t>Psalm</w:t>
      </w:r>
      <w:r w:rsidR="00E54261" w:rsidRPr="00AB1781">
        <w:t xml:space="preserve"> 5</w:t>
      </w:r>
      <w:r>
        <w:t xml:space="preserve">: </w:t>
      </w:r>
      <w:r w:rsidR="005A728E">
        <w:t>“</w:t>
      </w:r>
      <w:r w:rsidR="00F017CA">
        <w:t>Give ear to my words, O Lord”</w:t>
      </w:r>
      <w:bookmarkEnd w:id="230"/>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39"/>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0"/>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1"/>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lastRenderedPageBreak/>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2"/>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3D4EA546" w:rsidR="00E54261" w:rsidRDefault="00390B7C" w:rsidP="009C1C97">
      <w:pPr>
        <w:pStyle w:val="EnglishHangEndNoCoptic"/>
      </w:pPr>
      <w:r>
        <w:tab/>
      </w:r>
      <w:r w:rsidR="00423962">
        <w:t xml:space="preserve">O Lord, </w:t>
      </w:r>
      <w:proofErr w:type="gramStart"/>
      <w:r>
        <w:t>You</w:t>
      </w:r>
      <w:proofErr w:type="gramEnd"/>
      <w:r>
        <w:t xml:space="preserve">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1"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1"/>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3"/>
      </w:r>
      <w:r w:rsidR="00DA5133">
        <w:rPr>
          <w:i/>
        </w:rPr>
        <w:t>)</w:t>
      </w:r>
    </w:p>
    <w:p w14:paraId="4787A773" w14:textId="751BECAC" w:rsidR="00E54261" w:rsidRPr="00AB1781" w:rsidRDefault="00E54261" w:rsidP="009C1C97">
      <w:pPr>
        <w:pStyle w:val="EnglishHangNoCoptic"/>
      </w:pPr>
      <w:r w:rsidRPr="00AB1781">
        <w:t xml:space="preserve">2 O Lord, rebuke </w:t>
      </w:r>
      <w:proofErr w:type="gramStart"/>
      <w:r w:rsidRPr="00AB1781">
        <w:t>me</w:t>
      </w:r>
      <w:r w:rsidR="00530F84">
        <w:t>[</w:t>
      </w:r>
      <w:proofErr w:type="gramEnd"/>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4"/>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5"/>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lastRenderedPageBreak/>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6"/>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47"/>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48"/>
      </w:r>
      <w:r w:rsidRPr="00AB1781">
        <w:t xml:space="preserve"> seize my soul like a lion,</w:t>
      </w:r>
      <w:r w:rsidRPr="00AB1781">
        <w:rPr>
          <w:rStyle w:val="FootnoteReference"/>
        </w:rPr>
        <w:footnoteReference w:id="49"/>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lastRenderedPageBreak/>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0"/>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1"/>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lastRenderedPageBreak/>
        <w:t xml:space="preserve">18 I will </w:t>
      </w:r>
      <w:r w:rsidR="00741EF6">
        <w:t>confess</w:t>
      </w:r>
      <w:r w:rsidR="00741EF6">
        <w:rPr>
          <w:rStyle w:val="FootnoteReference"/>
        </w:rPr>
        <w:footnoteReference w:id="52"/>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 xml:space="preserve">ame of the Lord </w:t>
      </w:r>
      <w:proofErr w:type="gramStart"/>
      <w:r w:rsidR="00E54261" w:rsidRPr="00AB1781">
        <w:t>Most High</w:t>
      </w:r>
      <w:proofErr w:type="gramEnd"/>
      <w:r w:rsidR="00E54261" w:rsidRPr="00AB1781">
        <w:t>.</w:t>
      </w:r>
    </w:p>
    <w:p w14:paraId="6E7D1CB8" w14:textId="56F39814" w:rsidR="00E54261" w:rsidRPr="009C1C97" w:rsidRDefault="009C1C97" w:rsidP="00BF0205">
      <w:pPr>
        <w:pStyle w:val="Heading4"/>
      </w:pPr>
      <w:bookmarkStart w:id="232"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2"/>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3"/>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4"/>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5"/>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6"/>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lastRenderedPageBreak/>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3" w:name="_Ref435438475"/>
      <w:r w:rsidRPr="00AB1781">
        <w:t>K</w:t>
      </w:r>
      <w:r>
        <w:t>athisma 2</w:t>
      </w:r>
      <w:bookmarkEnd w:id="233"/>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57"/>
      </w:r>
      <w:r w:rsidRPr="00AB1781">
        <w:t xml:space="preserve"> </w:t>
      </w:r>
      <w:r w:rsidR="001040C8">
        <w:t>You</w:t>
      </w:r>
      <w:r w:rsidR="0019202B">
        <w:rPr>
          <w:rStyle w:val="FootnoteReference"/>
        </w:rPr>
        <w:footnoteReference w:id="58"/>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59"/>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0"/>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lastRenderedPageBreak/>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1"/>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lastRenderedPageBreak/>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lastRenderedPageBreak/>
        <w:t>36 Break the power</w:t>
      </w:r>
      <w:r w:rsidR="00AF711D">
        <w:rPr>
          <w:rStyle w:val="FootnoteReference"/>
        </w:rPr>
        <w:footnoteReference w:id="64"/>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w:t>
      </w:r>
      <w:proofErr w:type="gramStart"/>
      <w:r>
        <w:t>soul,</w:t>
      </w:r>
      <w:proofErr w:type="gramEnd"/>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lastRenderedPageBreak/>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4" w:name="_Ref412098310"/>
      <w:r>
        <w:t>Psalm</w:t>
      </w:r>
      <w:r w:rsidRPr="00AB1781">
        <w:t xml:space="preserve"> 11</w:t>
      </w:r>
      <w:r>
        <w:t xml:space="preserve">: </w:t>
      </w:r>
      <w:r w:rsidR="005A728E">
        <w:t>“</w:t>
      </w:r>
      <w:r>
        <w:t>Save me, O Lord, for there is no saint lef</w:t>
      </w:r>
      <w:r w:rsidR="005453DF">
        <w:t>t”</w:t>
      </w:r>
      <w:bookmarkEnd w:id="234"/>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 xml:space="preserve">their lips are </w:t>
      </w:r>
      <w:proofErr w:type="gramStart"/>
      <w:r w:rsidR="00E7123D">
        <w:t>deceitful,</w:t>
      </w:r>
      <w:proofErr w:type="gramEnd"/>
      <w:r w:rsidR="00E7123D">
        <w:t xml:space="preserve">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5" w:name="_Ref412025965"/>
      <w:r>
        <w:lastRenderedPageBreak/>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5"/>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 xml:space="preserve">ame of the Lord </w:t>
      </w:r>
      <w:proofErr w:type="gramStart"/>
      <w:r w:rsidR="00435BD3" w:rsidRPr="00AB1781">
        <w:t>Most High</w:t>
      </w:r>
      <w:proofErr w:type="gramEnd"/>
      <w:r w:rsidR="00435BD3" w:rsidRPr="00AB1781">
        <w:t>.</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lastRenderedPageBreak/>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 xml:space="preserve">turned </w:t>
      </w:r>
      <w:proofErr w:type="gramStart"/>
      <w:r w:rsidR="00FB7BD2">
        <w:t>aside</w:t>
      </w:r>
      <w:r w:rsidRPr="00AB1781">
        <w:t>,</w:t>
      </w:r>
      <w:proofErr w:type="gramEnd"/>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6" w:name="_Ref412098343"/>
      <w:r>
        <w:t>Psalm</w:t>
      </w:r>
      <w:r w:rsidRPr="00AB1781">
        <w:t xml:space="preserve"> 14</w:t>
      </w:r>
      <w:r>
        <w:t xml:space="preserve">: </w:t>
      </w:r>
      <w:r w:rsidR="005A728E">
        <w:t>“</w:t>
      </w:r>
      <w:r>
        <w:t xml:space="preserve">Lord, who can dwell in </w:t>
      </w:r>
      <w:r w:rsidR="00E570CB">
        <w:t>You</w:t>
      </w:r>
      <w:r w:rsidR="005453DF">
        <w:t>r tabernacle”</w:t>
      </w:r>
      <w:bookmarkEnd w:id="236"/>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lastRenderedPageBreak/>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37" w:name="_Ref412025981"/>
      <w:r>
        <w:t>Psalm</w:t>
      </w:r>
      <w:r w:rsidR="00435BD3" w:rsidRPr="00AB1781">
        <w:t xml:space="preserve"> 15</w:t>
      </w:r>
      <w:r>
        <w:t xml:space="preserve">: </w:t>
      </w:r>
      <w:r w:rsidR="005A728E">
        <w:t>“</w:t>
      </w:r>
      <w:r>
        <w:t>Keep me, O Lord</w:t>
      </w:r>
      <w:r w:rsidR="00F017CA">
        <w:t>, I hope in You”</w:t>
      </w:r>
      <w:bookmarkEnd w:id="237"/>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69"/>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0"/>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1"/>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2"/>
      </w:r>
    </w:p>
    <w:p w14:paraId="501763F1" w14:textId="5AC21FE1" w:rsidR="00435BD3" w:rsidRDefault="00435BD3" w:rsidP="00435BD3">
      <w:pPr>
        <w:pStyle w:val="EnglishHangEndNoCoptic"/>
      </w:pPr>
      <w:r w:rsidRPr="00AB1781">
        <w:tab/>
        <w:t>At</w:t>
      </w:r>
      <w:r w:rsidRPr="00AB1781">
        <w:rPr>
          <w:rStyle w:val="FootnoteReference"/>
        </w:rPr>
        <w:footnoteReference w:id="73"/>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4"/>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5"/>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lastRenderedPageBreak/>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6"/>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7"/>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38" w:name="_Ref435438484"/>
      <w:r w:rsidRPr="00AB1781">
        <w:lastRenderedPageBreak/>
        <w:t>K</w:t>
      </w:r>
      <w:r>
        <w:t>athisma 3</w:t>
      </w:r>
      <w:bookmarkEnd w:id="238"/>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8"/>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79"/>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0"/>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1"/>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lastRenderedPageBreak/>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2"/>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3"/>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4"/>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lastRenderedPageBreak/>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39"/>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39"/>
      <w:r w:rsidR="007F516C">
        <w:rPr>
          <w:rStyle w:val="CommentReference"/>
          <w:rFonts w:eastAsiaTheme="minorHAnsi" w:cstheme="minorBidi"/>
          <w:color w:val="auto"/>
          <w:lang w:val="en-CA"/>
        </w:rPr>
        <w:commentReference w:id="239"/>
      </w:r>
      <w:r w:rsidRPr="00AB1781">
        <w:t>.</w:t>
      </w:r>
      <w:r w:rsidRPr="00AB1781">
        <w:rPr>
          <w:rStyle w:val="FootnoteReference"/>
        </w:rPr>
        <w:footnoteReference w:id="85"/>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6"/>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7"/>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88"/>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89"/>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0"/>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1"/>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0" w:name="_Ref412098373"/>
      <w:r>
        <w:t>Psalm</w:t>
      </w:r>
      <w:r w:rsidR="00CF35A1" w:rsidRPr="00AB1781">
        <w:t xml:space="preserve"> 18</w:t>
      </w:r>
      <w:r>
        <w:t xml:space="preserve">: </w:t>
      </w:r>
      <w:r w:rsidR="005A728E">
        <w:t>“</w:t>
      </w:r>
      <w:r>
        <w:t>The heavens declare the glory of Go</w:t>
      </w:r>
      <w:r w:rsidR="005453DF">
        <w:t>d”</w:t>
      </w:r>
      <w:bookmarkEnd w:id="240"/>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2"/>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3"/>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4"/>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5"/>
      </w:r>
      <w:r w:rsidRPr="00AB1781">
        <w:t xml:space="preserve"> in the sun;</w:t>
      </w:r>
      <w:r w:rsidRPr="00AB1781">
        <w:rPr>
          <w:rStyle w:val="FootnoteReference"/>
        </w:rPr>
        <w:footnoteReference w:id="96"/>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7"/>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98"/>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99"/>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proofErr w:type="gramStart"/>
      <w:r w:rsidR="00511F32">
        <w:t>Your</w:t>
      </w:r>
      <w:proofErr w:type="gramEnd"/>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0"/>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1"/>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1" w:name="_Ref412110716"/>
      <w:r>
        <w:t>Psalm</w:t>
      </w:r>
      <w:r w:rsidR="00CF35A1" w:rsidRPr="00AB1781">
        <w:t xml:space="preserve"> 19</w:t>
      </w:r>
      <w:r>
        <w:t xml:space="preserve">: </w:t>
      </w:r>
      <w:r w:rsidR="005A728E">
        <w:t>“</w:t>
      </w:r>
      <w:r>
        <w:t>May the Lord hear you in the day o</w:t>
      </w:r>
      <w:r w:rsidR="005453DF">
        <w:t>f affliction”</w:t>
      </w:r>
      <w:bookmarkEnd w:id="241"/>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2"/>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3"/>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4"/>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56D89DB" w:rsidR="00CF35A1" w:rsidRPr="00AB1781" w:rsidRDefault="00CF35A1" w:rsidP="00CF35A1">
      <w:pPr>
        <w:pStyle w:val="EnglishHangNoCoptic"/>
      </w:pPr>
      <w:r w:rsidRPr="00AB1781">
        <w:t xml:space="preserve">4 For </w:t>
      </w:r>
      <w:r w:rsidR="001040C8">
        <w:t>You</w:t>
      </w:r>
      <w:r w:rsidRPr="00AB1781">
        <w:t xml:space="preserve"> </w:t>
      </w:r>
      <w:r w:rsidR="0020672C">
        <w:t>anticipated him</w:t>
      </w:r>
      <w:r w:rsidRPr="00AB1781">
        <w:t xml:space="preserve"> with the blessings of goodness;</w:t>
      </w:r>
    </w:p>
    <w:p w14:paraId="2BC2A894" w14:textId="02171832" w:rsidR="00CF35A1" w:rsidRPr="00AB1781" w:rsidRDefault="00CF35A1" w:rsidP="00CF35A1">
      <w:pPr>
        <w:pStyle w:val="EnglishHangEndNoCoptic"/>
      </w:pPr>
      <w:r w:rsidRPr="00AB1781">
        <w:tab/>
      </w:r>
      <w:r w:rsidR="001040C8">
        <w:t>You</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5"/>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6"/>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7"/>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8"/>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9"/>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0"/>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1"/>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2"/>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3"/>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4"/>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5"/>
      </w:r>
      <w:r w:rsidRPr="00AB1781">
        <w:t xml:space="preserve"> from the power of the dog.</w:t>
      </w:r>
      <w:r w:rsidR="00ED0D70">
        <w:rPr>
          <w:rStyle w:val="FootnoteReference"/>
        </w:rPr>
        <w:footnoteReference w:id="116"/>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7"/>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8"/>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19"/>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0"/>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1"/>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2"/>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3"/>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4"/>
      </w:r>
    </w:p>
    <w:p w14:paraId="3B6A8177" w14:textId="3FDB7992" w:rsidR="00CF35A1" w:rsidRPr="00CF35A1" w:rsidRDefault="002D71F0" w:rsidP="00BF0205">
      <w:pPr>
        <w:pStyle w:val="Heading4"/>
      </w:pPr>
      <w:bookmarkStart w:id="242" w:name="_Ref412026111"/>
      <w:r>
        <w:t>Psalm</w:t>
      </w:r>
      <w:r w:rsidR="00CF35A1" w:rsidRPr="00AB1781">
        <w:t xml:space="preserve"> 22</w:t>
      </w:r>
      <w:r>
        <w:t xml:space="preserve">: </w:t>
      </w:r>
      <w:r w:rsidR="009216DA">
        <w:t>“</w:t>
      </w:r>
      <w:r>
        <w:t>The Lord is my Shepherd, an</w:t>
      </w:r>
      <w:r w:rsidR="00F017CA">
        <w:t>d I will lack nothing”</w:t>
      </w:r>
      <w:bookmarkEnd w:id="242"/>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5"/>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26"/>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27"/>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3" w:name="_Ref412110755"/>
      <w:r>
        <w:t>Psalm</w:t>
      </w:r>
      <w:r w:rsidR="00CF35A1" w:rsidRPr="00AB1781">
        <w:t xml:space="preserve"> 23</w:t>
      </w:r>
      <w:r>
        <w:t xml:space="preserve">: </w:t>
      </w:r>
      <w:r w:rsidR="009216DA">
        <w:t>“</w:t>
      </w:r>
      <w:r>
        <w:t>The earth is the Lord's and all that is in i</w:t>
      </w:r>
      <w:r w:rsidR="005453DF">
        <w:t>t”</w:t>
      </w:r>
      <w:bookmarkEnd w:id="243"/>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518CC8CB" w:rsidR="00CF35A1" w:rsidRPr="00AB1781" w:rsidRDefault="00CF35A1" w:rsidP="00CF35A1">
      <w:pPr>
        <w:pStyle w:val="EnglishHangNoCoptic"/>
      </w:pPr>
      <w:r w:rsidRPr="00AB1781">
        <w:t xml:space="preserve">1 The earth is the Lord’s and all </w:t>
      </w:r>
      <w:r w:rsidR="00360CD6">
        <w:t>it</w:t>
      </w:r>
      <w:r w:rsidRPr="00AB1781">
        <w:t>,</w:t>
      </w:r>
      <w:r w:rsidRPr="00AB1781">
        <w:rPr>
          <w:rStyle w:val="FootnoteReference"/>
        </w:rPr>
        <w:footnoteReference w:id="128"/>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29"/>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w:t>
      </w:r>
      <w:proofErr w:type="gramStart"/>
      <w:r w:rsidRPr="00AB1781">
        <w:t>Jacob.</w:t>
      </w:r>
      <w:proofErr w:type="gramEnd"/>
      <w:r w:rsidRPr="00AB1781">
        <w:t xml:space="preserve">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0"/>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 xml:space="preserve">And be lifted up, </w:t>
      </w:r>
      <w:proofErr w:type="gramStart"/>
      <w:r w:rsidR="000530F9">
        <w:t>you</w:t>
      </w:r>
      <w:proofErr w:type="gramEnd"/>
      <w:r w:rsidR="000530F9">
        <w:t xml:space="preserve">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4" w:name="_Ref435989991"/>
      <w:r>
        <w:t>Kathisma 4</w:t>
      </w:r>
      <w:bookmarkEnd w:id="244"/>
    </w:p>
    <w:p w14:paraId="125C09B3" w14:textId="71EB341A" w:rsidR="002D71F0" w:rsidRPr="00AB1781" w:rsidRDefault="002D71F0" w:rsidP="00BF0205">
      <w:pPr>
        <w:pStyle w:val="Heading4"/>
      </w:pPr>
      <w:bookmarkStart w:id="245" w:name="_Ref412026003"/>
      <w:r>
        <w:t>Psalm</w:t>
      </w:r>
      <w:r w:rsidRPr="00AB1781">
        <w:t xml:space="preserve"> 24</w:t>
      </w:r>
      <w:r>
        <w:t xml:space="preserve">: </w:t>
      </w:r>
      <w:r w:rsidR="009216DA">
        <w:t>“</w:t>
      </w:r>
      <w:r>
        <w:t xml:space="preserve">To </w:t>
      </w:r>
      <w:r w:rsidR="001040C8">
        <w:t>You</w:t>
      </w:r>
      <w:r>
        <w:t>, O Lord, I lift up my sou</w:t>
      </w:r>
      <w:r w:rsidR="005453DF">
        <w:t>l”</w:t>
      </w:r>
      <w:bookmarkEnd w:id="245"/>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w:t>
      </w:r>
      <w:proofErr w:type="gramStart"/>
      <w:r w:rsidR="005A5E13">
        <w:t>are</w:t>
      </w:r>
      <w:proofErr w:type="gramEnd"/>
      <w:r w:rsidR="005A5E13">
        <w:t xml:space="preserv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1"/>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2"/>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3"/>
      </w:r>
      <w:r w:rsidRPr="00AB1781">
        <w:t xml:space="preserve"> His covenant and His </w:t>
      </w:r>
      <w:r w:rsidR="00055722">
        <w:t>testimonies</w:t>
      </w:r>
      <w:r w:rsidRPr="00AB1781">
        <w:t>.</w:t>
      </w:r>
      <w:r w:rsidRPr="00AB1781">
        <w:rPr>
          <w:rStyle w:val="FootnoteReference"/>
        </w:rPr>
        <w:footnoteReference w:id="134"/>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5"/>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36"/>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37"/>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8"/>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9"/>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0"/>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6" w:name="_Ref412110770"/>
      <w:r>
        <w:t>Psalm</w:t>
      </w:r>
      <w:r w:rsidR="002D71F0" w:rsidRPr="00AB1781">
        <w:t xml:space="preserve"> 25</w:t>
      </w:r>
      <w:r>
        <w:t xml:space="preserve">: </w:t>
      </w:r>
      <w:r w:rsidR="009216DA">
        <w:t>“</w:t>
      </w:r>
      <w:r>
        <w:t>Judge me, O Lord, for I have walked in my innocenc</w:t>
      </w:r>
      <w:r w:rsidR="005453DF">
        <w:t>e”</w:t>
      </w:r>
      <w:bookmarkEnd w:id="246"/>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1"/>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2"/>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3"/>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4"/>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47" w:name="_Ref412026021"/>
      <w:r>
        <w:t>Psalm</w:t>
      </w:r>
      <w:r w:rsidR="002D71F0" w:rsidRPr="00AB1781">
        <w:t xml:space="preserve"> 26</w:t>
      </w:r>
      <w:r>
        <w:t xml:space="preserve"> </w:t>
      </w:r>
      <w:r w:rsidR="009216DA">
        <w:t>“</w:t>
      </w:r>
      <w:r>
        <w:t>The Lord is my light and my Saviour; whom shall I fea</w:t>
      </w:r>
      <w:r w:rsidR="005453DF">
        <w:t>r”</w:t>
      </w:r>
      <w:bookmarkEnd w:id="247"/>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proofErr w:type="gramStart"/>
      <w:r w:rsidR="008A40DF">
        <w:t>tabernacle</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5"/>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46"/>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47"/>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8"/>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9"/>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0"/>
      </w:r>
    </w:p>
    <w:p w14:paraId="74EB604D" w14:textId="1BE439E9" w:rsidR="002D71F0" w:rsidRPr="00906079" w:rsidRDefault="00906079" w:rsidP="00BF0205">
      <w:pPr>
        <w:pStyle w:val="Heading4"/>
      </w:pPr>
      <w:bookmarkStart w:id="248" w:name="_Ref412110790"/>
      <w:r>
        <w:t>Psalm</w:t>
      </w:r>
      <w:r w:rsidR="002D71F0" w:rsidRPr="00AB1781">
        <w:t xml:space="preserve"> 28</w:t>
      </w:r>
      <w:r>
        <w:t xml:space="preserve">: </w:t>
      </w:r>
      <w:r w:rsidR="009216DA">
        <w:t>“</w:t>
      </w:r>
      <w:r>
        <w:t>Bring to the Lord, O sons of Go</w:t>
      </w:r>
      <w:r w:rsidR="005453DF">
        <w:t>d”</w:t>
      </w:r>
      <w:bookmarkEnd w:id="248"/>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1"/>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2"/>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3"/>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49"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49"/>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 xml:space="preserve">5 Sing to the Lord, you </w:t>
      </w:r>
      <w:proofErr w:type="gramStart"/>
      <w:r>
        <w:t>s</w:t>
      </w:r>
      <w:r w:rsidR="002D71F0" w:rsidRPr="00AB1781">
        <w:t>aints</w:t>
      </w:r>
      <w:proofErr w:type="gramEnd"/>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4"/>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5"/>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56"/>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proofErr w:type="gramStart"/>
      <w:r w:rsidR="001040C8">
        <w:t>You</w:t>
      </w:r>
      <w:r w:rsidRPr="00AB1781">
        <w:t>,</w:t>
      </w:r>
      <w:proofErr w:type="gramEnd"/>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proofErr w:type="gramStart"/>
      <w:r w:rsidR="00994707">
        <w:t>tore</w:t>
      </w:r>
      <w:proofErr w:type="gramEnd"/>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57"/>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58"/>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5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proofErr w:type="gramStart"/>
      <w:r w:rsidR="00C1759A">
        <w:t>protector</w:t>
      </w:r>
      <w:proofErr w:type="gramEnd"/>
      <w:r w:rsidR="00C1759A">
        <w:t>-</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4"/>
      </w:r>
    </w:p>
    <w:p w14:paraId="502E6AC1" w14:textId="458DF8D0" w:rsidR="002D71F0" w:rsidRPr="00AB1781" w:rsidRDefault="002D71F0" w:rsidP="00906079">
      <w:pPr>
        <w:pStyle w:val="EnglishHangNoCoptic"/>
      </w:pPr>
      <w:r w:rsidRPr="00AB1781">
        <w:tab/>
      </w:r>
      <w:proofErr w:type="gramStart"/>
      <w:r w:rsidR="00110257">
        <w:t>Therefore</w:t>
      </w:r>
      <w:proofErr w:type="gramEnd"/>
      <w:r w:rsidR="00110257">
        <w:t xml:space="preserv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6972135F" w:rsidR="002D71F0" w:rsidRPr="00AB1781" w:rsidRDefault="002D71F0" w:rsidP="00906079">
      <w:pPr>
        <w:pStyle w:val="EnglishHangNoCoptic"/>
      </w:pPr>
      <w:r w:rsidRPr="00AB1781">
        <w:tab/>
        <w:t>for the Lord requires</w:t>
      </w:r>
      <w:r w:rsidR="00E87C17">
        <w:rPr>
          <w:rStyle w:val="FootnoteReference"/>
        </w:rPr>
        <w:footnoteReference w:id="165"/>
      </w:r>
      <w:r w:rsidRPr="00AB1781">
        <w:t xml:space="preserve"> truth</w:t>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66"/>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67"/>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68"/>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69"/>
      </w:r>
      <w:r w:rsidR="00E87C17">
        <w:t>,</w:t>
      </w:r>
      <w:r w:rsidRPr="00AB1781">
        <w:t xml:space="preserve"> all you </w:t>
      </w:r>
      <w:r w:rsidR="00121720">
        <w:t>upright in</w:t>
      </w:r>
      <w:r w:rsidRPr="00AB1781">
        <w:t xml:space="preserve"> heart.</w:t>
      </w:r>
      <w:r w:rsidRPr="00AB1781">
        <w:rPr>
          <w:rStyle w:val="FootnoteReference"/>
        </w:rPr>
        <w:footnoteReference w:id="17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0" w:name="_Ref435438533"/>
      <w:r w:rsidRPr="00AB1781">
        <w:t>K</w:t>
      </w:r>
      <w:r>
        <w:t>athisma 5</w:t>
      </w:r>
      <w:bookmarkEnd w:id="250"/>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1"/>
      </w:r>
      <w:r w:rsidRPr="00AB1781">
        <w:t xml:space="preserve"> the Lord with the </w:t>
      </w:r>
      <w:r w:rsidR="00643986">
        <w:t>lyre</w:t>
      </w:r>
      <w:r w:rsidR="00643986">
        <w:rPr>
          <w:rStyle w:val="FootnoteReference"/>
        </w:rPr>
        <w:footnoteReference w:id="17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proofErr w:type="gramStart"/>
      <w:r w:rsidR="002C27B3">
        <w:t>storehouses</w:t>
      </w:r>
      <w:r w:rsidR="00950468" w:rsidRPr="00AB1781">
        <w:t>.</w:t>
      </w:r>
      <w:proofErr w:type="gramEnd"/>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4"/>
      </w:r>
    </w:p>
    <w:p w14:paraId="6135A12E" w14:textId="3C43173C" w:rsidR="00950468" w:rsidRPr="00AB1781" w:rsidRDefault="00950468" w:rsidP="00950468">
      <w:pPr>
        <w:pStyle w:val="EnglishHangNoCoptic"/>
      </w:pPr>
      <w:r w:rsidRPr="00AB1781">
        <w:lastRenderedPageBreak/>
        <w:t xml:space="preserve">9 For He spoke, and they </w:t>
      </w:r>
      <w:r w:rsidR="002C27B3">
        <w:t>came to be</w:t>
      </w:r>
      <w:r w:rsidRPr="00AB1781">
        <w:t>;</w:t>
      </w:r>
      <w:r w:rsidRPr="00AB1781">
        <w:rPr>
          <w:rStyle w:val="FootnoteReference"/>
        </w:rPr>
        <w:footnoteReference w:id="17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7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7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 xml:space="preserve">hope in His </w:t>
      </w:r>
      <w:proofErr w:type="gramStart"/>
      <w:r w:rsidR="000F1929">
        <w:t>holy</w:t>
      </w:r>
      <w:proofErr w:type="gramEnd"/>
      <w:r w:rsidR="000F1929">
        <w:t xml:space="preserve">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1" w:name="_Ref412110815"/>
      <w:r>
        <w:lastRenderedPageBreak/>
        <w:t>Psalm</w:t>
      </w:r>
      <w:r w:rsidRPr="00AB1781">
        <w:t xml:space="preserve"> 33</w:t>
      </w:r>
      <w:r>
        <w:t xml:space="preserve">: </w:t>
      </w:r>
      <w:r w:rsidR="009216DA">
        <w:t>“</w:t>
      </w:r>
      <w:r>
        <w:t>I will bless the Lord at all time</w:t>
      </w:r>
      <w:r w:rsidR="005453DF">
        <w:t>s”</w:t>
      </w:r>
      <w:bookmarkEnd w:id="251"/>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7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7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lastRenderedPageBreak/>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3"/>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lastRenderedPageBreak/>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w:t>
      </w:r>
      <w:proofErr w:type="gramStart"/>
      <w:r w:rsidRPr="00AB1781">
        <w:t>rescues</w:t>
      </w:r>
      <w:proofErr w:type="gramEnd"/>
      <w:r w:rsidRPr="00AB1781">
        <w:t xml:space="preserve">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85"/>
      </w:r>
    </w:p>
    <w:p w14:paraId="0102DC14" w14:textId="7B6D8EDF" w:rsidR="00950468" w:rsidRPr="00AB1781" w:rsidRDefault="00442FE7" w:rsidP="00950468">
      <w:pPr>
        <w:pStyle w:val="EnglishHangNoCoptic"/>
      </w:pPr>
      <w:r>
        <w:lastRenderedPageBreak/>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8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87"/>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88"/>
      </w:r>
      <w:r w:rsidRPr="00AB1781">
        <w:t xml:space="preserve"> </w:t>
      </w:r>
      <w:r w:rsidR="001040C8">
        <w:t>You</w:t>
      </w:r>
      <w:r w:rsidR="00E14083">
        <w:t>[, O Lord]</w:t>
      </w:r>
      <w:r w:rsidR="00E14083">
        <w:rPr>
          <w:rStyle w:val="FootnoteReference"/>
        </w:rPr>
        <w:footnoteReference w:id="189"/>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1"/>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lastRenderedPageBreak/>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proofErr w:type="gramStart"/>
      <w:r w:rsidR="00E570CB">
        <w:t>Your</w:t>
      </w:r>
      <w:proofErr w:type="gramEnd"/>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19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9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9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9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99"/>
      </w:r>
      <w:r w:rsidRPr="00AB1781">
        <w:t xml:space="preserve"> and be fed </w:t>
      </w:r>
      <w:r w:rsidR="00402CB0">
        <w:t>by</w:t>
      </w:r>
      <w:r w:rsidRPr="00AB1781">
        <w:t xml:space="preserve"> its wealth.</w:t>
      </w:r>
      <w:r w:rsidRPr="00AB1781">
        <w:rPr>
          <w:rStyle w:val="FootnoteReference"/>
        </w:rPr>
        <w:footnoteReference w:id="200"/>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0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0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0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0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w:t>
      </w:r>
      <w:proofErr w:type="gramStart"/>
      <w:r w:rsidRPr="00AB1781">
        <w:t>a</w:t>
      </w:r>
      <w:proofErr w:type="gramEnd"/>
      <w:r w:rsidRPr="00AB1781">
        <w:t xml:space="preserve">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0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2" w:name="_Ref435438548"/>
      <w:r w:rsidRPr="00AB1781">
        <w:t>K</w:t>
      </w:r>
      <w:r>
        <w:t>athisma 6</w:t>
      </w:r>
      <w:bookmarkEnd w:id="252"/>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2"/>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14"/>
      </w:r>
    </w:p>
    <w:p w14:paraId="2F949DC5" w14:textId="68CB687D" w:rsidR="00950468" w:rsidRPr="00AB1781" w:rsidRDefault="00950468" w:rsidP="004E0D33">
      <w:pPr>
        <w:pStyle w:val="EnglishHangNoCoptic"/>
      </w:pPr>
      <w:r w:rsidRPr="00AB1781">
        <w:t xml:space="preserve">6 </w:t>
      </w:r>
      <w:r w:rsidR="00182A92">
        <w:t xml:space="preserve">behold, </w:t>
      </w:r>
      <w:proofErr w:type="gramStart"/>
      <w:r w:rsidR="001040C8">
        <w:t>You</w:t>
      </w:r>
      <w:proofErr w:type="gramEnd"/>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15"/>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16"/>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1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1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1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proofErr w:type="gramStart"/>
      <w:r w:rsidR="001040C8">
        <w:t>You</w:t>
      </w:r>
      <w:proofErr w:type="gramEnd"/>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1"/>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3" w:name="_Ref412110829"/>
      <w:r>
        <w:t>Psalm</w:t>
      </w:r>
      <w:r w:rsidR="00950468" w:rsidRPr="00AB1781">
        <w:t xml:space="preserve"> 40</w:t>
      </w:r>
      <w:r>
        <w:t xml:space="preserve">: </w:t>
      </w:r>
      <w:r w:rsidR="009216DA">
        <w:t>“</w:t>
      </w:r>
      <w:r>
        <w:t>Blessed is he who considers the poor and need</w:t>
      </w:r>
      <w:r w:rsidR="005453DF">
        <w:t>y”</w:t>
      </w:r>
      <w:bookmarkEnd w:id="253"/>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2"/>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23"/>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24"/>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25"/>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752D6DE5" w:rsidR="00950468" w:rsidRPr="00AB1781" w:rsidRDefault="00950468" w:rsidP="004E0D33">
      <w:pPr>
        <w:pStyle w:val="EnglishHangNoCoptic"/>
      </w:pPr>
      <w:r w:rsidRPr="00AB1781">
        <w:t xml:space="preserve">13 And because of my innocence </w:t>
      </w:r>
      <w:r w:rsidR="001040C8">
        <w:t>You</w:t>
      </w:r>
      <w:r w:rsidRPr="00AB1781">
        <w:t xml:space="preserve"> </w:t>
      </w:r>
      <w:r w:rsidR="008612F3">
        <w:t>support</w:t>
      </w:r>
      <w:r w:rsidRPr="00AB1781">
        <w:t xml:space="preserve"> me</w:t>
      </w:r>
      <w:r w:rsidR="008612F3">
        <w:t>,</w:t>
      </w:r>
    </w:p>
    <w:p w14:paraId="78682FB5" w14:textId="7979A85F" w:rsidR="00950468" w:rsidRPr="00AB1781" w:rsidRDefault="00950468" w:rsidP="004E0D33">
      <w:pPr>
        <w:pStyle w:val="EnglishHangEndNoCoptic"/>
      </w:pPr>
      <w:r w:rsidRPr="00AB1781">
        <w:tab/>
        <w:t xml:space="preserve">and </w:t>
      </w:r>
      <w:r w:rsidR="008612F3">
        <w:t>established</w:t>
      </w:r>
      <w:r w:rsidRPr="00AB1781">
        <w:t xml:space="preserv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26"/>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27"/>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28"/>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77214D76" w:rsidR="00950468" w:rsidRPr="00AB1781" w:rsidRDefault="00950468" w:rsidP="004E0D33">
      <w:pPr>
        <w:pStyle w:val="EnglishHangNoCoptic"/>
      </w:pPr>
      <w:r w:rsidRPr="00AB1781">
        <w:tab/>
      </w:r>
      <w:r w:rsidR="0058107C">
        <w:t>Hope</w:t>
      </w:r>
      <w:r w:rsidRPr="00AB1781">
        <w:t xml:space="preserve"> in God, for I will </w:t>
      </w:r>
      <w:r w:rsidR="008A1194">
        <w:t>give thanks</w:t>
      </w:r>
      <w:r w:rsidR="008A1194">
        <w:rPr>
          <w:rStyle w:val="FootnoteReference"/>
        </w:rPr>
        <w:footnoteReference w:id="229"/>
      </w:r>
      <w:r w:rsidR="008A1194">
        <w:t xml:space="preserve"> to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r>
      <w:proofErr w:type="gramStart"/>
      <w:r>
        <w:t>t</w:t>
      </w:r>
      <w:r w:rsidR="00950468" w:rsidRPr="00AB1781">
        <w:t>herefore</w:t>
      </w:r>
      <w:proofErr w:type="gramEnd"/>
      <w:r w:rsidR="00950468" w:rsidRPr="00AB1781">
        <w:t xml:space="preserv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43A5DD4E" w:rsidR="00950468" w:rsidRPr="00AB1781" w:rsidRDefault="00950468" w:rsidP="004E0D33">
      <w:pPr>
        <w:pStyle w:val="EnglishHangNoCoptic"/>
      </w:pPr>
      <w:r w:rsidRPr="00AB1781">
        <w:tab/>
      </w:r>
      <w:r w:rsidR="008A1194">
        <w:t>Hope</w:t>
      </w:r>
      <w:r w:rsidRPr="00AB1781">
        <w:t xml:space="preserve"> in God, for I will </w:t>
      </w:r>
      <w:r w:rsidR="008A1194">
        <w:t>give thanks to</w:t>
      </w:r>
      <w:r w:rsidRPr="00AB1781">
        <w:t xml:space="preserve"> Him;</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4" w:name="_Ref412026139"/>
      <w:r>
        <w:t>Psalm</w:t>
      </w:r>
      <w:r w:rsidR="00950468" w:rsidRPr="00AB1781">
        <w:t xml:space="preserve"> 42</w:t>
      </w:r>
      <w:r>
        <w:t xml:space="preserve">: </w:t>
      </w:r>
      <w:r w:rsidR="009216DA">
        <w:t>“</w:t>
      </w:r>
      <w:r>
        <w:t>Judge me, O God, and defend my caus</w:t>
      </w:r>
      <w:r w:rsidR="00F017CA">
        <w:t>e”</w:t>
      </w:r>
      <w:bookmarkEnd w:id="254"/>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0"/>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1"/>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32"/>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33"/>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34"/>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35"/>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w:t>
      </w:r>
      <w:proofErr w:type="gramStart"/>
      <w:r w:rsidRPr="00AB1781">
        <w:t>Jacob.</w:t>
      </w:r>
      <w:proofErr w:type="gramEnd"/>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36"/>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37"/>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38"/>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39"/>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5"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5"/>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0"/>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694F29A7" w:rsidR="00950468" w:rsidRPr="00AB1781" w:rsidRDefault="00950468" w:rsidP="004E0D33">
      <w:pPr>
        <w:pStyle w:val="EnglishHangNoCoptic"/>
      </w:pPr>
      <w:r w:rsidRPr="00AB1781">
        <w:tab/>
        <w:t xml:space="preserve">grace </w:t>
      </w:r>
      <w:r w:rsidR="008A76D3">
        <w:t>was poured out</w:t>
      </w:r>
      <w:r w:rsidRPr="00AB1781">
        <w:t xml:space="preserve"> </w:t>
      </w:r>
      <w:r w:rsidR="008A76D3">
        <w:t xml:space="preserve">on </w:t>
      </w:r>
      <w:r w:rsidR="00E570CB">
        <w:t>Your</w:t>
      </w:r>
      <w:r w:rsidRPr="00AB1781">
        <w:t xml:space="preserve"> lips;</w:t>
      </w:r>
    </w:p>
    <w:p w14:paraId="1F9AF09E" w14:textId="0ACFBE16"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41"/>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4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r>
      <w:proofErr w:type="gramStart"/>
      <w:r w:rsidRPr="00AB1781">
        <w:t>Therefore</w:t>
      </w:r>
      <w:proofErr w:type="gramEnd"/>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43"/>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44"/>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45"/>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46"/>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r>
      <w:proofErr w:type="gramStart"/>
      <w:r w:rsidRPr="00AB1781">
        <w:t>therefore</w:t>
      </w:r>
      <w:proofErr w:type="gramEnd"/>
      <w:r w:rsidRPr="00AB1781">
        <w:t xml:space="preserv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6" w:name="_Ref412110915"/>
      <w:r>
        <w:t>Psalm</w:t>
      </w:r>
      <w:r w:rsidR="00950468" w:rsidRPr="00AB1781">
        <w:t xml:space="preserve"> 45</w:t>
      </w:r>
      <w:r>
        <w:t xml:space="preserve">: </w:t>
      </w:r>
      <w:r w:rsidR="009216DA">
        <w:t>“</w:t>
      </w:r>
      <w:r>
        <w:t>God is our refuge and strengt</w:t>
      </w:r>
      <w:r w:rsidR="005453DF">
        <w:t>h”</w:t>
      </w:r>
      <w:bookmarkEnd w:id="256"/>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47"/>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48"/>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49"/>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0"/>
      </w:r>
    </w:p>
    <w:p w14:paraId="2D3EF404" w14:textId="77777777" w:rsidR="00714A98" w:rsidRPr="00AB1781" w:rsidRDefault="00714A98" w:rsidP="00714A98">
      <w:pPr>
        <w:pStyle w:val="EnglishHangNoCoptic"/>
      </w:pPr>
      <w:r w:rsidRPr="00AB1781">
        <w:t xml:space="preserve">7 Nations </w:t>
      </w:r>
      <w:r>
        <w:t xml:space="preserve">were </w:t>
      </w:r>
      <w:proofErr w:type="gramStart"/>
      <w:r>
        <w:t>troubled</w:t>
      </w:r>
      <w:r w:rsidRPr="00AB1781">
        <w:t>,</w:t>
      </w:r>
      <w:proofErr w:type="gramEnd"/>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51"/>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52"/>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57" w:name="_Ref435990010"/>
      <w:r>
        <w:t>Kathisma 7</w:t>
      </w:r>
      <w:bookmarkEnd w:id="257"/>
    </w:p>
    <w:p w14:paraId="3F629085" w14:textId="3F034B79" w:rsidR="00A6346F" w:rsidRPr="00A6346F" w:rsidRDefault="00A6346F" w:rsidP="00BF0205">
      <w:pPr>
        <w:pStyle w:val="Heading4"/>
      </w:pPr>
      <w:bookmarkStart w:id="258" w:name="_Ref412110929"/>
      <w:r>
        <w:t>Psalm</w:t>
      </w:r>
      <w:r w:rsidRPr="00AB1781">
        <w:t xml:space="preserve"> 46</w:t>
      </w:r>
      <w:r>
        <w:t xml:space="preserve">: </w:t>
      </w:r>
      <w:r w:rsidR="009216DA">
        <w:t>“C</w:t>
      </w:r>
      <w:r>
        <w:t>lap your hand</w:t>
      </w:r>
      <w:r w:rsidR="005453DF">
        <w:t xml:space="preserve">s, all </w:t>
      </w:r>
      <w:proofErr w:type="gramStart"/>
      <w:r w:rsidR="005453DF">
        <w:t>you</w:t>
      </w:r>
      <w:proofErr w:type="gramEnd"/>
      <w:r w:rsidR="005453DF">
        <w:t xml:space="preserve"> nations”</w:t>
      </w:r>
      <w:bookmarkEnd w:id="258"/>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53"/>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54"/>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55"/>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56"/>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57"/>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5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59"/>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6504EFDC" w:rsidR="00A6346F" w:rsidRPr="00AB1781" w:rsidRDefault="00A6346F" w:rsidP="00A6346F">
      <w:pPr>
        <w:pStyle w:val="EnglishHangNoCoptic"/>
      </w:pPr>
      <w:r w:rsidRPr="00AB1781">
        <w:t xml:space="preserve">9 As we heard, so we have </w:t>
      </w:r>
      <w:r w:rsidR="00046281">
        <w:t>saw</w:t>
      </w:r>
      <w:r w:rsidRPr="00AB1781">
        <w:rPr>
          <w:rStyle w:val="FootnoteReference"/>
        </w:rPr>
        <w:footnoteReference w:id="26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61"/>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62"/>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63"/>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64"/>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 xml:space="preserve">Hear this, all </w:t>
      </w:r>
      <w:proofErr w:type="gramStart"/>
      <w:r>
        <w:t>you</w:t>
      </w:r>
      <w:proofErr w:type="gramEnd"/>
      <w:r>
        <w:t xml:space="preserve">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65"/>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66"/>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67"/>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68"/>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69"/>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0"/>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71"/>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72"/>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59"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59"/>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73"/>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74"/>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proofErr w:type="gramStart"/>
      <w:r w:rsidR="001040C8">
        <w:t>You</w:t>
      </w:r>
      <w:proofErr w:type="gramEnd"/>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75"/>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76"/>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77"/>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007E0330">
        <w:t>guiding</w:t>
      </w:r>
      <w:proofErr w:type="gramEnd"/>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78"/>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79"/>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0"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0"/>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0"/>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81"/>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82"/>
      </w:r>
      <w:r w:rsidRPr="00AB1781">
        <w:t xml:space="preserve"> </w:t>
      </w:r>
      <w:r w:rsidR="00E570CB">
        <w:t>Your</w:t>
      </w:r>
      <w:r w:rsidRPr="00AB1781">
        <w:t xml:space="preserve"> Name, O Lord, for it is good.</w:t>
      </w:r>
      <w:r w:rsidRPr="00AB1781">
        <w:rPr>
          <w:rStyle w:val="FootnoteReference"/>
        </w:rPr>
        <w:footnoteReference w:id="283"/>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84"/>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85"/>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86"/>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87"/>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 xml:space="preserve">the righteous </w:t>
      </w:r>
      <w:proofErr w:type="gramStart"/>
      <w:r w:rsidR="00006CCF">
        <w:t>to  be</w:t>
      </w:r>
      <w:proofErr w:type="gramEnd"/>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1" w:name="_Ref435438564"/>
      <w:r w:rsidRPr="00AB1781">
        <w:t>K</w:t>
      </w:r>
      <w:r>
        <w:t>athisma</w:t>
      </w:r>
      <w:r w:rsidR="0044639B">
        <w:t xml:space="preserve"> 8</w:t>
      </w:r>
      <w:bookmarkEnd w:id="261"/>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88"/>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89"/>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0"/>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2" w:name="_Ref412026190"/>
      <w:r>
        <w:t>Psalm</w:t>
      </w:r>
      <w:r w:rsidRPr="00AB1781">
        <w:t xml:space="preserve"> 56</w:t>
      </w:r>
      <w:r>
        <w:t xml:space="preserve">: </w:t>
      </w:r>
      <w:r w:rsidR="009216DA">
        <w:t>“</w:t>
      </w:r>
      <w:r>
        <w:t>Have mercy on me, O God, have mercy on m</w:t>
      </w:r>
      <w:r w:rsidR="00F017CA">
        <w:t>e”</w:t>
      </w:r>
      <w:bookmarkEnd w:id="262"/>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291"/>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w:t>
      </w:r>
      <w:proofErr w:type="gramStart"/>
      <w:r w:rsidRPr="00AB1781">
        <w:t>lions</w:t>
      </w:r>
      <w:proofErr w:type="gramEnd"/>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292"/>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293"/>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294"/>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95"/>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296"/>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97"/>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proofErr w:type="gramStart"/>
      <w:r w:rsidR="001040C8">
        <w:t>You</w:t>
      </w:r>
      <w:proofErr w:type="gramEnd"/>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298"/>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299"/>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0"/>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t>
      </w:r>
      <w:proofErr w:type="gramStart"/>
      <w:r w:rsidR="009E7111" w:rsidRPr="00AB1781">
        <w:t>Who</w:t>
      </w:r>
      <w:proofErr w:type="gramEnd"/>
      <w:r w:rsidR="009E7111" w:rsidRPr="00AB1781">
        <w:t xml:space="preserve">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01"/>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3" w:name="_Ref412111219"/>
      <w:r>
        <w:t>Psalm</w:t>
      </w:r>
      <w:r w:rsidR="009E7111" w:rsidRPr="00AB1781">
        <w:t xml:space="preserve"> 60</w:t>
      </w:r>
      <w:r>
        <w:t xml:space="preserve">: </w:t>
      </w:r>
      <w:r w:rsidR="009216DA">
        <w:t>“Hear</w:t>
      </w:r>
      <w:r>
        <w:t xml:space="preserve"> my supplicatio</w:t>
      </w:r>
      <w:r w:rsidR="005453DF">
        <w:t>n, O God”</w:t>
      </w:r>
      <w:bookmarkEnd w:id="263"/>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 xml:space="preserve">to his </w:t>
      </w:r>
      <w:proofErr w:type="gramStart"/>
      <w:r w:rsidR="00DC4A15">
        <w:t>years</w:t>
      </w:r>
      <w:proofErr w:type="gramEnd"/>
      <w:r w:rsidR="00DC4A15">
        <w:t xml:space="preserve">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02"/>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03"/>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04"/>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05"/>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4"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4"/>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proofErr w:type="gramStart"/>
      <w:r w:rsidR="001040C8">
        <w:t>You</w:t>
      </w:r>
      <w:proofErr w:type="gramEnd"/>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06"/>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07"/>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08"/>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5" w:name="_Ref435438574"/>
      <w:r w:rsidRPr="00AB1781">
        <w:t>K</w:t>
      </w:r>
      <w:r>
        <w:t>athisma 9</w:t>
      </w:r>
      <w:bookmarkEnd w:id="265"/>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09"/>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0"/>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147CA4C8"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1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1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1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1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1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1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17"/>
      </w:r>
      <w:r w:rsidRPr="00AB1781">
        <w:t xml:space="preserve"> worship</w:t>
      </w:r>
      <w:r w:rsidR="000E01D1">
        <w:rPr>
          <w:rStyle w:val="FootnoteReference"/>
        </w:rPr>
        <w:footnoteReference w:id="31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1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2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2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2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2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2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6" w:name="_Ref412026041"/>
      <w:r>
        <w:t>Psalm</w:t>
      </w:r>
      <w:r w:rsidRPr="00AB1781">
        <w:t xml:space="preserve"> 66</w:t>
      </w:r>
      <w:r>
        <w:t xml:space="preserve">: </w:t>
      </w:r>
      <w:r w:rsidR="007D2678">
        <w:t>“</w:t>
      </w:r>
      <w:r>
        <w:t>M</w:t>
      </w:r>
      <w:r w:rsidR="007D2678">
        <w:t>a</w:t>
      </w:r>
      <w:r>
        <w:t>y God have compassion on us and bless u</w:t>
      </w:r>
      <w:r w:rsidR="005453DF">
        <w:t>s”</w:t>
      </w:r>
      <w:bookmarkEnd w:id="266"/>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2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2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2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2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2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3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3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proofErr w:type="gramStart"/>
      <w:r w:rsidR="003863C1">
        <w:t>You</w:t>
      </w:r>
      <w:proofErr w:type="gramEnd"/>
      <w:r w:rsidR="003863C1">
        <w:t xml:space="preserve">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32"/>
      </w:r>
    </w:p>
    <w:p w14:paraId="76C72E2D" w14:textId="3EC769BF" w:rsidR="00C879D4" w:rsidRPr="00AB1781" w:rsidRDefault="003863C1" w:rsidP="00C879D4">
      <w:pPr>
        <w:pStyle w:val="EnglishHangNoCoptic"/>
      </w:pPr>
      <w:r>
        <w:t>13 The K</w:t>
      </w:r>
      <w:r w:rsidR="00C879D4" w:rsidRPr="00AB1781">
        <w:t>ing of the forces</w:t>
      </w:r>
      <w:r>
        <w:rPr>
          <w:rStyle w:val="FootnoteReference"/>
        </w:rPr>
        <w:footnoteReference w:id="333"/>
      </w:r>
      <w:r w:rsidR="00C879D4" w:rsidRPr="00AB1781">
        <w:t xml:space="preserve"> of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lastRenderedPageBreak/>
        <w:t xml:space="preserve">14 Even if you sleep </w:t>
      </w:r>
      <w:r w:rsidR="003863C1">
        <w:t>in the mists of your portions</w:t>
      </w:r>
      <w:r w:rsidRPr="00AB1781">
        <w:t>,</w:t>
      </w:r>
      <w:r w:rsidRPr="00AB1781">
        <w:rPr>
          <w:rStyle w:val="FootnoteReference"/>
        </w:rPr>
        <w:footnoteReference w:id="334"/>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35"/>
      </w:r>
      <w:r w:rsidR="00C879D4" w:rsidRPr="00AB1781">
        <w:t>,</w:t>
      </w:r>
    </w:p>
    <w:p w14:paraId="0D42DE97" w14:textId="66A8AF08" w:rsidR="00C879D4" w:rsidRPr="00AB1781" w:rsidRDefault="00C879D4" w:rsidP="00C879D4">
      <w:pPr>
        <w:pStyle w:val="EnglishHangNoCoptic"/>
      </w:pPr>
      <w:r w:rsidRPr="00AB1781">
        <w:tab/>
        <w:t xml:space="preserve">thousands of </w:t>
      </w:r>
      <w:r w:rsidR="0080282E">
        <w:t>thriving ones</w:t>
      </w:r>
      <w:r w:rsidRPr="00AB1781">
        <w:t>;</w:t>
      </w:r>
    </w:p>
    <w:p w14:paraId="5961FD8D" w14:textId="33418612" w:rsidR="00C879D4" w:rsidRPr="00AB1781" w:rsidRDefault="00C879D4" w:rsidP="00C879D4">
      <w:pPr>
        <w:pStyle w:val="EnglishHangEndNoCoptic"/>
      </w:pPr>
      <w:r w:rsidRPr="00AB1781">
        <w:tab/>
        <w:t xml:space="preserve">the Lord is in them as in </w:t>
      </w:r>
      <w:r w:rsidR="0080282E">
        <w:t>his holy</w:t>
      </w:r>
      <w:r w:rsidRPr="00AB1781">
        <w:t xml:space="preserve"> on Sinai.</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w:t>
      </w:r>
      <w:proofErr w:type="gramStart"/>
      <w:r w:rsidR="0080282E">
        <w:t>You</w:t>
      </w:r>
      <w:proofErr w:type="gramEnd"/>
      <w:r w:rsidR="0080282E">
        <w:t xml:space="preserve">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36"/>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3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38"/>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w:t>
      </w:r>
      <w:proofErr w:type="gramStart"/>
      <w:r w:rsidR="000C6C77">
        <w:t>you</w:t>
      </w:r>
      <w:proofErr w:type="gramEnd"/>
      <w:r w:rsidR="000C6C77">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t>
      </w:r>
      <w:proofErr w:type="gramStart"/>
      <w:r w:rsidRPr="00AB1781">
        <w:t>Who</w:t>
      </w:r>
      <w:proofErr w:type="gramEnd"/>
      <w:r w:rsidRPr="00AB1781">
        <w:t xml:space="preserve">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3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lastRenderedPageBreak/>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40"/>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 xml:space="preserve">grow weary of </w:t>
      </w:r>
      <w:proofErr w:type="gramStart"/>
      <w:r w:rsidR="00A10925">
        <w:t>crying</w:t>
      </w:r>
      <w:r w:rsidRPr="00AB1781">
        <w:t>,</w:t>
      </w:r>
      <w:proofErr w:type="gramEnd"/>
      <w:r w:rsidRPr="00AB1781">
        <w:t xml:space="preserve">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41"/>
      </w:r>
    </w:p>
    <w:p w14:paraId="75B079FC" w14:textId="34FA1BF6" w:rsidR="00C879D4" w:rsidRPr="00AB1781" w:rsidRDefault="00C879D4" w:rsidP="00B139A8">
      <w:pPr>
        <w:pStyle w:val="EnglishHangNoCoptic"/>
      </w:pPr>
      <w:r w:rsidRPr="00AB1781">
        <w:t xml:space="preserve">6 O God, </w:t>
      </w:r>
      <w:proofErr w:type="gramStart"/>
      <w:r w:rsidR="001040C8">
        <w:t>You</w:t>
      </w:r>
      <w:proofErr w:type="gramEnd"/>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proofErr w:type="gramStart"/>
      <w:r w:rsidR="0089583B">
        <w:t>became</w:t>
      </w:r>
      <w:proofErr w:type="gramEnd"/>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42"/>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lastRenderedPageBreak/>
        <w:t>13 Those who sat in the gate</w:t>
      </w:r>
      <w:r w:rsidRPr="00AB1781">
        <w:rPr>
          <w:rStyle w:val="FootnoteReference"/>
        </w:rPr>
        <w:footnoteReference w:id="343"/>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44"/>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45"/>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46"/>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47"/>
      </w:r>
    </w:p>
    <w:p w14:paraId="7BE841A8" w14:textId="6FA9486C" w:rsidR="00C879D4" w:rsidRPr="00AB1781" w:rsidRDefault="00C879D4" w:rsidP="00B139A8">
      <w:pPr>
        <w:pStyle w:val="EnglishHangNoCoptic"/>
      </w:pPr>
      <w:r w:rsidRPr="00AB1781">
        <w:lastRenderedPageBreak/>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48"/>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67" w:name="_Ref412026055"/>
      <w:r>
        <w:t>Psalm</w:t>
      </w:r>
      <w:r w:rsidR="00C879D4" w:rsidRPr="00AB1781">
        <w:t xml:space="preserve"> 69</w:t>
      </w:r>
      <w:r>
        <w:t xml:space="preserve">: </w:t>
      </w:r>
      <w:r w:rsidR="007D2678">
        <w:t>“O Lord</w:t>
      </w:r>
      <w:r>
        <w:t xml:space="preserve">, </w:t>
      </w:r>
      <w:r w:rsidR="007D2678">
        <w:t>make haste to help m</w:t>
      </w:r>
      <w:r w:rsidR="00F017CA">
        <w:t>e”</w:t>
      </w:r>
      <w:bookmarkEnd w:id="267"/>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 xml:space="preserve">y David, </w:t>
      </w:r>
      <w:proofErr w:type="gramStart"/>
      <w:r w:rsidRPr="00AB1781">
        <w:t>In</w:t>
      </w:r>
      <w:proofErr w:type="gramEnd"/>
      <w:r w:rsidRPr="00AB1781">
        <w:t xml:space="preserve">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49"/>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50"/>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68" w:name="_Ref435438582"/>
      <w:r w:rsidRPr="00AB1781">
        <w:t>K</w:t>
      </w:r>
      <w:r>
        <w:t>athisma 10</w:t>
      </w:r>
      <w:bookmarkEnd w:id="268"/>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lastRenderedPageBreak/>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51"/>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52"/>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lastRenderedPageBreak/>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53"/>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54"/>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55"/>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56"/>
      </w:r>
    </w:p>
    <w:p w14:paraId="73B4E4EB" w14:textId="77777777" w:rsidR="00CA0029" w:rsidRPr="00AB1781" w:rsidRDefault="00CA0029" w:rsidP="00CA0029">
      <w:pPr>
        <w:pStyle w:val="EnglishHangNoCoptic"/>
      </w:pPr>
      <w:r w:rsidRPr="00AB1781">
        <w:lastRenderedPageBreak/>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57"/>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58"/>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59"/>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60"/>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77343E2" w:rsidR="00CA0029" w:rsidRPr="00AB1781" w:rsidRDefault="00CA0029" w:rsidP="00CA0029">
      <w:pPr>
        <w:pStyle w:val="EnglishHangNoCoptic"/>
      </w:pPr>
      <w:r w:rsidRPr="00AB1781">
        <w:t>10 The kings of Tarshish</w:t>
      </w:r>
      <w:r w:rsidRPr="00AB1781">
        <w:rPr>
          <w:rStyle w:val="FootnoteReference"/>
        </w:rPr>
        <w:footnoteReference w:id="361"/>
      </w:r>
      <w:r w:rsidRPr="00AB1781">
        <w:t xml:space="preserve"> and the isles will </w:t>
      </w:r>
      <w:r w:rsidR="0087032A">
        <w:t>come 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62"/>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lastRenderedPageBreak/>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63"/>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64"/>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77777777" w:rsidR="00CA0029" w:rsidRPr="00AB1781" w:rsidRDefault="00CA0029" w:rsidP="00CA0029">
      <w:pPr>
        <w:pStyle w:val="EnglishHangEndNoCoptic"/>
      </w:pPr>
      <w:r w:rsidRPr="00AB1781">
        <w:tab/>
        <w:t>All the nations will call Him blessed.</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65"/>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lastRenderedPageBreak/>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66"/>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67"/>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 xml:space="preserve">ere knowledge in the </w:t>
      </w:r>
      <w:proofErr w:type="gramStart"/>
      <w:r>
        <w:t>Most High</w:t>
      </w:r>
      <w:proofErr w:type="gramEnd"/>
      <w:r>
        <w:t>?”</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lastRenderedPageBreak/>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68"/>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69"/>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70"/>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71"/>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72"/>
      </w:r>
    </w:p>
    <w:p w14:paraId="3772CA58" w14:textId="51804392" w:rsidR="00CA0029" w:rsidRPr="00CA0029" w:rsidRDefault="00CA0029" w:rsidP="00BF0205">
      <w:pPr>
        <w:pStyle w:val="Heading4"/>
      </w:pPr>
      <w:r>
        <w:lastRenderedPageBreak/>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73"/>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74"/>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75"/>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76"/>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77"/>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 xml:space="preserve">no longer he </w:t>
      </w:r>
      <w:proofErr w:type="gramStart"/>
      <w:r w:rsidR="00452817">
        <w:t>know</w:t>
      </w:r>
      <w:proofErr w:type="gramEnd"/>
      <w:r w:rsidR="00452817">
        <w:t xml:space="preserve"> us</w:t>
      </w:r>
      <w:r w:rsidRPr="00AB1781">
        <w:t>.</w:t>
      </w:r>
    </w:p>
    <w:p w14:paraId="1EFD936B" w14:textId="03C4A8FA" w:rsidR="00CA0029" w:rsidRPr="00AB1781" w:rsidRDefault="00CA0029" w:rsidP="00CA0029">
      <w:pPr>
        <w:pStyle w:val="EnglishHangNoCoptic"/>
      </w:pPr>
      <w:r w:rsidRPr="00AB1781">
        <w:lastRenderedPageBreak/>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 xml:space="preserve">heads </w:t>
      </w:r>
      <w:proofErr w:type="gramStart"/>
      <w:r w:rsidR="00452817">
        <w:t>of  the</w:t>
      </w:r>
      <w:proofErr w:type="gramEnd"/>
      <w:r w:rsidR="00452817">
        <w:t xml:space="preserv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78"/>
      </w:r>
    </w:p>
    <w:p w14:paraId="11327820" w14:textId="3B3CCACB"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79"/>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7C9E4B6F" w:rsidR="00CA0029" w:rsidRPr="00AB1781" w:rsidRDefault="00CA0029" w:rsidP="00CA0029">
      <w:pPr>
        <w:pStyle w:val="EnglishHangNoCoptic"/>
      </w:pPr>
      <w:r w:rsidRPr="00AB1781">
        <w:t xml:space="preserve">18 Remember this: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lastRenderedPageBreak/>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80"/>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81"/>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82"/>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lastRenderedPageBreak/>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83"/>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84"/>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85"/>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386"/>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lastRenderedPageBreak/>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387"/>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388"/>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 xml:space="preserve">he right hand of the </w:t>
      </w:r>
      <w:proofErr w:type="gramStart"/>
      <w:r w:rsidR="001E7CE9">
        <w:t>Most High</w:t>
      </w:r>
      <w:proofErr w:type="gramEnd"/>
      <w:r w:rsidR="001E7CE9">
        <w:t>!”</w:t>
      </w:r>
    </w:p>
    <w:p w14:paraId="38D80AEB" w14:textId="77777777" w:rsidR="00CA0029" w:rsidRPr="00AB1781" w:rsidRDefault="00CA0029" w:rsidP="00CA0029">
      <w:pPr>
        <w:pStyle w:val="EnglishHangNoCoptic"/>
      </w:pPr>
      <w:r w:rsidRPr="00AB1781">
        <w:lastRenderedPageBreak/>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proofErr w:type="gramStart"/>
      <w:r w:rsidR="00E570CB">
        <w:t>Your</w:t>
      </w:r>
      <w:proofErr w:type="gramEnd"/>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389"/>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390"/>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391"/>
      </w:r>
      <w:r w:rsidRPr="00AB1781">
        <w:t xml:space="preserve"> of </w:t>
      </w:r>
      <w:r w:rsidR="00E570CB">
        <w:t>Your</w:t>
      </w:r>
      <w:r w:rsidRPr="00AB1781">
        <w:t xml:space="preserve"> thunder was in the </w:t>
      </w:r>
      <w:r w:rsidR="0077116C">
        <w:t>circuit [of the earth]</w:t>
      </w:r>
      <w:r w:rsidRPr="00AB1781">
        <w:t>;</w:t>
      </w:r>
    </w:p>
    <w:p w14:paraId="7ACBC5CE" w14:textId="152F3545" w:rsidR="00CA0029" w:rsidRPr="00AB1781" w:rsidRDefault="00CA0029" w:rsidP="00CA0029">
      <w:pPr>
        <w:pStyle w:val="EnglishHangNoCoptic"/>
      </w:pPr>
      <w:r w:rsidRPr="00AB1781">
        <w:tab/>
      </w:r>
      <w:r w:rsidR="00E570CB">
        <w:t>Your</w:t>
      </w:r>
      <w:r w:rsidR="0077116C">
        <w:t xml:space="preserve"> lightnings lit up the world;</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69" w:name="_Ref435438587"/>
      <w:r w:rsidRPr="00AB1781">
        <w:t>K</w:t>
      </w:r>
      <w:r>
        <w:t>athisma</w:t>
      </w:r>
      <w:r w:rsidRPr="00AB1781">
        <w:t xml:space="preserve"> 1</w:t>
      </w:r>
      <w:r>
        <w:t>1</w:t>
      </w:r>
      <w:bookmarkEnd w:id="269"/>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lastRenderedPageBreak/>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392"/>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93"/>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394"/>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lastRenderedPageBreak/>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395"/>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11A2251" w:rsidR="004A51E7" w:rsidRPr="00AB1781" w:rsidRDefault="004A51E7" w:rsidP="004A51E7">
      <w:pPr>
        <w:pStyle w:val="EnglishHangNoCoptic"/>
      </w:pPr>
      <w:r w:rsidRPr="00AB1781">
        <w:tab/>
        <w:t xml:space="preserve">and </w:t>
      </w:r>
      <w:r w:rsidR="008A536F">
        <w:t>brooks</w:t>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96"/>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lastRenderedPageBreak/>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 xml:space="preserve">and by His </w:t>
      </w:r>
      <w:proofErr w:type="gramStart"/>
      <w:r w:rsidRPr="00AB1781">
        <w:t>power</w:t>
      </w:r>
      <w:proofErr w:type="gramEnd"/>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397"/>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lastRenderedPageBreak/>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proofErr w:type="gramStart"/>
      <w:r w:rsidRPr="00AB1781">
        <w:t>spared</w:t>
      </w:r>
      <w:proofErr w:type="gramEnd"/>
      <w:r w:rsidRPr="00AB1781">
        <w:t xml:space="preserve">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lastRenderedPageBreak/>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w:t>
      </w:r>
      <w:proofErr w:type="gramStart"/>
      <w:r w:rsidRPr="00AB1781">
        <w:t>Most High</w:t>
      </w:r>
      <w:proofErr w:type="gramEnd"/>
      <w:r w:rsidRPr="00AB1781">
        <w:t xml:space="preserve">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398"/>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lastRenderedPageBreak/>
        <w:t xml:space="preserve">69 And He built His sanctuary like the horn of a </w:t>
      </w:r>
      <w:r w:rsidR="006B0A9B">
        <w:t>unicorn</w:t>
      </w:r>
      <w:r w:rsidRPr="00AB1781">
        <w:t>;</w:t>
      </w:r>
      <w:r w:rsidRPr="00AB1781">
        <w:rPr>
          <w:rStyle w:val="FootnoteReference"/>
        </w:rPr>
        <w:footnoteReference w:id="399"/>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00"/>
      </w:r>
    </w:p>
    <w:p w14:paraId="728C0489" w14:textId="24E666D3" w:rsidR="004A51E7" w:rsidRPr="00AB1781" w:rsidRDefault="004A51E7" w:rsidP="004A51E7">
      <w:pPr>
        <w:pStyle w:val="EnglishHangNoCoptic"/>
      </w:pPr>
      <w:r w:rsidRPr="00AB1781">
        <w:lastRenderedPageBreak/>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t>
      </w:r>
      <w:proofErr w:type="gramStart"/>
      <w:r>
        <w:t>Who</w:t>
      </w:r>
      <w:proofErr w:type="gramEnd"/>
      <w:r>
        <w:t xml:space="preserve">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01"/>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02"/>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03"/>
      </w:r>
      <w:r>
        <w:t xml:space="preserve">, </w:t>
      </w:r>
      <w:r w:rsidR="006B0A9B">
        <w:t>manifest Yourself</w:t>
      </w:r>
      <w:r w:rsidR="006B0A9B">
        <w:rPr>
          <w:rStyle w:val="FootnoteReference"/>
        </w:rPr>
        <w:footnoteReference w:id="404"/>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05"/>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lastRenderedPageBreak/>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6ADD62CA" w:rsidR="004A51E7" w:rsidRPr="00AB1781" w:rsidRDefault="004A51E7" w:rsidP="004A51E7">
      <w:pPr>
        <w:pStyle w:val="EnglishHangEndNoCoptic"/>
      </w:pPr>
      <w:r w:rsidRPr="00AB1781">
        <w:tab/>
        <w:t xml:space="preserve">and let </w:t>
      </w:r>
      <w:r w:rsidR="00E570CB">
        <w:t>Your</w:t>
      </w:r>
      <w:r w:rsidRPr="00AB1781">
        <w:t xml:space="preserve"> face shine,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06"/>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lastRenderedPageBreak/>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07"/>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08"/>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lastRenderedPageBreak/>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09"/>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10"/>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11"/>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lastRenderedPageBreak/>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12"/>
      </w:r>
    </w:p>
    <w:p w14:paraId="65A343DC" w14:textId="31254CAF" w:rsidR="004A51E7" w:rsidRPr="00AB1781" w:rsidRDefault="003D6ABB" w:rsidP="00A93CE8">
      <w:pPr>
        <w:pStyle w:val="EnglishHangNoCoptic"/>
      </w:pPr>
      <w:r>
        <w:t>6 I said, “y</w:t>
      </w:r>
      <w:r w:rsidR="004A51E7" w:rsidRPr="00AB1781">
        <w:t>ou are gods</w:t>
      </w:r>
    </w:p>
    <w:p w14:paraId="436F4B4E" w14:textId="6DB4F05A" w:rsidR="004A51E7" w:rsidRPr="00A93CE8" w:rsidRDefault="003D6ABB" w:rsidP="00A93CE8">
      <w:pPr>
        <w:pStyle w:val="EnglishHangEndNoCoptic"/>
      </w:pPr>
      <w:r>
        <w:tab/>
        <w:t>and all sons of the Most High.</w:t>
      </w:r>
      <w:r w:rsidR="004A51E7" w:rsidRPr="00AB1781">
        <w:rPr>
          <w:rStyle w:val="FootnoteReference"/>
        </w:rPr>
        <w:footnoteReference w:id="413"/>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14"/>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proofErr w:type="gramStart"/>
      <w:r w:rsidR="00E570CB">
        <w:t>Your</w:t>
      </w:r>
      <w:proofErr w:type="gramEnd"/>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lastRenderedPageBreak/>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0"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0"/>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15"/>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lastRenderedPageBreak/>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16"/>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17"/>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18"/>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1" w:name="_Ref412111302"/>
      <w:r>
        <w:lastRenderedPageBreak/>
        <w:t>Psalm</w:t>
      </w:r>
      <w:r w:rsidR="004A51E7" w:rsidRPr="00AB1781">
        <w:t xml:space="preserve"> 84</w:t>
      </w:r>
      <w:r>
        <w:t>:</w:t>
      </w:r>
      <w:r w:rsidR="007D2678">
        <w:t>” O Lord,</w:t>
      </w:r>
      <w:r>
        <w:t xml:space="preserve"> </w:t>
      </w:r>
      <w:proofErr w:type="gramStart"/>
      <w:r w:rsidR="001040C8">
        <w:t>You</w:t>
      </w:r>
      <w:proofErr w:type="gramEnd"/>
      <w:r>
        <w:t xml:space="preserve"> </w:t>
      </w:r>
      <w:r w:rsidR="007D2678">
        <w:t>were pleased with</w:t>
      </w:r>
      <w:r>
        <w:t xml:space="preserve"> </w:t>
      </w:r>
      <w:r w:rsidR="00E570CB">
        <w:t>Your</w:t>
      </w:r>
      <w:r>
        <w:t xml:space="preserve"> lan</w:t>
      </w:r>
      <w:r w:rsidR="005453DF">
        <w:t>d”</w:t>
      </w:r>
      <w:bookmarkEnd w:id="271"/>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19"/>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20"/>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21"/>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7AE58CDB" w:rsidR="004A51E7" w:rsidRPr="00AB1781" w:rsidRDefault="004A51E7" w:rsidP="00A93CE8">
      <w:pPr>
        <w:pStyle w:val="EnglishHangNoCoptic"/>
      </w:pPr>
      <w:r w:rsidRPr="00AB1781">
        <w:t>12 Truth sprung</w:t>
      </w:r>
      <w:r w:rsidR="009745F6">
        <w:rPr>
          <w:rStyle w:val="FootnoteReference"/>
        </w:rPr>
        <w:footnoteReference w:id="422"/>
      </w:r>
      <w:r w:rsidRPr="00AB1781">
        <w:t xml:space="preserve"> from the earth,</w:t>
      </w:r>
    </w:p>
    <w:p w14:paraId="239109C1" w14:textId="65FA27AE" w:rsidR="004A51E7" w:rsidRPr="00AB1781" w:rsidRDefault="004A51E7" w:rsidP="00A93CE8">
      <w:pPr>
        <w:pStyle w:val="EnglishHangEndNoCoptic"/>
      </w:pPr>
      <w:r w:rsidRPr="00AB1781">
        <w:tab/>
        <w:t xml:space="preserve">and </w:t>
      </w:r>
      <w:r w:rsidR="009745F6">
        <w:t>righteousness</w:t>
      </w:r>
      <w:r w:rsidRPr="00AB1781">
        <w:t xml:space="preserve"> looked down from heaven.</w:t>
      </w:r>
    </w:p>
    <w:p w14:paraId="0E2FFC6B" w14:textId="77777777" w:rsidR="004A51E7" w:rsidRPr="00AB1781" w:rsidRDefault="004A51E7" w:rsidP="00A93CE8">
      <w:pPr>
        <w:pStyle w:val="EnglishHangNoCoptic"/>
      </w:pPr>
      <w:r w:rsidRPr="00AB1781">
        <w:lastRenderedPageBreak/>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2" w:name="_Ref435990025"/>
      <w:r>
        <w:t>Kathisma 12</w:t>
      </w:r>
      <w:bookmarkEnd w:id="272"/>
    </w:p>
    <w:p w14:paraId="3C923651" w14:textId="0BCFC39C" w:rsidR="00935D4B" w:rsidRPr="00AB1781" w:rsidRDefault="00935D4B" w:rsidP="00BF0205">
      <w:pPr>
        <w:pStyle w:val="Heading4"/>
      </w:pPr>
      <w:bookmarkStart w:id="273"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3"/>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23"/>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24"/>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25"/>
      </w:r>
      <w:r w:rsidRPr="00AB1781">
        <w:t xml:space="preserve"> of my supplication.</w:t>
      </w:r>
    </w:p>
    <w:p w14:paraId="185BE625" w14:textId="7DE762C1" w:rsidR="00935D4B" w:rsidRPr="00AB1781" w:rsidRDefault="00935D4B" w:rsidP="00935D4B">
      <w:pPr>
        <w:pStyle w:val="EnglishHangNoCoptic"/>
      </w:pPr>
      <w:r w:rsidRPr="00AB1781">
        <w:lastRenderedPageBreak/>
        <w:t xml:space="preserve">7 </w:t>
      </w:r>
      <w:r w:rsidR="00751701">
        <w:t xml:space="preserve">I will </w:t>
      </w:r>
      <w:proofErr w:type="gramStart"/>
      <w:r w:rsidR="00751701">
        <w:t>cried</w:t>
      </w:r>
      <w:proofErr w:type="gramEnd"/>
      <w:r w:rsidR="00751701">
        <w:t xml:space="preserve">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 xml:space="preserve">9 All the </w:t>
      </w:r>
      <w:proofErr w:type="gramStart"/>
      <w:r w:rsidRPr="00AB1781">
        <w:t>nations</w:t>
      </w:r>
      <w:r w:rsidR="00751701">
        <w:t>[</w:t>
      </w:r>
      <w:proofErr w:type="gramEnd"/>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26"/>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27"/>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28"/>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1D1E2C69" w:rsidR="00935D4B" w:rsidRPr="00AB1781" w:rsidRDefault="004A5192" w:rsidP="00935D4B">
      <w:pPr>
        <w:pStyle w:val="EnglishHangNoCoptic"/>
      </w:pPr>
      <w:r>
        <w:t>13 For</w:t>
      </w:r>
      <w:r w:rsidR="00935D4B" w:rsidRPr="00AB1781">
        <w:t xml:space="preserve"> </w:t>
      </w:r>
      <w:r w:rsidR="00E570CB">
        <w:t>Your</w:t>
      </w:r>
      <w:r w:rsidR="00935D4B" w:rsidRPr="00AB1781">
        <w:t xml:space="preserve"> mercy towards me</w:t>
      </w:r>
      <w:r>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29"/>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30"/>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31"/>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4" w:name="_Ref412111328"/>
      <w:r>
        <w:lastRenderedPageBreak/>
        <w:t>Psalm</w:t>
      </w:r>
      <w:r w:rsidRPr="00AB1781">
        <w:t xml:space="preserve"> 86</w:t>
      </w:r>
      <w:r>
        <w:t xml:space="preserve">: </w:t>
      </w:r>
      <w:r w:rsidR="007D2678">
        <w:t>“</w:t>
      </w:r>
      <w:r>
        <w:t>His foundations are on the holy mountain</w:t>
      </w:r>
      <w:r w:rsidR="005453DF">
        <w:t>s”</w:t>
      </w:r>
      <w:bookmarkEnd w:id="274"/>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32"/>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33"/>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34"/>
      </w:r>
    </w:p>
    <w:p w14:paraId="41ECC6AA" w14:textId="04147FD6" w:rsidR="00935D4B" w:rsidRPr="00AB1781" w:rsidRDefault="00ED7AD3" w:rsidP="00935D4B">
      <w:pPr>
        <w:pStyle w:val="EnglishHangNoCoptic"/>
      </w:pPr>
      <w:r>
        <w:tab/>
        <w:t>and, “a man was born in her,”</w:t>
      </w:r>
      <w:r>
        <w:rPr>
          <w:rStyle w:val="FootnoteReference"/>
        </w:rPr>
        <w:footnoteReference w:id="435"/>
      </w:r>
    </w:p>
    <w:p w14:paraId="338E4C9D" w14:textId="60232CF0" w:rsidR="00935D4B" w:rsidRPr="00AB1781" w:rsidRDefault="00ED7AD3" w:rsidP="00935D4B">
      <w:pPr>
        <w:pStyle w:val="EnglishHangEndNoCoptic"/>
      </w:pPr>
      <w:r>
        <w:tab/>
        <w:t>for t</w:t>
      </w:r>
      <w:r w:rsidR="00935D4B" w:rsidRPr="00AB1781">
        <w:t xml:space="preserve">he </w:t>
      </w:r>
      <w:proofErr w:type="gramStart"/>
      <w:r w:rsidR="00935D4B" w:rsidRPr="00AB1781">
        <w:t>Most High</w:t>
      </w:r>
      <w:proofErr w:type="gramEnd"/>
      <w:r w:rsidR="00935D4B" w:rsidRPr="00AB1781">
        <w:t xml:space="preserve"> </w:t>
      </w:r>
      <w:r>
        <w:t>Himself founded her.</w:t>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36"/>
      </w:r>
    </w:p>
    <w:p w14:paraId="238BF1CD" w14:textId="10C343FE" w:rsidR="00B35B25" w:rsidRPr="00935D4B" w:rsidRDefault="00B35B25" w:rsidP="00B35B25">
      <w:pPr>
        <w:pStyle w:val="EnglishHangEndNoCopt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lastRenderedPageBreak/>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w:t>
      </w:r>
      <w:proofErr w:type="gramStart"/>
      <w:r w:rsidR="004E2A9B">
        <w:t>You</w:t>
      </w:r>
      <w:proofErr w:type="gramEnd"/>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proofErr w:type="gramStart"/>
      <w:r w:rsidR="00BD2048">
        <w:t>supplication</w:t>
      </w:r>
      <w:r w:rsidR="004E2A9B">
        <w:t>[</w:t>
      </w:r>
      <w:proofErr w:type="gramEnd"/>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37"/>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38"/>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39"/>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40"/>
      </w:r>
      <w:r>
        <w:t xml:space="preserve"> confess</w:t>
      </w:r>
      <w:r w:rsidR="00F06A9C">
        <w:rPr>
          <w:rStyle w:val="FootnoteReference"/>
        </w:rPr>
        <w:footnoteReference w:id="441"/>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42"/>
      </w:r>
      <w:r w:rsidR="00FF46D1">
        <w:t xml:space="preserve"> </w:t>
      </w:r>
      <w:r w:rsidRPr="00AB1781">
        <w:t>land?</w:t>
      </w:r>
    </w:p>
    <w:p w14:paraId="536BC3D9" w14:textId="1B73B777" w:rsidR="00935D4B" w:rsidRPr="00AB1781" w:rsidRDefault="00935D4B" w:rsidP="00935D4B">
      <w:pPr>
        <w:pStyle w:val="EnglishHangNoCoptic"/>
      </w:pPr>
      <w:r w:rsidRPr="00AB1781">
        <w:lastRenderedPageBreak/>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43"/>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44"/>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45"/>
      </w:r>
      <w:r w:rsidRPr="00AB1781">
        <w:t xml:space="preserve"> </w:t>
      </w:r>
      <w:r w:rsidR="006D6CF8">
        <w:t>forever</w:t>
      </w:r>
      <w:r w:rsidR="006D6CF8">
        <w:rPr>
          <w:rStyle w:val="FootnoteReference"/>
        </w:rPr>
        <w:footnoteReference w:id="446"/>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47"/>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lastRenderedPageBreak/>
        <w:t xml:space="preserve">6 The heavens </w:t>
      </w:r>
      <w:r w:rsidR="006D6CF8">
        <w:t>will confess</w:t>
      </w:r>
      <w:r w:rsidR="00962B09">
        <w:rPr>
          <w:rStyle w:val="FootnoteReference"/>
        </w:rPr>
        <w:footnoteReference w:id="448"/>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49"/>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0F00CB00"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3B28712D" w:rsidR="00935D4B" w:rsidRPr="00AB1781" w:rsidRDefault="00935D4B" w:rsidP="00935D4B">
      <w:pPr>
        <w:pStyle w:val="EnglishHangNoCoptic"/>
      </w:pPr>
      <w:r w:rsidRPr="00AB1781">
        <w:t xml:space="preserve">13 </w:t>
      </w:r>
      <w:r w:rsidR="001626CD">
        <w:t>You created t</w:t>
      </w:r>
      <w:r w:rsidRPr="00AB1781">
        <w:t xml:space="preserve">he north </w:t>
      </w:r>
      <w:r w:rsidR="001626CD">
        <w:t xml:space="preserve">[wind] </w:t>
      </w:r>
      <w:r w:rsidRPr="00AB1781">
        <w:t>and the sea</w:t>
      </w:r>
      <w:r w:rsidR="001626CD">
        <w:t>s;</w:t>
      </w:r>
      <w:r w:rsidRPr="00AB1781">
        <w:rPr>
          <w:rStyle w:val="FootnoteReference"/>
        </w:rPr>
        <w:footnoteReference w:id="45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5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5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5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lastRenderedPageBreak/>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5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5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56"/>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5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5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5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lastRenderedPageBreak/>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6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6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6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63"/>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lastRenderedPageBreak/>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6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65"/>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proofErr w:type="gramStart"/>
      <w:r w:rsidR="001040C8">
        <w:t>You</w:t>
      </w:r>
      <w:proofErr w:type="gramEnd"/>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90150C7" w:rsidR="00935D4B" w:rsidRPr="00AB1781" w:rsidRDefault="00935D4B" w:rsidP="00935D4B">
      <w:pPr>
        <w:pStyle w:val="EnglishHangNoCoptic"/>
      </w:pPr>
      <w:r w:rsidRPr="00AB1781">
        <w:t xml:space="preserve">2 Before the mountains came to </w:t>
      </w:r>
      <w:r w:rsidR="00DB082B">
        <w:t>made</w:t>
      </w:r>
    </w:p>
    <w:p w14:paraId="22896465" w14:textId="77777777" w:rsidR="00935D4B" w:rsidRPr="00AB1781" w:rsidRDefault="00935D4B" w:rsidP="00935D4B">
      <w:pPr>
        <w:pStyle w:val="EnglishHangNoCoptic"/>
      </w:pPr>
      <w:r w:rsidRPr="00AB1781">
        <w:tab/>
        <w:t>or the earth and the world was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proofErr w:type="gramStart"/>
      <w:r w:rsidR="001040C8">
        <w:t>You</w:t>
      </w:r>
      <w:proofErr w:type="gramEnd"/>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lastRenderedPageBreak/>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66"/>
      </w:r>
      <w:r w:rsidRPr="00AB1781">
        <w:t xml:space="preserve"> in </w:t>
      </w:r>
      <w:r w:rsidR="00E570CB">
        <w:t>Your</w:t>
      </w:r>
      <w:r w:rsidRPr="00AB1781">
        <w:t xml:space="preserve"> wrath,</w:t>
      </w:r>
      <w:r w:rsidRPr="00AB1781">
        <w:rPr>
          <w:rStyle w:val="FootnoteReference"/>
        </w:rPr>
        <w:footnoteReference w:id="46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6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6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5" w:name="_Ref412026283"/>
      <w:r>
        <w:lastRenderedPageBreak/>
        <w:t>Psalm</w:t>
      </w:r>
      <w:r w:rsidRPr="00AB1781">
        <w:t xml:space="preserve"> 90</w:t>
      </w:r>
      <w:r>
        <w:t xml:space="preserve">: </w:t>
      </w:r>
      <w:r w:rsidR="007D2678">
        <w:t>“</w:t>
      </w:r>
      <w:r>
        <w:t>He who dwells in the help of the Most Hig</w:t>
      </w:r>
      <w:r w:rsidR="00F017CA">
        <w:t>h”</w:t>
      </w:r>
      <w:bookmarkEnd w:id="275"/>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7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lastRenderedPageBreak/>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7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7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6" w:name="_Ref435438606"/>
      <w:r w:rsidRPr="00AB1781">
        <w:t>K</w:t>
      </w:r>
      <w:r>
        <w:t>athisma</w:t>
      </w:r>
      <w:r w:rsidRPr="00AB1781">
        <w:t xml:space="preserve"> 1</w:t>
      </w:r>
      <w:r>
        <w:t>3</w:t>
      </w:r>
      <w:bookmarkEnd w:id="276"/>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7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7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lastRenderedPageBreak/>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75"/>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proofErr w:type="gramStart"/>
      <w:r w:rsidR="00C104A1">
        <w:t>are</w:t>
      </w:r>
      <w:proofErr w:type="gramEnd"/>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proofErr w:type="gramStart"/>
      <w:r w:rsidR="00E570CB">
        <w:t>Your</w:t>
      </w:r>
      <w:proofErr w:type="gramEnd"/>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7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7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proofErr w:type="gramStart"/>
      <w:r w:rsidRPr="00AB1781">
        <w:t>hears</w:t>
      </w:r>
      <w:proofErr w:type="gramEnd"/>
      <w:r w:rsidRPr="00AB1781">
        <w:t xml:space="preserve">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7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79"/>
      </w:r>
      <w:r w:rsidRPr="00AB1781">
        <w:t xml:space="preserve"> in a ripe</w:t>
      </w:r>
      <w:r w:rsidR="00325B16">
        <w:rPr>
          <w:rStyle w:val="FootnoteReference"/>
        </w:rPr>
        <w:footnoteReference w:id="48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77" w:name="_Ref412111374"/>
      <w:r>
        <w:lastRenderedPageBreak/>
        <w:t>Psalm</w:t>
      </w:r>
      <w:r w:rsidRPr="00AB1781">
        <w:t xml:space="preserve"> 92</w:t>
      </w:r>
      <w:r>
        <w:t xml:space="preserve">: </w:t>
      </w:r>
      <w:r w:rsidR="007D2678">
        <w:t xml:space="preserve">“The Lord is </w:t>
      </w:r>
      <w:proofErr w:type="gramStart"/>
      <w:r w:rsidR="007D2678">
        <w:t>reigns</w:t>
      </w:r>
      <w:r>
        <w:t>,</w:t>
      </w:r>
      <w:proofErr w:type="gramEnd"/>
      <w:r>
        <w:t xml:space="preserve"> He is robed in </w:t>
      </w:r>
      <w:r w:rsidR="007D2678">
        <w:t>majesty”</w:t>
      </w:r>
      <w:bookmarkEnd w:id="277"/>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48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1CE5431D" w:rsidR="008016CF" w:rsidRPr="00AB1781" w:rsidRDefault="00350BD4" w:rsidP="008016CF">
      <w:pPr>
        <w:pStyle w:val="EnglishHangNoCoptic"/>
      </w:pPr>
      <w:r>
        <w:tab/>
        <w:t xml:space="preserve">The Lord </w:t>
      </w:r>
      <w:r w:rsidR="008016CF" w:rsidRPr="00AB1781">
        <w:t xml:space="preserve">robed and </w:t>
      </w:r>
      <w:r>
        <w:t>girded Himself with power;</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1535C4E7" w:rsidR="008016CF" w:rsidRPr="00AB1781" w:rsidRDefault="008016CF" w:rsidP="008016CF">
      <w:pPr>
        <w:pStyle w:val="EnglishHangNoCoptic"/>
      </w:pPr>
      <w:r w:rsidRPr="00AB1781">
        <w:t xml:space="preserve">3 The rivers </w:t>
      </w:r>
      <w:r w:rsidR="00350BD4">
        <w:t>lift 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482"/>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483"/>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lastRenderedPageBreak/>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484"/>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proofErr w:type="gramStart"/>
      <w:r w:rsidR="0002098A">
        <w:t>fools</w:t>
      </w:r>
      <w:proofErr w:type="gramEnd"/>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w:t>
      </w:r>
      <w:proofErr w:type="gramStart"/>
      <w:r w:rsidRPr="00AB1781">
        <w:t>you</w:t>
      </w:r>
      <w:proofErr w:type="gramEnd"/>
      <w:r w:rsidRPr="00AB1781">
        <w:t xml:space="preserve">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485"/>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proofErr w:type="gramStart"/>
      <w:r w:rsidR="0002098A">
        <w:t>sojourned</w:t>
      </w:r>
      <w:proofErr w:type="gramEnd"/>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lastRenderedPageBreak/>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486"/>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487"/>
      </w:r>
      <w:r w:rsidRPr="00AB1781">
        <w:t xml:space="preserve"> with thanksgiving</w:t>
      </w:r>
      <w:r w:rsidR="000470D3">
        <w:rPr>
          <w:rStyle w:val="FootnoteReference"/>
        </w:rPr>
        <w:footnoteReference w:id="488"/>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489"/>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490"/>
      </w:r>
      <w:r w:rsidRPr="00AB1781">
        <w:t xml:space="preserve"> and fall down</w:t>
      </w:r>
      <w:r w:rsidR="002A2713">
        <w:rPr>
          <w:rStyle w:val="FootnoteReference"/>
        </w:rPr>
        <w:footnoteReference w:id="491"/>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492"/>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493"/>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494"/>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495"/>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496"/>
      </w:r>
    </w:p>
    <w:p w14:paraId="0D54EE54" w14:textId="754B1C97" w:rsidR="008016CF" w:rsidRPr="00AB1781" w:rsidRDefault="008016CF" w:rsidP="00BF0205">
      <w:pPr>
        <w:pStyle w:val="Heading4"/>
      </w:pPr>
      <w:bookmarkStart w:id="278" w:name="_Ref412111699"/>
      <w:bookmarkStart w:id="279" w:name="_GoBack"/>
      <w:bookmarkEnd w:id="27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78"/>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lastRenderedPageBreak/>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497"/>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498"/>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499"/>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66157199"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due 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00"/>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01"/>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02"/>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03"/>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04"/>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05"/>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06"/>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0"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 xml:space="preserve">1 (By David, when His earth was </w:t>
      </w:r>
      <w:proofErr w:type="gramStart"/>
      <w:r>
        <w:t>is</w:t>
      </w:r>
      <w:proofErr w:type="gramEnd"/>
      <w:r>
        <w:t xml:space="preserve">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2EF034EC" w:rsidR="008016CF" w:rsidRPr="00AB1781" w:rsidRDefault="008016CF" w:rsidP="00A0015F">
      <w:pPr>
        <w:pStyle w:val="EnglishHangEndNoCoptic"/>
      </w:pPr>
      <w:r w:rsidRPr="00AB1781">
        <w:tab/>
      </w:r>
      <w:r w:rsidR="00AF055B">
        <w:t>righteousness</w:t>
      </w:r>
      <w:r w:rsidRPr="00AB1781">
        <w:t xml:space="preserve"> and judgment</w:t>
      </w:r>
      <w:r w:rsidR="00AF055B">
        <w:t xml:space="preserve"> keep</w:t>
      </w:r>
      <w:r w:rsidRPr="00AB1781">
        <w:t xml:space="preserve"> His throne</w:t>
      </w:r>
      <w:r w:rsidR="00AF055B">
        <w:t xml:space="preserve"> straight</w:t>
      </w:r>
      <w:r w:rsidR="00AF055B">
        <w:rPr>
          <w:rStyle w:val="FootnoteReference"/>
        </w:rPr>
        <w:footnoteReference w:id="507"/>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08"/>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09"/>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10"/>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 xml:space="preserve">rd </w:t>
      </w:r>
      <w:proofErr w:type="gramStart"/>
      <w:r>
        <w:t>Most High</w:t>
      </w:r>
      <w:proofErr w:type="gramEnd"/>
      <w:r>
        <w:t xml:space="preserve">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lastRenderedPageBreak/>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11"/>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2A965655" w:rsidR="008016CF" w:rsidRPr="00AB1781" w:rsidRDefault="008016CF" w:rsidP="00A0015F">
      <w:pPr>
        <w:pStyle w:val="EnglishHangNoCoptic"/>
      </w:pPr>
      <w:r w:rsidRPr="00AB1781">
        <w:t>11 Light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12"/>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1"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13"/>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38999E4A" w:rsidR="008016CF" w:rsidRPr="00AB1781" w:rsidRDefault="008016CF" w:rsidP="00A0015F">
      <w:pPr>
        <w:pStyle w:val="EnglishHangNoCoptic"/>
      </w:pPr>
      <w:r w:rsidRPr="00AB1781">
        <w:tab/>
        <w:t xml:space="preserve">all the ends of the earth </w:t>
      </w:r>
      <w:r w:rsidR="00867E5F">
        <w:t>saw</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2" w:name="_Ref412111731"/>
      <w:r>
        <w:t>Psalm</w:t>
      </w:r>
      <w:r w:rsidR="008016CF" w:rsidRPr="00AB1781">
        <w:t xml:space="preserve"> 98</w:t>
      </w:r>
      <w:r>
        <w:t xml:space="preserve">: </w:t>
      </w:r>
      <w:r w:rsidR="007D2678">
        <w:t>“The Lord reigns</w:t>
      </w:r>
      <w:r>
        <w:t>, let the peoples rag</w:t>
      </w:r>
      <w:r w:rsidR="007D2678">
        <w:t>e”</w:t>
      </w:r>
      <w:bookmarkEnd w:id="2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14"/>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15"/>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16"/>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17"/>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proofErr w:type="gramStart"/>
      <w:r w:rsidR="001040C8">
        <w:t>You</w:t>
      </w:r>
      <w:proofErr w:type="gramEnd"/>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18"/>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19"/>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3" w:name="_Ref412111741"/>
      <w:r>
        <w:t>Psalm</w:t>
      </w:r>
      <w:r w:rsidR="008016CF" w:rsidRPr="00AB1781">
        <w:t xml:space="preserve"> 99</w:t>
      </w:r>
      <w:r>
        <w:t xml:space="preserve">: </w:t>
      </w:r>
      <w:r w:rsidR="007D2678">
        <w:t>“</w:t>
      </w:r>
      <w:r>
        <w:t>Shout for joy to the Lord, all the eart</w:t>
      </w:r>
      <w:r w:rsidR="007D2678">
        <w:t>h”</w:t>
      </w:r>
      <w:bookmarkEnd w:id="2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20"/>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21"/>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22"/>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4"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23"/>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24"/>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lastRenderedPageBreak/>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25"/>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5" w:name="_Ref435438613"/>
      <w:r w:rsidRPr="00AB1781">
        <w:t>K</w:t>
      </w:r>
      <w:r>
        <w:t>athisma</w:t>
      </w:r>
      <w:r w:rsidRPr="00AB1781">
        <w:t xml:space="preserve"> 1</w:t>
      </w:r>
      <w:r>
        <w:t>4</w:t>
      </w:r>
      <w:bookmarkEnd w:id="285"/>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lastRenderedPageBreak/>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26"/>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27"/>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28"/>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lastRenderedPageBreak/>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29"/>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3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xml:space="preserve">, bless His </w:t>
      </w:r>
      <w:proofErr w:type="gramStart"/>
      <w:r w:rsidR="00C37403">
        <w:t>holy</w:t>
      </w:r>
      <w:proofErr w:type="gramEnd"/>
      <w:r w:rsidR="00C37403">
        <w:t xml:space="preserve">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31"/>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lastRenderedPageBreak/>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32"/>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33"/>
      </w:r>
      <w:r w:rsidRPr="00AB1781">
        <w:t xml:space="preserve"> from us.</w:t>
      </w:r>
      <w:r w:rsidRPr="00AB1781">
        <w:rPr>
          <w:rStyle w:val="FootnoteReference"/>
        </w:rPr>
        <w:footnoteReference w:id="534"/>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35"/>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36"/>
      </w:r>
    </w:p>
    <w:p w14:paraId="2B0A2F86" w14:textId="2304E765" w:rsidR="00EC728E" w:rsidRPr="00AB1781" w:rsidRDefault="00EC728E" w:rsidP="00EC728E">
      <w:pPr>
        <w:pStyle w:val="EnglishHangNoCoptic"/>
      </w:pPr>
      <w:r w:rsidRPr="00AB1781">
        <w:lastRenderedPageBreak/>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 xml:space="preserve">who are mighty in strength, who do His </w:t>
      </w:r>
      <w:proofErr w:type="gramStart"/>
      <w:r w:rsidRPr="00AB1781">
        <w:t>word</w:t>
      </w:r>
      <w:r w:rsidR="00417F44">
        <w:t>,</w:t>
      </w:r>
      <w:proofErr w:type="gramEnd"/>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37"/>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38"/>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39"/>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40"/>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41"/>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42"/>
      </w:r>
      <w:r w:rsidR="00342E73">
        <w:t xml:space="preserve"> flames of fire.</w:t>
      </w:r>
      <w:r w:rsidRPr="00AB1781">
        <w:rPr>
          <w:rStyle w:val="FootnoteReference"/>
        </w:rPr>
        <w:footnoteReference w:id="543"/>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44"/>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45"/>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lastRenderedPageBreak/>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46"/>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47"/>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lastRenderedPageBreak/>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proofErr w:type="gramStart"/>
      <w:r w:rsidRPr="00AB1781">
        <w:t>sea,;</w:t>
      </w:r>
      <w:proofErr w:type="gramEnd"/>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48"/>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49"/>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50"/>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 xml:space="preserve">have </w:t>
      </w:r>
      <w:proofErr w:type="gramStart"/>
      <w:r w:rsidR="00915FD3">
        <w:t>being</w:t>
      </w:r>
      <w:proofErr w:type="gramEnd"/>
      <w:r w:rsidRPr="00AB1781">
        <w:t>.</w:t>
      </w:r>
    </w:p>
    <w:p w14:paraId="3D518041" w14:textId="54DB047A" w:rsidR="00EC728E" w:rsidRPr="00AB1781" w:rsidRDefault="00EC728E" w:rsidP="00DA6717">
      <w:pPr>
        <w:pStyle w:val="EnglishHangNoCoptic"/>
      </w:pPr>
      <w:r w:rsidRPr="00AB1781">
        <w:lastRenderedPageBreak/>
        <w:t xml:space="preserve">34 May my </w:t>
      </w:r>
      <w:r w:rsidR="00915FD3">
        <w:t>words</w:t>
      </w:r>
      <w:r w:rsidR="00915FD3">
        <w:rPr>
          <w:rStyle w:val="FootnoteReference"/>
        </w:rPr>
        <w:footnoteReference w:id="551"/>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52"/>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53"/>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54"/>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 xml:space="preserve">3 Glory in His </w:t>
      </w:r>
      <w:proofErr w:type="gramStart"/>
      <w:r>
        <w:t>holy</w:t>
      </w:r>
      <w:proofErr w:type="gramEnd"/>
      <w:r>
        <w:t xml:space="preserve">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55"/>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56"/>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lastRenderedPageBreak/>
        <w:t>8 He never forgets His covenant</w:t>
      </w:r>
      <w:r w:rsidR="00321F6F">
        <w:rPr>
          <w:rStyle w:val="FootnoteReference"/>
        </w:rPr>
        <w:footnoteReference w:id="557"/>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proofErr w:type="gramStart"/>
      <w:r w:rsidRPr="00AB1781">
        <w:t xml:space="preserve">9  </w:t>
      </w:r>
      <w:r w:rsidR="00321F6F">
        <w:t>[</w:t>
      </w:r>
      <w:proofErr w:type="gramEnd"/>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58"/>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59"/>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60"/>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61"/>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lastRenderedPageBreak/>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62"/>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563"/>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64"/>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65"/>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6" w:name="_Ref435438622"/>
      <w:r w:rsidRPr="00AB1781">
        <w:t>K</w:t>
      </w:r>
      <w:r>
        <w:t>athisma</w:t>
      </w:r>
      <w:r w:rsidRPr="00AB1781">
        <w:t xml:space="preserve"> 1</w:t>
      </w:r>
      <w:r>
        <w:t>5</w:t>
      </w:r>
      <w:bookmarkEnd w:id="286"/>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66"/>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67"/>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lastRenderedPageBreak/>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68"/>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69"/>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70"/>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71"/>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72"/>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73"/>
      </w:r>
    </w:p>
    <w:p w14:paraId="49218C47" w14:textId="1DC4F17B" w:rsidR="00510795" w:rsidRPr="00AB1781" w:rsidRDefault="00510795" w:rsidP="00510795">
      <w:pPr>
        <w:pStyle w:val="EnglishHangNoCoptic"/>
      </w:pPr>
      <w:r w:rsidRPr="00AB1781">
        <w:lastRenderedPageBreak/>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74"/>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75"/>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proofErr w:type="gramStart"/>
      <w:r w:rsidR="00FF4329">
        <w:t>Who</w:t>
      </w:r>
      <w:proofErr w:type="gramEnd"/>
      <w:r w:rsidR="00FF4329">
        <w:t xml:space="preserve">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76"/>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77"/>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578"/>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lastRenderedPageBreak/>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579"/>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580"/>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581"/>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lastRenderedPageBreak/>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582"/>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583"/>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584"/>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585"/>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586"/>
      </w:r>
      <w:r w:rsidRPr="00AB1781">
        <w:t>.</w:t>
      </w:r>
    </w:p>
    <w:p w14:paraId="3949FD98" w14:textId="31269A6F" w:rsidR="00510795" w:rsidRPr="00AB1781" w:rsidRDefault="00510795" w:rsidP="00510795">
      <w:pPr>
        <w:pStyle w:val="EnglishHangNoCoptic"/>
      </w:pPr>
      <w:r w:rsidRPr="00AB1781">
        <w:lastRenderedPageBreak/>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587"/>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588"/>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589"/>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lastRenderedPageBreak/>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590"/>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591"/>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592"/>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593"/>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lastRenderedPageBreak/>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594"/>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lastRenderedPageBreak/>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595"/>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596"/>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597"/>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598"/>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599"/>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lastRenderedPageBreak/>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00"/>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lastRenderedPageBreak/>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01"/>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0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03"/>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lastRenderedPageBreak/>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04"/>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87" w:name="_Ref435990041"/>
      <w:r>
        <w:t>Kathisma 16</w:t>
      </w:r>
      <w:bookmarkEnd w:id="287"/>
    </w:p>
    <w:p w14:paraId="10F0C415" w14:textId="0AB078EF" w:rsidR="00510795" w:rsidRPr="00267F42" w:rsidRDefault="00267F42" w:rsidP="00BF0205">
      <w:pPr>
        <w:pStyle w:val="Heading4"/>
      </w:pPr>
      <w:bookmarkStart w:id="288" w:name="_Ref412026343"/>
      <w:r>
        <w:t>Psalm</w:t>
      </w:r>
      <w:r w:rsidR="00510795" w:rsidRPr="00AB1781">
        <w:t xml:space="preserve"> 109</w:t>
      </w:r>
      <w:r>
        <w:t xml:space="preserve">: </w:t>
      </w:r>
      <w:r w:rsidR="00E67F94">
        <w:t>“The Lord said to my Lord, “</w:t>
      </w:r>
      <w:r>
        <w:t>Sit at My right han</w:t>
      </w:r>
      <w:r w:rsidR="00E67F94">
        <w:t>d’”</w:t>
      </w:r>
      <w:bookmarkEnd w:id="2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05"/>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06"/>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07"/>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08"/>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09"/>
      </w:r>
      <w:r w:rsidRPr="00AB1781">
        <w:t>.</w:t>
      </w:r>
      <w:r w:rsidRPr="00AB1781">
        <w:rPr>
          <w:rStyle w:val="FootnoteReference"/>
        </w:rPr>
        <w:footnoteReference w:id="610"/>
      </w:r>
    </w:p>
    <w:p w14:paraId="7791C5D2" w14:textId="74D157B1" w:rsidR="00510795" w:rsidRPr="00AB1781" w:rsidRDefault="00510795" w:rsidP="00267F42">
      <w:pPr>
        <w:pStyle w:val="EnglishHangNoCoptic"/>
      </w:pPr>
      <w:r w:rsidRPr="00AB1781">
        <w:lastRenderedPageBreak/>
        <w:t xml:space="preserve">4 The Lord has sworn and will not </w:t>
      </w:r>
      <w:r w:rsidR="00AB05E1">
        <w:t>repent</w:t>
      </w:r>
      <w:r w:rsidR="00AB05E1">
        <w:rPr>
          <w:rStyle w:val="FootnoteReference"/>
        </w:rPr>
        <w:footnoteReference w:id="611"/>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12"/>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13"/>
      </w:r>
    </w:p>
    <w:p w14:paraId="3ABB1A49" w14:textId="2E67DD70" w:rsidR="00B35B25" w:rsidRDefault="00B35B25" w:rsidP="00E611C7">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89"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14"/>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15"/>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16"/>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17"/>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lastRenderedPageBreak/>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18"/>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19"/>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20"/>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21"/>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22"/>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0" w:name="_Ref412111806"/>
      <w:r>
        <w:t>Psalm</w:t>
      </w:r>
      <w:r w:rsidR="00510795" w:rsidRPr="00AB1781">
        <w:t xml:space="preserve"> 111</w:t>
      </w:r>
      <w:r>
        <w:t xml:space="preserve">: </w:t>
      </w:r>
      <w:r w:rsidR="00E67F94">
        <w:t>“</w:t>
      </w:r>
      <w:r>
        <w:t>Blessed is the man who fears the Lor</w:t>
      </w:r>
      <w:r w:rsidR="00E67F94">
        <w:t>d”</w:t>
      </w:r>
      <w:bookmarkEnd w:id="2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lastRenderedPageBreak/>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23"/>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24"/>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2D1D7BC7"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081087">
        <w:t>a</w:t>
      </w:r>
      <w:r w:rsidRPr="00AB1781">
        <w:t xml:space="preserve"> righteous 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w:t>
      </w:r>
      <w:proofErr w:type="gramStart"/>
      <w:r w:rsidRPr="00AB1781">
        <w:t>firm,</w:t>
      </w:r>
      <w:proofErr w:type="gramEnd"/>
      <w:r w:rsidRPr="00AB1781">
        <w:t xml:space="preserve">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25"/>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26"/>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27"/>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28"/>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29"/>
      </w:r>
      <w:r w:rsidR="00267F42">
        <w:t xml:space="preserve">: </w:t>
      </w:r>
      <w:r w:rsidR="00E67F94">
        <w:t>“</w:t>
      </w:r>
      <w:r w:rsidR="00267F42">
        <w:t>Praise the Lord, you childre</w:t>
      </w:r>
      <w:r w:rsidR="00E67F94">
        <w:t>n”</w:t>
      </w:r>
      <w:bookmarkEnd w:id="2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30"/>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76FF2FBF" w:rsidR="00510795" w:rsidRPr="00AB1781" w:rsidRDefault="00694704" w:rsidP="00267F42">
      <w:pPr>
        <w:pStyle w:val="EnglishHangNoCoptic"/>
      </w:pPr>
      <w:r>
        <w:t>2 Blessed be the N</w:t>
      </w:r>
      <w:r w:rsidR="00510795" w:rsidRPr="00AB1781">
        <w:t>ame of the Lord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lastRenderedPageBreak/>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31"/>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32"/>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33"/>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34"/>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35"/>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lastRenderedPageBreak/>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36"/>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37"/>
      </w:r>
      <w:r w:rsidR="00510795" w:rsidRPr="00AB1781">
        <w:t>.</w:t>
      </w:r>
    </w:p>
    <w:p w14:paraId="397629CE" w14:textId="75AE80C9" w:rsidR="00510795" w:rsidRPr="00267F42" w:rsidRDefault="00267F42" w:rsidP="00BF0205">
      <w:pPr>
        <w:pStyle w:val="Heading4"/>
      </w:pPr>
      <w:bookmarkStart w:id="292" w:name="_Ref412026361"/>
      <w:r>
        <w:lastRenderedPageBreak/>
        <w:t>Psalm</w:t>
      </w:r>
      <w:r w:rsidR="00510795" w:rsidRPr="00AB1781">
        <w:t xml:space="preserve"> 114</w:t>
      </w:r>
      <w:r>
        <w:t xml:space="preserve">: </w:t>
      </w:r>
      <w:r w:rsidR="00E67F94">
        <w:t>“</w:t>
      </w:r>
      <w:r>
        <w:t>I love Him</w:t>
      </w:r>
      <w:r w:rsidR="00E67F94">
        <w:t>,</w:t>
      </w:r>
      <w:r>
        <w:t xml:space="preserve"> because the Lord </w:t>
      </w:r>
      <w:r w:rsidR="00E67F94">
        <w:t>will hear”</w:t>
      </w:r>
      <w:bookmarkEnd w:id="2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38"/>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39"/>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proofErr w:type="gramStart"/>
      <w:r w:rsidR="00D27B1F">
        <w:t>therefore</w:t>
      </w:r>
      <w:proofErr w:type="gramEnd"/>
      <w:r w:rsidR="00D27B1F">
        <w:t xml:space="preserv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40"/>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41"/>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42"/>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lastRenderedPageBreak/>
        <w:t>The following continues as part of the same Psalm (116) in the Hebrew:</w:t>
      </w:r>
    </w:p>
    <w:p w14:paraId="2E5F0A70" w14:textId="12820AB0" w:rsidR="00510795" w:rsidRPr="00267F42" w:rsidRDefault="00267F42" w:rsidP="00BF0205">
      <w:pPr>
        <w:pStyle w:val="Heading4"/>
      </w:pPr>
      <w:bookmarkStart w:id="293" w:name="_Ref412026376"/>
      <w:r>
        <w:t>Psalm</w:t>
      </w:r>
      <w:r w:rsidR="00510795" w:rsidRPr="00AB1781">
        <w:t xml:space="preserve"> 115</w:t>
      </w:r>
      <w:r>
        <w:t xml:space="preserve">: </w:t>
      </w:r>
      <w:r w:rsidR="00E67F94">
        <w:t>“</w:t>
      </w:r>
      <w:r>
        <w:t>I believed</w:t>
      </w:r>
      <w:r w:rsidR="00E67F94">
        <w:t>;</w:t>
      </w:r>
      <w:r>
        <w:t xml:space="preserve"> </w:t>
      </w:r>
      <w:proofErr w:type="gramStart"/>
      <w:r w:rsidR="00E67F94">
        <w:t>therefore</w:t>
      </w:r>
      <w:proofErr w:type="gramEnd"/>
      <w:r>
        <w:t xml:space="preserve"> I spoke; but I was </w:t>
      </w:r>
      <w:r w:rsidR="00E67F94">
        <w:t>greatly humbled”</w:t>
      </w:r>
      <w:bookmarkEnd w:id="2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43"/>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44"/>
      </w:r>
      <w:r w:rsidR="00040C56">
        <w:t>.</w:t>
      </w:r>
    </w:p>
    <w:p w14:paraId="23D914A8" w14:textId="1A644C0F" w:rsidR="00510795" w:rsidRPr="00AB1781" w:rsidRDefault="00510795" w:rsidP="00267F42">
      <w:pPr>
        <w:pStyle w:val="EnglishHangNoCoptic"/>
      </w:pPr>
      <w:r w:rsidRPr="00AB1781">
        <w:t xml:space="preserve">2 I said in my </w:t>
      </w:r>
      <w:r w:rsidR="00B403A1">
        <w:t>alarm</w:t>
      </w:r>
      <w:r w:rsidR="00B403A1">
        <w:rPr>
          <w:rStyle w:val="FootnoteReference"/>
        </w:rPr>
        <w:footnoteReference w:id="645"/>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46"/>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47"/>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48"/>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49"/>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50"/>
      </w:r>
    </w:p>
    <w:p w14:paraId="62632BBF" w14:textId="77777777" w:rsidR="00510795" w:rsidRPr="00AB1781" w:rsidRDefault="00510795" w:rsidP="00267F42">
      <w:pPr>
        <w:pStyle w:val="EnglishHangNoCoptic"/>
      </w:pPr>
      <w:r w:rsidRPr="00AB1781">
        <w:lastRenderedPageBreak/>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4" w:name="_Ref411967180"/>
      <w:r>
        <w:t>Psalm</w:t>
      </w:r>
      <w:r w:rsidR="00510795" w:rsidRPr="00AB1781">
        <w:t xml:space="preserve"> 116</w:t>
      </w:r>
      <w:r>
        <w:t xml:space="preserve">: </w:t>
      </w:r>
      <w:r w:rsidR="00E67F94">
        <w:t xml:space="preserve">“Praise the Lord, all </w:t>
      </w:r>
      <w:proofErr w:type="gramStart"/>
      <w:r>
        <w:t>you</w:t>
      </w:r>
      <w:proofErr w:type="gramEnd"/>
      <w:r>
        <w:t xml:space="preserve"> nations</w:t>
      </w:r>
      <w:r w:rsidR="00E67F94">
        <w:t>”</w:t>
      </w:r>
      <w:bookmarkEnd w:id="2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t>Praise the Lord, a</w:t>
      </w:r>
      <w:r w:rsidR="00510795" w:rsidRPr="00AB1781">
        <w:t xml:space="preserve">ll </w:t>
      </w:r>
      <w:proofErr w:type="gramStart"/>
      <w:r w:rsidR="00510795" w:rsidRPr="00AB1781">
        <w:t>you</w:t>
      </w:r>
      <w:proofErr w:type="gramEnd"/>
      <w:r w:rsidR="00510795" w:rsidRPr="00AB1781">
        <w:t xml:space="preserve">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51"/>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52"/>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5" w:name="_Ref411967211"/>
      <w:r>
        <w:t>Psalm</w:t>
      </w:r>
      <w:r w:rsidR="00510795" w:rsidRPr="00AB1781">
        <w:t xml:space="preserve"> 117</w:t>
      </w:r>
      <w:r>
        <w:t xml:space="preserve">: </w:t>
      </w:r>
      <w:r w:rsidR="00E67F94">
        <w:t>“Confess</w:t>
      </w:r>
      <w:r>
        <w:t xml:space="preserve"> the Lord, He is goo</w:t>
      </w:r>
      <w:r w:rsidR="00E67F94">
        <w:t>d”</w:t>
      </w:r>
      <w:bookmarkEnd w:id="2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53"/>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54"/>
      </w:r>
      <w:r w:rsidRPr="00AB1781">
        <w:t xml:space="preserve"> </w:t>
      </w:r>
      <w:r w:rsidR="001E3A06">
        <w:t>endures forever</w:t>
      </w:r>
      <w:r w:rsidRPr="00AB1781">
        <w:t>.</w:t>
      </w:r>
    </w:p>
    <w:p w14:paraId="0DBE3C88" w14:textId="58820AD7" w:rsidR="00510795" w:rsidRPr="00AB1781" w:rsidRDefault="001E3A06" w:rsidP="00267F42">
      <w:pPr>
        <w:pStyle w:val="EnglishHangNoCoptic"/>
      </w:pPr>
      <w:r>
        <w:lastRenderedPageBreak/>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55"/>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56"/>
      </w:r>
      <w:r w:rsidRPr="00AB1781">
        <w:t xml:space="preserve">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lastRenderedPageBreak/>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57"/>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58"/>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59"/>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60"/>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61"/>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62"/>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63"/>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64"/>
      </w:r>
      <w:r w:rsidRPr="00AB1781">
        <w:t>.</w:t>
      </w:r>
    </w:p>
    <w:p w14:paraId="4392F847" w14:textId="0539AD36" w:rsidR="00510795" w:rsidRPr="00AB1781" w:rsidRDefault="00510795" w:rsidP="00267F42">
      <w:pPr>
        <w:pStyle w:val="EnglishHangNoCoptic"/>
      </w:pPr>
      <w:r w:rsidRPr="00AB1781">
        <w:lastRenderedPageBreak/>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65"/>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66"/>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6" w:name="_Ref435990049"/>
      <w:r>
        <w:t>Kathisma 17</w:t>
      </w:r>
      <w:bookmarkEnd w:id="296"/>
    </w:p>
    <w:p w14:paraId="5D7D7323" w14:textId="4F44AF1E" w:rsidR="00385CB8" w:rsidRPr="00385CB8" w:rsidRDefault="00385CB8" w:rsidP="00BF0205">
      <w:pPr>
        <w:pStyle w:val="Heading4"/>
      </w:pPr>
      <w:bookmarkStart w:id="297"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2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67"/>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68"/>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69"/>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70"/>
      </w:r>
    </w:p>
    <w:p w14:paraId="1B385973" w14:textId="64D779DC" w:rsidR="00385CB8" w:rsidRPr="00AB1781" w:rsidRDefault="00385CB8" w:rsidP="00385CB8">
      <w:pPr>
        <w:pStyle w:val="EnglishHangNoCoptic"/>
      </w:pPr>
      <w:r w:rsidRPr="00AB1781">
        <w:lastRenderedPageBreak/>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71"/>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72"/>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73"/>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lastRenderedPageBreak/>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74"/>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t xml:space="preserve">20 My soul </w:t>
      </w:r>
      <w:r w:rsidR="00C66B19">
        <w:t>longed</w:t>
      </w:r>
      <w:r w:rsidRPr="00AB1781">
        <w:t xml:space="preserve"> to </w:t>
      </w:r>
      <w:r w:rsidR="00C66B19">
        <w:t>desire</w:t>
      </w:r>
      <w:r w:rsidRPr="00AB1781">
        <w:rPr>
          <w:rStyle w:val="FootnoteReference"/>
        </w:rPr>
        <w:footnoteReference w:id="675"/>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76"/>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77"/>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lastRenderedPageBreak/>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678"/>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679"/>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680"/>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681"/>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682"/>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683"/>
      </w:r>
    </w:p>
    <w:p w14:paraId="3B038684" w14:textId="047C5562" w:rsidR="00385CB8" w:rsidRPr="00AB1781" w:rsidRDefault="00385CB8" w:rsidP="00385CB8">
      <w:pPr>
        <w:pStyle w:val="EnglishHangNoCoptic"/>
      </w:pPr>
      <w:r w:rsidRPr="00AB1781">
        <w:lastRenderedPageBreak/>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684"/>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lastRenderedPageBreak/>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685"/>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686"/>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lastRenderedPageBreak/>
        <w:t xml:space="preserve">64 The earth, O Lord, is full of </w:t>
      </w:r>
      <w:r w:rsidR="00E570CB">
        <w:t>Your</w:t>
      </w:r>
      <w:r w:rsidRPr="00AB1781">
        <w:t xml:space="preserve"> mercy;</w:t>
      </w:r>
      <w:r w:rsidRPr="00AB1781">
        <w:rPr>
          <w:rStyle w:val="FootnoteReference"/>
        </w:rPr>
        <w:footnoteReference w:id="687"/>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proofErr w:type="gramStart"/>
      <w:r w:rsidR="00B24F7C">
        <w:t>therefore</w:t>
      </w:r>
      <w:proofErr w:type="gramEnd"/>
      <w:r w:rsidR="00B24F7C">
        <w:t xml:space="preserv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688"/>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689"/>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lastRenderedPageBreak/>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690"/>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691"/>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692"/>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693"/>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lastRenderedPageBreak/>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694"/>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695"/>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696"/>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lastRenderedPageBreak/>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697"/>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698"/>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lastRenderedPageBreak/>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699"/>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t xml:space="preserve">113 I hate </w:t>
      </w:r>
      <w:r w:rsidR="004D36A2">
        <w:t>transgressors</w:t>
      </w:r>
      <w:r w:rsidRPr="00AB1781">
        <w:t>,</w:t>
      </w:r>
      <w:r w:rsidRPr="00AB1781">
        <w:rPr>
          <w:rStyle w:val="FootnoteReference"/>
        </w:rPr>
        <w:footnoteReference w:id="700"/>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01"/>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lastRenderedPageBreak/>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02"/>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03"/>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04"/>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05"/>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proofErr w:type="gramStart"/>
      <w:r w:rsidR="00027E51">
        <w:t>therefore</w:t>
      </w:r>
      <w:proofErr w:type="gramEnd"/>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06"/>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07"/>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lastRenderedPageBreak/>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08"/>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0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10"/>
      </w:r>
    </w:p>
    <w:p w14:paraId="2CBAC4E5" w14:textId="78DCE286" w:rsidR="00385CB8" w:rsidRPr="00AB1781" w:rsidRDefault="00385CB8" w:rsidP="00385CB8">
      <w:pPr>
        <w:pStyle w:val="EnglishHangNoCoptic"/>
      </w:pPr>
      <w:r w:rsidRPr="00AB1781">
        <w:lastRenderedPageBreak/>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11"/>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12"/>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13"/>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298"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298"/>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lastRenderedPageBreak/>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14"/>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299"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299"/>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15"/>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lastRenderedPageBreak/>
        <w:t xml:space="preserve">165 </w:t>
      </w:r>
      <w:r w:rsidR="00922B79">
        <w:t>Those who love Your law</w:t>
      </w:r>
      <w:r w:rsidR="00922B79">
        <w:rPr>
          <w:rStyle w:val="FootnoteReference"/>
        </w:rPr>
        <w:footnoteReference w:id="716"/>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0"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0"/>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17"/>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1" w:name="_Ref435990063"/>
      <w:r>
        <w:lastRenderedPageBreak/>
        <w:t>Kathisma 18</w:t>
      </w:r>
      <w:bookmarkEnd w:id="301"/>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2" w:name="_Ref411967235"/>
      <w:r>
        <w:t>Psalm</w:t>
      </w:r>
      <w:r w:rsidRPr="00AB1781">
        <w:t xml:space="preserve"> 119</w:t>
      </w:r>
      <w:r>
        <w:t xml:space="preserve">: </w:t>
      </w:r>
      <w:r w:rsidR="00E67F94">
        <w:t>“When I was afflicted, I cried out to the Lord”</w:t>
      </w:r>
      <w:bookmarkEnd w:id="3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18"/>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19"/>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3" w:name="_Ref411967252"/>
      <w:r>
        <w:lastRenderedPageBreak/>
        <w:t>Psalm</w:t>
      </w:r>
      <w:r w:rsidRPr="00AB1781">
        <w:t xml:space="preserve"> 120</w:t>
      </w:r>
      <w:r>
        <w:t xml:space="preserve">: </w:t>
      </w:r>
      <w:r w:rsidR="00E67F94">
        <w:t>“</w:t>
      </w:r>
      <w:r>
        <w:t>I lift</w:t>
      </w:r>
      <w:r w:rsidR="00E67F94">
        <w:t>ed</w:t>
      </w:r>
      <w:r>
        <w:t xml:space="preserve"> up my eyes to the mountain</w:t>
      </w:r>
      <w:r w:rsidR="00E67F94">
        <w:t>s”</w:t>
      </w:r>
      <w:bookmarkEnd w:id="3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20"/>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21"/>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4" w:name="_Ref411967283"/>
      <w:r>
        <w:t>Psalm</w:t>
      </w:r>
      <w:r w:rsidRPr="00AB1781">
        <w:t xml:space="preserve"> 121</w:t>
      </w:r>
      <w:r>
        <w:t xml:space="preserve">: </w:t>
      </w:r>
      <w:r w:rsidR="00E67F94">
        <w:t>“I was glad when they said to me, ‘we will</w:t>
      </w:r>
      <w:r>
        <w:t xml:space="preserve"> go to the house of the Lord</w:t>
      </w:r>
      <w:r w:rsidR="00E67F94">
        <w:t>’”</w:t>
      </w:r>
      <w:bookmarkEnd w:id="3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22"/>
      </w:r>
      <w:r w:rsidRPr="00AB1781">
        <w:t>.</w:t>
      </w:r>
    </w:p>
    <w:p w14:paraId="093BFF52" w14:textId="7D30CF9F" w:rsidR="00FD25B7" w:rsidRPr="00AB1781" w:rsidRDefault="00FD25B7" w:rsidP="00FD25B7">
      <w:pPr>
        <w:pStyle w:val="EnglishHangNoCoptic"/>
      </w:pPr>
      <w:r w:rsidRPr="00AB1781">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23"/>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24"/>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25"/>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26"/>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5" w:name="_Ref411967299"/>
      <w:r>
        <w:lastRenderedPageBreak/>
        <w:t>Psalm</w:t>
      </w:r>
      <w:r w:rsidRPr="00AB1781">
        <w:t xml:space="preserve"> 122</w:t>
      </w:r>
      <w:r>
        <w:t xml:space="preserve">: </w:t>
      </w:r>
      <w:r w:rsidR="00E67F94">
        <w:t>“</w:t>
      </w:r>
      <w:r>
        <w:t>I lift up my eyes</w:t>
      </w:r>
      <w:r w:rsidR="00E67F94">
        <w:t xml:space="preserve"> to You</w:t>
      </w:r>
      <w:r>
        <w:t xml:space="preserve">, </w:t>
      </w:r>
      <w:proofErr w:type="gramStart"/>
      <w:r>
        <w:t>Who</w:t>
      </w:r>
      <w:proofErr w:type="gramEnd"/>
      <w:r>
        <w:t xml:space="preserve"> </w:t>
      </w:r>
      <w:r w:rsidR="00004BA4">
        <w:t>dwell</w:t>
      </w:r>
      <w:r w:rsidR="00E67F94">
        <w:t>s</w:t>
      </w:r>
      <w:r>
        <w:t xml:space="preserve"> in heave</w:t>
      </w:r>
      <w:r w:rsidR="00E67F94">
        <w:t>n”</w:t>
      </w:r>
      <w:bookmarkEnd w:id="3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27"/>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28"/>
      </w:r>
    </w:p>
    <w:p w14:paraId="2ABB6C3D" w14:textId="5CA45F28" w:rsidR="00FD25B7" w:rsidRPr="00AB1781" w:rsidRDefault="00FD25B7" w:rsidP="00FD25B7">
      <w:pPr>
        <w:pStyle w:val="EnglishHangNoCoptic"/>
      </w:pPr>
      <w:r w:rsidRPr="00AB1781">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6"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lastRenderedPageBreak/>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29"/>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07"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lastRenderedPageBreak/>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30"/>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08" w:name="_Ref411967353"/>
      <w:r>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31"/>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3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lastRenderedPageBreak/>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09"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33"/>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34"/>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proofErr w:type="gramStart"/>
      <w:r w:rsidR="003169DD">
        <w:t>ones</w:t>
      </w:r>
      <w:proofErr w:type="gramEnd"/>
      <w:r w:rsidR="003169DD">
        <w:t xml:space="preserve">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35"/>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36"/>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0" w:name="_Ref411967385"/>
      <w:r>
        <w:lastRenderedPageBreak/>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37"/>
      </w:r>
      <w:r w:rsidRPr="00AB1781">
        <w:t>,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ADEC459" w:rsidR="00FD25B7" w:rsidRPr="00AB1781" w:rsidRDefault="00FD25B7" w:rsidP="00FD25B7">
      <w:pPr>
        <w:pStyle w:val="EnglishHangNoCoptic"/>
      </w:pPr>
      <w:r w:rsidRPr="00AB1781">
        <w:tab/>
      </w:r>
      <w:r w:rsidR="00087D9B">
        <w:t>And may you</w:t>
      </w:r>
      <w:r w:rsidRPr="00AB1781">
        <w:t xml:space="preserve"> see the joys of Jerusalem</w:t>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38"/>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1" w:name="_Ref411967400"/>
      <w:r>
        <w:t>Psalm</w:t>
      </w:r>
      <w:r w:rsidRPr="00AB1781">
        <w:t xml:space="preserve"> 128</w:t>
      </w:r>
      <w:r>
        <w:t xml:space="preserve">: </w:t>
      </w:r>
      <w:r w:rsidR="00BB3B58">
        <w:t xml:space="preserve">“Many times have </w:t>
      </w:r>
      <w:r>
        <w:t>they warred against me from my yout</w:t>
      </w:r>
      <w:r w:rsidR="00BB3B58">
        <w:t>h”</w:t>
      </w:r>
      <w:bookmarkEnd w:id="3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lastRenderedPageBreak/>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39"/>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40"/>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2" w:name="_Ref411968046"/>
      <w:r>
        <w:t>Psalm</w:t>
      </w:r>
      <w:r w:rsidRPr="00AB1781">
        <w:t xml:space="preserve"> 129</w:t>
      </w:r>
      <w:r>
        <w:t xml:space="preserve">: </w:t>
      </w:r>
      <w:r w:rsidR="00BB3B58">
        <w:t>“I cried to You, O Lord, out of the depths”</w:t>
      </w:r>
      <w:bookmarkEnd w:id="3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41"/>
      </w:r>
    </w:p>
    <w:p w14:paraId="5B7E3DFA" w14:textId="7972EBA3" w:rsidR="00FD25B7" w:rsidRPr="00AB1781" w:rsidRDefault="00FD25B7" w:rsidP="00FD25B7">
      <w:pPr>
        <w:pStyle w:val="EnglishHangNoCoptic"/>
      </w:pPr>
      <w:r w:rsidRPr="00AB1781">
        <w:lastRenderedPageBreak/>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42"/>
      </w:r>
      <w:r w:rsidRPr="00AB1781">
        <w:t>,</w:t>
      </w:r>
    </w:p>
    <w:p w14:paraId="2CFAE321" w14:textId="2130B7C4" w:rsidR="00FD25B7" w:rsidRPr="00AB1781" w:rsidRDefault="00FD25B7" w:rsidP="00FD25B7">
      <w:pPr>
        <w:pStyle w:val="EnglishHangEndNoCoptic"/>
      </w:pPr>
      <w:r w:rsidRPr="00AB1781">
        <w:tab/>
        <w:t xml:space="preserve">O Lord, who would </w:t>
      </w:r>
      <w:proofErr w:type="gramStart"/>
      <w:r w:rsidR="00714F88">
        <w:t>stand</w:t>
      </w:r>
      <w:r w:rsidRPr="00AB1781">
        <w:t>?</w:t>
      </w:r>
      <w:r w:rsidR="00714F88">
        <w:t>—</w:t>
      </w:r>
      <w:proofErr w:type="gramEnd"/>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43"/>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44"/>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45"/>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3"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lastRenderedPageBreak/>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46"/>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4" w:name="_Ref411968081"/>
      <w:r>
        <w:t>Psalm</w:t>
      </w:r>
      <w:r w:rsidR="00FD25B7" w:rsidRPr="00AB1781">
        <w:t xml:space="preserve"> 131</w:t>
      </w:r>
      <w:r>
        <w:t xml:space="preserve">: </w:t>
      </w:r>
      <w:r w:rsidR="00BB3B58">
        <w:t>“</w:t>
      </w:r>
      <w:r>
        <w:t>O Lord, remember David and all his meeknes</w:t>
      </w:r>
      <w:r w:rsidR="00BB3B58">
        <w:t>s”</w:t>
      </w:r>
      <w:bookmarkEnd w:id="3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47"/>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48"/>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49"/>
      </w:r>
    </w:p>
    <w:p w14:paraId="4CE58C5E" w14:textId="7D9578D1" w:rsidR="00FD25B7" w:rsidRPr="00AB1781" w:rsidRDefault="00FD25B7" w:rsidP="00F431B1">
      <w:pPr>
        <w:pStyle w:val="EnglishHangNoCoptic"/>
      </w:pPr>
      <w:r w:rsidRPr="00AB1781">
        <w:lastRenderedPageBreak/>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50"/>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51"/>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52"/>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53"/>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54"/>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55"/>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56"/>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57"/>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58"/>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5"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59"/>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60"/>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6"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lastRenderedPageBreak/>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61"/>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17" w:name="_Ref435438658"/>
      <w:r w:rsidRPr="00AB1781">
        <w:t>K</w:t>
      </w:r>
      <w:r>
        <w:t>athisma</w:t>
      </w:r>
      <w:r w:rsidRPr="00AB1781">
        <w:t xml:space="preserve"> 1</w:t>
      </w:r>
      <w:r>
        <w:t>9</w:t>
      </w:r>
      <w:bookmarkEnd w:id="317"/>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62"/>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lastRenderedPageBreak/>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63"/>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64"/>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65"/>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lastRenderedPageBreak/>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66"/>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67"/>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68"/>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69"/>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lastRenderedPageBreak/>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70"/>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71"/>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lastRenderedPageBreak/>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72"/>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18"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73"/>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lastRenderedPageBreak/>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74"/>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 xml:space="preserve">“Empty it out! Empty it </w:t>
      </w:r>
      <w:proofErr w:type="gramStart"/>
      <w:r>
        <w:t>out!,</w:t>
      </w:r>
      <w:proofErr w:type="gramEnd"/>
      <w:r>
        <w:t xml:space="preserve"> even to its foundations!”</w:t>
      </w:r>
    </w:p>
    <w:p w14:paraId="59DDC28E" w14:textId="602882A4" w:rsidR="00E276C1" w:rsidRPr="00AB1781" w:rsidRDefault="00E276C1" w:rsidP="00E276C1">
      <w:pPr>
        <w:pStyle w:val="EnglishHangNoCoptic"/>
      </w:pPr>
      <w:r w:rsidRPr="00AB1781">
        <w:t>8 O daughter of Babylon</w:t>
      </w:r>
      <w:r w:rsidR="00F75260">
        <w:t xml:space="preserve">, </w:t>
      </w:r>
      <w:proofErr w:type="gramStart"/>
      <w:r w:rsidR="00F75260">
        <w:t>you</w:t>
      </w:r>
      <w:proofErr w:type="gramEnd"/>
      <w:r w:rsidR="00F75260">
        <w:t xml:space="preserve">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75"/>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19"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lastRenderedPageBreak/>
        <w:t xml:space="preserve">I will </w:t>
      </w:r>
      <w:r w:rsidR="00AC3281">
        <w:t>confess</w:t>
      </w:r>
      <w:r w:rsidR="00AC3281">
        <w:rPr>
          <w:rStyle w:val="FootnoteReference"/>
        </w:rPr>
        <w:footnoteReference w:id="776"/>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777"/>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778"/>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779"/>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780"/>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781"/>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t>5 a</w:t>
      </w:r>
      <w:r w:rsidR="00E276C1" w:rsidRPr="00AB1781">
        <w:t xml:space="preserve">nd let them sing </w:t>
      </w:r>
      <w:r>
        <w:t>in</w:t>
      </w:r>
      <w:r w:rsidR="00E276C1" w:rsidRPr="00AB1781">
        <w:t xml:space="preserve"> the </w:t>
      </w:r>
      <w:r>
        <w:t>ways</w:t>
      </w:r>
      <w:r w:rsidR="00E276C1" w:rsidRPr="00AB1781">
        <w:rPr>
          <w:rStyle w:val="FootnoteReference"/>
        </w:rPr>
        <w:footnoteReference w:id="782"/>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783"/>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proofErr w:type="gramStart"/>
      <w:r w:rsidR="001040C8">
        <w:t>You</w:t>
      </w:r>
      <w:proofErr w:type="gramEnd"/>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lastRenderedPageBreak/>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proofErr w:type="gramStart"/>
      <w:r w:rsidR="001040C8">
        <w:t>You</w:t>
      </w:r>
      <w:proofErr w:type="gramEnd"/>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proofErr w:type="gramStart"/>
      <w:r w:rsidR="006C07E3">
        <w:t>You</w:t>
      </w:r>
      <w:proofErr w:type="gramEnd"/>
      <w:r w:rsidR="006C07E3">
        <w:t xml:space="preserve">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784"/>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proofErr w:type="gramStart"/>
      <w:r w:rsidR="001040C8">
        <w:t>You</w:t>
      </w:r>
      <w:proofErr w:type="gramEnd"/>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785"/>
      </w:r>
      <w:r w:rsidRPr="00AB1781">
        <w:t xml:space="preserve"> my heart,</w:t>
      </w:r>
      <w:r w:rsidRPr="00AB1781">
        <w:rPr>
          <w:rStyle w:val="FootnoteReference"/>
        </w:rPr>
        <w:footnoteReference w:id="786"/>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lastRenderedPageBreak/>
        <w:t xml:space="preserve">14 I </w:t>
      </w:r>
      <w:r w:rsidR="00485563">
        <w:t>will confess</w:t>
      </w:r>
      <w:r w:rsidR="00485563">
        <w:rPr>
          <w:rStyle w:val="FootnoteReference"/>
        </w:rPr>
        <w:footnoteReference w:id="787"/>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3BBC3A75" w:rsidR="00E276C1" w:rsidRPr="00AB1781" w:rsidRDefault="00E276C1" w:rsidP="00E276C1">
      <w:pPr>
        <w:pStyle w:val="EnglishHangEndNoCoptic"/>
      </w:pPr>
      <w:r w:rsidRPr="00AB1781">
        <w:tab/>
        <w:t>their principles</w:t>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78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78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79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lastRenderedPageBreak/>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w:t>
      </w:r>
      <w:proofErr w:type="gramStart"/>
      <w:r w:rsidRPr="00AB1781">
        <w:t>steps.</w:t>
      </w:r>
      <w:proofErr w:type="gramEnd"/>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79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79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lastRenderedPageBreak/>
        <w:t>Glory…</w:t>
      </w:r>
    </w:p>
    <w:p w14:paraId="6FE0DABD" w14:textId="50E070D7" w:rsidR="00E276C1" w:rsidRPr="00E276C1" w:rsidRDefault="00E276C1" w:rsidP="00BF0205">
      <w:pPr>
        <w:pStyle w:val="Heading4"/>
      </w:pPr>
      <w:bookmarkStart w:id="320"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79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794"/>
      </w:r>
    </w:p>
    <w:p w14:paraId="7853C3F1" w14:textId="701CABB2" w:rsidR="003E6DC3" w:rsidRPr="00E276C1" w:rsidRDefault="003E6DC3" w:rsidP="00E611C7">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1"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79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lastRenderedPageBreak/>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79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2"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79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lastRenderedPageBreak/>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7C35BDF" w:rsidR="00E276C1" w:rsidRPr="00AB1781" w:rsidRDefault="00E276C1" w:rsidP="00E276C1">
      <w:pPr>
        <w:pStyle w:val="EnglishHangNoCoptic"/>
      </w:pPr>
      <w:r w:rsidRPr="00AB1781">
        <w:tab/>
      </w:r>
      <w:r w:rsidR="007A34CD" w:rsidRPr="00AB1781">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3" w:name="_Ref435438665"/>
      <w:r w:rsidRPr="00AB1781">
        <w:t>K</w:t>
      </w:r>
      <w:r>
        <w:t>athisma 20</w:t>
      </w:r>
      <w:bookmarkEnd w:id="323"/>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proofErr w:type="gramStart"/>
      <w:r w:rsidR="00377DA6">
        <w:t>battle,</w:t>
      </w:r>
      <w:proofErr w:type="gramEnd"/>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4DB89EA3" w:rsidR="00E276C1" w:rsidRPr="00AB1781" w:rsidRDefault="00E276C1" w:rsidP="002A0A20">
      <w:pPr>
        <w:pStyle w:val="EnglishHangNoCoptic"/>
      </w:pPr>
      <w:r w:rsidRPr="00AB1781">
        <w:lastRenderedPageBreak/>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79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 xml:space="preserve">to you, </w:t>
      </w:r>
      <w:proofErr w:type="gramStart"/>
      <w:r w:rsidR="00377DA6">
        <w:t>Who</w:t>
      </w:r>
      <w:proofErr w:type="gramEnd"/>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799"/>
      </w:r>
    </w:p>
    <w:p w14:paraId="55F665A0" w14:textId="013454FA" w:rsidR="00E276C1" w:rsidRPr="00AB1781" w:rsidRDefault="00E276C1" w:rsidP="002A0A20">
      <w:pPr>
        <w:pStyle w:val="EnglishHangNoCoptic"/>
      </w:pPr>
      <w:r w:rsidRPr="00AB1781">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0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lastRenderedPageBreak/>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0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0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lastRenderedPageBreak/>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0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0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0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4" w:name="_Ref411968206"/>
      <w:r>
        <w:lastRenderedPageBreak/>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0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0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0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0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1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1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1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lastRenderedPageBreak/>
        <w:t xml:space="preserve">9 The Lord </w:t>
      </w:r>
      <w:r w:rsidR="007F50FD">
        <w:t>keeps watch over</w:t>
      </w:r>
      <w:r w:rsidRPr="00AB1781">
        <w:t xml:space="preserve"> strangers</w:t>
      </w:r>
      <w:r w:rsidR="007F50FD">
        <w:rPr>
          <w:rStyle w:val="FootnoteReference"/>
        </w:rPr>
        <w:footnoteReference w:id="81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5"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1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1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1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lastRenderedPageBreak/>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6" w:name="_Ref411968245"/>
      <w:r>
        <w:t>Psalm</w:t>
      </w:r>
      <w:r w:rsidR="00E276C1" w:rsidRPr="00AB1781">
        <w:t xml:space="preserve"> 147</w:t>
      </w:r>
      <w:r>
        <w:t xml:space="preserve">: </w:t>
      </w:r>
      <w:r w:rsidR="00BB3B58">
        <w:t>“</w:t>
      </w:r>
      <w:r>
        <w:t>Praise the Lord, O Jerusalem! Praise your God, O Zion</w:t>
      </w:r>
      <w:r w:rsidR="00BB3B58">
        <w:t>”</w:t>
      </w:r>
      <w:bookmarkEnd w:id="3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1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lastRenderedPageBreak/>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w:t>
      </w:r>
      <w:r w:rsidR="00C93FD6">
        <w:t>s</w:t>
      </w:r>
      <w:r w:rsidRPr="00AB1781">
        <w:t xml:space="preserve"> of heavens,</w:t>
      </w:r>
    </w:p>
    <w:p w14:paraId="335DD062" w14:textId="2FDE064F"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w:t>
      </w:r>
      <w:r w:rsidR="00C93FD6">
        <w:t>e heavens!</w:t>
      </w:r>
    </w:p>
    <w:p w14:paraId="31100E21" w14:textId="52E3176A" w:rsidR="00E276C1" w:rsidRPr="00AB1781" w:rsidRDefault="00C93FD6" w:rsidP="002A0A20">
      <w:pPr>
        <w:pStyle w:val="EnglishHangNoCoptic"/>
      </w:pPr>
      <w:r>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18"/>
      </w:r>
      <w:r>
        <w:t>, and it will not pass away.</w:t>
      </w:r>
    </w:p>
    <w:p w14:paraId="636F07BE" w14:textId="121A4C4E" w:rsidR="00E276C1" w:rsidRPr="00AB1781" w:rsidRDefault="00E276C1" w:rsidP="002A0A20">
      <w:pPr>
        <w:pStyle w:val="EnglishHangNoCoptic"/>
      </w:pPr>
      <w:r w:rsidRPr="00AB1781">
        <w:lastRenderedPageBreak/>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1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2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2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2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23"/>
      </w:r>
      <w:r w:rsidRPr="00AB1781">
        <w:t xml:space="preserve"> of the saints.</w:t>
      </w:r>
    </w:p>
    <w:p w14:paraId="74571F6A" w14:textId="2C3E3C0D" w:rsidR="00E276C1" w:rsidRPr="00AB1781" w:rsidRDefault="00E276C1" w:rsidP="002A0A20">
      <w:pPr>
        <w:pStyle w:val="EnglishHangNoCoptic"/>
      </w:pPr>
      <w:r w:rsidRPr="00AB1781">
        <w:lastRenderedPageBreak/>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2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25"/>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26"/>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 xml:space="preserve">according to the abundance of his </w:t>
      </w:r>
      <w:proofErr w:type="gramStart"/>
      <w:r w:rsidR="00AE5C5A">
        <w:t>greatness!</w:t>
      </w:r>
      <w:r w:rsidRPr="00AB1781">
        <w:t>.</w:t>
      </w:r>
      <w:proofErr w:type="gramEnd"/>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27"/>
      </w:r>
      <w:r w:rsidR="00AE5C5A">
        <w:t>!</w:t>
      </w:r>
    </w:p>
    <w:p w14:paraId="0878904D" w14:textId="541E97D5" w:rsidR="00E276C1" w:rsidRPr="00AB1781" w:rsidRDefault="00E276C1" w:rsidP="002A0A20">
      <w:pPr>
        <w:pStyle w:val="EnglishHangNoCoptic"/>
      </w:pPr>
      <w:r w:rsidRPr="00AB1781">
        <w:lastRenderedPageBreak/>
        <w:t xml:space="preserve">4 Praise Him with </w:t>
      </w:r>
      <w:r w:rsidR="00AE5C5A">
        <w:t>timbrel</w:t>
      </w:r>
      <w:r w:rsidRPr="00AB1781">
        <w:t xml:space="preserve"> and dance</w:t>
      </w:r>
      <w:r w:rsidR="00AE5C5A">
        <w:rPr>
          <w:rStyle w:val="FootnoteReference"/>
        </w:rPr>
        <w:footnoteReference w:id="828"/>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29"/>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27" w:name="_Toc410196196"/>
      <w:bookmarkStart w:id="328" w:name="_Toc410196438"/>
      <w:bookmarkStart w:id="329" w:name="_Toc410196940"/>
    </w:p>
    <w:p w14:paraId="5AB6630A" w14:textId="7A71FD45" w:rsidR="00D31F38" w:rsidRDefault="00D31F38" w:rsidP="00D31F38">
      <w:pPr>
        <w:pStyle w:val="Heading2"/>
      </w:pPr>
      <w:bookmarkStart w:id="330" w:name="_Toc448696628"/>
      <w:r>
        <w:lastRenderedPageBreak/>
        <w:t>The Canticles</w:t>
      </w:r>
      <w:bookmarkEnd w:id="330"/>
    </w:p>
    <w:p w14:paraId="020E29B8" w14:textId="562B7E1E" w:rsidR="00D31F38" w:rsidRDefault="00D31F38" w:rsidP="00D31F38">
      <w:pPr>
        <w:pStyle w:val="Heading3"/>
      </w:pPr>
      <w:bookmarkStart w:id="331" w:name="_Ref448228164"/>
      <w:r>
        <w:t>The First Canticle</w:t>
      </w:r>
      <w:bookmarkEnd w:id="331"/>
    </w:p>
    <w:p w14:paraId="396134CA" w14:textId="3A8C8F71" w:rsidR="00D16E1F" w:rsidRPr="00D16E1F" w:rsidRDefault="00D31F38" w:rsidP="00D16E1F">
      <w:pPr>
        <w:pStyle w:val="Heading4"/>
        <w:rPr>
          <w:lang w:val="en-US"/>
        </w:rPr>
      </w:pPr>
      <w:r>
        <w:rPr>
          <w:lang w:val="en-US"/>
        </w:rPr>
        <w:t>The Beginning of the Midnight Praise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2"/>
            <w:r>
              <w:t>Arise</w:t>
            </w:r>
            <w:commentRangeEnd w:id="332"/>
            <w:r>
              <w:rPr>
                <w:rStyle w:val="CommentReference"/>
              </w:rPr>
              <w:commentReference w:id="33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3"/>
            <w:r>
              <w:t>flesh</w:t>
            </w:r>
            <w:commentRangeEnd w:id="333"/>
            <w:r>
              <w:rPr>
                <w:rStyle w:val="CommentReference"/>
              </w:rPr>
              <w:commentReference w:id="33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4"/>
            <w:r w:rsidRPr="004E04E2">
              <w:t xml:space="preserve">send up </w:t>
            </w:r>
            <w:commentRangeEnd w:id="334"/>
            <w:r>
              <w:rPr>
                <w:rStyle w:val="CommentReference"/>
              </w:rPr>
              <w:commentReference w:id="334"/>
            </w:r>
            <w:r>
              <w:t>to</w:t>
            </w:r>
            <w:r w:rsidRPr="004E04E2">
              <w:t xml:space="preserve"> </w:t>
            </w:r>
            <w:r>
              <w:t>You</w:t>
            </w:r>
            <w:r w:rsidRPr="004E04E2">
              <w:t xml:space="preserve"> a befitting </w:t>
            </w:r>
            <w:commentRangeStart w:id="335"/>
            <w:r w:rsidRPr="004E04E2">
              <w:t>doxology</w:t>
            </w:r>
            <w:commentRangeEnd w:id="335"/>
            <w:r>
              <w:rPr>
                <w:rStyle w:val="CommentReference"/>
              </w:rPr>
              <w:commentReference w:id="335"/>
            </w:r>
            <w:r w:rsidRPr="004E04E2">
              <w:t xml:space="preserve">, and win the forgiveness of our many sins: </w:t>
            </w:r>
            <w:commentRangeStart w:id="336"/>
            <w:r w:rsidRPr="004E04E2">
              <w:t xml:space="preserve">Glory to </w:t>
            </w:r>
            <w:r>
              <w:t>You</w:t>
            </w:r>
            <w:r w:rsidRPr="004E04E2">
              <w:t xml:space="preserve"> </w:t>
            </w:r>
            <w:commentRangeEnd w:id="336"/>
            <w:r>
              <w:rPr>
                <w:rStyle w:val="CommentReference"/>
              </w:rPr>
              <w:commentReference w:id="33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37"/>
            <w:r w:rsidRPr="004E04E2">
              <w:t xml:space="preserve">Who </w:t>
            </w:r>
            <w:commentRangeEnd w:id="337"/>
            <w:r>
              <w:rPr>
                <w:rStyle w:val="CommentReference"/>
              </w:rPr>
              <w:commentReference w:id="33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38"/>
            <w:r w:rsidRPr="004E04E2">
              <w:t>to</w:t>
            </w:r>
            <w:r w:rsidR="00985EC5">
              <w:t>wards</w:t>
            </w:r>
            <w:r w:rsidRPr="004E04E2">
              <w:t xml:space="preserve"> the sanctuary</w:t>
            </w:r>
            <w:commentRangeEnd w:id="338"/>
            <w:r>
              <w:rPr>
                <w:rStyle w:val="CommentReference"/>
              </w:rPr>
              <w:commentReference w:id="33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39"/>
            <w:r w:rsidRPr="004E04E2">
              <w:t xml:space="preserve">you out </w:t>
            </w:r>
            <w:commentRangeEnd w:id="339"/>
            <w:r>
              <w:rPr>
                <w:rStyle w:val="CommentReference"/>
              </w:rPr>
              <w:commentReference w:id="33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0"/>
            <w:r w:rsidRPr="004E04E2">
              <w:t xml:space="preserve">supplication </w:t>
            </w:r>
            <w:commentRangeEnd w:id="340"/>
            <w:r>
              <w:rPr>
                <w:rStyle w:val="CommentReference"/>
              </w:rPr>
              <w:commentReference w:id="34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1"/>
            <w:r w:rsidRPr="004E04E2">
              <w:t xml:space="preserve">petition </w:t>
            </w:r>
            <w:commentRangeEnd w:id="341"/>
            <w:r>
              <w:rPr>
                <w:rStyle w:val="CommentReference"/>
              </w:rPr>
              <w:commentReference w:id="341"/>
            </w:r>
            <w:r w:rsidR="00985EC5">
              <w:t>will</w:t>
            </w:r>
            <w:r w:rsidRPr="004E04E2">
              <w:t xml:space="preserve"> come in before </w:t>
            </w:r>
            <w:r>
              <w:t>You</w:t>
            </w:r>
            <w:r w:rsidR="00985EC5">
              <w:t xml:space="preserve">; </w:t>
            </w:r>
            <w:commentRangeStart w:id="342"/>
            <w:r w:rsidRPr="004E04E2">
              <w:t xml:space="preserve">revive </w:t>
            </w:r>
            <w:commentRangeEnd w:id="342"/>
            <w:r>
              <w:rPr>
                <w:rStyle w:val="CommentReference"/>
              </w:rPr>
              <w:commentReference w:id="34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3"/>
            <w:r w:rsidRPr="004E04E2">
              <w:t>pour forth</w:t>
            </w:r>
            <w:commentRangeEnd w:id="343"/>
            <w:r>
              <w:rPr>
                <w:rStyle w:val="CommentReference"/>
              </w:rPr>
              <w:commentReference w:id="343"/>
            </w:r>
            <w:r w:rsidRPr="004E04E2">
              <w:t xml:space="preserve"> </w:t>
            </w:r>
            <w:commentRangeStart w:id="344"/>
            <w:r w:rsidRPr="004E04E2">
              <w:t>blessing</w:t>
            </w:r>
            <w:commentRangeEnd w:id="344"/>
            <w:r>
              <w:rPr>
                <w:rStyle w:val="CommentReference"/>
              </w:rPr>
              <w:commentReference w:id="34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5"/>
            <w:r w:rsidRPr="004E04E2">
              <w:t xml:space="preserve">respond </w:t>
            </w:r>
            <w:commentRangeEnd w:id="345"/>
            <w:r>
              <w:rPr>
                <w:rStyle w:val="CommentReference"/>
              </w:rPr>
              <w:commentReference w:id="345"/>
            </w:r>
            <w:r w:rsidRPr="004E04E2">
              <w:t xml:space="preserve">with </w:t>
            </w:r>
            <w:r>
              <w:t>Your</w:t>
            </w:r>
            <w:r w:rsidR="00985EC5">
              <w:t xml:space="preserve"> words,</w:t>
            </w:r>
            <w:r w:rsidRPr="004E04E2">
              <w:t xml:space="preserve"> for all </w:t>
            </w:r>
            <w:r>
              <w:t>Your</w:t>
            </w:r>
            <w:r w:rsidRPr="004E04E2">
              <w:t xml:space="preserve"> commandments are </w:t>
            </w:r>
            <w:commentRangeStart w:id="346"/>
            <w:r w:rsidRPr="004E04E2">
              <w:t>righteous</w:t>
            </w:r>
            <w:commentRangeEnd w:id="346"/>
            <w:r>
              <w:rPr>
                <w:rStyle w:val="CommentReference"/>
              </w:rPr>
              <w:commentReference w:id="34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47"/>
            <w:r w:rsidRPr="004E04E2">
              <w:t>meditation</w:t>
            </w:r>
            <w:commentRangeEnd w:id="347"/>
            <w:r>
              <w:rPr>
                <w:rStyle w:val="CommentReference"/>
              </w:rPr>
              <w:commentReference w:id="34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48"/>
            <w:r w:rsidRPr="004E04E2">
              <w:t>always</w:t>
            </w:r>
            <w:commentRangeEnd w:id="348"/>
            <w:r>
              <w:rPr>
                <w:rStyle w:val="CommentReference"/>
              </w:rPr>
              <w:commentReference w:id="34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49"/>
            <w:r w:rsidRPr="004E04E2">
              <w:rPr>
                <w:rFonts w:eastAsia="@MingLiU"/>
              </w:rPr>
              <w:t xml:space="preserve">and </w:t>
            </w:r>
            <w:commentRangeEnd w:id="349"/>
            <w:r>
              <w:rPr>
                <w:rStyle w:val="CommentReference"/>
              </w:rPr>
              <w:commentReference w:id="34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0"/>
            <w:r w:rsidRPr="004E04E2">
              <w:rPr>
                <w:rFonts w:eastAsia="@MingLiU"/>
              </w:rPr>
              <w:t xml:space="preserve">to </w:t>
            </w:r>
            <w:commentRangeEnd w:id="350"/>
            <w:r>
              <w:rPr>
                <w:rStyle w:val="CommentReference"/>
              </w:rPr>
              <w:commentReference w:id="35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1"/>
            <w:r w:rsidRPr="004E04E2">
              <w:t xml:space="preserve">to </w:t>
            </w:r>
            <w:commentRangeEnd w:id="351"/>
            <w:r>
              <w:rPr>
                <w:rStyle w:val="CommentReference"/>
              </w:rPr>
              <w:commentReference w:id="351"/>
            </w:r>
            <w:r>
              <w:t>You</w:t>
            </w:r>
            <w:r w:rsidRPr="004E04E2">
              <w:t>, O Only</w:t>
            </w:r>
            <w:r w:rsidRPr="004E04E2">
              <w:noBreakHyphen/>
            </w:r>
            <w:commentRangeStart w:id="352"/>
            <w:r w:rsidRPr="004E04E2">
              <w:t>Begotten</w:t>
            </w:r>
            <w:commentRangeEnd w:id="352"/>
            <w:r>
              <w:rPr>
                <w:rStyle w:val="CommentReference"/>
              </w:rPr>
              <w:commentReference w:id="35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3"/>
            <w:r w:rsidRPr="004E04E2">
              <w:t xml:space="preserve">utter </w:t>
            </w:r>
            <w:commentRangeEnd w:id="353"/>
            <w:r>
              <w:rPr>
                <w:rStyle w:val="CommentReference"/>
              </w:rPr>
              <w:commentReference w:id="35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4" w:name="_Toc297322053"/>
      <w:bookmarkStart w:id="355" w:name="_Toc297407698"/>
      <w:bookmarkStart w:id="356" w:name="_Toc298445750"/>
      <w:bookmarkStart w:id="357" w:name="_Toc298681233"/>
      <w:bookmarkStart w:id="358" w:name="_Toc298447475"/>
      <w:bookmarkStart w:id="359" w:name="_Toc308441894"/>
      <w:r>
        <w:t>The Hymn for the Resurrection</w:t>
      </w:r>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0"/>
            <w:r>
              <w:t xml:space="preserve">consider </w:t>
            </w:r>
            <w:commentRangeEnd w:id="360"/>
            <w:r>
              <w:rPr>
                <w:rStyle w:val="CommentReference"/>
                <w:lang w:val="en-CA"/>
              </w:rPr>
              <w:commentReference w:id="360"/>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1"/>
            <w:r>
              <w:t xml:space="preserve">none </w:t>
            </w:r>
            <w:commentRangeEnd w:id="361"/>
            <w:r>
              <w:rPr>
                <w:rStyle w:val="CommentReference"/>
                <w:lang w:val="en-CA"/>
              </w:rPr>
              <w:commentReference w:id="361"/>
            </w:r>
            <w:r>
              <w:t>but You.</w:t>
            </w:r>
          </w:p>
          <w:p w14:paraId="45BFA942" w14:textId="77777777" w:rsidR="00D31F38" w:rsidRDefault="00D31F38" w:rsidP="00E35F1F">
            <w:pPr>
              <w:pStyle w:val="EngHangEnd"/>
            </w:pPr>
            <w:commentRangeStart w:id="362"/>
            <w:r>
              <w:t xml:space="preserve">After </w:t>
            </w:r>
            <w:commentRangeEnd w:id="362"/>
            <w:r>
              <w:rPr>
                <w:rStyle w:val="CommentReference"/>
                <w:lang w:val="en-CA"/>
              </w:rPr>
              <w:commentReference w:id="362"/>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3"/>
            <w:r>
              <w:t xml:space="preserve">to </w:t>
            </w:r>
            <w:commentRangeEnd w:id="363"/>
            <w:r>
              <w:rPr>
                <w:rStyle w:val="CommentReference"/>
                <w:lang w:val="en-CA"/>
              </w:rPr>
              <w:commentReference w:id="363"/>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4"/>
            <w:r>
              <w:t>joyful</w:t>
            </w:r>
            <w:commentRangeEnd w:id="364"/>
            <w:r>
              <w:rPr>
                <w:rStyle w:val="CommentReference"/>
                <w:lang w:val="en-CA"/>
              </w:rPr>
              <w:commentReference w:id="364"/>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65"/>
            <w:r>
              <w:t xml:space="preserve">perfect </w:t>
            </w:r>
            <w:commentRangeEnd w:id="365"/>
            <w:r>
              <w:rPr>
                <w:rStyle w:val="CommentReference"/>
                <w:lang w:val="en-CA"/>
              </w:rPr>
              <w:commentReference w:id="365"/>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66"/>
            <w:r>
              <w:t xml:space="preserve">sealed </w:t>
            </w:r>
            <w:commentRangeEnd w:id="366"/>
            <w:r>
              <w:rPr>
                <w:rStyle w:val="CommentReference"/>
                <w:lang w:val="en-CA"/>
              </w:rPr>
              <w:commentReference w:id="366"/>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67"/>
            <w:r>
              <w:t xml:space="preserve">fragrant </w:t>
            </w:r>
            <w:commentRangeEnd w:id="367"/>
            <w:r>
              <w:rPr>
                <w:rStyle w:val="CommentReference"/>
                <w:lang w:val="en-CA"/>
              </w:rPr>
              <w:commentReference w:id="367"/>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68"/>
            <w:r>
              <w:t>spices</w:t>
            </w:r>
            <w:commentRangeEnd w:id="368"/>
            <w:r>
              <w:rPr>
                <w:rStyle w:val="CommentReference"/>
                <w:lang w:val="en-CA"/>
              </w:rPr>
              <w:commentReference w:id="368"/>
            </w:r>
            <w:r>
              <w:t>,</w:t>
            </w:r>
          </w:p>
          <w:p w14:paraId="2BF4322B" w14:textId="77777777" w:rsidR="00D31F38" w:rsidRDefault="00D31F38" w:rsidP="00E35F1F">
            <w:pPr>
              <w:pStyle w:val="EngHangEnd"/>
            </w:pPr>
            <w:r>
              <w:t xml:space="preserve">"Behold and see that the Saviour </w:t>
            </w:r>
            <w:commentRangeStart w:id="369"/>
            <w:r>
              <w:t xml:space="preserve">is risen </w:t>
            </w:r>
            <w:commentRangeEnd w:id="369"/>
            <w:r>
              <w:rPr>
                <w:rStyle w:val="CommentReference"/>
                <w:lang w:val="en-CA"/>
              </w:rPr>
              <w:commentReference w:id="369"/>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0"/>
            <w:r>
              <w:t>A</w:t>
            </w:r>
            <w:commentRangeEnd w:id="370"/>
            <w:r>
              <w:rPr>
                <w:rStyle w:val="CommentReference"/>
                <w:lang w:val="en-CA"/>
              </w:rPr>
              <w:commentReference w:id="370"/>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1"/>
            <w:r>
              <w:t xml:space="preserve">We </w:t>
            </w:r>
            <w:commentRangeEnd w:id="371"/>
            <w:r>
              <w:rPr>
                <w:rStyle w:val="CommentReference"/>
                <w:lang w:val="en-CA"/>
              </w:rPr>
              <w:commentReference w:id="371"/>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2"/>
            <w:r>
              <w:t>alteration</w:t>
            </w:r>
            <w:commentRangeEnd w:id="372"/>
            <w:r>
              <w:rPr>
                <w:rStyle w:val="CommentReference"/>
                <w:lang w:val="en-CA"/>
              </w:rPr>
              <w:commentReference w:id="372"/>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r>
        <w:lastRenderedPageBreak/>
        <w:t xml:space="preserve">The First Canticle: The </w:t>
      </w:r>
      <w:r w:rsidR="00F970EE">
        <w:t>First Song</w:t>
      </w:r>
      <w:r>
        <w:t xml:space="preserve"> of Moses the Prophet</w:t>
      </w:r>
      <w:bookmarkEnd w:id="354"/>
      <w:bookmarkEnd w:id="355"/>
      <w:bookmarkEnd w:id="356"/>
      <w:bookmarkEnd w:id="357"/>
      <w:bookmarkEnd w:id="358"/>
      <w:bookmarkEnd w:id="359"/>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3"/>
            <w:r>
              <w:t>glorify Him</w:t>
            </w:r>
            <w:commentRangeEnd w:id="373"/>
            <w:r>
              <w:rPr>
                <w:rStyle w:val="CommentReference"/>
                <w:lang w:val="en-CA"/>
              </w:rPr>
              <w:commentReference w:id="373"/>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74"/>
            <w:r>
              <w:t xml:space="preserve">when he shatters </w:t>
            </w:r>
            <w:commentRangeEnd w:id="374"/>
            <w:r>
              <w:rPr>
                <w:rStyle w:val="CommentReference"/>
                <w:lang w:val="en-CA"/>
              </w:rPr>
              <w:commentReference w:id="374"/>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75"/>
            <w:r w:rsidR="00D31F38">
              <w:t xml:space="preserve">chosen </w:t>
            </w:r>
            <w:commentRangeEnd w:id="375"/>
            <w:r w:rsidR="00D31F38">
              <w:rPr>
                <w:rStyle w:val="CommentReference"/>
                <w:lang w:val="en-CA"/>
              </w:rPr>
              <w:commentReference w:id="375"/>
            </w:r>
            <w:r w:rsidR="00D31F38">
              <w:t xml:space="preserve">mounted </w:t>
            </w:r>
            <w:commentRangeStart w:id="376"/>
            <w:r w:rsidR="00D31F38">
              <w:t xml:space="preserve">captains </w:t>
            </w:r>
            <w:commentRangeEnd w:id="376"/>
            <w:r w:rsidR="00D31F38">
              <w:rPr>
                <w:rStyle w:val="CommentReference"/>
                <w:lang w:val="en-CA"/>
              </w:rPr>
              <w:commentReference w:id="376"/>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77"/>
            <w:r>
              <w:t xml:space="preserve"> </w:t>
            </w:r>
            <w:commentRangeEnd w:id="377"/>
            <w:r>
              <w:rPr>
                <w:rStyle w:val="CommentReference"/>
                <w:lang w:val="en-CA"/>
              </w:rPr>
              <w:commentReference w:id="377"/>
            </w:r>
            <w:r>
              <w:t xml:space="preserve">glorified in </w:t>
            </w:r>
            <w:r w:rsidR="00865C59">
              <w:t>strength</w:t>
            </w:r>
            <w:r>
              <w:t xml:space="preserve">. Your right hand, O Lord, </w:t>
            </w:r>
            <w:commentRangeStart w:id="378"/>
            <w:r>
              <w:t xml:space="preserve">crushed </w:t>
            </w:r>
            <w:commentRangeEnd w:id="378"/>
            <w:r>
              <w:rPr>
                <w:rStyle w:val="CommentReference"/>
                <w:lang w:val="en-CA"/>
              </w:rPr>
              <w:commentReference w:id="378"/>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lastRenderedPageBreak/>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79"/>
            <w:r w:rsidR="00D31F38">
              <w:t xml:space="preserve">shattered </w:t>
            </w:r>
            <w:commentRangeEnd w:id="379"/>
            <w:r w:rsidR="00D31F38">
              <w:rPr>
                <w:rStyle w:val="CommentReference"/>
                <w:lang w:val="en-CA"/>
              </w:rPr>
              <w:commentReference w:id="379"/>
            </w:r>
            <w:r>
              <w:t>the</w:t>
            </w:r>
            <w:r w:rsidR="00D31F38">
              <w:t xml:space="preserve"> </w:t>
            </w:r>
            <w:r>
              <w:t>adversaries</w:t>
            </w:r>
            <w:r w:rsidR="00D31F38">
              <w:t xml:space="preserve">; You </w:t>
            </w:r>
            <w:commentRangeStart w:id="380"/>
            <w:r w:rsidR="00D31F38">
              <w:t xml:space="preserve">sent </w:t>
            </w:r>
            <w:commentRangeEnd w:id="380"/>
            <w:r w:rsidR="00D31F38">
              <w:rPr>
                <w:rStyle w:val="CommentReference"/>
                <w:lang w:val="en-CA"/>
              </w:rPr>
              <w:commentReference w:id="380"/>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30"/>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1"/>
            <w:r w:rsidR="00D31F38">
              <w:t>holy</w:t>
            </w:r>
            <w:commentRangeEnd w:id="381"/>
            <w:r w:rsidR="00D31F38">
              <w:rPr>
                <w:rStyle w:val="CommentReference"/>
                <w:lang w:val="en-CA"/>
              </w:rPr>
              <w:commentReference w:id="381"/>
            </w:r>
            <w:r w:rsidR="00D31F38">
              <w:t xml:space="preserve">, awesome in </w:t>
            </w:r>
            <w:commentRangeStart w:id="382"/>
            <w:r w:rsidR="00D31F38">
              <w:t>glorious deeds</w:t>
            </w:r>
            <w:commentRangeEnd w:id="382"/>
            <w:r w:rsidR="00D31F38">
              <w:rPr>
                <w:rStyle w:val="CommentReference"/>
                <w:lang w:val="en-CA"/>
              </w:rPr>
              <w:commentReference w:id="382"/>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3"/>
            <w:r>
              <w:t>redeemed</w:t>
            </w:r>
            <w:commentRangeEnd w:id="383"/>
            <w:r>
              <w:rPr>
                <w:rStyle w:val="CommentReference"/>
                <w:lang w:val="en-CA"/>
              </w:rPr>
              <w:commentReference w:id="383"/>
            </w:r>
            <w:r>
              <w:t xml:space="preserve">; You called them by Your power into Your holy </w:t>
            </w:r>
            <w:commentRangeStart w:id="384"/>
            <w:r>
              <w:t>abode</w:t>
            </w:r>
            <w:commentRangeEnd w:id="384"/>
            <w:r>
              <w:rPr>
                <w:rStyle w:val="CommentReference"/>
                <w:lang w:val="en-CA"/>
              </w:rPr>
              <w:commentReference w:id="384"/>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85"/>
            <w:r>
              <w:t xml:space="preserve">Sorrow </w:t>
            </w:r>
            <w:commentRangeEnd w:id="385"/>
            <w:r>
              <w:rPr>
                <w:rStyle w:val="CommentReference"/>
                <w:lang w:val="en-CA"/>
              </w:rPr>
              <w:commentReference w:id="385"/>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386"/>
            <w:r>
              <w:t>May</w:t>
            </w:r>
            <w:commentRangeEnd w:id="386"/>
            <w:r>
              <w:rPr>
                <w:rStyle w:val="CommentReference"/>
                <w:lang w:val="en-CA"/>
              </w:rPr>
              <w:commentReference w:id="386"/>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87"/>
            <w:r>
              <w:t xml:space="preserve">reigning </w:t>
            </w:r>
            <w:commentRangeEnd w:id="387"/>
            <w:r>
              <w:rPr>
                <w:rStyle w:val="CommentReference"/>
                <w:lang w:val="en-CA"/>
              </w:rPr>
              <w:commentReference w:id="387"/>
            </w:r>
            <w:r>
              <w:t xml:space="preserve">as King forever and ever </w:t>
            </w:r>
            <w:commentRangeStart w:id="388"/>
            <w:r>
              <w:t>and beyond</w:t>
            </w:r>
            <w:commentRangeEnd w:id="388"/>
            <w:r>
              <w:rPr>
                <w:rStyle w:val="CommentReference"/>
                <w:lang w:val="en-CA"/>
              </w:rPr>
              <w:commentReference w:id="388"/>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89"/>
            <w:r w:rsidR="00D31F38">
              <w:t xml:space="preserve"> </w:t>
            </w:r>
            <w:commentRangeEnd w:id="389"/>
            <w:r w:rsidR="00D31F38">
              <w:rPr>
                <w:rStyle w:val="CommentReference"/>
                <w:lang w:val="en-CA"/>
              </w:rPr>
              <w:commentReference w:id="389"/>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0"/>
            <w:r w:rsidR="00D31F38">
              <w:t>praises</w:t>
            </w:r>
            <w:commentRangeEnd w:id="390"/>
            <w:r w:rsidR="00D31F38">
              <w:rPr>
                <w:rStyle w:val="CommentReference"/>
                <w:lang w:val="en-CA"/>
              </w:rPr>
              <w:commentReference w:id="390"/>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1"/>
            <w:r>
              <w:t>glorified</w:t>
            </w:r>
            <w:commentRangeEnd w:id="391"/>
            <w:r>
              <w:rPr>
                <w:rStyle w:val="CommentReference"/>
                <w:rFonts w:eastAsiaTheme="minorHAnsi" w:cstheme="minorBidi"/>
                <w:color w:val="auto"/>
                <w:lang w:val="en-CA"/>
              </w:rPr>
              <w:commentReference w:id="391"/>
            </w:r>
            <w:r>
              <w:t>.</w:t>
            </w:r>
            <w:r w:rsidR="00D31F38">
              <w:rPr>
                <w:rStyle w:val="CommentReference"/>
                <w:lang w:val="en-CA"/>
              </w:rPr>
              <w:commentReference w:id="392"/>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3" w:name="_Toc297322054"/>
      <w:bookmarkStart w:id="394" w:name="_Toc297407699"/>
      <w:bookmarkStart w:id="395" w:name="_Toc298445751"/>
      <w:bookmarkStart w:id="396" w:name="_Toc298681234"/>
      <w:bookmarkStart w:id="397" w:name="_Toc298447476"/>
      <w:r>
        <w:t>Psali Adam</w:t>
      </w:r>
      <w:bookmarkEnd w:id="393"/>
      <w:bookmarkEnd w:id="394"/>
      <w:bookmarkEnd w:id="395"/>
      <w:bookmarkEnd w:id="396"/>
      <w:bookmarkEnd w:id="397"/>
      <w:r w:rsidR="009E143A">
        <w:t xml:space="preserve"> on the First Canticle</w:t>
      </w:r>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398"/>
            <w:r>
              <w:t xml:space="preserve">The </w:t>
            </w:r>
            <w:commentRangeEnd w:id="398"/>
            <w:r>
              <w:rPr>
                <w:rStyle w:val="CommentReference"/>
                <w:lang w:val="en-CA"/>
              </w:rPr>
              <w:commentReference w:id="398"/>
            </w:r>
            <w:r>
              <w:t xml:space="preserve">water of the sea was parted into parts, And the great deep became a </w:t>
            </w:r>
            <w:commentRangeStart w:id="399"/>
            <w:r>
              <w:t>path</w:t>
            </w:r>
            <w:commentRangeEnd w:id="399"/>
            <w:r>
              <w:rPr>
                <w:rStyle w:val="CommentReference"/>
                <w:lang w:val="en-CA"/>
              </w:rPr>
              <w:commentReference w:id="399"/>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0"/>
            <w:r w:rsidRPr="00D33B3C">
              <w:rPr>
                <w:rFonts w:ascii="Times New Roman" w:hAnsi="Times New Roman" w:cs="Times New Roman"/>
              </w:rPr>
              <w:t>Ϧ</w:t>
            </w:r>
            <w:r w:rsidRPr="00D33B3C">
              <w:t>ⲉⲛ</w:t>
            </w:r>
            <w:commentRangeEnd w:id="400"/>
            <w:r>
              <w:rPr>
                <w:rStyle w:val="CommentReference"/>
                <w:rFonts w:ascii="Garamond" w:hAnsi="Garamond" w:cstheme="minorBidi"/>
                <w:noProof w:val="0"/>
                <w:lang w:val="en-CA"/>
              </w:rPr>
              <w:commentReference w:id="400"/>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1"/>
            <w:r>
              <w:t xml:space="preserve">miraculous </w:t>
            </w:r>
            <w:commentRangeEnd w:id="401"/>
            <w:r>
              <w:rPr>
                <w:rStyle w:val="CommentReference"/>
                <w:lang w:val="en-CA"/>
              </w:rPr>
              <w:commentReference w:id="401"/>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2"/>
            <w:r>
              <w:t xml:space="preserve">passed </w:t>
            </w:r>
            <w:commentRangeEnd w:id="402"/>
            <w:r>
              <w:rPr>
                <w:rStyle w:val="CommentReference"/>
                <w:lang w:val="en-CA"/>
              </w:rPr>
              <w:commentReference w:id="402"/>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03"/>
            <w:r>
              <w:t xml:space="preserve">praising </w:t>
            </w:r>
            <w:commentRangeEnd w:id="403"/>
            <w:r>
              <w:rPr>
                <w:rStyle w:val="CommentReference"/>
                <w:lang w:val="en-CA"/>
              </w:rPr>
              <w:commentReference w:id="403"/>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04"/>
            <w:r>
              <w:t xml:space="preserve"> </w:t>
            </w:r>
            <w:commentRangeEnd w:id="404"/>
            <w:r>
              <w:rPr>
                <w:rStyle w:val="CommentReference"/>
                <w:lang w:val="en-CA"/>
              </w:rPr>
              <w:commentReference w:id="404"/>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lastRenderedPageBreak/>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lastRenderedPageBreak/>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 xml:space="preserve">and let this people know You </w:t>
      </w:r>
      <w:proofErr w:type="gramStart"/>
      <w:r>
        <w:t>are</w:t>
      </w:r>
      <w:proofErr w:type="gramEnd"/>
      <w:r>
        <w:t xml:space="preserv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 xml:space="preserve">You </w:t>
      </w:r>
      <w:proofErr w:type="gramStart"/>
      <w:r>
        <w:t>reigns</w:t>
      </w:r>
      <w:proofErr w:type="gramEnd"/>
      <w:r>
        <w:t xml:space="preserve">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 xml:space="preserve">and we praise Your </w:t>
      </w:r>
      <w:proofErr w:type="gramStart"/>
      <w:r>
        <w:t>glorious</w:t>
      </w:r>
      <w:proofErr w:type="gramEnd"/>
      <w:r>
        <w:t xml:space="preserve">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05" w:name="_Ref449954885"/>
      <w:bookmarkStart w:id="406" w:name="_Ref448228178"/>
      <w:r>
        <w:lastRenderedPageBreak/>
        <w:t>The Second Canticle</w:t>
      </w:r>
      <w:bookmarkEnd w:id="405"/>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07" w:name="_Toc297322055"/>
      <w:bookmarkStart w:id="408" w:name="_Toc297407700"/>
      <w:bookmarkStart w:id="409" w:name="_Ref297493889"/>
      <w:bookmarkStart w:id="410" w:name="_Toc298445752"/>
      <w:bookmarkStart w:id="411" w:name="_Toc298681235"/>
      <w:bookmarkStart w:id="412" w:name="_Toc298447477"/>
      <w:bookmarkStart w:id="413" w:name="_Toc308441895"/>
      <w:bookmarkStart w:id="414" w:name="_Ref434580757"/>
      <w:bookmarkStart w:id="415" w:name="_Ref434580763"/>
      <w:r>
        <w:t>The Second Canticle: Psalm 135</w:t>
      </w:r>
      <w:bookmarkEnd w:id="407"/>
      <w:bookmarkEnd w:id="408"/>
      <w:bookmarkEnd w:id="409"/>
      <w:bookmarkEnd w:id="410"/>
      <w:bookmarkEnd w:id="411"/>
      <w:bookmarkEnd w:id="412"/>
      <w:bookmarkEnd w:id="413"/>
      <w:bookmarkEnd w:id="414"/>
      <w:bookmarkEnd w:id="415"/>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31"/>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32"/>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33"/>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lastRenderedPageBreak/>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 xml:space="preserve">and </w:t>
            </w:r>
            <w:proofErr w:type="gramStart"/>
            <w:r>
              <w:t>killed  mighty</w:t>
            </w:r>
            <w:proofErr w:type="gramEnd"/>
            <w:r>
              <w:t xml:space="preserve">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16"/>
            <w:r w:rsidRPr="00FC3604">
              <w:t>Ⲉⲩⲕ̀ⲗⲏⲣⲟⲛⲟⲙⲓⲁ̀ ⲙ̀ⲡⲉϥⲃⲱⲕ ⲡⲓⲥ̅ⲗ̅</w:t>
            </w:r>
            <w:r w:rsidRPr="00597158">
              <w:t xml:space="preserve"> </w:t>
            </w:r>
            <w:commentRangeEnd w:id="416"/>
            <w:r>
              <w:rPr>
                <w:rStyle w:val="CommentReference"/>
                <w:rFonts w:ascii="Garamond" w:hAnsi="Garamond" w:cstheme="minorBidi"/>
                <w:noProof w:val="0"/>
                <w:lang w:val="en-CA"/>
              </w:rPr>
              <w:commentReference w:id="416"/>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w:t>
            </w:r>
            <w:proofErr w:type="gramStart"/>
            <w:r>
              <w:t>] ;</w:t>
            </w:r>
            <w:proofErr w:type="gramEnd"/>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17" w:name="_Toc297322056"/>
      <w:bookmarkStart w:id="418" w:name="_Toc297407701"/>
      <w:bookmarkStart w:id="419" w:name="_Toc298445753"/>
      <w:bookmarkStart w:id="420" w:name="_Toc298681236"/>
      <w:bookmarkStart w:id="421" w:name="_Toc298447478"/>
      <w:r>
        <w:t>Psali Adam</w:t>
      </w:r>
      <w:bookmarkEnd w:id="417"/>
      <w:bookmarkEnd w:id="418"/>
      <w:bookmarkEnd w:id="419"/>
      <w:bookmarkEnd w:id="420"/>
      <w:bookmarkEnd w:id="421"/>
      <w:r>
        <w:t xml:space="preserve"> on the Second Canticle</w:t>
      </w:r>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lastRenderedPageBreak/>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22"/>
            <w:r w:rsidRPr="004C0CA2">
              <w:t xml:space="preserve">brought </w:t>
            </w:r>
            <w:commentRangeEnd w:id="422"/>
            <w:r>
              <w:rPr>
                <w:rStyle w:val="CommentReference"/>
                <w:rFonts w:eastAsiaTheme="minorHAnsi" w:cstheme="minorBidi"/>
                <w:color w:val="auto"/>
                <w:lang w:val="en-CA"/>
              </w:rPr>
              <w:commentReference w:id="42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lastRenderedPageBreak/>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w:t>
            </w:r>
            <w:r w:rsidRPr="007425E1">
              <w:lastRenderedPageBreak/>
              <w:t>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 xml:space="preserve">Ⲕ̀ⲥ̀ⲙⲁⲣⲱⲟⲩⲧ ⲁ̀ⲗⲏⲑⲱⲥ ⲛⲉⲙ Ⲡⲉⲕⲓⲱⲧ ⲛ̀ⲁ̀ⲅⲁⲑⲟⲥ ⲛⲉⲙ Ⲡⲓⲡ̅ⲛ̅ⲁ ⲉ̅ⲑ̅ⲩ ϫⲉ ⲁⲕⲓ̀ ⲁⲕⲥⲱϯ </w:t>
            </w:r>
            <w:r w:rsidRPr="00AA0119">
              <w:lastRenderedPageBreak/>
              <w:t>ⲙ̀ⲙⲟⲛ</w:t>
            </w:r>
            <w:r>
              <w:t>.</w:t>
            </w:r>
          </w:p>
        </w:tc>
      </w:tr>
    </w:tbl>
    <w:p w14:paraId="50907EF2" w14:textId="7AEAEDEB"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06"/>
    <w:p w14:paraId="2E7A68B9" w14:textId="4BEF5E0D" w:rsidR="00D31F38" w:rsidRDefault="00D31F38" w:rsidP="00D31F38">
      <w:pPr>
        <w:jc w:val="left"/>
      </w:pPr>
    </w:p>
    <w:p w14:paraId="2CF40924" w14:textId="6307B7EC" w:rsidR="00A7333E" w:rsidRDefault="00A7333E" w:rsidP="00A7333E">
      <w:pPr>
        <w:pStyle w:val="Heading3"/>
      </w:pPr>
      <w:bookmarkStart w:id="423" w:name="_Ref449954950"/>
      <w:bookmarkStart w:id="424" w:name="_Ref448228188"/>
      <w:r>
        <w:t>Additional Canticles for the Vigil of Joyous Saturday from the Old Testament</w:t>
      </w:r>
      <w:bookmarkEnd w:id="42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 xml:space="preserve">2 Let my saying be </w:t>
      </w:r>
      <w:proofErr w:type="gramStart"/>
      <w:r>
        <w:t>awaited</w:t>
      </w:r>
      <w:proofErr w:type="gramEnd"/>
      <w:r>
        <w:t xml:space="preserve">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lastRenderedPageBreak/>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 xml:space="preserve">They embittered Me with </w:t>
      </w:r>
      <w:proofErr w:type="gramStart"/>
      <w:r>
        <w:t>their</w:t>
      </w:r>
      <w:proofErr w:type="gramEnd"/>
      <w:r>
        <w:t>.</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lastRenderedPageBreak/>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lastRenderedPageBreak/>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lastRenderedPageBreak/>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34"/>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35"/>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36"/>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37"/>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lastRenderedPageBreak/>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38"/>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39"/>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lastRenderedPageBreak/>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 xml:space="preserve">out of the belly of Hades, </w:t>
      </w:r>
      <w:proofErr w:type="gramStart"/>
      <w:r>
        <w:t>You</w:t>
      </w:r>
      <w:proofErr w:type="gramEnd"/>
      <w:r>
        <w:t xml:space="preserve">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40"/>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41"/>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lastRenderedPageBreak/>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 xml:space="preserve">7 For You are the Lord </w:t>
      </w:r>
      <w:proofErr w:type="gramStart"/>
      <w:r>
        <w:t>Most High</w:t>
      </w:r>
      <w:proofErr w:type="gramEnd"/>
      <w:r>
        <w:t>,</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lastRenderedPageBreak/>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lastRenderedPageBreak/>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w:t>
      </w:r>
      <w:proofErr w:type="gramStart"/>
      <w:r>
        <w:t>Your</w:t>
      </w:r>
      <w:proofErr w:type="gramEnd"/>
      <w:r>
        <w:t xml:space="preserve">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42"/>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2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43"/>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lastRenderedPageBreak/>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lastRenderedPageBreak/>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 xml:space="preserve">out of the land of </w:t>
      </w:r>
      <w:proofErr w:type="gramStart"/>
      <w:r>
        <w:t>Egypt</w:t>
      </w:r>
      <w:proofErr w:type="gramEnd"/>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 xml:space="preserve">t Your wrath </w:t>
      </w:r>
      <w:proofErr w:type="gramStart"/>
      <w:r>
        <w:t>turn</w:t>
      </w:r>
      <w:proofErr w:type="gramEnd"/>
      <w:r>
        <w:t xml:space="preserve">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 xml:space="preserve">and let this people know You </w:t>
      </w:r>
      <w:proofErr w:type="gramStart"/>
      <w:r>
        <w:t>are</w:t>
      </w:r>
      <w:proofErr w:type="gramEnd"/>
      <w:r>
        <w:t xml:space="preserv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lastRenderedPageBreak/>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 xml:space="preserve">You </w:t>
      </w:r>
      <w:proofErr w:type="gramStart"/>
      <w:r>
        <w:t>reigns</w:t>
      </w:r>
      <w:proofErr w:type="gramEnd"/>
      <w:r>
        <w:t xml:space="preserve">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44"/>
      </w:r>
      <w:r>
        <w:t xml:space="preserve"> You,</w:t>
      </w:r>
    </w:p>
    <w:p w14:paraId="2B0ECE6B" w14:textId="77777777" w:rsidR="008A378B" w:rsidRDefault="008A378B" w:rsidP="008A378B">
      <w:pPr>
        <w:pStyle w:val="EnglishHangEndNoCoptic"/>
        <w:ind w:firstLine="0"/>
      </w:pPr>
      <w:r>
        <w:t xml:space="preserve">and we praise Your </w:t>
      </w:r>
      <w:proofErr w:type="gramStart"/>
      <w:r>
        <w:t>glorious</w:t>
      </w:r>
      <w:proofErr w:type="gramEnd"/>
      <w:r>
        <w:t xml:space="preserve"> N</w:t>
      </w:r>
      <w:r w:rsidRPr="00EA4CF1">
        <w:t>ame.</w:t>
      </w:r>
    </w:p>
    <w:p w14:paraId="717B2D9D" w14:textId="4BED49F5" w:rsidR="00A7333E" w:rsidRDefault="00A7333E" w:rsidP="00A7333E">
      <w:pPr>
        <w:pStyle w:val="Heading3"/>
      </w:pPr>
      <w:bookmarkStart w:id="426" w:name="_Ref450335240"/>
      <w:bookmarkEnd w:id="425"/>
      <w:r>
        <w:t>Additional Canticles for the Vigil of Joyous Saturday from the New Testament</w:t>
      </w:r>
      <w:r w:rsidR="00680B91">
        <w:rPr>
          <w:rStyle w:val="FootnoteReference"/>
        </w:rPr>
        <w:footnoteReference w:id="845"/>
      </w:r>
      <w:bookmarkEnd w:id="42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lastRenderedPageBreak/>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lastRenderedPageBreak/>
        <w:t>73 the oath which he swore to Abraham, our father,</w:t>
      </w:r>
    </w:p>
    <w:p w14:paraId="0577DD74" w14:textId="77777777" w:rsidR="00A7333E" w:rsidRDefault="00A7333E" w:rsidP="00A7333E">
      <w:pPr>
        <w:pStyle w:val="EnglishHangNoCoptic"/>
        <w:ind w:firstLine="0"/>
      </w:pPr>
      <w:r>
        <w:t xml:space="preserve">to grant </w:t>
      </w:r>
      <w:proofErr w:type="gramStart"/>
      <w:r>
        <w:t>us  74</w:t>
      </w:r>
      <w:proofErr w:type="gramEnd"/>
      <w:r>
        <w:t xml:space="preserve">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46"/>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r>
        <w:t>The Third Canticle</w:t>
      </w:r>
      <w:bookmarkStart w:id="427" w:name="_Toc297322057"/>
      <w:bookmarkStart w:id="428" w:name="_Toc297407702"/>
      <w:bookmarkStart w:id="429" w:name="_Toc298445754"/>
      <w:bookmarkStart w:id="430" w:name="_Toc298681237"/>
      <w:bookmarkStart w:id="431" w:name="_Toc298447479"/>
      <w:bookmarkStart w:id="432" w:name="_Toc308441896"/>
      <w:bookmarkEnd w:id="424"/>
    </w:p>
    <w:bookmarkEnd w:id="427"/>
    <w:bookmarkEnd w:id="428"/>
    <w:bookmarkEnd w:id="429"/>
    <w:bookmarkEnd w:id="430"/>
    <w:bookmarkEnd w:id="431"/>
    <w:bookmarkEnd w:id="432"/>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w:t>
      </w:r>
      <w:r w:rsidR="00A25E58">
        <w:lastRenderedPageBreak/>
        <w:t xml:space="preserve">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lastRenderedPageBreak/>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 xml:space="preserve">nd all You did to us, </w:t>
      </w:r>
      <w:proofErr w:type="gramStart"/>
      <w:r w:rsidR="00344A59">
        <w:t>You</w:t>
      </w:r>
      <w:proofErr w:type="gramEnd"/>
      <w:r w:rsidR="00344A59">
        <w:t xml:space="preserve">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lastRenderedPageBreak/>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33"/>
            <w:r w:rsidRPr="00BE273A">
              <w:t xml:space="preserve">Blessed </w:t>
            </w:r>
            <w:commentRangeEnd w:id="433"/>
            <w:r w:rsidRPr="00BE273A">
              <w:rPr>
                <w:rStyle w:val="CommentReference"/>
                <w:rFonts w:eastAsiaTheme="minorHAnsi"/>
                <w:sz w:val="24"/>
              </w:rPr>
              <w:commentReference w:id="433"/>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47"/>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lastRenderedPageBreak/>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34"/>
            <w:r w:rsidRPr="00BE273A">
              <w:t>heaven</w:t>
            </w:r>
            <w:commentRangeEnd w:id="434"/>
            <w:r w:rsidRPr="00BE273A">
              <w:rPr>
                <w:rStyle w:val="CommentReference"/>
                <w:rFonts w:eastAsiaTheme="minorHAnsi"/>
                <w:sz w:val="24"/>
              </w:rPr>
              <w:commentReference w:id="434"/>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35"/>
            <w:r w:rsidRPr="00BE273A">
              <w:t xml:space="preserve">clouds </w:t>
            </w:r>
            <w:commentRangeEnd w:id="435"/>
            <w:r w:rsidRPr="00BE273A">
              <w:rPr>
                <w:rStyle w:val="CommentReference"/>
                <w:rFonts w:eastAsiaTheme="minorHAnsi"/>
                <w:sz w:val="24"/>
              </w:rPr>
              <w:commentReference w:id="435"/>
            </w:r>
            <w:r w:rsidRPr="00BE273A">
              <w:t>and winds: Praise Him and exalt Him above all forever.</w:t>
            </w:r>
            <w:r w:rsidR="00426715">
              <w:rPr>
                <w:rStyle w:val="FootnoteReference"/>
              </w:rPr>
              <w:footnoteReference w:id="848"/>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36"/>
            <w:r w:rsidRPr="00BE273A">
              <w:t xml:space="preserve">Bless </w:t>
            </w:r>
            <w:commentRangeEnd w:id="436"/>
            <w:r w:rsidRPr="00BE273A">
              <w:rPr>
                <w:rStyle w:val="CommentReference"/>
                <w:rFonts w:eastAsiaTheme="minorHAnsi"/>
                <w:sz w:val="24"/>
              </w:rPr>
              <w:commentReference w:id="436"/>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lastRenderedPageBreak/>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37"/>
            <w:r w:rsidRPr="00BE273A">
              <w:t>falling snow</w:t>
            </w:r>
            <w:commentRangeEnd w:id="437"/>
            <w:r w:rsidRPr="00BE273A">
              <w:rPr>
                <w:rStyle w:val="CommentReference"/>
                <w:rFonts w:eastAsiaTheme="minorHAnsi"/>
                <w:sz w:val="24"/>
              </w:rPr>
              <w:commentReference w:id="437"/>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38"/>
            <w:r w:rsidRPr="00BE273A">
              <w:t xml:space="preserve">Bless </w:t>
            </w:r>
            <w:commentRangeEnd w:id="438"/>
            <w:r w:rsidRPr="00BE273A">
              <w:rPr>
                <w:rStyle w:val="CommentReference"/>
                <w:rFonts w:eastAsiaTheme="minorHAnsi"/>
                <w:sz w:val="24"/>
              </w:rPr>
              <w:commentReference w:id="438"/>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49"/>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lastRenderedPageBreak/>
              <w:t>¿</w:t>
            </w:r>
          </w:p>
        </w:tc>
        <w:tc>
          <w:tcPr>
            <w:tcW w:w="3960" w:type="dxa"/>
          </w:tcPr>
          <w:p w14:paraId="2FBAE4D8" w14:textId="6ED2B9F6" w:rsidR="00D31F38" w:rsidRPr="00BE273A" w:rsidRDefault="00D31F38" w:rsidP="007757C9">
            <w:pPr>
              <w:pStyle w:val="EngEnd"/>
            </w:pPr>
            <w:commentRangeStart w:id="439"/>
            <w:r w:rsidRPr="00BE273A">
              <w:t xml:space="preserve">Bless </w:t>
            </w:r>
            <w:commentRangeEnd w:id="439"/>
            <w:r w:rsidRPr="00BE273A">
              <w:rPr>
                <w:rStyle w:val="CommentReference"/>
                <w:rFonts w:eastAsiaTheme="minorHAnsi"/>
                <w:sz w:val="24"/>
              </w:rPr>
              <w:commentReference w:id="439"/>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40"/>
            <w:r w:rsidRPr="00BE273A">
              <w:t xml:space="preserve">ye </w:t>
            </w:r>
            <w:commentRangeEnd w:id="440"/>
            <w:r>
              <w:rPr>
                <w:rStyle w:val="CommentReference"/>
                <w:rFonts w:eastAsiaTheme="minorHAnsi" w:cstheme="minorBidi"/>
                <w:color w:val="auto"/>
                <w:lang w:val="en-CA"/>
              </w:rPr>
              <w:commentReference w:id="440"/>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41"/>
            <w:r w:rsidRPr="00BE273A">
              <w:t>whales</w:t>
            </w:r>
            <w:r w:rsidR="007757C9">
              <w:rPr>
                <w:rStyle w:val="FootnoteReference"/>
              </w:rPr>
              <w:footnoteReference w:id="850"/>
            </w:r>
            <w:r w:rsidRPr="00BE273A">
              <w:t xml:space="preserve"> </w:t>
            </w:r>
            <w:commentRangeEnd w:id="441"/>
            <w:r w:rsidRPr="00BE273A">
              <w:rPr>
                <w:rStyle w:val="CommentReference"/>
                <w:rFonts w:eastAsiaTheme="minorHAnsi"/>
                <w:sz w:val="24"/>
              </w:rPr>
              <w:commentReference w:id="441"/>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42"/>
            <w:r w:rsidRPr="00BE273A">
              <w:t xml:space="preserve"> </w:t>
            </w:r>
            <w:commentRangeEnd w:id="442"/>
            <w:r w:rsidRPr="00BE273A">
              <w:rPr>
                <w:rStyle w:val="CommentReference"/>
                <w:rFonts w:eastAsiaTheme="minorHAnsi"/>
                <w:sz w:val="24"/>
              </w:rPr>
              <w:commentReference w:id="442"/>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43"/>
            <w:r w:rsidRPr="00BE273A">
              <w:t xml:space="preserve"> </w:t>
            </w:r>
            <w:commentRangeEnd w:id="443"/>
            <w:r w:rsidRPr="00BE273A">
              <w:rPr>
                <w:rStyle w:val="CommentReference"/>
                <w:rFonts w:eastAsiaTheme="minorHAnsi"/>
                <w:sz w:val="24"/>
              </w:rPr>
              <w:commentReference w:id="443"/>
            </w:r>
            <w:r w:rsidRPr="00BE273A">
              <w:t xml:space="preserve">of men; </w:t>
            </w:r>
            <w:r w:rsidR="007757C9">
              <w:t>[</w:t>
            </w:r>
            <w:r w:rsidRPr="00BE273A">
              <w:t>worship the Lord</w:t>
            </w:r>
            <w:r w:rsidR="007757C9">
              <w:t>]</w:t>
            </w:r>
            <w:r w:rsidR="007757C9">
              <w:rPr>
                <w:rStyle w:val="FootnoteReference"/>
              </w:rPr>
              <w:footnoteReference w:id="851"/>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44"/>
            <w:r w:rsidR="00D31F38" w:rsidRPr="00BE273A">
              <w:t xml:space="preserve">of </w:t>
            </w:r>
            <w:commentRangeEnd w:id="444"/>
            <w:r w:rsidR="00D31F38" w:rsidRPr="00BE273A">
              <w:rPr>
                <w:rStyle w:val="CommentReference"/>
                <w:rFonts w:eastAsiaTheme="minorHAnsi"/>
                <w:sz w:val="24"/>
              </w:rPr>
              <w:commentReference w:id="444"/>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52"/>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45"/>
            <w:r w:rsidRPr="00BE273A">
              <w:t xml:space="preserve">Bless </w:t>
            </w:r>
            <w:commentRangeEnd w:id="445"/>
            <w:r w:rsidRPr="00BE273A">
              <w:rPr>
                <w:rStyle w:val="CommentReference"/>
                <w:rFonts w:eastAsiaTheme="minorHAnsi"/>
                <w:sz w:val="24"/>
              </w:rPr>
              <w:commentReference w:id="445"/>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46" w:name="_Toc297322058"/>
      <w:bookmarkStart w:id="447" w:name="_Toc297407703"/>
      <w:bookmarkStart w:id="448" w:name="_Toc298445755"/>
      <w:bookmarkStart w:id="449" w:name="_Toc298681238"/>
      <w:bookmarkStart w:id="450" w:name="_Toc298447480"/>
      <w:r>
        <w:t>The Third Canticle: The Song of the Three Children—Abridged</w:t>
      </w:r>
      <w:r w:rsidR="003641E3">
        <w:rPr>
          <w:rStyle w:val="FootnoteReference"/>
        </w:rPr>
        <w:footnoteReference w:id="85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51"/>
            <w:r w:rsidRPr="00BE273A">
              <w:t xml:space="preserve">Blessed </w:t>
            </w:r>
            <w:commentRangeEnd w:id="451"/>
            <w:r w:rsidRPr="00BE273A">
              <w:rPr>
                <w:rStyle w:val="CommentReference"/>
                <w:rFonts w:eastAsiaTheme="minorHAnsi"/>
                <w:sz w:val="24"/>
              </w:rPr>
              <w:commentReference w:id="451"/>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54"/>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52"/>
            <w:r w:rsidRPr="00BE273A">
              <w:t>heaven</w:t>
            </w:r>
            <w:commentRangeEnd w:id="452"/>
            <w:r w:rsidRPr="00BE273A">
              <w:rPr>
                <w:rStyle w:val="CommentReference"/>
                <w:rFonts w:eastAsiaTheme="minorHAnsi"/>
                <w:sz w:val="24"/>
              </w:rPr>
              <w:commentReference w:id="452"/>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lastRenderedPageBreak/>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53"/>
            <w:r w:rsidRPr="00BE273A">
              <w:t>falling snow</w:t>
            </w:r>
            <w:commentRangeEnd w:id="453"/>
            <w:r w:rsidRPr="00BE273A">
              <w:rPr>
                <w:rStyle w:val="CommentReference"/>
                <w:rFonts w:eastAsiaTheme="minorHAnsi"/>
                <w:sz w:val="24"/>
              </w:rPr>
              <w:commentReference w:id="453"/>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54"/>
            <w:r w:rsidRPr="00BE273A">
              <w:t xml:space="preserve">Bless </w:t>
            </w:r>
            <w:commentRangeEnd w:id="454"/>
            <w:r w:rsidRPr="00BE273A">
              <w:rPr>
                <w:rStyle w:val="CommentReference"/>
                <w:rFonts w:eastAsiaTheme="minorHAnsi"/>
                <w:sz w:val="24"/>
              </w:rPr>
              <w:commentReference w:id="454"/>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55"/>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t>¿</w:t>
            </w:r>
          </w:p>
        </w:tc>
        <w:tc>
          <w:tcPr>
            <w:tcW w:w="3960" w:type="dxa"/>
          </w:tcPr>
          <w:p w14:paraId="65DC4187" w14:textId="2C2FF899" w:rsidR="003758F4" w:rsidRPr="00BE273A" w:rsidRDefault="003758F4" w:rsidP="003758F4">
            <w:pPr>
              <w:pStyle w:val="EngEnd"/>
            </w:pPr>
            <w:commentRangeStart w:id="455"/>
            <w:r w:rsidRPr="00BE273A">
              <w:t xml:space="preserve">Bless </w:t>
            </w:r>
            <w:commentRangeEnd w:id="455"/>
            <w:r w:rsidRPr="00BE273A">
              <w:rPr>
                <w:rStyle w:val="CommentReference"/>
                <w:rFonts w:eastAsiaTheme="minorHAnsi"/>
                <w:sz w:val="24"/>
              </w:rPr>
              <w:commentReference w:id="455"/>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56"/>
            <w:r w:rsidRPr="00BE273A">
              <w:t xml:space="preserve"> </w:t>
            </w:r>
            <w:commentRangeEnd w:id="456"/>
            <w:r w:rsidRPr="00BE273A">
              <w:rPr>
                <w:rStyle w:val="CommentReference"/>
                <w:rFonts w:eastAsiaTheme="minorHAnsi"/>
                <w:sz w:val="24"/>
              </w:rPr>
              <w:commentReference w:id="456"/>
            </w:r>
            <w:r w:rsidRPr="00BE273A">
              <w:t xml:space="preserve">of men; </w:t>
            </w:r>
            <w:r>
              <w:t>[</w:t>
            </w:r>
            <w:r w:rsidRPr="00BE273A">
              <w:t>worship the Lord</w:t>
            </w:r>
            <w:r>
              <w:t>]</w:t>
            </w:r>
            <w:r>
              <w:rPr>
                <w:rStyle w:val="FootnoteReference"/>
              </w:rPr>
              <w:footnoteReference w:id="856"/>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57"/>
            <w:r w:rsidR="003758F4" w:rsidRPr="00BE273A">
              <w:t xml:space="preserve">of </w:t>
            </w:r>
            <w:commentRangeEnd w:id="457"/>
            <w:r w:rsidR="003758F4" w:rsidRPr="00BE273A">
              <w:rPr>
                <w:rStyle w:val="CommentReference"/>
                <w:rFonts w:eastAsiaTheme="minorHAnsi"/>
                <w:sz w:val="24"/>
              </w:rPr>
              <w:commentReference w:id="457"/>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lastRenderedPageBreak/>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57"/>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58"/>
            <w:r w:rsidRPr="00BE273A">
              <w:t xml:space="preserve">Bless </w:t>
            </w:r>
            <w:commentRangeEnd w:id="458"/>
            <w:r w:rsidRPr="00BE273A">
              <w:rPr>
                <w:rStyle w:val="CommentReference"/>
                <w:rFonts w:eastAsiaTheme="minorHAnsi"/>
                <w:sz w:val="24"/>
              </w:rPr>
              <w:commentReference w:id="458"/>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r>
        <w:t>Psali Batos</w:t>
      </w:r>
      <w:bookmarkEnd w:id="446"/>
      <w:bookmarkEnd w:id="447"/>
      <w:bookmarkEnd w:id="448"/>
      <w:bookmarkEnd w:id="449"/>
      <w:bookmarkEnd w:id="450"/>
      <w:r w:rsidR="009E143A">
        <w:t xml:space="preserve"> on the Third Canticle</w:t>
      </w:r>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lastRenderedPageBreak/>
              <w:t>¿</w:t>
            </w:r>
          </w:p>
        </w:tc>
        <w:tc>
          <w:tcPr>
            <w:tcW w:w="3960" w:type="dxa"/>
          </w:tcPr>
          <w:p w14:paraId="271F3AD0" w14:textId="77777777" w:rsidR="00D31F38" w:rsidRPr="00C05A5B" w:rsidRDefault="00D31F38" w:rsidP="00E35F1F">
            <w:pPr>
              <w:pStyle w:val="EngHang"/>
              <w:rPr>
                <w:szCs w:val="20"/>
              </w:rPr>
            </w:pPr>
            <w:r w:rsidRPr="00C05A5B">
              <w:t xml:space="preserve">All </w:t>
            </w:r>
            <w:proofErr w:type="gramStart"/>
            <w:r>
              <w:t>you</w:t>
            </w:r>
            <w:proofErr w:type="gramEnd"/>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59"/>
            <w:r>
              <w:t>Giver</w:t>
            </w:r>
            <w:r w:rsidRPr="00C05A5B">
              <w:t xml:space="preserve"> </w:t>
            </w:r>
            <w:commentRangeEnd w:id="459"/>
            <w:r>
              <w:rPr>
                <w:rStyle w:val="CommentReference"/>
                <w:rFonts w:eastAsiaTheme="minorHAnsi" w:cstheme="minorBidi"/>
                <w:color w:val="auto"/>
                <w:lang w:val="en-CA"/>
              </w:rPr>
              <w:commentReference w:id="459"/>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60"/>
            <w:r w:rsidRPr="00C05A5B">
              <w:t>nanias</w:t>
            </w:r>
            <w:commentRangeEnd w:id="460"/>
            <w:r>
              <w:rPr>
                <w:rStyle w:val="CommentReference"/>
                <w:rFonts w:eastAsiaTheme="minorHAnsi" w:cstheme="minorBidi"/>
                <w:color w:val="auto"/>
                <w:lang w:val="en-CA"/>
              </w:rPr>
              <w:commentReference w:id="460"/>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61"/>
            <w:r w:rsidRPr="00C05A5B">
              <w:t>Morning</w:t>
            </w:r>
            <w:commentRangeEnd w:id="461"/>
            <w:r>
              <w:rPr>
                <w:rStyle w:val="CommentReference"/>
                <w:rFonts w:eastAsiaTheme="minorHAnsi" w:cstheme="minorBidi"/>
                <w:color w:val="auto"/>
                <w:lang w:val="en-CA"/>
              </w:rPr>
              <w:commentReference w:id="461"/>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62"/>
            <w:r w:rsidRPr="00C05A5B">
              <w:t>Emmanuel</w:t>
            </w:r>
            <w:commentRangeEnd w:id="462"/>
            <w:r>
              <w:rPr>
                <w:rStyle w:val="CommentReference"/>
                <w:rFonts w:eastAsiaTheme="minorHAnsi" w:cstheme="minorBidi"/>
                <w:color w:val="auto"/>
                <w:lang w:val="en-CA"/>
              </w:rPr>
              <w:commentReference w:id="462"/>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63"/>
            <w:r w:rsidRPr="00C05A5B">
              <w:t xml:space="preserve">Proclaim </w:t>
            </w:r>
            <w:commentRangeEnd w:id="463"/>
            <w:r>
              <w:rPr>
                <w:rStyle w:val="CommentReference"/>
                <w:rFonts w:eastAsiaTheme="minorHAnsi" w:cstheme="minorBidi"/>
                <w:color w:val="auto"/>
                <w:lang w:val="en-CA"/>
              </w:rPr>
              <w:commentReference w:id="463"/>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64"/>
            <w:r>
              <w:t>persevere</w:t>
            </w:r>
            <w:commentRangeEnd w:id="464"/>
            <w:r>
              <w:rPr>
                <w:rStyle w:val="CommentReference"/>
                <w:rFonts w:eastAsiaTheme="minorHAnsi" w:cstheme="minorBidi"/>
                <w:color w:val="auto"/>
                <w:lang w:val="en-CA"/>
              </w:rPr>
              <w:commentReference w:id="464"/>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65"/>
            <w:r>
              <w:t>presbyters</w:t>
            </w:r>
            <w:commentRangeEnd w:id="465"/>
            <w:r>
              <w:rPr>
                <w:rStyle w:val="CommentReference"/>
                <w:rFonts w:eastAsiaTheme="minorHAnsi" w:cstheme="minorBidi"/>
                <w:color w:val="auto"/>
                <w:lang w:val="en-CA"/>
              </w:rPr>
              <w:commentReference w:id="465"/>
            </w:r>
            <w:r w:rsidRPr="00C05A5B">
              <w:t>:</w:t>
            </w:r>
          </w:p>
          <w:p w14:paraId="0639E799" w14:textId="42F5BA8C" w:rsidR="00D31F38" w:rsidRDefault="00985EC5" w:rsidP="00E35F1F">
            <w:pPr>
              <w:pStyle w:val="EngHang"/>
            </w:pPr>
            <w:r>
              <w:t>“</w:t>
            </w:r>
            <w:commentRangeStart w:id="466"/>
            <w:r w:rsidR="00D31F38">
              <w:t>Bless</w:t>
            </w:r>
            <w:commentRangeEnd w:id="466"/>
            <w:r w:rsidR="00D31F38">
              <w:rPr>
                <w:rStyle w:val="CommentReference"/>
                <w:rFonts w:eastAsiaTheme="minorHAnsi" w:cstheme="minorBidi"/>
                <w:color w:val="auto"/>
                <w:lang w:val="en-CA"/>
              </w:rPr>
              <w:commentReference w:id="466"/>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67"/>
            <w:r>
              <w:t>day</w:t>
            </w:r>
            <w:commentRangeEnd w:id="467"/>
            <w:r>
              <w:rPr>
                <w:rStyle w:val="CommentReference"/>
                <w:rFonts w:eastAsiaTheme="minorHAnsi" w:cstheme="minorBidi"/>
                <w:color w:val="auto"/>
                <w:lang w:val="en-CA"/>
              </w:rPr>
              <w:commentReference w:id="467"/>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57CD2845" w14:textId="77777777" w:rsidR="00D31F38" w:rsidRPr="00C05A5B" w:rsidRDefault="00D31F38" w:rsidP="00E35F1F">
            <w:pPr>
              <w:pStyle w:val="EngHang"/>
              <w:rPr>
                <w:szCs w:val="20"/>
              </w:rPr>
            </w:pPr>
            <w:r w:rsidRPr="00C05A5B">
              <w:t xml:space="preserve">The </w:t>
            </w:r>
            <w:commentRangeStart w:id="468"/>
            <w:r w:rsidRPr="00C05A5B">
              <w:t xml:space="preserve">souls </w:t>
            </w:r>
            <w:commentRangeEnd w:id="468"/>
            <w:r>
              <w:rPr>
                <w:rStyle w:val="CommentReference"/>
                <w:rFonts w:eastAsiaTheme="minorHAnsi" w:cstheme="minorBidi"/>
                <w:color w:val="auto"/>
                <w:lang w:val="en-CA"/>
              </w:rPr>
              <w:commentReference w:id="468"/>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69"/>
            <w:r w:rsidRPr="00C05A5B">
              <w:t>sea</w:t>
            </w:r>
            <w:commentRangeEnd w:id="469"/>
            <w:r>
              <w:rPr>
                <w:rStyle w:val="CommentReference"/>
                <w:rFonts w:eastAsiaTheme="minorHAnsi" w:cstheme="minorBidi"/>
                <w:color w:val="auto"/>
                <w:lang w:val="en-CA"/>
              </w:rPr>
              <w:commentReference w:id="469"/>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lastRenderedPageBreak/>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70"/>
            <w:r w:rsidR="00D31F38" w:rsidRPr="00C05A5B">
              <w:t xml:space="preserve">all </w:t>
            </w:r>
            <w:commentRangeEnd w:id="470"/>
            <w:r w:rsidR="00D31F38">
              <w:rPr>
                <w:rStyle w:val="CommentReference"/>
                <w:rFonts w:eastAsiaTheme="minorHAnsi" w:cstheme="minorBidi"/>
                <w:color w:val="auto"/>
                <w:lang w:val="en-CA"/>
              </w:rPr>
              <w:commentReference w:id="470"/>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71"/>
            <w:r w:rsidRPr="00C05A5B">
              <w:t>heretics</w:t>
            </w:r>
            <w:commentRangeEnd w:id="471"/>
            <w:r>
              <w:rPr>
                <w:rStyle w:val="CommentReference"/>
                <w:rFonts w:eastAsiaTheme="minorHAnsi" w:cstheme="minorBidi"/>
                <w:color w:val="auto"/>
                <w:lang w:val="en-CA"/>
              </w:rPr>
              <w:commentReference w:id="471"/>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72"/>
            <w:r w:rsidRPr="00C05A5B">
              <w:t xml:space="preserve">spirits </w:t>
            </w:r>
            <w:commentRangeEnd w:id="472"/>
            <w:r>
              <w:rPr>
                <w:rStyle w:val="CommentReference"/>
                <w:rFonts w:eastAsiaTheme="minorHAnsi" w:cstheme="minorBidi"/>
                <w:color w:val="auto"/>
                <w:lang w:val="en-CA"/>
              </w:rPr>
              <w:commentReference w:id="472"/>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73"/>
            <w:r>
              <w:t>contrite</w:t>
            </w:r>
            <w:r w:rsidRPr="00C05A5B">
              <w:t xml:space="preserve"> </w:t>
            </w:r>
            <w:commentRangeEnd w:id="473"/>
            <w:r>
              <w:rPr>
                <w:rStyle w:val="CommentReference"/>
                <w:rFonts w:eastAsiaTheme="minorHAnsi" w:cstheme="minorBidi"/>
                <w:color w:val="auto"/>
                <w:lang w:val="en-CA"/>
              </w:rPr>
              <w:commentReference w:id="473"/>
            </w:r>
            <w:commentRangeStart w:id="474"/>
            <w:r w:rsidRPr="00C05A5B">
              <w:t>hearts</w:t>
            </w:r>
            <w:commentRangeEnd w:id="474"/>
            <w:r>
              <w:rPr>
                <w:rStyle w:val="CommentReference"/>
                <w:rFonts w:eastAsiaTheme="minorHAnsi" w:cstheme="minorBidi"/>
                <w:color w:val="auto"/>
                <w:lang w:val="en-CA"/>
              </w:rPr>
              <w:commentReference w:id="474"/>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75"/>
            <w:r w:rsidRPr="00C05A5B">
              <w:t>Make haste and be very attentive</w:t>
            </w:r>
            <w:commentRangeEnd w:id="475"/>
            <w:r>
              <w:rPr>
                <w:rStyle w:val="CommentReference"/>
                <w:rFonts w:eastAsiaTheme="minorHAnsi" w:cstheme="minorBidi"/>
                <w:color w:val="auto"/>
                <w:lang w:val="en-CA"/>
              </w:rPr>
              <w:commentReference w:id="475"/>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76"/>
            <w:r w:rsidRPr="00C05A5B">
              <w:t xml:space="preserve">righteous </w:t>
            </w:r>
            <w:commentRangeEnd w:id="476"/>
            <w:r>
              <w:rPr>
                <w:rStyle w:val="CommentReference"/>
                <w:rFonts w:eastAsiaTheme="minorHAnsi" w:cstheme="minorBidi"/>
                <w:color w:val="auto"/>
                <w:lang w:val="en-CA"/>
              </w:rPr>
              <w:commentReference w:id="476"/>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lastRenderedPageBreak/>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77"/>
            <w:r w:rsidR="00D31F38">
              <w:t>condemned</w:t>
            </w:r>
            <w:commentRangeEnd w:id="477"/>
            <w:r w:rsidR="00D31F38">
              <w:rPr>
                <w:rStyle w:val="CommentReference"/>
                <w:rFonts w:eastAsiaTheme="minorHAnsi" w:cstheme="minorBidi"/>
                <w:color w:val="auto"/>
                <w:lang w:val="en-CA"/>
              </w:rPr>
              <w:commentReference w:id="477"/>
            </w:r>
            <w:r w:rsidR="00D31F38" w:rsidRPr="00C05A5B">
              <w:t xml:space="preserve">, </w:t>
            </w:r>
          </w:p>
          <w:p w14:paraId="25CD9610" w14:textId="77777777" w:rsidR="00D31F38" w:rsidRDefault="00D31F38" w:rsidP="00E35F1F">
            <w:pPr>
              <w:pStyle w:val="EngHang"/>
            </w:pPr>
            <w:r w:rsidRPr="00C05A5B">
              <w:t xml:space="preserve">That he may </w:t>
            </w:r>
            <w:commentRangeStart w:id="478"/>
            <w:r w:rsidRPr="00C05A5B">
              <w:t xml:space="preserve">join </w:t>
            </w:r>
            <w:commentRangeEnd w:id="478"/>
            <w:r>
              <w:rPr>
                <w:rStyle w:val="CommentReference"/>
                <w:rFonts w:eastAsiaTheme="minorHAnsi" w:cstheme="minorBidi"/>
                <w:color w:val="auto"/>
                <w:lang w:val="en-CA"/>
              </w:rPr>
              <w:commentReference w:id="478"/>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w:t>
      </w:r>
      <w:proofErr w:type="gramStart"/>
      <w:r>
        <w:t>Most High</w:t>
      </w:r>
      <w:proofErr w:type="gramEnd"/>
      <w:r>
        <w:t xml:space="preserve"> God, come forth 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o can deliver in this way.</w:t>
      </w:r>
      <w:proofErr w:type="gramStart"/>
      <w:r w:rsidR="00A25E58">
        <w:t>’ ”</w:t>
      </w:r>
      <w:proofErr w:type="gramEnd"/>
      <w:r w:rsidR="00A25E58">
        <w:t xml:space="preserve">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79" w:name="_Toc297322059"/>
      <w:bookmarkStart w:id="480" w:name="_Toc297407704"/>
      <w:bookmarkStart w:id="481" w:name="_Toc298445756"/>
      <w:bookmarkStart w:id="482" w:name="_Toc298681239"/>
      <w:bookmarkStart w:id="483" w:name="_Toc298447481"/>
      <w:r>
        <w:lastRenderedPageBreak/>
        <w:t>We Follow You</w:t>
      </w:r>
      <w:bookmarkEnd w:id="479"/>
      <w:bookmarkEnd w:id="480"/>
      <w:bookmarkEnd w:id="481"/>
      <w:bookmarkEnd w:id="482"/>
      <w:bookmarkEnd w:id="48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proofErr w:type="gramStart"/>
            <w:r>
              <w:t>you</w:t>
            </w:r>
            <w:proofErr w:type="gramEnd"/>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84" w:name="_Toc297322060"/>
      <w:bookmarkStart w:id="485" w:name="_Toc297407705"/>
      <w:bookmarkStart w:id="486" w:name="_Toc298445757"/>
      <w:bookmarkStart w:id="487" w:name="_Toc298681240"/>
      <w:bookmarkStart w:id="488" w:name="_Toc298447482"/>
      <w:bookmarkStart w:id="489" w:name="_Toc308441897"/>
      <w:bookmarkStart w:id="490" w:name="_Ref448228216"/>
      <w:bookmarkStart w:id="491" w:name="_Ref448228224"/>
      <w:r>
        <w:lastRenderedPageBreak/>
        <w:t>The Communion of the Saints</w:t>
      </w:r>
      <w:bookmarkEnd w:id="484"/>
      <w:bookmarkEnd w:id="485"/>
      <w:bookmarkEnd w:id="486"/>
      <w:bookmarkEnd w:id="487"/>
      <w:bookmarkEnd w:id="488"/>
      <w:bookmarkEnd w:id="489"/>
      <w:bookmarkEnd w:id="490"/>
      <w:bookmarkEnd w:id="491"/>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lastRenderedPageBreak/>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lastRenderedPageBreak/>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492"/>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492"/>
            <w:r>
              <w:rPr>
                <w:rStyle w:val="CommentReference"/>
                <w:rFonts w:ascii="Garamond" w:hAnsi="Garamond" w:cstheme="minorBidi"/>
                <w:noProof w:val="0"/>
                <w:lang w:val="en-CA"/>
              </w:rPr>
              <w:commentReference w:id="492"/>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493"/>
            <w:r w:rsidRPr="00006239">
              <w:t>My</w:t>
            </w:r>
            <w:commentRangeEnd w:id="493"/>
            <w:r>
              <w:rPr>
                <w:rStyle w:val="CommentReference"/>
                <w:rFonts w:eastAsiaTheme="minorHAnsi" w:cstheme="minorBidi"/>
                <w:color w:val="auto"/>
                <w:lang w:val="en-CA"/>
              </w:rPr>
              <w:commentReference w:id="493"/>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lastRenderedPageBreak/>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lastRenderedPageBreak/>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494"/>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494"/>
            <w:r>
              <w:rPr>
                <w:rStyle w:val="CommentReference"/>
                <w:rFonts w:ascii="Garamond" w:hAnsi="Garamond" w:cstheme="minorBidi"/>
                <w:noProof w:val="0"/>
                <w:lang w:val="en-CA"/>
              </w:rPr>
              <w:commentReference w:id="494"/>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 xml:space="preserve">O </w:t>
            </w:r>
            <w:proofErr w:type="gramStart"/>
            <w:r w:rsidRPr="000100FF">
              <w:t>Forty Nine</w:t>
            </w:r>
            <w:proofErr w:type="gramEnd"/>
            <w:r w:rsidRPr="000100FF">
              <w:t xml:space="preserv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lastRenderedPageBreak/>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495"/>
            <w:r w:rsidRPr="00FC3604">
              <w:t>ⲡⲓϣⲟⲙⲧ ϣⲉ ⲙⲏⲧ ϣ̀ⲙⲏⲛ</w:t>
            </w:r>
            <w:commentRangeEnd w:id="495"/>
            <w:r>
              <w:rPr>
                <w:rStyle w:val="CommentReference"/>
                <w:rFonts w:ascii="Garamond" w:hAnsi="Garamond" w:cstheme="minorBidi"/>
                <w:noProof w:val="0"/>
                <w:lang w:val="en-CA"/>
              </w:rPr>
              <w:commentReference w:id="495"/>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lastRenderedPageBreak/>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496"/>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496"/>
            <w:r>
              <w:rPr>
                <w:rStyle w:val="CommentReference"/>
                <w:rFonts w:eastAsiaTheme="minorHAnsi" w:cstheme="minorBidi"/>
                <w:color w:val="auto"/>
                <w:lang w:val="en-CA"/>
              </w:rPr>
              <w:commentReference w:id="496"/>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lastRenderedPageBreak/>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497"/>
            <w:r w:rsidRPr="00645C3A">
              <w:t xml:space="preserve">Pray </w:t>
            </w:r>
            <w:commentRangeEnd w:id="497"/>
            <w:r>
              <w:rPr>
                <w:rStyle w:val="CommentReference"/>
                <w:rFonts w:eastAsiaTheme="minorHAnsi" w:cstheme="minorBidi"/>
                <w:color w:val="auto"/>
                <w:lang w:val="en-CA"/>
              </w:rPr>
              <w:commentReference w:id="497"/>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498"/>
            </w:r>
          </w:p>
        </w:tc>
      </w:tr>
    </w:tbl>
    <w:p w14:paraId="38417DCC" w14:textId="77777777" w:rsidR="00D31F38" w:rsidRDefault="00D31F38" w:rsidP="00D31F38">
      <w:pPr>
        <w:pStyle w:val="Heading4"/>
      </w:pPr>
      <w:bookmarkStart w:id="499" w:name="_Toc298681241"/>
      <w:bookmarkStart w:id="500" w:name="_Toc308441898"/>
      <w:r>
        <w:t xml:space="preserve">A </w:t>
      </w:r>
      <w:commentRangeStart w:id="501"/>
      <w:r>
        <w:t xml:space="preserve">Short </w:t>
      </w:r>
      <w:commentRangeEnd w:id="501"/>
      <w:r>
        <w:rPr>
          <w:rStyle w:val="CommentReference"/>
          <w:rFonts w:eastAsiaTheme="minorHAnsi" w:cstheme="minorBidi"/>
          <w:b w:val="0"/>
          <w:bCs w:val="0"/>
        </w:rPr>
        <w:commentReference w:id="501"/>
      </w:r>
      <w:commentRangeStart w:id="502"/>
      <w:r>
        <w:t xml:space="preserve">Communion </w:t>
      </w:r>
      <w:commentRangeEnd w:id="502"/>
      <w:r>
        <w:rPr>
          <w:rStyle w:val="CommentReference"/>
          <w:rFonts w:eastAsiaTheme="minorHAnsi" w:cstheme="minorBidi"/>
          <w:b w:val="0"/>
          <w:bCs w:val="0"/>
        </w:rPr>
        <w:commentReference w:id="502"/>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w:t>
            </w:r>
            <w:proofErr w:type="gramStart"/>
            <w:r w:rsidRPr="00A742AC">
              <w:t>Twenty Four</w:t>
            </w:r>
            <w:proofErr w:type="gramEnd"/>
            <w:r w:rsidRPr="00A742AC">
              <w:t xml:space="preserve">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03"/>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03"/>
            <w:r>
              <w:rPr>
                <w:rStyle w:val="CommentReference"/>
                <w:rFonts w:ascii="Garamond" w:hAnsi="Garamond" w:cstheme="minorBidi"/>
                <w:noProof w:val="0"/>
                <w:lang w:val="en-CA"/>
              </w:rPr>
              <w:commentReference w:id="503"/>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 xml:space="preserve">O One Hundred and </w:t>
            </w:r>
            <w:proofErr w:type="gramStart"/>
            <w:r w:rsidRPr="00006239">
              <w:t>Forty Four</w:t>
            </w:r>
            <w:proofErr w:type="gramEnd"/>
            <w:r w:rsidRPr="00006239">
              <w:t xml:space="preserve">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04"/>
            <w:r w:rsidRPr="00006239">
              <w:t>My</w:t>
            </w:r>
            <w:commentRangeEnd w:id="504"/>
            <w:r>
              <w:rPr>
                <w:rStyle w:val="CommentReference"/>
                <w:rFonts w:eastAsiaTheme="minorHAnsi" w:cstheme="minorBidi"/>
                <w:color w:val="auto"/>
                <w:lang w:val="en-CA"/>
              </w:rPr>
              <w:commentReference w:id="504"/>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05"/>
            <w:r w:rsidRPr="00FC3604">
              <w:t>ⲡⲓϣⲟⲙⲧ ϣⲉ ⲙⲏⲧ ϣ̀ⲙⲏⲛ</w:t>
            </w:r>
            <w:commentRangeEnd w:id="505"/>
            <w:r>
              <w:rPr>
                <w:rStyle w:val="CommentReference"/>
                <w:rFonts w:ascii="Garamond" w:hAnsi="Garamond" w:cstheme="minorBidi"/>
                <w:noProof w:val="0"/>
                <w:lang w:val="en-CA"/>
              </w:rPr>
              <w:commentReference w:id="505"/>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06"/>
            <w:r w:rsidRPr="000100FF">
              <w:t xml:space="preserve">Pray </w:t>
            </w:r>
            <w:commentRangeEnd w:id="506"/>
            <w:r>
              <w:rPr>
                <w:rStyle w:val="CommentReference"/>
                <w:rFonts w:eastAsiaTheme="minorHAnsi" w:cstheme="minorBidi"/>
                <w:color w:val="auto"/>
                <w:lang w:val="en-CA"/>
              </w:rPr>
              <w:commentReference w:id="506"/>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lastRenderedPageBreak/>
              <w:t>¿</w:t>
            </w:r>
          </w:p>
        </w:tc>
        <w:tc>
          <w:tcPr>
            <w:tcW w:w="3960" w:type="dxa"/>
          </w:tcPr>
          <w:p w14:paraId="4BFCA860" w14:textId="77777777" w:rsidR="00D31F38" w:rsidRPr="00FC3604" w:rsidRDefault="00D31F38" w:rsidP="00E35F1F">
            <w:pPr>
              <w:pStyle w:val="EngHang"/>
              <w:rPr>
                <w:szCs w:val="20"/>
              </w:rPr>
            </w:pPr>
            <w:commentRangeStart w:id="507"/>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07"/>
            <w:r>
              <w:rPr>
                <w:rStyle w:val="CommentReference"/>
                <w:rFonts w:eastAsiaTheme="minorHAnsi" w:cstheme="minorBidi"/>
                <w:color w:val="auto"/>
                <w:lang w:val="en-CA"/>
              </w:rPr>
              <w:commentReference w:id="507"/>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08" w:name="_Ref448228235"/>
      <w:r>
        <w:rPr>
          <w:lang w:val="en-US"/>
        </w:rPr>
        <w:t>The Doxologies</w:t>
      </w:r>
      <w:bookmarkEnd w:id="499"/>
      <w:bookmarkEnd w:id="500"/>
      <w:bookmarkEnd w:id="508"/>
    </w:p>
    <w:p w14:paraId="04E32178" w14:textId="64A7ECAC" w:rsidR="00D31F38" w:rsidRDefault="00D31F38" w:rsidP="00D31F38">
      <w:pPr>
        <w:pStyle w:val="Rubric"/>
        <w:rPr>
          <w:lang w:val="en-US"/>
        </w:rPr>
      </w:pPr>
      <w:bookmarkStart w:id="509"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10" w:name="_Toc308441900"/>
      <w:bookmarkStart w:id="511" w:name="_Ref434487886"/>
      <w:bookmarkStart w:id="512" w:name="_Ref434487891"/>
      <w:r>
        <w:rPr>
          <w:lang w:val="en-US"/>
        </w:rPr>
        <w:lastRenderedPageBreak/>
        <w:t>The Doxology of the Virgin for Midnight Praise</w:t>
      </w:r>
      <w:bookmarkEnd w:id="510"/>
      <w:bookmarkEnd w:id="511"/>
      <w:bookmarkEnd w:id="512"/>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13"/>
            <w:r>
              <w:t>Godhead</w:t>
            </w:r>
            <w:commentRangeEnd w:id="513"/>
            <w:r>
              <w:rPr>
                <w:rStyle w:val="CommentReference"/>
                <w:rFonts w:eastAsiaTheme="minorHAnsi" w:cstheme="minorBidi"/>
                <w:color w:val="auto"/>
                <w:lang w:val="en-CA"/>
              </w:rPr>
              <w:commentReference w:id="513"/>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14"/>
            <w:r>
              <w:t xml:space="preserve">to </w:t>
            </w:r>
            <w:commentRangeEnd w:id="514"/>
            <w:r>
              <w:rPr>
                <w:rStyle w:val="CommentReference"/>
                <w:rFonts w:eastAsiaTheme="minorHAnsi" w:cstheme="minorBidi"/>
                <w:color w:val="auto"/>
                <w:lang w:val="en-CA"/>
              </w:rPr>
              <w:commentReference w:id="514"/>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5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lastRenderedPageBreak/>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15"/>
            <w:r>
              <w:t xml:space="preserve">faithful </w:t>
            </w:r>
            <w:commentRangeEnd w:id="515"/>
            <w:r>
              <w:rPr>
                <w:rStyle w:val="CommentReference"/>
                <w:rFonts w:eastAsiaTheme="minorHAnsi" w:cstheme="minorBidi"/>
                <w:color w:val="auto"/>
                <w:lang w:val="en-CA"/>
              </w:rPr>
              <w:commentReference w:id="515"/>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16" w:name="_Toc308441901"/>
      <w:r>
        <w:rPr>
          <w:lang w:val="en-US"/>
        </w:rPr>
        <w:t>The Conclusion of the Doxologies</w:t>
      </w:r>
      <w:bookmarkEnd w:id="509"/>
      <w:bookmarkEnd w:id="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5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17" w:name="_Ref448228501"/>
      <w:bookmarkStart w:id="518" w:name="_Ref448228505"/>
      <w:r>
        <w:lastRenderedPageBreak/>
        <w:t>The Fourth Canticle</w:t>
      </w:r>
      <w:bookmarkEnd w:id="517"/>
      <w:bookmarkEnd w:id="518"/>
    </w:p>
    <w:p w14:paraId="575FD42E" w14:textId="77777777" w:rsidR="00D31F38" w:rsidRDefault="00D31F38" w:rsidP="00D31F38">
      <w:pPr>
        <w:pStyle w:val="Heading4"/>
      </w:pPr>
      <w:bookmarkStart w:id="519" w:name="_Toc410196423"/>
      <w:bookmarkStart w:id="520" w:name="_Toc410196925"/>
      <w:bookmarkStart w:id="521" w:name="_Ref434580708"/>
      <w:bookmarkStart w:id="522" w:name="_Ref434580714"/>
      <w:r>
        <w:t>The Fourth Canticle</w:t>
      </w:r>
      <w:bookmarkEnd w:id="519"/>
      <w:bookmarkEnd w:id="520"/>
      <w:bookmarkEnd w:id="521"/>
      <w:bookmarkEnd w:id="522"/>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23" w:name="_Toc297322062"/>
      <w:bookmarkStart w:id="524" w:name="_Toc297407707"/>
      <w:bookmarkStart w:id="525" w:name="_Toc298445759"/>
      <w:bookmarkStart w:id="526" w:name="_Toc298681245"/>
      <w:bookmarkStart w:id="527" w:name="_Toc298447484"/>
      <w:r>
        <w:rPr>
          <w:lang w:val="en-US"/>
        </w:rPr>
        <w:t>Psalm 148</w:t>
      </w:r>
      <w:bookmarkEnd w:id="523"/>
      <w:bookmarkEnd w:id="524"/>
      <w:bookmarkEnd w:id="525"/>
      <w:bookmarkEnd w:id="526"/>
      <w:bookmarkEnd w:id="527"/>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6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w:t>
            </w:r>
            <w:proofErr w:type="gramStart"/>
            <w:r>
              <w:rPr>
                <w:rFonts w:eastAsiaTheme="minorHAnsi"/>
              </w:rPr>
              <w:t>you</w:t>
            </w:r>
            <w:proofErr w:type="gramEnd"/>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28"/>
            <w:commentRangeStart w:id="529"/>
            <w:r w:rsidRPr="00FC3604">
              <w:t>For</w:t>
            </w:r>
            <w:commentRangeEnd w:id="528"/>
            <w:r w:rsidRPr="00FC3604">
              <w:rPr>
                <w:rStyle w:val="CommentReference"/>
                <w:rFonts w:cstheme="minorBidi"/>
                <w:color w:val="auto"/>
                <w:lang w:val="en-CA"/>
              </w:rPr>
              <w:commentReference w:id="528"/>
            </w:r>
            <w:r w:rsidRPr="00FC3604">
              <w:t xml:space="preserve"> He spoke and </w:t>
            </w:r>
            <w:r w:rsidRPr="00FC3604">
              <w:rPr>
                <w:color w:val="auto"/>
              </w:rPr>
              <w:t>they</w:t>
            </w:r>
            <w:r w:rsidRPr="00FC3604">
              <w:t xml:space="preserve"> came to be!</w:t>
            </w:r>
            <w:commentRangeEnd w:id="529"/>
            <w:r>
              <w:rPr>
                <w:rStyle w:val="CommentReference"/>
                <w:rFonts w:cstheme="minorBidi"/>
                <w:color w:val="auto"/>
                <w:lang w:val="en-CA"/>
              </w:rPr>
              <w:commentReference w:id="529"/>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30"/>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30"/>
            <w:r w:rsidR="00D31F38">
              <w:rPr>
                <w:rStyle w:val="CommentReference"/>
                <w:rFonts w:eastAsiaTheme="minorHAnsi" w:cstheme="minorBidi"/>
                <w:color w:val="auto"/>
                <w:lang w:val="en-CA"/>
              </w:rPr>
              <w:commentReference w:id="530"/>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lastRenderedPageBreak/>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31"/>
            <w:r w:rsidRPr="00FC3604">
              <w:t>Praise the Lord from the earth!</w:t>
            </w:r>
            <w:commentRangeEnd w:id="531"/>
            <w:r>
              <w:rPr>
                <w:rStyle w:val="CommentReference"/>
                <w:rFonts w:cstheme="minorBidi"/>
                <w:color w:val="auto"/>
                <w:lang w:val="en-CA"/>
              </w:rPr>
              <w:commentReference w:id="531"/>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32"/>
            <w:r w:rsidRPr="007425E1">
              <w:rPr>
                <w:rFonts w:eastAsiaTheme="minorHAnsi"/>
              </w:rPr>
              <w:t xml:space="preserve">His </w:t>
            </w:r>
            <w:commentRangeEnd w:id="532"/>
            <w:r>
              <w:rPr>
                <w:rStyle w:val="CommentReference"/>
                <w:rFonts w:eastAsiaTheme="minorHAnsi" w:cstheme="minorBidi"/>
                <w:color w:val="auto"/>
                <w:lang w:val="en-CA"/>
              </w:rPr>
              <w:commentReference w:id="532"/>
            </w:r>
            <w:r w:rsidRPr="007425E1">
              <w:rPr>
                <w:rFonts w:eastAsiaTheme="minorHAnsi"/>
              </w:rPr>
              <w:t>glory is above the earth and heaven</w:t>
            </w:r>
            <w:r w:rsidR="00A17656">
              <w:rPr>
                <w:rStyle w:val="FootnoteReference"/>
                <w:rFonts w:eastAsiaTheme="minorHAnsi"/>
              </w:rPr>
              <w:footnoteReference w:id="86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6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lastRenderedPageBreak/>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33" w:name="_Toc297322063"/>
      <w:bookmarkStart w:id="534" w:name="_Toc297407708"/>
      <w:bookmarkStart w:id="535" w:name="_Toc298445760"/>
      <w:bookmarkStart w:id="536" w:name="_Toc298681246"/>
      <w:bookmarkStart w:id="537" w:name="_Toc298447485"/>
      <w:r>
        <w:rPr>
          <w:lang w:val="en-US"/>
        </w:rPr>
        <w:t>Psalm 149</w:t>
      </w:r>
      <w:bookmarkEnd w:id="533"/>
      <w:bookmarkEnd w:id="534"/>
      <w:bookmarkEnd w:id="535"/>
      <w:bookmarkEnd w:id="536"/>
      <w:bookmarkEnd w:id="537"/>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38"/>
            <w:r w:rsidRPr="007425E1">
              <w:rPr>
                <w:rFonts w:eastAsiaTheme="minorHAnsi"/>
              </w:rPr>
              <w:t>chorus</w:t>
            </w:r>
            <w:commentRangeEnd w:id="538"/>
            <w:r>
              <w:rPr>
                <w:rStyle w:val="CommentReference"/>
                <w:rFonts w:eastAsiaTheme="minorHAnsi" w:cstheme="minorBidi"/>
                <w:color w:val="auto"/>
                <w:lang w:val="en-CA"/>
              </w:rPr>
              <w:commentReference w:id="538"/>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39"/>
            <w:r w:rsidRPr="007425E1">
              <w:rPr>
                <w:rFonts w:eastAsiaTheme="minorHAnsi"/>
              </w:rPr>
              <w:t xml:space="preserve"> </w:t>
            </w:r>
            <w:commentRangeEnd w:id="539"/>
            <w:r>
              <w:rPr>
                <w:rStyle w:val="CommentReference"/>
                <w:rFonts w:eastAsiaTheme="minorHAnsi" w:cstheme="minorBidi"/>
                <w:color w:val="auto"/>
                <w:lang w:val="en-CA"/>
              </w:rPr>
              <w:commentReference w:id="539"/>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40"/>
            <w:r w:rsidR="00D31F38">
              <w:t>rejoice</w:t>
            </w:r>
            <w:r w:rsidR="00D31F38" w:rsidRPr="007425E1">
              <w:t xml:space="preserve"> </w:t>
            </w:r>
            <w:commentRangeEnd w:id="540"/>
            <w:r w:rsidR="00D31F38">
              <w:rPr>
                <w:rStyle w:val="CommentReference"/>
                <w:rFonts w:cstheme="minorBidi"/>
                <w:color w:val="auto"/>
                <w:lang w:val="en-CA"/>
              </w:rPr>
              <w:commentReference w:id="540"/>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lastRenderedPageBreak/>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41"/>
            <w:r w:rsidRPr="007425E1">
              <w:rPr>
                <w:rFonts w:eastAsiaTheme="minorHAnsi"/>
              </w:rPr>
              <w:t>mouth</w:t>
            </w:r>
            <w:commentRangeEnd w:id="541"/>
            <w:r w:rsidR="002275C0">
              <w:rPr>
                <w:rFonts w:eastAsiaTheme="minorHAnsi"/>
              </w:rPr>
              <w:t>s</w:t>
            </w:r>
            <w:r>
              <w:rPr>
                <w:rStyle w:val="CommentReference"/>
                <w:rFonts w:eastAsiaTheme="minorHAnsi" w:cstheme="minorBidi"/>
                <w:color w:val="auto"/>
                <w:lang w:val="en-CA"/>
              </w:rPr>
              <w:commentReference w:id="541"/>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42"/>
            <w:r>
              <w:t>rebukes</w:t>
            </w:r>
            <w:r w:rsidRPr="007425E1">
              <w:t xml:space="preserve"> </w:t>
            </w:r>
            <w:commentRangeEnd w:id="542"/>
            <w:r>
              <w:rPr>
                <w:rStyle w:val="CommentReference"/>
                <w:rFonts w:cstheme="minorBidi"/>
                <w:color w:val="auto"/>
                <w:lang w:val="en-CA"/>
              </w:rPr>
              <w:commentReference w:id="542"/>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43" w:name="_Toc297322064"/>
      <w:bookmarkStart w:id="544" w:name="_Toc297407709"/>
      <w:bookmarkStart w:id="545" w:name="_Toc298445761"/>
      <w:bookmarkStart w:id="546" w:name="_Toc298681247"/>
      <w:bookmarkStart w:id="547" w:name="_Toc298447486"/>
      <w:r>
        <w:rPr>
          <w:lang w:val="en-US"/>
        </w:rPr>
        <w:t>Psalm 150</w:t>
      </w:r>
      <w:bookmarkEnd w:id="543"/>
      <w:bookmarkEnd w:id="544"/>
      <w:bookmarkEnd w:id="545"/>
      <w:bookmarkEnd w:id="546"/>
      <w:bookmarkEnd w:id="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48"/>
            <w:r w:rsidRPr="007425E1">
              <w:t xml:space="preserve">psaltery </w:t>
            </w:r>
            <w:commentRangeEnd w:id="548"/>
            <w:r>
              <w:rPr>
                <w:rStyle w:val="CommentReference"/>
                <w:rFonts w:cstheme="minorBidi"/>
                <w:color w:val="auto"/>
                <w:lang w:val="en-CA"/>
              </w:rPr>
              <w:commentReference w:id="548"/>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49"/>
            <w:r w:rsidRPr="007425E1">
              <w:t>chorus</w:t>
            </w:r>
            <w:commentRangeEnd w:id="549"/>
            <w:r>
              <w:rPr>
                <w:rStyle w:val="CommentReference"/>
                <w:rFonts w:cstheme="minorBidi"/>
                <w:color w:val="auto"/>
                <w:lang w:val="en-CA"/>
              </w:rPr>
              <w:commentReference w:id="549"/>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lastRenderedPageBreak/>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 xml:space="preserve">When anyone sins against his neighbor, or if he takes up an oath that he should swear, and comes and redeems himself before Your altar in this temple, </w:t>
      </w:r>
      <w:proofErr w:type="gramStart"/>
      <w:r>
        <w:t>You</w:t>
      </w:r>
      <w:proofErr w:type="gramEnd"/>
      <w:r>
        <w:t xml:space="preserve">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w:t>
      </w:r>
      <w:r w:rsidR="00823768" w:rsidRPr="00924E6C">
        <w:lastRenderedPageBreak/>
        <w:t xml:space="preserve">so as not to obey Your voice. </w:t>
      </w:r>
      <w:proofErr w:type="gramStart"/>
      <w:r w:rsidR="00823768" w:rsidRPr="00924E6C">
        <w:t>Therefore</w:t>
      </w:r>
      <w:proofErr w:type="gramEnd"/>
      <w:r w:rsidR="00823768" w:rsidRPr="00924E6C">
        <w:t xml:space="preserv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w:t>
      </w:r>
      <w:proofErr w:type="gramStart"/>
      <w:r w:rsidR="00823768" w:rsidRPr="00924E6C">
        <w:t>Therefore</w:t>
      </w:r>
      <w:proofErr w:type="gramEnd"/>
      <w:r w:rsidR="00823768" w:rsidRPr="00924E6C">
        <w:t xml:space="preserv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 xml:space="preserve">“O Lord, in all Your mercy, let Your anger and Your wrath be turned away from Your city of Jerusalem, </w:t>
      </w:r>
      <w:proofErr w:type="gramStart"/>
      <w:r w:rsidRPr="00924E6C">
        <w:t>Your</w:t>
      </w:r>
      <w:proofErr w:type="gramEnd"/>
      <w:r w:rsidRPr="00924E6C">
        <w:t xml:space="preserve">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 xml:space="preserve">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w:t>
      </w:r>
      <w:proofErr w:type="gramStart"/>
      <w:r>
        <w:t>Finally</w:t>
      </w:r>
      <w:proofErr w:type="gramEnd"/>
      <w:r>
        <w:t xml:space="preserve">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w:t>
      </w:r>
      <w:r>
        <w:lastRenderedPageBreak/>
        <w:t>“Bring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 xml:space="preserve">When the maids left, the two elders arose and ran to her, and said, “Look, the doors of the garden are closed, and no one will see us, and we desire you. </w:t>
      </w:r>
      <w:proofErr w:type="gramStart"/>
      <w:r>
        <w:t>Therefore</w:t>
      </w:r>
      <w:proofErr w:type="gramEnd"/>
      <w:r>
        <w:t xml:space="preserv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w:t>
      </w:r>
      <w:proofErr w:type="gramStart"/>
      <w:r>
        <w:t>You</w:t>
      </w:r>
      <w:proofErr w:type="gramEnd"/>
      <w:r>
        <w:t xml:space="preserve">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w:t>
      </w:r>
      <w:proofErr w:type="gramStart"/>
      <w:r>
        <w:t>You</w:t>
      </w:r>
      <w:proofErr w:type="gramEnd"/>
      <w:r>
        <w:t xml:space="preserve">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w:t>
      </w:r>
      <w:r>
        <w:lastRenderedPageBreak/>
        <w:t xml:space="preserve">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 xml:space="preserve">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w:t>
      </w:r>
      <w:proofErr w:type="gramStart"/>
      <w:r>
        <w:t>Therefore</w:t>
      </w:r>
      <w:proofErr w:type="gramEnd"/>
      <w:r>
        <w:t xml:space="preserv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50" w:name="_Ref448228521"/>
      <w:bookmarkStart w:id="551" w:name="_Ref448228524"/>
      <w:bookmarkStart w:id="552" w:name="_Ref448471720"/>
      <w:bookmarkStart w:id="553" w:name="_Toc448696629"/>
      <w:r>
        <w:lastRenderedPageBreak/>
        <w:t>The Annual Psalis and Theotokia</w:t>
      </w:r>
      <w:bookmarkEnd w:id="550"/>
      <w:bookmarkEnd w:id="551"/>
      <w:bookmarkEnd w:id="552"/>
      <w:bookmarkEnd w:id="553"/>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54" w:name="_Toc448696630"/>
      <w:r>
        <w:lastRenderedPageBreak/>
        <w:t>Sunday</w:t>
      </w:r>
      <w:bookmarkEnd w:id="554"/>
    </w:p>
    <w:p w14:paraId="45726092" w14:textId="77777777" w:rsidR="00E35F1F" w:rsidRDefault="00E35F1F" w:rsidP="00E35F1F">
      <w:pPr>
        <w:pStyle w:val="Heading3"/>
        <w:rPr>
          <w:lang w:val="en-US"/>
        </w:rPr>
      </w:pPr>
      <w:bookmarkStart w:id="555" w:name="_Toc297322066"/>
      <w:bookmarkStart w:id="556" w:name="_Toc297407711"/>
      <w:bookmarkStart w:id="557" w:name="_Toc298445763"/>
      <w:bookmarkStart w:id="558" w:name="_Toc298447488"/>
      <w:bookmarkStart w:id="559" w:name="_Toc308441905"/>
      <w:r>
        <w:rPr>
          <w:lang w:val="en-US"/>
        </w:rPr>
        <w:t>The Sunday Psali for the Lord</w:t>
      </w:r>
      <w:bookmarkEnd w:id="555"/>
      <w:bookmarkEnd w:id="556"/>
      <w:bookmarkEnd w:id="557"/>
      <w:bookmarkEnd w:id="558"/>
      <w:bookmarkEnd w:id="559"/>
    </w:p>
    <w:p w14:paraId="136558CF" w14:textId="2DAE99D4" w:rsidR="006F0694" w:rsidRPr="00CE3852" w:rsidRDefault="00E35F1F" w:rsidP="006F0694">
      <w:pPr>
        <w:pStyle w:val="Heading5non-TOC"/>
        <w:rPr>
          <w:lang w:val="en-US"/>
        </w:rPr>
      </w:pPr>
      <w:commentRangeStart w:id="560"/>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60"/>
      <w:r>
        <w:rPr>
          <w:rStyle w:val="CommentReference"/>
          <w:rFonts w:ascii="Garamond" w:eastAsiaTheme="minorHAnsi" w:hAnsi="Garamond" w:cstheme="minorBidi"/>
        </w:rPr>
        <w:commentReference w:id="560"/>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61"/>
            <w:r w:rsidRPr="00FC3604">
              <w:t>ⲛⲏⲓ</w:t>
            </w:r>
            <w:commentRangeEnd w:id="561"/>
            <w:r>
              <w:rPr>
                <w:rStyle w:val="CommentReference"/>
                <w:rFonts w:ascii="Garamond" w:hAnsi="Garamond" w:cstheme="minorBidi"/>
                <w:noProof w:val="0"/>
                <w:lang w:val="en-CA"/>
              </w:rPr>
              <w:commentReference w:id="561"/>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proofErr w:type="gramStart"/>
            <w:r>
              <w:t>My your</w:t>
            </w:r>
            <w:proofErr w:type="gramEnd"/>
            <w:r>
              <w:t xml:space="preserve">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62"/>
            <w:r w:rsidRPr="005832A1">
              <w:t xml:space="preserve">praise </w:t>
            </w:r>
            <w:commentRangeEnd w:id="562"/>
            <w:r w:rsidRPr="005832A1">
              <w:rPr>
                <w:rStyle w:val="CommentReference"/>
                <w:rFonts w:eastAsiaTheme="minorHAnsi"/>
                <w:sz w:val="24"/>
              </w:rPr>
              <w:commentReference w:id="562"/>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63"/>
            <w:r w:rsidRPr="005832A1">
              <w:t>Earth</w:t>
            </w:r>
            <w:commentRangeEnd w:id="563"/>
            <w:r w:rsidRPr="005832A1">
              <w:rPr>
                <w:rStyle w:val="CommentReference"/>
                <w:rFonts w:eastAsiaTheme="minorHAnsi"/>
                <w:sz w:val="24"/>
              </w:rPr>
              <w:commentReference w:id="563"/>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64"/>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64"/>
            <w:r>
              <w:rPr>
                <w:rStyle w:val="CommentReference"/>
                <w:rFonts w:ascii="Garamond" w:hAnsi="Garamond" w:cstheme="minorBidi"/>
                <w:noProof w:val="0"/>
                <w:lang w:val="en-CA"/>
              </w:rPr>
              <w:commentReference w:id="564"/>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65"/>
            <w:r w:rsidRPr="005832A1">
              <w:t xml:space="preserve">Make haste </w:t>
            </w:r>
            <w:commentRangeEnd w:id="565"/>
            <w:r w:rsidRPr="005832A1">
              <w:rPr>
                <w:rStyle w:val="CommentReference"/>
                <w:rFonts w:eastAsiaTheme="minorHAnsi"/>
                <w:sz w:val="24"/>
              </w:rPr>
              <w:commentReference w:id="565"/>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66"/>
            <w:r w:rsidRPr="005832A1">
              <w:rPr>
                <w:rFonts w:eastAsiaTheme="minorHAnsi"/>
              </w:rPr>
              <w:t xml:space="preserve">different </w:t>
            </w:r>
            <w:commentRangeEnd w:id="566"/>
            <w:r w:rsidRPr="005832A1">
              <w:rPr>
                <w:rStyle w:val="CommentReference"/>
                <w:rFonts w:eastAsiaTheme="minorHAnsi"/>
                <w:sz w:val="24"/>
              </w:rPr>
              <w:commentReference w:id="566"/>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67"/>
            <w:r w:rsidRPr="005832A1">
              <w:t>truth</w:t>
            </w:r>
            <w:commentRangeEnd w:id="567"/>
            <w:r w:rsidRPr="005832A1">
              <w:rPr>
                <w:rStyle w:val="CommentReference"/>
                <w:rFonts w:eastAsiaTheme="minorHAnsi"/>
                <w:sz w:val="24"/>
              </w:rPr>
              <w:commentReference w:id="567"/>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 xml:space="preserve">Forgive me </w:t>
            </w:r>
            <w:proofErr w:type="gramStart"/>
            <w:r w:rsidRPr="005832A1">
              <w:t>my</w:t>
            </w:r>
            <w:proofErr w:type="gramEnd"/>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68"/>
            <w:r w:rsidRPr="005832A1">
              <w:t xml:space="preserve">longsuffering </w:t>
            </w:r>
            <w:commentRangeEnd w:id="568"/>
            <w:r w:rsidRPr="005832A1">
              <w:rPr>
                <w:rStyle w:val="CommentReference"/>
                <w:rFonts w:eastAsiaTheme="minorHAnsi"/>
                <w:sz w:val="24"/>
              </w:rPr>
              <w:commentReference w:id="568"/>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69"/>
            <w:r w:rsidRPr="005832A1">
              <w:t xml:space="preserve">I rise </w:t>
            </w:r>
            <w:commentRangeEnd w:id="569"/>
            <w:r w:rsidRPr="005832A1">
              <w:rPr>
                <w:rStyle w:val="CommentReference"/>
                <w:rFonts w:eastAsiaTheme="minorHAnsi"/>
                <w:sz w:val="24"/>
              </w:rPr>
              <w:commentReference w:id="569"/>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70"/>
            <w:r w:rsidRPr="005832A1">
              <w:t>sweet</w:t>
            </w:r>
            <w:commentRangeEnd w:id="570"/>
            <w:r w:rsidRPr="005832A1">
              <w:rPr>
                <w:rStyle w:val="CommentReference"/>
                <w:rFonts w:eastAsiaTheme="minorHAnsi"/>
                <w:sz w:val="24"/>
              </w:rPr>
              <w:commentReference w:id="570"/>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71"/>
            <w:r w:rsidRPr="005832A1">
              <w:rPr>
                <w:rFonts w:eastAsiaTheme="minorHAnsi"/>
              </w:rPr>
              <w:t>Oh, how I love</w:t>
            </w:r>
            <w:commentRangeEnd w:id="571"/>
            <w:r w:rsidRPr="005832A1">
              <w:rPr>
                <w:rStyle w:val="CommentReference"/>
                <w:rFonts w:eastAsiaTheme="minorHAnsi"/>
                <w:sz w:val="24"/>
              </w:rPr>
              <w:commentReference w:id="571"/>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72"/>
            <w:r w:rsidRPr="005832A1">
              <w:rPr>
                <w:rFonts w:eastAsiaTheme="minorHAnsi"/>
              </w:rPr>
              <w:t xml:space="preserve">of </w:t>
            </w:r>
            <w:commentRangeEnd w:id="572"/>
            <w:r w:rsidRPr="005832A1">
              <w:rPr>
                <w:rStyle w:val="CommentReference"/>
                <w:rFonts w:eastAsiaTheme="minorHAnsi"/>
                <w:sz w:val="24"/>
              </w:rPr>
              <w:commentReference w:id="572"/>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73"/>
            <w:r w:rsidRPr="005832A1">
              <w:t>truth</w:t>
            </w:r>
            <w:commentRangeEnd w:id="573"/>
            <w:r w:rsidRPr="005832A1">
              <w:rPr>
                <w:rStyle w:val="CommentReference"/>
                <w:rFonts w:eastAsiaTheme="minorHAnsi"/>
                <w:sz w:val="24"/>
              </w:rPr>
              <w:commentReference w:id="573"/>
            </w:r>
            <w:r w:rsidR="008A107E">
              <w:rPr>
                <w:rStyle w:val="FootnoteReference"/>
              </w:rPr>
              <w:footnoteReference w:id="86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74"/>
            <w:r w:rsidRPr="005832A1">
              <w:t xml:space="preserve">true </w:t>
            </w:r>
            <w:commentRangeEnd w:id="574"/>
            <w:r w:rsidRPr="005832A1">
              <w:rPr>
                <w:rStyle w:val="CommentReference"/>
                <w:rFonts w:eastAsiaTheme="minorHAnsi"/>
                <w:sz w:val="24"/>
              </w:rPr>
              <w:commentReference w:id="574"/>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75"/>
            <w:r>
              <w:t xml:space="preserve">Whenever </w:t>
            </w:r>
            <w:commentRangeEnd w:id="575"/>
            <w:r>
              <w:rPr>
                <w:rStyle w:val="CommentReference"/>
                <w:rFonts w:eastAsiaTheme="minorHAnsi" w:cstheme="minorBidi"/>
                <w:color w:val="auto"/>
                <w:lang w:val="en-CA"/>
              </w:rPr>
              <w:commentReference w:id="575"/>
            </w:r>
            <w:r>
              <w:t>we</w:t>
            </w:r>
          </w:p>
          <w:p w14:paraId="1820B153" w14:textId="77777777" w:rsidR="00E35F1F" w:rsidRDefault="00E35F1F" w:rsidP="00E35F1F">
            <w:pPr>
              <w:pStyle w:val="EngHang"/>
            </w:pPr>
            <w:commentRangeStart w:id="576"/>
            <w:r>
              <w:t xml:space="preserve">Gather </w:t>
            </w:r>
            <w:commentRangeEnd w:id="576"/>
            <w:r>
              <w:rPr>
                <w:rStyle w:val="CommentReference"/>
                <w:rFonts w:eastAsiaTheme="minorHAnsi" w:cstheme="minorBidi"/>
                <w:color w:val="auto"/>
                <w:lang w:val="en-CA"/>
              </w:rPr>
              <w:commentReference w:id="576"/>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77"/>
            <w:r>
              <w:t xml:space="preserve">will </w:t>
            </w:r>
            <w:commentRangeEnd w:id="577"/>
            <w:r>
              <w:rPr>
                <w:rStyle w:val="CommentReference"/>
                <w:rFonts w:eastAsiaTheme="minorHAnsi" w:cstheme="minorBidi"/>
                <w:color w:val="auto"/>
                <w:lang w:val="en-CA"/>
              </w:rPr>
              <w:commentReference w:id="577"/>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78"/>
            <w:r>
              <w:t xml:space="preserve">Deliver </w:t>
            </w:r>
            <w:commentRangeEnd w:id="578"/>
            <w:r>
              <w:rPr>
                <w:rStyle w:val="CommentReference"/>
                <w:rFonts w:eastAsiaTheme="minorHAnsi" w:cstheme="minorBidi"/>
                <w:color w:val="auto"/>
                <w:lang w:val="en-CA"/>
              </w:rPr>
              <w:commentReference w:id="578"/>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79"/>
            <w:r w:rsidRPr="00A16DFE">
              <w:rPr>
                <w:rFonts w:eastAsiaTheme="minorHAnsi"/>
              </w:rPr>
              <w:t xml:space="preserve">come </w:t>
            </w:r>
            <w:commentRangeEnd w:id="579"/>
            <w:r>
              <w:rPr>
                <w:rStyle w:val="CommentReference"/>
                <w:rFonts w:eastAsiaTheme="minorHAnsi" w:cstheme="minorBidi"/>
                <w:color w:val="auto"/>
                <w:lang w:val="en-CA"/>
              </w:rPr>
              <w:commentReference w:id="579"/>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80"/>
            <w:r>
              <w:rPr>
                <w:rFonts w:eastAsiaTheme="minorHAnsi"/>
              </w:rPr>
              <w:t>be</w:t>
            </w:r>
            <w:r w:rsidRPr="00A16DFE">
              <w:rPr>
                <w:rFonts w:eastAsiaTheme="minorHAnsi"/>
              </w:rPr>
              <w:t xml:space="preserve"> </w:t>
            </w:r>
            <w:commentRangeEnd w:id="580"/>
            <w:r>
              <w:rPr>
                <w:rStyle w:val="CommentReference"/>
                <w:rFonts w:eastAsiaTheme="minorHAnsi" w:cstheme="minorBidi"/>
                <w:color w:val="auto"/>
                <w:lang w:val="en-CA"/>
              </w:rPr>
              <w:commentReference w:id="580"/>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81" w:name="_Toc297322067"/>
      <w:bookmarkStart w:id="582" w:name="_Toc297407712"/>
      <w:bookmarkStart w:id="583" w:name="_Toc298445764"/>
      <w:bookmarkStart w:id="584" w:name="_Toc298681249"/>
      <w:bookmarkStart w:id="585" w:name="_Toc298447489"/>
      <w:bookmarkStart w:id="586" w:name="_Toc308441906"/>
      <w:r>
        <w:rPr>
          <w:lang w:val="en-US"/>
        </w:rPr>
        <w:lastRenderedPageBreak/>
        <w:t>The Sunday Theotokia</w:t>
      </w:r>
      <w:bookmarkEnd w:id="581"/>
      <w:bookmarkEnd w:id="582"/>
      <w:bookmarkEnd w:id="583"/>
      <w:bookmarkEnd w:id="584"/>
      <w:bookmarkEnd w:id="585"/>
      <w:bookmarkEnd w:id="58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587" w:name="_Toc298445765"/>
      <w:bookmarkStart w:id="588" w:name="_Toc298681250"/>
      <w:bookmarkStart w:id="589" w:name="_Toc298447490"/>
      <w:r>
        <w:rPr>
          <w:lang w:val="en-US"/>
        </w:rPr>
        <w:t>Part One</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590"/>
            <w:r w:rsidRPr="007425E1">
              <w:rPr>
                <w:rFonts w:eastAsiaTheme="minorHAnsi"/>
              </w:rPr>
              <w:t>Of the Covenant</w:t>
            </w:r>
            <w:commentRangeEnd w:id="590"/>
            <w:r>
              <w:rPr>
                <w:rStyle w:val="CommentReference"/>
                <w:rFonts w:eastAsiaTheme="minorHAnsi" w:cstheme="minorBidi"/>
                <w:color w:val="auto"/>
                <w:lang w:val="en-CA"/>
              </w:rPr>
              <w:commentReference w:id="59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591"/>
            <w:r>
              <w:rPr>
                <w:rFonts w:eastAsiaTheme="minorHAnsi"/>
              </w:rPr>
              <w:t>sprinkling</w:t>
            </w:r>
            <w:commentRangeEnd w:id="591"/>
            <w:r>
              <w:rPr>
                <w:rStyle w:val="CommentReference"/>
                <w:rFonts w:eastAsiaTheme="minorHAnsi" w:cstheme="minorBidi"/>
                <w:color w:val="auto"/>
                <w:lang w:val="en-CA"/>
              </w:rPr>
              <w:commentReference w:id="591"/>
            </w:r>
          </w:p>
          <w:p w14:paraId="1003890B" w14:textId="77777777" w:rsidR="00E35F1F" w:rsidRPr="007425E1" w:rsidRDefault="00E35F1F" w:rsidP="00E35F1F">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592"/>
            <w:r>
              <w:rPr>
                <w:rFonts w:eastAsiaTheme="minorHAnsi"/>
              </w:rPr>
              <w:t>dwelt</w:t>
            </w:r>
            <w:commentRangeEnd w:id="592"/>
            <w:r>
              <w:rPr>
                <w:rStyle w:val="CommentReference"/>
                <w:rFonts w:eastAsiaTheme="minorHAnsi" w:cstheme="minorBidi"/>
                <w:color w:val="auto"/>
                <w:lang w:val="en-CA"/>
              </w:rPr>
              <w:commentReference w:id="59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proofErr w:type="gramStart"/>
            <w:r>
              <w:t>Therefore</w:t>
            </w:r>
            <w:proofErr w:type="gramEnd"/>
            <w:r>
              <w:t xml:space="preserve"> we</w:t>
            </w:r>
          </w:p>
          <w:p w14:paraId="5C23E0F8" w14:textId="77777777" w:rsidR="00E35F1F" w:rsidRDefault="00E35F1F" w:rsidP="00E35F1F">
            <w:pPr>
              <w:pStyle w:val="EngHang"/>
            </w:pPr>
            <w:commentRangeStart w:id="593"/>
            <w:r>
              <w:t xml:space="preserve">Magnify </w:t>
            </w:r>
            <w:commentRangeEnd w:id="593"/>
            <w:r>
              <w:rPr>
                <w:rStyle w:val="CommentReference"/>
                <w:rFonts w:eastAsiaTheme="minorHAnsi" w:cstheme="minorBidi"/>
                <w:color w:val="auto"/>
                <w:lang w:val="en-CA"/>
              </w:rPr>
              <w:commentReference w:id="59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594"/>
            <w:r>
              <w:t xml:space="preserve">obtain </w:t>
            </w:r>
            <w:commentRangeEnd w:id="594"/>
            <w:r>
              <w:rPr>
                <w:rStyle w:val="CommentReference"/>
                <w:rFonts w:eastAsiaTheme="minorHAnsi" w:cstheme="minorBidi"/>
                <w:color w:val="auto"/>
                <w:lang w:val="en-CA"/>
              </w:rPr>
              <w:commentReference w:id="59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595" w:name="_Toc298445766"/>
      <w:bookmarkStart w:id="596" w:name="_Toc298681251"/>
      <w:bookmarkStart w:id="59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595"/>
      <w:bookmarkEnd w:id="596"/>
      <w:bookmarkEnd w:id="59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598"/>
            <w:r>
              <w:rPr>
                <w:rFonts w:eastAsiaTheme="minorHAnsi"/>
              </w:rPr>
              <w:t xml:space="preserve">type </w:t>
            </w:r>
            <w:commentRangeEnd w:id="598"/>
            <w:r>
              <w:rPr>
                <w:rStyle w:val="CommentReference"/>
                <w:rFonts w:eastAsiaTheme="minorHAnsi" w:cstheme="minorBidi"/>
                <w:color w:val="auto"/>
                <w:lang w:val="en-CA"/>
              </w:rPr>
              <w:commentReference w:id="59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599"/>
            <w:r>
              <w:t xml:space="preserve">one </w:t>
            </w:r>
            <w:commentRangeEnd w:id="599"/>
            <w:r>
              <w:rPr>
                <w:rStyle w:val="CommentReference"/>
                <w:rFonts w:eastAsiaTheme="minorHAnsi" w:cstheme="minorBidi"/>
                <w:color w:val="auto"/>
                <w:lang w:val="en-CA"/>
              </w:rPr>
              <w:commentReference w:id="599"/>
            </w:r>
            <w:r>
              <w:t>from two,</w:t>
            </w:r>
          </w:p>
          <w:p w14:paraId="12509199" w14:textId="77777777" w:rsidR="00E35F1F" w:rsidRDefault="00E35F1F" w:rsidP="00E35F1F">
            <w:pPr>
              <w:pStyle w:val="EngHang"/>
            </w:pPr>
            <w:r>
              <w:t xml:space="preserve">A </w:t>
            </w:r>
            <w:commentRangeStart w:id="600"/>
            <w:r>
              <w:t xml:space="preserve">Holy </w:t>
            </w:r>
            <w:commentRangeEnd w:id="600"/>
            <w:r>
              <w:rPr>
                <w:rStyle w:val="CommentReference"/>
                <w:rFonts w:eastAsiaTheme="minorHAnsi" w:cstheme="minorBidi"/>
                <w:color w:val="auto"/>
                <w:lang w:val="en-CA"/>
              </w:rPr>
              <w:commentReference w:id="60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01"/>
            <w:r>
              <w:rPr>
                <w:rFonts w:eastAsiaTheme="minorHAnsi"/>
              </w:rPr>
              <w:t xml:space="preserve">Begotten </w:t>
            </w:r>
            <w:commentRangeEnd w:id="601"/>
            <w:r>
              <w:rPr>
                <w:rStyle w:val="CommentReference"/>
                <w:rFonts w:eastAsiaTheme="minorHAnsi" w:cstheme="minorBidi"/>
                <w:color w:val="auto"/>
                <w:lang w:val="en-CA"/>
              </w:rPr>
              <w:commentReference w:id="601"/>
            </w:r>
            <w:r>
              <w:rPr>
                <w:rFonts w:eastAsiaTheme="minorHAnsi"/>
              </w:rPr>
              <w:t>without seed,</w:t>
            </w:r>
          </w:p>
          <w:p w14:paraId="47914132" w14:textId="77777777" w:rsidR="00E35F1F" w:rsidRDefault="00E35F1F" w:rsidP="00E35F1F">
            <w:pPr>
              <w:pStyle w:val="EngHang"/>
              <w:rPr>
                <w:rFonts w:eastAsiaTheme="minorHAnsi"/>
              </w:rPr>
            </w:pPr>
            <w:commentRangeStart w:id="602"/>
            <w:r>
              <w:rPr>
                <w:rFonts w:eastAsiaTheme="minorHAnsi"/>
              </w:rPr>
              <w:t xml:space="preserve">Consubstantial </w:t>
            </w:r>
            <w:commentRangeEnd w:id="602"/>
            <w:r>
              <w:rPr>
                <w:rStyle w:val="CommentReference"/>
                <w:rFonts w:eastAsiaTheme="minorHAnsi" w:cstheme="minorBidi"/>
                <w:color w:val="auto"/>
                <w:lang w:val="en-CA"/>
              </w:rPr>
              <w:commentReference w:id="60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03"/>
            <w:r>
              <w:rPr>
                <w:rFonts w:eastAsiaTheme="minorHAnsi"/>
              </w:rPr>
              <w:t xml:space="preserve">made one </w:t>
            </w:r>
            <w:commentRangeEnd w:id="603"/>
            <w:r>
              <w:rPr>
                <w:rStyle w:val="CommentReference"/>
                <w:rFonts w:eastAsiaTheme="minorHAnsi" w:cstheme="minorBidi"/>
                <w:color w:val="auto"/>
                <w:lang w:val="en-CA"/>
              </w:rPr>
              <w:commentReference w:id="60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04"/>
            <w:r>
              <w:t xml:space="preserve">The </w:t>
            </w:r>
            <w:commentRangeEnd w:id="604"/>
            <w:r>
              <w:rPr>
                <w:rStyle w:val="CommentReference"/>
                <w:rFonts w:eastAsiaTheme="minorHAnsi" w:cstheme="minorBidi"/>
                <w:color w:val="auto"/>
                <w:lang w:val="en-CA"/>
              </w:rPr>
              <w:commentReference w:id="60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05"/>
            <w:r>
              <w:rPr>
                <w:rFonts w:eastAsiaTheme="minorHAnsi"/>
              </w:rPr>
              <w:t xml:space="preserve">Purple </w:t>
            </w:r>
            <w:commentRangeEnd w:id="605"/>
            <w:r>
              <w:rPr>
                <w:rStyle w:val="CommentReference"/>
                <w:rFonts w:eastAsiaTheme="minorHAnsi" w:cstheme="minorBidi"/>
                <w:color w:val="auto"/>
                <w:lang w:val="en-CA"/>
              </w:rPr>
              <w:commentReference w:id="60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06"/>
            <w:r>
              <w:rPr>
                <w:rFonts w:eastAsiaTheme="minorHAnsi"/>
              </w:rPr>
              <w:t xml:space="preserve">fine </w:t>
            </w:r>
            <w:commentRangeEnd w:id="606"/>
            <w:r>
              <w:rPr>
                <w:rStyle w:val="CommentReference"/>
                <w:rFonts w:eastAsiaTheme="minorHAnsi" w:cstheme="minorBidi"/>
                <w:color w:val="auto"/>
                <w:lang w:val="en-CA"/>
              </w:rPr>
              <w:commentReference w:id="60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07"/>
            <w:r>
              <w:rPr>
                <w:rFonts w:eastAsiaTheme="minorHAnsi"/>
              </w:rPr>
              <w:t xml:space="preserve">wood </w:t>
            </w:r>
            <w:commentRangeEnd w:id="607"/>
            <w:r>
              <w:rPr>
                <w:rStyle w:val="CommentReference"/>
                <w:rFonts w:eastAsiaTheme="minorHAnsi" w:cstheme="minorBidi"/>
                <w:color w:val="auto"/>
                <w:lang w:val="en-CA"/>
              </w:rPr>
              <w:commentReference w:id="60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proofErr w:type="gramStart"/>
            <w:r>
              <w:t>Therefore</w:t>
            </w:r>
            <w:proofErr w:type="gramEnd"/>
            <w:r>
              <w:t xml:space="preserve"> we</w:t>
            </w:r>
          </w:p>
          <w:p w14:paraId="735CDD4E" w14:textId="77777777" w:rsidR="00E35F1F" w:rsidRDefault="00E35F1F" w:rsidP="00E35F1F">
            <w:pPr>
              <w:pStyle w:val="EngHang"/>
            </w:pPr>
            <w:commentRangeStart w:id="608"/>
            <w:r>
              <w:t xml:space="preserve">Magnify </w:t>
            </w:r>
            <w:commentRangeEnd w:id="608"/>
            <w:r>
              <w:rPr>
                <w:rStyle w:val="CommentReference"/>
                <w:rFonts w:eastAsiaTheme="minorHAnsi" w:cstheme="minorBidi"/>
                <w:color w:val="auto"/>
                <w:lang w:val="en-CA"/>
              </w:rPr>
              <w:commentReference w:id="60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09"/>
            <w:r>
              <w:t xml:space="preserve">obtain </w:t>
            </w:r>
            <w:commentRangeEnd w:id="609"/>
            <w:r>
              <w:rPr>
                <w:rStyle w:val="CommentReference"/>
                <w:rFonts w:eastAsiaTheme="minorHAnsi" w:cstheme="minorBidi"/>
                <w:color w:val="auto"/>
                <w:lang w:val="en-CA"/>
              </w:rPr>
              <w:commentReference w:id="60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10" w:name="_Toc298445767"/>
      <w:bookmarkStart w:id="611" w:name="_Toc298681252"/>
      <w:bookmarkStart w:id="61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10"/>
      <w:bookmarkEnd w:id="611"/>
      <w:bookmarkEnd w:id="61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13"/>
            <w:r>
              <w:rPr>
                <w:rFonts w:eastAsiaTheme="minorHAnsi"/>
              </w:rPr>
              <w:t>Cherubs</w:t>
            </w:r>
            <w:commentRangeEnd w:id="613"/>
            <w:r>
              <w:rPr>
                <w:rStyle w:val="CommentReference"/>
                <w:rFonts w:eastAsiaTheme="minorHAnsi" w:cstheme="minorBidi"/>
                <w:color w:val="auto"/>
                <w:lang w:val="en-CA"/>
              </w:rPr>
              <w:commentReference w:id="613"/>
            </w:r>
          </w:p>
          <w:p w14:paraId="338C43D3" w14:textId="65EF4612" w:rsidR="00E35F1F" w:rsidRPr="001A0083" w:rsidRDefault="00E35F1F" w:rsidP="00E35F1F">
            <w:pPr>
              <w:pStyle w:val="EngHangEnd"/>
            </w:pPr>
            <w:commentRangeStart w:id="614"/>
            <w:r>
              <w:rPr>
                <w:rFonts w:eastAsiaTheme="minorHAnsi"/>
              </w:rPr>
              <w:t xml:space="preserve">Forged </w:t>
            </w:r>
            <w:commentRangeEnd w:id="614"/>
            <w:r>
              <w:rPr>
                <w:rStyle w:val="CommentReference"/>
                <w:rFonts w:eastAsiaTheme="minorHAnsi" w:cstheme="minorBidi"/>
                <w:color w:val="auto"/>
                <w:lang w:val="en-CA"/>
              </w:rPr>
              <w:commentReference w:id="61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15"/>
            <w:r>
              <w:t xml:space="preserve">Always </w:t>
            </w:r>
            <w:commentRangeEnd w:id="615"/>
            <w:r>
              <w:rPr>
                <w:rStyle w:val="CommentReference"/>
                <w:rFonts w:eastAsiaTheme="minorHAnsi" w:cstheme="minorBidi"/>
                <w:color w:val="auto"/>
                <w:lang w:val="en-CA"/>
              </w:rPr>
              <w:commentReference w:id="61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16"/>
            <w:r>
              <w:rPr>
                <w:rFonts w:eastAsiaTheme="minorHAnsi"/>
              </w:rPr>
              <w:t xml:space="preserve">Overshadowed </w:t>
            </w:r>
            <w:commentRangeEnd w:id="616"/>
            <w:r>
              <w:rPr>
                <w:rStyle w:val="CommentReference"/>
                <w:rFonts w:eastAsiaTheme="minorHAnsi" w:cstheme="minorBidi"/>
                <w:color w:val="auto"/>
                <w:lang w:val="en-CA"/>
              </w:rPr>
              <w:commentReference w:id="61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17"/>
            <w:r>
              <w:rPr>
                <w:rFonts w:eastAsiaTheme="minorHAnsi"/>
              </w:rPr>
              <w:t xml:space="preserve">sin </w:t>
            </w:r>
            <w:commentRangeEnd w:id="617"/>
            <w:r>
              <w:rPr>
                <w:rStyle w:val="CommentReference"/>
                <w:rFonts w:eastAsiaTheme="minorHAnsi" w:cstheme="minorBidi"/>
                <w:color w:val="auto"/>
                <w:lang w:val="en-CA"/>
              </w:rPr>
              <w:commentReference w:id="61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proofErr w:type="gramStart"/>
            <w:r>
              <w:t>Therefore</w:t>
            </w:r>
            <w:proofErr w:type="gramEnd"/>
            <w:r>
              <w:t xml:space="preserve"> we</w:t>
            </w:r>
          </w:p>
          <w:p w14:paraId="2C8C6429" w14:textId="77777777" w:rsidR="00E35F1F" w:rsidRDefault="00E35F1F" w:rsidP="00E35F1F">
            <w:pPr>
              <w:pStyle w:val="EngHang"/>
            </w:pPr>
            <w:commentRangeStart w:id="618"/>
            <w:r>
              <w:t xml:space="preserve">Magnify </w:t>
            </w:r>
            <w:commentRangeEnd w:id="618"/>
            <w:r>
              <w:rPr>
                <w:rStyle w:val="CommentReference"/>
                <w:rFonts w:eastAsiaTheme="minorHAnsi" w:cstheme="minorBidi"/>
                <w:color w:val="auto"/>
                <w:lang w:val="en-CA"/>
              </w:rPr>
              <w:commentReference w:id="61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19"/>
            <w:r>
              <w:t xml:space="preserve">obtain </w:t>
            </w:r>
            <w:commentRangeEnd w:id="619"/>
            <w:r>
              <w:rPr>
                <w:rStyle w:val="CommentReference"/>
                <w:rFonts w:eastAsiaTheme="minorHAnsi" w:cstheme="minorBidi"/>
                <w:color w:val="auto"/>
                <w:lang w:val="en-CA"/>
              </w:rPr>
              <w:commentReference w:id="61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20" w:name="_Toc298445768"/>
      <w:bookmarkStart w:id="621" w:name="_Toc298681253"/>
      <w:bookmarkStart w:id="62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20"/>
      <w:bookmarkEnd w:id="621"/>
      <w:bookmarkEnd w:id="62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23"/>
            <w:r>
              <w:t xml:space="preserve">you </w:t>
            </w:r>
            <w:commentRangeEnd w:id="623"/>
            <w:r>
              <w:rPr>
                <w:rStyle w:val="CommentReference"/>
                <w:rFonts w:eastAsiaTheme="minorHAnsi" w:cstheme="minorBidi"/>
                <w:color w:val="auto"/>
                <w:lang w:val="en-CA"/>
              </w:rPr>
              <w:commentReference w:id="62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24"/>
            <w:r>
              <w:rPr>
                <w:rFonts w:eastAsiaTheme="minorHAnsi"/>
              </w:rPr>
              <w:t xml:space="preserve">for </w:t>
            </w:r>
            <w:commentRangeEnd w:id="624"/>
            <w:r>
              <w:rPr>
                <w:rStyle w:val="CommentReference"/>
                <w:rFonts w:eastAsiaTheme="minorHAnsi" w:cstheme="minorBidi"/>
                <w:color w:val="auto"/>
                <w:lang w:val="en-CA"/>
              </w:rPr>
              <w:commentReference w:id="62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proofErr w:type="gramStart"/>
            <w:r>
              <w:t>Therefore</w:t>
            </w:r>
            <w:proofErr w:type="gramEnd"/>
            <w:r>
              <w:t xml:space="preserve"> we</w:t>
            </w:r>
          </w:p>
          <w:p w14:paraId="29A8E9FB" w14:textId="77777777" w:rsidR="00E35F1F" w:rsidRDefault="00E35F1F" w:rsidP="00E35F1F">
            <w:pPr>
              <w:pStyle w:val="EngHang"/>
            </w:pPr>
            <w:commentRangeStart w:id="625"/>
            <w:r>
              <w:t xml:space="preserve">Magnify </w:t>
            </w:r>
            <w:commentRangeEnd w:id="625"/>
            <w:r>
              <w:rPr>
                <w:rStyle w:val="CommentReference"/>
                <w:rFonts w:eastAsiaTheme="minorHAnsi" w:cstheme="minorBidi"/>
                <w:color w:val="auto"/>
                <w:lang w:val="en-CA"/>
              </w:rPr>
              <w:commentReference w:id="62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26"/>
            <w:r>
              <w:t xml:space="preserve">obtain </w:t>
            </w:r>
            <w:commentRangeEnd w:id="626"/>
            <w:r>
              <w:rPr>
                <w:rStyle w:val="CommentReference"/>
                <w:rFonts w:eastAsiaTheme="minorHAnsi" w:cstheme="minorBidi"/>
                <w:color w:val="auto"/>
                <w:lang w:val="en-CA"/>
              </w:rPr>
              <w:commentReference w:id="62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27" w:name="_Toc298445769"/>
      <w:bookmarkStart w:id="628" w:name="_Toc298681254"/>
      <w:bookmarkStart w:id="62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 xml:space="preserve">to grant </w:t>
      </w:r>
      <w:proofErr w:type="gramStart"/>
      <w:r>
        <w:t>us  74</w:t>
      </w:r>
      <w:proofErr w:type="gramEnd"/>
      <w:r>
        <w:t xml:space="preserve">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6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27"/>
      <w:bookmarkEnd w:id="628"/>
      <w:bookmarkEnd w:id="62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30"/>
            <w:r w:rsidR="00E35F1F">
              <w:rPr>
                <w:rFonts w:eastAsiaTheme="minorHAnsi"/>
              </w:rPr>
              <w:t xml:space="preserve">burning </w:t>
            </w:r>
            <w:commentRangeEnd w:id="630"/>
            <w:r w:rsidR="00E35F1F">
              <w:rPr>
                <w:rStyle w:val="CommentReference"/>
                <w:rFonts w:eastAsiaTheme="minorHAnsi" w:cstheme="minorBidi"/>
                <w:color w:val="auto"/>
                <w:lang w:val="en-CA"/>
              </w:rPr>
              <w:commentReference w:id="63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31"/>
            <w:r>
              <w:rPr>
                <w:rFonts w:eastAsiaTheme="minorHAnsi"/>
              </w:rPr>
              <w:t>manifestation</w:t>
            </w:r>
            <w:commentRangeEnd w:id="631"/>
            <w:r>
              <w:rPr>
                <w:rStyle w:val="CommentReference"/>
                <w:rFonts w:eastAsiaTheme="minorHAnsi" w:cstheme="minorBidi"/>
                <w:color w:val="auto"/>
                <w:lang w:val="en-CA"/>
              </w:rPr>
              <w:commentReference w:id="63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32"/>
            <w:r>
              <w:rPr>
                <w:rFonts w:eastAsiaTheme="minorHAnsi"/>
              </w:rPr>
              <w:t xml:space="preserve">carried </w:t>
            </w:r>
            <w:commentRangeEnd w:id="632"/>
            <w:r>
              <w:rPr>
                <w:rStyle w:val="CommentReference"/>
                <w:rFonts w:eastAsiaTheme="minorHAnsi" w:cstheme="minorBidi"/>
                <w:color w:val="auto"/>
                <w:lang w:val="en-CA"/>
              </w:rPr>
              <w:commentReference w:id="63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33"/>
            <w:r>
              <w:rPr>
                <w:rFonts w:eastAsiaTheme="minorHAnsi"/>
              </w:rPr>
              <w:t xml:space="preserve">Gives light to </w:t>
            </w:r>
            <w:commentRangeEnd w:id="633"/>
            <w:r>
              <w:rPr>
                <w:rStyle w:val="CommentReference"/>
                <w:rFonts w:eastAsiaTheme="minorHAnsi" w:cstheme="minorBidi"/>
                <w:color w:val="auto"/>
                <w:lang w:val="en-CA"/>
              </w:rPr>
              <w:commentReference w:id="63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proofErr w:type="gramStart"/>
            <w:r>
              <w:t>Therefore</w:t>
            </w:r>
            <w:proofErr w:type="gramEnd"/>
            <w:r>
              <w:t xml:space="preserve"> we</w:t>
            </w:r>
          </w:p>
          <w:p w14:paraId="53561690" w14:textId="77777777" w:rsidR="00E35F1F" w:rsidRDefault="00E35F1F" w:rsidP="00E35F1F">
            <w:pPr>
              <w:pStyle w:val="EngHang"/>
            </w:pPr>
            <w:commentRangeStart w:id="634"/>
            <w:r>
              <w:t xml:space="preserve">Magnify </w:t>
            </w:r>
            <w:commentRangeEnd w:id="634"/>
            <w:r>
              <w:rPr>
                <w:rStyle w:val="CommentReference"/>
                <w:rFonts w:eastAsiaTheme="minorHAnsi" w:cstheme="minorBidi"/>
                <w:color w:val="auto"/>
                <w:lang w:val="en-CA"/>
              </w:rPr>
              <w:commentReference w:id="63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35"/>
            <w:r>
              <w:t xml:space="preserve">obtain </w:t>
            </w:r>
            <w:commentRangeEnd w:id="635"/>
            <w:r>
              <w:rPr>
                <w:rStyle w:val="CommentReference"/>
                <w:rFonts w:eastAsiaTheme="minorHAnsi" w:cstheme="minorBidi"/>
                <w:color w:val="auto"/>
                <w:lang w:val="en-CA"/>
              </w:rPr>
              <w:commentReference w:id="63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36" w:name="_Toc298445770"/>
      <w:bookmarkStart w:id="637" w:name="_Toc298681255"/>
      <w:bookmarkStart w:id="63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36"/>
      <w:bookmarkEnd w:id="637"/>
      <w:bookmarkEnd w:id="63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3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39"/>
            <w:r>
              <w:rPr>
                <w:rStyle w:val="CommentReference"/>
                <w:rFonts w:eastAsiaTheme="minorHAnsi" w:cstheme="minorBidi"/>
                <w:color w:val="auto"/>
                <w:lang w:val="en-CA"/>
              </w:rPr>
              <w:commentReference w:id="63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40"/>
            <w:r>
              <w:rPr>
                <w:rFonts w:eastAsiaTheme="minorHAnsi"/>
              </w:rPr>
              <w:t xml:space="preserve">Upon </w:t>
            </w:r>
            <w:commentRangeEnd w:id="640"/>
            <w:r>
              <w:rPr>
                <w:rStyle w:val="CommentReference"/>
                <w:rFonts w:eastAsiaTheme="minorHAnsi" w:cstheme="minorBidi"/>
                <w:color w:val="auto"/>
                <w:lang w:val="en-CA"/>
              </w:rPr>
              <w:commentReference w:id="64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proofErr w:type="gramStart"/>
            <w:r>
              <w:t>Therefore</w:t>
            </w:r>
            <w:proofErr w:type="gramEnd"/>
            <w:r>
              <w:t xml:space="preserve"> we</w:t>
            </w:r>
          </w:p>
          <w:p w14:paraId="12449878" w14:textId="77777777" w:rsidR="00E35F1F" w:rsidRDefault="00E35F1F" w:rsidP="00E35F1F">
            <w:pPr>
              <w:pStyle w:val="EngHang"/>
            </w:pPr>
            <w:commentRangeStart w:id="641"/>
            <w:r>
              <w:t xml:space="preserve">Magnify </w:t>
            </w:r>
            <w:commentRangeEnd w:id="641"/>
            <w:r>
              <w:rPr>
                <w:rStyle w:val="CommentReference"/>
                <w:rFonts w:eastAsiaTheme="minorHAnsi" w:cstheme="minorBidi"/>
                <w:color w:val="auto"/>
                <w:lang w:val="en-CA"/>
              </w:rPr>
              <w:commentReference w:id="64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42"/>
            <w:r>
              <w:t xml:space="preserve">obtain </w:t>
            </w:r>
            <w:commentRangeEnd w:id="642"/>
            <w:r>
              <w:rPr>
                <w:rStyle w:val="CommentReference"/>
                <w:rFonts w:eastAsiaTheme="minorHAnsi" w:cstheme="minorBidi"/>
                <w:color w:val="auto"/>
                <w:lang w:val="en-CA"/>
              </w:rPr>
              <w:commentReference w:id="64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43" w:name="_Toc298445771"/>
      <w:bookmarkStart w:id="644" w:name="_Toc298681256"/>
      <w:bookmarkStart w:id="645" w:name="_Toc298447496"/>
      <w:bookmarkStart w:id="646" w:name="_Ref299211949"/>
      <w:r>
        <w:t>The Gospel According the St. Luke</w:t>
      </w:r>
      <w:bookmarkEnd w:id="643"/>
      <w:bookmarkEnd w:id="644"/>
      <w:bookmarkEnd w:id="645"/>
      <w:bookmarkEnd w:id="64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47" w:name="_Toc298445772"/>
      <w:bookmarkStart w:id="648" w:name="_Toc298681257"/>
      <w:bookmarkStart w:id="649" w:name="_Toc298447497"/>
      <w:r>
        <w:t xml:space="preserve">Part </w:t>
      </w:r>
      <w:bookmarkEnd w:id="647"/>
      <w:bookmarkEnd w:id="648"/>
      <w:bookmarkEnd w:id="64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50"/>
            <w:r>
              <w:rPr>
                <w:rFonts w:eastAsiaTheme="minorHAnsi"/>
              </w:rPr>
              <w:t>truth</w:t>
            </w:r>
            <w:commentRangeEnd w:id="650"/>
            <w:r>
              <w:rPr>
                <w:rStyle w:val="CommentReference"/>
                <w:rFonts w:eastAsiaTheme="minorHAnsi" w:cstheme="minorBidi"/>
                <w:color w:val="auto"/>
                <w:lang w:val="en-CA"/>
              </w:rPr>
              <w:commentReference w:id="65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51"/>
            <w:r>
              <w:rPr>
                <w:rFonts w:eastAsiaTheme="minorHAnsi"/>
              </w:rPr>
              <w:t xml:space="preserve">a </w:t>
            </w:r>
            <w:commentRangeEnd w:id="651"/>
            <w:r>
              <w:rPr>
                <w:rStyle w:val="CommentReference"/>
                <w:rFonts w:eastAsiaTheme="minorHAnsi" w:cstheme="minorBidi"/>
                <w:color w:val="auto"/>
                <w:lang w:val="en-CA"/>
              </w:rPr>
              <w:commentReference w:id="65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52"/>
            <w:r>
              <w:rPr>
                <w:rFonts w:eastAsiaTheme="minorHAnsi"/>
              </w:rPr>
              <w:t xml:space="preserve">holy </w:t>
            </w:r>
            <w:commentRangeEnd w:id="652"/>
            <w:r>
              <w:rPr>
                <w:rStyle w:val="CommentReference"/>
                <w:rFonts w:eastAsiaTheme="minorHAnsi" w:cstheme="minorBidi"/>
                <w:color w:val="auto"/>
                <w:lang w:val="en-CA"/>
              </w:rPr>
              <w:commentReference w:id="65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53"/>
            <w:r>
              <w:rPr>
                <w:rFonts w:eastAsiaTheme="minorHAnsi"/>
              </w:rPr>
              <w:t xml:space="preserve">abode </w:t>
            </w:r>
            <w:commentRangeEnd w:id="653"/>
            <w:r>
              <w:rPr>
                <w:rStyle w:val="CommentReference"/>
                <w:rFonts w:eastAsiaTheme="minorHAnsi" w:cstheme="minorBidi"/>
                <w:color w:val="auto"/>
                <w:lang w:val="en-CA"/>
              </w:rPr>
              <w:commentReference w:id="65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proofErr w:type="gramStart"/>
            <w:r>
              <w:t>Therefore</w:t>
            </w:r>
            <w:proofErr w:type="gramEnd"/>
            <w:r>
              <w:t xml:space="preserve"> we</w:t>
            </w:r>
          </w:p>
          <w:p w14:paraId="4AF79A32"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56" w:name="_Toc298445773"/>
      <w:bookmarkStart w:id="657" w:name="_Toc298681258"/>
      <w:bookmarkStart w:id="658" w:name="_Toc298447498"/>
      <w:r>
        <w:lastRenderedPageBreak/>
        <w:t>Part Seven (Modern Part Eight)</w:t>
      </w:r>
      <w:bookmarkEnd w:id="656"/>
      <w:bookmarkEnd w:id="657"/>
      <w:bookmarkEnd w:id="65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59"/>
            <w:r>
              <w:rPr>
                <w:rFonts w:eastAsiaTheme="minorHAnsi"/>
              </w:rPr>
              <w:t>O Lord of all.</w:t>
            </w:r>
            <w:commentRangeEnd w:id="659"/>
            <w:r>
              <w:rPr>
                <w:rStyle w:val="CommentReference"/>
                <w:rFonts w:eastAsiaTheme="minorHAnsi" w:cstheme="minorBidi"/>
                <w:color w:val="auto"/>
                <w:lang w:val="en-CA"/>
              </w:rPr>
              <w:commentReference w:id="65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60"/>
            <w:r>
              <w:rPr>
                <w:rFonts w:eastAsiaTheme="minorHAnsi"/>
              </w:rPr>
              <w:t>The True One who came</w:t>
            </w:r>
            <w:commentRangeEnd w:id="660"/>
            <w:r>
              <w:rPr>
                <w:rStyle w:val="CommentReference"/>
                <w:rFonts w:eastAsiaTheme="minorHAnsi" w:cstheme="minorBidi"/>
                <w:color w:val="auto"/>
                <w:lang w:val="en-CA"/>
              </w:rPr>
              <w:commentReference w:id="66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61"/>
            <w:r>
              <w:rPr>
                <w:rFonts w:eastAsiaTheme="minorHAnsi"/>
              </w:rPr>
              <w:t>And perfect rejoicing.</w:t>
            </w:r>
            <w:commentRangeEnd w:id="661"/>
            <w:r>
              <w:rPr>
                <w:rStyle w:val="CommentReference"/>
                <w:rFonts w:eastAsiaTheme="minorHAnsi" w:cstheme="minorBidi"/>
                <w:color w:val="auto"/>
                <w:lang w:val="en-CA"/>
              </w:rPr>
              <w:commentReference w:id="66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62"/>
            <w:r>
              <w:rPr>
                <w:rFonts w:eastAsiaTheme="minorHAnsi"/>
              </w:rPr>
              <w:t>about</w:t>
            </w:r>
            <w:commentRangeEnd w:id="662"/>
            <w:r>
              <w:rPr>
                <w:rStyle w:val="CommentReference"/>
                <w:rFonts w:eastAsiaTheme="minorHAnsi" w:cstheme="minorBidi"/>
                <w:color w:val="auto"/>
                <w:lang w:val="en-CA"/>
              </w:rPr>
              <w:commentReference w:id="66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63"/>
            <w:r>
              <w:rPr>
                <w:rFonts w:eastAsiaTheme="minorHAnsi"/>
              </w:rPr>
              <w:t>proclaim</w:t>
            </w:r>
            <w:commentRangeEnd w:id="663"/>
            <w:r>
              <w:rPr>
                <w:rStyle w:val="CommentReference"/>
                <w:rFonts w:eastAsiaTheme="minorHAnsi" w:cstheme="minorBidi"/>
                <w:color w:val="auto"/>
                <w:lang w:val="en-CA"/>
              </w:rPr>
              <w:commentReference w:id="66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w:t>
            </w:r>
            <w:proofErr w:type="gramStart"/>
            <w:r w:rsidR="00E35F1F">
              <w:rPr>
                <w:rFonts w:eastAsiaTheme="minorHAnsi"/>
              </w:rPr>
              <w:t>the</w:t>
            </w:r>
            <w:proofErr w:type="gramEnd"/>
            <w:r w:rsidR="00E35F1F">
              <w:rPr>
                <w:rFonts w:eastAsiaTheme="minorHAnsi"/>
              </w:rPr>
              <w:t xml:space="preserv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64"/>
            <w:r w:rsidR="00E35F1F">
              <w:t>generations</w:t>
            </w:r>
            <w:commentRangeEnd w:id="664"/>
            <w:r w:rsidR="00E35F1F">
              <w:rPr>
                <w:rStyle w:val="CommentReference"/>
                <w:rFonts w:eastAsiaTheme="minorHAnsi" w:cstheme="minorBidi"/>
                <w:color w:val="auto"/>
                <w:lang w:val="en-CA"/>
              </w:rPr>
              <w:commentReference w:id="66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65"/>
            <w:r w:rsidR="00E35F1F">
              <w:t xml:space="preserve">just </w:t>
            </w:r>
            <w:commentRangeEnd w:id="665"/>
            <w:r w:rsidR="00E35F1F">
              <w:rPr>
                <w:rStyle w:val="CommentReference"/>
                <w:rFonts w:eastAsiaTheme="minorHAnsi" w:cstheme="minorBidi"/>
                <w:color w:val="auto"/>
                <w:lang w:val="en-CA"/>
              </w:rPr>
              <w:commentReference w:id="66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66"/>
            <w:r w:rsidR="00E35F1F">
              <w:t xml:space="preserve">chaste </w:t>
            </w:r>
            <w:commentRangeEnd w:id="666"/>
            <w:r w:rsidR="00E35F1F">
              <w:rPr>
                <w:rStyle w:val="CommentReference"/>
                <w:rFonts w:eastAsiaTheme="minorHAnsi" w:cstheme="minorBidi"/>
                <w:color w:val="auto"/>
                <w:lang w:val="en-CA"/>
              </w:rPr>
              <w:commentReference w:id="66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67"/>
            <w:r w:rsidR="00E35F1F">
              <w:t>Isaac</w:t>
            </w:r>
            <w:commentRangeEnd w:id="667"/>
            <w:r w:rsidR="00E35F1F">
              <w:rPr>
                <w:rStyle w:val="CommentReference"/>
                <w:rFonts w:eastAsiaTheme="minorHAnsi" w:cstheme="minorBidi"/>
                <w:color w:val="auto"/>
                <w:lang w:val="en-CA"/>
              </w:rPr>
              <w:commentReference w:id="66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68"/>
            <w:r w:rsidR="00E35F1F">
              <w:t>myriads of myriads.</w:t>
            </w:r>
            <w:commentRangeEnd w:id="668"/>
            <w:r w:rsidR="00E35F1F">
              <w:rPr>
                <w:rStyle w:val="CommentReference"/>
                <w:rFonts w:eastAsiaTheme="minorHAnsi" w:cstheme="minorBidi"/>
                <w:color w:val="auto"/>
                <w:lang w:val="en-CA"/>
              </w:rPr>
              <w:commentReference w:id="66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69"/>
            <w:r w:rsidR="00E35F1F">
              <w:t>Master</w:t>
            </w:r>
            <w:commentRangeEnd w:id="669"/>
            <w:r w:rsidR="00E35F1F">
              <w:rPr>
                <w:rStyle w:val="CommentReference"/>
                <w:rFonts w:eastAsiaTheme="minorHAnsi" w:cstheme="minorBidi"/>
                <w:color w:val="auto"/>
                <w:lang w:val="en-CA"/>
              </w:rPr>
              <w:commentReference w:id="66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0"/>
            <w:r w:rsidR="00E35F1F">
              <w:t xml:space="preserve">honour </w:t>
            </w:r>
            <w:commentRangeEnd w:id="670"/>
            <w:r w:rsidR="00E35F1F">
              <w:rPr>
                <w:rStyle w:val="CommentReference"/>
                <w:rFonts w:eastAsiaTheme="minorHAnsi" w:cstheme="minorBidi"/>
                <w:color w:val="auto"/>
                <w:lang w:val="en-CA"/>
              </w:rPr>
              <w:commentReference w:id="67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1"/>
            <w:r w:rsidR="00E35F1F">
              <w:t xml:space="preserve">spouse </w:t>
            </w:r>
            <w:commentRangeEnd w:id="671"/>
            <w:r w:rsidR="00E35F1F">
              <w:rPr>
                <w:rStyle w:val="CommentReference"/>
                <w:rFonts w:eastAsiaTheme="minorHAnsi" w:cstheme="minorBidi"/>
                <w:color w:val="auto"/>
                <w:lang w:val="en-CA"/>
              </w:rPr>
              <w:commentReference w:id="67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72"/>
            <w:r w:rsidR="00E35F1F">
              <w:t xml:space="preserve">health </w:t>
            </w:r>
            <w:commentRangeEnd w:id="672"/>
            <w:r w:rsidR="00E35F1F">
              <w:rPr>
                <w:rStyle w:val="CommentReference"/>
                <w:rFonts w:eastAsiaTheme="minorHAnsi" w:cstheme="minorBidi"/>
                <w:color w:val="auto"/>
                <w:lang w:val="en-CA"/>
              </w:rPr>
              <w:commentReference w:id="67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proofErr w:type="gramStart"/>
            <w:r w:rsidR="00E35F1F">
              <w:t>the</w:t>
            </w:r>
            <w:proofErr w:type="gramEnd"/>
            <w:r w:rsidR="00E35F1F">
              <w:t xml:space="preserv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73"/>
            <w:r>
              <w:t>indescribable</w:t>
            </w:r>
            <w:commentRangeEnd w:id="673"/>
            <w:r>
              <w:rPr>
                <w:rStyle w:val="CommentReference"/>
                <w:rFonts w:eastAsiaTheme="minorHAnsi" w:cstheme="minorBidi"/>
                <w:color w:val="auto"/>
                <w:lang w:val="en-CA"/>
              </w:rPr>
              <w:commentReference w:id="67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74"/>
            <w:r>
              <w:t>Without mingling of substance</w:t>
            </w:r>
            <w:commentRangeEnd w:id="674"/>
            <w:r>
              <w:rPr>
                <w:rStyle w:val="CommentReference"/>
                <w:rFonts w:eastAsiaTheme="minorHAnsi" w:cstheme="minorBidi"/>
                <w:color w:val="auto"/>
                <w:lang w:val="en-CA"/>
              </w:rPr>
              <w:commentReference w:id="67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75"/>
            <w:r>
              <w:t xml:space="preserve">intercede </w:t>
            </w:r>
            <w:commentRangeEnd w:id="675"/>
            <w:r>
              <w:rPr>
                <w:rStyle w:val="CommentReference"/>
                <w:rFonts w:eastAsiaTheme="minorHAnsi" w:cstheme="minorBidi"/>
                <w:color w:val="auto"/>
                <w:lang w:val="en-CA"/>
              </w:rPr>
              <w:commentReference w:id="67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76" w:name="_Toc298445774"/>
      <w:bookmarkStart w:id="677" w:name="_Toc298681259"/>
      <w:bookmarkStart w:id="678" w:name="_Toc298447499"/>
      <w:r>
        <w:t>Part Nine</w:t>
      </w:r>
      <w:bookmarkEnd w:id="676"/>
      <w:bookmarkEnd w:id="677"/>
      <w:bookmarkEnd w:id="67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proofErr w:type="gramStart"/>
            <w:r>
              <w:t>Therefore</w:t>
            </w:r>
            <w:proofErr w:type="gramEnd"/>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79" w:name="_Toc298445775"/>
      <w:bookmarkStart w:id="680" w:name="_Toc298681260"/>
      <w:bookmarkStart w:id="681" w:name="_Toc298447500"/>
      <w:r>
        <w:t>Part Ten</w:t>
      </w:r>
      <w:bookmarkEnd w:id="679"/>
      <w:bookmarkEnd w:id="680"/>
      <w:bookmarkEnd w:id="68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682"/>
            <w:r>
              <w:t>honoured</w:t>
            </w:r>
            <w:r w:rsidRPr="007425E1">
              <w:t xml:space="preserve"> </w:t>
            </w:r>
            <w:commentRangeEnd w:id="682"/>
            <w:r>
              <w:rPr>
                <w:rStyle w:val="CommentReference"/>
                <w:rFonts w:eastAsiaTheme="minorHAnsi" w:cstheme="minorBidi"/>
                <w:color w:val="auto"/>
                <w:lang w:val="en-CA"/>
              </w:rPr>
              <w:commentReference w:id="682"/>
            </w:r>
            <w:commentRangeStart w:id="683"/>
            <w:r w:rsidRPr="007425E1">
              <w:t xml:space="preserve">more </w:t>
            </w:r>
            <w:commentRangeEnd w:id="683"/>
            <w:r>
              <w:rPr>
                <w:rStyle w:val="CommentReference"/>
                <w:rFonts w:eastAsiaTheme="minorHAnsi" w:cstheme="minorBidi"/>
                <w:color w:val="auto"/>
                <w:lang w:val="en-CA"/>
              </w:rPr>
              <w:commentReference w:id="68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684"/>
            <w:r w:rsidRPr="007425E1">
              <w:t>means</w:t>
            </w:r>
            <w:commentRangeEnd w:id="684"/>
            <w:r>
              <w:rPr>
                <w:rStyle w:val="CommentReference"/>
                <w:rFonts w:eastAsiaTheme="minorHAnsi" w:cstheme="minorBidi"/>
                <w:color w:val="auto"/>
                <w:lang w:val="en-CA"/>
              </w:rPr>
              <w:commentReference w:id="68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685" w:name="_Toc298445776"/>
      <w:bookmarkStart w:id="686" w:name="_Toc298681261"/>
      <w:bookmarkStart w:id="687" w:name="_Toc298447501"/>
      <w:r w:rsidRPr="00D24FE1">
        <w:t>Part</w:t>
      </w:r>
      <w:r>
        <w:t xml:space="preserve"> Eleven</w:t>
      </w:r>
      <w:bookmarkEnd w:id="685"/>
      <w:bookmarkEnd w:id="686"/>
      <w:bookmarkEnd w:id="68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688" w:name="_Toc298445777"/>
      <w:bookmarkStart w:id="689" w:name="_Toc298681262"/>
      <w:bookmarkStart w:id="690" w:name="_Toc298447502"/>
      <w:r>
        <w:lastRenderedPageBreak/>
        <w:t>Part Twelve</w:t>
      </w:r>
      <w:bookmarkEnd w:id="688"/>
      <w:bookmarkEnd w:id="689"/>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691"/>
            <w:r w:rsidRPr="007425E1">
              <w:t>heaven</w:t>
            </w:r>
            <w:commentRangeEnd w:id="691"/>
            <w:r>
              <w:rPr>
                <w:rStyle w:val="CommentReference"/>
                <w:rFonts w:eastAsiaTheme="minorHAnsi" w:cstheme="minorBidi"/>
                <w:color w:val="auto"/>
                <w:lang w:val="en-CA"/>
              </w:rPr>
              <w:commentReference w:id="69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692"/>
            <w:r w:rsidRPr="007425E1">
              <w:t xml:space="preserve">true </w:t>
            </w:r>
            <w:commentRangeEnd w:id="692"/>
            <w:r>
              <w:rPr>
                <w:rStyle w:val="CommentReference"/>
                <w:rFonts w:eastAsiaTheme="minorHAnsi" w:cstheme="minorBidi"/>
                <w:color w:val="auto"/>
                <w:lang w:val="en-CA"/>
              </w:rPr>
              <w:commentReference w:id="69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693" w:name="_Toc298445778"/>
      <w:bookmarkStart w:id="694" w:name="_Toc298681263"/>
      <w:bookmarkStart w:id="695" w:name="_Toc298447503"/>
      <w:r>
        <w:t>Part Thirteen</w:t>
      </w:r>
      <w:bookmarkEnd w:id="693"/>
      <w:bookmarkEnd w:id="694"/>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696"/>
            <w:r>
              <w:rPr>
                <w:rFonts w:eastAsiaTheme="minorHAnsi"/>
              </w:rPr>
              <w:t xml:space="preserve">Virgin Mary </w:t>
            </w:r>
            <w:commentRangeEnd w:id="696"/>
            <w:r>
              <w:rPr>
                <w:rStyle w:val="CommentReference"/>
                <w:rFonts w:eastAsiaTheme="minorHAnsi" w:cstheme="minorBidi"/>
                <w:color w:val="auto"/>
                <w:lang w:val="en-CA"/>
              </w:rPr>
              <w:commentReference w:id="69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697"/>
            <w:r w:rsidRPr="007425E1">
              <w:t>And the Cherubic,</w:t>
            </w:r>
          </w:p>
          <w:p w14:paraId="317A08CE" w14:textId="77777777" w:rsidR="00E35F1F" w:rsidRPr="001A0083" w:rsidRDefault="00E35F1F" w:rsidP="00E35F1F">
            <w:pPr>
              <w:pStyle w:val="EngHangEnd"/>
            </w:pPr>
            <w:r>
              <w:t>Mercy Seat</w:t>
            </w:r>
            <w:commentRangeEnd w:id="697"/>
            <w:r>
              <w:t>.</w:t>
            </w:r>
            <w:r>
              <w:rPr>
                <w:rStyle w:val="CommentReference"/>
                <w:rFonts w:eastAsiaTheme="minorHAnsi" w:cstheme="minorBidi"/>
                <w:color w:val="auto"/>
                <w:lang w:val="en-CA"/>
              </w:rPr>
              <w:commentReference w:id="69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698"/>
            <w:r w:rsidRPr="007425E1">
              <w:t>pot</w:t>
            </w:r>
            <w:commentRangeEnd w:id="698"/>
            <w:r>
              <w:rPr>
                <w:rStyle w:val="CommentReference"/>
                <w:rFonts w:eastAsiaTheme="minorHAnsi" w:cstheme="minorBidi"/>
                <w:color w:val="auto"/>
                <w:lang w:val="en-CA"/>
              </w:rPr>
              <w:commentReference w:id="69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699"/>
            <w:r w:rsidRPr="007425E1">
              <w:t>l</w:t>
            </w:r>
            <w:r>
              <w:t>ampstand</w:t>
            </w:r>
            <w:commentRangeEnd w:id="699"/>
            <w:r>
              <w:rPr>
                <w:rStyle w:val="CommentReference"/>
                <w:rFonts w:eastAsiaTheme="minorHAnsi" w:cstheme="minorBidi"/>
                <w:color w:val="auto"/>
                <w:lang w:val="en-CA"/>
              </w:rPr>
              <w:commentReference w:id="69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t>
            </w:r>
            <w:proofErr w:type="gramStart"/>
            <w:r w:rsidRPr="007425E1">
              <w:t>World,</w:t>
            </w:r>
            <w:proofErr w:type="gramEnd"/>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00" w:name="_Toc298445779"/>
      <w:bookmarkStart w:id="701" w:name="_Toc298681264"/>
      <w:bookmarkStart w:id="702" w:name="_Toc298447504"/>
      <w:r>
        <w:lastRenderedPageBreak/>
        <w:t>Part Fourteen</w:t>
      </w:r>
      <w:bookmarkEnd w:id="700"/>
      <w:bookmarkEnd w:id="701"/>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03"/>
            <w:r w:rsidRPr="007425E1">
              <w:t>t</w:t>
            </w:r>
            <w:commentRangeEnd w:id="703"/>
            <w:r>
              <w:rPr>
                <w:rStyle w:val="CommentReference"/>
                <w:rFonts w:eastAsiaTheme="minorHAnsi" w:cstheme="minorBidi"/>
                <w:color w:val="auto"/>
                <w:lang w:val="en-CA"/>
              </w:rPr>
              <w:commentReference w:id="70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04"/>
            <w:r>
              <w:t xml:space="preserve">The </w:t>
            </w:r>
            <w:commentRangeEnd w:id="704"/>
            <w:r>
              <w:rPr>
                <w:rStyle w:val="CommentReference"/>
                <w:rFonts w:eastAsiaTheme="minorHAnsi" w:cstheme="minorBidi"/>
                <w:color w:val="auto"/>
                <w:lang w:val="en-CA"/>
              </w:rPr>
              <w:commentReference w:id="70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05"/>
            <w:r w:rsidRPr="007425E1">
              <w:t xml:space="preserve">And </w:t>
            </w:r>
            <w:commentRangeEnd w:id="705"/>
            <w:r>
              <w:rPr>
                <w:rStyle w:val="CommentReference"/>
                <w:rFonts w:eastAsiaTheme="minorHAnsi" w:cstheme="minorBidi"/>
                <w:color w:val="auto"/>
                <w:lang w:val="en-CA"/>
              </w:rPr>
              <w:commentReference w:id="70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06" w:name="_Toc298445780"/>
      <w:bookmarkStart w:id="707" w:name="_Toc298681265"/>
      <w:bookmarkStart w:id="708" w:name="_Toc298447505"/>
      <w:r>
        <w:t>Part Fifteen</w:t>
      </w:r>
      <w:bookmarkEnd w:id="706"/>
      <w:bookmarkEnd w:id="707"/>
      <w:bookmarkEnd w:id="7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09"/>
            <w:r>
              <w:t>Which</w:t>
            </w:r>
            <w:r w:rsidRPr="007425E1">
              <w:t xml:space="preserve"> </w:t>
            </w:r>
            <w:commentRangeEnd w:id="709"/>
            <w:r>
              <w:rPr>
                <w:rStyle w:val="CommentReference"/>
                <w:rFonts w:eastAsiaTheme="minorHAnsi" w:cstheme="minorBidi"/>
                <w:color w:val="auto"/>
                <w:lang w:val="en-CA"/>
              </w:rPr>
              <w:commentReference w:id="70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1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10"/>
            <w:r>
              <w:rPr>
                <w:rStyle w:val="CommentReference"/>
                <w:rFonts w:ascii="Garamond" w:hAnsi="Garamond" w:cstheme="minorBidi"/>
                <w:noProof w:val="0"/>
                <w:lang w:val="en-CA"/>
              </w:rPr>
              <w:commentReference w:id="71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11"/>
            <w:r w:rsidRPr="007425E1">
              <w:t>savour</w:t>
            </w:r>
            <w:commentRangeEnd w:id="711"/>
            <w:r>
              <w:rPr>
                <w:rStyle w:val="CommentReference"/>
                <w:rFonts w:eastAsiaTheme="minorHAnsi" w:cstheme="minorBidi"/>
                <w:color w:val="auto"/>
                <w:lang w:val="en-CA"/>
              </w:rPr>
              <w:commentReference w:id="71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12"/>
            <w:r w:rsidRPr="007425E1">
              <w:t>estate</w:t>
            </w:r>
            <w:commentRangeEnd w:id="712"/>
            <w:r>
              <w:rPr>
                <w:rStyle w:val="CommentReference"/>
                <w:rFonts w:eastAsiaTheme="minorHAnsi" w:cstheme="minorBidi"/>
                <w:color w:val="auto"/>
                <w:lang w:val="en-CA"/>
              </w:rPr>
              <w:commentReference w:id="71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13" w:name="_Toc298445781"/>
      <w:bookmarkStart w:id="714" w:name="_Toc298681266"/>
      <w:bookmarkStart w:id="715" w:name="_Toc298447506"/>
      <w:r>
        <w:rPr>
          <w:lang w:val="en-GB"/>
        </w:rPr>
        <w:lastRenderedPageBreak/>
        <w:t>Part Sixteen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16" w:name="_Toc298445782"/>
      <w:bookmarkStart w:id="717" w:name="_Toc298681267"/>
      <w:bookmarkStart w:id="718" w:name="_Toc298447507"/>
      <w:r w:rsidRPr="00D24FE1">
        <w:t>Part</w:t>
      </w:r>
      <w:r>
        <w:t xml:space="preserve"> Seventeen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19" w:name="_Toc298445783"/>
      <w:bookmarkStart w:id="720" w:name="_Toc298681268"/>
      <w:bookmarkStart w:id="721" w:name="_Toc298447508"/>
      <w:r>
        <w:t>Part Eighteen</w:t>
      </w:r>
      <w:bookmarkEnd w:id="719"/>
      <w:bookmarkEnd w:id="720"/>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22"/>
            <w:r>
              <w:t>care</w:t>
            </w:r>
            <w:commentRangeEnd w:id="722"/>
            <w:r>
              <w:rPr>
                <w:rStyle w:val="CommentReference"/>
                <w:rFonts w:eastAsiaTheme="minorHAnsi" w:cstheme="minorBidi"/>
                <w:color w:val="auto"/>
                <w:lang w:val="en-CA"/>
              </w:rPr>
              <w:commentReference w:id="72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23"/>
            <w:r w:rsidRPr="007425E1">
              <w:t xml:space="preserve">Sabbath </w:t>
            </w:r>
            <w:commentRangeEnd w:id="723"/>
            <w:r>
              <w:rPr>
                <w:rStyle w:val="CommentReference"/>
                <w:rFonts w:eastAsiaTheme="minorHAnsi" w:cstheme="minorBidi"/>
                <w:color w:val="auto"/>
                <w:lang w:val="en-CA"/>
              </w:rPr>
              <w:commentReference w:id="72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proofErr w:type="gramStart"/>
            <w:r>
              <w:t>Therefore</w:t>
            </w:r>
            <w:proofErr w:type="gramEnd"/>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24" w:name="_Toc298445784"/>
      <w:bookmarkStart w:id="725" w:name="_Toc298681269"/>
      <w:bookmarkStart w:id="726" w:name="_Toc298447509"/>
      <w:bookmarkStart w:id="727" w:name="_Ref299212037"/>
      <w:bookmarkStart w:id="728" w:name="_Ref299212071"/>
      <w:bookmarkStart w:id="729" w:name="_Toc308441907"/>
      <w:r>
        <w:t>The Antiphonarium is read.</w:t>
      </w:r>
    </w:p>
    <w:p w14:paraId="220BAA57" w14:textId="77777777" w:rsidR="00E35F1F" w:rsidRDefault="00E35F1F" w:rsidP="00E35F1F">
      <w:pPr>
        <w:pStyle w:val="Heading2"/>
      </w:pPr>
      <w:bookmarkStart w:id="730" w:name="_Ref434564976"/>
      <w:bookmarkStart w:id="731" w:name="_Toc448696631"/>
      <w:r>
        <w:lastRenderedPageBreak/>
        <w:t>The Conclusion of the Adam Theotokias</w:t>
      </w:r>
      <w:bookmarkEnd w:id="724"/>
      <w:bookmarkEnd w:id="725"/>
      <w:bookmarkEnd w:id="726"/>
      <w:bookmarkEnd w:id="727"/>
      <w:bookmarkEnd w:id="728"/>
      <w:bookmarkEnd w:id="729"/>
      <w:bookmarkEnd w:id="730"/>
      <w:bookmarkEnd w:id="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32"/>
            <w:r w:rsidRPr="007425E1">
              <w:rPr>
                <w:rFonts w:eastAsiaTheme="minorHAnsi"/>
              </w:rPr>
              <w:t xml:space="preserve">too </w:t>
            </w:r>
            <w:commentRangeEnd w:id="732"/>
            <w:r>
              <w:rPr>
                <w:rStyle w:val="CommentReference"/>
                <w:rFonts w:eastAsiaTheme="minorHAnsi" w:cstheme="minorBidi"/>
                <w:color w:val="auto"/>
                <w:lang w:val="en-CA"/>
              </w:rPr>
              <w:commentReference w:id="73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33"/>
            <w:r w:rsidRPr="007425E1">
              <w:rPr>
                <w:rFonts w:eastAsiaTheme="minorHAnsi"/>
              </w:rPr>
              <w:t xml:space="preserve">count </w:t>
            </w:r>
            <w:commentRangeEnd w:id="733"/>
            <w:r>
              <w:rPr>
                <w:rStyle w:val="CommentReference"/>
                <w:rFonts w:eastAsiaTheme="minorHAnsi" w:cstheme="minorBidi"/>
                <w:color w:val="auto"/>
                <w:lang w:val="en-CA"/>
              </w:rPr>
              <w:commentReference w:id="73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34"/>
            <w:r>
              <w:rPr>
                <w:rFonts w:eastAsiaTheme="minorHAnsi"/>
              </w:rPr>
              <w:t>I</w:t>
            </w:r>
            <w:r w:rsidRPr="007425E1">
              <w:rPr>
                <w:rFonts w:eastAsiaTheme="minorHAnsi"/>
              </w:rPr>
              <w:t xml:space="preserve"> </w:t>
            </w:r>
            <w:commentRangeEnd w:id="734"/>
            <w:r>
              <w:rPr>
                <w:rStyle w:val="CommentReference"/>
                <w:rFonts w:eastAsiaTheme="minorHAnsi" w:cstheme="minorBidi"/>
                <w:color w:val="auto"/>
                <w:lang w:val="en-CA"/>
              </w:rPr>
              <w:commentReference w:id="73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35"/>
            <w:r w:rsidRPr="007425E1">
              <w:rPr>
                <w:rFonts w:eastAsiaTheme="minorHAnsi"/>
              </w:rPr>
              <w:t>To offer repentance</w:t>
            </w:r>
            <w:commentRangeEnd w:id="735"/>
            <w:r>
              <w:rPr>
                <w:rStyle w:val="CommentReference"/>
                <w:rFonts w:eastAsiaTheme="minorHAnsi" w:cstheme="minorBidi"/>
                <w:color w:val="auto"/>
                <w:lang w:val="en-CA"/>
              </w:rPr>
              <w:commentReference w:id="73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36"/>
            <w:r w:rsidRPr="007425E1">
              <w:rPr>
                <w:rFonts w:eastAsiaTheme="minorHAnsi"/>
              </w:rPr>
              <w:t>The death of a sinner</w:t>
            </w:r>
            <w:commentRangeEnd w:id="736"/>
            <w:r>
              <w:rPr>
                <w:rStyle w:val="CommentReference"/>
                <w:rFonts w:eastAsiaTheme="minorHAnsi" w:cstheme="minorBidi"/>
                <w:color w:val="auto"/>
                <w:lang w:val="en-CA"/>
              </w:rPr>
              <w:commentReference w:id="73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37"/>
            <w:r>
              <w:t>kind-hearted</w:t>
            </w:r>
            <w:commentRangeEnd w:id="737"/>
            <w:r>
              <w:rPr>
                <w:rStyle w:val="CommentReference"/>
                <w:rFonts w:eastAsiaTheme="minorHAnsi" w:cstheme="minorBidi"/>
                <w:color w:val="auto"/>
                <w:lang w:val="en-CA"/>
              </w:rPr>
              <w:commentReference w:id="73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38"/>
            <w:r>
              <w:t>compassions</w:t>
            </w:r>
            <w:commentRangeEnd w:id="738"/>
            <w:r>
              <w:rPr>
                <w:rStyle w:val="CommentReference"/>
                <w:rFonts w:eastAsiaTheme="minorHAnsi" w:cstheme="minorBidi"/>
                <w:color w:val="auto"/>
                <w:lang w:val="en-CA"/>
              </w:rPr>
              <w:commentReference w:id="73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39"/>
            <w:r w:rsidRPr="007425E1">
              <w:t xml:space="preserve">May </w:t>
            </w:r>
            <w:commentRangeEnd w:id="739"/>
            <w:r>
              <w:rPr>
                <w:rStyle w:val="CommentReference"/>
                <w:rFonts w:eastAsiaTheme="minorHAnsi" w:cstheme="minorBidi"/>
                <w:color w:val="auto"/>
                <w:lang w:val="en-CA"/>
              </w:rPr>
              <w:commentReference w:id="73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40" w:name="_Toc298445791"/>
      <w:bookmarkStart w:id="741" w:name="_Toc298681276"/>
      <w:bookmarkStart w:id="742" w:name="_Toc298447516"/>
      <w:bookmarkStart w:id="743" w:name="_Toc308441914"/>
      <w:bookmarkStart w:id="744" w:name="_Toc448696632"/>
      <w:r>
        <w:lastRenderedPageBreak/>
        <w:t>Monday</w:t>
      </w:r>
      <w:bookmarkEnd w:id="740"/>
      <w:bookmarkEnd w:id="741"/>
      <w:bookmarkEnd w:id="742"/>
      <w:bookmarkEnd w:id="743"/>
      <w:bookmarkEnd w:id="744"/>
    </w:p>
    <w:p w14:paraId="47BF983A" w14:textId="77777777" w:rsidR="00E35F1F" w:rsidRDefault="00E35F1F" w:rsidP="00E35F1F">
      <w:pPr>
        <w:pStyle w:val="Heading3"/>
      </w:pPr>
      <w:bookmarkStart w:id="745" w:name="_Toc298445792"/>
      <w:bookmarkStart w:id="746" w:name="_Toc298681277"/>
      <w:bookmarkStart w:id="747" w:name="_Toc298447517"/>
      <w:bookmarkStart w:id="748" w:name="_Toc308441915"/>
      <w:r>
        <w:t>The Monday Psali Adam</w:t>
      </w:r>
      <w:bookmarkEnd w:id="745"/>
      <w:bookmarkEnd w:id="746"/>
      <w:bookmarkEnd w:id="747"/>
      <w:bookmarkEnd w:id="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w:t>
            </w:r>
            <w:proofErr w:type="gramStart"/>
            <w:r w:rsidRPr="007425E1">
              <w:t>hand</w:t>
            </w:r>
            <w:r>
              <w:t>,</w:t>
            </w:r>
            <w:proofErr w:type="gramEnd"/>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49"/>
            <w:r>
              <w:t>G</w:t>
            </w:r>
            <w:r w:rsidRPr="007425E1">
              <w:t xml:space="preserve">reatly </w:t>
            </w:r>
            <w:commentRangeEnd w:id="749"/>
            <w:r>
              <w:rPr>
                <w:rStyle w:val="CommentReference"/>
                <w:rFonts w:ascii="Times New Roman" w:eastAsiaTheme="minorHAnsi" w:hAnsi="Times New Roman" w:cstheme="minorBidi"/>
                <w:color w:val="auto"/>
              </w:rPr>
              <w:commentReference w:id="749"/>
            </w:r>
            <w:r w:rsidRPr="007425E1">
              <w:t>exalted</w:t>
            </w:r>
            <w:r>
              <w:t>,</w:t>
            </w:r>
          </w:p>
          <w:p w14:paraId="5F0EBDF2" w14:textId="77777777" w:rsidR="00E35F1F" w:rsidRDefault="00E35F1F" w:rsidP="00E35F1F">
            <w:pPr>
              <w:pStyle w:val="EngHang"/>
              <w:spacing w:before="2"/>
            </w:pPr>
            <w:commentRangeStart w:id="750"/>
            <w:r>
              <w:t>B</w:t>
            </w:r>
            <w:r w:rsidRPr="007425E1">
              <w:t xml:space="preserve">eyond </w:t>
            </w:r>
            <w:commentRangeEnd w:id="750"/>
            <w:r>
              <w:rPr>
                <w:rStyle w:val="CommentReference"/>
                <w:rFonts w:ascii="Times New Roman" w:eastAsiaTheme="minorHAnsi" w:hAnsi="Times New Roman" w:cstheme="minorBidi"/>
                <w:color w:val="auto"/>
              </w:rPr>
              <w:commentReference w:id="750"/>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51"/>
            <w:r>
              <w:t>righteous</w:t>
            </w:r>
            <w:commentRangeEnd w:id="751"/>
            <w:r>
              <w:rPr>
                <w:rStyle w:val="CommentReference"/>
                <w:rFonts w:ascii="Times New Roman" w:eastAsiaTheme="minorHAnsi" w:hAnsi="Times New Roman" w:cstheme="minorBidi"/>
                <w:color w:val="auto"/>
              </w:rPr>
              <w:commentReference w:id="751"/>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52"/>
            <w:r>
              <w:t>M</w:t>
            </w:r>
            <w:r w:rsidRPr="007425E1">
              <w:t xml:space="preserve">editate </w:t>
            </w:r>
            <w:commentRangeEnd w:id="752"/>
            <w:r>
              <w:rPr>
                <w:rStyle w:val="CommentReference"/>
                <w:rFonts w:ascii="Times New Roman" w:eastAsiaTheme="minorHAnsi" w:hAnsi="Times New Roman" w:cstheme="minorBidi"/>
                <w:color w:val="auto"/>
              </w:rPr>
              <w:commentReference w:id="752"/>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53"/>
            <w:r>
              <w:t>lips</w:t>
            </w:r>
            <w:commentRangeEnd w:id="753"/>
            <w:r>
              <w:rPr>
                <w:rStyle w:val="CommentReference"/>
              </w:rPr>
              <w:commentReference w:id="753"/>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54"/>
            <w:r>
              <w:t>O</w:t>
            </w:r>
            <w:r w:rsidRPr="007425E1">
              <w:t>f</w:t>
            </w:r>
            <w:commentRangeEnd w:id="754"/>
            <w:r>
              <w:rPr>
                <w:rStyle w:val="CommentReference"/>
              </w:rPr>
              <w:commentReference w:id="754"/>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55"/>
            <w:r w:rsidRPr="007425E1">
              <w:t>praise</w:t>
            </w:r>
            <w:r>
              <w:t xml:space="preserve"> </w:t>
            </w:r>
            <w:commentRangeEnd w:id="755"/>
            <w:r>
              <w:rPr>
                <w:rStyle w:val="CommentReference"/>
                <w:rFonts w:ascii="Times New Roman" w:eastAsiaTheme="minorHAnsi" w:hAnsi="Times New Roman" w:cstheme="minorBidi"/>
                <w:color w:val="auto"/>
              </w:rPr>
              <w:commentReference w:id="755"/>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56"/>
            <w:r>
              <w:t>set</w:t>
            </w:r>
            <w:r w:rsidRPr="007425E1">
              <w:t xml:space="preserve"> </w:t>
            </w:r>
            <w:commentRangeEnd w:id="756"/>
            <w:r>
              <w:rPr>
                <w:rStyle w:val="CommentReference"/>
                <w:rFonts w:ascii="Times New Roman" w:eastAsiaTheme="minorHAnsi" w:hAnsi="Times New Roman" w:cstheme="minorBidi"/>
                <w:color w:val="auto"/>
              </w:rPr>
              <w:commentReference w:id="756"/>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57"/>
            <w:r w:rsidRPr="007425E1">
              <w:t xml:space="preserve"> </w:t>
            </w:r>
            <w:commentRangeEnd w:id="757"/>
            <w:r>
              <w:rPr>
                <w:rStyle w:val="CommentReference"/>
                <w:rFonts w:ascii="Times New Roman" w:eastAsiaTheme="minorHAnsi" w:hAnsi="Times New Roman" w:cstheme="minorBidi"/>
                <w:color w:val="auto"/>
              </w:rPr>
              <w:commentReference w:id="757"/>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58"/>
            <w:r>
              <w:t xml:space="preserve">similitudes </w:t>
            </w:r>
            <w:commentRangeEnd w:id="758"/>
            <w:r>
              <w:rPr>
                <w:rStyle w:val="CommentReference"/>
                <w:rFonts w:ascii="Times New Roman" w:eastAsiaTheme="minorHAnsi" w:hAnsi="Times New Roman" w:cstheme="minorBidi"/>
                <w:color w:val="auto"/>
              </w:rPr>
              <w:commentReference w:id="758"/>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59" w:name="_Toc298445793"/>
      <w:bookmarkStart w:id="760" w:name="_Toc298681278"/>
      <w:bookmarkStart w:id="761" w:name="_Toc298447518"/>
      <w:bookmarkStart w:id="762" w:name="_Toc308441916"/>
      <w:r w:rsidRPr="00FD2E69">
        <w:t>The Conclusion of the Adam Psali</w:t>
      </w:r>
      <w:bookmarkEnd w:id="759"/>
      <w:bookmarkEnd w:id="760"/>
      <w:bookmarkEnd w:id="761"/>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r>
        <w:t>The Monday Theotokia</w:t>
      </w:r>
    </w:p>
    <w:p w14:paraId="709F76CB" w14:textId="77777777" w:rsidR="00E35F1F" w:rsidRDefault="00E35F1F" w:rsidP="00E35F1F">
      <w:pPr>
        <w:pStyle w:val="Heading6"/>
      </w:pPr>
      <w:bookmarkStart w:id="763" w:name="_Toc298445794"/>
      <w:bookmarkStart w:id="764" w:name="_Toc298681279"/>
      <w:bookmarkStart w:id="765" w:name="_Toc298447519"/>
      <w:r>
        <w:t>Part One</w:t>
      </w:r>
      <w:bookmarkEnd w:id="763"/>
      <w:bookmarkEnd w:id="764"/>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66"/>
            <w:r>
              <w:t xml:space="preserve">his </w:t>
            </w:r>
            <w:commentRangeEnd w:id="766"/>
            <w:r>
              <w:rPr>
                <w:rStyle w:val="CommentReference"/>
              </w:rPr>
              <w:commentReference w:id="766"/>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67"/>
            <w:r w:rsidRPr="007425E1">
              <w:t xml:space="preserve">risen </w:t>
            </w:r>
            <w:commentRangeEnd w:id="767"/>
            <w:r>
              <w:rPr>
                <w:rStyle w:val="CommentReference"/>
                <w:rFonts w:ascii="Times New Roman" w:eastAsiaTheme="minorHAnsi" w:hAnsi="Times New Roman" w:cstheme="minorBidi"/>
                <w:color w:val="auto"/>
              </w:rPr>
              <w:commentReference w:id="767"/>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68" w:name="_Toc298445795"/>
      <w:bookmarkStart w:id="769" w:name="_Toc298681280"/>
      <w:bookmarkStart w:id="770" w:name="_Toc298447520"/>
      <w:r>
        <w:t>Part Two</w:t>
      </w:r>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71" w:name="_Toc298445796"/>
      <w:bookmarkStart w:id="772" w:name="_Toc298681281"/>
      <w:bookmarkStart w:id="773" w:name="_Toc298447521"/>
      <w:r>
        <w:t>Part Three</w:t>
      </w:r>
      <w:bookmarkEnd w:id="771"/>
      <w:bookmarkEnd w:id="772"/>
      <w:bookmarkEnd w:id="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74"/>
            <w:r w:rsidRPr="007425E1">
              <w:t xml:space="preserve">only </w:t>
            </w:r>
            <w:commentRangeEnd w:id="774"/>
            <w:r>
              <w:rPr>
                <w:rStyle w:val="CommentReference"/>
                <w:rFonts w:ascii="Times New Roman" w:eastAsiaTheme="minorHAnsi" w:hAnsi="Times New Roman" w:cstheme="minorBidi"/>
                <w:color w:val="auto"/>
              </w:rPr>
              <w:commentReference w:id="77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75"/>
            <w:r w:rsidRPr="007425E1">
              <w:t xml:space="preserve">save </w:t>
            </w:r>
            <w:commentRangeEnd w:id="775"/>
            <w:r>
              <w:rPr>
                <w:rStyle w:val="CommentReference"/>
              </w:rPr>
              <w:commentReference w:id="77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76" w:name="_Toc298445797"/>
      <w:bookmarkStart w:id="777" w:name="_Toc298681282"/>
      <w:bookmarkStart w:id="778" w:name="_Toc298447522"/>
      <w:r>
        <w:lastRenderedPageBreak/>
        <w:t>Part Four</w:t>
      </w:r>
      <w:bookmarkEnd w:id="776"/>
      <w:bookmarkEnd w:id="777"/>
      <w:bookmarkEnd w:id="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779"/>
            <w:r w:rsidRPr="007425E1">
              <w:t>Esaias</w:t>
            </w:r>
            <w:commentRangeEnd w:id="779"/>
            <w:r>
              <w:rPr>
                <w:rStyle w:val="CommentReference"/>
                <w:rFonts w:ascii="Times New Roman" w:eastAsiaTheme="minorHAnsi" w:hAnsi="Times New Roman" w:cstheme="minorBidi"/>
                <w:color w:val="auto"/>
              </w:rPr>
              <w:commentReference w:id="779"/>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780"/>
            <w:r w:rsidRPr="007425E1">
              <w:t>counsel</w:t>
            </w:r>
            <w:commentRangeEnd w:id="780"/>
            <w:r>
              <w:rPr>
                <w:rStyle w:val="CommentReference"/>
              </w:rPr>
              <w:commentReference w:id="78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781" w:name="_Toc298445798"/>
      <w:bookmarkStart w:id="782" w:name="_Toc298681283"/>
      <w:bookmarkStart w:id="783" w:name="_Toc298447523"/>
      <w:r>
        <w:t>Part Five</w:t>
      </w:r>
      <w:bookmarkEnd w:id="781"/>
      <w:bookmarkEnd w:id="782"/>
      <w:bookmarkEnd w:id="7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784"/>
            <w:r w:rsidRPr="007425E1">
              <w:t>overcome</w:t>
            </w:r>
            <w:commentRangeEnd w:id="784"/>
            <w:r>
              <w:rPr>
                <w:rStyle w:val="CommentReference"/>
                <w:rFonts w:ascii="Times New Roman" w:eastAsiaTheme="minorHAnsi" w:hAnsi="Times New Roman" w:cstheme="minorBidi"/>
                <w:color w:val="auto"/>
              </w:rPr>
              <w:commentReference w:id="784"/>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785" w:name="_Toc298445799"/>
      <w:bookmarkStart w:id="786" w:name="_Toc298681284"/>
      <w:bookmarkStart w:id="787" w:name="_Toc298447524"/>
      <w:r>
        <w:t>Part Six</w:t>
      </w:r>
      <w:bookmarkEnd w:id="785"/>
      <w:bookmarkEnd w:id="786"/>
      <w:bookmarkEnd w:id="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788"/>
            <w:r>
              <w:t>A</w:t>
            </w:r>
            <w:r w:rsidRPr="007425E1">
              <w:t xml:space="preserve">nd became </w:t>
            </w:r>
            <w:r w:rsidR="00524D23">
              <w:t xml:space="preserve">a perfect </w:t>
            </w:r>
            <w:r w:rsidRPr="007425E1">
              <w:t>man</w:t>
            </w:r>
            <w:commentRangeEnd w:id="788"/>
            <w:r>
              <w:rPr>
                <w:rStyle w:val="CommentReference"/>
              </w:rPr>
              <w:commentReference w:id="788"/>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789"/>
            <w:r w:rsidRPr="007425E1">
              <w:t xml:space="preserve">Without </w:t>
            </w:r>
            <w:commentRangeEnd w:id="789"/>
            <w:r>
              <w:rPr>
                <w:rStyle w:val="CommentReference"/>
                <w:rFonts w:ascii="Times New Roman" w:eastAsiaTheme="minorHAnsi" w:hAnsi="Times New Roman" w:cstheme="minorBidi"/>
                <w:color w:val="auto"/>
              </w:rPr>
              <w:commentReference w:id="789"/>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790" w:name="_Toc298445800"/>
      <w:bookmarkStart w:id="791" w:name="_Toc298681285"/>
      <w:bookmarkStart w:id="792" w:name="_Toc298447525"/>
      <w:r>
        <w:t>Part Seven</w:t>
      </w:r>
      <w:bookmarkEnd w:id="790"/>
      <w:bookmarkEnd w:id="791"/>
      <w:bookmarkEnd w:id="7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793" w:name="_Toc298445801"/>
      <w:bookmarkStart w:id="794" w:name="_Toc298681286"/>
      <w:bookmarkStart w:id="795" w:name="_Toc298447526"/>
      <w:r>
        <w:t>Part Eight</w:t>
      </w:r>
      <w:bookmarkEnd w:id="793"/>
      <w:bookmarkEnd w:id="794"/>
      <w:bookmarkEnd w:id="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796"/>
            <w:r>
              <w:t>And good</w:t>
            </w:r>
            <w:r w:rsidRPr="007425E1">
              <w:t>will toward men</w:t>
            </w:r>
            <w:commentRangeEnd w:id="796"/>
            <w:r>
              <w:rPr>
                <w:rStyle w:val="CommentReference"/>
              </w:rPr>
              <w:commentReference w:id="796"/>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797"/>
            <w:r w:rsidRPr="007425E1">
              <w:t xml:space="preserve"> </w:t>
            </w:r>
            <w:commentRangeEnd w:id="797"/>
            <w:r>
              <w:rPr>
                <w:rStyle w:val="CommentReference"/>
                <w:rFonts w:ascii="Times New Roman" w:eastAsiaTheme="minorHAnsi" w:hAnsi="Times New Roman" w:cstheme="minorBidi"/>
                <w:color w:val="auto"/>
              </w:rPr>
              <w:commentReference w:id="797"/>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798" w:name="_Toc298445802"/>
      <w:bookmarkStart w:id="799" w:name="_Toc298681287"/>
      <w:bookmarkStart w:id="800" w:name="_Toc298447527"/>
      <w:r>
        <w:t>Part Nine</w:t>
      </w:r>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01"/>
            <w:r>
              <w:t>A</w:t>
            </w:r>
            <w:r w:rsidRPr="007425E1">
              <w:t>ngels</w:t>
            </w:r>
            <w:commentRangeEnd w:id="801"/>
            <w:r>
              <w:rPr>
                <w:rStyle w:val="CommentReference"/>
                <w:rFonts w:ascii="Times New Roman" w:eastAsiaTheme="minorHAnsi" w:hAnsi="Times New Roman" w:cstheme="minorBidi"/>
                <w:color w:val="auto"/>
              </w:rPr>
              <w:commentReference w:id="801"/>
            </w:r>
            <w:r w:rsidRPr="007425E1">
              <w:t xml:space="preserve"> of light </w:t>
            </w:r>
          </w:p>
          <w:p w14:paraId="63D00661" w14:textId="77777777" w:rsidR="00E35F1F" w:rsidRDefault="00E35F1F" w:rsidP="00E35F1F">
            <w:pPr>
              <w:pStyle w:val="EngHangEnd"/>
            </w:pPr>
            <w:commentRangeStart w:id="802"/>
            <w:r>
              <w:t>P</w:t>
            </w:r>
            <w:r w:rsidRPr="007425E1">
              <w:t xml:space="preserve">raise </w:t>
            </w:r>
            <w:commentRangeEnd w:id="802"/>
            <w:r>
              <w:rPr>
                <w:rStyle w:val="CommentReference"/>
              </w:rPr>
              <w:commentReference w:id="802"/>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03"/>
            <w:r>
              <w:t>shone</w:t>
            </w:r>
            <w:commentRangeEnd w:id="803"/>
            <w:r>
              <w:rPr>
                <w:rStyle w:val="CommentReference"/>
                <w:rFonts w:ascii="Times New Roman" w:eastAsiaTheme="minorHAnsi" w:hAnsi="Times New Roman" w:cstheme="minorBidi"/>
                <w:color w:val="auto"/>
              </w:rPr>
              <w:commentReference w:id="803"/>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04"/>
            <w:r w:rsidRPr="007425E1">
              <w:t xml:space="preserve">In </w:t>
            </w:r>
            <w:commentRangeEnd w:id="804"/>
            <w:r>
              <w:rPr>
                <w:rStyle w:val="CommentReference"/>
                <w:rFonts w:ascii="Times New Roman" w:eastAsiaTheme="minorHAnsi" w:hAnsi="Times New Roman" w:cstheme="minorBidi"/>
                <w:color w:val="auto"/>
              </w:rPr>
              <w:commentReference w:id="804"/>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05"/>
            <w:r>
              <w:t>W</w:t>
            </w:r>
            <w:r w:rsidRPr="007425E1">
              <w:t xml:space="preserve">ho </w:t>
            </w:r>
            <w:commentRangeEnd w:id="805"/>
            <w:r>
              <w:rPr>
                <w:rStyle w:val="CommentReference"/>
                <w:rFonts w:ascii="Times New Roman" w:eastAsiaTheme="minorHAnsi" w:hAnsi="Times New Roman" w:cstheme="minorBidi"/>
                <w:color w:val="auto"/>
              </w:rPr>
              <w:commentReference w:id="805"/>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06"/>
            <w:r w:rsidRPr="007425E1">
              <w:t xml:space="preserve">we bless </w:t>
            </w:r>
            <w:r>
              <w:t>You</w:t>
            </w:r>
            <w:r w:rsidRPr="007425E1">
              <w:t xml:space="preserve"> </w:t>
            </w:r>
            <w:commentRangeEnd w:id="806"/>
            <w:r>
              <w:rPr>
                <w:rStyle w:val="CommentReference"/>
                <w:rFonts w:ascii="Times New Roman" w:eastAsiaTheme="minorHAnsi" w:hAnsi="Times New Roman" w:cstheme="minorBidi"/>
                <w:color w:val="auto"/>
              </w:rPr>
              <w:commentReference w:id="806"/>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07" w:name="_Toc298445803"/>
      <w:bookmarkStart w:id="808" w:name="_Toc298681288"/>
      <w:bookmarkStart w:id="809" w:name="_Toc298447528"/>
      <w:bookmarkStart w:id="810" w:name="_Toc308441917"/>
      <w:r>
        <w:lastRenderedPageBreak/>
        <w:t>The Crown Adam</w:t>
      </w:r>
      <w:bookmarkEnd w:id="807"/>
      <w:bookmarkEnd w:id="808"/>
      <w:bookmarkEnd w:id="809"/>
      <w:bookmarkEnd w:id="810"/>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proofErr w:type="gramStart"/>
            <w:r>
              <w:t>Indeed</w:t>
            </w:r>
            <w:proofErr w:type="gramEnd"/>
            <w:r>
              <w:t xml:space="preserve">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11"/>
            <w:r w:rsidRPr="007425E1">
              <w:t>estate</w:t>
            </w:r>
            <w:commentRangeEnd w:id="811"/>
            <w:r>
              <w:rPr>
                <w:rStyle w:val="CommentReference"/>
              </w:rPr>
              <w:commentReference w:id="811"/>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12"/>
            <w:r w:rsidRPr="007425E1">
              <w:t xml:space="preserve">holy </w:t>
            </w:r>
            <w:commentRangeEnd w:id="812"/>
            <w:r>
              <w:rPr>
                <w:rStyle w:val="CommentReference"/>
              </w:rPr>
              <w:commentReference w:id="812"/>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13"/>
            <w:r>
              <w:t xml:space="preserve">Womanhood </w:t>
            </w:r>
            <w:commentRangeEnd w:id="813"/>
            <w:r>
              <w:rPr>
                <w:rStyle w:val="CommentReference"/>
                <w:rFonts w:ascii="Times New Roman" w:eastAsiaTheme="minorHAnsi" w:hAnsi="Times New Roman" w:cstheme="minorBidi"/>
                <w:color w:val="auto"/>
              </w:rPr>
              <w:commentReference w:id="813"/>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14" w:name="_Toc298445804"/>
      <w:bookmarkStart w:id="815" w:name="_Toc298681289"/>
      <w:bookmarkStart w:id="816" w:name="_Toc298447529"/>
      <w:bookmarkStart w:id="817" w:name="_Toc308441918"/>
      <w:bookmarkStart w:id="818" w:name="_Toc448696633"/>
      <w:r>
        <w:lastRenderedPageBreak/>
        <w:t>Tuesday</w:t>
      </w:r>
      <w:bookmarkEnd w:id="814"/>
      <w:bookmarkEnd w:id="815"/>
      <w:bookmarkEnd w:id="816"/>
      <w:bookmarkEnd w:id="817"/>
      <w:bookmarkEnd w:id="818"/>
    </w:p>
    <w:p w14:paraId="5EF92007" w14:textId="77777777" w:rsidR="00E35F1F" w:rsidRDefault="00E35F1F" w:rsidP="00E35F1F">
      <w:pPr>
        <w:pStyle w:val="Heading3"/>
      </w:pPr>
      <w:bookmarkStart w:id="819" w:name="_Toc298445805"/>
      <w:bookmarkStart w:id="820" w:name="_Toc298681290"/>
      <w:bookmarkStart w:id="821" w:name="_Toc298447530"/>
      <w:bookmarkStart w:id="822" w:name="_Toc308441919"/>
      <w:r>
        <w:t>The Tuesday Psali Adam</w:t>
      </w:r>
      <w:bookmarkEnd w:id="819"/>
      <w:bookmarkEnd w:id="820"/>
      <w:bookmarkEnd w:id="821"/>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23"/>
            <w:r w:rsidRPr="007425E1">
              <w:t>wandered</w:t>
            </w:r>
            <w:commentRangeEnd w:id="823"/>
            <w:r>
              <w:rPr>
                <w:rStyle w:val="CommentReference"/>
                <w:rFonts w:ascii="Times New Roman" w:eastAsiaTheme="minorHAnsi" w:hAnsi="Times New Roman" w:cstheme="minorBidi"/>
                <w:color w:val="auto"/>
              </w:rPr>
              <w:commentReference w:id="823"/>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24"/>
            <w:r w:rsidRPr="007425E1">
              <w:t>cold and frost</w:t>
            </w:r>
            <w:commentRangeEnd w:id="824"/>
            <w:r>
              <w:rPr>
                <w:rStyle w:val="CommentReference"/>
              </w:rPr>
              <w:commentReference w:id="824"/>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 xml:space="preserve">Your </w:t>
            </w:r>
            <w:proofErr w:type="gramStart"/>
            <w:r>
              <w:t>holy</w:t>
            </w:r>
            <w:proofErr w:type="gramEnd"/>
            <w:r>
              <w:t xml:space="preserve">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25"/>
            <w:r>
              <w:t>From</w:t>
            </w:r>
            <w:r w:rsidRPr="007425E1">
              <w:t xml:space="preserve"> </w:t>
            </w:r>
            <w:commentRangeEnd w:id="825"/>
            <w:r>
              <w:rPr>
                <w:rStyle w:val="CommentReference"/>
              </w:rPr>
              <w:commentReference w:id="825"/>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26" w:name="_Toc298445806"/>
      <w:bookmarkStart w:id="827" w:name="_Toc298681291"/>
      <w:bookmarkStart w:id="828" w:name="_Toc298447531"/>
      <w:bookmarkStart w:id="829" w:name="_Toc308441920"/>
      <w:r w:rsidRPr="00FD2E69">
        <w:lastRenderedPageBreak/>
        <w:t>The Conclusion of the Adam Psali</w:t>
      </w:r>
      <w:bookmarkEnd w:id="826"/>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30" w:name="_Toc298445807"/>
      <w:bookmarkStart w:id="831" w:name="_Toc298681292"/>
      <w:bookmarkStart w:id="832" w:name="_Toc298447532"/>
      <w:bookmarkStart w:id="833" w:name="_Toc308441921"/>
      <w:r>
        <w:t>The Tuesday Theotokia</w:t>
      </w:r>
      <w:bookmarkEnd w:id="830"/>
      <w:bookmarkEnd w:id="831"/>
      <w:bookmarkEnd w:id="832"/>
      <w:bookmarkEnd w:id="833"/>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34" w:name="_Toc298445808"/>
      <w:bookmarkStart w:id="835" w:name="_Toc298681293"/>
      <w:bookmarkStart w:id="836" w:name="_Toc298447533"/>
      <w:r>
        <w:t>Part One</w:t>
      </w:r>
      <w:bookmarkEnd w:id="834"/>
      <w:bookmarkEnd w:id="835"/>
      <w:bookmarkEnd w:id="8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37" w:name="_Toc298445809"/>
      <w:bookmarkStart w:id="838" w:name="_Toc298681294"/>
      <w:bookmarkStart w:id="839" w:name="_Toc298447534"/>
      <w:r>
        <w:t>Part Tw</w:t>
      </w:r>
      <w:bookmarkEnd w:id="837"/>
      <w:r>
        <w:t>o</w:t>
      </w:r>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40"/>
            <w:r>
              <w:t>received</w:t>
            </w:r>
            <w:commentRangeEnd w:id="840"/>
            <w:r>
              <w:rPr>
                <w:rStyle w:val="CommentReference"/>
                <w:rFonts w:ascii="Times New Roman" w:eastAsiaTheme="minorHAnsi" w:hAnsi="Times New Roman" w:cstheme="minorBidi"/>
                <w:color w:val="auto"/>
              </w:rPr>
              <w:commentReference w:id="840"/>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41" w:name="_Toc298681295"/>
      <w:bookmarkStart w:id="842" w:name="_Toc298447535"/>
      <w:r>
        <w:lastRenderedPageBreak/>
        <w:t>Part Three</w:t>
      </w:r>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43" w:name="_Toc298681296"/>
      <w:bookmarkStart w:id="844" w:name="_Toc298447536"/>
      <w:r>
        <w:lastRenderedPageBreak/>
        <w:t>Part Four</w:t>
      </w:r>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 xml:space="preserve">His </w:t>
            </w:r>
            <w:proofErr w:type="gramStart"/>
            <w:r>
              <w:t>own</w:t>
            </w:r>
            <w:proofErr w:type="gramEnd"/>
            <w:r>
              <w:t xml:space="preserve"> S</w:t>
            </w:r>
            <w:r w:rsidRPr="007425E1">
              <w:t xml:space="preserve">elf, </w:t>
            </w:r>
          </w:p>
          <w:p w14:paraId="1699A051" w14:textId="77777777" w:rsidR="00E35F1F" w:rsidRDefault="00E35F1F" w:rsidP="00E35F1F">
            <w:pPr>
              <w:pStyle w:val="EngHangEnd"/>
            </w:pPr>
            <w:r>
              <w:t>A</w:t>
            </w:r>
            <w:r w:rsidRPr="007425E1">
              <w:t xml:space="preserve">nd became </w:t>
            </w:r>
            <w:commentRangeStart w:id="845"/>
            <w:r w:rsidRPr="007425E1">
              <w:t xml:space="preserve">perfect </w:t>
            </w:r>
            <w:commentRangeEnd w:id="845"/>
            <w:r>
              <w:rPr>
                <w:rStyle w:val="CommentReference"/>
              </w:rPr>
              <w:commentReference w:id="845"/>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46" w:name="_Toc298681297"/>
      <w:bookmarkStart w:id="847" w:name="_Toc298447537"/>
      <w:r>
        <w:t>Part Five</w:t>
      </w:r>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48"/>
            <w:r>
              <w:t>unlimited</w:t>
            </w:r>
            <w:commentRangeEnd w:id="848"/>
            <w:r>
              <w:rPr>
                <w:rStyle w:val="CommentReference"/>
                <w:rFonts w:ascii="Times New Roman" w:eastAsiaTheme="minorHAnsi" w:hAnsi="Times New Roman" w:cstheme="minorBidi"/>
                <w:color w:val="auto"/>
              </w:rPr>
              <w:commentReference w:id="848"/>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49" w:name="_Toc298681298"/>
      <w:bookmarkStart w:id="850" w:name="_Toc298447538"/>
      <w:r>
        <w:t>Part Six</w:t>
      </w:r>
      <w:bookmarkEnd w:id="849"/>
      <w:bookmarkEnd w:id="8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51"/>
            <w:r>
              <w:t xml:space="preserve"> </w:t>
            </w:r>
            <w:commentRangeEnd w:id="851"/>
            <w:r>
              <w:rPr>
                <w:rStyle w:val="CommentReference"/>
              </w:rPr>
              <w:commentReference w:id="851"/>
            </w:r>
            <w:r>
              <w:t>f</w:t>
            </w:r>
            <w:commentRangeStart w:id="852"/>
            <w:r>
              <w:t>aith</w:t>
            </w:r>
            <w:commentRangeEnd w:id="852"/>
            <w:r>
              <w:rPr>
                <w:rStyle w:val="CommentReference"/>
              </w:rPr>
              <w:commentReference w:id="852"/>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 xml:space="preserve">Of </w:t>
            </w:r>
            <w:proofErr w:type="gramStart"/>
            <w:r w:rsidRPr="007425E1">
              <w:t>our</w:t>
            </w:r>
            <w:proofErr w:type="gramEnd"/>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53" w:name="_Toc298681299"/>
      <w:bookmarkStart w:id="854" w:name="_Toc298447539"/>
      <w:r>
        <w:lastRenderedPageBreak/>
        <w:t>Part Seven</w:t>
      </w:r>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55"/>
            <w:r>
              <w:t xml:space="preserve">a </w:t>
            </w:r>
            <w:commentRangeEnd w:id="855"/>
            <w:r>
              <w:rPr>
                <w:rStyle w:val="CommentReference"/>
                <w:rFonts w:ascii="Times New Roman" w:eastAsiaTheme="minorHAnsi" w:hAnsi="Times New Roman" w:cstheme="minorBidi"/>
                <w:color w:val="auto"/>
              </w:rPr>
              <w:commentReference w:id="855"/>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56" w:name="_Toc298681300"/>
      <w:bookmarkStart w:id="857" w:name="_Toc298447540"/>
      <w:bookmarkStart w:id="858" w:name="_Toc308441922"/>
      <w:r>
        <w:t>The Crown Adam</w:t>
      </w:r>
      <w:bookmarkEnd w:id="856"/>
      <w:bookmarkEnd w:id="857"/>
      <w:bookmarkEnd w:id="858"/>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59"/>
            <w:r>
              <w:t>He</w:t>
            </w:r>
            <w:r w:rsidRPr="007425E1">
              <w:t xml:space="preserve"> </w:t>
            </w:r>
            <w:commentRangeEnd w:id="859"/>
            <w:r>
              <w:rPr>
                <w:rStyle w:val="CommentReference"/>
                <w:rFonts w:ascii="Times New Roman" w:eastAsiaTheme="minorHAnsi" w:hAnsi="Times New Roman" w:cstheme="minorBidi"/>
                <w:color w:val="auto"/>
              </w:rPr>
              <w:commentReference w:id="859"/>
            </w:r>
            <w:r w:rsidRPr="007425E1">
              <w:t xml:space="preserve">who is carried </w:t>
            </w:r>
          </w:p>
          <w:p w14:paraId="05DA09F2" w14:textId="04037ECB" w:rsidR="00E35F1F" w:rsidRDefault="00557D05" w:rsidP="00E35F1F">
            <w:pPr>
              <w:pStyle w:val="EngHangEnd"/>
            </w:pPr>
            <w:r>
              <w:t>Upon</w:t>
            </w:r>
            <w:commentRangeStart w:id="860"/>
            <w:r w:rsidR="00E35F1F" w:rsidRPr="007425E1">
              <w:t xml:space="preserve"> </w:t>
            </w:r>
            <w:commentRangeEnd w:id="860"/>
            <w:r w:rsidR="00E35F1F">
              <w:rPr>
                <w:rStyle w:val="CommentReference"/>
              </w:rPr>
              <w:commentReference w:id="860"/>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61"/>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61"/>
            <w:r>
              <w:rPr>
                <w:rStyle w:val="CommentReference"/>
                <w:rFonts w:ascii="Garamond" w:hAnsi="Garamond" w:cstheme="minorBidi"/>
                <w:noProof w:val="0"/>
                <w:lang w:val="en-CA"/>
              </w:rPr>
              <w:commentReference w:id="861"/>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w:t>
            </w:r>
            <w:proofErr w:type="gramStart"/>
            <w:r w:rsidRPr="007425E1">
              <w:t>angels</w:t>
            </w:r>
            <w:proofErr w:type="gramEnd"/>
            <w:r w:rsidRPr="007425E1">
              <w:t xml:space="preserve">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62" w:name="_Toc298681301"/>
      <w:bookmarkStart w:id="863" w:name="_Toc308441923"/>
      <w:bookmarkStart w:id="864" w:name="_Toc448696634"/>
      <w:r>
        <w:lastRenderedPageBreak/>
        <w:t>Wednesday</w:t>
      </w:r>
      <w:bookmarkEnd w:id="862"/>
      <w:bookmarkEnd w:id="863"/>
      <w:bookmarkEnd w:id="864"/>
    </w:p>
    <w:p w14:paraId="5D01081B" w14:textId="77777777" w:rsidR="00E35F1F" w:rsidRDefault="00E35F1F" w:rsidP="00E35F1F">
      <w:pPr>
        <w:pStyle w:val="Heading3"/>
      </w:pPr>
      <w:bookmarkStart w:id="865" w:name="_Toc298681302"/>
      <w:bookmarkStart w:id="866" w:name="_Toc308441924"/>
      <w:r>
        <w:t>The Wednesday Psali Batos</w:t>
      </w:r>
      <w:bookmarkEnd w:id="865"/>
      <w:bookmarkEnd w:id="86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67"/>
            <w:r>
              <w:t xml:space="preserve">breaths </w:t>
            </w:r>
            <w:commentRangeEnd w:id="867"/>
            <w:r>
              <w:rPr>
                <w:rStyle w:val="CommentReference"/>
                <w:rFonts w:ascii="Times New Roman" w:eastAsiaTheme="minorHAnsi" w:hAnsi="Times New Roman" w:cstheme="minorBidi"/>
                <w:color w:val="auto"/>
              </w:rPr>
              <w:commentReference w:id="86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 xml:space="preserve">Is the Name of </w:t>
            </w:r>
            <w:proofErr w:type="gramStart"/>
            <w:r>
              <w:t>Salvation,</w:t>
            </w:r>
            <w:proofErr w:type="gramEnd"/>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68"/>
            <w:r>
              <w:t xml:space="preserve">When </w:t>
            </w:r>
            <w:commentRangeEnd w:id="868"/>
            <w:r>
              <w:rPr>
                <w:rStyle w:val="CommentReference"/>
                <w:rFonts w:ascii="Times New Roman" w:eastAsiaTheme="minorHAnsi" w:hAnsi="Times New Roman" w:cstheme="minorBidi"/>
                <w:color w:val="auto"/>
              </w:rPr>
              <w:commentReference w:id="86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69"/>
            <w:r>
              <w:t>tribulations</w:t>
            </w:r>
            <w:commentRangeEnd w:id="869"/>
            <w:r>
              <w:rPr>
                <w:rStyle w:val="CommentReference"/>
                <w:rFonts w:ascii="Times New Roman" w:eastAsiaTheme="minorHAnsi" w:hAnsi="Times New Roman" w:cstheme="minorBidi"/>
                <w:color w:val="auto"/>
              </w:rPr>
              <w:commentReference w:id="86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70" w:name="_Toc298681303"/>
      <w:bookmarkStart w:id="871" w:name="_Toc308441925"/>
      <w:r w:rsidRPr="00FD2E69">
        <w:t xml:space="preserve">The Conclusion of the </w:t>
      </w:r>
      <w:r>
        <w:t>Batos</w:t>
      </w:r>
      <w:r w:rsidRPr="00FD2E69">
        <w:t xml:space="preserve"> Psali</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872" w:name="_Toc298681304"/>
      <w:bookmarkStart w:id="873" w:name="_Toc308441926"/>
      <w:r>
        <w:t>The Wednesday Theotokia</w:t>
      </w:r>
      <w:bookmarkEnd w:id="872"/>
      <w:bookmarkEnd w:id="873"/>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874" w:name="_Toc298681305"/>
      <w:r>
        <w:t>Part One</w:t>
      </w:r>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w:t>
            </w:r>
            <w:proofErr w:type="gramStart"/>
            <w:r w:rsidRPr="007425E1">
              <w:t>east,</w:t>
            </w:r>
            <w:proofErr w:type="gramEnd"/>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875" w:name="_Toc298681306"/>
      <w:r>
        <w:t>Part Two</w:t>
      </w:r>
      <w:bookmarkEnd w:id="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876"/>
            <w:r w:rsidRPr="00FA5B8C">
              <w:t>ⲥⲉⲙⲟϣⲓ ϧⲉⲛ ⲛ̀ⲧⲉ ⲡ̀ⲕⲁϩⲓ ⲥⲉⲙⲟϣⲓ ϧⲉⲛ ⲡⲉⲟⲩⲱⲓⲛⲓ</w:t>
            </w:r>
            <w:r w:rsidRPr="00F6464C">
              <w:t xml:space="preserve"> </w:t>
            </w:r>
            <w:commentRangeEnd w:id="876"/>
            <w:r>
              <w:rPr>
                <w:rStyle w:val="CommentReference"/>
                <w:rFonts w:ascii="Garamond" w:hAnsi="Garamond" w:cstheme="minorBidi"/>
                <w:noProof w:val="0"/>
                <w:lang w:val="en-CA"/>
              </w:rPr>
              <w:commentReference w:id="876"/>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877" w:name="_Toc298681307"/>
      <w:r>
        <w:lastRenderedPageBreak/>
        <w:t>Part Three</w:t>
      </w:r>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878"/>
            <w:r w:rsidRPr="007425E1">
              <w:t>For you brought forth</w:t>
            </w:r>
            <w:commentRangeEnd w:id="878"/>
            <w:r>
              <w:rPr>
                <w:rStyle w:val="CommentReference"/>
                <w:rFonts w:ascii="Times New Roman" w:eastAsiaTheme="minorHAnsi" w:hAnsi="Times New Roman" w:cstheme="minorBidi"/>
                <w:color w:val="auto"/>
              </w:rPr>
              <w:commentReference w:id="878"/>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879" w:name="_Toc298681308"/>
      <w:r>
        <w:t>Part Four</w:t>
      </w:r>
      <w:bookmarkEnd w:id="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880" w:name="_Toc298681309"/>
      <w:r>
        <w:t>Part Five</w:t>
      </w:r>
      <w:bookmarkEnd w:id="8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E35F1F">
            <w:r>
              <w:t>Every day a feast</w:t>
            </w:r>
          </w:p>
          <w:p w14:paraId="20C17A99" w14:textId="77777777" w:rsidR="00E35F1F" w:rsidRDefault="00E35F1F" w:rsidP="00E35F1F">
            <w:r>
              <w:t>of virginity Invites</w:t>
            </w:r>
          </w:p>
          <w:p w14:paraId="398908F0" w14:textId="77777777" w:rsidR="00E35F1F" w:rsidRDefault="00E35F1F" w:rsidP="00E35F1F">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proofErr w:type="gramStart"/>
            <w:r>
              <w:t>you</w:t>
            </w:r>
            <w:proofErr w:type="gramEnd"/>
            <w:r>
              <w:t xml:space="preserve">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881"/>
            <w:r>
              <w:t>He</w:t>
            </w:r>
            <w:r w:rsidRPr="007425E1">
              <w:t xml:space="preserve"> </w:t>
            </w:r>
            <w:commentRangeEnd w:id="881"/>
            <w:r>
              <w:rPr>
                <w:rStyle w:val="CommentReference"/>
              </w:rPr>
              <w:commentReference w:id="881"/>
            </w:r>
            <w:r w:rsidRPr="007425E1">
              <w:t xml:space="preserve">Who </w:t>
            </w:r>
            <w:commentRangeStart w:id="882"/>
            <w:r w:rsidRPr="007425E1">
              <w:t xml:space="preserve">is </w:t>
            </w:r>
            <w:commentRangeEnd w:id="882"/>
            <w:r>
              <w:rPr>
                <w:rStyle w:val="CommentReference"/>
              </w:rPr>
              <w:commentReference w:id="882"/>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883"/>
            <w:r w:rsidRPr="007425E1">
              <w:t>He to Whom is due the glory forever</w:t>
            </w:r>
            <w:commentRangeEnd w:id="883"/>
            <w:r>
              <w:rPr>
                <w:rStyle w:val="CommentReference"/>
                <w:rFonts w:ascii="Times New Roman" w:eastAsiaTheme="minorHAnsi" w:hAnsi="Times New Roman" w:cstheme="minorBidi"/>
                <w:color w:val="auto"/>
              </w:rPr>
              <w:commentReference w:id="883"/>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884" w:name="_Toc298681310"/>
      <w:r>
        <w:t>Part Six</w:t>
      </w:r>
      <w:bookmarkEnd w:id="8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885"/>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885"/>
            <w:r>
              <w:rPr>
                <w:rStyle w:val="CommentReference"/>
              </w:rPr>
              <w:commentReference w:id="885"/>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886"/>
            <w:r w:rsidRPr="00FA5B8C">
              <w:t>ⲙⲁⲣⲓⲁ</w:t>
            </w:r>
            <w:r w:rsidRPr="002147AA">
              <w:t xml:space="preserve"> </w:t>
            </w:r>
            <w:commentRangeEnd w:id="886"/>
            <w:r>
              <w:rPr>
                <w:rStyle w:val="CommentReference"/>
                <w:rFonts w:ascii="Garamond" w:hAnsi="Garamond" w:cstheme="minorBidi"/>
                <w:noProof w:val="0"/>
                <w:lang w:val="en-CA"/>
              </w:rPr>
              <w:commentReference w:id="886"/>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887"/>
            <w:r w:rsidRPr="00FA5B8C">
              <w:t>ⲥⲧⲁⲓⲏⲟⲩⲧ ̀</w:t>
            </w:r>
            <w:commentRangeEnd w:id="887"/>
            <w:r>
              <w:rPr>
                <w:rStyle w:val="CommentReference"/>
                <w:rFonts w:ascii="Garamond" w:hAnsi="Garamond" w:cstheme="minorBidi"/>
                <w:noProof w:val="0"/>
                <w:lang w:val="en-CA"/>
              </w:rPr>
              <w:commentReference w:id="887"/>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888"/>
            <w:r w:rsidRPr="00FA5B8C">
              <w:t>ⲙⲡⲓⲟⲩⲁⲓ ̀</w:t>
            </w:r>
            <w:commentRangeEnd w:id="888"/>
            <w:r>
              <w:rPr>
                <w:rStyle w:val="CommentReference"/>
                <w:rFonts w:ascii="Garamond" w:hAnsi="Garamond" w:cstheme="minorBidi"/>
                <w:noProof w:val="0"/>
                <w:lang w:val="en-CA"/>
              </w:rPr>
              <w:commentReference w:id="888"/>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889"/>
            <w:r w:rsidRPr="00FA5B8C">
              <w:t>ⲉⲣⲉ ̀</w:t>
            </w:r>
            <w:commentRangeEnd w:id="889"/>
            <w:r>
              <w:rPr>
                <w:rStyle w:val="CommentReference"/>
                <w:rFonts w:ascii="Garamond" w:hAnsi="Garamond" w:cstheme="minorBidi"/>
                <w:noProof w:val="0"/>
                <w:lang w:val="en-CA"/>
              </w:rPr>
              <w:commentReference w:id="889"/>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890" w:name="_Toc298681311"/>
      <w:r>
        <w:t>Part Seven</w:t>
      </w:r>
      <w:bookmarkEnd w:id="8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891"/>
            <w:r>
              <w:t xml:space="preserve">sits </w:t>
            </w:r>
            <w:commentRangeEnd w:id="891"/>
            <w:r>
              <w:rPr>
                <w:rStyle w:val="CommentReference"/>
                <w:rFonts w:ascii="Times New Roman" w:eastAsiaTheme="minorHAnsi" w:hAnsi="Times New Roman" w:cstheme="minorBidi"/>
                <w:color w:val="auto"/>
              </w:rPr>
              <w:commentReference w:id="891"/>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892"/>
            <w:r w:rsidRPr="00FA5B8C">
              <w:t>ⲉⲧⲁϥⲟⲩⲱⲛϩ</w:t>
            </w:r>
            <w:r w:rsidRPr="002147AA">
              <w:t xml:space="preserve"> </w:t>
            </w:r>
            <w:commentRangeEnd w:id="892"/>
            <w:r>
              <w:rPr>
                <w:rStyle w:val="CommentReference"/>
                <w:rFonts w:ascii="Garamond" w:hAnsi="Garamond" w:cstheme="minorBidi"/>
                <w:noProof w:val="0"/>
                <w:lang w:val="en-CA"/>
              </w:rPr>
              <w:commentReference w:id="892"/>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893"/>
            <w:r w:rsidRPr="00FA5B8C">
              <w:t>Ϫⲉ ⲡⲓⲁⲧⲥⲁⲣⲝ</w:t>
            </w:r>
            <w:commentRangeEnd w:id="893"/>
            <w:r>
              <w:rPr>
                <w:rStyle w:val="CommentReference"/>
                <w:rFonts w:ascii="Garamond" w:hAnsi="Garamond" w:cstheme="minorBidi"/>
                <w:noProof w:val="0"/>
                <w:lang w:val="en-CA"/>
              </w:rPr>
              <w:commentReference w:id="893"/>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894" w:name="_Toc298681312"/>
      <w:bookmarkStart w:id="895" w:name="_Toc308441927"/>
      <w:r>
        <w:t>The Crown Batos</w:t>
      </w:r>
      <w:bookmarkEnd w:id="894"/>
      <w:bookmarkEnd w:id="895"/>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896"/>
            <w:r w:rsidRPr="007425E1">
              <w:t>has entered and come forth</w:t>
            </w:r>
            <w:commentRangeEnd w:id="896"/>
            <w:r>
              <w:rPr>
                <w:rStyle w:val="CommentReference"/>
                <w:rFonts w:ascii="Times New Roman" w:eastAsiaTheme="minorHAnsi" w:hAnsi="Times New Roman" w:cstheme="minorBidi"/>
                <w:color w:val="auto"/>
              </w:rPr>
              <w:commentReference w:id="896"/>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897"/>
            <w:r w:rsidRPr="007425E1">
              <w:t>manifestation</w:t>
            </w:r>
            <w:commentRangeEnd w:id="897"/>
            <w:r>
              <w:rPr>
                <w:rStyle w:val="CommentReference"/>
              </w:rPr>
              <w:commentReference w:id="897"/>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898"/>
            <w:r>
              <w:t>and</w:t>
            </w:r>
            <w:r w:rsidRPr="007425E1">
              <w:t xml:space="preserve"> </w:t>
            </w:r>
            <w:commentRangeEnd w:id="898"/>
            <w:r>
              <w:rPr>
                <w:rStyle w:val="CommentReference"/>
              </w:rPr>
              <w:commentReference w:id="898"/>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6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899" w:name="_Toc298681313"/>
      <w:bookmarkStart w:id="900" w:name="_Toc308441928"/>
      <w:bookmarkStart w:id="901" w:name="_Toc448696635"/>
      <w:r>
        <w:lastRenderedPageBreak/>
        <w:t>Thursday</w:t>
      </w:r>
      <w:bookmarkEnd w:id="899"/>
      <w:bookmarkEnd w:id="900"/>
      <w:bookmarkEnd w:id="901"/>
    </w:p>
    <w:p w14:paraId="562349E9" w14:textId="453ED52C" w:rsidR="00E35F1F" w:rsidRDefault="00E35F1F" w:rsidP="00E35F1F">
      <w:pPr>
        <w:pStyle w:val="Heading3"/>
      </w:pPr>
      <w:bookmarkStart w:id="902" w:name="_Toc298681314"/>
      <w:bookmarkStart w:id="903" w:name="_Toc308441929"/>
      <w:r>
        <w:t xml:space="preserve">The Psali Batos for </w:t>
      </w:r>
      <w:bookmarkEnd w:id="902"/>
      <w:bookmarkEnd w:id="903"/>
      <w:r w:rsidR="00CF15BA">
        <w:t>Thursday</w:t>
      </w:r>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04"/>
            <w:r w:rsidRPr="007425E1">
              <w:t xml:space="preserve">on </w:t>
            </w:r>
            <w:commentRangeEnd w:id="904"/>
            <w:r>
              <w:rPr>
                <w:rStyle w:val="CommentReference"/>
              </w:rPr>
              <w:commentReference w:id="904"/>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05"/>
            <w:r w:rsidRPr="007425E1">
              <w:t xml:space="preserve">Forty </w:t>
            </w:r>
            <w:commentRangeEnd w:id="905"/>
            <w:r>
              <w:rPr>
                <w:rStyle w:val="CommentReference"/>
                <w:rFonts w:ascii="Times New Roman" w:eastAsiaTheme="minorHAnsi" w:hAnsi="Times New Roman" w:cstheme="minorBidi"/>
                <w:color w:val="auto"/>
              </w:rPr>
              <w:commentReference w:id="905"/>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06"/>
            <w:r w:rsidRPr="007425E1">
              <w:t xml:space="preserve">Crush </w:t>
            </w:r>
            <w:r w:rsidR="00CF15BA" w:rsidRPr="00CF15BA">
              <w:t xml:space="preserve">beneath </w:t>
            </w:r>
            <w:r w:rsidRPr="007425E1">
              <w:t>us</w:t>
            </w:r>
            <w:commentRangeEnd w:id="906"/>
            <w:r>
              <w:rPr>
                <w:rStyle w:val="CommentReference"/>
                <w:rFonts w:ascii="Times New Roman" w:eastAsiaTheme="minorHAnsi" w:hAnsi="Times New Roman" w:cstheme="minorBidi"/>
                <w:color w:val="auto"/>
              </w:rPr>
              <w:commentReference w:id="906"/>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07" w:name="_Toc298681315"/>
      <w:bookmarkStart w:id="908" w:name="_Toc308441930"/>
      <w:r w:rsidRPr="00FD2E69">
        <w:lastRenderedPageBreak/>
        <w:t xml:space="preserve">The Conclusion of the </w:t>
      </w:r>
      <w:r>
        <w:t>Batos</w:t>
      </w:r>
      <w:r w:rsidRPr="00FD2E69">
        <w:t xml:space="preserve"> Psali</w:t>
      </w:r>
      <w:bookmarkEnd w:id="907"/>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09" w:name="_Toc298681316"/>
      <w:bookmarkStart w:id="910" w:name="_Toc308441931"/>
      <w:r>
        <w:t>The Thursday Theotokia</w:t>
      </w:r>
      <w:bookmarkEnd w:id="909"/>
      <w:bookmarkEnd w:id="910"/>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11" w:name="_Toc298681317"/>
      <w:r>
        <w:t>Part One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12"/>
            <w:r w:rsidRPr="007425E1">
              <w:t>virgin</w:t>
            </w:r>
            <w:commentRangeEnd w:id="912"/>
            <w:r>
              <w:rPr>
                <w:rStyle w:val="CommentReference"/>
                <w:rFonts w:ascii="Times New Roman" w:eastAsiaTheme="minorHAnsi" w:hAnsi="Times New Roman" w:cstheme="minorBidi"/>
                <w:color w:val="auto"/>
              </w:rPr>
              <w:commentReference w:id="912"/>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13" w:name="_Toc298681318"/>
      <w:r>
        <w:t>Part Two</w:t>
      </w:r>
      <w:bookmarkEnd w:id="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 xml:space="preserve">he pride of all </w:t>
            </w:r>
            <w:proofErr w:type="gramStart"/>
            <w:r w:rsidRPr="007425E1">
              <w:t>virgins,</w:t>
            </w:r>
            <w:proofErr w:type="gramEnd"/>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14"/>
            <w:r>
              <w:t>abolished</w:t>
            </w:r>
            <w:commentRangeEnd w:id="914"/>
            <w:r>
              <w:rPr>
                <w:rStyle w:val="CommentReference"/>
                <w:rFonts w:ascii="Times New Roman" w:eastAsiaTheme="minorHAnsi" w:hAnsi="Times New Roman" w:cstheme="minorBidi"/>
                <w:color w:val="auto"/>
              </w:rPr>
              <w:commentReference w:id="914"/>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 xml:space="preserve">And His </w:t>
            </w:r>
            <w:proofErr w:type="gramStart"/>
            <w:r>
              <w:t>true</w:t>
            </w:r>
            <w:proofErr w:type="gramEnd"/>
            <w:r>
              <w:t xml:space="preserv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15" w:name="_Toc298681319"/>
      <w:r>
        <w:t>Part Three</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6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16" w:name="_Toc298681320"/>
      <w:r>
        <w:t>Part Four</w:t>
      </w:r>
      <w:bookmarkEnd w:id="9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17"/>
            <w:r>
              <w:t>.</w:t>
            </w:r>
            <w:commentRangeEnd w:id="917"/>
            <w:r>
              <w:rPr>
                <w:rStyle w:val="CommentReference"/>
              </w:rPr>
              <w:commentReference w:id="917"/>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18"/>
            <w:r>
              <w:t xml:space="preserve">appeared </w:t>
            </w:r>
            <w:commentRangeEnd w:id="918"/>
            <w:r>
              <w:rPr>
                <w:rStyle w:val="CommentReference"/>
                <w:rFonts w:ascii="Times New Roman" w:eastAsiaTheme="minorHAnsi" w:hAnsi="Times New Roman" w:cstheme="minorBidi"/>
                <w:color w:val="auto"/>
              </w:rPr>
              <w:commentReference w:id="918"/>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19"/>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20"/>
            <w:r w:rsidRPr="007425E1">
              <w:t>strength</w:t>
            </w:r>
            <w:commentRangeEnd w:id="920"/>
            <w:r>
              <w:rPr>
                <w:rStyle w:val="CommentReference"/>
                <w:rFonts w:ascii="Times New Roman" w:eastAsiaTheme="minorHAnsi" w:hAnsi="Times New Roman" w:cstheme="minorBidi"/>
                <w:color w:val="auto"/>
              </w:rPr>
              <w:commentReference w:id="920"/>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21"/>
            <w:r>
              <w:t>N</w:t>
            </w:r>
            <w:r w:rsidRPr="007425E1">
              <w:t xml:space="preserve">ow </w:t>
            </w:r>
            <w:commentRangeEnd w:id="921"/>
            <w:r>
              <w:rPr>
                <w:rStyle w:val="CommentReference"/>
                <w:rFonts w:ascii="Times New Roman" w:eastAsiaTheme="minorHAnsi" w:hAnsi="Times New Roman" w:cstheme="minorBidi"/>
                <w:color w:val="auto"/>
              </w:rPr>
              <w:commentReference w:id="921"/>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22" w:name="_Toc298681321"/>
      <w:r>
        <w:t>Part Five</w:t>
      </w:r>
      <w:bookmarkEnd w:id="9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23"/>
            <w:r>
              <w:t>Theotokos</w:t>
            </w:r>
            <w:commentRangeEnd w:id="923"/>
            <w:r>
              <w:rPr>
                <w:rStyle w:val="CommentReference"/>
                <w:rFonts w:ascii="Times New Roman" w:eastAsiaTheme="minorHAnsi" w:hAnsi="Times New Roman" w:cstheme="minorBidi"/>
                <w:color w:val="auto"/>
              </w:rPr>
              <w:commentReference w:id="923"/>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proofErr w:type="gramStart"/>
            <w:r>
              <w:t>Therefore</w:t>
            </w:r>
            <w:proofErr w:type="gramEnd"/>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24"/>
            <w:r>
              <w:t xml:space="preserve">of </w:t>
            </w:r>
            <w:commentRangeEnd w:id="924"/>
            <w:r>
              <w:rPr>
                <w:rStyle w:val="CommentReference"/>
                <w:rFonts w:ascii="Times New Roman" w:eastAsiaTheme="minorHAnsi" w:hAnsi="Times New Roman" w:cstheme="minorBidi"/>
                <w:color w:val="auto"/>
              </w:rPr>
              <w:commentReference w:id="924"/>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25" w:name="_Toc298681322"/>
      <w:r>
        <w:t>Part Six</w:t>
      </w:r>
      <w:bookmarkEnd w:id="9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26"/>
            <w:r>
              <w:t xml:space="preserve">The </w:t>
            </w:r>
            <w:commentRangeEnd w:id="926"/>
            <w:r>
              <w:rPr>
                <w:rStyle w:val="CommentReference"/>
                <w:rFonts w:ascii="Times New Roman" w:eastAsiaTheme="minorHAnsi" w:hAnsi="Times New Roman" w:cstheme="minorBidi"/>
                <w:color w:val="auto"/>
              </w:rPr>
              <w:commentReference w:id="926"/>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 xml:space="preserve">That she </w:t>
            </w:r>
            <w:proofErr w:type="gramStart"/>
            <w:r w:rsidRPr="007425E1">
              <w:t>intercede</w:t>
            </w:r>
            <w:proofErr w:type="gramEnd"/>
            <w:r w:rsidRPr="007425E1">
              <w:t xml:space="preserv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proofErr w:type="gramStart"/>
            <w:r w:rsidRPr="007425E1">
              <w:t>Likewise</w:t>
            </w:r>
            <w:proofErr w:type="gramEnd"/>
            <w:r w:rsidRPr="007425E1">
              <w:t xml:space="preserv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27"/>
            <w:r>
              <w:t>would</w:t>
            </w:r>
            <w:r w:rsidRPr="007425E1">
              <w:t xml:space="preserve"> </w:t>
            </w:r>
            <w:commentRangeEnd w:id="927"/>
            <w:r>
              <w:rPr>
                <w:rStyle w:val="CommentReference"/>
              </w:rPr>
              <w:commentReference w:id="927"/>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28" w:name="_Toc298681323"/>
      <w:r>
        <w:t>Part Seven</w:t>
      </w:r>
      <w:bookmarkEnd w:id="9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29"/>
            <w:r>
              <w:t>David</w:t>
            </w:r>
            <w:commentRangeEnd w:id="929"/>
            <w:r>
              <w:rPr>
                <w:rStyle w:val="CommentReference"/>
                <w:rFonts w:ascii="Times New Roman" w:eastAsiaTheme="minorHAnsi" w:hAnsi="Times New Roman" w:cstheme="minorBidi"/>
                <w:color w:val="auto"/>
              </w:rPr>
              <w:commentReference w:id="929"/>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30"/>
            <w:r w:rsidRPr="00E03CD4">
              <w:t xml:space="preserve">deemed </w:t>
            </w:r>
            <w:commentRangeEnd w:id="930"/>
            <w:r>
              <w:rPr>
                <w:rStyle w:val="CommentReference"/>
                <w:rFonts w:ascii="Times New Roman" w:eastAsiaTheme="minorHAnsi" w:hAnsi="Times New Roman" w:cstheme="minorBidi"/>
                <w:color w:val="auto"/>
              </w:rPr>
              <w:commentReference w:id="930"/>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 xml:space="preserve">With His </w:t>
            </w:r>
            <w:proofErr w:type="gramStart"/>
            <w:r w:rsidRPr="007425E1">
              <w:t>good</w:t>
            </w:r>
            <w:proofErr w:type="gramEnd"/>
            <w:r w:rsidRPr="007425E1">
              <w:t xml:space="preserve">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31" w:name="_Toc298681324"/>
      <w:r>
        <w:t>Part Eight</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32"/>
            <w:r>
              <w:t>heaven</w:t>
            </w:r>
            <w:r w:rsidRPr="007425E1">
              <w:t xml:space="preserve"> </w:t>
            </w:r>
            <w:commentRangeEnd w:id="932"/>
            <w:r>
              <w:rPr>
                <w:rStyle w:val="CommentReference"/>
                <w:rFonts w:ascii="Times New Roman" w:eastAsiaTheme="minorHAnsi" w:hAnsi="Times New Roman" w:cstheme="minorBidi"/>
                <w:color w:val="auto"/>
              </w:rPr>
              <w:commentReference w:id="932"/>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33" w:name="_Toc298681325"/>
      <w:r>
        <w:lastRenderedPageBreak/>
        <w:t>Part Nine</w:t>
      </w:r>
      <w:bookmarkEnd w:id="9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34"/>
            <w:r w:rsidRPr="007425E1">
              <w:t>Rises</w:t>
            </w:r>
            <w:commentRangeEnd w:id="934"/>
            <w:r>
              <w:rPr>
                <w:rStyle w:val="CommentReference"/>
              </w:rPr>
              <w:commentReference w:id="934"/>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 xml:space="preserve">Is Our Lord Jesus </w:t>
            </w:r>
            <w:proofErr w:type="gramStart"/>
            <w:r w:rsidRPr="007425E1">
              <w:t>Christ,</w:t>
            </w:r>
            <w:proofErr w:type="gramEnd"/>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proofErr w:type="gramStart"/>
            <w:r>
              <w:t>Therefore</w:t>
            </w:r>
            <w:proofErr w:type="gramEnd"/>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35" w:name="_Toc298681326"/>
      <w:bookmarkStart w:id="936" w:name="_Toc308441932"/>
      <w:r>
        <w:lastRenderedPageBreak/>
        <w:t xml:space="preserve">The </w:t>
      </w:r>
      <w:r w:rsidRPr="007C4181">
        <w:t>Crown</w:t>
      </w:r>
      <w:bookmarkEnd w:id="935"/>
      <w:bookmarkEnd w:id="936"/>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37"/>
            <w:r w:rsidRPr="007425E1">
              <w:t>destroyed</w:t>
            </w:r>
            <w:commentRangeEnd w:id="937"/>
            <w:r>
              <w:rPr>
                <w:rStyle w:val="CommentReference"/>
                <w:rFonts w:ascii="Times New Roman" w:eastAsiaTheme="minorHAnsi" w:hAnsi="Times New Roman" w:cstheme="minorBidi"/>
                <w:color w:val="auto"/>
              </w:rPr>
              <w:commentReference w:id="937"/>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6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38" w:name="_Toc298681327"/>
      <w:bookmarkStart w:id="939" w:name="_Toc308441933"/>
      <w:bookmarkStart w:id="940" w:name="_Toc448696636"/>
      <w:r>
        <w:lastRenderedPageBreak/>
        <w:t>Friday</w:t>
      </w:r>
      <w:bookmarkEnd w:id="938"/>
      <w:bookmarkEnd w:id="939"/>
      <w:bookmarkEnd w:id="940"/>
    </w:p>
    <w:p w14:paraId="05EA9798" w14:textId="77777777" w:rsidR="00E35F1F" w:rsidRDefault="00E35F1F" w:rsidP="00E35F1F">
      <w:pPr>
        <w:pStyle w:val="Heading3"/>
      </w:pPr>
      <w:bookmarkStart w:id="941" w:name="_Toc298681328"/>
      <w:bookmarkStart w:id="942" w:name="_Toc308441934"/>
      <w:r>
        <w:t>The Psali Batos for Friday</w:t>
      </w:r>
      <w:bookmarkEnd w:id="941"/>
      <w:bookmarkEnd w:id="942"/>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43"/>
            <w:r w:rsidRPr="007425E1">
              <w:t>servants</w:t>
            </w:r>
            <w:commentRangeEnd w:id="943"/>
            <w:r>
              <w:rPr>
                <w:rStyle w:val="CommentReference"/>
                <w:rFonts w:ascii="Times New Roman" w:eastAsiaTheme="minorHAnsi" w:hAnsi="Times New Roman" w:cstheme="minorBidi"/>
                <w:color w:val="auto"/>
              </w:rPr>
              <w:commentReference w:id="943"/>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44"/>
            <w:r w:rsidRPr="007425E1">
              <w:t>To escape the face of the bows.</w:t>
            </w:r>
            <w:commentRangeEnd w:id="944"/>
            <w:r>
              <w:rPr>
                <w:rStyle w:val="CommentReference"/>
              </w:rPr>
              <w:commentReference w:id="944"/>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45"/>
            <w:r w:rsidRPr="00FA5B8C">
              <w:t>ⲉⲑⲣⲟⲩⲱ̀ϣⲉⲙ ⲛ̀ⲧ̀ϫⲟⲙ ⲛ̀ⲧⲉ ⲡⲓⲭ̀ⲣⲱⲙ</w:t>
            </w:r>
            <w:commentRangeEnd w:id="945"/>
            <w:r>
              <w:rPr>
                <w:rStyle w:val="CommentReference"/>
                <w:rFonts w:ascii="Garamond" w:hAnsi="Garamond" w:cstheme="minorBidi"/>
                <w:noProof w:val="0"/>
                <w:lang w:val="en-CA"/>
              </w:rPr>
              <w:commentReference w:id="945"/>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proofErr w:type="gramStart"/>
            <w:r>
              <w:t>Therefore</w:t>
            </w:r>
            <w:proofErr w:type="gramEnd"/>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 xml:space="preserve">And His </w:t>
            </w:r>
            <w:proofErr w:type="gramStart"/>
            <w:r w:rsidRPr="00163C7F">
              <w:t>life-giving</w:t>
            </w:r>
            <w:proofErr w:type="gramEnd"/>
            <w:r w:rsidRPr="00163C7F">
              <w:t xml:space="preserve">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 xml:space="preserve">this life behind </w:t>
            </w:r>
            <w:proofErr w:type="gramStart"/>
            <w:r>
              <w:t>himself</w:t>
            </w:r>
            <w:r w:rsidRPr="007425E1">
              <w:t>,</w:t>
            </w:r>
            <w:proofErr w:type="gramEnd"/>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proofErr w:type="gramStart"/>
            <w:r w:rsidRPr="007425E1">
              <w:t>And</w:t>
            </w:r>
            <w:proofErr w:type="gramEnd"/>
            <w:r w:rsidRPr="007425E1">
              <w:t xml:space="preserve">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46" w:name="_Toc298681329"/>
      <w:bookmarkStart w:id="947" w:name="_Toc308441935"/>
      <w:r w:rsidRPr="00FD2E69">
        <w:lastRenderedPageBreak/>
        <w:t xml:space="preserve">The Conclusion of the </w:t>
      </w:r>
      <w:r>
        <w:t>Batos</w:t>
      </w:r>
      <w:r w:rsidRPr="00FD2E69">
        <w:t xml:space="preserve"> Psali</w:t>
      </w:r>
      <w:bookmarkEnd w:id="946"/>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48" w:name="_Toc298681330"/>
      <w:bookmarkStart w:id="949" w:name="_Toc308441936"/>
      <w:r>
        <w:t>The Friday Theotokia</w:t>
      </w:r>
      <w:bookmarkEnd w:id="948"/>
      <w:bookmarkEnd w:id="94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50" w:name="_Toc298681331"/>
      <w:r>
        <w:t>Part One</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51"/>
            <w:r>
              <w:t>the fruit of your womb</w:t>
            </w:r>
            <w:commentRangeEnd w:id="951"/>
            <w:r>
              <w:rPr>
                <w:rStyle w:val="CommentReference"/>
                <w:rFonts w:ascii="Times New Roman" w:eastAsiaTheme="minorHAnsi" w:hAnsi="Times New Roman" w:cstheme="minorBidi"/>
                <w:color w:val="auto"/>
              </w:rPr>
              <w:commentReference w:id="95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52" w:name="_Toc298681332"/>
      <w:r>
        <w:lastRenderedPageBreak/>
        <w:t>Part Two</w:t>
      </w:r>
      <w:bookmarkEnd w:id="9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53"/>
            <w:r>
              <w:t xml:space="preserve">incarnate </w:t>
            </w:r>
            <w:commentRangeEnd w:id="953"/>
            <w:r>
              <w:rPr>
                <w:rStyle w:val="CommentReference"/>
                <w:rFonts w:ascii="Times New Roman" w:eastAsiaTheme="minorHAnsi" w:hAnsi="Times New Roman" w:cstheme="minorBidi"/>
                <w:color w:val="auto"/>
              </w:rPr>
              <w:commentReference w:id="953"/>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54" w:name="_Toc298681333"/>
      <w:r>
        <w:t>Part Three</w:t>
      </w:r>
      <w:bookmarkEnd w:id="9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55"/>
            <w:r>
              <w:t>O</w:t>
            </w:r>
            <w:commentRangeEnd w:id="955"/>
            <w:r>
              <w:rPr>
                <w:rStyle w:val="CommentReference"/>
                <w:rFonts w:ascii="Times New Roman" w:eastAsiaTheme="minorHAnsi" w:hAnsi="Times New Roman" w:cstheme="minorBidi"/>
                <w:color w:val="auto"/>
              </w:rPr>
              <w:commentReference w:id="955"/>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56" w:name="_Toc298681334"/>
      <w:r>
        <w:t>Part Four</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57" w:name="_Toc298681335"/>
      <w:r>
        <w:t>Part Five</w:t>
      </w:r>
      <w:bookmarkEnd w:id="9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58" w:name="_Toc298681336"/>
      <w:r>
        <w:lastRenderedPageBreak/>
        <w:t>Part Six</w:t>
      </w:r>
      <w:bookmarkEnd w:id="9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59" w:name="_Toc298681337"/>
      <w:r>
        <w:t>Part Seven</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60"/>
            <w:r>
              <w:t>temple</w:t>
            </w:r>
            <w:commentRangeEnd w:id="960"/>
            <w:r>
              <w:rPr>
                <w:rStyle w:val="CommentReference"/>
                <w:rFonts w:ascii="Times New Roman" w:eastAsiaTheme="minorHAnsi" w:hAnsi="Times New Roman" w:cstheme="minorBidi"/>
                <w:color w:val="auto"/>
              </w:rPr>
              <w:commentReference w:id="960"/>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61" w:name="_Toc298681338"/>
      <w:bookmarkStart w:id="962" w:name="_Toc308441937"/>
      <w:r>
        <w:lastRenderedPageBreak/>
        <w:t>The Crown</w:t>
      </w:r>
      <w:bookmarkEnd w:id="961"/>
      <w:bookmarkEnd w:id="962"/>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963"/>
            <w:r w:rsidRPr="00F0646D">
              <w:t xml:space="preserve">Infinite </w:t>
            </w:r>
            <w:commentRangeEnd w:id="963"/>
            <w:r>
              <w:rPr>
                <w:rStyle w:val="CommentReference"/>
                <w:rFonts w:ascii="Times New Roman" w:eastAsiaTheme="minorHAnsi" w:hAnsi="Times New Roman" w:cstheme="minorBidi"/>
                <w:color w:val="auto"/>
              </w:rPr>
              <w:commentReference w:id="963"/>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964"/>
            <w:r w:rsidRPr="007425E1">
              <w:t>hook</w:t>
            </w:r>
            <w:commentRangeEnd w:id="964"/>
            <w:r>
              <w:rPr>
                <w:rStyle w:val="CommentReference"/>
                <w:rFonts w:ascii="Times New Roman" w:eastAsiaTheme="minorHAnsi" w:hAnsi="Times New Roman" w:cstheme="minorBidi"/>
                <w:color w:val="auto"/>
              </w:rPr>
              <w:commentReference w:id="964"/>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965"/>
            <w:r w:rsidRPr="007425E1">
              <w:t xml:space="preserve">Teaching </w:t>
            </w:r>
            <w:commentRangeEnd w:id="965"/>
            <w:r>
              <w:rPr>
                <w:rStyle w:val="CommentReference"/>
                <w:rFonts w:ascii="Times New Roman" w:eastAsiaTheme="minorHAnsi" w:hAnsi="Times New Roman" w:cstheme="minorBidi"/>
                <w:color w:val="auto"/>
              </w:rPr>
              <w:commentReference w:id="965"/>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w:t>
            </w:r>
            <w:proofErr w:type="gramStart"/>
            <w:r w:rsidRPr="007425E1">
              <w:t>God,</w:t>
            </w:r>
            <w:proofErr w:type="gramEnd"/>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966"/>
            <w:r w:rsidRPr="007425E1">
              <w:t>a cause</w:t>
            </w:r>
            <w:r>
              <w:t xml:space="preserve"> for us</w:t>
            </w:r>
            <w:r w:rsidRPr="007425E1">
              <w:t>,</w:t>
            </w:r>
            <w:commentRangeEnd w:id="966"/>
            <w:r>
              <w:rPr>
                <w:rStyle w:val="CommentReference"/>
                <w:rFonts w:ascii="Times New Roman" w:eastAsiaTheme="minorHAnsi" w:hAnsi="Times New Roman" w:cstheme="minorBidi"/>
                <w:color w:val="auto"/>
              </w:rPr>
              <w:commentReference w:id="966"/>
            </w:r>
          </w:p>
          <w:p w14:paraId="18A8A756" w14:textId="77777777" w:rsidR="00E35F1F" w:rsidRDefault="00E35F1F" w:rsidP="00E35F1F">
            <w:pPr>
              <w:pStyle w:val="EngHangEnd"/>
            </w:pPr>
            <w:r w:rsidRPr="007425E1">
              <w:t xml:space="preserve">To ascend the </w:t>
            </w:r>
            <w:commentRangeStart w:id="967"/>
            <w:r w:rsidRPr="007425E1">
              <w:t xml:space="preserve">path </w:t>
            </w:r>
            <w:commentRangeEnd w:id="967"/>
            <w:r>
              <w:rPr>
                <w:rStyle w:val="CommentReference"/>
                <w:rFonts w:ascii="Times New Roman" w:eastAsiaTheme="minorHAnsi" w:hAnsi="Times New Roman" w:cstheme="minorBidi"/>
                <w:color w:val="auto"/>
              </w:rPr>
              <w:commentReference w:id="967"/>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968"/>
            </w:r>
            <w:r>
              <w:t>,</w:t>
            </w:r>
          </w:p>
          <w:p w14:paraId="51E3C73A" w14:textId="77777777" w:rsidR="00E35F1F" w:rsidRDefault="00E35F1F" w:rsidP="00E35F1F">
            <w:pPr>
              <w:pStyle w:val="EngHangEnd"/>
            </w:pPr>
            <w:r>
              <w:t>With</w:t>
            </w:r>
            <w:r w:rsidRPr="007425E1">
              <w:t xml:space="preserve"> joy and </w:t>
            </w:r>
            <w:commentRangeStart w:id="969"/>
            <w:r w:rsidRPr="007425E1">
              <w:t>rejoicing</w:t>
            </w:r>
            <w:commentRangeEnd w:id="969"/>
            <w:r>
              <w:rPr>
                <w:rStyle w:val="CommentReference"/>
                <w:rFonts w:ascii="Times New Roman" w:eastAsiaTheme="minorHAnsi" w:hAnsi="Times New Roman" w:cstheme="minorBidi"/>
                <w:color w:val="auto"/>
              </w:rPr>
              <w:commentReference w:id="969"/>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proofErr w:type="gramStart"/>
            <w:r>
              <w:t>Therefore</w:t>
            </w:r>
            <w:proofErr w:type="gramEnd"/>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970" w:name="_Toc298681339"/>
      <w:bookmarkStart w:id="971" w:name="_Toc308441938"/>
      <w:bookmarkStart w:id="972" w:name="_Toc448696637"/>
      <w:r>
        <w:lastRenderedPageBreak/>
        <w:t>Saturday</w:t>
      </w:r>
      <w:bookmarkEnd w:id="970"/>
      <w:bookmarkEnd w:id="971"/>
      <w:bookmarkEnd w:id="972"/>
    </w:p>
    <w:p w14:paraId="425920E6" w14:textId="77777777" w:rsidR="00E35F1F" w:rsidRDefault="00E35F1F" w:rsidP="00E35F1F">
      <w:pPr>
        <w:pStyle w:val="Heading3"/>
      </w:pPr>
      <w:bookmarkStart w:id="973" w:name="_Toc298681340"/>
      <w:bookmarkStart w:id="974" w:name="_Toc308441939"/>
      <w:r>
        <w:t>The Saturday Psali Batos</w:t>
      </w:r>
      <w:bookmarkEnd w:id="973"/>
      <w:bookmarkEnd w:id="97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975"/>
            <w:r w:rsidRPr="007425E1">
              <w:rPr>
                <w:rFonts w:eastAsiaTheme="minorHAnsi"/>
              </w:rPr>
              <w:t xml:space="preserve">All </w:t>
            </w:r>
            <w:commentRangeEnd w:id="975"/>
            <w:r>
              <w:rPr>
                <w:rStyle w:val="CommentReference"/>
                <w:rFonts w:ascii="Times New Roman" w:eastAsiaTheme="minorHAnsi" w:hAnsi="Times New Roman" w:cstheme="minorBidi"/>
                <w:color w:val="auto"/>
              </w:rPr>
              <w:commentReference w:id="97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w:t>
            </w:r>
            <w:proofErr w:type="gramStart"/>
            <w:r w:rsidR="00CF15BA">
              <w:rPr>
                <w:rFonts w:eastAsiaTheme="minorHAnsi"/>
              </w:rPr>
              <w:t>Name:,</w:t>
            </w:r>
            <w:proofErr w:type="gramEnd"/>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976"/>
            <w:r w:rsidRPr="007425E1">
              <w:rPr>
                <w:rFonts w:eastAsiaTheme="minorHAnsi"/>
              </w:rPr>
              <w:t>every</w:t>
            </w:r>
            <w:r>
              <w:rPr>
                <w:rFonts w:eastAsiaTheme="minorHAnsi"/>
              </w:rPr>
              <w:t xml:space="preserve"> </w:t>
            </w:r>
            <w:r w:rsidRPr="007425E1">
              <w:rPr>
                <w:rFonts w:eastAsiaTheme="minorHAnsi"/>
              </w:rPr>
              <w:t>day</w:t>
            </w:r>
            <w:commentRangeEnd w:id="976"/>
            <w:r>
              <w:rPr>
                <w:rStyle w:val="CommentReference"/>
                <w:rFonts w:ascii="Times New Roman" w:eastAsiaTheme="minorHAnsi" w:hAnsi="Times New Roman" w:cstheme="minorBidi"/>
                <w:color w:val="auto"/>
              </w:rPr>
              <w:commentReference w:id="97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977"/>
            <w:r>
              <w:rPr>
                <w:rFonts w:eastAsiaTheme="minorHAnsi"/>
              </w:rPr>
              <w:t>ecstasy</w:t>
            </w:r>
            <w:commentRangeEnd w:id="977"/>
            <w:r>
              <w:rPr>
                <w:rStyle w:val="CommentReference"/>
                <w:rFonts w:ascii="Times New Roman" w:eastAsiaTheme="minorHAnsi" w:hAnsi="Times New Roman" w:cstheme="minorBidi"/>
                <w:color w:val="auto"/>
              </w:rPr>
              <w:commentReference w:id="97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978"/>
            <w:r w:rsidRPr="007425E1">
              <w:rPr>
                <w:color w:val="000000"/>
              </w:rPr>
              <w:t xml:space="preserve">glory </w:t>
            </w:r>
            <w:commentRangeEnd w:id="978"/>
            <w:r>
              <w:rPr>
                <w:rStyle w:val="CommentReference"/>
              </w:rPr>
              <w:commentReference w:id="97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979"/>
            <w:r>
              <w:rPr>
                <w:rFonts w:eastAsiaTheme="minorHAnsi"/>
              </w:rPr>
              <w:t xml:space="preserve">From </w:t>
            </w:r>
            <w:commentRangeEnd w:id="979"/>
            <w:r>
              <w:rPr>
                <w:rStyle w:val="CommentReference"/>
                <w:rFonts w:ascii="Times New Roman" w:eastAsiaTheme="minorHAnsi" w:hAnsi="Times New Roman" w:cstheme="minorBidi"/>
                <w:color w:val="auto"/>
              </w:rPr>
              <w:commentReference w:id="97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 xml:space="preserve">I will praise Your </w:t>
            </w:r>
            <w:proofErr w:type="gramStart"/>
            <w:r>
              <w:t>holy</w:t>
            </w:r>
            <w:proofErr w:type="gramEnd"/>
            <w:r>
              <w:t xml:space="preserve">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980"/>
            <w:r>
              <w:rPr>
                <w:rFonts w:eastAsiaTheme="minorHAnsi"/>
              </w:rPr>
              <w:t>prophet</w:t>
            </w:r>
            <w:commentRangeEnd w:id="980"/>
            <w:r>
              <w:rPr>
                <w:rStyle w:val="CommentReference"/>
                <w:rFonts w:ascii="Times New Roman" w:eastAsiaTheme="minorHAnsi" w:hAnsi="Times New Roman" w:cstheme="minorBidi"/>
                <w:color w:val="auto"/>
              </w:rPr>
              <w:commentReference w:id="98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981"/>
            <w:r w:rsidRPr="007425E1">
              <w:rPr>
                <w:rFonts w:eastAsiaTheme="minorHAnsi"/>
              </w:rPr>
              <w:t>everyone</w:t>
            </w:r>
            <w:commentRangeEnd w:id="981"/>
            <w:r>
              <w:rPr>
                <w:rStyle w:val="CommentReference"/>
                <w:rFonts w:ascii="Times New Roman" w:eastAsiaTheme="minorHAnsi" w:hAnsi="Times New Roman" w:cstheme="minorBidi"/>
                <w:color w:val="auto"/>
              </w:rPr>
              <w:commentReference w:id="98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982"/>
            <w:r>
              <w:rPr>
                <w:rFonts w:eastAsiaTheme="minorHAnsi"/>
              </w:rPr>
              <w:t xml:space="preserve">never </w:t>
            </w:r>
            <w:commentRangeEnd w:id="982"/>
            <w:r>
              <w:rPr>
                <w:rStyle w:val="CommentReference"/>
                <w:rFonts w:ascii="Times New Roman" w:eastAsiaTheme="minorHAnsi" w:hAnsi="Times New Roman" w:cstheme="minorBidi"/>
                <w:color w:val="auto"/>
              </w:rPr>
              <w:commentReference w:id="98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983"/>
            <w:r w:rsidRPr="007425E1">
              <w:rPr>
                <w:rFonts w:eastAsiaTheme="minorHAnsi"/>
              </w:rPr>
              <w:t xml:space="preserve">and </w:t>
            </w:r>
            <w:commentRangeEnd w:id="983"/>
            <w:r>
              <w:rPr>
                <w:rStyle w:val="CommentReference"/>
                <w:rFonts w:ascii="Times New Roman" w:eastAsiaTheme="minorHAnsi" w:hAnsi="Times New Roman" w:cstheme="minorBidi"/>
                <w:color w:val="auto"/>
              </w:rPr>
              <w:commentReference w:id="98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984"/>
            <w:r w:rsidRPr="007425E1">
              <w:rPr>
                <w:rFonts w:eastAsiaTheme="minorHAnsi"/>
              </w:rPr>
              <w:t xml:space="preserve">praises </w:t>
            </w:r>
            <w:commentRangeEnd w:id="984"/>
            <w:r>
              <w:rPr>
                <w:rStyle w:val="CommentReference"/>
                <w:rFonts w:ascii="Times New Roman" w:eastAsiaTheme="minorHAnsi" w:hAnsi="Times New Roman" w:cstheme="minorBidi"/>
                <w:color w:val="auto"/>
              </w:rPr>
              <w:commentReference w:id="98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985"/>
            <w:r w:rsidRPr="007425E1">
              <w:rPr>
                <w:rFonts w:eastAsiaTheme="minorHAnsi"/>
              </w:rPr>
              <w:t>blessing</w:t>
            </w:r>
            <w:commentRangeEnd w:id="985"/>
            <w:r>
              <w:rPr>
                <w:rStyle w:val="CommentReference"/>
                <w:rFonts w:ascii="Times New Roman" w:eastAsiaTheme="minorHAnsi" w:hAnsi="Times New Roman" w:cstheme="minorBidi"/>
                <w:color w:val="auto"/>
              </w:rPr>
              <w:commentReference w:id="98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986"/>
            <w:r w:rsidRPr="007425E1">
              <w:rPr>
                <w:rFonts w:eastAsiaTheme="minorHAnsi"/>
              </w:rPr>
              <w:t xml:space="preserve">we'll </w:t>
            </w:r>
            <w:commentRangeEnd w:id="986"/>
            <w:r>
              <w:rPr>
                <w:rStyle w:val="CommentReference"/>
                <w:rFonts w:ascii="Times New Roman" w:eastAsiaTheme="minorHAnsi" w:hAnsi="Times New Roman" w:cstheme="minorBidi"/>
                <w:color w:val="auto"/>
              </w:rPr>
              <w:commentReference w:id="98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987"/>
            <w:r w:rsidRPr="007425E1">
              <w:rPr>
                <w:rFonts w:eastAsiaTheme="minorHAnsi"/>
              </w:rPr>
              <w:t xml:space="preserve">perfect </w:t>
            </w:r>
            <w:commentRangeEnd w:id="987"/>
            <w:r>
              <w:rPr>
                <w:rStyle w:val="CommentReference"/>
                <w:rFonts w:ascii="Times New Roman" w:eastAsiaTheme="minorHAnsi" w:hAnsi="Times New Roman" w:cstheme="minorBidi"/>
                <w:color w:val="auto"/>
              </w:rPr>
              <w:commentReference w:id="98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988" w:name="_Toc298681341"/>
      <w:bookmarkStart w:id="989" w:name="_Toc308441940"/>
      <w:r w:rsidRPr="00FD2E69">
        <w:t xml:space="preserve">The Conclusion of the </w:t>
      </w:r>
      <w:r>
        <w:t>Batos</w:t>
      </w:r>
      <w:r w:rsidRPr="00FD2E69">
        <w:t xml:space="preserve"> Psali</w:t>
      </w:r>
      <w:bookmarkEnd w:id="988"/>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99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990"/>
            <w:r>
              <w:rPr>
                <w:rStyle w:val="CommentReference"/>
                <w:rFonts w:ascii="Garamond" w:hAnsi="Garamond" w:cstheme="minorBidi"/>
                <w:noProof w:val="0"/>
                <w:lang w:val="en-CA"/>
              </w:rPr>
              <w:commentReference w:id="99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991" w:name="_Toc298681342"/>
      <w:bookmarkStart w:id="992" w:name="_Toc308441941"/>
      <w:r>
        <w:t>The Saturday Theotokia</w:t>
      </w:r>
      <w:bookmarkEnd w:id="991"/>
      <w:bookmarkEnd w:id="992"/>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993" w:name="_Toc298681343"/>
      <w:r>
        <w:t>Part One</w:t>
      </w:r>
      <w:bookmarkEnd w:id="9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994" w:name="_Toc298681344"/>
      <w:r w:rsidRPr="00D24FE1">
        <w:t>Part</w:t>
      </w:r>
      <w:r>
        <w:t xml:space="preserve"> Two</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995"/>
            <w:r w:rsidRPr="007425E1">
              <w:rPr>
                <w:rFonts w:eastAsiaTheme="minorHAnsi"/>
              </w:rPr>
              <w:t xml:space="preserve">honour </w:t>
            </w:r>
            <w:commentRangeEnd w:id="995"/>
            <w:r>
              <w:rPr>
                <w:rStyle w:val="CommentReference"/>
                <w:rFonts w:ascii="Times New Roman" w:eastAsiaTheme="minorHAnsi" w:hAnsi="Times New Roman" w:cstheme="minorBidi"/>
                <w:color w:val="auto"/>
              </w:rPr>
              <w:commentReference w:id="995"/>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996"/>
            <w:r w:rsidRPr="007425E1">
              <w:rPr>
                <w:rFonts w:eastAsiaTheme="minorHAnsi"/>
              </w:rPr>
              <w:t xml:space="preserve">prudent </w:t>
            </w:r>
            <w:commentRangeEnd w:id="996"/>
            <w:r>
              <w:rPr>
                <w:rStyle w:val="CommentReference"/>
                <w:rFonts w:ascii="Times New Roman" w:eastAsiaTheme="minorHAnsi" w:hAnsi="Times New Roman" w:cstheme="minorBidi"/>
                <w:color w:val="auto"/>
              </w:rPr>
              <w:commentReference w:id="996"/>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997" w:name="_Toc298681345"/>
      <w:r>
        <w:t>Part Three</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998"/>
            <w:r w:rsidRPr="007425E1">
              <w:rPr>
                <w:rFonts w:eastAsiaTheme="minorHAnsi"/>
              </w:rPr>
              <w:t>bride</w:t>
            </w:r>
            <w:commentRangeEnd w:id="998"/>
            <w:r>
              <w:rPr>
                <w:rStyle w:val="CommentReference"/>
                <w:rFonts w:ascii="Times New Roman" w:eastAsiaTheme="minorHAnsi" w:hAnsi="Times New Roman" w:cstheme="minorBidi"/>
                <w:color w:val="auto"/>
              </w:rPr>
              <w:commentReference w:id="998"/>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999"/>
            <w:r w:rsidRPr="007425E1">
              <w:rPr>
                <w:rFonts w:eastAsiaTheme="minorHAnsi"/>
              </w:rPr>
              <w:t xml:space="preserve">rue </w:t>
            </w:r>
            <w:commentRangeEnd w:id="999"/>
            <w:r>
              <w:rPr>
                <w:rStyle w:val="CommentReference"/>
                <w:rFonts w:ascii="Times New Roman" w:eastAsiaTheme="minorHAnsi" w:hAnsi="Times New Roman" w:cstheme="minorBidi"/>
                <w:color w:val="auto"/>
              </w:rPr>
              <w:commentReference w:id="999"/>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00"/>
            <w:r w:rsidRPr="007425E1">
              <w:rPr>
                <w:rFonts w:eastAsiaTheme="minorHAnsi"/>
              </w:rPr>
              <w:t xml:space="preserve">ed </w:t>
            </w:r>
            <w:commentRangeEnd w:id="1000"/>
            <w:r>
              <w:rPr>
                <w:rStyle w:val="CommentReference"/>
                <w:rFonts w:ascii="Times New Roman" w:eastAsiaTheme="minorHAnsi" w:hAnsi="Times New Roman" w:cstheme="minorBidi"/>
                <w:color w:val="auto"/>
              </w:rPr>
              <w:commentReference w:id="1000"/>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01" w:name="_Toc298681346"/>
      <w:r w:rsidRPr="00D24FE1">
        <w:t>Part</w:t>
      </w:r>
      <w:r>
        <w:t xml:space="preserve"> Four</w:t>
      </w:r>
      <w:bookmarkEnd w:id="1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02"/>
            <w:r>
              <w:rPr>
                <w:rFonts w:eastAsiaTheme="minorHAnsi"/>
              </w:rPr>
              <w:t xml:space="preserve">unto </w:t>
            </w:r>
            <w:commentRangeEnd w:id="1002"/>
            <w:r>
              <w:rPr>
                <w:rStyle w:val="CommentReference"/>
                <w:rFonts w:ascii="Times New Roman" w:eastAsiaTheme="minorHAnsi" w:hAnsi="Times New Roman" w:cstheme="minorBidi"/>
                <w:color w:val="auto"/>
              </w:rPr>
              <w:commentReference w:id="1002"/>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03" w:name="_Toc298681347"/>
      <w:r w:rsidRPr="00D24FE1">
        <w:t>Part</w:t>
      </w:r>
      <w:r>
        <w:t xml:space="preserve"> Five</w:t>
      </w:r>
      <w:bookmarkEnd w:id="10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04" w:name="_Toc298681348"/>
      <w:r>
        <w:t>Part Six</w:t>
      </w:r>
      <w:bookmarkEnd w:id="10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05"/>
            <w:r w:rsidRPr="007425E1">
              <w:t>rejoice</w:t>
            </w:r>
            <w:r>
              <w:t>d</w:t>
            </w:r>
            <w:commentRangeEnd w:id="1005"/>
            <w:r>
              <w:rPr>
                <w:rStyle w:val="CommentReference"/>
                <w:rFonts w:ascii="Times New Roman" w:eastAsiaTheme="minorHAnsi" w:hAnsi="Times New Roman" w:cstheme="minorBidi"/>
                <w:color w:val="auto"/>
              </w:rPr>
              <w:commentReference w:id="1005"/>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06"/>
            <w:r>
              <w:t>save</w:t>
            </w:r>
            <w:r w:rsidRPr="007425E1">
              <w:t xml:space="preserve"> </w:t>
            </w:r>
            <w:commentRangeEnd w:id="1006"/>
            <w:r>
              <w:rPr>
                <w:rStyle w:val="CommentReference"/>
              </w:rPr>
              <w:commentReference w:id="1006"/>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07" w:name="_Toc298681349"/>
      <w:r>
        <w:t>Part Seven</w:t>
      </w:r>
      <w:bookmarkEnd w:id="10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08"/>
            <w:r>
              <w:t>Paradoxically</w:t>
            </w:r>
            <w:commentRangeEnd w:id="1008"/>
            <w:r>
              <w:rPr>
                <w:rStyle w:val="CommentReference"/>
                <w:rFonts w:ascii="Times New Roman" w:eastAsiaTheme="minorHAnsi" w:hAnsi="Times New Roman" w:cstheme="minorBidi"/>
                <w:color w:val="auto"/>
              </w:rPr>
              <w:commentReference w:id="1008"/>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09"/>
            <w:r>
              <w:t xml:space="preserve">is </w:t>
            </w:r>
            <w:commentRangeEnd w:id="1009"/>
            <w:r>
              <w:rPr>
                <w:rStyle w:val="CommentReference"/>
                <w:rFonts w:ascii="Times New Roman" w:eastAsiaTheme="minorHAnsi" w:hAnsi="Times New Roman" w:cstheme="minorBidi"/>
                <w:color w:val="auto"/>
              </w:rPr>
              <w:commentReference w:id="1009"/>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10" w:name="_Toc298681350"/>
      <w:r>
        <w:t>Part Eight</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11"/>
            <w:r w:rsidRPr="007425E1">
              <w:t>from all sides</w:t>
            </w:r>
            <w:commentRangeEnd w:id="1011"/>
            <w:r>
              <w:rPr>
                <w:rStyle w:val="CommentReference"/>
                <w:rFonts w:ascii="Times New Roman" w:eastAsiaTheme="minorHAnsi" w:hAnsi="Times New Roman" w:cstheme="minorBidi"/>
                <w:color w:val="auto"/>
              </w:rPr>
              <w:commentReference w:id="1011"/>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12"/>
            <w:r>
              <w:t>Saviour</w:t>
            </w:r>
            <w:commentRangeEnd w:id="1012"/>
            <w:r>
              <w:rPr>
                <w:rStyle w:val="CommentReference"/>
                <w:rFonts w:ascii="Times New Roman" w:eastAsiaTheme="minorHAnsi" w:hAnsi="Times New Roman" w:cstheme="minorBidi"/>
                <w:color w:val="auto"/>
              </w:rPr>
              <w:commentReference w:id="1012"/>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13" w:name="_Toc298681351"/>
      <w:r>
        <w:t>Part Nine</w:t>
      </w:r>
      <w:bookmarkEnd w:id="10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14"/>
            <w:r>
              <w:t>compassion</w:t>
            </w:r>
            <w:commentRangeEnd w:id="1014"/>
            <w:r>
              <w:rPr>
                <w:rStyle w:val="CommentReference"/>
                <w:rFonts w:ascii="Times New Roman" w:eastAsiaTheme="minorHAnsi" w:hAnsi="Times New Roman" w:cstheme="minorBidi"/>
                <w:color w:val="auto"/>
              </w:rPr>
              <w:commentReference w:id="1014"/>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15" w:name="_Toc298681352"/>
      <w:bookmarkStart w:id="1016" w:name="_Toc308441942"/>
      <w:r>
        <w:lastRenderedPageBreak/>
        <w:t>The Crown Batos</w:t>
      </w:r>
      <w:bookmarkEnd w:id="1015"/>
      <w:bookmarkEnd w:id="1016"/>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17"/>
            <w:r>
              <w:t>Sanctuary</w:t>
            </w:r>
            <w:commentRangeEnd w:id="1017"/>
            <w:r>
              <w:rPr>
                <w:rStyle w:val="CommentReference"/>
                <w:rFonts w:ascii="Times New Roman" w:eastAsiaTheme="minorHAnsi" w:hAnsi="Times New Roman" w:cstheme="minorBidi"/>
                <w:color w:val="auto"/>
              </w:rPr>
              <w:commentReference w:id="1017"/>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18"/>
            <w:r>
              <w:t>lampstand</w:t>
            </w:r>
            <w:commentRangeEnd w:id="1018"/>
            <w:r>
              <w:rPr>
                <w:rStyle w:val="CommentReference"/>
                <w:rFonts w:ascii="Times New Roman" w:eastAsiaTheme="minorHAnsi" w:hAnsi="Times New Roman" w:cstheme="minorBidi"/>
                <w:color w:val="auto"/>
              </w:rPr>
              <w:commentReference w:id="1018"/>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19"/>
            <w:r>
              <w:t>Greeted</w:t>
            </w:r>
            <w:commentRangeEnd w:id="1019"/>
            <w:r>
              <w:rPr>
                <w:rStyle w:val="CommentReference"/>
                <w:rFonts w:ascii="Times New Roman" w:eastAsiaTheme="minorHAnsi" w:hAnsi="Times New Roman" w:cstheme="minorBidi"/>
                <w:color w:val="auto"/>
              </w:rPr>
              <w:commentReference w:id="1019"/>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20"/>
            <w:r w:rsidRPr="007425E1">
              <w:t xml:space="preserve">For </w:t>
            </w:r>
            <w:commentRangeEnd w:id="1020"/>
            <w:r>
              <w:rPr>
                <w:rStyle w:val="CommentReference"/>
                <w:rFonts w:ascii="Times New Roman" w:eastAsiaTheme="minorHAnsi" w:hAnsi="Times New Roman" w:cstheme="minorBidi"/>
                <w:color w:val="auto"/>
              </w:rPr>
              <w:commentReference w:id="1020"/>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21"/>
            <w:r>
              <w:t>coming</w:t>
            </w:r>
            <w:r w:rsidRPr="007425E1">
              <w:t xml:space="preserve"> </w:t>
            </w:r>
            <w:commentRangeEnd w:id="1021"/>
            <w:r>
              <w:rPr>
                <w:rStyle w:val="CommentReference"/>
                <w:rFonts w:ascii="Times New Roman" w:eastAsiaTheme="minorHAnsi" w:hAnsi="Times New Roman" w:cstheme="minorBidi"/>
                <w:color w:val="auto"/>
              </w:rPr>
              <w:commentReference w:id="1021"/>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22"/>
            <w:r w:rsidRPr="00582AD7">
              <w:t>ⲧⲉⲥⲱⲙⲁ</w:t>
            </w:r>
            <w:commentRangeEnd w:id="1022"/>
            <w:r>
              <w:rPr>
                <w:rStyle w:val="CommentReference"/>
                <w:rFonts w:ascii="Garamond" w:hAnsi="Garamond" w:cstheme="minorBidi"/>
                <w:noProof w:val="0"/>
                <w:lang w:val="en-CA"/>
              </w:rPr>
              <w:commentReference w:id="1022"/>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proofErr w:type="gramStart"/>
            <w:r w:rsidRPr="007425E1">
              <w:t>Therefo</w:t>
            </w:r>
            <w:r>
              <w:t>re</w:t>
            </w:r>
            <w:proofErr w:type="gramEnd"/>
            <w:r>
              <w:t xml:space="preserv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proofErr w:type="gramStart"/>
            <w:r>
              <w:t>You</w:t>
            </w:r>
            <w:proofErr w:type="gramEnd"/>
            <w:r>
              <w:t xml:space="preserve"> holy place,”</w:t>
            </w:r>
          </w:p>
          <w:p w14:paraId="21E2A6CA" w14:textId="77777777" w:rsidR="00E35F1F" w:rsidRDefault="00E35F1F" w:rsidP="00E35F1F">
            <w:pPr>
              <w:pStyle w:val="EngHangEnd"/>
            </w:pPr>
            <w:r w:rsidRPr="007425E1">
              <w:t xml:space="preserve">Which is </w:t>
            </w:r>
            <w:commentRangeStart w:id="1023"/>
            <w:r w:rsidRPr="007425E1">
              <w:t>you</w:t>
            </w:r>
            <w:commentRangeEnd w:id="1023"/>
            <w:r>
              <w:rPr>
                <w:rStyle w:val="CommentReference"/>
                <w:rFonts w:ascii="Times New Roman" w:eastAsiaTheme="minorHAnsi" w:hAnsi="Times New Roman" w:cstheme="minorBidi"/>
                <w:color w:val="auto"/>
              </w:rPr>
              <w:commentReference w:id="1023"/>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24" w:name="_Toc298681353"/>
      <w:bookmarkStart w:id="1025" w:name="_Toc308441943"/>
      <w:r>
        <w:lastRenderedPageBreak/>
        <w:t>The Second Crown Batos</w:t>
      </w:r>
      <w:bookmarkEnd w:id="1024"/>
      <w:bookmarkEnd w:id="1025"/>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26"/>
            <w:r>
              <w:t>evangelized</w:t>
            </w:r>
            <w:r w:rsidRPr="007425E1">
              <w:t xml:space="preserve"> </w:t>
            </w:r>
            <w:commentRangeEnd w:id="1026"/>
            <w:r>
              <w:rPr>
                <w:rStyle w:val="CommentReference"/>
                <w:rFonts w:ascii="Times New Roman" w:eastAsiaTheme="minorHAnsi" w:hAnsi="Times New Roman" w:cstheme="minorBidi"/>
                <w:color w:val="auto"/>
              </w:rPr>
              <w:commentReference w:id="1026"/>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27"/>
            <w:r w:rsidRPr="007425E1">
              <w:t>thereof</w:t>
            </w:r>
            <w:commentRangeEnd w:id="1027"/>
            <w:r>
              <w:rPr>
                <w:rStyle w:val="CommentReference"/>
                <w:rFonts w:ascii="Times New Roman" w:eastAsiaTheme="minorHAnsi" w:hAnsi="Times New Roman" w:cstheme="minorBidi"/>
                <w:color w:val="auto"/>
              </w:rPr>
              <w:commentReference w:id="1027"/>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28"/>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28"/>
            <w:r>
              <w:rPr>
                <w:rStyle w:val="CommentReference"/>
                <w:rFonts w:ascii="Garamond" w:hAnsi="Garamond" w:cstheme="minorBidi"/>
                <w:noProof w:val="0"/>
                <w:lang w:val="en-CA"/>
              </w:rPr>
              <w:commentReference w:id="1028"/>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6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29" w:name="_Toc298681354"/>
      <w:bookmarkStart w:id="1030" w:name="_Ref299212102"/>
      <w:bookmarkStart w:id="1031" w:name="_Ref299212144"/>
      <w:bookmarkStart w:id="1032" w:name="_Ref299212161"/>
      <w:bookmarkStart w:id="1033" w:name="_Toc308441944"/>
      <w:bookmarkStart w:id="1034" w:name="_Toc448696638"/>
      <w:r>
        <w:lastRenderedPageBreak/>
        <w:t>The Ending of the Batos Theotokias</w:t>
      </w:r>
      <w:bookmarkEnd w:id="1029"/>
      <w:bookmarkEnd w:id="1030"/>
      <w:bookmarkEnd w:id="1031"/>
      <w:bookmarkEnd w:id="1032"/>
      <w:bookmarkEnd w:id="1033"/>
      <w:bookmarkEnd w:id="10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35"/>
            <w:r w:rsidRPr="007425E1">
              <w:rPr>
                <w:rFonts w:eastAsiaTheme="minorHAnsi"/>
              </w:rPr>
              <w:t>Awesome and full of glory</w:t>
            </w:r>
            <w:commentRangeEnd w:id="1035"/>
            <w:r>
              <w:rPr>
                <w:rStyle w:val="CommentReference"/>
                <w:rFonts w:ascii="Times New Roman" w:eastAsiaTheme="minorHAnsi" w:hAnsi="Times New Roman" w:cstheme="minorBidi"/>
                <w:color w:val="auto"/>
              </w:rPr>
              <w:commentReference w:id="1035"/>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36"/>
            <w:r w:rsidRPr="007425E1">
              <w:rPr>
                <w:rFonts w:eastAsiaTheme="minorHAnsi"/>
              </w:rPr>
              <w:t>works</w:t>
            </w:r>
            <w:commentRangeEnd w:id="1036"/>
            <w:r>
              <w:rPr>
                <w:rStyle w:val="CommentReference"/>
                <w:rFonts w:ascii="Times New Roman" w:eastAsiaTheme="minorHAnsi" w:hAnsi="Times New Roman" w:cstheme="minorBidi"/>
                <w:color w:val="auto"/>
              </w:rPr>
              <w:commentReference w:id="1036"/>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37"/>
            <w:r w:rsidRPr="00582AD7">
              <w:t>ϥ̀ⲛⲁϯ ⲙ̀ⲡⲓⲟⲩⲁⲓ</w:t>
            </w:r>
            <w:commentRangeEnd w:id="1037"/>
            <w:r>
              <w:rPr>
                <w:rStyle w:val="CommentReference"/>
                <w:rFonts w:ascii="Garamond" w:hAnsi="Garamond" w:cstheme="minorBidi"/>
                <w:noProof w:val="0"/>
                <w:lang w:val="en-CA"/>
              </w:rPr>
              <w:commentReference w:id="1037"/>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38"/>
            <w:r w:rsidRPr="007425E1">
              <w:rPr>
                <w:rFonts w:eastAsiaTheme="minorHAnsi"/>
              </w:rPr>
              <w:t xml:space="preserve">with </w:t>
            </w:r>
            <w:commentRangeEnd w:id="1038"/>
            <w:r>
              <w:rPr>
                <w:rStyle w:val="CommentReference"/>
                <w:rFonts w:ascii="Times New Roman" w:eastAsiaTheme="minorHAnsi" w:hAnsi="Times New Roman" w:cstheme="minorBidi"/>
                <w:color w:val="auto"/>
              </w:rPr>
              <w:commentReference w:id="1038"/>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39"/>
            <w:r w:rsidRPr="00582AD7">
              <w:t>ⲡⲁⲓ ⲉ̀ϩⲟⲟⲩ</w:t>
            </w:r>
            <w:commentRangeEnd w:id="1039"/>
            <w:r>
              <w:rPr>
                <w:rStyle w:val="CommentReference"/>
                <w:rFonts w:ascii="Garamond" w:hAnsi="Garamond" w:cstheme="minorBidi"/>
                <w:noProof w:val="0"/>
                <w:lang w:val="en-CA"/>
              </w:rPr>
              <w:commentReference w:id="1039"/>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40"/>
            <w:r w:rsidRPr="007425E1">
              <w:rPr>
                <w:rFonts w:eastAsiaTheme="minorHAnsi"/>
              </w:rPr>
              <w:t xml:space="preserve">bless </w:t>
            </w:r>
            <w:commentRangeEnd w:id="1040"/>
            <w:r>
              <w:rPr>
                <w:rStyle w:val="CommentReference"/>
                <w:rFonts w:ascii="Times New Roman" w:eastAsiaTheme="minorHAnsi" w:hAnsi="Times New Roman" w:cstheme="minorBidi"/>
                <w:color w:val="auto"/>
              </w:rPr>
              <w:commentReference w:id="1040"/>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41" w:name="_Ref448227875"/>
      <w:bookmarkStart w:id="1042" w:name="_Ref448227880"/>
      <w:bookmarkStart w:id="1043" w:name="_Toc448696639"/>
      <w:r>
        <w:lastRenderedPageBreak/>
        <w:t>The Raising of Incense</w:t>
      </w:r>
      <w:bookmarkEnd w:id="1041"/>
      <w:bookmarkEnd w:id="1042"/>
      <w:bookmarkEnd w:id="1043"/>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44" w:name="_Toc448227457"/>
      <w:r>
        <w:lastRenderedPageBreak/>
        <w:t xml:space="preserve">The Raising of Evening (or </w:t>
      </w:r>
      <w:commentRangeStart w:id="1045"/>
      <w:r>
        <w:t>Morning</w:t>
      </w:r>
      <w:commentRangeEnd w:id="1045"/>
      <w:r>
        <w:rPr>
          <w:rStyle w:val="CommentReference"/>
          <w:rFonts w:eastAsiaTheme="minorHAnsi" w:cstheme="minorBidi"/>
          <w:b w:val="0"/>
          <w:bCs w:val="0"/>
        </w:rPr>
        <w:commentReference w:id="1045"/>
      </w:r>
      <w:r>
        <w:t>) Incense</w:t>
      </w:r>
      <w:bookmarkEnd w:id="1044"/>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 xml:space="preserve">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46" w:name="ThanksgivingIncense"/>
      <w:r>
        <w:lastRenderedPageBreak/>
        <w:t>The Prayer of Thanksgiving</w:t>
      </w:r>
    </w:p>
    <w:bookmarkEnd w:id="104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 xml:space="preserve">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47" w:name="_Ref435789344"/>
      <w:bookmarkStart w:id="1048" w:name="VersesCymbals"/>
      <w:r>
        <w:t>The Verses of the Cymbals</w:t>
      </w:r>
      <w:bookmarkEnd w:id="1047"/>
    </w:p>
    <w:bookmarkEnd w:id="104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69"/>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70"/>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49"/>
            <w:r w:rsidRPr="007425E1">
              <w:t xml:space="preserve">May </w:t>
            </w:r>
            <w:commentRangeEnd w:id="1049"/>
            <w:r>
              <w:rPr>
                <w:rStyle w:val="CommentReference"/>
                <w:rFonts w:eastAsiaTheme="minorHAnsi" w:cstheme="minorBidi"/>
                <w:color w:val="auto"/>
                <w:lang w:val="en-CA"/>
              </w:rPr>
              <w:commentReference w:id="104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50" w:name="PrayerDeparted"/>
      <w:r>
        <w:t>The Prayer for the Departed</w:t>
      </w:r>
    </w:p>
    <w:bookmarkEnd w:id="105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71"/>
      </w:r>
      <w:commentRangeStart w:id="1051"/>
      <w:r>
        <w:t xml:space="preserve"> </w:t>
      </w:r>
      <w:commentRangeEnd w:id="1051"/>
      <w:r>
        <w:rPr>
          <w:rStyle w:val="CommentReference"/>
          <w:lang w:val="en-CA"/>
        </w:rPr>
        <w:commentReference w:id="1051"/>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52"/>
      <w:r>
        <w:t xml:space="preserve"> </w:t>
      </w:r>
      <w:commentRangeEnd w:id="1052"/>
      <w:r>
        <w:rPr>
          <w:rStyle w:val="CommentReference"/>
          <w:lang w:val="en-CA"/>
        </w:rPr>
        <w:commentReference w:id="1052"/>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 xml:space="preserve">adoration are due to You, with Him, and the Holy Spirit, the Giver of Life, </w:t>
      </w:r>
      <w:proofErr w:type="gramStart"/>
      <w:r>
        <w:t>Who</w:t>
      </w:r>
      <w:proofErr w:type="gramEnd"/>
      <w:r>
        <w:t xml:space="preserve">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 xml:space="preserve">For You </w:t>
      </w:r>
      <w:proofErr w:type="gramStart"/>
      <w:r>
        <w:t>are</w:t>
      </w:r>
      <w:proofErr w:type="gramEnd"/>
      <w:r>
        <w:t xml:space="preserv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53"/>
      <w:r>
        <w:t>You</w:t>
      </w:r>
      <w:commentRangeEnd w:id="1053"/>
      <w:r>
        <w:rPr>
          <w:rStyle w:val="CommentReference"/>
          <w:lang w:val="en-CA"/>
        </w:rPr>
        <w:commentReference w:id="1053"/>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You, with Him, and the Holy Spirit, the Giver of Life, </w:t>
      </w:r>
      <w:proofErr w:type="gramStart"/>
      <w:r>
        <w:t>Who</w:t>
      </w:r>
      <w:proofErr w:type="gramEnd"/>
      <w:r>
        <w:t xml:space="preserve"> is of One Essence with You, now, and at all times, and unto the age of all ages. Amen.</w:t>
      </w:r>
    </w:p>
    <w:p w14:paraId="7B86A615" w14:textId="77777777" w:rsidR="006869EE" w:rsidRDefault="006869EE" w:rsidP="006869EE">
      <w:pPr>
        <w:pStyle w:val="Heading4"/>
        <w:rPr>
          <w:lang w:val="en-GB"/>
        </w:rPr>
      </w:pPr>
      <w:bookmarkStart w:id="1054" w:name="_Ref435789903"/>
      <w:r>
        <w:rPr>
          <w:lang w:val="en-GB"/>
        </w:rPr>
        <w:t>Graciously Accord</w:t>
      </w:r>
      <w:bookmarkEnd w:id="105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55" w:name="_Ref435789927"/>
      <w:bookmarkStart w:id="105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057"/>
      <w:r>
        <w:rPr>
          <w:lang w:val="en-GB"/>
        </w:rPr>
        <w:t xml:space="preserve">to </w:t>
      </w:r>
      <w:commentRangeEnd w:id="1057"/>
      <w:r>
        <w:rPr>
          <w:rStyle w:val="CommentReference"/>
          <w:lang w:val="en-CA"/>
        </w:rPr>
        <w:commentReference w:id="105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058" w:name="_Ref442856274"/>
      <w:r>
        <w:t>The Gloria</w:t>
      </w:r>
      <w:bookmarkEnd w:id="1055"/>
      <w:bookmarkEnd w:id="105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059" w:name="_Ref435789969"/>
      <w:bookmarkEnd w:id="1056"/>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D68450A" w14:textId="77777777" w:rsidR="006869EE" w:rsidRDefault="006869EE"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060" w:name="_Ref442856358"/>
      <w:r>
        <w:t>The Trisagion</w:t>
      </w:r>
      <w:bookmarkEnd w:id="1059"/>
      <w:bookmarkEnd w:id="1060"/>
    </w:p>
    <w:p w14:paraId="3094F883"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5E0E7A07"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6C6C4079" w14:textId="77777777" w:rsidR="006869EE" w:rsidRPr="001A4291" w:rsidRDefault="006869EE" w:rsidP="006869EE">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061" w:name="_Ref442856453"/>
      <w:r>
        <w:t>Hail to You</w:t>
      </w:r>
      <w:bookmarkEnd w:id="10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062" w:name="_Ref434477171"/>
      <w:r>
        <w:t>The Introduction to the Doxologies</w:t>
      </w:r>
      <w:bookmarkEnd w:id="106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72"/>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063" w:name="_Ref435799700"/>
      <w:r>
        <w:t>The Doxologies</w:t>
      </w:r>
      <w:bookmarkEnd w:id="106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064" w:name="_Ref434487836"/>
      <w:r>
        <w:t>The Evening Doxology of the Virgin</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73"/>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065" w:name="_Ref434487846"/>
      <w:r>
        <w:t>The Morning Doxology of the Virgin</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066"/>
            <w:r>
              <w:t xml:space="preserve">declared </w:t>
            </w:r>
            <w:commentRangeEnd w:id="1066"/>
            <w:r>
              <w:rPr>
                <w:rStyle w:val="CommentReference"/>
                <w:rFonts w:ascii="Times New Roman" w:eastAsiaTheme="minorHAnsi" w:hAnsi="Times New Roman" w:cstheme="minorBidi"/>
                <w:color w:val="auto"/>
              </w:rPr>
              <w:commentReference w:id="106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067"/>
            <w:r>
              <w:t xml:space="preserve">Good New </w:t>
            </w:r>
            <w:commentRangeEnd w:id="1067"/>
            <w:r>
              <w:rPr>
                <w:rStyle w:val="CommentReference"/>
                <w:rFonts w:ascii="Times New Roman" w:eastAsiaTheme="minorHAnsi" w:hAnsi="Times New Roman" w:cstheme="minorBidi"/>
                <w:color w:val="auto"/>
              </w:rPr>
              <w:commentReference w:id="106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proofErr w:type="gramStart"/>
            <w:r>
              <w:t>Likewise</w:t>
            </w:r>
            <w:proofErr w:type="gramEnd"/>
            <w:r>
              <w:t xml:space="preserv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74"/>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068"/>
            <w:r>
              <w:t>Be our advocate</w:t>
            </w:r>
            <w:commentRangeEnd w:id="1068"/>
            <w:r>
              <w:rPr>
                <w:rStyle w:val="CommentReference"/>
                <w:rFonts w:ascii="Times New Roman" w:eastAsiaTheme="minorHAnsi" w:hAnsi="Times New Roman" w:cstheme="minorBidi"/>
                <w:color w:val="auto"/>
              </w:rPr>
              <w:commentReference w:id="106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069"/>
            <w:r>
              <w:t>Mary</w:t>
            </w:r>
            <w:commentRangeEnd w:id="1069"/>
            <w:r>
              <w:rPr>
                <w:rStyle w:val="CommentReference"/>
                <w:rFonts w:ascii="Times New Roman" w:eastAsiaTheme="minorHAnsi" w:hAnsi="Times New Roman" w:cstheme="minorBidi"/>
                <w:color w:val="auto"/>
              </w:rPr>
              <w:commentReference w:id="106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75"/>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070" w:name="_Ref435799710"/>
      <w:r>
        <w:t>The Orthodox Creed</w:t>
      </w:r>
      <w:bookmarkEnd w:id="1070"/>
    </w:p>
    <w:p w14:paraId="112F424C" w14:textId="77777777" w:rsidR="006869EE" w:rsidRDefault="006869EE" w:rsidP="006869EE">
      <w:pPr>
        <w:pStyle w:val="Body"/>
      </w:pPr>
      <w:r>
        <w:t xml:space="preserve">We believe in One God: God the Father, the Pantocrator, </w:t>
      </w:r>
      <w:proofErr w:type="gramStart"/>
      <w:r>
        <w:t>Who</w:t>
      </w:r>
      <w:proofErr w:type="gramEnd"/>
      <w:r>
        <w:t xml:space="preserve">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071" w:name="_Ref442856751"/>
      <w:r>
        <w:t>God Have mercy upon us</w:t>
      </w:r>
      <w:bookmarkEnd w:id="107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876"/>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072"/>
      <w:r>
        <w:t>God</w:t>
      </w:r>
      <w:commentRangeEnd w:id="1072"/>
      <w:r>
        <w:rPr>
          <w:rStyle w:val="CommentReference"/>
          <w:lang w:val="en-CA"/>
        </w:rPr>
        <w:commentReference w:id="107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877"/>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073" w:name="_Ref442856856"/>
      <w:r>
        <w:t>The Prayer for the Gospel</w:t>
      </w:r>
      <w:bookmarkEnd w:id="1073"/>
    </w:p>
    <w:p w14:paraId="18774D58" w14:textId="77777777" w:rsidR="006869EE" w:rsidRDefault="006869EE" w:rsidP="006869EE">
      <w:pPr>
        <w:pStyle w:val="Priest"/>
      </w:pPr>
      <w:r>
        <w:t>Presbyter:</w:t>
      </w:r>
    </w:p>
    <w:p w14:paraId="33DEEA9B" w14:textId="77777777" w:rsidR="006869EE" w:rsidRDefault="006869EE" w:rsidP="006869E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 xml:space="preserve">adoration, together with Your Good Father and the Holy Spirit, the Giver of Life, </w:t>
      </w:r>
      <w:proofErr w:type="gramStart"/>
      <w:r>
        <w:t>Who</w:t>
      </w:r>
      <w:proofErr w:type="gramEnd"/>
      <w:r>
        <w:t xml:space="preserve">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 xml:space="preserve">While the Psalm is read, </w:t>
      </w:r>
      <w:proofErr w:type="gramStart"/>
      <w:r>
        <w:t>The</w:t>
      </w:r>
      <w:proofErr w:type="gramEnd"/>
      <w:r>
        <w:t xml:space="preserv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074" w:name="_Ref442870575"/>
      <w:r>
        <w:t>The Gospel Response</w:t>
      </w:r>
      <w:bookmarkEnd w:id="107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6869EE">
            <w:pPr>
              <w:pStyle w:val="CopticHanging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 xml:space="preserve">The worship of idols utterly </w:t>
      </w:r>
      <w:proofErr w:type="gramStart"/>
      <w:r>
        <w:t>uproot</w:t>
      </w:r>
      <w:proofErr w:type="gramEnd"/>
      <w:r>
        <w:t xml:space="preserve">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 xml:space="preserve">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 xml:space="preserve">He turns to the West and censes the </w:t>
      </w:r>
      <w:proofErr w:type="gramStart"/>
      <w:r>
        <w:t>presbyters ,the</w:t>
      </w:r>
      <w:proofErr w:type="gramEnd"/>
      <w:r>
        <w:t xml:space="preserv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075" w:name="_Ref442870289"/>
      <w:r>
        <w:lastRenderedPageBreak/>
        <w:t>The Absolutions</w:t>
      </w:r>
      <w:bookmarkEnd w:id="107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w:t>
      </w:r>
      <w:proofErr w:type="gramStart"/>
      <w:r w:rsidR="006869EE">
        <w:t>are</w:t>
      </w:r>
      <w:proofErr w:type="gramEnd"/>
      <w:r w:rsidR="006869EE">
        <w:t xml:space="preserv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t>
      </w:r>
      <w:proofErr w:type="gramStart"/>
      <w:r>
        <w:t>Who</w:t>
      </w:r>
      <w:proofErr w:type="gramEnd"/>
      <w:r>
        <w:t xml:space="preserve">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 xml:space="preserve">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t>
      </w:r>
      <w:proofErr w:type="gramStart"/>
      <w:r>
        <w:t>Who</w:t>
      </w:r>
      <w:proofErr w:type="gramEnd"/>
      <w:r>
        <w:t xml:space="preserve">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 xml:space="preserve">You also now, our Master, through Your </w:t>
      </w:r>
      <w:proofErr w:type="gramStart"/>
      <w:r>
        <w:t>holy</w:t>
      </w:r>
      <w:proofErr w:type="gramEnd"/>
      <w:r>
        <w:t xml:space="preserve">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 xml:space="preserve">Fill us with Your fear, and straighten us to Your holy, good will, for You are our God, [and] the glory, and the honour, and the dominion, and the adoration are due to You, together with Your Good Father and the Holy Spirit, the Giver of Life, </w:t>
      </w:r>
      <w:proofErr w:type="gramStart"/>
      <w:r>
        <w:t>Who</w:t>
      </w:r>
      <w:proofErr w:type="gramEnd"/>
      <w:r>
        <w:t xml:space="preserve">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076" w:name="_Toc448696640"/>
      <w:r>
        <w:lastRenderedPageBreak/>
        <w:t>Non-Traditional</w:t>
      </w:r>
      <w:bookmarkEnd w:id="1076"/>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077" w:name="_Toc448696641"/>
      <w:r>
        <w:rPr>
          <w:lang w:val="en-GB"/>
        </w:rPr>
        <w:lastRenderedPageBreak/>
        <w:t>Reader’s Service</w:t>
      </w:r>
      <w:bookmarkEnd w:id="1077"/>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5C1F97"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5C1F97"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1849ACD5" w14:textId="77777777" w:rsidR="00285979" w:rsidRDefault="00285979" w:rsidP="006869EE">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878"/>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 xml:space="preserve">in the hands of </w:t>
      </w:r>
      <w:proofErr w:type="gramStart"/>
      <w:r>
        <w:t>Aaron</w:t>
      </w:r>
      <w:proofErr w:type="gramEnd"/>
      <w:r>
        <w:t xml:space="preserve">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078" w:name="_Toc448696642"/>
      <w:r>
        <w:lastRenderedPageBreak/>
        <w:t>Prayers for Needs</w:t>
      </w:r>
      <w:bookmarkEnd w:id="1078"/>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w:t>
      </w:r>
      <w:proofErr w:type="gramStart"/>
      <w:r>
        <w:t>seek</w:t>
      </w:r>
      <w:proofErr w:type="gramEnd"/>
      <w:r>
        <w:t xml:space="preserve">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w:t>
      </w:r>
      <w:proofErr w:type="gramStart"/>
      <w:r>
        <w:t>holy</w:t>
      </w:r>
      <w:proofErr w:type="gramEnd"/>
      <w:r>
        <w:t xml:space="preserve">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w:t>
      </w:r>
      <w:proofErr w:type="gramStart"/>
      <w:r>
        <w:t>thousands</w:t>
      </w:r>
      <w:proofErr w:type="gramEnd"/>
      <w:r>
        <w:t xml:space="preserve">,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 xml:space="preserve">Life, </w:t>
      </w:r>
      <w:proofErr w:type="gramStart"/>
      <w:r>
        <w:t>Who</w:t>
      </w:r>
      <w:proofErr w:type="gramEnd"/>
      <w:r>
        <w:t xml:space="preserve">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879"/>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079"/>
            <w:r w:rsidRPr="007425E1">
              <w:t xml:space="preserve">May </w:t>
            </w:r>
            <w:commentRangeEnd w:id="1079"/>
            <w:r>
              <w:rPr>
                <w:rStyle w:val="CommentReference"/>
                <w:rFonts w:eastAsiaTheme="minorHAnsi" w:cstheme="minorBidi"/>
                <w:color w:val="auto"/>
                <w:lang w:val="en-CA"/>
              </w:rPr>
              <w:commentReference w:id="1079"/>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 xml:space="preserve">Each person present is prayed for in the form, “Remember, O Lord, </w:t>
      </w:r>
      <w:proofErr w:type="gramStart"/>
      <w:r>
        <w:t>Your</w:t>
      </w:r>
      <w:proofErr w:type="gramEnd"/>
      <w:r>
        <w:t xml:space="preserve">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080" w:name="_Ref448228543"/>
      <w:bookmarkStart w:id="1081" w:name="_Ref448228546"/>
      <w:bookmarkStart w:id="1082" w:name="_Ref448471804"/>
      <w:bookmarkStart w:id="1083" w:name="_Toc448696643"/>
      <w:r>
        <w:lastRenderedPageBreak/>
        <w:t>The Book of Psalis and Doxologies</w:t>
      </w:r>
      <w:bookmarkEnd w:id="327"/>
      <w:bookmarkEnd w:id="328"/>
      <w:bookmarkEnd w:id="329"/>
      <w:bookmarkEnd w:id="1080"/>
      <w:bookmarkEnd w:id="1081"/>
      <w:bookmarkEnd w:id="1082"/>
      <w:bookmarkEnd w:id="1083"/>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84" w:name="_Toc448696644"/>
      <w:bookmarkStart w:id="1085" w:name="_Toc410196197"/>
      <w:bookmarkStart w:id="1086" w:name="_Toc410196439"/>
      <w:bookmarkStart w:id="1087" w:name="_Toc410196941"/>
      <w:r>
        <w:lastRenderedPageBreak/>
        <w:t>General and Common Doxologies</w:t>
      </w:r>
      <w:bookmarkEnd w:id="1084"/>
    </w:p>
    <w:p w14:paraId="1B082926" w14:textId="77777777" w:rsidR="009C13E9" w:rsidRDefault="009C13E9" w:rsidP="009C13E9">
      <w:pPr>
        <w:pStyle w:val="Heading3"/>
      </w:pPr>
      <w:bookmarkStart w:id="1088" w:name="_Ref434488390"/>
      <w:r>
        <w:t>The Doxology of the Heavenly</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89"/>
            <w:r>
              <w:t>The great and holy luminaries,</w:t>
            </w:r>
            <w:commentRangeEnd w:id="1089"/>
            <w:r>
              <w:rPr>
                <w:rStyle w:val="CommentReference"/>
                <w:rFonts w:ascii="Times New Roman" w:hAnsi="Times New Roman"/>
              </w:rPr>
              <w:commentReference w:id="108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9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90"/>
            <w:r>
              <w:rPr>
                <w:rStyle w:val="CommentReference"/>
                <w:rFonts w:ascii="Times New Roman" w:hAnsi="Times New Roman"/>
              </w:rPr>
              <w:commentReference w:id="109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91"/>
            <w:r w:rsidRPr="00602B0F">
              <w:t xml:space="preserve">O Lord, </w:t>
            </w:r>
            <w:commentRangeEnd w:id="1091"/>
            <w:r>
              <w:rPr>
                <w:rStyle w:val="CommentReference"/>
                <w:rFonts w:ascii="Times New Roman" w:hAnsi="Times New Roman"/>
              </w:rPr>
              <w:commentReference w:id="109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92" w:name="_Ref434488524"/>
      <w:r>
        <w:t>The Doxology of St. John the Baptist</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93" w:name="_Ref434488546"/>
      <w:r>
        <w:t>Another Doxology of St. John the Baptist</w:t>
      </w:r>
      <w:bookmarkEnd w:id="10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94" w:name="_Ref434488644"/>
      <w:r>
        <w:lastRenderedPageBreak/>
        <w:t>A Doxology for the Apostles</w:t>
      </w:r>
      <w:bookmarkEnd w:id="10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95"/>
            <w:r>
              <w:t xml:space="preserve">called </w:t>
            </w:r>
            <w:commentRangeEnd w:id="1095"/>
            <w:r>
              <w:rPr>
                <w:rStyle w:val="CommentReference"/>
                <w:rFonts w:ascii="Times New Roman" w:eastAsiaTheme="minorHAnsi" w:hAnsi="Times New Roman" w:cstheme="minorBidi"/>
                <w:color w:val="auto"/>
              </w:rPr>
              <w:commentReference w:id="109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96"/>
            <w:r>
              <w:t>Who loved him greatly.</w:t>
            </w:r>
            <w:commentRangeEnd w:id="1096"/>
            <w:r>
              <w:rPr>
                <w:rStyle w:val="CommentReference"/>
                <w:rFonts w:ascii="Times New Roman" w:eastAsiaTheme="minorHAnsi" w:hAnsi="Times New Roman" w:cstheme="minorBidi"/>
                <w:color w:val="auto"/>
              </w:rPr>
              <w:commentReference w:id="109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97" w:name="_Ref434488657"/>
      <w:r>
        <w:t>Another Doxology for the Apostles</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98"/>
            <w:r>
              <w:t xml:space="preserve">Our </w:t>
            </w:r>
            <w:commentRangeEnd w:id="1098"/>
            <w:r>
              <w:rPr>
                <w:rStyle w:val="CommentReference"/>
                <w:rFonts w:ascii="Times New Roman" w:eastAsiaTheme="minorHAnsi" w:hAnsi="Times New Roman" w:cstheme="minorBidi"/>
                <w:color w:val="auto"/>
              </w:rPr>
              <w:commentReference w:id="109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99"/>
            <w:r>
              <w:t xml:space="preserve">And </w:t>
            </w:r>
            <w:commentRangeEnd w:id="1099"/>
            <w:r>
              <w:rPr>
                <w:rStyle w:val="CommentReference"/>
                <w:rFonts w:ascii="Times New Roman" w:eastAsiaTheme="minorHAnsi" w:hAnsi="Times New Roman" w:cstheme="minorBidi"/>
                <w:color w:val="auto"/>
              </w:rPr>
              <w:commentReference w:id="109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00"/>
            <w:r>
              <w:t>And was numbered with</w:t>
            </w:r>
          </w:p>
          <w:p w14:paraId="5527B3A6" w14:textId="77777777" w:rsidR="004C7F73" w:rsidRDefault="004C7F73" w:rsidP="004C7F73">
            <w:pPr>
              <w:pStyle w:val="EngHangEnd"/>
            </w:pPr>
            <w:r>
              <w:t>The rest of the Apostles.</w:t>
            </w:r>
            <w:commentRangeEnd w:id="1100"/>
            <w:r>
              <w:rPr>
                <w:rStyle w:val="CommentReference"/>
                <w:rFonts w:ascii="Times New Roman" w:eastAsiaTheme="minorHAnsi" w:hAnsi="Times New Roman" w:cstheme="minorBidi"/>
                <w:color w:val="auto"/>
              </w:rPr>
              <w:commentReference w:id="110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01"/>
            <w:r>
              <w:t xml:space="preserve">sound </w:t>
            </w:r>
            <w:commentRangeEnd w:id="1101"/>
            <w:r>
              <w:rPr>
                <w:rStyle w:val="CommentReference"/>
                <w:rFonts w:ascii="Times New Roman" w:eastAsiaTheme="minorHAnsi" w:hAnsi="Times New Roman" w:cstheme="minorBidi"/>
                <w:color w:val="auto"/>
              </w:rPr>
              <w:commentReference w:id="110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02" w:name="_Ref434488814"/>
      <w:r>
        <w:t>The Doxology of St. Mark</w:t>
      </w:r>
      <w:bookmarkEnd w:id="11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03"/>
            <w:r>
              <w:t>Beholder of God</w:t>
            </w:r>
            <w:commentRangeEnd w:id="1103"/>
            <w:r>
              <w:rPr>
                <w:rStyle w:val="CommentReference"/>
                <w:rFonts w:ascii="Times New Roman" w:eastAsiaTheme="minorHAnsi" w:hAnsi="Times New Roman" w:cstheme="minorBidi"/>
                <w:color w:val="auto"/>
              </w:rPr>
              <w:commentReference w:id="110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04" w:name="_Ref434488992"/>
      <w:r>
        <w:t>The Doxology of Any Apostle</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0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05"/>
            <w:r>
              <w:rPr>
                <w:rStyle w:val="CommentReference"/>
                <w:rFonts w:ascii="Times New Roman" w:eastAsiaTheme="minorHAnsi" w:hAnsi="Times New Roman" w:cstheme="minorBidi"/>
                <w:color w:val="auto"/>
              </w:rPr>
              <w:commentReference w:id="110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06"/>
            <w:r>
              <w:t>compatriots</w:t>
            </w:r>
            <w:commentRangeEnd w:id="1106"/>
            <w:r>
              <w:rPr>
                <w:rStyle w:val="CommentReference"/>
                <w:rFonts w:ascii="Times New Roman" w:eastAsiaTheme="minorHAnsi" w:hAnsi="Times New Roman" w:cstheme="minorBidi"/>
                <w:color w:val="auto"/>
              </w:rPr>
              <w:commentReference w:id="110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07" w:name="_Ref434489014"/>
      <w:r>
        <w:t>The Doxology of St. Stephen</w:t>
      </w:r>
      <w:bookmarkEnd w:id="11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880"/>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08" w:name="_Ref434489170"/>
      <w:r>
        <w:t>The Doxology of St. George</w:t>
      </w:r>
      <w:bookmarkEnd w:id="1108"/>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09" w:name="_Ref434490082"/>
      <w:r>
        <w:t>The Doxology of St. Demiana</w:t>
      </w:r>
      <w:bookmarkEnd w:id="1109"/>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881"/>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10" w:name="_Ref434489950"/>
      <w:r>
        <w:t>The Doxology of the Martyrs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11"/>
            <w:r>
              <w:t>Akrash</w:t>
            </w:r>
            <w:commentRangeEnd w:id="1111"/>
            <w:r>
              <w:rPr>
                <w:rStyle w:val="CommentReference"/>
              </w:rPr>
              <w:commentReference w:id="111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12" w:name="_Ref434490311"/>
      <w:r>
        <w:t>The Doxology of St. Anthony and St. Paul</w:t>
      </w:r>
      <w:bookmarkEnd w:id="1112"/>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13"/>
            <w:r w:rsidRPr="004764BD">
              <w:t>give light to</w:t>
            </w:r>
            <w:commentRangeEnd w:id="1113"/>
            <w:r>
              <w:rPr>
                <w:rStyle w:val="CommentReference"/>
                <w:rFonts w:ascii="Times New Roman" w:eastAsiaTheme="minorHAnsi" w:hAnsi="Times New Roman" w:cstheme="minorBidi"/>
                <w:color w:val="auto"/>
              </w:rPr>
              <w:commentReference w:id="111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14" w:name="_Ref434490826"/>
      <w:r>
        <w:lastRenderedPageBreak/>
        <w:t>The Doxology of St. Pishoy and St. Paul of Tammah</w:t>
      </w:r>
      <w:bookmarkEnd w:id="1114"/>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15" w:name="_Ref434492161"/>
      <w:r>
        <w:lastRenderedPageBreak/>
        <w:t>The Doxology of St. Athanasius the Apostolic</w:t>
      </w:r>
      <w:bookmarkEnd w:id="1115"/>
      <w:r w:rsidR="00B52F78">
        <w:rPr>
          <w:rStyle w:val="FootnoteReference"/>
        </w:rPr>
        <w:footnoteReference w:id="882"/>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16" w:name="_Ref434492536"/>
      <w:r>
        <w:t xml:space="preserve">The Doxology of </w:t>
      </w:r>
      <w:r w:rsidR="00231798">
        <w:t>the</w:t>
      </w:r>
      <w:r>
        <w:t xml:space="preserve"> Cross Bearers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17" w:name="_Ref434492645"/>
      <w:r>
        <w:t>The Doxology for a Hierarch Who is Present</w:t>
      </w:r>
      <w:bookmarkEnd w:id="11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883"/>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884"/>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885"/>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2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27"/>
            <w:r>
              <w:rPr>
                <w:rStyle w:val="CommentReference"/>
                <w:rFonts w:ascii="Times New Roman" w:eastAsiaTheme="minorHAnsi" w:hAnsi="Times New Roman" w:cstheme="minorBidi"/>
                <w:color w:val="auto"/>
              </w:rPr>
              <w:commentReference w:id="112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886"/>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31" w:name="_Toc448696645"/>
      <w:bookmarkStart w:id="1132" w:name="September"/>
      <w:r>
        <w:lastRenderedPageBreak/>
        <w:t>September</w:t>
      </w:r>
      <w:bookmarkEnd w:id="1085"/>
      <w:bookmarkEnd w:id="1086"/>
      <w:bookmarkEnd w:id="108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31"/>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5C1F97">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5C1F97">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5C1F97">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5C1F97">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5C1F97">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5C1F97">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5C1F97">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5C1F97">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5C1F97">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5C1F97">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5C1F97">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5C1F97">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5C1F97">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5C1F97">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5C1F97">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5C1F97">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33" w:name="_Toc410196198"/>
      <w:bookmarkStart w:id="1134" w:name="_Toc410196440"/>
      <w:bookmarkStart w:id="1135" w:name="_Toc410196942"/>
      <w:r>
        <w:br w:type="page"/>
      </w:r>
    </w:p>
    <w:p w14:paraId="3B77A2B2" w14:textId="6F99453D" w:rsidR="00495F1A" w:rsidRDefault="0092592B" w:rsidP="00495F1A">
      <w:pPr>
        <w:pStyle w:val="Heading3"/>
      </w:pPr>
      <w:bookmarkStart w:id="1136" w:name="_Toc448227468"/>
      <w:r>
        <w:lastRenderedPageBreak/>
        <w:t xml:space="preserve">August 29 (30) / Tho-out 1: </w:t>
      </w:r>
      <w:r w:rsidR="00495F1A">
        <w:t>Ecclesiastical New Year: Nairouz</w:t>
      </w:r>
      <w:bookmarkEnd w:id="1133"/>
      <w:bookmarkEnd w:id="1134"/>
      <w:bookmarkEnd w:id="1135"/>
      <w:bookmarkEnd w:id="113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137" w:name="_Ref434477358"/>
      <w:r>
        <w:t>The Doxolog</w:t>
      </w:r>
      <w:r w:rsidR="00E21EA3">
        <w:t>y for Ecclesiastical New Year</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38"/>
            <w:r>
              <w:t xml:space="preserve">wiles </w:t>
            </w:r>
            <w:commentRangeEnd w:id="1138"/>
            <w:r>
              <w:rPr>
                <w:rStyle w:val="CommentReference"/>
                <w:rFonts w:ascii="Times New Roman" w:eastAsiaTheme="minorHAnsi" w:hAnsi="Times New Roman" w:cstheme="minorBidi"/>
                <w:color w:val="auto"/>
              </w:rPr>
              <w:commentReference w:id="113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139" w:name="_Ref434473482"/>
      <w:r>
        <w:t>The Psali Adam</w:t>
      </w:r>
      <w:r w:rsidR="00B411C9">
        <w:t xml:space="preserve"> for the Ecclesiastical New Year</w:t>
      </w:r>
      <w:bookmarkEnd w:id="11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40"/>
            <w:r>
              <w:t xml:space="preserve">Ϯⲛⲁⲟⲩⲱϣⲧ </w:t>
            </w:r>
            <w:commentRangeEnd w:id="1140"/>
            <w:r>
              <w:rPr>
                <w:rStyle w:val="CommentReference"/>
                <w:rFonts w:ascii="Times New Roman" w:hAnsi="Times New Roman"/>
              </w:rPr>
              <w:commentReference w:id="114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141"/>
            <w:r>
              <w:t>reign</w:t>
            </w:r>
            <w:commentRangeEnd w:id="1141"/>
            <w:r>
              <w:rPr>
                <w:rStyle w:val="CommentReference"/>
              </w:rPr>
              <w:commentReference w:id="114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42" w:name="_Ref434473530"/>
      <w:r>
        <w:t xml:space="preserve">The Psali </w:t>
      </w:r>
      <w:r w:rsidR="004E71A7">
        <w:t>Batos for the Ecclesiastical New Year</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43"/>
            <w:r>
              <w:t xml:space="preserve">be </w:t>
            </w:r>
            <w:commentRangeEnd w:id="1143"/>
            <w:r>
              <w:rPr>
                <w:rStyle w:val="CommentReference"/>
              </w:rPr>
              <w:commentReference w:id="114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44"/>
            <w:r>
              <w:t xml:space="preserve">Ⲁⲙⲱⲛⲓ </w:t>
            </w:r>
            <w:commentRangeEnd w:id="1144"/>
            <w:r>
              <w:rPr>
                <w:rStyle w:val="CommentReference"/>
                <w:rFonts w:ascii="Times New Roman" w:hAnsi="Times New Roman"/>
              </w:rPr>
              <w:commentReference w:id="114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45"/>
            <w:r>
              <w:t xml:space="preserve">the </w:t>
            </w:r>
            <w:commentRangeEnd w:id="1145"/>
            <w:r>
              <w:rPr>
                <w:rStyle w:val="CommentReference"/>
              </w:rPr>
              <w:commentReference w:id="114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46"/>
            <w:r>
              <w:t xml:space="preserve">entreat </w:t>
            </w:r>
            <w:commentRangeEnd w:id="1146"/>
            <w:r>
              <w:rPr>
                <w:rStyle w:val="CommentReference"/>
              </w:rPr>
              <w:commentReference w:id="114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147" w:name="_Toc448227469"/>
      <w:r>
        <w:t xml:space="preserve">August 29 (30) / Tho-out 1: </w:t>
      </w:r>
      <w:r w:rsidRPr="00646349">
        <w:t xml:space="preserve">Also </w:t>
      </w:r>
      <w:r>
        <w:t>the Martyrdom of St. Bartholomew the Apostle</w:t>
      </w:r>
      <w:bookmarkEnd w:id="1147"/>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48" w:name="_Toc448227470"/>
      <w:r>
        <w:t xml:space="preserve">August 30 (31) / Tho-out 2: </w:t>
      </w:r>
      <w:r w:rsidR="005242D1">
        <w:t xml:space="preserve">Martyrdom of </w:t>
      </w:r>
      <w:r>
        <w:t>St. John the Baptist</w:t>
      </w:r>
      <w:bookmarkEnd w:id="1148"/>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49" w:name="_Toc448227471"/>
      <w:r>
        <w:t>September 1 (2) / Tho-out 4: St. Verena</w:t>
      </w:r>
      <w:bookmarkEnd w:id="1149"/>
    </w:p>
    <w:p w14:paraId="07AAD00E" w14:textId="77777777" w:rsidR="00C46B09" w:rsidRDefault="00C46B09" w:rsidP="00C46B09">
      <w:pPr>
        <w:pStyle w:val="Heading4"/>
      </w:pPr>
      <w:bookmarkStart w:id="1150" w:name="_Ref434490285"/>
      <w:r>
        <w:t>The Doxology</w:t>
      </w:r>
      <w:r w:rsidR="00B46E6E">
        <w:t xml:space="preserve"> for St. Verena</w:t>
      </w:r>
      <w:bookmarkEnd w:id="11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51" w:name="_Toc448227472"/>
      <w:r>
        <w:lastRenderedPageBreak/>
        <w:t>September 3 (4) / Tho-out 6: St. Phoebe the Protodeaconess</w:t>
      </w:r>
      <w:r w:rsidR="008C4D26">
        <w:rPr>
          <w:rStyle w:val="FootnoteReference"/>
        </w:rPr>
        <w:footnoteReference w:id="887"/>
      </w:r>
      <w:bookmarkEnd w:id="1151"/>
    </w:p>
    <w:p w14:paraId="47E3028B" w14:textId="77777777" w:rsidR="0039635A" w:rsidRDefault="0039635A" w:rsidP="0039635A">
      <w:pPr>
        <w:pStyle w:val="Heading3"/>
      </w:pPr>
      <w:bookmarkStart w:id="1152" w:name="_Toc448227473"/>
      <w:r>
        <w:t>September 4 (5) / Tho-out 7: St. Dioscorus</w:t>
      </w:r>
      <w:bookmarkEnd w:id="1152"/>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53" w:name="_Toc448227474"/>
      <w:r>
        <w:t>September 4 (5) / Tho-out 7: Also St. Rebecca and her Children</w:t>
      </w:r>
      <w:bookmarkEnd w:id="1153"/>
    </w:p>
    <w:p w14:paraId="14929AD8" w14:textId="77777777" w:rsidR="0046481B" w:rsidRDefault="0046481B" w:rsidP="0046481B">
      <w:pPr>
        <w:pStyle w:val="Heading4"/>
      </w:pPr>
      <w:bookmarkStart w:id="1154" w:name="_Ref434490258"/>
      <w:r>
        <w:t>The Doxology</w:t>
      </w:r>
      <w:r w:rsidR="00B46E6E">
        <w:t xml:space="preserve"> for St. Rebecca and her Children</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55" w:name="_Toc448227475"/>
      <w:r>
        <w:t>September 9 (10) / Tho-out 12: Commemoration of Archangel Michael</w:t>
      </w:r>
      <w:bookmarkEnd w:id="1155"/>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156" w:name="_Toc448227476"/>
      <w:r>
        <w:t xml:space="preserve">September 12 (13) / Tho-out 15: </w:t>
      </w:r>
      <w:r w:rsidR="00191A26">
        <w:t xml:space="preserve">Translocation of the Relics of </w:t>
      </w:r>
      <w:r>
        <w:t>St. Stephen</w:t>
      </w:r>
      <w:bookmarkEnd w:id="1156"/>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157" w:name="_Toc410196199"/>
      <w:bookmarkStart w:id="1158" w:name="_Toc410196441"/>
      <w:bookmarkStart w:id="1159" w:name="_Toc410196943"/>
      <w:bookmarkStart w:id="1160" w:name="_Ref434563524"/>
      <w:bookmarkStart w:id="1161" w:name="_Ref434563530"/>
      <w:bookmarkStart w:id="1162" w:name="_Toc448227477"/>
      <w:r>
        <w:t xml:space="preserve">September 14 (15) / Tho-out 17: </w:t>
      </w:r>
      <w:r w:rsidR="00495F1A">
        <w:t>The Dedication of the Church of the Holy Cross</w:t>
      </w:r>
      <w:bookmarkEnd w:id="1157"/>
      <w:bookmarkEnd w:id="1158"/>
      <w:bookmarkEnd w:id="1159"/>
      <w:bookmarkEnd w:id="1160"/>
      <w:bookmarkEnd w:id="1161"/>
      <w:bookmarkEnd w:id="116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63" w:name="_Ref434477443"/>
      <w:r>
        <w:lastRenderedPageBreak/>
        <w:t>The Doxology</w:t>
      </w:r>
      <w:r w:rsidR="00E21EA3">
        <w:t xml:space="preserve"> for the Feast of the Cross</w:t>
      </w:r>
      <w:bookmarkEnd w:id="11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64" w:name="_Ref434474964"/>
      <w:r>
        <w:lastRenderedPageBreak/>
        <w:t>The Psali Ada</w:t>
      </w:r>
      <w:r w:rsidR="006C1B94">
        <w:t>m for the Feast of the Cross</w:t>
      </w:r>
      <w:bookmarkEnd w:id="11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6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65"/>
            <w:r>
              <w:rPr>
                <w:rStyle w:val="CommentReference"/>
              </w:rPr>
              <w:commentReference w:id="116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66" w:name="_Ref434474992"/>
      <w:r>
        <w:t>The Psali Bato</w:t>
      </w:r>
      <w:r w:rsidR="006C1B94">
        <w:t>s for the Feast of the Cross</w:t>
      </w:r>
      <w:bookmarkEnd w:id="11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67" w:name="_Toc448227478"/>
      <w:r>
        <w:t>September 18 (19) / Tho-out 21: Commemoration of the Theotokos</w:t>
      </w:r>
      <w:bookmarkEnd w:id="1167"/>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168" w:name="_Toc448227479"/>
      <w:r>
        <w:t xml:space="preserve">September 21 (22) / Tho-out 24: Martyrdom of St. Quandratus, One of the </w:t>
      </w:r>
      <w:proofErr w:type="gramStart"/>
      <w:r>
        <w:t>Seventy Two</w:t>
      </w:r>
      <w:bookmarkEnd w:id="1168"/>
      <w:proofErr w:type="gramEnd"/>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169" w:name="_Toc448227480"/>
      <w:r>
        <w:t xml:space="preserve">September 22 (23) / </w:t>
      </w:r>
      <w:commentRangeStart w:id="1170"/>
      <w:r>
        <w:t>Tho-out 24</w:t>
      </w:r>
      <w:commentRangeEnd w:id="1170"/>
      <w:r w:rsidR="00C46B09">
        <w:rPr>
          <w:rStyle w:val="CommentReference"/>
          <w:rFonts w:eastAsiaTheme="minorHAnsi" w:cstheme="minorBidi"/>
          <w:b w:val="0"/>
          <w:bCs w:val="0"/>
        </w:rPr>
        <w:commentReference w:id="1170"/>
      </w:r>
      <w:r>
        <w:t>: St. Maurice and the Theban Legion</w:t>
      </w:r>
      <w:bookmarkEnd w:id="1169"/>
    </w:p>
    <w:p w14:paraId="74C264D0" w14:textId="77777777" w:rsidR="00D54A29" w:rsidRDefault="00B46E6E" w:rsidP="00D54A29">
      <w:pPr>
        <w:pStyle w:val="Heading4"/>
      </w:pPr>
      <w:bookmarkStart w:id="1171" w:name="_Ref434489859"/>
      <w:r>
        <w:t>The Doxology for</w:t>
      </w:r>
      <w:r w:rsidR="00D54A29">
        <w:t xml:space="preserve"> St. Maurice and the Theban Legion</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72" w:name="_Ref434489873"/>
      <w:r>
        <w:lastRenderedPageBreak/>
        <w:t>Another Doxology of St. Maurice</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73" w:name="_Toc448227481"/>
      <w:r>
        <w:t>September 23 (24) / Tho-out 26: Annunciation of St. John the Baptist to Zacharias</w:t>
      </w:r>
      <w:bookmarkEnd w:id="1173"/>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74" w:name="_Ref435003974"/>
      <w:bookmarkStart w:id="1175" w:name="_Toc448227482"/>
      <w:r>
        <w:t>September 26 (27) / Tho-out 29: Commemoration of the Annunciation, Nativity, and Resurrection on the 29</w:t>
      </w:r>
      <w:r w:rsidRPr="00C0205C">
        <w:rPr>
          <w:vertAlign w:val="superscript"/>
        </w:rPr>
        <w:t>th</w:t>
      </w:r>
      <w:r>
        <w:t xml:space="preserve"> of Every Month</w:t>
      </w:r>
      <w:bookmarkEnd w:id="1174"/>
      <w:bookmarkEnd w:id="1175"/>
    </w:p>
    <w:p w14:paraId="0A0A7EC3" w14:textId="77777777" w:rsidR="00C0205C" w:rsidRDefault="00C0205C" w:rsidP="00C0205C">
      <w:pPr>
        <w:pStyle w:val="Heading4"/>
      </w:pPr>
      <w:bookmarkStart w:id="1176" w:name="_Ref435003845"/>
      <w:r>
        <w:t>The Psali Adam for the 29</w:t>
      </w:r>
      <w:r w:rsidRPr="00C0205C">
        <w:rPr>
          <w:vertAlign w:val="superscript"/>
        </w:rPr>
        <w:t>th</w:t>
      </w:r>
      <w:r>
        <w:t xml:space="preserve"> of Every Month</w:t>
      </w:r>
      <w:bookmarkEnd w:id="11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77"/>
            <w:r>
              <w:t>At the end of times.</w:t>
            </w:r>
            <w:commentRangeEnd w:id="1177"/>
            <w:r>
              <w:rPr>
                <w:rStyle w:val="CommentReference"/>
                <w:rFonts w:ascii="Times New Roman" w:eastAsiaTheme="minorHAnsi" w:hAnsi="Times New Roman" w:cstheme="minorBidi"/>
                <w:color w:val="auto"/>
              </w:rPr>
              <w:commentReference w:id="117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8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78" w:name="_Ref435003860"/>
      <w:r>
        <w:t>The Psali Batos for the 29</w:t>
      </w:r>
      <w:r w:rsidRPr="00C0205C">
        <w:rPr>
          <w:vertAlign w:val="superscript"/>
        </w:rPr>
        <w:t>th</w:t>
      </w:r>
      <w:r>
        <w:t xml:space="preserve"> of Every Month</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7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79"/>
            <w:r>
              <w:rPr>
                <w:rStyle w:val="CommentReference"/>
                <w:rFonts w:ascii="Times New Roman" w:eastAsiaTheme="minorHAnsi" w:hAnsi="Times New Roman" w:cstheme="minorBidi"/>
                <w:color w:val="auto"/>
              </w:rPr>
              <w:commentReference w:id="117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80"/>
            <w:r>
              <w:t xml:space="preserve"> Lord God</w:t>
            </w:r>
            <w:commentRangeEnd w:id="1180"/>
            <w:r>
              <w:rPr>
                <w:rStyle w:val="CommentReference"/>
                <w:rFonts w:ascii="Times New Roman" w:eastAsiaTheme="minorHAnsi" w:hAnsi="Times New Roman" w:cstheme="minorBidi"/>
                <w:color w:val="auto"/>
              </w:rPr>
              <w:commentReference w:id="118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8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81" w:name="_Toc448227483"/>
      <w:r>
        <w:t>September 27 (28) / Tho-out 30: Miracle performed by St. Athanasius the Apostolic</w:t>
      </w:r>
      <w:bookmarkEnd w:id="118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82" w:name="_Ref434561058"/>
      <w:bookmarkStart w:id="1183" w:name="_Toc448227484"/>
      <w:r>
        <w:t xml:space="preserve">September 29 (30) / Paopi 2: </w:t>
      </w:r>
      <w:r w:rsidR="000274A5">
        <w:t xml:space="preserve">The Coming of </w:t>
      </w:r>
      <w:r>
        <w:t>St. Severus</w:t>
      </w:r>
      <w:r w:rsidR="000274A5">
        <w:t xml:space="preserve"> to Egypt</w:t>
      </w:r>
      <w:bookmarkEnd w:id="1182"/>
      <w:bookmarkEnd w:id="1183"/>
    </w:p>
    <w:p w14:paraId="1B16436A" w14:textId="77777777" w:rsidR="0039635A" w:rsidRDefault="0039635A" w:rsidP="0039635A">
      <w:pPr>
        <w:pStyle w:val="Heading4"/>
      </w:pPr>
      <w:bookmarkStart w:id="1184" w:name="_Ref434492249"/>
      <w:r>
        <w:t>The Doxology</w:t>
      </w:r>
      <w:r w:rsidR="00B82753">
        <w:t xml:space="preserve"> for St. Severus</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85"/>
            <w:r w:rsidRPr="004764BD">
              <w:t xml:space="preserve">confirmed </w:t>
            </w:r>
            <w:commentRangeEnd w:id="1185"/>
            <w:r>
              <w:rPr>
                <w:rStyle w:val="CommentReference"/>
                <w:rFonts w:ascii="Times New Roman" w:eastAsiaTheme="minorHAnsi" w:hAnsi="Times New Roman" w:cstheme="minorBidi"/>
                <w:color w:val="auto"/>
              </w:rPr>
              <w:commentReference w:id="118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8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86" w:name="_Toc410196200"/>
      <w:bookmarkStart w:id="1187" w:name="_Toc410196442"/>
      <w:bookmarkStart w:id="1188" w:name="_Toc410196944"/>
      <w:bookmarkStart w:id="1189" w:name="_Toc448696646"/>
      <w:bookmarkStart w:id="1190" w:name="October"/>
      <w:bookmarkEnd w:id="1132"/>
      <w:r>
        <w:lastRenderedPageBreak/>
        <w:t>October</w:t>
      </w:r>
      <w:bookmarkEnd w:id="1186"/>
      <w:bookmarkEnd w:id="1187"/>
      <w:bookmarkEnd w:id="1188"/>
      <w:r w:rsidR="006E370D">
        <w:t xml:space="preserve"> or </w:t>
      </w:r>
      <w:r w:rsidR="006E370D">
        <w:rPr>
          <w:rFonts w:ascii="FreeSerifAvvaShenouda" w:hAnsi="FreeSerifAvvaShenouda" w:cs="FreeSerifAvvaShenouda"/>
        </w:rPr>
        <w:t>Ⲡⲁⲱⲡⲉ</w:t>
      </w:r>
      <w:bookmarkEnd w:id="1189"/>
    </w:p>
    <w:bookmarkStart w:id="1191"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5C1F97">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5C1F97">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5C1F97">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5C1F97">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5C1F97">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5C1F97">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5C1F97">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5C1F97">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5C1F97">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5C1F97">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5C1F97">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5C1F97">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92" w:name="_Ref436250096"/>
      <w:bookmarkStart w:id="1193" w:name="_Ref436250168"/>
      <w:bookmarkStart w:id="1194" w:name="_Toc448227485"/>
      <w:r>
        <w:lastRenderedPageBreak/>
        <w:t>October 1 (2) / Paopi 4: St. Bacchus</w:t>
      </w:r>
      <w:bookmarkEnd w:id="1191"/>
      <w:bookmarkEnd w:id="1192"/>
      <w:bookmarkEnd w:id="1193"/>
      <w:bookmarkEnd w:id="1194"/>
    </w:p>
    <w:p w14:paraId="7EAFB97D" w14:textId="77777777" w:rsidR="0081710C" w:rsidRDefault="0081710C" w:rsidP="0081710C">
      <w:pPr>
        <w:pStyle w:val="Heading4"/>
      </w:pPr>
      <w:bookmarkStart w:id="1195" w:name="_Ref434489638"/>
      <w:r>
        <w:t>The Doxology</w:t>
      </w:r>
      <w:r w:rsidR="00B46E6E">
        <w:t xml:space="preserve"> for Sts. Sergius and Bacchus</w:t>
      </w:r>
      <w:bookmarkEnd w:id="11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96"/>
            <w:r>
              <w:t>heroes</w:t>
            </w:r>
            <w:commentRangeEnd w:id="1196"/>
            <w:r>
              <w:rPr>
                <w:rStyle w:val="CommentReference"/>
                <w:rFonts w:ascii="Times New Roman" w:eastAsiaTheme="minorHAnsi" w:hAnsi="Times New Roman" w:cstheme="minorBidi"/>
                <w:color w:val="auto"/>
              </w:rPr>
              <w:commentReference w:id="119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97" w:name="_Toc448227486"/>
      <w:r>
        <w:t>October 4 (5) / Paopi 7: St. Paul of Tammoh</w:t>
      </w:r>
      <w:bookmarkEnd w:id="1197"/>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198" w:name="_Toc448227487"/>
      <w:r>
        <w:t>October 7 (8) / Paopi 10: St. Sergius</w:t>
      </w:r>
      <w:bookmarkEnd w:id="1198"/>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199" w:name="_Toc448227488"/>
      <w:r>
        <w:t>October 9 (10) / Paopi 12: Commemoration of Archangel Michael</w:t>
      </w:r>
      <w:bookmarkEnd w:id="1199"/>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00" w:name="_Ref434564830"/>
      <w:bookmarkStart w:id="1201" w:name="_Toc448227489"/>
      <w:r>
        <w:t>October 17 (18) Paopi 20: St. John the Short</w:t>
      </w:r>
      <w:bookmarkEnd w:id="1200"/>
      <w:bookmarkEnd w:id="1201"/>
    </w:p>
    <w:p w14:paraId="23E24F8C" w14:textId="77777777" w:rsidR="0039635A" w:rsidRDefault="0039635A" w:rsidP="0039635A">
      <w:pPr>
        <w:pStyle w:val="Heading4"/>
      </w:pPr>
      <w:bookmarkStart w:id="1202" w:name="_Ref434490715"/>
      <w:r>
        <w:t>The Doxology</w:t>
      </w:r>
      <w:r w:rsidR="00B46E6E">
        <w:t xml:space="preserve"> for St. John the Short</w:t>
      </w:r>
      <w:bookmarkEnd w:id="12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891"/>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892"/>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893"/>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203" w:name="_Toc448227490"/>
      <w:r>
        <w:t>October 18 (19) / Paopi</w:t>
      </w:r>
      <w:r w:rsidR="00FE0AE4">
        <w:t xml:space="preserve"> </w:t>
      </w:r>
      <w:r>
        <w:t>21: Commemoration of the Theotokos</w:t>
      </w:r>
      <w:bookmarkEnd w:id="1203"/>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77777777" w:rsidR="00BF2674" w:rsidRDefault="00BF2674" w:rsidP="00BF2674">
      <w:pPr>
        <w:pStyle w:val="Heading3"/>
      </w:pPr>
      <w:bookmarkStart w:id="1204" w:name="_Toc448227491"/>
      <w:r>
        <w:lastRenderedPageBreak/>
        <w:t>October 18 (19) / Paopi</w:t>
      </w:r>
      <w:r w:rsidR="00FE0AE4">
        <w:t xml:space="preserve"> </w:t>
      </w:r>
      <w:r>
        <w:t>21: Also St. Teji (Reweiss)</w:t>
      </w:r>
      <w:bookmarkEnd w:id="1204"/>
    </w:p>
    <w:p w14:paraId="3D0544CD" w14:textId="77777777" w:rsidR="00BF2674" w:rsidRPr="00137929" w:rsidRDefault="00BF2674" w:rsidP="00BF2674">
      <w:pPr>
        <w:pStyle w:val="Heading4"/>
      </w:pPr>
      <w:bookmarkStart w:id="1205" w:name="_Ref434491337"/>
      <w:r>
        <w:t>The Doxology</w:t>
      </w:r>
      <w:r w:rsidR="00810F04">
        <w:t xml:space="preserve"> for St. Teji (Reweiss)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206" w:name="_Ref434563347"/>
      <w:bookmarkStart w:id="1207" w:name="_Toc448227492"/>
      <w:r>
        <w:t>October 23 (24) / Paopi</w:t>
      </w:r>
      <w:r w:rsidR="00FE0AE4">
        <w:t xml:space="preserve"> </w:t>
      </w:r>
      <w:r>
        <w:t>26: St. Apip the Friend of St. Apollo</w:t>
      </w:r>
      <w:bookmarkEnd w:id="1206"/>
      <w:bookmarkEnd w:id="1207"/>
    </w:p>
    <w:p w14:paraId="69CDA95A" w14:textId="77777777" w:rsidR="00E30E2D" w:rsidRPr="00137929" w:rsidRDefault="00E30E2D" w:rsidP="00E30E2D">
      <w:pPr>
        <w:pStyle w:val="Heading4"/>
      </w:pPr>
      <w:bookmarkStart w:id="1208" w:name="_Ref434492837"/>
      <w:r>
        <w:t>The Doxology</w:t>
      </w:r>
      <w:r w:rsidR="00B82753">
        <w:t xml:space="preserve"> for Sts. Apollo and Apip</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09" w:name="_Toc448227493"/>
      <w:r>
        <w:t>October 23 (24) / Paopi</w:t>
      </w:r>
      <w:r w:rsidR="00FE0AE4">
        <w:t xml:space="preserve"> </w:t>
      </w:r>
      <w:r>
        <w:t>26: The Martyrdom of St. Timothy the Apostle</w:t>
      </w:r>
      <w:bookmarkEnd w:id="1209"/>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10" w:name="_Toc448227494"/>
      <w:r>
        <w:t>October 24 (25) / Paopi</w:t>
      </w:r>
      <w:r w:rsidR="00FE0AE4">
        <w:t xml:space="preserve"> </w:t>
      </w:r>
      <w:r>
        <w:t>27: St. Macarius the Bishop of Edkow</w:t>
      </w:r>
      <w:bookmarkEnd w:id="1210"/>
    </w:p>
    <w:p w14:paraId="1E91FBC2" w14:textId="77777777" w:rsidR="00137929" w:rsidRPr="00137929" w:rsidRDefault="00137929" w:rsidP="00137929">
      <w:pPr>
        <w:pStyle w:val="Heading4"/>
      </w:pPr>
      <w:bookmarkStart w:id="1211" w:name="_Ref434490474"/>
      <w:r>
        <w:t>The Doxology</w:t>
      </w:r>
      <w:r w:rsidR="00B46E6E">
        <w:t xml:space="preserve"> for St. Macarius the Bishop of Edkow</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212" w:name="_Toc448227495"/>
      <w:r>
        <w:t>October 26 (27) / Paopi 29: Commemoration of the Annunciation, Nativity, and Resurrection on the 29</w:t>
      </w:r>
      <w:r w:rsidRPr="00C0205C">
        <w:rPr>
          <w:vertAlign w:val="superscript"/>
        </w:rPr>
        <w:t>th</w:t>
      </w:r>
      <w:r>
        <w:t xml:space="preserve"> of Every Month</w:t>
      </w:r>
      <w:bookmarkEnd w:id="1212"/>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13" w:name="_Toc448227496"/>
      <w:r>
        <w:t>October 27 (28) / Paopi 30: St. Mark</w:t>
      </w:r>
      <w:r w:rsidR="00F20BBD">
        <w:t xml:space="preserve"> (Consecration and Appearance of Head)</w:t>
      </w:r>
      <w:bookmarkEnd w:id="1213"/>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14" w:name="_Toc448227497"/>
      <w:r>
        <w:t xml:space="preserve">October 28 (29) / Athor 1: St. Cleopas and His Companion, Two of the </w:t>
      </w:r>
      <w:proofErr w:type="gramStart"/>
      <w:r>
        <w:t>Seventy Two</w:t>
      </w:r>
      <w:proofErr w:type="gramEnd"/>
      <w:r>
        <w:t xml:space="preserve"> Apostles</w:t>
      </w:r>
      <w:bookmarkEnd w:id="1214"/>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15" w:name="_Toc410196201"/>
      <w:bookmarkStart w:id="1216" w:name="_Toc410196443"/>
      <w:bookmarkStart w:id="1217" w:name="_Toc410196945"/>
      <w:bookmarkStart w:id="1218" w:name="_Toc448696647"/>
      <w:bookmarkStart w:id="1219" w:name="November"/>
      <w:bookmarkEnd w:id="1190"/>
      <w:r>
        <w:lastRenderedPageBreak/>
        <w:t>November</w:t>
      </w:r>
      <w:r w:rsidR="00495F1A">
        <w:t xml:space="preserve"> or </w:t>
      </w:r>
      <w:bookmarkEnd w:id="1215"/>
      <w:bookmarkEnd w:id="1216"/>
      <w:bookmarkEnd w:id="1217"/>
      <w:r w:rsidRPr="00FB5E62">
        <w:rPr>
          <w:rFonts w:ascii="FreeSerifAvvaShenouda" w:eastAsia="Arial Unicode MS" w:hAnsi="FreeSerifAvvaShenouda" w:cs="FreeSerifAvvaShenouda"/>
        </w:rPr>
        <w:t>Ⲁⲑⲟⲣ</w:t>
      </w:r>
      <w:bookmarkEnd w:id="1218"/>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5C1F97">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5C1F97">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5C1F97">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5C1F97">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5C1F97">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5C1F97">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5C1F97">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5C1F97">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5C1F97">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5C1F97">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5C1F97">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5C1F97">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5C1F97">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5C1F97">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5C1F97">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5C1F97">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5C1F97">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5C1F97">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77777777" w:rsidR="00205EA4" w:rsidRDefault="004750F8" w:rsidP="00205EA4">
      <w:pPr>
        <w:pStyle w:val="Heading3"/>
      </w:pPr>
      <w:bookmarkStart w:id="1220" w:name="_Toc448227498"/>
      <w:r>
        <w:lastRenderedPageBreak/>
        <w:t>November 3 (4) / Athor 7</w:t>
      </w:r>
      <w:r w:rsidR="00205EA4">
        <w:t>: St. George</w:t>
      </w:r>
      <w:bookmarkEnd w:id="122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221" w:name="_Toc448227499"/>
      <w:r>
        <w:t>November 4 (5) / Athor 8</w:t>
      </w:r>
      <w:r w:rsidR="00205EA4">
        <w:t>: The Four Incorporeal Beasts</w:t>
      </w:r>
      <w:bookmarkEnd w:id="1221"/>
    </w:p>
    <w:p w14:paraId="0FEBB939" w14:textId="77777777" w:rsidR="00205EA4" w:rsidRDefault="00205EA4" w:rsidP="00205EA4">
      <w:pPr>
        <w:pStyle w:val="Heading4"/>
      </w:pPr>
      <w:bookmarkStart w:id="1222" w:name="_Ref434488301"/>
      <w:r>
        <w:t>The Doxology</w:t>
      </w:r>
      <w:r w:rsidR="00B46E6E">
        <w:t xml:space="preserve"> for the Four Incorporeal Beasts</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23"/>
            <w:r>
              <w:t>Bea</w:t>
            </w:r>
            <w:r w:rsidR="001D2DF6">
              <w:t>s</w:t>
            </w:r>
            <w:r>
              <w:t>ts</w:t>
            </w:r>
            <w:commentRangeEnd w:id="1223"/>
            <w:r>
              <w:rPr>
                <w:rStyle w:val="CommentReference"/>
                <w:rFonts w:ascii="Times New Roman" w:eastAsiaTheme="minorHAnsi" w:hAnsi="Times New Roman" w:cstheme="minorBidi"/>
                <w:color w:val="auto"/>
              </w:rPr>
              <w:commentReference w:id="122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894"/>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24"/>
            <w:r>
              <w:t xml:space="preserve">incessant </w:t>
            </w:r>
            <w:commentRangeEnd w:id="1224"/>
            <w:r>
              <w:rPr>
                <w:rStyle w:val="CommentReference"/>
                <w:rFonts w:ascii="Times New Roman" w:eastAsiaTheme="minorHAnsi" w:hAnsi="Times New Roman" w:cstheme="minorBidi"/>
                <w:color w:val="auto"/>
              </w:rPr>
              <w:commentReference w:id="122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25"/>
            <w:r>
              <w:t>The ministering flames of fire,</w:t>
            </w:r>
            <w:commentRangeEnd w:id="1225"/>
            <w:r>
              <w:rPr>
                <w:rStyle w:val="CommentReference"/>
                <w:rFonts w:ascii="Times New Roman" w:eastAsiaTheme="minorHAnsi" w:hAnsi="Times New Roman" w:cstheme="minorBidi"/>
                <w:color w:val="auto"/>
              </w:rPr>
              <w:commentReference w:id="122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226" w:name="_Ref434561114"/>
      <w:bookmarkStart w:id="1227" w:name="_Toc448227500"/>
      <w:r>
        <w:t>November 8 (9) / Athor 12: Archangel Michael</w:t>
      </w:r>
      <w:bookmarkEnd w:id="1226"/>
      <w:bookmarkEnd w:id="1227"/>
    </w:p>
    <w:p w14:paraId="7E078728" w14:textId="77777777" w:rsidR="004750F8" w:rsidRDefault="004750F8" w:rsidP="004750F8">
      <w:pPr>
        <w:pStyle w:val="Heading4"/>
      </w:pPr>
      <w:bookmarkStart w:id="1228" w:name="_Ref434487967"/>
      <w:r>
        <w:t>The Doxology</w:t>
      </w:r>
      <w:r w:rsidR="009D0B24">
        <w:t xml:space="preserve"> for Archangel Michael</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29"/>
            <w:r w:rsidRPr="004764BD">
              <w:t xml:space="preserve">before </w:t>
            </w:r>
            <w:commentRangeEnd w:id="1229"/>
            <w:r>
              <w:rPr>
                <w:rStyle w:val="CommentReference"/>
                <w:rFonts w:ascii="Times New Roman" w:eastAsiaTheme="minorHAnsi" w:hAnsi="Times New Roman" w:cstheme="minorBidi"/>
                <w:color w:val="auto"/>
              </w:rPr>
              <w:commentReference w:id="122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895"/>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896"/>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897"/>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38" w:name="_Ref434487984"/>
      <w:r>
        <w:t>The Doxology for Michael and Gabriel</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BC6C34" w14:textId="77777777" w:rsidR="00056020" w:rsidRDefault="00056020" w:rsidP="00056020">
      <w:pPr>
        <w:pStyle w:val="Heading3"/>
      </w:pPr>
      <w:bookmarkStart w:id="1239" w:name="_Toc448227501"/>
      <w:r>
        <w:t>November 10 (11) / Athor 14: St. Martin of Tours</w:t>
      </w:r>
      <w:bookmarkEnd w:id="1239"/>
    </w:p>
    <w:p w14:paraId="098FEB00" w14:textId="77777777" w:rsidR="00056020" w:rsidRDefault="00056020" w:rsidP="00056020">
      <w:pPr>
        <w:pStyle w:val="Heading4"/>
      </w:pPr>
      <w:bookmarkStart w:id="1240" w:name="_Ref439518461"/>
      <w:r>
        <w:t>The Doxology for St. Martin of Tours</w:t>
      </w:r>
      <w:r>
        <w:rPr>
          <w:rStyle w:val="FootnoteReference"/>
        </w:rPr>
        <w:footnoteReference w:id="898"/>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lastRenderedPageBreak/>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41" w:name="_Toc448227502"/>
      <w:r>
        <w:t>November 11 (12) / Athor 15: St</w:t>
      </w:r>
      <w:r w:rsidR="004750F8">
        <w:t>. Me</w:t>
      </w:r>
      <w:r>
        <w:t>na the Martyr</w:t>
      </w:r>
      <w:bookmarkEnd w:id="1241"/>
    </w:p>
    <w:p w14:paraId="5E17B349" w14:textId="77777777" w:rsidR="00205EA4" w:rsidRDefault="00205EA4" w:rsidP="00205EA4">
      <w:pPr>
        <w:pStyle w:val="Heading4"/>
      </w:pPr>
      <w:bookmarkStart w:id="1242" w:name="_Ref434489493"/>
      <w:r>
        <w:t>The Doxology</w:t>
      </w:r>
      <w:r w:rsidR="00B46E6E">
        <w:t xml:space="preserve"> for St. Mena</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43"/>
            <w:r w:rsidRPr="004764BD">
              <w:t>Voice Divine</w:t>
            </w:r>
            <w:commentRangeEnd w:id="1243"/>
            <w:r>
              <w:rPr>
                <w:rStyle w:val="CommentReference"/>
                <w:rFonts w:ascii="Times New Roman" w:eastAsiaTheme="minorHAnsi" w:hAnsi="Times New Roman" w:cstheme="minorBidi"/>
                <w:color w:val="auto"/>
              </w:rPr>
              <w:commentReference w:id="1243"/>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44"/>
            <w:r w:rsidRPr="004764BD">
              <w:t xml:space="preserve">received </w:t>
            </w:r>
            <w:commentRangeEnd w:id="1244"/>
            <w:r>
              <w:rPr>
                <w:rStyle w:val="CommentReference"/>
                <w:rFonts w:ascii="Times New Roman" w:eastAsiaTheme="minorHAnsi" w:hAnsi="Times New Roman" w:cstheme="minorBidi"/>
                <w:color w:val="auto"/>
              </w:rPr>
              <w:commentReference w:id="1244"/>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245" w:name="_Toc448227503"/>
      <w:r>
        <w:t>November 14 (15) / Athor 18: St. Philip the Apostle</w:t>
      </w:r>
      <w:bookmarkEnd w:id="1245"/>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46" w:name="_Toc448227504"/>
      <w:r>
        <w:t>November 15 (16) / Athor 19: The Preaching of St. Bartholomew</w:t>
      </w:r>
      <w:bookmarkEnd w:id="1246"/>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47" w:name="_Toc448227505"/>
      <w:r>
        <w:t>November 15 (16) / Athor 19: Also the Consecration of the Church of Sts. Sergius and Bacchus.</w:t>
      </w:r>
      <w:bookmarkEnd w:id="1247"/>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48" w:name="_Toc448227506"/>
      <w:r>
        <w:t>November 16 (17) / Athor 20: Consecration of Sts. Theodore and Theodore</w:t>
      </w:r>
      <w:bookmarkEnd w:id="1248"/>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49"/>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49"/>
      <w:r w:rsidR="00191A26">
        <w:rPr>
          <w:rStyle w:val="CommentReference"/>
          <w:i w:val="0"/>
        </w:rPr>
        <w:commentReference w:id="1249"/>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50" w:name="_Toc448227507"/>
      <w:r>
        <w:t>November 17 (18) / Athor 21: Commemoration of the Theotokos</w:t>
      </w:r>
      <w:bookmarkEnd w:id="1250"/>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51" w:name="_Ref434562715"/>
      <w:bookmarkStart w:id="1252" w:name="_Toc448227508"/>
      <w:r>
        <w:lastRenderedPageBreak/>
        <w:t>November 18 (19) / Athor 22: Martyrdom of Sts. Cosmas, Damian, and their Brothers</w:t>
      </w:r>
      <w:bookmarkEnd w:id="1251"/>
      <w:bookmarkEnd w:id="1252"/>
    </w:p>
    <w:p w14:paraId="63F7F3A5" w14:textId="77777777" w:rsidR="0059166B" w:rsidRDefault="0059166B" w:rsidP="0059166B">
      <w:pPr>
        <w:pStyle w:val="Heading4"/>
      </w:pPr>
      <w:bookmarkStart w:id="1253" w:name="_Ref434489688"/>
      <w:r>
        <w:t>The Doxology</w:t>
      </w:r>
      <w:r w:rsidR="00B46E6E">
        <w:t xml:space="preserve"> for Sts. Cosmas, Damian, their Brothers and their Mother</w:t>
      </w:r>
      <w:bookmarkEnd w:id="12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54"/>
            <w:r>
              <w:t>Prabioc</w:t>
            </w:r>
            <w:commentRangeEnd w:id="1254"/>
            <w:r>
              <w:rPr>
                <w:rStyle w:val="CommentReference"/>
                <w:rFonts w:ascii="Times New Roman" w:eastAsiaTheme="minorHAnsi" w:hAnsi="Times New Roman" w:cstheme="minorBidi"/>
                <w:color w:val="auto"/>
              </w:rPr>
              <w:commentReference w:id="1254"/>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55"/>
            <w:r>
              <w:t xml:space="preserve">confirming </w:t>
            </w:r>
            <w:commentRangeEnd w:id="1255"/>
            <w:r>
              <w:rPr>
                <w:rStyle w:val="CommentReference"/>
                <w:rFonts w:ascii="Times New Roman" w:eastAsiaTheme="minorHAnsi" w:hAnsi="Times New Roman" w:cstheme="minorBidi"/>
                <w:color w:val="auto"/>
              </w:rPr>
              <w:commentReference w:id="1255"/>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56" w:name="_Toc448227509"/>
      <w:r>
        <w:t>November 19 (20) / Athor 23: Consecration of the Church of St. Marina</w:t>
      </w:r>
      <w:bookmarkEnd w:id="1256"/>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257" w:name="_Toc448227510"/>
      <w:r>
        <w:t xml:space="preserve">November 20 (21) / Athor 24: The </w:t>
      </w:r>
      <w:proofErr w:type="gramStart"/>
      <w:r>
        <w:t>Twenty Four</w:t>
      </w:r>
      <w:proofErr w:type="gramEnd"/>
      <w:r>
        <w:t xml:space="preserve"> Presbyters</w:t>
      </w:r>
      <w:bookmarkEnd w:id="1257"/>
    </w:p>
    <w:p w14:paraId="4A042C64" w14:textId="77777777" w:rsidR="00205EA4" w:rsidRDefault="00205EA4" w:rsidP="00205EA4">
      <w:pPr>
        <w:pStyle w:val="Heading4"/>
      </w:pPr>
      <w:bookmarkStart w:id="1258" w:name="_Ref434488339"/>
      <w:r>
        <w:t>The Doxology</w:t>
      </w:r>
      <w:r w:rsidR="00B46E6E">
        <w:t xml:space="preserve"> for the </w:t>
      </w:r>
      <w:proofErr w:type="gramStart"/>
      <w:r w:rsidR="00B46E6E">
        <w:t>Twenty Four</w:t>
      </w:r>
      <w:proofErr w:type="gramEnd"/>
      <w:r w:rsidR="00B46E6E">
        <w:t xml:space="preserve"> Presbyters</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899"/>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00"/>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59" w:name="_Toc448227511"/>
      <w:r>
        <w:t>November 21 (22) / Athor 25: St. Philopater Mercurius</w:t>
      </w:r>
      <w:bookmarkEnd w:id="1259"/>
    </w:p>
    <w:p w14:paraId="1868DD24" w14:textId="77777777" w:rsidR="00205EA4" w:rsidRDefault="00205EA4" w:rsidP="00205EA4">
      <w:pPr>
        <w:pStyle w:val="Heading4"/>
      </w:pPr>
      <w:bookmarkStart w:id="1260" w:name="_Ref434489457"/>
      <w:r>
        <w:t>The Doxology</w:t>
      </w:r>
      <w:r w:rsidR="00B46E6E">
        <w:t xml:space="preserve"> for St. Philopater Mercurius</w:t>
      </w:r>
      <w:bookmarkEnd w:id="12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01"/>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65"/>
            <w:r>
              <w:t>Placed</w:t>
            </w:r>
            <w:commentRangeEnd w:id="1265"/>
            <w:r>
              <w:rPr>
                <w:rStyle w:val="CommentReference"/>
                <w:rFonts w:ascii="Times New Roman" w:eastAsiaTheme="minorHAnsi" w:hAnsi="Times New Roman" w:cstheme="minorBidi"/>
                <w:color w:val="auto"/>
              </w:rPr>
              <w:commentReference w:id="1265"/>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66"/>
            <w:r>
              <w:t>emperate</w:t>
            </w:r>
            <w:r w:rsidRPr="004764BD">
              <w:t xml:space="preserve"> </w:t>
            </w:r>
            <w:r>
              <w:t>with</w:t>
            </w:r>
            <w:commentRangeEnd w:id="1266"/>
            <w:r>
              <w:rPr>
                <w:rStyle w:val="CommentReference"/>
                <w:rFonts w:ascii="Times New Roman" w:eastAsiaTheme="minorHAnsi" w:hAnsi="Times New Roman" w:cstheme="minorBidi"/>
                <w:color w:val="auto"/>
              </w:rPr>
              <w:commentReference w:id="1266"/>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02"/>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70" w:name="_Toc448227512"/>
      <w:r>
        <w:t>November 24 (25) / Athor 28: Martyrdom of St. Serapamon, the bishop of Nikiou</w:t>
      </w:r>
      <w:bookmarkEnd w:id="1270"/>
    </w:p>
    <w:p w14:paraId="764EF4A2" w14:textId="77777777" w:rsidR="00DF43CA" w:rsidRDefault="00DF43CA" w:rsidP="00DF43CA">
      <w:pPr>
        <w:pStyle w:val="Heading4"/>
      </w:pPr>
      <w:bookmarkStart w:id="1271" w:name="_Ref434489794"/>
      <w:r>
        <w:t>The Doxology</w:t>
      </w:r>
      <w:r w:rsidR="00B46E6E">
        <w:t xml:space="preserve"> for St. Serapamon</w:t>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72"/>
            <w:r>
              <w:t>sprang forth</w:t>
            </w:r>
            <w:commentRangeEnd w:id="1272"/>
            <w:r>
              <w:rPr>
                <w:rStyle w:val="CommentReference"/>
                <w:rFonts w:ascii="Times New Roman" w:eastAsiaTheme="minorHAnsi" w:hAnsi="Times New Roman" w:cstheme="minorBidi"/>
                <w:color w:val="auto"/>
              </w:rPr>
              <w:commentReference w:id="1272"/>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73" w:name="_Toc448227513"/>
      <w:r>
        <w:t>November 25 (26) / Athor 29: Commemoration of the Annunciation, Nativity, and Resurrection on the 29</w:t>
      </w:r>
      <w:r w:rsidRPr="00C0205C">
        <w:rPr>
          <w:vertAlign w:val="superscript"/>
        </w:rPr>
        <w:t>th</w:t>
      </w:r>
      <w:r>
        <w:t xml:space="preserve"> of Every Month</w:t>
      </w:r>
      <w:bookmarkEnd w:id="1273"/>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274" w:name="_Toc448227514"/>
      <w:r>
        <w:t>November 26 (27) / Athor 30: Consecration of a Church of St. Cosmas and Damian, Their Brothers and Their Mother</w:t>
      </w:r>
      <w:bookmarkEnd w:id="1274"/>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275" w:name="_Toc448227515"/>
      <w:r>
        <w:t>November 27 (28) / Koiak 1: Consecration of the Church of St. Shenoute</w:t>
      </w:r>
      <w:bookmarkEnd w:id="1275"/>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276" w:name="_Toc448227516"/>
      <w:r>
        <w:lastRenderedPageBreak/>
        <w:t>November 30 (December 1) / Koiak 4: Martyrdom of St. Andrew the Apostle</w:t>
      </w:r>
      <w:bookmarkEnd w:id="1276"/>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19"/>
      <w:r>
        <w:t>.</w:t>
      </w:r>
    </w:p>
    <w:p w14:paraId="2DF67188" w14:textId="77777777" w:rsidR="00495F1A" w:rsidRDefault="00495F1A" w:rsidP="00495F1A">
      <w:pPr>
        <w:pStyle w:val="Heading2"/>
        <w:rPr>
          <w:rFonts w:ascii="FreeSerifAvvaShenouda" w:hAnsi="FreeSerifAvvaShenouda" w:cs="FreeSerifAvvaShenouda"/>
        </w:rPr>
      </w:pPr>
      <w:bookmarkStart w:id="1277" w:name="_Toc410196202"/>
      <w:bookmarkStart w:id="1278" w:name="_Toc410196444"/>
      <w:bookmarkStart w:id="1279" w:name="_Toc410196946"/>
      <w:bookmarkStart w:id="1280" w:name="_Toc448227517"/>
      <w:bookmarkStart w:id="1281" w:name="_Toc448696648"/>
      <w:bookmarkStart w:id="1282" w:name="December"/>
      <w:r>
        <w:lastRenderedPageBreak/>
        <w:t>December</w:t>
      </w:r>
      <w:bookmarkEnd w:id="1277"/>
      <w:bookmarkEnd w:id="1278"/>
      <w:bookmarkEnd w:id="1279"/>
      <w:r w:rsidR="00205EA4">
        <w:t xml:space="preserve"> or </w:t>
      </w:r>
      <w:r w:rsidR="00205EA4">
        <w:rPr>
          <w:rFonts w:ascii="FreeSerifAvvaShenouda" w:hAnsi="FreeSerifAvvaShenouda" w:cs="FreeSerifAvvaShenouda"/>
        </w:rPr>
        <w:t>Ⲕⲟⲓⲁϩⲕ</w:t>
      </w:r>
      <w:bookmarkEnd w:id="1280"/>
      <w:bookmarkEnd w:id="1281"/>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5C1F97">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5C1F97">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5C1F97">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5C1F97">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5C1F97">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5C1F97">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5C1F97">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5C1F97">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5C1F97">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5C1F97">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5C1F97">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5C1F97">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5C1F97">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5C1F97">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5C1F97">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5C1F97">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5C1F97">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5C1F97">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83"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84"/>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84"/>
            <w:r>
              <w:rPr>
                <w:rStyle w:val="CommentReference"/>
                <w:rFonts w:ascii="Times New Roman" w:eastAsiaTheme="minorHAnsi" w:hAnsi="Times New Roman" w:cstheme="minorBidi"/>
                <w:color w:val="auto"/>
              </w:rPr>
              <w:commentReference w:id="1284"/>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85"/>
            <w:r>
              <w:t xml:space="preserve">Announced </w:t>
            </w:r>
            <w:commentRangeEnd w:id="1285"/>
            <w:r>
              <w:rPr>
                <w:rStyle w:val="CommentReference"/>
                <w:rFonts w:ascii="Times New Roman" w:eastAsiaTheme="minorHAnsi" w:hAnsi="Times New Roman" w:cstheme="minorBidi"/>
                <w:color w:val="auto"/>
              </w:rPr>
              <w:commentReference w:id="1285"/>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03"/>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86"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87" w:name="_Ref434478867"/>
      <w:r>
        <w:t xml:space="preserve">The Third Doxology of December or </w:t>
      </w:r>
      <w:r w:rsidRPr="006C0F49">
        <w:rPr>
          <w:rFonts w:ascii="FreeSerifAvvaShenouda" w:hAnsi="FreeSerifAvvaShenouda" w:cs="FreeSerifAvvaShenouda"/>
        </w:rPr>
        <w:t>Ⲕⲟⲓⲁϩⲕ</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04"/>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88" w:name="_Ref434478878"/>
      <w:r>
        <w:t xml:space="preserve">The Fourth Doxology of December or </w:t>
      </w:r>
      <w:r w:rsidRPr="006C0F49">
        <w:rPr>
          <w:rFonts w:ascii="FreeSerifAvvaShenouda" w:hAnsi="FreeSerifAvvaShenouda" w:cs="FreeSerifAvvaShenouda"/>
        </w:rPr>
        <w:t>Ⲕⲟⲓⲁϩⲕ</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89"/>
            <w:r>
              <w:t>He raised us with a new invitation.</w:t>
            </w:r>
            <w:commentRangeEnd w:id="1289"/>
            <w:r>
              <w:rPr>
                <w:rStyle w:val="CommentReference"/>
                <w:rFonts w:ascii="Times New Roman" w:eastAsiaTheme="minorHAnsi" w:hAnsi="Times New Roman" w:cstheme="minorBidi"/>
                <w:color w:val="auto"/>
              </w:rPr>
              <w:commentReference w:id="1289"/>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90"/>
            <w:r>
              <w:t>Bride</w:t>
            </w:r>
            <w:commentRangeEnd w:id="1290"/>
            <w:r>
              <w:rPr>
                <w:rStyle w:val="CommentReference"/>
                <w:rFonts w:ascii="Times New Roman" w:eastAsiaTheme="minorHAnsi" w:hAnsi="Times New Roman" w:cstheme="minorBidi"/>
                <w:color w:val="auto"/>
              </w:rPr>
              <w:commentReference w:id="1290"/>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91" w:name="_Ref434478888"/>
      <w:r>
        <w:t xml:space="preserve">The Fifth Doxology of December or </w:t>
      </w:r>
      <w:r w:rsidRPr="006C0F49">
        <w:rPr>
          <w:rFonts w:ascii="FreeSerifAvvaShenouda" w:hAnsi="FreeSerifAvvaShenouda" w:cs="FreeSerifAvvaShenouda"/>
        </w:rPr>
        <w:t>Ⲕⲟⲓⲁϩⲕ</w:t>
      </w:r>
      <w:bookmarkEnd w:id="12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05"/>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92" w:name="_Ref434478907"/>
      <w:r>
        <w:t xml:space="preserve">The Sixth Doxology of December or </w:t>
      </w:r>
      <w:r w:rsidRPr="006C0F49">
        <w:rPr>
          <w:rFonts w:ascii="FreeSerifAvvaShenouda" w:hAnsi="FreeSerifAvvaShenouda" w:cs="FreeSerifAvvaShenouda"/>
        </w:rPr>
        <w:t>Ⲕⲟⲓⲁϩⲕ</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93"/>
            <w:r>
              <w:t xml:space="preserve">return </w:t>
            </w:r>
            <w:commentRangeEnd w:id="1293"/>
            <w:r>
              <w:rPr>
                <w:rStyle w:val="CommentReference"/>
              </w:rPr>
              <w:commentReference w:id="1293"/>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94"/>
            <w:r>
              <w:t xml:space="preserve">confirmation </w:t>
            </w:r>
            <w:commentRangeEnd w:id="1294"/>
            <w:r>
              <w:rPr>
                <w:rStyle w:val="CommentReference"/>
              </w:rPr>
              <w:commentReference w:id="1294"/>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95"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96"/>
            <w:r>
              <w:t>Angel-evangel of Good News</w:t>
            </w:r>
            <w:commentRangeEnd w:id="1296"/>
            <w:r>
              <w:rPr>
                <w:rStyle w:val="CommentReference"/>
                <w:rFonts w:ascii="Times New Roman" w:eastAsiaTheme="minorHAnsi" w:hAnsi="Times New Roman" w:cstheme="minorBidi"/>
                <w:color w:val="auto"/>
              </w:rPr>
              <w:commentReference w:id="1296"/>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97"/>
            <w:r>
              <w:t>Hail, O full of grace</w:t>
            </w:r>
            <w:commentRangeEnd w:id="1297"/>
            <w:r>
              <w:rPr>
                <w:rStyle w:val="CommentReference"/>
                <w:rFonts w:ascii="Times New Roman" w:eastAsiaTheme="minorHAnsi" w:hAnsi="Times New Roman" w:cstheme="minorBidi"/>
                <w:color w:val="auto"/>
              </w:rPr>
              <w:commentReference w:id="1297"/>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98"/>
            <w:r>
              <w:t>Angel-Evangel</w:t>
            </w:r>
            <w:commentRangeEnd w:id="1298"/>
            <w:r>
              <w:rPr>
                <w:rStyle w:val="CommentReference"/>
                <w:rFonts w:ascii="Times New Roman" w:eastAsiaTheme="minorHAnsi" w:hAnsi="Times New Roman" w:cstheme="minorBidi"/>
                <w:color w:val="auto"/>
              </w:rPr>
              <w:commentReference w:id="1298"/>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99" w:name="_Ref434564112"/>
      <w:bookmarkStart w:id="1300" w:name="_Toc448227518"/>
      <w:bookmarkStart w:id="1301" w:name="_Toc410196203"/>
      <w:bookmarkStart w:id="1302" w:name="_Toc410196445"/>
      <w:bookmarkStart w:id="1303" w:name="_Toc410196947"/>
      <w:r>
        <w:lastRenderedPageBreak/>
        <w:t>December 1 (2) / Koiak 5: Martyrdom of St. Victor</w:t>
      </w:r>
      <w:bookmarkEnd w:id="1299"/>
      <w:bookmarkEnd w:id="1300"/>
    </w:p>
    <w:p w14:paraId="5851AA48" w14:textId="77777777" w:rsidR="00253C5F" w:rsidRDefault="00253C5F" w:rsidP="00253C5F">
      <w:pPr>
        <w:pStyle w:val="Heading4"/>
      </w:pPr>
      <w:bookmarkStart w:id="1304" w:name="_Ref434489590"/>
      <w:r>
        <w:t>The Doxology</w:t>
      </w:r>
      <w:r w:rsidR="00B46E6E">
        <w:t xml:space="preserve"> for St. Victor</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05"/>
            <w:r>
              <w:t>saint</w:t>
            </w:r>
            <w:commentRangeEnd w:id="1305"/>
            <w:r>
              <w:rPr>
                <w:rStyle w:val="CommentReference"/>
                <w:rFonts w:ascii="Times New Roman" w:eastAsiaTheme="minorHAnsi" w:hAnsi="Times New Roman" w:cstheme="minorBidi"/>
                <w:color w:val="auto"/>
              </w:rPr>
              <w:commentReference w:id="1305"/>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306" w:name="_Toc448227519"/>
      <w:r>
        <w:lastRenderedPageBreak/>
        <w:t>December 2 (3) / Koiak 6: Pope Abraam the Syrian</w:t>
      </w:r>
      <w:bookmarkEnd w:id="1306"/>
    </w:p>
    <w:p w14:paraId="705AECE8" w14:textId="77777777" w:rsidR="00F416C6" w:rsidRDefault="00F416C6" w:rsidP="00F416C6">
      <w:pPr>
        <w:pStyle w:val="Heading4"/>
      </w:pPr>
      <w:bookmarkStart w:id="1307" w:name="_Ref434492343"/>
      <w:r>
        <w:t>The Doxology of St. Simon the Tanner</w:t>
      </w:r>
      <w:r>
        <w:rPr>
          <w:rStyle w:val="FootnoteReference"/>
        </w:rPr>
        <w:footnoteReference w:id="906"/>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07"/>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08" w:name="_Toc448227520"/>
      <w:r>
        <w:t xml:space="preserve">December 4 (5) / Koiak 8: </w:t>
      </w:r>
      <w:r w:rsidR="00743CE8">
        <w:t xml:space="preserve">The Martyrdom of </w:t>
      </w:r>
      <w:r>
        <w:t>Sts. Barbara and Juliana</w:t>
      </w:r>
      <w:bookmarkEnd w:id="1308"/>
    </w:p>
    <w:p w14:paraId="1D4A5115" w14:textId="77777777" w:rsidR="00FF5FF3" w:rsidRDefault="00FF5FF3" w:rsidP="00FF5FF3">
      <w:pPr>
        <w:pStyle w:val="Heading4"/>
      </w:pPr>
      <w:bookmarkStart w:id="1309" w:name="_Ref434490169"/>
      <w:r>
        <w:t>The Doxology</w:t>
      </w:r>
      <w:r w:rsidR="00B46E6E">
        <w:t xml:space="preserve"> for Sts. Barbara and Juliana</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310" w:name="_Toc448227521"/>
      <w:r>
        <w:t>December 4 (5) / Koiak 8: Also St. Samuel the Confessor</w:t>
      </w:r>
      <w:bookmarkEnd w:id="1310"/>
    </w:p>
    <w:p w14:paraId="2EE78AB4" w14:textId="77777777" w:rsidR="00224925" w:rsidRDefault="00224925" w:rsidP="00224925">
      <w:pPr>
        <w:pStyle w:val="Heading4"/>
      </w:pPr>
      <w:bookmarkStart w:id="1311" w:name="_Ref434491260"/>
      <w:r>
        <w:t>The Doxology</w:t>
      </w:r>
      <w:r w:rsidR="00810F04">
        <w:t xml:space="preserve"> for St. Samuel the Confessor</w:t>
      </w:r>
      <w:bookmarkEnd w:id="13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908"/>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0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322" w:name="_Toc448227522"/>
      <w:r>
        <w:t>December 6 (7) / Koiak 10: Relocation of St. Severus’ Relics</w:t>
      </w:r>
      <w:bookmarkEnd w:id="1322"/>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23" w:name="_Toc448227523"/>
      <w:r>
        <w:t>December 8 (9) / Koiak 12: Commemoration of Archangel Michael</w:t>
      </w:r>
      <w:bookmarkEnd w:id="1323"/>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24" w:name="_Toc448227524"/>
      <w:r>
        <w:t>December 12 (13) / Koiak 16: Saint Spyridon</w:t>
      </w:r>
      <w:r>
        <w:rPr>
          <w:rStyle w:val="FootnoteReference"/>
        </w:rPr>
        <w:footnoteReference w:id="910"/>
      </w:r>
      <w:bookmarkEnd w:id="1324"/>
    </w:p>
    <w:p w14:paraId="598A6BCC" w14:textId="77777777" w:rsidR="005329C1" w:rsidRDefault="005329C1" w:rsidP="005329C1">
      <w:pPr>
        <w:pStyle w:val="Heading3"/>
      </w:pPr>
      <w:bookmarkStart w:id="1325" w:name="_Toc448227525"/>
      <w:r>
        <w:t>December 17 (18) / Koiak 21: Commemoration of the Theotokos</w:t>
      </w:r>
      <w:bookmarkEnd w:id="1325"/>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26" w:name="_Toc448227526"/>
      <w:r>
        <w:lastRenderedPageBreak/>
        <w:t>December 17 (18) / Koiak 21: Also the Martyrdom of St. Barnabas, on</w:t>
      </w:r>
      <w:r w:rsidR="00743CE8">
        <w:t>e</w:t>
      </w:r>
      <w:r>
        <w:t xml:space="preserve"> of the </w:t>
      </w:r>
      <w:proofErr w:type="gramStart"/>
      <w:r>
        <w:t>Seventy Two</w:t>
      </w:r>
      <w:bookmarkEnd w:id="1326"/>
      <w:proofErr w:type="gramEnd"/>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27" w:name="_Toc448227527"/>
      <w:r>
        <w:t>December 18 (19) / Koiak 22: Archangel Gabriel</w:t>
      </w:r>
      <w:r w:rsidR="00481AE5">
        <w:t xml:space="preserve"> (Consecration)</w:t>
      </w:r>
      <w:bookmarkEnd w:id="1327"/>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28" w:name="_Toc448227528"/>
      <w:r>
        <w:t>December 20 (21) / Koiak 24: The Birth of St. Takle Haymanot</w:t>
      </w:r>
      <w:bookmarkEnd w:id="1328"/>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29" w:name="_Toc448227529"/>
      <w:r>
        <w:t>December 21 (22) / Koiak 25: St. John Kami</w:t>
      </w:r>
      <w:bookmarkEnd w:id="1329"/>
    </w:p>
    <w:p w14:paraId="3F9EF92D" w14:textId="77777777" w:rsidR="00810F04" w:rsidRPr="00810F04" w:rsidRDefault="00810F04" w:rsidP="00810F04">
      <w:pPr>
        <w:pStyle w:val="Heading4"/>
      </w:pPr>
      <w:bookmarkStart w:id="1330" w:name="_Ref434491108"/>
      <w:r>
        <w:t>The Doxology for St. John Kami</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31" w:name="_Toc448227530"/>
      <w:r>
        <w:t>December 24 (25) / Koiak 28: Nativity Preparation Day</w:t>
      </w:r>
      <w:bookmarkEnd w:id="1331"/>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32" w:name="_Ref434477504"/>
      <w:r>
        <w:t>The Doxology</w:t>
      </w:r>
      <w:r w:rsidR="00E21EA3">
        <w:t xml:space="preserve"> for the Preparation Day of Nativity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333" w:name="_Toc448227531"/>
      <w:r>
        <w:t>December 25 (26) / Koiak 29: The Feast of the Nativity</w:t>
      </w:r>
      <w:bookmarkEnd w:id="1333"/>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34" w:name="_Ref434477532"/>
      <w:r>
        <w:t xml:space="preserve">The </w:t>
      </w:r>
      <w:r w:rsidR="00C33BEB">
        <w:t xml:space="preserve">First </w:t>
      </w:r>
      <w:r>
        <w:t>Doxology</w:t>
      </w:r>
      <w:r w:rsidR="00C33BEB">
        <w:t xml:space="preserve"> for Nativity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35" w:name="_Ref434477542"/>
      <w:r>
        <w:t>The Second Doxology for Nativity</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36"/>
            <w:r>
              <w:t xml:space="preserve">rescued </w:t>
            </w:r>
            <w:commentRangeEnd w:id="1336"/>
            <w:r>
              <w:rPr>
                <w:rStyle w:val="CommentReference"/>
                <w:rFonts w:ascii="Times New Roman" w:eastAsiaTheme="minorHAnsi" w:hAnsi="Times New Roman" w:cstheme="minorBidi"/>
                <w:color w:val="auto"/>
              </w:rPr>
              <w:commentReference w:id="1336"/>
            </w:r>
            <w:r>
              <w:t>and saved us,</w:t>
            </w:r>
          </w:p>
          <w:p w14:paraId="372D1056" w14:textId="77777777" w:rsidR="00C33BEB" w:rsidRDefault="00C33BEB" w:rsidP="00C33BEB">
            <w:pPr>
              <w:pStyle w:val="EngHangEnd"/>
            </w:pPr>
            <w:commentRangeStart w:id="1337"/>
            <w:r>
              <w:t xml:space="preserve">We </w:t>
            </w:r>
            <w:commentRangeEnd w:id="1337"/>
            <w:r>
              <w:rPr>
                <w:rStyle w:val="CommentReference"/>
                <w:rFonts w:ascii="Times New Roman" w:eastAsiaTheme="minorHAnsi" w:hAnsi="Times New Roman" w:cstheme="minorBidi"/>
                <w:color w:val="auto"/>
              </w:rPr>
              <w:commentReference w:id="1337"/>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38" w:name="_Ref434477554"/>
      <w:r>
        <w:lastRenderedPageBreak/>
        <w:t>The Third Doxology for Nativity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39" w:name="_Ref434475057"/>
      <w:r>
        <w:t>The Sunday Psali Adam</w:t>
      </w:r>
      <w:r w:rsidR="006C1B94">
        <w:t xml:space="preserve"> for Nativity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40" w:name="_Ref434475083"/>
      <w:r>
        <w:lastRenderedPageBreak/>
        <w:t>The Monday Psali Adam</w:t>
      </w:r>
      <w:r w:rsidR="006C1B94">
        <w:t xml:space="preserve"> for Nativity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1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41" w:name="_Ref434475102"/>
      <w:r>
        <w:lastRenderedPageBreak/>
        <w:t>The Tuesday Psali Adam</w:t>
      </w:r>
      <w:r w:rsidR="006C1B94">
        <w:t xml:space="preserve"> for Nativity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42"/>
            <w:r>
              <w:t xml:space="preserve">Shone </w:t>
            </w:r>
            <w:commentRangeEnd w:id="1342"/>
            <w:r>
              <w:rPr>
                <w:rStyle w:val="CommentReference"/>
              </w:rPr>
              <w:commentReference w:id="1342"/>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43"/>
            <w:r>
              <w:t>All</w:t>
            </w:r>
            <w:commentRangeEnd w:id="1343"/>
            <w:r>
              <w:rPr>
                <w:rStyle w:val="CommentReference"/>
              </w:rPr>
              <w:commentReference w:id="1343"/>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44"/>
            <w:r>
              <w:t>seals</w:t>
            </w:r>
            <w:commentRangeEnd w:id="1344"/>
            <w:r>
              <w:rPr>
                <w:rStyle w:val="CommentReference"/>
              </w:rPr>
              <w:commentReference w:id="1344"/>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45"/>
            <w:r>
              <w:t>Tetra</w:t>
            </w:r>
            <w:commentRangeEnd w:id="1345"/>
            <w:r>
              <w:rPr>
                <w:rStyle w:val="CommentReference"/>
              </w:rPr>
              <w:commentReference w:id="1345"/>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46"/>
            <w:r>
              <w:t xml:space="preserve">flaming </w:t>
            </w:r>
            <w:commentRangeEnd w:id="1346"/>
            <w:r>
              <w:rPr>
                <w:rStyle w:val="CommentReference"/>
              </w:rPr>
              <w:commentReference w:id="1346"/>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47"/>
            <w:r>
              <w:t>disease</w:t>
            </w:r>
            <w:commentRangeEnd w:id="1347"/>
            <w:r>
              <w:rPr>
                <w:rStyle w:val="CommentReference"/>
              </w:rPr>
              <w:commentReference w:id="1347"/>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48" w:name="_Ref434475128"/>
      <w:r>
        <w:lastRenderedPageBreak/>
        <w:t>The Wednesday Psali Batos</w:t>
      </w:r>
      <w:r w:rsidR="006C1B94">
        <w:t xml:space="preserve"> for Nativity</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49" w:name="_Ref434475150"/>
      <w:r>
        <w:t>The Thursday Psali Batos</w:t>
      </w:r>
      <w:r w:rsidR="006C1B94">
        <w:t xml:space="preserve"> for Nativity</w:t>
      </w:r>
      <w:bookmarkEnd w:id="13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50"/>
            <w:r>
              <w:t xml:space="preserve">Isaiah </w:t>
            </w:r>
            <w:commentRangeEnd w:id="1350"/>
            <w:r>
              <w:rPr>
                <w:rStyle w:val="CommentReference"/>
              </w:rPr>
              <w:commentReference w:id="1350"/>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51" w:name="_Ref434475177"/>
      <w:r>
        <w:t>The Friday Psali Batos</w:t>
      </w:r>
      <w:r w:rsidR="006C1B94">
        <w:t xml:space="preserve"> for Nativity</w:t>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52" w:name="_Ref434475196"/>
      <w:r>
        <w:t>The Saturday Psali Batos</w:t>
      </w:r>
      <w:r w:rsidR="006C1B94">
        <w:t xml:space="preserve"> for Nativity</w:t>
      </w:r>
      <w:bookmarkEnd w:id="13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53"/>
            <w:r>
              <w:t>For I cannot speak.</w:t>
            </w:r>
            <w:commentRangeEnd w:id="1353"/>
            <w:r>
              <w:rPr>
                <w:rStyle w:val="CommentReference"/>
              </w:rPr>
              <w:commentReference w:id="1353"/>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54" w:name="_Toc448227532"/>
      <w:r>
        <w:t>December 26 (27) / Koiak 30: The Second Day of the Feast of the Nativity</w:t>
      </w:r>
      <w:bookmarkEnd w:id="1354"/>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55" w:name="_Ref434561401"/>
      <w:bookmarkStart w:id="1356" w:name="_Toc448227533"/>
      <w:r>
        <w:t>December 27 (28) / Tobi 1: St. Stephen Day</w:t>
      </w:r>
      <w:bookmarkEnd w:id="1355"/>
      <w:bookmarkEnd w:id="1356"/>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57" w:name="_Toc448227534"/>
      <w:r>
        <w:t xml:space="preserve">December 29 (30) / Tobi 3: The One Hundred and </w:t>
      </w:r>
      <w:proofErr w:type="gramStart"/>
      <w:r>
        <w:t>Forty Four</w:t>
      </w:r>
      <w:proofErr w:type="gramEnd"/>
      <w:r>
        <w:t xml:space="preserve"> Thousand</w:t>
      </w:r>
      <w:bookmarkEnd w:id="1357"/>
    </w:p>
    <w:p w14:paraId="2FE981A9" w14:textId="77777777" w:rsidR="00073003" w:rsidRDefault="00073003" w:rsidP="00073003">
      <w:pPr>
        <w:pStyle w:val="Heading4"/>
      </w:pPr>
      <w:bookmarkStart w:id="1358" w:name="_Ref434488616"/>
      <w:r>
        <w:t>The Doxology</w:t>
      </w:r>
      <w:r w:rsidR="00B46E6E">
        <w:t xml:space="preserve"> for the One Hundred and </w:t>
      </w:r>
      <w:proofErr w:type="gramStart"/>
      <w:r w:rsidR="00B46E6E">
        <w:t>Forty Four</w:t>
      </w:r>
      <w:proofErr w:type="gramEnd"/>
      <w:r w:rsidR="00B46E6E">
        <w:t xml:space="preserve"> Thousand</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1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1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59" w:name="_Ref434564016"/>
      <w:bookmarkStart w:id="1360" w:name="_Toc448227535"/>
      <w:r>
        <w:t>December 30 (31) / Tobi 4: St. John the Evangelist</w:t>
      </w:r>
      <w:bookmarkEnd w:id="1359"/>
      <w:bookmarkEnd w:id="1360"/>
    </w:p>
    <w:p w14:paraId="3C0BCC81" w14:textId="77777777" w:rsidR="00FF5FF3" w:rsidRDefault="00FF5FF3" w:rsidP="00FF5FF3">
      <w:pPr>
        <w:pStyle w:val="Heading4"/>
      </w:pPr>
      <w:bookmarkStart w:id="1361" w:name="_Ref434488768"/>
      <w:r>
        <w:t>The Doxology</w:t>
      </w:r>
      <w:r w:rsidR="00B46E6E">
        <w:t xml:space="preserve"> for</w:t>
      </w:r>
      <w:r w:rsidR="00BC160E">
        <w:t xml:space="preserve"> St. John the Evangelist</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62"/>
            <w:r>
              <w:t>Zebulun</w:t>
            </w:r>
            <w:commentRangeEnd w:id="1362"/>
            <w:r>
              <w:rPr>
                <w:rStyle w:val="FootnoteReference"/>
              </w:rPr>
              <w:footnoteReference w:id="914"/>
            </w:r>
            <w:r>
              <w:rPr>
                <w:rStyle w:val="CommentReference"/>
                <w:rFonts w:ascii="Times New Roman" w:eastAsiaTheme="minorHAnsi" w:hAnsi="Times New Roman" w:cstheme="minorBidi"/>
                <w:color w:val="auto"/>
              </w:rPr>
              <w:commentReference w:id="1362"/>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1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63" w:name="_Toc410196204"/>
      <w:bookmarkStart w:id="1364" w:name="_Toc410196446"/>
      <w:bookmarkStart w:id="1365" w:name="_Toc410196948"/>
      <w:bookmarkStart w:id="1366" w:name="_Toc448696649"/>
      <w:bookmarkStart w:id="1367" w:name="January"/>
      <w:bookmarkEnd w:id="1282"/>
      <w:bookmarkEnd w:id="1301"/>
      <w:bookmarkEnd w:id="1302"/>
      <w:bookmarkEnd w:id="1303"/>
      <w:r>
        <w:lastRenderedPageBreak/>
        <w:t>January</w:t>
      </w:r>
      <w:bookmarkEnd w:id="1363"/>
      <w:bookmarkEnd w:id="1364"/>
      <w:bookmarkEnd w:id="1365"/>
      <w:r w:rsidR="00FF5FF3">
        <w:t xml:space="preserve"> or </w:t>
      </w:r>
      <w:r w:rsidR="00FF5FF3">
        <w:rPr>
          <w:rFonts w:ascii="FreeSerifAvvaShenouda" w:hAnsi="FreeSerifAvvaShenouda" w:cs="FreeSerifAvvaShenouda"/>
        </w:rPr>
        <w:t>Ⲧⲱⲃⲓ</w:t>
      </w:r>
      <w:bookmarkEnd w:id="1366"/>
    </w:p>
    <w:bookmarkStart w:id="1368" w:name="_Toc410196949" w:displacedByCustomXml="next"/>
    <w:bookmarkStart w:id="1369" w:name="_Toc410196447" w:displacedByCustomXml="next"/>
    <w:bookmarkStart w:id="1370" w:name="_Toc410196205"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5C1F97">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5C1F97">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5C1F97">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5C1F97">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5C1F97">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5C1F97">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5C1F97">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5C1F97">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5C1F97">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5C1F97">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5C1F97">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5C1F97">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5C1F97">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5C1F97">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5C1F97">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5C1F97">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5C1F97">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5C1F97">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5C1F97">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71" w:name="_Toc448227536"/>
      <w:r>
        <w:rPr>
          <w:lang w:val="en-US"/>
        </w:rPr>
        <w:lastRenderedPageBreak/>
        <w:t>January 1 (2) / Tobi 6</w:t>
      </w:r>
      <w:r w:rsidR="00FF5FF3">
        <w:rPr>
          <w:lang w:val="en-US"/>
        </w:rPr>
        <w:t xml:space="preserve">: The Feast of the </w:t>
      </w:r>
      <w:r w:rsidR="00495F1A">
        <w:t>Circumcision</w:t>
      </w:r>
      <w:bookmarkEnd w:id="1370"/>
      <w:bookmarkEnd w:id="1369"/>
      <w:bookmarkEnd w:id="1368"/>
      <w:bookmarkEnd w:id="1371"/>
    </w:p>
    <w:p w14:paraId="1387E376" w14:textId="77777777" w:rsidR="00FF5FF3" w:rsidRDefault="00FF5FF3" w:rsidP="00FF5FF3">
      <w:pPr>
        <w:pStyle w:val="Heading4"/>
      </w:pPr>
      <w:bookmarkStart w:id="1372" w:name="_Ref434477590"/>
      <w:r>
        <w:t>The Doxology</w:t>
      </w:r>
      <w:r w:rsidR="00E21EA3">
        <w:t xml:space="preserve"> for the Circumcision</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73"/>
            <w:r>
              <w:t xml:space="preserve">Christian </w:t>
            </w:r>
            <w:commentRangeEnd w:id="1373"/>
            <w:r>
              <w:rPr>
                <w:rStyle w:val="CommentReference"/>
                <w:rFonts w:ascii="Times New Roman" w:eastAsiaTheme="minorHAnsi" w:hAnsi="Times New Roman" w:cstheme="minorBidi"/>
                <w:color w:val="auto"/>
              </w:rPr>
              <w:commentReference w:id="1373"/>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74" w:name="_Ref434475229"/>
      <w:r>
        <w:t>The Psali Adam</w:t>
      </w:r>
      <w:r w:rsidR="006C1B94">
        <w:t xml:space="preserve"> for the Circumcision</w:t>
      </w:r>
      <w:bookmarkEnd w:id="13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75"/>
            <w:r>
              <w:t xml:space="preserve">Victorious </w:t>
            </w:r>
            <w:commentRangeEnd w:id="1375"/>
            <w:r>
              <w:rPr>
                <w:rStyle w:val="CommentReference"/>
              </w:rPr>
              <w:commentReference w:id="1375"/>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76" w:name="_Ref434475252"/>
      <w:r>
        <w:t>The Psali Batos</w:t>
      </w:r>
      <w:r w:rsidR="006C1B94">
        <w:t xml:space="preserve"> for the Circumcision</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77"/>
            <w:r>
              <w:t>divinity</w:t>
            </w:r>
            <w:commentRangeEnd w:id="1377"/>
            <w:r>
              <w:rPr>
                <w:rStyle w:val="CommentReference"/>
              </w:rPr>
              <w:commentReference w:id="1377"/>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78" w:name="_Toc410196206"/>
      <w:bookmarkStart w:id="1379" w:name="_Toc410196448"/>
      <w:bookmarkStart w:id="1380" w:name="_Toc410196950"/>
      <w:bookmarkStart w:id="1381" w:name="_Toc448227537"/>
      <w:r>
        <w:t xml:space="preserve">January 6 (7) / Tobi 11: The Feast of </w:t>
      </w:r>
      <w:r w:rsidR="00495F1A">
        <w:t>Theophany</w:t>
      </w:r>
      <w:bookmarkEnd w:id="1378"/>
      <w:bookmarkEnd w:id="1379"/>
      <w:bookmarkEnd w:id="1380"/>
      <w:bookmarkEnd w:id="1381"/>
    </w:p>
    <w:p w14:paraId="322B4F7B" w14:textId="77777777" w:rsidR="00FF5FF3" w:rsidRDefault="00430630" w:rsidP="00FF5FF3">
      <w:pPr>
        <w:pStyle w:val="Heading4"/>
      </w:pPr>
      <w:bookmarkStart w:id="1382" w:name="_Ref434477630"/>
      <w:r>
        <w:t>An</w:t>
      </w:r>
      <w:r w:rsidR="00FF5FF3">
        <w:t xml:space="preserve"> </w:t>
      </w:r>
      <w:r>
        <w:t xml:space="preserve">Abridged </w:t>
      </w:r>
      <w:r w:rsidR="00FF5FF3">
        <w:t>Doxology</w:t>
      </w:r>
      <w:r w:rsidR="00E21EA3">
        <w:t xml:space="preserve"> for Theophany</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83" w:name="_Ref434477641"/>
      <w:r>
        <w:lastRenderedPageBreak/>
        <w:t>The First Doxology for Theophany</w:t>
      </w:r>
      <w:bookmarkEnd w:id="13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84" w:name="_Ref434477660"/>
      <w:r>
        <w:lastRenderedPageBreak/>
        <w:t>The Second Doxology for Theophany</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85" w:name="_Ref434475280"/>
      <w:r>
        <w:t>The Sunday Psali Adam</w:t>
      </w:r>
      <w:r w:rsidR="006C1B94">
        <w:t xml:space="preserve"> for Theophany</w:t>
      </w:r>
      <w:bookmarkEnd w:id="13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86"/>
            <w:r>
              <w:t xml:space="preserve">confirm </w:t>
            </w:r>
            <w:commentRangeEnd w:id="1386"/>
            <w:r>
              <w:rPr>
                <w:rStyle w:val="CommentReference"/>
              </w:rPr>
              <w:commentReference w:id="1386"/>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87"/>
            <w:r>
              <w:t>ⲛ̀ϫⲉ</w:t>
            </w:r>
            <w:commentRangeEnd w:id="1387"/>
            <w:r>
              <w:rPr>
                <w:rStyle w:val="CommentReference"/>
                <w:rFonts w:ascii="Times New Roman" w:hAnsi="Times New Roman"/>
              </w:rPr>
              <w:commentReference w:id="1387"/>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88"/>
            <w:r>
              <w:t>moved</w:t>
            </w:r>
            <w:commentRangeEnd w:id="1388"/>
            <w:r>
              <w:rPr>
                <w:rStyle w:val="CommentReference"/>
              </w:rPr>
              <w:commentReference w:id="1388"/>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89"/>
            <w:r>
              <w:t>thrice holy,</w:t>
            </w:r>
            <w:commentRangeEnd w:id="1389"/>
            <w:r>
              <w:rPr>
                <w:rStyle w:val="CommentReference"/>
              </w:rPr>
              <w:commentReference w:id="1389"/>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90" w:name="_Ref434475309"/>
      <w:r>
        <w:lastRenderedPageBreak/>
        <w:t>The Monday Psali Adam</w:t>
      </w:r>
      <w:r w:rsidR="006C1B94">
        <w:t xml:space="preserve"> for Theophany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91"/>
            <w:r>
              <w:t xml:space="preserve">Ⲓⲱⲁⲛⲛⲟⲩ </w:t>
            </w:r>
            <w:commentRangeEnd w:id="1391"/>
            <w:r>
              <w:rPr>
                <w:rStyle w:val="CommentReference"/>
                <w:rFonts w:ascii="Times New Roman" w:hAnsi="Times New Roman"/>
              </w:rPr>
              <w:commentReference w:id="1391"/>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92"/>
            <w:r>
              <w:rPr>
                <w:rFonts w:eastAsia="Arial Unicode MS" w:cs="FreeSerifAvvaShenouda"/>
              </w:rPr>
              <w:t>ⲛⲓϯϩⲟ</w:t>
            </w:r>
            <w:commentRangeEnd w:id="1392"/>
            <w:r>
              <w:rPr>
                <w:rStyle w:val="CommentReference"/>
                <w:rFonts w:ascii="Times New Roman" w:hAnsi="Times New Roman"/>
              </w:rPr>
              <w:commentReference w:id="1392"/>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93" w:name="_Ref434475331"/>
      <w:r>
        <w:t>The Tuesday Psali Adam</w:t>
      </w:r>
      <w:r w:rsidR="006C1B94">
        <w:t xml:space="preserve"> for Theophany</w:t>
      </w:r>
      <w:bookmarkEnd w:id="13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94"/>
            <w:r>
              <w:t>ⲫⲏ</w:t>
            </w:r>
            <w:commentRangeEnd w:id="1394"/>
            <w:r>
              <w:rPr>
                <w:rStyle w:val="CommentReference"/>
                <w:rFonts w:ascii="Times New Roman" w:hAnsi="Times New Roman"/>
              </w:rPr>
              <w:commentReference w:id="1394"/>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95"/>
            <w:r>
              <w:t>ϯⲥⲩⲛⲧⲉⲗⲓⲁ</w:t>
            </w:r>
            <w:commentRangeEnd w:id="1395"/>
            <w:r>
              <w:rPr>
                <w:rStyle w:val="CommentReference"/>
                <w:rFonts w:ascii="Times New Roman" w:hAnsi="Times New Roman"/>
              </w:rPr>
              <w:commentReference w:id="1395"/>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96" w:name="_Ref434475362"/>
      <w:r>
        <w:t>The Wednesday Psali Batos</w:t>
      </w:r>
      <w:r w:rsidR="006C1B94">
        <w:t xml:space="preserve"> for Theophany</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1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97" w:name="_Ref434475388"/>
      <w:r>
        <w:t>The Thursday Psali Batos</w:t>
      </w:r>
      <w:r w:rsidR="006C1B94">
        <w:t xml:space="preserve"> for Theophany</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98" w:name="_Ref434475411"/>
      <w:r>
        <w:t>The Friday Psali Batos</w:t>
      </w:r>
      <w:r w:rsidR="006C1B94">
        <w:t xml:space="preserve"> for Theophany</w:t>
      </w:r>
      <w:bookmarkEnd w:id="13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99" w:name="_Ref434475434"/>
      <w:r>
        <w:t>The Saturday Psali Batos</w:t>
      </w:r>
      <w:r w:rsidR="006C1B94">
        <w:t xml:space="preserve"> for Theophany</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00"/>
            <w:r>
              <w:t>liberty</w:t>
            </w:r>
            <w:commentRangeEnd w:id="1400"/>
            <w:r>
              <w:rPr>
                <w:rStyle w:val="CommentReference"/>
              </w:rPr>
              <w:commentReference w:id="1400"/>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01"/>
            <w:r>
              <w:t xml:space="preserve">confirm </w:t>
            </w:r>
            <w:commentRangeEnd w:id="1401"/>
            <w:r>
              <w:rPr>
                <w:rStyle w:val="CommentReference"/>
              </w:rPr>
              <w:commentReference w:id="1401"/>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02" w:name="_Toc448227538"/>
      <w:r>
        <w:t>January 7 (8) / Tobi 12</w:t>
      </w:r>
      <w:r w:rsidR="001225FA">
        <w:t xml:space="preserve">: </w:t>
      </w:r>
      <w:r>
        <w:t>The Second Day of the Feast of Theophany</w:t>
      </w:r>
      <w:bookmarkEnd w:id="1402"/>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03" w:name="_Toc448227539"/>
      <w:r>
        <w:lastRenderedPageBreak/>
        <w:t>January 7 (8) / Tobi 12</w:t>
      </w:r>
      <w:r w:rsidR="001225FA">
        <w:t xml:space="preserve">: </w:t>
      </w:r>
      <w:r>
        <w:t>Also the Commemoration of Archangel Michael</w:t>
      </w:r>
      <w:bookmarkEnd w:id="1403"/>
    </w:p>
    <w:p w14:paraId="322A578A" w14:textId="4D9FD667" w:rsidR="00191A26" w:rsidRPr="00B637D8" w:rsidRDefault="00191A26" w:rsidP="00191A26">
      <w:pPr>
        <w:pStyle w:val="Rubric"/>
      </w:pPr>
      <w:bookmarkStart w:id="1404" w:name="_Toc410196207"/>
      <w:bookmarkStart w:id="1405" w:name="_Toc410196449"/>
      <w:bookmarkStart w:id="1406"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07" w:name="_Ref434562461"/>
      <w:bookmarkStart w:id="1408" w:name="_Toc448227540"/>
      <w:r>
        <w:t>January 7 (8) / Tobi 12</w:t>
      </w:r>
      <w:r w:rsidR="001225FA">
        <w:t xml:space="preserve">: </w:t>
      </w:r>
      <w:commentRangeStart w:id="1409"/>
      <w:r>
        <w:t>Also St. Theodore Anatoly</w:t>
      </w:r>
      <w:commentRangeEnd w:id="1409"/>
      <w:r>
        <w:rPr>
          <w:rStyle w:val="CommentReference"/>
          <w:rFonts w:eastAsiaTheme="minorHAnsi" w:cstheme="minorBidi"/>
          <w:b w:val="0"/>
          <w:bCs w:val="0"/>
        </w:rPr>
        <w:commentReference w:id="1409"/>
      </w:r>
      <w:bookmarkEnd w:id="1407"/>
      <w:bookmarkEnd w:id="1408"/>
    </w:p>
    <w:p w14:paraId="7DD26869" w14:textId="77777777" w:rsidR="006B44CE" w:rsidRDefault="006B44CE" w:rsidP="006B44CE">
      <w:pPr>
        <w:pStyle w:val="Heading4"/>
      </w:pPr>
      <w:bookmarkStart w:id="1410" w:name="_Ref434477694"/>
      <w:bookmarkStart w:id="1411" w:name="_Ref434489376"/>
      <w:r>
        <w:t>The Doxology</w:t>
      </w:r>
      <w:bookmarkEnd w:id="1410"/>
      <w:r w:rsidR="00B46E6E">
        <w:t xml:space="preserve"> for St. Theodore Anatoly</w:t>
      </w:r>
      <w:bookmarkEnd w:id="14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12" w:name="_Toc448227541"/>
      <w:r>
        <w:t xml:space="preserve">January 8 (9) / Tobi 13: The Feast of </w:t>
      </w:r>
      <w:proofErr w:type="gramStart"/>
      <w:r>
        <w:t>T</w:t>
      </w:r>
      <w:r w:rsidR="00495F1A">
        <w:t>he</w:t>
      </w:r>
      <w:proofErr w:type="gramEnd"/>
      <w:r w:rsidR="00495F1A">
        <w:t xml:space="preserve"> Wedding of Cana of Galilee</w:t>
      </w:r>
      <w:bookmarkEnd w:id="1404"/>
      <w:bookmarkEnd w:id="1405"/>
      <w:bookmarkEnd w:id="1406"/>
      <w:bookmarkEnd w:id="1412"/>
    </w:p>
    <w:p w14:paraId="46F7A60E" w14:textId="77777777" w:rsidR="00A37BB6" w:rsidRDefault="00A37BB6" w:rsidP="00A37BB6">
      <w:pPr>
        <w:pStyle w:val="Heading4"/>
      </w:pPr>
      <w:bookmarkStart w:id="1413" w:name="_Ref434477774"/>
      <w:r>
        <w:t>The Doxology</w:t>
      </w:r>
      <w:r w:rsidR="00E21EA3">
        <w:t xml:space="preserve"> for the Wedding of Cana</w:t>
      </w:r>
      <w:bookmarkEnd w:id="14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14" w:name="_Ref434475472"/>
      <w:r>
        <w:t>The Psali Adam</w:t>
      </w:r>
      <w:r w:rsidR="006C1B94">
        <w:t xml:space="preserve"> for the Wedding of Cana</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15" w:name="_Ref434475500"/>
      <w:r>
        <w:lastRenderedPageBreak/>
        <w:t>The Psali Batos</w:t>
      </w:r>
      <w:r w:rsidR="006C1B94">
        <w:t xml:space="preserve"> for the Wedding of Cana</w:t>
      </w:r>
      <w:bookmarkEnd w:id="14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16" w:name="_Ref434560112"/>
      <w:bookmarkStart w:id="1417" w:name="_Toc448227542"/>
      <w:r>
        <w:t>January 8 (9) / Tobi 13: Also the Martyrdom of St. Demiana</w:t>
      </w:r>
      <w:bookmarkEnd w:id="1416"/>
      <w:bookmarkEnd w:id="1417"/>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18" w:name="_Ref434490124"/>
      <w:r>
        <w:lastRenderedPageBreak/>
        <w:t>Another Doxology of St. Demiana</w:t>
      </w:r>
      <w:bookmarkEnd w:id="14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1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1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19" w:name="_Ref434563224"/>
      <w:bookmarkStart w:id="1420" w:name="_Toc448227543"/>
      <w:r>
        <w:t>January 9 (10) / Tobi 14: St. Maximus</w:t>
      </w:r>
      <w:bookmarkEnd w:id="1419"/>
      <w:bookmarkEnd w:id="1420"/>
    </w:p>
    <w:p w14:paraId="1847ABB1" w14:textId="77777777" w:rsidR="00662600" w:rsidRDefault="00810F04" w:rsidP="00810F04">
      <w:pPr>
        <w:pStyle w:val="Heading4"/>
      </w:pPr>
      <w:bookmarkStart w:id="1421" w:name="_Ref434490957"/>
      <w:r>
        <w:t>The Doxology for</w:t>
      </w:r>
      <w:r w:rsidR="00662600">
        <w:t xml:space="preserve"> Sts. Maximus and Dometius</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1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2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25" w:name="_Toc448227544"/>
      <w:r>
        <w:t>Jan</w:t>
      </w:r>
      <w:r w:rsidR="00662600">
        <w:t>uary 12 (13) / Tobi 17: St. Dome</w:t>
      </w:r>
      <w:r>
        <w:t>tius</w:t>
      </w:r>
      <w:bookmarkEnd w:id="1425"/>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26" w:name="_Toc448227545"/>
      <w:r>
        <w:t>January 13 (14) / Tobi 18: St. Hilary of Poitiers</w:t>
      </w:r>
      <w:bookmarkEnd w:id="1426"/>
    </w:p>
    <w:p w14:paraId="17E429FC" w14:textId="500BFC95" w:rsidR="00A96087" w:rsidRDefault="00A96087" w:rsidP="00A96087">
      <w:pPr>
        <w:pStyle w:val="Heading4"/>
      </w:pPr>
      <w:r>
        <w:t>The Doxology for St. Hilary of Poitiers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27" w:name="_Toc448227546"/>
      <w:bookmarkStart w:id="1428" w:name="_Toc410196208"/>
      <w:bookmarkStart w:id="1429" w:name="_Toc410196450"/>
      <w:bookmarkStart w:id="1430" w:name="_Toc410196952"/>
      <w:r>
        <w:t>January 15 (16) / Tobi 20: Departure of St. Prochorus the Disciple</w:t>
      </w:r>
      <w:bookmarkEnd w:id="1427"/>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31" w:name="_Toc448227547"/>
      <w:r>
        <w:t xml:space="preserve">January 16 (17) / Tobi 21: </w:t>
      </w:r>
      <w:r w:rsidR="00495F1A">
        <w:t>The Dormition of the Virgin</w:t>
      </w:r>
      <w:bookmarkEnd w:id="1428"/>
      <w:bookmarkEnd w:id="1429"/>
      <w:bookmarkEnd w:id="1430"/>
      <w:bookmarkEnd w:id="1431"/>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32" w:name="_Ref434560171"/>
      <w:bookmarkStart w:id="1433" w:name="_Toc448227548"/>
      <w:r>
        <w:t>January 17 (18) / Tobi 22: St. Anthony the Great</w:t>
      </w:r>
      <w:bookmarkEnd w:id="1432"/>
      <w:bookmarkEnd w:id="1433"/>
    </w:p>
    <w:p w14:paraId="38BCD1D7" w14:textId="77777777" w:rsidR="00FF5FF3" w:rsidRDefault="00FF5FF3" w:rsidP="00FF5FF3">
      <w:pPr>
        <w:pStyle w:val="Heading4"/>
      </w:pPr>
      <w:bookmarkStart w:id="1434" w:name="_Ref434490340"/>
      <w:r>
        <w:t>The Doxology</w:t>
      </w:r>
      <w:r w:rsidR="00B46E6E">
        <w:t xml:space="preserve"> for St. Anthony the Great</w:t>
      </w:r>
      <w:bookmarkEnd w:id="1434"/>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35" w:name="_Toc448227549"/>
      <w:r>
        <w:t>January 18 (19) / Tobi 23: St. Timothy the Apostle</w:t>
      </w:r>
      <w:bookmarkEnd w:id="1435"/>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36" w:name="_Toc448227550"/>
      <w:r>
        <w:lastRenderedPageBreak/>
        <w:t>January 22 (23) / Tobi 27: Archangel Suriel</w:t>
      </w:r>
      <w:bookmarkEnd w:id="1436"/>
    </w:p>
    <w:p w14:paraId="79FCFE0C" w14:textId="77777777" w:rsidR="00596AC8" w:rsidRDefault="00596AC8" w:rsidP="00596AC8">
      <w:pPr>
        <w:pStyle w:val="Heading4"/>
      </w:pPr>
      <w:bookmarkStart w:id="1437" w:name="_Ref434488250"/>
      <w:r>
        <w:t>The Doxology</w:t>
      </w:r>
      <w:r w:rsidR="00B46E6E">
        <w:t xml:space="preserve"> for Archangel Suriel</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38" w:name="_Toc448227551"/>
      <w:r>
        <w:t>January 22 (23) / Tobi 27: Also Relocation of St. Timothy the Apostle’s Relics</w:t>
      </w:r>
      <w:bookmarkEnd w:id="1438"/>
    </w:p>
    <w:p w14:paraId="3FBC7E0C" w14:textId="4C84A772" w:rsidR="00191A26" w:rsidRDefault="00191A26" w:rsidP="00191A26">
      <w:pPr>
        <w:pStyle w:val="Rubric"/>
      </w:pPr>
      <w:bookmarkStart w:id="1439"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40" w:name="_Toc448227552"/>
      <w:r>
        <w:t>January 24 (25) / Tobi 29: Commemoration of the Annunciation, Nativity, and Resurrection on the 29</w:t>
      </w:r>
      <w:r w:rsidRPr="00C0205C">
        <w:rPr>
          <w:vertAlign w:val="superscript"/>
        </w:rPr>
        <w:t>th</w:t>
      </w:r>
      <w:r>
        <w:t xml:space="preserve"> of Every Month</w:t>
      </w:r>
      <w:bookmarkEnd w:id="1440"/>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41" w:name="_Toc448227553"/>
      <w:r>
        <w:lastRenderedPageBreak/>
        <w:t>January 27 (28) / Meshir 2: St. Paul the Anchorite</w:t>
      </w:r>
      <w:bookmarkEnd w:id="1439"/>
      <w:bookmarkEnd w:id="1441"/>
    </w:p>
    <w:p w14:paraId="680E4267" w14:textId="77777777" w:rsidR="00C30529" w:rsidRDefault="00C30529" w:rsidP="00C30529">
      <w:pPr>
        <w:pStyle w:val="Heading4"/>
      </w:pPr>
      <w:bookmarkStart w:id="1442" w:name="_Ref434490368"/>
      <w:r>
        <w:t>The Doxology</w:t>
      </w:r>
      <w:r w:rsidR="00B46E6E">
        <w:t xml:space="preserve"> for St. Paul the Anchorite</w:t>
      </w:r>
      <w:bookmarkEnd w:id="1442"/>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21"/>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22"/>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43" w:name="_Toc448227554"/>
      <w:r>
        <w:t>January 29 (30) / Meshir 4: Martyrdom of St. Agabus the Disciple</w:t>
      </w:r>
      <w:bookmarkEnd w:id="1443"/>
    </w:p>
    <w:p w14:paraId="6DDD9040" w14:textId="5FCE5A21" w:rsidR="00191A26" w:rsidRDefault="00191A26" w:rsidP="00191A26">
      <w:pPr>
        <w:pStyle w:val="Rubric"/>
      </w:pPr>
      <w:bookmarkStart w:id="1444" w:name="_Toc410196209"/>
      <w:bookmarkStart w:id="1445" w:name="_Toc410196451"/>
      <w:bookmarkStart w:id="1446"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47" w:name="_Toc448227555"/>
      <w:r>
        <w:t>January 21 (31) / Meshir 5: St. Apollo the Friend of St. Apip</w:t>
      </w:r>
      <w:bookmarkEnd w:id="1447"/>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48" w:name="_Toc448696650"/>
      <w:bookmarkStart w:id="1449" w:name="February"/>
      <w:bookmarkEnd w:id="1367"/>
      <w:r>
        <w:lastRenderedPageBreak/>
        <w:t>February</w:t>
      </w:r>
      <w:bookmarkEnd w:id="1444"/>
      <w:bookmarkEnd w:id="1445"/>
      <w:bookmarkEnd w:id="1446"/>
      <w:r w:rsidR="00C30529">
        <w:t xml:space="preserve"> or </w:t>
      </w:r>
      <w:r w:rsidR="00C30529">
        <w:rPr>
          <w:rFonts w:ascii="FreeSerifAvvaShenouda" w:hAnsi="FreeSerifAvvaShenouda" w:cs="FreeSerifAvvaShenouda"/>
        </w:rPr>
        <w:t>Ⲙϣⲓⲣ</w:t>
      </w:r>
      <w:bookmarkEnd w:id="1448"/>
    </w:p>
    <w:bookmarkStart w:id="1450" w:name="_Toc410196954" w:displacedByCustomXml="next"/>
    <w:bookmarkStart w:id="1451" w:name="_Toc410196452" w:displacedByCustomXml="next"/>
    <w:bookmarkStart w:id="1452" w:name="_Toc410196210"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5C1F97">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5C1F97">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5C1F97">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5C1F97">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5C1F97">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5C1F97">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5C1F97">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5C1F97">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5C1F97">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53" w:name="_Toc448227556"/>
      <w:r>
        <w:lastRenderedPageBreak/>
        <w:t xml:space="preserve">February 2 (3): Meshir 8: </w:t>
      </w:r>
      <w:r w:rsidR="00495F1A">
        <w:t>The Entrance into the Temple</w:t>
      </w:r>
      <w:bookmarkEnd w:id="1452"/>
      <w:bookmarkEnd w:id="1451"/>
      <w:bookmarkEnd w:id="1450"/>
      <w:bookmarkEnd w:id="1453"/>
    </w:p>
    <w:p w14:paraId="6E92944D" w14:textId="77777777" w:rsidR="00C30529" w:rsidRDefault="00C30529" w:rsidP="00124ADD">
      <w:pPr>
        <w:pStyle w:val="Heading4"/>
      </w:pPr>
      <w:bookmarkStart w:id="1454" w:name="_Ref434477815"/>
      <w:r>
        <w:t>The Doxology</w:t>
      </w:r>
      <w:r w:rsidR="00E21EA3">
        <w:t xml:space="preserve"> for the Entrance into the Temple</w:t>
      </w:r>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55" w:name="_Toc448227557"/>
      <w:r>
        <w:t>February 4 (5) / Meshir 10: Martyrdom of St. James the Son of Alphaeus</w:t>
      </w:r>
      <w:bookmarkEnd w:id="1455"/>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56" w:name="_Toc448227558"/>
      <w:r>
        <w:t>February 6 (7) / Meshir 12: Commemoration of Archangel Michael</w:t>
      </w:r>
      <w:bookmarkEnd w:id="1456"/>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57" w:name="_Toc448227559"/>
      <w:r>
        <w:t>February 8 (9) / Meshir 14: The Departure of St. Severus</w:t>
      </w:r>
      <w:bookmarkEnd w:id="1457"/>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58" w:name="_Toc448227560"/>
      <w:r>
        <w:t>February 10 (11) / Meshir 16: Isaac the Syrian</w:t>
      </w:r>
      <w:bookmarkEnd w:id="1458"/>
    </w:p>
    <w:p w14:paraId="2F7479F8" w14:textId="77777777" w:rsidR="005329C1" w:rsidRDefault="005242D1" w:rsidP="005329C1">
      <w:pPr>
        <w:pStyle w:val="Heading3"/>
      </w:pPr>
      <w:bookmarkStart w:id="1459" w:name="_Toc448227561"/>
      <w:r>
        <w:t>February</w:t>
      </w:r>
      <w:r w:rsidR="005329C1">
        <w:t xml:space="preserve"> 15 (16) / Meshir 21: Commemoration of the Theotokos</w:t>
      </w:r>
      <w:bookmarkEnd w:id="1459"/>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60" w:name="_Toc448227562"/>
      <w:r>
        <w:t>February 15 (16) / Meshir 21: Also Martyrdom of St. Onesimus, the Disciple of St. Paul</w:t>
      </w:r>
      <w:bookmarkEnd w:id="1460"/>
    </w:p>
    <w:p w14:paraId="197E567A" w14:textId="77777777" w:rsidR="00B52D77" w:rsidRDefault="00B52D77" w:rsidP="00B52D77">
      <w:pPr>
        <w:pStyle w:val="Heading3"/>
      </w:pPr>
      <w:bookmarkStart w:id="1461" w:name="_Toc448227563"/>
      <w:r>
        <w:t>February 23 (24) / Meshir 29: Commemoration of the Annunciation, Nativity, and Resurrection on the 29</w:t>
      </w:r>
      <w:r w:rsidRPr="00C0205C">
        <w:rPr>
          <w:vertAlign w:val="superscript"/>
        </w:rPr>
        <w:t>th</w:t>
      </w:r>
      <w:r>
        <w:t xml:space="preserve"> of Every Month</w:t>
      </w:r>
      <w:bookmarkEnd w:id="1461"/>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462" w:name="_Toc448227564"/>
      <w:r>
        <w:lastRenderedPageBreak/>
        <w:t>February 24 (25) / Meshir 30: Appearance of the Head of St. John the Baptist</w:t>
      </w:r>
      <w:bookmarkEnd w:id="1462"/>
    </w:p>
    <w:p w14:paraId="49513F8D" w14:textId="7F292ACA" w:rsidR="00191A26" w:rsidRDefault="00191A26" w:rsidP="00191A26">
      <w:pPr>
        <w:pStyle w:val="Rubric"/>
      </w:pPr>
      <w:bookmarkStart w:id="1463" w:name="_Toc410196211"/>
      <w:bookmarkStart w:id="1464" w:name="_Toc410196453"/>
      <w:bookmarkStart w:id="1465"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466" w:name="_Toc448227565"/>
      <w:r>
        <w:t>February 24 (25) / Meshir 30: Also St. Cyril VI</w:t>
      </w:r>
      <w:bookmarkEnd w:id="1466"/>
    </w:p>
    <w:p w14:paraId="0CDD55AC" w14:textId="77777777" w:rsidR="001779C0" w:rsidRDefault="001779C0" w:rsidP="001779C0">
      <w:pPr>
        <w:pStyle w:val="Heading4"/>
      </w:pPr>
      <w:bookmarkStart w:id="1467" w:name="_Ref434492506"/>
      <w:r>
        <w:t>The Doxology</w:t>
      </w:r>
      <w:r w:rsidR="00B82753">
        <w:t xml:space="preserve"> for St. Cyril VI</w:t>
      </w:r>
      <w:r>
        <w:rPr>
          <w:rStyle w:val="FootnoteReference"/>
        </w:rPr>
        <w:footnoteReference w:id="923"/>
      </w:r>
      <w:bookmarkEnd w:id="14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68" w:name="_Toc448696651"/>
      <w:bookmarkStart w:id="1469" w:name="March"/>
      <w:bookmarkEnd w:id="1449"/>
      <w:r>
        <w:lastRenderedPageBreak/>
        <w:t>March</w:t>
      </w:r>
      <w:bookmarkEnd w:id="1463"/>
      <w:bookmarkEnd w:id="1464"/>
      <w:bookmarkEnd w:id="1465"/>
      <w:r w:rsidR="00C30529">
        <w:t xml:space="preserve"> or </w:t>
      </w:r>
      <w:r w:rsidR="00C30529">
        <w:rPr>
          <w:rFonts w:ascii="FreeSerifAvvaShenouda" w:hAnsi="FreeSerifAvvaShenouda" w:cs="FreeSerifAvvaShenouda"/>
        </w:rPr>
        <w:t>Ⲡⲁⲣⲙϩⲟⲧⲡ</w:t>
      </w:r>
      <w:bookmarkEnd w:id="1468"/>
    </w:p>
    <w:bookmarkStart w:id="1470" w:name="_Toc410196956" w:displacedByCustomXml="next"/>
    <w:bookmarkStart w:id="1471" w:name="_Toc410196454" w:displacedByCustomXml="next"/>
    <w:bookmarkStart w:id="1472" w:name="_Toc410196212"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5C1F97">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5C1F97">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5C1F97">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5C1F97">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5C1F97">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5C1F97">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5C1F97">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5C1F97">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5C1F97">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5C1F97">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73" w:name="_Toc448227566"/>
      <w:r>
        <w:lastRenderedPageBreak/>
        <w:t>March 2: Departure of St. Chad of Mercia</w:t>
      </w:r>
      <w:r w:rsidR="00377E51">
        <w:rPr>
          <w:rStyle w:val="FootnoteReference"/>
        </w:rPr>
        <w:footnoteReference w:id="924"/>
      </w:r>
      <w:bookmarkEnd w:id="1473"/>
    </w:p>
    <w:p w14:paraId="668738F1" w14:textId="77777777" w:rsidR="006A140A" w:rsidRDefault="006A140A" w:rsidP="006A140A">
      <w:pPr>
        <w:pStyle w:val="Heading4"/>
      </w:pPr>
      <w:bookmarkStart w:id="1474" w:name="_Ref434492702"/>
      <w:r>
        <w:t>The Doxology</w:t>
      </w:r>
      <w:r w:rsidR="00B82753">
        <w:t xml:space="preserve"> for St. Chad of Mercia</w:t>
      </w:r>
      <w:bookmarkEnd w:id="14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75" w:name="_Toc448227567"/>
      <w:r>
        <w:t>March 4 / Phamenoth 8: Martyrdom of St. Matthias the Apostle</w:t>
      </w:r>
      <w:bookmarkEnd w:id="1475"/>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476" w:name="_Toc448227568"/>
      <w:r>
        <w:t xml:space="preserve">March 6 / Phamenoth 10: </w:t>
      </w:r>
      <w:r w:rsidR="00495F1A">
        <w:t>The Finding of the Holy Cross</w:t>
      </w:r>
      <w:bookmarkEnd w:id="1472"/>
      <w:bookmarkEnd w:id="1471"/>
      <w:bookmarkEnd w:id="1470"/>
      <w:bookmarkEnd w:id="1476"/>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477" w:name="_Toc448227569"/>
      <w:r>
        <w:t>March 8 / Phamenoth</w:t>
      </w:r>
      <w:r w:rsidR="005329C1">
        <w:t xml:space="preserve"> 12</w:t>
      </w:r>
      <w:r>
        <w:t>: Commemoration of Archangel Michael</w:t>
      </w:r>
      <w:bookmarkEnd w:id="1477"/>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478" w:name="_Toc448227570"/>
      <w:r>
        <w:t>March 9 / Phamenoth 13: Return of St. Macarius the Great and St. Macarius of Alexandria from Exile</w:t>
      </w:r>
      <w:bookmarkEnd w:id="1478"/>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479" w:name="_Toc448227571"/>
      <w:r>
        <w:t>March 15 / Phamenoth 19: Martyrdom of St. Aristobulus the Apostle</w:t>
      </w:r>
      <w:bookmarkEnd w:id="1479"/>
    </w:p>
    <w:p w14:paraId="57821F33" w14:textId="4F980D77" w:rsidR="00191A26" w:rsidRDefault="00191A26" w:rsidP="00191A26">
      <w:pPr>
        <w:pStyle w:val="Rubric"/>
      </w:pPr>
      <w:bookmarkStart w:id="1480" w:name="_Toc410196213"/>
      <w:bookmarkStart w:id="1481" w:name="_Toc410196455"/>
      <w:bookmarkStart w:id="1482"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483" w:name="_Toc448227572"/>
      <w:r>
        <w:lastRenderedPageBreak/>
        <w:t>March 17 / Phamenoth 21: Commemoration of the Theotokos</w:t>
      </w:r>
      <w:bookmarkEnd w:id="1483"/>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484" w:name="_Ref434563557"/>
      <w:bookmarkStart w:id="1485" w:name="_Toc448227573"/>
      <w:r>
        <w:t>March 23 / Phamenoth 27: St. Macarius the Great</w:t>
      </w:r>
      <w:bookmarkEnd w:id="1484"/>
      <w:bookmarkEnd w:id="1485"/>
    </w:p>
    <w:p w14:paraId="19445963" w14:textId="77777777" w:rsidR="003E7329" w:rsidRDefault="003E7329" w:rsidP="003E7329">
      <w:pPr>
        <w:pStyle w:val="Heading4"/>
      </w:pPr>
      <w:bookmarkStart w:id="1486" w:name="_Ref434490507"/>
      <w:r>
        <w:t>The Doxology of St. Macarius the Great</w:t>
      </w:r>
      <w:bookmarkEnd w:id="1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2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2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93" w:name="_Ref434490525"/>
      <w:r>
        <w:t>Another Doxology of St. Macarius the Great</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94" w:name="_Ref434490542"/>
      <w:r>
        <w:t>Another</w:t>
      </w:r>
      <w:r w:rsidR="00C30529">
        <w:t xml:space="preserve"> Doxology</w:t>
      </w:r>
      <w:r>
        <w:t xml:space="preserve"> of St. Macarius the Great</w:t>
      </w:r>
      <w:r>
        <w:rPr>
          <w:rStyle w:val="FootnoteReference"/>
        </w:rPr>
        <w:footnoteReference w:id="927"/>
      </w:r>
      <w:bookmarkEnd w:id="1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95" w:name="_Toc448227574"/>
      <w:r>
        <w:lastRenderedPageBreak/>
        <w:t xml:space="preserve">March 25 / Phamenoth 29: </w:t>
      </w:r>
      <w:r w:rsidR="00495F1A">
        <w:t>Annunciation</w:t>
      </w:r>
      <w:bookmarkEnd w:id="1480"/>
      <w:bookmarkEnd w:id="1481"/>
      <w:bookmarkEnd w:id="1482"/>
      <w:bookmarkEnd w:id="1495"/>
    </w:p>
    <w:p w14:paraId="6F91E2E0" w14:textId="77777777" w:rsidR="00C30529" w:rsidRDefault="00C30529" w:rsidP="00C30529">
      <w:pPr>
        <w:pStyle w:val="Heading4"/>
      </w:pPr>
      <w:bookmarkStart w:id="1496" w:name="_Ref434477856"/>
      <w:r>
        <w:t>The Doxology</w:t>
      </w:r>
      <w:r w:rsidR="00E21EA3">
        <w:t xml:space="preserve"> for the Annunciation</w:t>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97" w:name="_Ref434475566"/>
      <w:bookmarkStart w:id="1498" w:name="_Toc410196214"/>
      <w:bookmarkStart w:id="1499" w:name="_Toc410196456"/>
      <w:bookmarkStart w:id="1500" w:name="_Toc410196958"/>
      <w:r>
        <w:t>The Psali Adam</w:t>
      </w:r>
      <w:r w:rsidR="006C1B94">
        <w:t xml:space="preserve"> for Annunciation</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01"/>
            <w:r>
              <w:t>Head</w:t>
            </w:r>
            <w:commentRangeEnd w:id="1501"/>
            <w:r>
              <w:rPr>
                <w:rStyle w:val="CommentReference"/>
              </w:rPr>
              <w:commentReference w:id="1501"/>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lastRenderedPageBreak/>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lastRenderedPageBreak/>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lastRenderedPageBreak/>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02" w:name="_Ref434475591"/>
      <w:r>
        <w:t>The Psali Batos</w:t>
      </w:r>
      <w:r w:rsidR="006C1B94">
        <w:t xml:space="preserve"> for Annunciation</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03"/>
            <w:r>
              <w:t>ruler</w:t>
            </w:r>
            <w:commentRangeEnd w:id="1503"/>
            <w:r>
              <w:rPr>
                <w:rStyle w:val="CommentReference"/>
              </w:rPr>
              <w:commentReference w:id="1503"/>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2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504"/>
            <w:r>
              <w:t xml:space="preserve">peoples </w:t>
            </w:r>
            <w:commentRangeEnd w:id="1504"/>
            <w:r>
              <w:rPr>
                <w:rStyle w:val="CommentReference"/>
              </w:rPr>
              <w:commentReference w:id="1504"/>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05"/>
            <w:r>
              <w:t>burned</w:t>
            </w:r>
            <w:commentRangeEnd w:id="1505"/>
            <w:r>
              <w:rPr>
                <w:rStyle w:val="CommentReference"/>
              </w:rPr>
              <w:commentReference w:id="1505"/>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06"/>
            <w:r>
              <w:t>Servant</w:t>
            </w:r>
            <w:commentRangeEnd w:id="1506"/>
            <w:r>
              <w:rPr>
                <w:rStyle w:val="CommentReference"/>
              </w:rPr>
              <w:commentReference w:id="1506"/>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07"/>
            <w:r>
              <w:t xml:space="preserve">Ⲫⲱⲕ </w:t>
            </w:r>
            <w:commentRangeEnd w:id="1507"/>
            <w:r>
              <w:rPr>
                <w:rStyle w:val="CommentReference"/>
                <w:rFonts w:ascii="Times New Roman" w:hAnsi="Times New Roman"/>
              </w:rPr>
              <w:commentReference w:id="1507"/>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08" w:name="_Ref434562998"/>
      <w:bookmarkStart w:id="1509" w:name="_Toc448227575"/>
      <w:r>
        <w:t xml:space="preserve">March 26 / Phamenoth 30: </w:t>
      </w:r>
      <w:r w:rsidR="00D31016">
        <w:t>Arch</w:t>
      </w:r>
      <w:r>
        <w:t>angel Gabriel</w:t>
      </w:r>
      <w:bookmarkEnd w:id="1508"/>
      <w:bookmarkEnd w:id="1509"/>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10" w:name="_Toc448227576"/>
      <w:r>
        <w:t xml:space="preserve">March 28 / Pharamuthi 2: Martyrdom of St. James </w:t>
      </w:r>
      <w:r w:rsidR="008762FF">
        <w:t xml:space="preserve">the son of </w:t>
      </w:r>
      <w:r w:rsidR="002E495E">
        <w:t>Zebedee</w:t>
      </w:r>
      <w:r>
        <w:t>, the Apostles</w:t>
      </w:r>
      <w:bookmarkEnd w:id="1510"/>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11" w:name="_Toc448696652"/>
      <w:bookmarkStart w:id="1512" w:name="April"/>
      <w:bookmarkEnd w:id="1469"/>
      <w:r>
        <w:lastRenderedPageBreak/>
        <w:t>April</w:t>
      </w:r>
      <w:bookmarkEnd w:id="1498"/>
      <w:bookmarkEnd w:id="1499"/>
      <w:bookmarkEnd w:id="1500"/>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11"/>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5C1F97">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5C1F97">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5C1F97">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5C1F97">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5C1F97">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5C1F97">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5C1F97">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5C1F97">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5C1F97">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5C1F97">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5C1F97">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13" w:name="_Toc448227577"/>
      <w:r>
        <w:lastRenderedPageBreak/>
        <w:t>April 1 / Pharamuthi 6</w:t>
      </w:r>
      <w:r w:rsidR="006E4762">
        <w:t xml:space="preserve">: </w:t>
      </w:r>
      <w:r>
        <w:t>Saint Mary of Egypt</w:t>
      </w:r>
      <w:bookmarkEnd w:id="1513"/>
    </w:p>
    <w:p w14:paraId="70D0F650" w14:textId="77777777" w:rsidR="00254945" w:rsidRDefault="00254945" w:rsidP="00254945">
      <w:pPr>
        <w:pStyle w:val="Heading4"/>
      </w:pPr>
      <w:bookmarkStart w:id="1514" w:name="_Ref434491512"/>
      <w:r>
        <w:t>The Doxology</w:t>
      </w:r>
      <w:r w:rsidR="00810F04">
        <w:t xml:space="preserve"> for St. Mary of Egypt</w:t>
      </w:r>
      <w:bookmarkEnd w:id="1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15" w:name="_Toc448227578"/>
      <w:r>
        <w:lastRenderedPageBreak/>
        <w:t>April 7 / Pharamuthi 12: Commemoration of Archangel Michael</w:t>
      </w:r>
      <w:bookmarkEnd w:id="1515"/>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16" w:name="_Toc448227579"/>
      <w:r>
        <w:t>April 10 / Pharamuthi 15: Consecrating of the Church of St. Agabus the Apostle</w:t>
      </w:r>
      <w:bookmarkEnd w:id="1516"/>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17" w:name="_Toc448227580"/>
      <w:r>
        <w:t xml:space="preserve">April 12 / Pharamuthi 17: Martyrdom of St. </w:t>
      </w:r>
      <w:commentRangeStart w:id="1518"/>
      <w:r>
        <w:t xml:space="preserve">James </w:t>
      </w:r>
      <w:commentRangeEnd w:id="1518"/>
      <w:r>
        <w:rPr>
          <w:rStyle w:val="CommentReference"/>
          <w:rFonts w:eastAsiaTheme="minorHAnsi" w:cstheme="minorBidi"/>
          <w:b w:val="0"/>
          <w:bCs w:val="0"/>
        </w:rPr>
        <w:commentReference w:id="1518"/>
      </w:r>
      <w:r>
        <w:t xml:space="preserve">the brother of </w:t>
      </w:r>
      <w:r w:rsidR="002E495E">
        <w:t>the Lord the bishop of Jerusalem</w:t>
      </w:r>
      <w:bookmarkEnd w:id="1517"/>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19" w:name="_Toc448227581"/>
      <w:r>
        <w:t>April 16 / Pharamuthi 21: Commemoration of the Theotokos</w:t>
      </w:r>
      <w:bookmarkEnd w:id="1519"/>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20" w:name="_Ref434560035"/>
      <w:bookmarkStart w:id="1521" w:name="_Toc448227582"/>
      <w:r>
        <w:t>April 18 / Pharamuthi 23: Martyrdom of St. George the Prince of the Martyrs</w:t>
      </w:r>
      <w:bookmarkEnd w:id="1520"/>
      <w:bookmarkEnd w:id="1521"/>
    </w:p>
    <w:p w14:paraId="480B7CF0" w14:textId="77777777" w:rsidR="00AF6D10" w:rsidRDefault="00AF6D10" w:rsidP="00AF6D10">
      <w:pPr>
        <w:pStyle w:val="Heading4"/>
      </w:pPr>
      <w:bookmarkStart w:id="1522" w:name="_Ref434489211"/>
      <w:r>
        <w:t>Another Doxology of St. George</w:t>
      </w:r>
      <w:bookmarkEnd w:id="1522"/>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23" w:name="_Toc448227583"/>
      <w:r>
        <w:lastRenderedPageBreak/>
        <w:t>April 24 / Pharamuthi 29: Commemoration of the Annunciation, Nativity, and Resurrection on the 29</w:t>
      </w:r>
      <w:r w:rsidRPr="00C0205C">
        <w:rPr>
          <w:vertAlign w:val="superscript"/>
        </w:rPr>
        <w:t>th</w:t>
      </w:r>
      <w:r>
        <w:t xml:space="preserve"> of Every Month</w:t>
      </w:r>
      <w:bookmarkEnd w:id="1523"/>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24" w:name="_Toc448227584"/>
      <w:r>
        <w:t xml:space="preserve">April 24 / Pharamuthi 29: </w:t>
      </w:r>
      <w:r w:rsidR="00B52D77">
        <w:t xml:space="preserve">Also the </w:t>
      </w:r>
      <w:r>
        <w:t>Departure of St. Erastus the Apostle</w:t>
      </w:r>
      <w:bookmarkEnd w:id="1524"/>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25" w:name="_Ref434562195"/>
      <w:bookmarkStart w:id="1526" w:name="_Toc448227585"/>
      <w:r>
        <w:t>April 25 / Pharamuthi 30: Martyrdom of St. Mark the Evangelist</w:t>
      </w:r>
      <w:bookmarkEnd w:id="1525"/>
      <w:bookmarkEnd w:id="1526"/>
    </w:p>
    <w:p w14:paraId="1A50F251" w14:textId="77777777" w:rsidR="00072324" w:rsidRDefault="00B46E6E" w:rsidP="00072324">
      <w:pPr>
        <w:pStyle w:val="Heading4"/>
      </w:pPr>
      <w:bookmarkStart w:id="1527" w:name="_Ref434488936"/>
      <w:r>
        <w:t>Another</w:t>
      </w:r>
      <w:r w:rsidR="00072324">
        <w:t xml:space="preserve"> Doxology</w:t>
      </w:r>
      <w:r>
        <w:t xml:space="preserve"> of St. Mark</w:t>
      </w:r>
      <w:bookmarkEnd w:id="1527"/>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28" w:name="_Toc448227586"/>
      <w:r>
        <w:t>April 26 / Pashons 1: Nativity of the Theotokos</w:t>
      </w:r>
      <w:bookmarkEnd w:id="1528"/>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29" w:name="_Toc448227587"/>
      <w:r>
        <w:t>April 28 /</w:t>
      </w:r>
      <w:r w:rsidR="00F66BB3">
        <w:t xml:space="preserve"> Pashons 3: Departure of St. Jas</w:t>
      </w:r>
      <w:r>
        <w:t>on the Disciple</w:t>
      </w:r>
      <w:bookmarkEnd w:id="1529"/>
    </w:p>
    <w:p w14:paraId="588AE276" w14:textId="42552118" w:rsidR="00191A26" w:rsidRDefault="00191A26" w:rsidP="00191A26">
      <w:pPr>
        <w:pStyle w:val="Rubric"/>
      </w:pPr>
      <w:bookmarkStart w:id="1530" w:name="_Toc410196215"/>
      <w:bookmarkStart w:id="1531" w:name="_Toc410196457"/>
      <w:bookmarkStart w:id="1532"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33" w:name="_Toc448227588"/>
      <w:r>
        <w:t>April 28 / Pashons 3: Also St. Theodore</w:t>
      </w:r>
      <w:r w:rsidR="00AF6F9B">
        <w:t xml:space="preserve"> the Disciple of St. Pachom</w:t>
      </w:r>
      <w:bookmarkEnd w:id="1533"/>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34" w:name="_Toc448696653"/>
      <w:bookmarkStart w:id="1535" w:name="May"/>
      <w:bookmarkEnd w:id="1512"/>
      <w:r>
        <w:lastRenderedPageBreak/>
        <w:t>May</w:t>
      </w:r>
      <w:r w:rsidR="00495F1A">
        <w:t xml:space="preserve"> or </w:t>
      </w:r>
      <w:bookmarkEnd w:id="1530"/>
      <w:bookmarkEnd w:id="1531"/>
      <w:bookmarkEnd w:id="1532"/>
      <w:r w:rsidRPr="00FB5E62">
        <w:rPr>
          <w:rFonts w:ascii="FreeSerifAvvaShenouda" w:eastAsia="Arial Unicode MS" w:hAnsi="FreeSerifAvvaShenouda" w:cs="FreeSerifAvvaShenouda"/>
          <w:lang w:val="en-US"/>
        </w:rPr>
        <w:t>Ⲡⲁϣⲁⲛⲥ</w:t>
      </w:r>
      <w:bookmarkEnd w:id="1534"/>
    </w:p>
    <w:bookmarkStart w:id="1536" w:name="_Ref434563583" w:displacedByCustomXml="next"/>
    <w:bookmarkStart w:id="1537" w:name="_Toc410196960" w:displacedByCustomXml="next"/>
    <w:bookmarkStart w:id="1538" w:name="_Toc410196458" w:displacedByCustomXml="next"/>
    <w:bookmarkStart w:id="1539" w:name="_Toc410196216"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5C1F97">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5C1F97">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5C1F97">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5C1F97">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5C1F97">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5C1F97">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5C1F97">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5C1F97">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5C1F97">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5C1F97">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5C1F97">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5C1F97">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5C1F97">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5C1F97">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5C1F97">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5C1F97">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5C1F97">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5C1F97">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5C1F97">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5C1F97">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40" w:name="_Ref436250616"/>
      <w:bookmarkStart w:id="1541" w:name="_Toc448227589"/>
      <w:r>
        <w:lastRenderedPageBreak/>
        <w:t>May 1 / Pashons 6: St. Macarius of Alexandria, the Presbyter</w:t>
      </w:r>
      <w:bookmarkEnd w:id="1536"/>
      <w:bookmarkEnd w:id="1540"/>
      <w:bookmarkEnd w:id="1541"/>
    </w:p>
    <w:p w14:paraId="65054283" w14:textId="77777777" w:rsidR="00137929" w:rsidRDefault="00137929" w:rsidP="00137929">
      <w:pPr>
        <w:pStyle w:val="Heading4"/>
      </w:pPr>
      <w:bookmarkStart w:id="1542" w:name="_Ref434490596"/>
      <w:r>
        <w:t>The Doxology</w:t>
      </w:r>
      <w:r w:rsidR="00B46E6E">
        <w:t xml:space="preserve"> for St. Macarius of Alexandria, the Presbyter</w:t>
      </w:r>
      <w:bookmarkEnd w:id="15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43" w:name="_Ref434560539"/>
      <w:bookmarkStart w:id="1544" w:name="_Toc448227590"/>
      <w:r>
        <w:t>May 2 / Pashons 7: St. Athanasius the Apostolic</w:t>
      </w:r>
      <w:bookmarkEnd w:id="1543"/>
      <w:bookmarkEnd w:id="1544"/>
    </w:p>
    <w:p w14:paraId="5C918841" w14:textId="77777777" w:rsidR="00EE657B" w:rsidRDefault="00EE657B" w:rsidP="00EE657B">
      <w:pPr>
        <w:pStyle w:val="Heading4"/>
      </w:pPr>
      <w:bookmarkStart w:id="1545" w:name="_Ref434492183"/>
      <w:r>
        <w:t>The Doxology</w:t>
      </w:r>
      <w:r w:rsidR="00B82753">
        <w:t xml:space="preserve"> for St. Athanasius the Apostolic</w:t>
      </w:r>
      <w:bookmarkEnd w:id="1545"/>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46" w:name="_Ref434492196"/>
      <w:r>
        <w:lastRenderedPageBreak/>
        <w:t>Another</w:t>
      </w:r>
      <w:r w:rsidR="0047441D">
        <w:t xml:space="preserve"> Doxology</w:t>
      </w:r>
      <w:r>
        <w:t xml:space="preserve"> for St. Athanasius the Apostolic</w:t>
      </w:r>
      <w:bookmarkEnd w:id="15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29"/>
            </w:r>
            <w:r>
              <w:t>;</w:t>
            </w:r>
          </w:p>
          <w:p w14:paraId="38DFDD79" w14:textId="77777777" w:rsidR="0047441D" w:rsidRDefault="0047441D" w:rsidP="0047441D">
            <w:pPr>
              <w:pStyle w:val="EngHang"/>
            </w:pPr>
            <w:r>
              <w:t>He sent them “the Father of Peace</w:t>
            </w:r>
            <w:r>
              <w:rPr>
                <w:rStyle w:val="FootnoteReference"/>
              </w:rPr>
              <w:footnoteReference w:id="930"/>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47" w:name="_Toc448227591"/>
      <w:r>
        <w:t>May 7 / Pashons 12: Commemoration of Archangel Michael</w:t>
      </w:r>
      <w:bookmarkEnd w:id="1547"/>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48" w:name="_Toc448227592"/>
      <w:r>
        <w:t>May 7 / Pashons 12: Also the Consecration of the Church of St. Demiana</w:t>
      </w:r>
      <w:bookmarkEnd w:id="1548"/>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49" w:name="_Toc448227593"/>
      <w:r>
        <w:t xml:space="preserve">May 8 / Pashons 13 St. Junia of the </w:t>
      </w:r>
      <w:proofErr w:type="gramStart"/>
      <w:r>
        <w:t>Seventy Two</w:t>
      </w:r>
      <w:proofErr w:type="gramEnd"/>
      <w:r>
        <w:t xml:space="preserve"> Disciples</w:t>
      </w:r>
      <w:bookmarkEnd w:id="1549"/>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50" w:name="_Toc448227594"/>
      <w:r>
        <w:t xml:space="preserve">May 8 / Pashons 13 Also St. </w:t>
      </w:r>
      <w:commentRangeStart w:id="1551"/>
      <w:r>
        <w:t>Arsenius</w:t>
      </w:r>
      <w:commentRangeEnd w:id="1551"/>
      <w:r>
        <w:rPr>
          <w:rStyle w:val="CommentReference"/>
          <w:rFonts w:eastAsiaTheme="minorHAnsi" w:cstheme="minorBidi"/>
          <w:b w:val="0"/>
          <w:bCs w:val="0"/>
        </w:rPr>
        <w:commentReference w:id="1551"/>
      </w:r>
      <w:bookmarkEnd w:id="1550"/>
    </w:p>
    <w:p w14:paraId="2EEE01C8" w14:textId="77777777" w:rsidR="00220DFD" w:rsidRDefault="00220DFD" w:rsidP="00220DFD">
      <w:pPr>
        <w:pStyle w:val="Heading4"/>
      </w:pPr>
      <w:bookmarkStart w:id="1552" w:name="_Ref434490892"/>
      <w:r>
        <w:t>The Doxology</w:t>
      </w:r>
      <w:r w:rsidR="00810F04">
        <w:t xml:space="preserve"> for St. Arsenius</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53" w:name="_Toc448227595"/>
      <w:r>
        <w:t>May 9 / Pashons 14: St. Pachomius</w:t>
      </w:r>
      <w:bookmarkEnd w:id="1553"/>
    </w:p>
    <w:p w14:paraId="1731E46B" w14:textId="77777777" w:rsidR="00C30529" w:rsidRDefault="00C30529" w:rsidP="00C30529">
      <w:pPr>
        <w:pStyle w:val="Heading4"/>
      </w:pPr>
      <w:bookmarkStart w:id="1554" w:name="_Ref434491150"/>
      <w:r>
        <w:t>The Doxology</w:t>
      </w:r>
      <w:r w:rsidR="00810F04">
        <w:t xml:space="preserve"> for St. Pachomius</w:t>
      </w:r>
      <w:bookmarkEnd w:id="15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55" w:name="_Toc448227596"/>
      <w:r>
        <w:lastRenderedPageBreak/>
        <w:t>May 11 / Pashons 16: Commemoration of St. John the Evangelist</w:t>
      </w:r>
      <w:bookmarkEnd w:id="1555"/>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56" w:name="_Toc448227597"/>
      <w:r>
        <w:t>May 16 / Pashons 21: Commemoration of the Theotokos</w:t>
      </w:r>
      <w:bookmarkEnd w:id="1556"/>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57" w:name="_Toc448227598"/>
      <w:r>
        <w:t xml:space="preserve">May 17 / Pashons 22: Departure of St. Andronicus the </w:t>
      </w:r>
      <w:r w:rsidR="00191A26">
        <w:t>Disciple</w:t>
      </w:r>
      <w:bookmarkEnd w:id="1557"/>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58" w:name="_Toc448227599"/>
      <w:r>
        <w:t xml:space="preserve">May 19 / Pashons 24: </w:t>
      </w:r>
      <w:r w:rsidR="00495F1A">
        <w:t>The Entrance into Egypt</w:t>
      </w:r>
      <w:bookmarkEnd w:id="1539"/>
      <w:bookmarkEnd w:id="1538"/>
      <w:bookmarkEnd w:id="1537"/>
      <w:bookmarkEnd w:id="1558"/>
    </w:p>
    <w:p w14:paraId="608201BF" w14:textId="77777777" w:rsidR="00C30529" w:rsidRDefault="00C30529" w:rsidP="00C30529">
      <w:pPr>
        <w:pStyle w:val="Heading4"/>
      </w:pPr>
      <w:bookmarkStart w:id="1559" w:name="_Ref434477906"/>
      <w:r>
        <w:t>The Doxology</w:t>
      </w:r>
      <w:r w:rsidR="00E21EA3">
        <w:t xml:space="preserve"> for the Entrance into Egypt</w:t>
      </w:r>
      <w:bookmarkEnd w:id="1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60" w:name="_Ref434476089"/>
      <w:r>
        <w:t>The Psali Adam</w:t>
      </w:r>
      <w:r w:rsidR="006C1B94">
        <w:t xml:space="preserve"> for the Entrance into Egypt</w:t>
      </w:r>
      <w:bookmarkEnd w:id="1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61" w:name="_Ref434476112"/>
      <w:r>
        <w:t>The Psali Batos</w:t>
      </w:r>
      <w:r w:rsidR="006C1B94">
        <w:t xml:space="preserve"> for the Entrance into Egypt</w:t>
      </w:r>
      <w:bookmarkEnd w:id="15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62"/>
            <w:r>
              <w:t>approached</w:t>
            </w:r>
            <w:commentRangeEnd w:id="1562"/>
            <w:r>
              <w:rPr>
                <w:rStyle w:val="CommentReference"/>
              </w:rPr>
              <w:commentReference w:id="1562"/>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63"/>
            <w:r>
              <w:t xml:space="preserve">Ⲫⲱⲕ </w:t>
            </w:r>
            <w:commentRangeEnd w:id="1563"/>
            <w:r>
              <w:rPr>
                <w:rStyle w:val="CommentReference"/>
                <w:rFonts w:ascii="Times New Roman" w:hAnsi="Times New Roman"/>
              </w:rPr>
              <w:commentReference w:id="1563"/>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64" w:name="_Toc448227600"/>
      <w:r>
        <w:lastRenderedPageBreak/>
        <w:t>May 19 / Pashons 24: Also, St. Pashnouni, the Monk and Martyr</w:t>
      </w:r>
      <w:bookmarkEnd w:id="1564"/>
    </w:p>
    <w:p w14:paraId="408F0E44" w14:textId="77777777" w:rsidR="00A055D8" w:rsidRDefault="00A055D8" w:rsidP="00A055D8">
      <w:pPr>
        <w:pStyle w:val="Heading4"/>
      </w:pPr>
      <w:bookmarkStart w:id="1565" w:name="_Ref434491429"/>
      <w:r>
        <w:t>The Doxology</w:t>
      </w:r>
      <w:r w:rsidR="00810F04">
        <w:t xml:space="preserve"> for St. Pashnouni</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66" w:name="_Toc448227601"/>
      <w:r>
        <w:t xml:space="preserve">May 21 / Pashons 26: </w:t>
      </w:r>
      <w:r w:rsidR="00072324">
        <w:t>Martyrdom of St. Thomas the Apostle</w:t>
      </w:r>
      <w:bookmarkEnd w:id="1566"/>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567" w:name="_Toc448227602"/>
      <w:r>
        <w:t>May 22 / Pashons 27: St. Thomas the Anchorite</w:t>
      </w:r>
      <w:bookmarkEnd w:id="1567"/>
    </w:p>
    <w:p w14:paraId="638D349A" w14:textId="77777777" w:rsidR="007A6E4F" w:rsidRDefault="007A6E4F" w:rsidP="007A6E4F">
      <w:pPr>
        <w:pStyle w:val="Heading4"/>
      </w:pPr>
      <w:bookmarkStart w:id="1568" w:name="_Ref434490403"/>
      <w:r>
        <w:t>The Doxology</w:t>
      </w:r>
      <w:r w:rsidR="00B46E6E">
        <w:t xml:space="preserve"> for St. Thomas the Anchorite</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69"/>
            <w:r>
              <w:t>Like amber</w:t>
            </w:r>
          </w:p>
          <w:p w14:paraId="2CE5E879" w14:textId="77777777" w:rsidR="007A6E4F" w:rsidRDefault="007A6E4F" w:rsidP="007A6E4F">
            <w:pPr>
              <w:pStyle w:val="EngHangEnd"/>
            </w:pPr>
            <w:r>
              <w:t>Spreading in paradise.</w:t>
            </w:r>
            <w:commentRangeEnd w:id="1569"/>
            <w:r>
              <w:rPr>
                <w:rStyle w:val="CommentReference"/>
                <w:rFonts w:ascii="Times New Roman" w:eastAsiaTheme="minorHAnsi" w:hAnsi="Times New Roman" w:cstheme="minorBidi"/>
                <w:color w:val="auto"/>
              </w:rPr>
              <w:commentReference w:id="1569"/>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70" w:name="_Toc448227603"/>
      <w:r>
        <w:t>May 24 (25) / Pashons 29: Commemoration of the Annunciation, Nativity, and Resurrection on the 29</w:t>
      </w:r>
      <w:r w:rsidRPr="00C0205C">
        <w:rPr>
          <w:vertAlign w:val="superscript"/>
        </w:rPr>
        <w:t>th</w:t>
      </w:r>
      <w:r>
        <w:t xml:space="preserve"> of Every Month</w:t>
      </w:r>
      <w:bookmarkEnd w:id="1570"/>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571" w:name="_Toc448227604"/>
      <w:r>
        <w:lastRenderedPageBreak/>
        <w:t xml:space="preserve">May 24 (25) / Pashons 29: Also St. </w:t>
      </w:r>
      <w:r w:rsidR="00F525F0">
        <w:t>Simeon</w:t>
      </w:r>
      <w:r>
        <w:t xml:space="preserve"> the Stylite</w:t>
      </w:r>
      <w:bookmarkEnd w:id="1571"/>
    </w:p>
    <w:p w14:paraId="6BC6625E" w14:textId="07CBC558" w:rsidR="00F525F0" w:rsidRPr="00F525F0" w:rsidRDefault="00F525F0" w:rsidP="00F525F0">
      <w:pPr>
        <w:pStyle w:val="Heading4"/>
      </w:pPr>
      <w:bookmarkStart w:id="1572" w:name="_Ref439328220"/>
      <w:r>
        <w:t>The Doxology for St. Simeon the Stylite</w:t>
      </w:r>
      <w:r w:rsidR="00BD2B3F">
        <w:rPr>
          <w:rStyle w:val="FootnoteReference"/>
        </w:rPr>
        <w:footnoteReference w:id="931"/>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73" w:name="_Toc448227605"/>
      <w:r>
        <w:t>May 25 / Pashons 30: Departure of St. Fournous the Disciple</w:t>
      </w:r>
      <w:bookmarkEnd w:id="1573"/>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574" w:name="_Toc448227606"/>
      <w:r>
        <w:t>May 27 / Paoni 2: St. Commemoration of the Appearance of the Bodies of St. John the Baptist and Elisha the Prophet</w:t>
      </w:r>
      <w:bookmarkEnd w:id="1574"/>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575" w:name="_Toc448227607"/>
      <w:r>
        <w:t>May 28 / Paoni 3: Consecration of St. George’s Church</w:t>
      </w:r>
      <w:bookmarkEnd w:id="1575"/>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576" w:name="_Toc448227608"/>
      <w:r>
        <w:t xml:space="preserve">May 28 / Paoni 3: </w:t>
      </w:r>
      <w:r w:rsidR="00601ED3">
        <w:t xml:space="preserve">Also </w:t>
      </w:r>
      <w:r>
        <w:t>St. Abraam of Fayyoum</w:t>
      </w:r>
      <w:bookmarkEnd w:id="1576"/>
    </w:p>
    <w:p w14:paraId="26D71FAF" w14:textId="77777777" w:rsidR="00C30529" w:rsidRDefault="00C30529" w:rsidP="00C30529">
      <w:pPr>
        <w:pStyle w:val="Heading4"/>
      </w:pPr>
      <w:bookmarkStart w:id="1577" w:name="_Ref434492469"/>
      <w:r>
        <w:t>The Doxology</w:t>
      </w:r>
      <w:r w:rsidR="00B82753">
        <w:t xml:space="preserve"> for St. Abraam of Fayyoum</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32"/>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81" w:name="_Toc448227609"/>
      <w:r>
        <w:t>May 30 / Paoni 5: Consecration of the Church of St. Victor</w:t>
      </w:r>
      <w:bookmarkEnd w:id="1581"/>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82" w:name="_Toc410196217"/>
      <w:bookmarkStart w:id="1583" w:name="_Toc410196459"/>
      <w:bookmarkStart w:id="1584" w:name="_Toc410196961"/>
      <w:bookmarkStart w:id="1585" w:name="_Toc448696654"/>
      <w:bookmarkStart w:id="1586" w:name="June"/>
      <w:bookmarkEnd w:id="1535"/>
      <w:r>
        <w:lastRenderedPageBreak/>
        <w:t>June</w:t>
      </w:r>
      <w:bookmarkEnd w:id="1582"/>
      <w:bookmarkEnd w:id="1583"/>
      <w:bookmarkEnd w:id="1584"/>
      <w:r w:rsidR="00C30529">
        <w:t xml:space="preserve"> or </w:t>
      </w:r>
      <w:r w:rsidR="00C30529">
        <w:rPr>
          <w:rFonts w:ascii="FreeSerifAvvaShenouda" w:hAnsi="FreeSerifAvvaShenouda" w:cs="FreeSerifAvvaShenouda"/>
        </w:rPr>
        <w:t>Ⲡⲁⲱⲛⲉ</w:t>
      </w:r>
      <w:bookmarkEnd w:id="1585"/>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5C1F97">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5C1F97">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5C1F97">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5C1F97">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5C1F97">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5C1F97">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5C1F97">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5C1F97">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5C1F97">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5C1F97">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5C1F97">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5C1F97">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5C1F97">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5C1F97">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5C1F97">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5C1F97">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5C1F97">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5C1F97">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5C1F97">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587" w:name="_Toc448227610"/>
      <w:r>
        <w:lastRenderedPageBreak/>
        <w:t>The Apostles' Fast</w:t>
      </w:r>
      <w:bookmarkEnd w:id="1587"/>
    </w:p>
    <w:p w14:paraId="06362FF7" w14:textId="77777777" w:rsidR="00654C55" w:rsidRDefault="00654C55" w:rsidP="00654C55">
      <w:pPr>
        <w:pStyle w:val="Heading4"/>
      </w:pPr>
      <w:bookmarkStart w:id="1588" w:name="_Ref434476183"/>
      <w:r>
        <w:t>The Psali Adam</w:t>
      </w:r>
      <w:r w:rsidR="006C1B94">
        <w:t xml:space="preserve"> for the Apostles’ Fast</w:t>
      </w:r>
      <w:bookmarkEnd w:id="15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89" w:name="_Ref434476204"/>
      <w:r>
        <w:t>The Psali Batos</w:t>
      </w:r>
      <w:r w:rsidR="006C1B94">
        <w:t xml:space="preserve"> for the Apostles’ Fast</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90"/>
            <w:r>
              <w:t xml:space="preserve">the </w:t>
            </w:r>
            <w:commentRangeEnd w:id="1590"/>
            <w:r>
              <w:rPr>
                <w:rStyle w:val="CommentReference"/>
              </w:rPr>
              <w:commentReference w:id="1590"/>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91" w:name="_Toc448227611"/>
      <w:r>
        <w:t>June 6 / Paoni 12: Commemoration of Archangel Michael</w:t>
      </w:r>
      <w:bookmarkEnd w:id="1591"/>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592" w:name="_Toc448227612"/>
      <w:r>
        <w:t>June 7 / Paoni 13: Archangel Gabriel</w:t>
      </w:r>
      <w:r w:rsidR="00D31016">
        <w:t>, the Evangelist of Daniel</w:t>
      </w:r>
      <w:bookmarkEnd w:id="1592"/>
    </w:p>
    <w:p w14:paraId="00F4ACC1" w14:textId="77777777" w:rsidR="00595AF3" w:rsidRPr="00980D99" w:rsidRDefault="00595AF3" w:rsidP="00595AF3">
      <w:pPr>
        <w:pStyle w:val="Heading4"/>
      </w:pPr>
      <w:bookmarkStart w:id="1593" w:name="_Ref434488149"/>
      <w:r>
        <w:t>The Doxology</w:t>
      </w:r>
      <w:r w:rsidR="00B46E6E">
        <w:t xml:space="preserve"> for Archangel Gabriel, the Evangelist of Daniel</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33"/>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34"/>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935"/>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94" w:name="_Ref434564551"/>
      <w:bookmarkStart w:id="1595" w:name="_Toc448227613"/>
      <w:r>
        <w:t>June 8 / Paoni 14: Sts. Apakir and John</w:t>
      </w:r>
      <w:bookmarkEnd w:id="1594"/>
      <w:bookmarkEnd w:id="1595"/>
    </w:p>
    <w:p w14:paraId="25CBD4EF" w14:textId="77777777" w:rsidR="006A0D7C" w:rsidRPr="00980D99" w:rsidRDefault="006A0D7C" w:rsidP="006A0D7C">
      <w:pPr>
        <w:pStyle w:val="Heading4"/>
      </w:pPr>
      <w:bookmarkStart w:id="1596" w:name="_Ref434489722"/>
      <w:r>
        <w:t>The Doxology</w:t>
      </w:r>
      <w:r w:rsidR="00B46E6E">
        <w:t xml:space="preserve"> for Sts. Apakir and John</w:t>
      </w:r>
      <w:bookmarkEnd w:id="15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97" w:name="_Toc448227614"/>
      <w:r>
        <w:rPr>
          <w:lang w:val="en-US"/>
        </w:rPr>
        <w:t>June 9 / Paoni 15: Handing over of St. Mark's Relics</w:t>
      </w:r>
      <w:bookmarkEnd w:id="1597"/>
    </w:p>
    <w:p w14:paraId="12A16B61" w14:textId="77777777" w:rsidR="00980D99" w:rsidRDefault="00980D99" w:rsidP="00980D99">
      <w:pPr>
        <w:pStyle w:val="Heading3"/>
        <w:rPr>
          <w:lang w:val="en-US"/>
        </w:rPr>
      </w:pPr>
      <w:bookmarkStart w:id="1598" w:name="_Toc448227615"/>
      <w:r>
        <w:rPr>
          <w:lang w:val="en-US"/>
        </w:rPr>
        <w:t>June 11 / Paoni 17: Return of St. Mark's Relics</w:t>
      </w:r>
      <w:bookmarkEnd w:id="1598"/>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99" w:name="_Toc448227616"/>
      <w:r>
        <w:rPr>
          <w:lang w:val="en-US"/>
        </w:rPr>
        <w:lastRenderedPageBreak/>
        <w:t>June 13 / Paoni 19: Martyrdom of St. George of Zahim</w:t>
      </w:r>
      <w:bookmarkEnd w:id="1599"/>
    </w:p>
    <w:p w14:paraId="4EBBC2F1" w14:textId="77777777" w:rsidR="006D27E4" w:rsidRPr="00980D99" w:rsidRDefault="006D27E4" w:rsidP="006D27E4">
      <w:pPr>
        <w:pStyle w:val="Heading4"/>
      </w:pPr>
      <w:bookmarkStart w:id="1600" w:name="_Ref434489925"/>
      <w:r>
        <w:t>The Doxology</w:t>
      </w:r>
      <w:r w:rsidR="00B46E6E">
        <w:t xml:space="preserve"> for St. George of Zahim</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36"/>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01" w:name="_Toc448227617"/>
      <w:r>
        <w:lastRenderedPageBreak/>
        <w:t>June 15 / Paoni 21: Commemoration of the Theotokos</w:t>
      </w:r>
      <w:bookmarkEnd w:id="1601"/>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02" w:name="_Toc448227618"/>
      <w:r>
        <w:t>June 16 / Paoni 22: Consecration of a Church of St. Cosmas and Damian, Their Brothers and Their Mother</w:t>
      </w:r>
      <w:bookmarkEnd w:id="1602"/>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03" w:name="_Toc448227619"/>
      <w:r>
        <w:rPr>
          <w:lang w:val="en-US"/>
        </w:rPr>
        <w:t xml:space="preserve">June 18 / Paoni 24: </w:t>
      </w:r>
      <w:r w:rsidR="001B4E41">
        <w:rPr>
          <w:lang w:val="en-US"/>
        </w:rPr>
        <w:t xml:space="preserve">The Strong </w:t>
      </w:r>
      <w:r>
        <w:rPr>
          <w:lang w:val="en-US"/>
        </w:rPr>
        <w:t>St. Moses</w:t>
      </w:r>
      <w:bookmarkEnd w:id="1603"/>
    </w:p>
    <w:p w14:paraId="5BCAE9A6" w14:textId="77777777" w:rsidR="00980D99" w:rsidRDefault="00980D99" w:rsidP="00980D99">
      <w:pPr>
        <w:pStyle w:val="Heading4"/>
        <w:rPr>
          <w:lang w:val="en-US"/>
        </w:rPr>
      </w:pPr>
      <w:bookmarkStart w:id="1604" w:name="_Ref434491006"/>
      <w:r>
        <w:rPr>
          <w:lang w:val="en-US"/>
        </w:rPr>
        <w:t>The Doxology</w:t>
      </w:r>
      <w:r w:rsidR="00810F04">
        <w:rPr>
          <w:lang w:val="en-US"/>
        </w:rPr>
        <w:t xml:space="preserve"> for the Strong St. Moses</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37"/>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38"/>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39"/>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15" w:name="_Toc448227620"/>
      <w:r>
        <w:rPr>
          <w:lang w:val="en-US"/>
        </w:rPr>
        <w:t>June 19 / Paoni 25: Martyrdom of St</w:t>
      </w:r>
      <w:r w:rsidR="00191A26">
        <w:rPr>
          <w:lang w:val="en-US"/>
        </w:rPr>
        <w:t>. Jude the Disciple and Epistle-</w:t>
      </w:r>
      <w:r>
        <w:rPr>
          <w:lang w:val="en-US"/>
        </w:rPr>
        <w:t>Writer</w:t>
      </w:r>
      <w:bookmarkEnd w:id="1615"/>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16" w:name="_Toc448227621"/>
      <w:r>
        <w:t xml:space="preserve">June 20 / Paoni 26: </w:t>
      </w:r>
      <w:r w:rsidR="00237D47">
        <w:t xml:space="preserve">Consecration of the Church of </w:t>
      </w:r>
      <w:r>
        <w:t>Archangel Gabriel</w:t>
      </w:r>
      <w:bookmarkEnd w:id="1616"/>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17" w:name="_Toc448227622"/>
      <w:r>
        <w:rPr>
          <w:lang w:val="en-US"/>
        </w:rPr>
        <w:lastRenderedPageBreak/>
        <w:t>June 21 / Paoni 27: Martyrdom of St. Ananias the Apostle</w:t>
      </w:r>
      <w:bookmarkEnd w:id="1617"/>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18" w:name="_Toc448227623"/>
      <w:r>
        <w:t>June 23 / Paoni 29: Commemoration of the Annunciation, Nativity, and Resurrection on the 29</w:t>
      </w:r>
      <w:r w:rsidRPr="00C0205C">
        <w:rPr>
          <w:vertAlign w:val="superscript"/>
        </w:rPr>
        <w:t>th</w:t>
      </w:r>
      <w:r>
        <w:t xml:space="preserve"> of Every Month</w:t>
      </w:r>
      <w:bookmarkEnd w:id="1618"/>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19" w:name="_Toc448227624"/>
      <w:r>
        <w:rPr>
          <w:lang w:val="en-US"/>
        </w:rPr>
        <w:t>June 24 / Paoni 30: The Nativity of St. John the Baptist</w:t>
      </w:r>
      <w:bookmarkEnd w:id="1619"/>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20" w:name="_Toc448227625"/>
      <w:r>
        <w:t>June 26 / Epip 2: Departure of St. Thaddaeus the Apostle</w:t>
      </w:r>
      <w:bookmarkEnd w:id="1620"/>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21" w:name="_Toc448227626"/>
      <w:r>
        <w:t>June 27 / Epip 3: St. Cyril of Alexandria</w:t>
      </w:r>
      <w:bookmarkEnd w:id="1621"/>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22" w:name="_Toc448227627"/>
      <w:r>
        <w:t>June 28 / Epip 4: Sts. Apakir and John</w:t>
      </w:r>
      <w:bookmarkEnd w:id="1622"/>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23"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23"/>
    </w:p>
    <w:p w14:paraId="6FD478B9" w14:textId="77777777" w:rsidR="004C7F73" w:rsidRDefault="004C7F73" w:rsidP="004C7F73">
      <w:pPr>
        <w:pStyle w:val="Heading4"/>
      </w:pPr>
      <w:bookmarkStart w:id="1624" w:name="_Ref434477973"/>
      <w:r>
        <w:t>The Doxology of Sts. Peter and Paul</w:t>
      </w:r>
      <w:bookmarkEnd w:id="16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25"/>
            <w:r>
              <w:t>Are the working husbandmen</w:t>
            </w:r>
            <w:commentRangeEnd w:id="1625"/>
            <w:r>
              <w:rPr>
                <w:rStyle w:val="CommentReference"/>
                <w:rFonts w:ascii="Times New Roman" w:eastAsiaTheme="minorHAnsi" w:hAnsi="Times New Roman" w:cstheme="minorBidi"/>
                <w:color w:val="auto"/>
              </w:rPr>
              <w:commentReference w:id="1625"/>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626"/>
            <w:r>
              <w:t xml:space="preserve">With </w:t>
            </w:r>
            <w:commentRangeEnd w:id="1626"/>
            <w:r>
              <w:rPr>
                <w:rStyle w:val="CommentReference"/>
                <w:rFonts w:ascii="Times New Roman" w:eastAsiaTheme="minorHAnsi" w:hAnsi="Times New Roman" w:cstheme="minorBidi"/>
                <w:color w:val="auto"/>
              </w:rPr>
              <w:commentReference w:id="1626"/>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27"/>
            <w:commentRangeStart w:id="1628"/>
            <w:r>
              <w:t xml:space="preserve">sound </w:t>
            </w:r>
            <w:commentRangeEnd w:id="1627"/>
            <w:r>
              <w:rPr>
                <w:rStyle w:val="CommentReference"/>
                <w:rFonts w:ascii="Times New Roman" w:eastAsiaTheme="minorHAnsi" w:hAnsi="Times New Roman" w:cstheme="minorBidi"/>
                <w:color w:val="auto"/>
              </w:rPr>
              <w:commentReference w:id="1627"/>
            </w:r>
            <w:commentRangeEnd w:id="1628"/>
            <w:r>
              <w:rPr>
                <w:rStyle w:val="CommentReference"/>
                <w:rFonts w:ascii="Times New Roman" w:eastAsiaTheme="minorHAnsi" w:hAnsi="Times New Roman" w:cstheme="minorBidi"/>
                <w:color w:val="auto"/>
              </w:rPr>
              <w:commentReference w:id="1628"/>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29" w:name="_Ref434488724"/>
      <w:r>
        <w:t>The Doxology of St. Paul</w:t>
      </w:r>
      <w:bookmarkEnd w:id="16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30"/>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31"/>
            <w:r>
              <w:t xml:space="preserve">To </w:t>
            </w:r>
            <w:commentRangeEnd w:id="1631"/>
            <w:r>
              <w:rPr>
                <w:rStyle w:val="CommentReference"/>
                <w:rFonts w:ascii="Times New Roman" w:eastAsiaTheme="minorHAnsi" w:hAnsi="Times New Roman" w:cstheme="minorBidi"/>
                <w:color w:val="auto"/>
              </w:rPr>
              <w:commentReference w:id="1631"/>
            </w:r>
            <w:r>
              <w:t xml:space="preserve">all the </w:t>
            </w:r>
            <w:commentRangeStart w:id="1632"/>
            <w:r>
              <w:t>Gentiles</w:t>
            </w:r>
            <w:commentRangeEnd w:id="1632"/>
            <w:r>
              <w:rPr>
                <w:rStyle w:val="CommentReference"/>
                <w:rFonts w:ascii="Times New Roman" w:eastAsiaTheme="minorHAnsi" w:hAnsi="Times New Roman" w:cstheme="minorBidi"/>
                <w:color w:val="auto"/>
              </w:rPr>
              <w:commentReference w:id="1632"/>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33"/>
            <w:r>
              <w:t>To be completely filled</w:t>
            </w:r>
          </w:p>
          <w:p w14:paraId="68A85021" w14:textId="77777777" w:rsidR="00306181" w:rsidRDefault="00306181" w:rsidP="00306181">
            <w:pPr>
              <w:pStyle w:val="EngHangEnd"/>
            </w:pPr>
            <w:r>
              <w:t>With God in love.</w:t>
            </w:r>
            <w:commentRangeEnd w:id="1633"/>
            <w:r>
              <w:rPr>
                <w:rStyle w:val="CommentReference"/>
                <w:rFonts w:ascii="Times New Roman" w:eastAsiaTheme="minorHAnsi" w:hAnsi="Times New Roman" w:cstheme="minorBidi"/>
                <w:color w:val="auto"/>
              </w:rPr>
              <w:commentReference w:id="1633"/>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34" w:name="_Ref434476236"/>
      <w:r>
        <w:t>The Psali Adam</w:t>
      </w:r>
      <w:r w:rsidR="006C1B94">
        <w:t xml:space="preserve"> for the Apostles’ Feast</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35" w:name="_Ref434476261"/>
      <w:r>
        <w:t>The Psali Batos</w:t>
      </w:r>
      <w:r w:rsidR="006C1B94">
        <w:t xml:space="preserve"> for the Apostles’ Feast</w:t>
      </w:r>
      <w:bookmarkEnd w:id="16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36" w:name="_Toc448227629"/>
      <w:r>
        <w:rPr>
          <w:lang w:val="en-US"/>
        </w:rPr>
        <w:t>June 30 / Epip 6: Martyrdom of St. Aoulimpas the Apostle</w:t>
      </w:r>
      <w:bookmarkEnd w:id="1636"/>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37" w:name="_Toc410196218"/>
      <w:bookmarkStart w:id="1638" w:name="_Toc410196460"/>
      <w:bookmarkStart w:id="1639" w:name="_Toc410196962"/>
      <w:bookmarkStart w:id="1640" w:name="_Toc448696655"/>
      <w:bookmarkStart w:id="1641" w:name="July"/>
      <w:bookmarkEnd w:id="1586"/>
      <w:r>
        <w:lastRenderedPageBreak/>
        <w:t>July</w:t>
      </w:r>
      <w:bookmarkEnd w:id="1637"/>
      <w:bookmarkEnd w:id="1638"/>
      <w:bookmarkEnd w:id="1639"/>
      <w:r w:rsidR="00980D99">
        <w:t xml:space="preserve"> or </w:t>
      </w:r>
      <w:r w:rsidR="00980D99">
        <w:rPr>
          <w:rFonts w:ascii="FreeSerifAvvaShenouda" w:hAnsi="FreeSerifAvvaShenouda" w:cs="FreeSerifAvvaShenouda"/>
        </w:rPr>
        <w:t>Ⲉⲡⲏⲡ</w:t>
      </w:r>
      <w:bookmarkEnd w:id="1640"/>
    </w:p>
    <w:bookmarkStart w:id="1642" w:name="_Ref434562742" w:displacedByCustomXml="next"/>
    <w:bookmarkStart w:id="1643" w:name="_Toc410196965" w:displacedByCustomXml="next"/>
    <w:bookmarkStart w:id="1644" w:name="_Toc410196463" w:displacedByCustomXml="next"/>
    <w:bookmarkStart w:id="1645" w:name="_Toc410196221"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5C1F97">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5C1F97">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5C1F97">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5C1F97">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5C1F97">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5C1F97">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5C1F97">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5C1F97">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5C1F97">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5C1F97">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5C1F97">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5C1F97">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5C1F97">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5C1F97">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5C1F97">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5C1F97">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46" w:name="_Ref436250323"/>
      <w:bookmarkStart w:id="1647" w:name="_Toc448227630"/>
      <w:r>
        <w:rPr>
          <w:rFonts w:ascii="Times New Roman" w:hAnsi="Times New Roman" w:cs="Times New Roman"/>
        </w:rPr>
        <w:lastRenderedPageBreak/>
        <w:t>July 1 / Epip 7: St. Shenoute</w:t>
      </w:r>
      <w:bookmarkEnd w:id="1642"/>
      <w:bookmarkEnd w:id="1646"/>
      <w:bookmarkEnd w:id="1647"/>
    </w:p>
    <w:p w14:paraId="5B5A5AD3" w14:textId="77777777" w:rsidR="00980D99" w:rsidRDefault="00980D99" w:rsidP="00980D99">
      <w:pPr>
        <w:pStyle w:val="Heading4"/>
        <w:rPr>
          <w:lang w:val="en-US"/>
        </w:rPr>
      </w:pPr>
      <w:bookmarkStart w:id="1648" w:name="_Ref434491186"/>
      <w:r>
        <w:rPr>
          <w:lang w:val="en-US"/>
        </w:rPr>
        <w:t>The Doxology</w:t>
      </w:r>
      <w:r w:rsidR="00810F04">
        <w:rPr>
          <w:lang w:val="en-US"/>
        </w:rPr>
        <w:t xml:space="preserve"> for St. Shenoute</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40"/>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41"/>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42"/>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52" w:name="_Ref434491207"/>
      <w:r>
        <w:rPr>
          <w:lang w:val="en-US"/>
        </w:rPr>
        <w:t>A Doxology for St. Besa</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53" w:name="_Toc448227631"/>
      <w:r>
        <w:rPr>
          <w:rFonts w:ascii="Times New Roman" w:hAnsi="Times New Roman" w:cs="Times New Roman"/>
        </w:rPr>
        <w:t>July 1 / Epip 7: Also St. Ignatius</w:t>
      </w:r>
      <w:bookmarkEnd w:id="1653"/>
    </w:p>
    <w:p w14:paraId="08CD1881" w14:textId="77777777" w:rsidR="00980D99" w:rsidRDefault="00980D99" w:rsidP="00980D99">
      <w:pPr>
        <w:pStyle w:val="Heading3"/>
        <w:rPr>
          <w:lang w:val="en-US"/>
        </w:rPr>
      </w:pPr>
      <w:bookmarkStart w:id="1654" w:name="_Ref434560325"/>
      <w:bookmarkStart w:id="1655" w:name="_Toc448227632"/>
      <w:r>
        <w:rPr>
          <w:lang w:val="en-US"/>
        </w:rPr>
        <w:t>July 2 / Epip 8: St. Pishoy</w:t>
      </w:r>
      <w:bookmarkEnd w:id="1654"/>
      <w:bookmarkEnd w:id="1655"/>
    </w:p>
    <w:p w14:paraId="3F31CCDA" w14:textId="77777777" w:rsidR="00980D99" w:rsidRDefault="00980D99" w:rsidP="00980D99">
      <w:pPr>
        <w:pStyle w:val="Heading4"/>
        <w:rPr>
          <w:lang w:val="en-US"/>
        </w:rPr>
      </w:pPr>
      <w:bookmarkStart w:id="1656" w:name="_Ref434490783"/>
      <w:r>
        <w:rPr>
          <w:lang w:val="en-US"/>
        </w:rPr>
        <w:t>The Doxology</w:t>
      </w:r>
      <w:r w:rsidR="00810F04">
        <w:rPr>
          <w:lang w:val="en-US"/>
        </w:rPr>
        <w:t xml:space="preserve"> for St. Pishoy</w:t>
      </w:r>
      <w:bookmarkEnd w:id="1656"/>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43"/>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44"/>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66" w:name="_Toc448227633"/>
      <w:r>
        <w:t>The Virgin’s Fast</w:t>
      </w:r>
      <w:bookmarkEnd w:id="1645"/>
      <w:bookmarkEnd w:id="1644"/>
      <w:bookmarkEnd w:id="1643"/>
      <w:bookmarkEnd w:id="1666"/>
    </w:p>
    <w:p w14:paraId="67B94F6A" w14:textId="77777777" w:rsidR="005B716A" w:rsidRDefault="005B716A" w:rsidP="005B716A">
      <w:pPr>
        <w:pStyle w:val="Heading3"/>
        <w:rPr>
          <w:lang w:val="en-US"/>
        </w:rPr>
      </w:pPr>
      <w:bookmarkStart w:id="1667" w:name="_Toc448227634"/>
      <w:r>
        <w:rPr>
          <w:lang w:val="en-US"/>
        </w:rPr>
        <w:t>July 3 / Epip 9: Martyrdom of</w:t>
      </w:r>
      <w:r w:rsidR="00FE0AE4">
        <w:rPr>
          <w:lang w:val="en-US"/>
        </w:rPr>
        <w:t xml:space="preserve"> </w:t>
      </w:r>
      <w:r>
        <w:rPr>
          <w:lang w:val="en-US"/>
        </w:rPr>
        <w:t>St. Simon Cleophas the Apostle</w:t>
      </w:r>
      <w:bookmarkEnd w:id="1667"/>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668" w:name="_Toc448227635"/>
      <w:r>
        <w:t>July 6 / Epip 12: Commemoration of Archangel Michael</w:t>
      </w:r>
      <w:bookmarkEnd w:id="1668"/>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669" w:name="_Toc448227636"/>
      <w:r>
        <w:t>July 12 / Epip 18: Martyrdom of St. James the Apostle, the Bishop of Jerusalem</w:t>
      </w:r>
      <w:bookmarkEnd w:id="1669"/>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670" w:name="_Ref434562330"/>
      <w:bookmarkStart w:id="1671" w:name="_Toc448227637"/>
      <w:r>
        <w:t>July 14 / Epip 20: Martyrdom of St. Theodore of Shotep, the General</w:t>
      </w:r>
      <w:bookmarkEnd w:id="1670"/>
      <w:bookmarkEnd w:id="1671"/>
    </w:p>
    <w:p w14:paraId="7B584133" w14:textId="77777777" w:rsidR="009C1989" w:rsidRDefault="009C1989" w:rsidP="009C1989">
      <w:pPr>
        <w:pStyle w:val="Heading4"/>
      </w:pPr>
      <w:bookmarkStart w:id="1672" w:name="_Ref434489277"/>
      <w:r>
        <w:t>The Doxology of St. Theodore of Shotep, the General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73" w:name="_Ref434489296"/>
      <w:r>
        <w:t>Another Doxology of St. Theodore of Shotep, the General</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74"/>
            <w:r>
              <w:t>struggler</w:t>
            </w:r>
            <w:commentRangeEnd w:id="1674"/>
            <w:r>
              <w:rPr>
                <w:rStyle w:val="CommentReference"/>
                <w:rFonts w:ascii="Times New Roman" w:eastAsiaTheme="minorHAnsi" w:hAnsi="Times New Roman" w:cstheme="minorBidi"/>
                <w:color w:val="auto"/>
              </w:rPr>
              <w:commentReference w:id="1674"/>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75" w:name="_Toc448227638"/>
      <w:r>
        <w:t>July 15 / Epip 21: Commemoration of the Theotokos</w:t>
      </w:r>
      <w:bookmarkEnd w:id="1675"/>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676" w:name="_Ref434562663"/>
      <w:bookmarkStart w:id="1677" w:name="_Toc448227639"/>
      <w:r>
        <w:t>July 17 / Epip 23: The Martyrdom of St. Marina</w:t>
      </w:r>
      <w:bookmarkEnd w:id="1676"/>
      <w:bookmarkEnd w:id="1677"/>
    </w:p>
    <w:p w14:paraId="71210AE6" w14:textId="77777777" w:rsidR="0078548F" w:rsidRDefault="0078548F" w:rsidP="0078548F">
      <w:pPr>
        <w:pStyle w:val="Heading4"/>
      </w:pPr>
      <w:bookmarkStart w:id="1678" w:name="_Ref434490204"/>
      <w:r>
        <w:t>The Doxology</w:t>
      </w:r>
      <w:r w:rsidR="00B46E6E">
        <w:t xml:space="preserve"> for St. Marina</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79" w:name="_Toc448227640"/>
      <w:r>
        <w:t>July 18 / Epip 24: The Martyrdom of Abba Noub</w:t>
      </w:r>
      <w:bookmarkEnd w:id="1679"/>
    </w:p>
    <w:p w14:paraId="45A4C76D" w14:textId="77777777" w:rsidR="00951605" w:rsidRDefault="00951605" w:rsidP="00951605">
      <w:pPr>
        <w:pStyle w:val="Heading4"/>
      </w:pPr>
      <w:bookmarkStart w:id="1680" w:name="_Ref434489534"/>
      <w:r>
        <w:t>The Doxology</w:t>
      </w:r>
      <w:r w:rsidR="00B46E6E">
        <w:t xml:space="preserve"> for Abba Noub</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81"/>
            <w:r>
              <w:t>Abba Noub</w:t>
            </w:r>
            <w:commentRangeEnd w:id="1681"/>
            <w:r>
              <w:rPr>
                <w:rStyle w:val="CommentReference"/>
                <w:rFonts w:ascii="Times New Roman" w:eastAsiaTheme="minorHAnsi" w:hAnsi="Times New Roman" w:cstheme="minorBidi"/>
                <w:color w:val="auto"/>
              </w:rPr>
              <w:commentReference w:id="1681"/>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82"/>
            <w:r>
              <w:t xml:space="preserve">upright </w:t>
            </w:r>
            <w:commentRangeEnd w:id="1682"/>
            <w:r>
              <w:rPr>
                <w:rStyle w:val="CommentReference"/>
                <w:rFonts w:ascii="Times New Roman" w:eastAsiaTheme="minorHAnsi" w:hAnsi="Times New Roman" w:cstheme="minorBidi"/>
                <w:color w:val="auto"/>
              </w:rPr>
              <w:commentReference w:id="1682"/>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83" w:name="_Toc448227641"/>
      <w:r>
        <w:t>July 20 / Epip 26: Joseph the Carpenter</w:t>
      </w:r>
      <w:bookmarkEnd w:id="1683"/>
    </w:p>
    <w:p w14:paraId="5DE3B33E" w14:textId="77777777" w:rsidR="00BF240D" w:rsidRDefault="00BF240D" w:rsidP="00BF240D">
      <w:pPr>
        <w:pStyle w:val="Heading4"/>
      </w:pPr>
      <w:bookmarkStart w:id="1684" w:name="_Ref434488476"/>
      <w:r>
        <w:t>The Doxology</w:t>
      </w:r>
      <w:r w:rsidR="00B46E6E">
        <w:t xml:space="preserve"> for St. Joseph the Carpenter</w:t>
      </w:r>
      <w:bookmarkEnd w:id="16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45"/>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85" w:name="_Toc448227642"/>
      <w:bookmarkStart w:id="1686" w:name="_Toc410196222"/>
      <w:bookmarkStart w:id="1687" w:name="_Toc410196464"/>
      <w:bookmarkStart w:id="1688" w:name="_Toc410196966"/>
      <w:r>
        <w:t>July 20 / Epip 26: Also St. Frumentius (Abune Selama), the First Bishop of Ethiopia</w:t>
      </w:r>
      <w:bookmarkEnd w:id="1685"/>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689" w:name="_Toc448227643"/>
      <w:r>
        <w:t>July 22 / Epip 28: Departure of St. Mary Magdalene</w:t>
      </w:r>
      <w:bookmarkEnd w:id="1689"/>
    </w:p>
    <w:p w14:paraId="41ADBBFF" w14:textId="77777777" w:rsidR="00C325FC" w:rsidRDefault="00C325FC" w:rsidP="00C325FC">
      <w:pPr>
        <w:pStyle w:val="Heading4"/>
      </w:pPr>
      <w:bookmarkStart w:id="1690" w:name="_Ref434489077"/>
      <w:r>
        <w:t>The Doxology</w:t>
      </w:r>
      <w:r w:rsidR="00B46E6E">
        <w:t xml:space="preserve"> for St. Mary Magdalene</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91"/>
            <w:r>
              <w:t xml:space="preserve">ϯⲁⲅⲓⲁ </w:t>
            </w:r>
            <w:commentRangeEnd w:id="1691"/>
            <w:r>
              <w:rPr>
                <w:rStyle w:val="CommentReference"/>
                <w:rFonts w:ascii="Times New Roman" w:hAnsi="Times New Roman" w:cstheme="minorBidi"/>
                <w:noProof w:val="0"/>
              </w:rPr>
              <w:commentReference w:id="1691"/>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92"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92"/>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693" w:name="_Toc448227645"/>
      <w:r>
        <w:t xml:space="preserve">July 23 / Epip 29: </w:t>
      </w:r>
      <w:r w:rsidR="00B52D77">
        <w:t xml:space="preserve">Also the </w:t>
      </w:r>
      <w:r>
        <w:t>Translocation of the Relics of St. Andrew, the Apostle</w:t>
      </w:r>
      <w:bookmarkEnd w:id="1693"/>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694" w:name="_Toc448227646"/>
      <w:r>
        <w:t>July 28 / Mesori 4: Consecration of the Church of St. Anthony</w:t>
      </w:r>
      <w:bookmarkEnd w:id="1694"/>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41"/>
      <w:r>
        <w:t>.</w:t>
      </w:r>
    </w:p>
    <w:p w14:paraId="62D72F65" w14:textId="77777777" w:rsidR="00495F1A" w:rsidRPr="00980D99" w:rsidRDefault="00495F1A" w:rsidP="00495F1A">
      <w:pPr>
        <w:pStyle w:val="Heading2"/>
        <w:rPr>
          <w:lang w:val="en-US"/>
        </w:rPr>
      </w:pPr>
      <w:bookmarkStart w:id="1695" w:name="_Toc448696656"/>
      <w:bookmarkStart w:id="1696" w:name="August"/>
      <w:r>
        <w:lastRenderedPageBreak/>
        <w:t>August</w:t>
      </w:r>
      <w:bookmarkEnd w:id="1686"/>
      <w:bookmarkEnd w:id="1687"/>
      <w:bookmarkEnd w:id="1688"/>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95"/>
    </w:p>
    <w:bookmarkStart w:id="1697" w:name="_Toc410196967" w:displacedByCustomXml="next"/>
    <w:bookmarkStart w:id="1698" w:name="_Toc410196465" w:displacedByCustomXml="next"/>
    <w:bookmarkStart w:id="1699" w:name="_Toc410196223"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5C1F97">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5C1F97">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5C1F97">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5C1F97">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5C1F97">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5C1F97">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5C1F97">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5C1F97">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5C1F97">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5C1F97">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5C1F97">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5C1F97">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00" w:name="_Toc448227647"/>
      <w:r>
        <w:lastRenderedPageBreak/>
        <w:t>August 1 / Mesori 8: The Confession of St. Peter</w:t>
      </w:r>
      <w:bookmarkEnd w:id="1700"/>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01" w:name="_Toc448227648"/>
      <w:r>
        <w:t>August 5 / Mesori 12: Commemoration of Archangel Michael</w:t>
      </w:r>
      <w:bookmarkEnd w:id="1701"/>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02" w:name="_Toc448227649"/>
      <w:r>
        <w:t xml:space="preserve">August 6 / Mesori 13: </w:t>
      </w:r>
      <w:r w:rsidR="00495F1A">
        <w:t>The Transfiguration</w:t>
      </w:r>
      <w:bookmarkEnd w:id="1699"/>
      <w:bookmarkEnd w:id="1698"/>
      <w:bookmarkEnd w:id="1697"/>
      <w:bookmarkEnd w:id="1702"/>
    </w:p>
    <w:p w14:paraId="1EF4D652" w14:textId="77777777" w:rsidR="00980D99" w:rsidRDefault="00980D99" w:rsidP="00980D99">
      <w:pPr>
        <w:pStyle w:val="Heading4"/>
      </w:pPr>
      <w:bookmarkStart w:id="1703" w:name="_Ref434478012"/>
      <w:r>
        <w:t>The Doxology</w:t>
      </w:r>
      <w:r w:rsidR="00E21EA3">
        <w:t xml:space="preserve"> of the Transfiguration</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04" w:name="_Ref434476299"/>
      <w:r>
        <w:t>The Psali Adam</w:t>
      </w:r>
      <w:r w:rsidR="006C1B94">
        <w:t xml:space="preserve"> for the Transfiguration</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05" w:name="_Ref434476316"/>
      <w:r>
        <w:t>The Psali Batos</w:t>
      </w:r>
      <w:r w:rsidR="006C1B94">
        <w:t xml:space="preserve"> for the Transfiguration</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06" w:name="_Toc410196224"/>
      <w:bookmarkStart w:id="1707" w:name="_Toc410196466"/>
      <w:bookmarkStart w:id="1708" w:name="_Toc410196968"/>
      <w:bookmarkStart w:id="1709" w:name="_Ref435642801"/>
      <w:bookmarkStart w:id="1710" w:name="_Ref435642808"/>
      <w:bookmarkStart w:id="1711" w:name="_Toc448227650"/>
      <w:r>
        <w:t xml:space="preserve">August 9 / Mesori 16: </w:t>
      </w:r>
      <w:r w:rsidR="00495F1A">
        <w:t>The Assumption of the Virgin</w:t>
      </w:r>
      <w:bookmarkEnd w:id="1706"/>
      <w:bookmarkEnd w:id="1707"/>
      <w:bookmarkEnd w:id="1708"/>
      <w:bookmarkEnd w:id="1709"/>
      <w:bookmarkEnd w:id="1710"/>
      <w:bookmarkEnd w:id="1711"/>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12" w:name="_Ref435642763"/>
      <w:r>
        <w:t xml:space="preserve">The Psali </w:t>
      </w:r>
      <w:commentRangeStart w:id="1713"/>
      <w:r>
        <w:t xml:space="preserve">Adam </w:t>
      </w:r>
      <w:commentRangeEnd w:id="1713"/>
      <w:r>
        <w:rPr>
          <w:rStyle w:val="CommentReference"/>
          <w:rFonts w:eastAsiaTheme="minorHAnsi" w:cstheme="minorBidi"/>
          <w:b w:val="0"/>
          <w:bCs w:val="0"/>
          <w:iCs w:val="0"/>
          <w:color w:val="auto"/>
        </w:rPr>
        <w:commentReference w:id="1713"/>
      </w:r>
      <w:r>
        <w:t>for the Virgin</w:t>
      </w:r>
      <w:bookmarkEnd w:id="17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14"/>
            <w:r>
              <w:t>With divine hands.”</w:t>
            </w:r>
            <w:commentRangeEnd w:id="1714"/>
            <w:r>
              <w:rPr>
                <w:rStyle w:val="CommentReference"/>
                <w:rFonts w:ascii="Times New Roman" w:eastAsiaTheme="minorHAnsi" w:hAnsi="Times New Roman" w:cstheme="minorBidi"/>
                <w:color w:val="auto"/>
              </w:rPr>
              <w:commentReference w:id="1714"/>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15" w:name="_Ref435734818"/>
      <w:r>
        <w:t>The Psali Batos for the Virgin</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46"/>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16"/>
            <w:r>
              <w:t>forever</w:t>
            </w:r>
            <w:commentRangeEnd w:id="1716"/>
            <w:r>
              <w:rPr>
                <w:rStyle w:val="CommentReference"/>
                <w:rFonts w:ascii="Times New Roman" w:eastAsiaTheme="minorHAnsi" w:hAnsi="Times New Roman" w:cstheme="minorBidi"/>
                <w:color w:val="auto"/>
              </w:rPr>
              <w:commentReference w:id="1716"/>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17"/>
            <w:r>
              <w:t>In the unshakable places.</w:t>
            </w:r>
            <w:commentRangeEnd w:id="1717"/>
            <w:r>
              <w:rPr>
                <w:rStyle w:val="CommentReference"/>
                <w:rFonts w:ascii="Times New Roman" w:eastAsiaTheme="minorHAnsi" w:hAnsi="Times New Roman" w:cstheme="minorBidi"/>
                <w:color w:val="auto"/>
              </w:rPr>
              <w:commentReference w:id="1717"/>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18"/>
            <w:r>
              <w:t>Your name adorns our works.</w:t>
            </w:r>
            <w:commentRangeEnd w:id="1718"/>
            <w:r>
              <w:rPr>
                <w:rStyle w:val="CommentReference"/>
                <w:rFonts w:ascii="Times New Roman" w:eastAsiaTheme="minorHAnsi" w:hAnsi="Times New Roman" w:cstheme="minorBidi"/>
                <w:color w:val="auto"/>
              </w:rPr>
              <w:commentReference w:id="1718"/>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19"/>
            <w:r>
              <w:t xml:space="preserve">Interceding </w:t>
            </w:r>
            <w:commentRangeEnd w:id="1719"/>
            <w:r>
              <w:rPr>
                <w:rStyle w:val="CommentReference"/>
                <w:rFonts w:ascii="Times New Roman" w:eastAsiaTheme="minorHAnsi" w:hAnsi="Times New Roman" w:cstheme="minorBidi"/>
                <w:color w:val="auto"/>
              </w:rPr>
              <w:commentReference w:id="1719"/>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20" w:name="_Toc448227651"/>
      <w:r>
        <w:t>August 12 / Mesori 19: Translocation of the Relics of St. Macarius the Great</w:t>
      </w:r>
      <w:bookmarkEnd w:id="1720"/>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21" w:name="_Toc448227652"/>
      <w:r>
        <w:t>August 14 / Mesori 21: Commemoration of the Theotokos</w:t>
      </w:r>
      <w:bookmarkEnd w:id="1721"/>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22" w:name="_Ref434563030"/>
      <w:bookmarkStart w:id="1723" w:name="_Toc448227653"/>
      <w:r>
        <w:t>August 17 / Mesori 24: Departure of St. Takle Haymanot</w:t>
      </w:r>
      <w:bookmarkEnd w:id="1722"/>
      <w:bookmarkEnd w:id="1723"/>
    </w:p>
    <w:p w14:paraId="34845613" w14:textId="77777777" w:rsidR="009F60F1" w:rsidRDefault="009F60F1" w:rsidP="009F60F1">
      <w:pPr>
        <w:pStyle w:val="Heading4"/>
      </w:pPr>
      <w:bookmarkStart w:id="1724" w:name="_Ref434492302"/>
      <w:r>
        <w:t>The Doxology</w:t>
      </w:r>
      <w:r w:rsidR="00B82753">
        <w:t xml:space="preserve"> for St. Takle Haymanot</w:t>
      </w:r>
      <w:bookmarkEnd w:id="1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25" w:name="_Toc448227654"/>
      <w:r>
        <w:lastRenderedPageBreak/>
        <w:t>August 21 / Mesori 28: The Patriarchs: Abraham, Isaac, and Jacob</w:t>
      </w:r>
      <w:bookmarkEnd w:id="1725"/>
    </w:p>
    <w:p w14:paraId="1D063B19" w14:textId="77777777" w:rsidR="00431ABD" w:rsidRDefault="00431ABD" w:rsidP="00431ABD">
      <w:pPr>
        <w:pStyle w:val="Heading4"/>
      </w:pPr>
      <w:bookmarkStart w:id="1726" w:name="_Ref434492413"/>
      <w:r>
        <w:t>The Doxology</w:t>
      </w:r>
      <w:r w:rsidR="00B82753">
        <w:t xml:space="preserve"> for the Patriarchs: Abraham, Isaac, and Jacob</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27" w:name="_Toc448227655"/>
      <w:r>
        <w:lastRenderedPageBreak/>
        <w:t>August 22 / Mesori 29: Commemoration of the Annunciation, Nativity, and Resurrection on the 29</w:t>
      </w:r>
      <w:r w:rsidRPr="00C0205C">
        <w:rPr>
          <w:vertAlign w:val="superscript"/>
        </w:rPr>
        <w:t>th</w:t>
      </w:r>
      <w:r>
        <w:t xml:space="preserve"> of Every Month</w:t>
      </w:r>
      <w:bookmarkEnd w:id="1727"/>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28" w:name="_Toc448227656"/>
      <w:r>
        <w:t xml:space="preserve">August 22 / Mesori 29: </w:t>
      </w:r>
      <w:r w:rsidR="007D439A">
        <w:t xml:space="preserve">Also the </w:t>
      </w:r>
      <w:r>
        <w:t>Translocation of the Relics of St. John the Short to Scetis</w:t>
      </w:r>
      <w:bookmarkEnd w:id="1728"/>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29" w:name="_Toc448227657"/>
      <w:r>
        <w:t>August 25 / Little Month 2: Departure of St. Titus the Apostle</w:t>
      </w:r>
      <w:bookmarkEnd w:id="1729"/>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30" w:name="_Toc448227658"/>
      <w:r>
        <w:t>August 26 / Little Month 3: Archangel Raphael</w:t>
      </w:r>
      <w:bookmarkEnd w:id="1730"/>
    </w:p>
    <w:p w14:paraId="0292BCC5" w14:textId="77777777" w:rsidR="00C30039" w:rsidRDefault="00C30039" w:rsidP="00C30039">
      <w:pPr>
        <w:pStyle w:val="Heading4"/>
      </w:pPr>
      <w:bookmarkStart w:id="1731" w:name="_Ref434488208"/>
      <w:r>
        <w:t>The Doxology</w:t>
      </w:r>
      <w:r w:rsidR="00B46E6E">
        <w:t xml:space="preserve"> for Archangel Raphael</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32" w:name="_Toc448227659"/>
      <w:r>
        <w:t>August 28 / Little Month 5</w:t>
      </w:r>
      <w:r w:rsidR="00980D99">
        <w:t>: St. Parsouma</w:t>
      </w:r>
      <w:bookmarkEnd w:id="1732"/>
    </w:p>
    <w:p w14:paraId="32F5CFB7" w14:textId="77777777" w:rsidR="00980D99" w:rsidRDefault="00980D99" w:rsidP="00980D99">
      <w:pPr>
        <w:pStyle w:val="Heading4"/>
      </w:pPr>
      <w:bookmarkStart w:id="1733" w:name="_Ref434491294"/>
      <w:r>
        <w:t>The Doxology</w:t>
      </w:r>
      <w:r w:rsidR="00810F04">
        <w:t xml:space="preserve"> for St. Parsouma</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47"/>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37"/>
            <w:r>
              <w:t xml:space="preserve">ⲙ̀Ⲡⲭ̄ⲥ̄ </w:t>
            </w:r>
            <w:commentRangeEnd w:id="1737"/>
            <w:r>
              <w:rPr>
                <w:rStyle w:val="CommentReference"/>
                <w:rFonts w:ascii="Times New Roman" w:hAnsi="Times New Roman" w:cstheme="minorBidi"/>
                <w:noProof w:val="0"/>
              </w:rPr>
              <w:commentReference w:id="1737"/>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38"/>
            <w:r>
              <w:t xml:space="preserve">ⲡⲉⲛⲥⲱⲧⲏⲣ </w:t>
            </w:r>
            <w:commentRangeEnd w:id="1738"/>
            <w:r>
              <w:rPr>
                <w:rStyle w:val="CommentReference"/>
                <w:rFonts w:ascii="Times New Roman" w:hAnsi="Times New Roman" w:cstheme="minorBidi"/>
                <w:noProof w:val="0"/>
              </w:rPr>
              <w:commentReference w:id="1738"/>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39" w:name="_Toc410196226"/>
      <w:bookmarkStart w:id="1740" w:name="_Toc410196468"/>
      <w:bookmarkStart w:id="1741" w:name="_Toc410196970"/>
      <w:bookmarkStart w:id="1742" w:name="_Toc448696657"/>
      <w:bookmarkStart w:id="1743" w:name="Pascal"/>
      <w:bookmarkEnd w:id="1696"/>
      <w:r>
        <w:lastRenderedPageBreak/>
        <w:t>The Pascal Cycle</w:t>
      </w:r>
      <w:bookmarkEnd w:id="1739"/>
      <w:bookmarkEnd w:id="1740"/>
      <w:bookmarkEnd w:id="1741"/>
      <w:bookmarkEnd w:id="1742"/>
    </w:p>
    <w:bookmarkStart w:id="1744" w:name="_Toc410196971" w:displacedByCustomXml="next"/>
    <w:bookmarkStart w:id="1745" w:name="_Toc410196469" w:displacedByCustomXml="next"/>
    <w:bookmarkStart w:id="1746" w:name="_Toc410196227"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5C1F97">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5C1F97">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5C1F97">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5C1F97">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5C1F97">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5C1F97">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5C1F97">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5C1F97">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5C1F97">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47" w:name="_Toc448227660"/>
      <w:r>
        <w:lastRenderedPageBreak/>
        <w:t>Jonah’s Fast</w:t>
      </w:r>
      <w:bookmarkEnd w:id="1746"/>
      <w:bookmarkEnd w:id="1745"/>
      <w:bookmarkEnd w:id="1744"/>
      <w:bookmarkEnd w:id="1747"/>
    </w:p>
    <w:p w14:paraId="7A658690" w14:textId="77777777" w:rsidR="001E5E16" w:rsidRPr="001E5E16" w:rsidRDefault="001E5E16" w:rsidP="001E5E16">
      <w:pPr>
        <w:pStyle w:val="Heading4"/>
      </w:pPr>
      <w:bookmarkStart w:id="1748" w:name="_Ref434478053"/>
      <w:r>
        <w:t>The Doxology</w:t>
      </w:r>
      <w:r w:rsidR="00E21EA3">
        <w:t xml:space="preserve"> of Jonah’s Fast</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49" w:name="_Toc410196228"/>
      <w:bookmarkStart w:id="1750" w:name="_Toc410196470"/>
      <w:bookmarkStart w:id="1751" w:name="_Toc410196972"/>
      <w:bookmarkStart w:id="1752" w:name="_Toc448227661"/>
      <w:r>
        <w:t>Jonah’s Feast</w:t>
      </w:r>
      <w:bookmarkEnd w:id="1749"/>
      <w:bookmarkEnd w:id="1750"/>
      <w:bookmarkEnd w:id="1751"/>
      <w:bookmarkEnd w:id="1752"/>
    </w:p>
    <w:p w14:paraId="6EE6C439" w14:textId="77777777" w:rsidR="00495F1A" w:rsidRDefault="00495F1A" w:rsidP="00495F1A">
      <w:pPr>
        <w:pStyle w:val="Heading3"/>
      </w:pPr>
      <w:bookmarkStart w:id="1753" w:name="_Toc410196229"/>
      <w:bookmarkStart w:id="1754" w:name="_Toc410196471"/>
      <w:bookmarkStart w:id="1755" w:name="_Toc410196973"/>
      <w:bookmarkStart w:id="1756" w:name="_Toc448227662"/>
      <w:r>
        <w:t>Great Lent</w:t>
      </w:r>
      <w:bookmarkEnd w:id="1753"/>
      <w:bookmarkEnd w:id="1754"/>
      <w:bookmarkEnd w:id="1755"/>
      <w:bookmarkEnd w:id="1756"/>
    </w:p>
    <w:p w14:paraId="2602B6E5" w14:textId="77777777" w:rsidR="00EC2AEB" w:rsidRPr="001E5E16" w:rsidRDefault="00EC2AEB" w:rsidP="00EC2AEB">
      <w:pPr>
        <w:pStyle w:val="Heading4"/>
      </w:pPr>
      <w:bookmarkStart w:id="1757" w:name="_Ref434478080"/>
      <w:r>
        <w:t>The Doxology</w:t>
      </w:r>
      <w:r w:rsidR="00420CFA">
        <w:t xml:space="preserve"> for Saturday and Sunday</w:t>
      </w:r>
      <w:r w:rsidR="00E21EA3">
        <w:t xml:space="preserve"> in Great Lent</w:t>
      </w:r>
      <w:bookmarkEnd w:id="1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58" w:name="_Ref434478104"/>
      <w:r>
        <w:t>The Doxology</w:t>
      </w:r>
      <w:r w:rsidR="00E21EA3">
        <w:t xml:space="preserve"> for Weekdays in Great Lent</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59"/>
            <w:r>
              <w:t>ⲛⲓⲉ̀ⲛⲉϩ</w:t>
            </w:r>
            <w:commentRangeEnd w:id="1759"/>
            <w:r>
              <w:rPr>
                <w:rStyle w:val="CommentReference"/>
                <w:rFonts w:ascii="Times New Roman" w:hAnsi="Times New Roman" w:cstheme="minorBidi"/>
                <w:noProof w:val="0"/>
              </w:rPr>
              <w:commentReference w:id="1759"/>
            </w:r>
            <w:r>
              <w:t>.</w:t>
            </w:r>
          </w:p>
        </w:tc>
      </w:tr>
    </w:tbl>
    <w:p w14:paraId="1A70F51E" w14:textId="77777777" w:rsidR="00420CFA" w:rsidRPr="001E5E16" w:rsidRDefault="00420CFA" w:rsidP="00420CFA">
      <w:pPr>
        <w:pStyle w:val="Heading4"/>
      </w:pPr>
      <w:bookmarkStart w:id="1760" w:name="_Ref434478128"/>
      <w:r>
        <w:t>A Second Doxology for Weekdays</w:t>
      </w:r>
      <w:r w:rsidR="00E21EA3">
        <w:t xml:space="preserve"> in Great Lent</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61"/>
            <w:r>
              <w:t xml:space="preserve">He </w:t>
            </w:r>
            <w:r w:rsidR="00253DD3">
              <w:t>humiliated</w:t>
            </w:r>
          </w:p>
          <w:p w14:paraId="774AFAE4" w14:textId="77777777" w:rsidR="00420CFA" w:rsidRDefault="00420CFA" w:rsidP="00420CFA">
            <w:pPr>
              <w:pStyle w:val="EngHangEnd"/>
            </w:pPr>
            <w:r>
              <w:t>The Tempter</w:t>
            </w:r>
            <w:commentRangeEnd w:id="1761"/>
            <w:r>
              <w:rPr>
                <w:rStyle w:val="CommentReference"/>
              </w:rPr>
              <w:commentReference w:id="1761"/>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62"/>
            <w:r>
              <w:t>“Fast in watchfulness</w:t>
            </w:r>
          </w:p>
          <w:p w14:paraId="6B2FDE71" w14:textId="77777777" w:rsidR="00420CFA" w:rsidRDefault="00420CFA" w:rsidP="00420CFA">
            <w:pPr>
              <w:pStyle w:val="EngHangEnd"/>
            </w:pPr>
            <w:r>
              <w:t>By day and by night.”</w:t>
            </w:r>
            <w:commentRangeEnd w:id="1762"/>
            <w:r>
              <w:rPr>
                <w:rStyle w:val="CommentReference"/>
              </w:rPr>
              <w:commentReference w:id="1762"/>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63" w:name="_Ref434478147"/>
      <w:r>
        <w:lastRenderedPageBreak/>
        <w:t>A Third</w:t>
      </w:r>
      <w:r w:rsidR="00420CFA">
        <w:t xml:space="preserve"> Doxology</w:t>
      </w:r>
      <w:r>
        <w:t xml:space="preserve"> for Weekdays</w:t>
      </w:r>
      <w:r w:rsidR="00E21EA3">
        <w:t xml:space="preserve"> in Great Lent</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64" w:name="_Ref434478172"/>
      <w:r>
        <w:t xml:space="preserve">The </w:t>
      </w:r>
      <w:r w:rsidR="007A72D2">
        <w:t xml:space="preserve">Fourth </w:t>
      </w:r>
      <w:r>
        <w:t>Doxology</w:t>
      </w:r>
      <w:r w:rsidR="007A72D2">
        <w:t xml:space="preserve"> </w:t>
      </w:r>
      <w:r w:rsidR="00E21EA3">
        <w:t>for Great Lent</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65"/>
            <w:r>
              <w:t xml:space="preserve">Ϯⲛⲏⲥⲧⲓⲁ̀ </w:t>
            </w:r>
            <w:commentRangeEnd w:id="1765"/>
            <w:r>
              <w:rPr>
                <w:rStyle w:val="CommentReference"/>
                <w:rFonts w:ascii="Times New Roman" w:hAnsi="Times New Roman" w:cstheme="minorBidi"/>
                <w:noProof w:val="0"/>
              </w:rPr>
              <w:commentReference w:id="1765"/>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66"/>
            <w:r>
              <w:t>pretense</w:t>
            </w:r>
            <w:commentRangeEnd w:id="1766"/>
            <w:r>
              <w:rPr>
                <w:rStyle w:val="CommentReference"/>
              </w:rPr>
              <w:commentReference w:id="1766"/>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67"/>
            <w:r>
              <w:t>strugglers</w:t>
            </w:r>
            <w:commentRangeEnd w:id="1767"/>
            <w:r>
              <w:rPr>
                <w:rStyle w:val="CommentReference"/>
              </w:rPr>
              <w:commentReference w:id="1767"/>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68"/>
            <w:r>
              <w:t>martyrdom</w:t>
            </w:r>
            <w:commentRangeEnd w:id="1768"/>
            <w:r>
              <w:rPr>
                <w:rStyle w:val="CommentReference"/>
              </w:rPr>
              <w:commentReference w:id="1768"/>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69"/>
            <w:r>
              <w:t xml:space="preserve">carries </w:t>
            </w:r>
            <w:commentRangeEnd w:id="1769"/>
            <w:r>
              <w:rPr>
                <w:rStyle w:val="CommentReference"/>
              </w:rPr>
              <w:commentReference w:id="1769"/>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70"/>
            <w:r>
              <w:t>assembly</w:t>
            </w:r>
            <w:commentRangeEnd w:id="1770"/>
            <w:r>
              <w:rPr>
                <w:rStyle w:val="CommentReference"/>
              </w:rPr>
              <w:commentReference w:id="1770"/>
            </w:r>
            <w:r>
              <w:t>,</w:t>
            </w:r>
          </w:p>
          <w:p w14:paraId="33941A18" w14:textId="77777777" w:rsidR="006A78B4" w:rsidRDefault="006A78B4" w:rsidP="006A78B4">
            <w:pPr>
              <w:pStyle w:val="EngHangEnd"/>
            </w:pPr>
            <w:r>
              <w:t xml:space="preserve">From now until the </w:t>
            </w:r>
            <w:commentRangeStart w:id="1771"/>
            <w:r>
              <w:t>ages of ages</w:t>
            </w:r>
            <w:commentRangeEnd w:id="1771"/>
            <w:r>
              <w:rPr>
                <w:rStyle w:val="CommentReference"/>
              </w:rPr>
              <w:commentReference w:id="1771"/>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72" w:name="_Ref434476347"/>
      <w:r>
        <w:lastRenderedPageBreak/>
        <w:t>The Psali Adam</w:t>
      </w:r>
      <w:r w:rsidR="006C1B94">
        <w:t xml:space="preserve"> for Great Lent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73" w:name="_Ref434476369"/>
      <w:r>
        <w:t>The Psali Batos</w:t>
      </w:r>
      <w:r w:rsidR="006C1B94">
        <w:t xml:space="preserve"> for Great Lent</w:t>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74" w:name="_Toc410196230"/>
      <w:bookmarkStart w:id="1775" w:name="_Toc410196472"/>
      <w:bookmarkStart w:id="1776" w:name="_Toc410196974"/>
      <w:bookmarkStart w:id="1777" w:name="_Toc448227663"/>
      <w:r>
        <w:t>Lazarus Saturday</w:t>
      </w:r>
      <w:bookmarkEnd w:id="1774"/>
      <w:bookmarkEnd w:id="1775"/>
      <w:bookmarkEnd w:id="1776"/>
      <w:bookmarkEnd w:id="1777"/>
    </w:p>
    <w:p w14:paraId="536840DE" w14:textId="77777777" w:rsidR="00EC2AEB" w:rsidRPr="001E5E16" w:rsidRDefault="00EC2AEB" w:rsidP="00EC2AEB">
      <w:pPr>
        <w:pStyle w:val="Heading4"/>
      </w:pPr>
      <w:bookmarkStart w:id="1778" w:name="_Ref434478195"/>
      <w:r>
        <w:t>The Doxology</w:t>
      </w:r>
      <w:r w:rsidR="00E21EA3">
        <w:t xml:space="preserve"> for Lazarus Saturday</w:t>
      </w:r>
      <w:bookmarkEnd w:id="17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79" w:name="_Ref434476394"/>
      <w:r>
        <w:t>The Psali Batos</w:t>
      </w:r>
      <w:r w:rsidR="006C1B94">
        <w:t xml:space="preserve"> for Lazarus Saturday</w:t>
      </w:r>
      <w:bookmarkEnd w:id="17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80"/>
            <w:r>
              <w:t>With glory befitting You</w:t>
            </w:r>
            <w:commentRangeEnd w:id="1780"/>
            <w:r>
              <w:rPr>
                <w:rStyle w:val="CommentReference"/>
              </w:rPr>
              <w:commentReference w:id="1780"/>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81" w:name="_Toc410196231"/>
      <w:bookmarkStart w:id="1782" w:name="_Toc410196473"/>
      <w:bookmarkStart w:id="1783" w:name="_Toc410196975"/>
      <w:bookmarkStart w:id="1784" w:name="_Toc448227664"/>
      <w:r>
        <w:t>Palm Sunday</w:t>
      </w:r>
      <w:bookmarkEnd w:id="1781"/>
      <w:bookmarkEnd w:id="1782"/>
      <w:bookmarkEnd w:id="1783"/>
      <w:bookmarkEnd w:id="1784"/>
    </w:p>
    <w:p w14:paraId="5FD5B809" w14:textId="77777777" w:rsidR="00EC2AEB" w:rsidRPr="001E5E16" w:rsidRDefault="00EC2AEB" w:rsidP="00EC2AEB">
      <w:pPr>
        <w:pStyle w:val="Heading4"/>
      </w:pPr>
      <w:bookmarkStart w:id="1785" w:name="_Ref434478217"/>
      <w:r>
        <w:t xml:space="preserve">The </w:t>
      </w:r>
      <w:r w:rsidR="00FA139D">
        <w:t xml:space="preserve">First </w:t>
      </w:r>
      <w:r>
        <w:t>Doxology</w:t>
      </w:r>
      <w:r w:rsidR="00E21EA3">
        <w:t xml:space="preserve"> for Palm Sunday</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86"/>
            <w:r>
              <w:t>To the ages.</w:t>
            </w:r>
            <w:commentRangeEnd w:id="1786"/>
            <w:r>
              <w:rPr>
                <w:rStyle w:val="CommentReference"/>
              </w:rPr>
              <w:commentReference w:id="1786"/>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87" w:name="_Ref434478234"/>
      <w:r>
        <w:t>The Second Doxology</w:t>
      </w:r>
      <w:r w:rsidR="00E21EA3">
        <w:t xml:space="preserve"> for Palm Sunday</w:t>
      </w:r>
      <w:bookmarkEnd w:id="17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48"/>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88" w:name="_Ref434478255"/>
      <w:r>
        <w:t>The Third Doxology</w:t>
      </w:r>
      <w:r w:rsidR="00E21EA3">
        <w:t xml:space="preserve"> for Palm Sunday</w:t>
      </w:r>
      <w:bookmarkEnd w:id="1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49"/>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89"/>
            <w:r>
              <w:t xml:space="preserve">is </w:t>
            </w:r>
            <w:commentRangeEnd w:id="1789"/>
            <w:r>
              <w:rPr>
                <w:rStyle w:val="CommentReference"/>
              </w:rPr>
              <w:commentReference w:id="1789"/>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90" w:name="_Ref434476417"/>
      <w:r>
        <w:t>The Psali Adam</w:t>
      </w:r>
      <w:r w:rsidR="006C1B94">
        <w:t xml:space="preserve"> for Palm Sunday</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91"/>
            <w:r>
              <w:t xml:space="preserve">Offer </w:t>
            </w:r>
            <w:commentRangeEnd w:id="1791"/>
            <w:r>
              <w:rPr>
                <w:rStyle w:val="CommentReference"/>
              </w:rPr>
              <w:commentReference w:id="179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92"/>
            <w:r>
              <w:t>Kranion</w:t>
            </w:r>
            <w:commentRangeEnd w:id="1792"/>
            <w:r>
              <w:rPr>
                <w:rStyle w:val="CommentReference"/>
              </w:rPr>
              <w:commentReference w:id="179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93" w:name="_Toc448227665"/>
      <w:bookmarkStart w:id="1794" w:name="_Toc410196232"/>
      <w:bookmarkStart w:id="1795" w:name="_Toc410196474"/>
      <w:bookmarkStart w:id="1796" w:name="_Toc410196976"/>
      <w:r>
        <w:lastRenderedPageBreak/>
        <w:t>Joyous Saturday</w:t>
      </w:r>
      <w:bookmarkEnd w:id="1793"/>
    </w:p>
    <w:p w14:paraId="65F4337A" w14:textId="2CA465AF" w:rsidR="003E106D" w:rsidRDefault="003E106D" w:rsidP="003E106D">
      <w:pPr>
        <w:pStyle w:val="Heading4"/>
      </w:pPr>
      <w:bookmarkStart w:id="1797" w:name="_Ref435562018"/>
      <w:r>
        <w:t>The Psali Batos for the Joyous Saturday</w:t>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98"/>
            <w:r>
              <w:t xml:space="preserve">abolished </w:t>
            </w:r>
            <w:commentRangeEnd w:id="1798"/>
            <w:r>
              <w:rPr>
                <w:rStyle w:val="CommentReference"/>
              </w:rPr>
              <w:commentReference w:id="1798"/>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99"/>
            <w:r>
              <w:t>power</w:t>
            </w:r>
            <w:commentRangeEnd w:id="1799"/>
            <w:r>
              <w:rPr>
                <w:rStyle w:val="CommentReference"/>
              </w:rPr>
              <w:commentReference w:id="1799"/>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00" w:name="_Toc448227666"/>
      <w:r>
        <w:t>Resurrection</w:t>
      </w:r>
      <w:bookmarkEnd w:id="1794"/>
      <w:bookmarkEnd w:id="1795"/>
      <w:bookmarkEnd w:id="1796"/>
      <w:r w:rsidR="003E106D">
        <w:t xml:space="preserve"> Sunday</w:t>
      </w:r>
      <w:bookmarkEnd w:id="1800"/>
    </w:p>
    <w:p w14:paraId="48D283B9" w14:textId="77777777" w:rsidR="00EC2AEB" w:rsidRPr="001E5E16" w:rsidRDefault="00EC2AEB" w:rsidP="00EC2AEB">
      <w:pPr>
        <w:pStyle w:val="Heading4"/>
      </w:pPr>
      <w:bookmarkStart w:id="1801" w:name="_Ref434478294"/>
      <w:r>
        <w:t>The Doxology</w:t>
      </w:r>
      <w:r w:rsidR="00E21EA3">
        <w:t xml:space="preserve"> for the Resurrection</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02"/>
            <w:r>
              <w:t>Name</w:t>
            </w:r>
            <w:commentRangeEnd w:id="1802"/>
            <w:r>
              <w:rPr>
                <w:rStyle w:val="CommentReference"/>
              </w:rPr>
              <w:commentReference w:id="1802"/>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03" w:name="_Ref434478317"/>
      <w:r>
        <w:t>A</w:t>
      </w:r>
      <w:r w:rsidR="00E21EA3">
        <w:t>nother</w:t>
      </w:r>
      <w:r>
        <w:t xml:space="preserve"> Doxology</w:t>
      </w:r>
      <w:r w:rsidR="00E21EA3">
        <w:t xml:space="preserve"> for the Resurrection</w:t>
      </w:r>
      <w:bookmarkEnd w:id="1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04" w:name="_Ref434478347"/>
      <w:r>
        <w:t>A Doxology for Archangel Michael</w:t>
      </w:r>
      <w:r w:rsidR="00E21EA3">
        <w:t xml:space="preserve"> for the Resurrection</w:t>
      </w:r>
      <w:bookmarkEnd w:id="1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50"/>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51"/>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52"/>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05" w:name="_Ref434476440"/>
      <w:r>
        <w:t>The Psali Adam</w:t>
      </w:r>
      <w:r w:rsidR="006C1B94">
        <w:t xml:space="preserve"> for the Resurrection</w:t>
      </w:r>
      <w:bookmarkEnd w:id="1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06" w:name="_Ref434476459"/>
      <w:r>
        <w:lastRenderedPageBreak/>
        <w:t>The Psali Batos</w:t>
      </w:r>
      <w:r w:rsidR="006C1B94">
        <w:t xml:space="preserve"> for the Resurrection</w:t>
      </w:r>
      <w:bookmarkEnd w:id="1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07" w:name="_Toc410196233"/>
      <w:bookmarkStart w:id="1808" w:name="_Toc410196475"/>
      <w:bookmarkStart w:id="1809" w:name="_Toc410196977"/>
      <w:bookmarkStart w:id="1810" w:name="_Toc448227667"/>
      <w:r>
        <w:t>Thomas Sunday</w:t>
      </w:r>
      <w:bookmarkEnd w:id="1807"/>
      <w:bookmarkEnd w:id="1808"/>
      <w:bookmarkEnd w:id="1809"/>
      <w:bookmarkEnd w:id="1810"/>
    </w:p>
    <w:p w14:paraId="1CFE554E" w14:textId="77777777" w:rsidR="00EC2AEB" w:rsidRDefault="00EC2AEB" w:rsidP="00EC2AEB">
      <w:pPr>
        <w:pStyle w:val="Heading4"/>
      </w:pPr>
      <w:bookmarkStart w:id="1811" w:name="_Ref434478375"/>
      <w:r>
        <w:t>The Doxology</w:t>
      </w:r>
      <w:r w:rsidR="00E21EA3">
        <w:t xml:space="preserve"> for Thomas Sunday</w:t>
      </w:r>
      <w:bookmarkEnd w:id="1811"/>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53"/>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54"/>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55"/>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56"/>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12"/>
            <w:r>
              <w:t xml:space="preserve">Jesus </w:t>
            </w:r>
            <w:commentRangeEnd w:id="1812"/>
            <w:r>
              <w:rPr>
                <w:rStyle w:val="CommentReference"/>
                <w:rFonts w:ascii="Times New Roman" w:hAnsi="Times New Roman"/>
              </w:rPr>
              <w:commentReference w:id="1812"/>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13" w:name="_Toc410196235"/>
      <w:bookmarkStart w:id="1814" w:name="_Toc410196477"/>
      <w:bookmarkStart w:id="1815" w:name="_Toc410196979"/>
      <w:bookmarkStart w:id="1816" w:name="_Toc448227668"/>
      <w:r>
        <w:t>Ascension</w:t>
      </w:r>
      <w:bookmarkEnd w:id="1813"/>
      <w:bookmarkEnd w:id="1814"/>
      <w:bookmarkEnd w:id="1815"/>
      <w:bookmarkEnd w:id="1816"/>
    </w:p>
    <w:p w14:paraId="41C1E8F1" w14:textId="77777777" w:rsidR="00EC2AEB" w:rsidRPr="001E5E16" w:rsidRDefault="00EC2AEB" w:rsidP="00EC2AEB">
      <w:pPr>
        <w:pStyle w:val="Heading4"/>
      </w:pPr>
      <w:bookmarkStart w:id="1817" w:name="_Ref434478556"/>
      <w:r>
        <w:t>The Doxology</w:t>
      </w:r>
      <w:r w:rsidR="00CC1CA8">
        <w:t xml:space="preserve"> for the Ascension</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18"/>
            <w:r>
              <w:t>Name</w:t>
            </w:r>
            <w:commentRangeEnd w:id="1818"/>
            <w:r>
              <w:rPr>
                <w:rStyle w:val="CommentReference"/>
              </w:rPr>
              <w:commentReference w:id="1818"/>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19"/>
            <w:r>
              <w:t>to Him</w:t>
            </w:r>
            <w:commentRangeEnd w:id="1819"/>
            <w:r>
              <w:rPr>
                <w:rStyle w:val="CommentReference"/>
              </w:rPr>
              <w:commentReference w:id="1819"/>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20"/>
            <w:r>
              <w:t>might</w:t>
            </w:r>
            <w:commentRangeEnd w:id="1820"/>
            <w:r>
              <w:rPr>
                <w:rStyle w:val="CommentReference"/>
              </w:rPr>
              <w:commentReference w:id="1820"/>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21"/>
            <w:r>
              <w:t xml:space="preserve">Jesus </w:t>
            </w:r>
            <w:commentRangeEnd w:id="1821"/>
            <w:r>
              <w:rPr>
                <w:rStyle w:val="CommentReference"/>
                <w:rFonts w:ascii="Times New Roman" w:hAnsi="Times New Roman"/>
              </w:rPr>
              <w:commentReference w:id="1821"/>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22" w:name="_Ref434476482"/>
      <w:r>
        <w:t>The Psali Adam</w:t>
      </w:r>
      <w:r w:rsidR="006C1B94">
        <w:t xml:space="preserve"> for the Ascension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23" w:name="_Ref434476541"/>
      <w:r>
        <w:t>The Psali Batos</w:t>
      </w:r>
      <w:r w:rsidR="006C1B94">
        <w:t xml:space="preserve"> for the Ascension</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24"/>
            <w:r>
              <w:t>miracles</w:t>
            </w:r>
            <w:commentRangeEnd w:id="1824"/>
            <w:r>
              <w:rPr>
                <w:rStyle w:val="CommentReference"/>
              </w:rPr>
              <w:commentReference w:id="1824"/>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25" w:name="_Toc410196236"/>
      <w:bookmarkStart w:id="1826" w:name="_Toc410196478"/>
      <w:bookmarkStart w:id="1827" w:name="_Toc410196980"/>
      <w:bookmarkStart w:id="1828" w:name="_Toc448227669"/>
      <w:r>
        <w:t>Pentecost</w:t>
      </w:r>
      <w:bookmarkEnd w:id="1825"/>
      <w:bookmarkEnd w:id="1826"/>
      <w:bookmarkEnd w:id="1827"/>
      <w:bookmarkEnd w:id="1828"/>
    </w:p>
    <w:p w14:paraId="79712352" w14:textId="77777777" w:rsidR="00EC2AEB" w:rsidRPr="001E5E16" w:rsidRDefault="00EC2AEB" w:rsidP="00EC2AEB">
      <w:pPr>
        <w:pStyle w:val="Heading4"/>
      </w:pPr>
      <w:bookmarkStart w:id="1829" w:name="_Ref434478581"/>
      <w:r>
        <w:t>The Doxology</w:t>
      </w:r>
      <w:r w:rsidR="00CC1CA8">
        <w:t xml:space="preserve"> for Pentecost</w:t>
      </w:r>
      <w:bookmarkEnd w:id="1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30"/>
            <w:r>
              <w:t>Name</w:t>
            </w:r>
            <w:commentRangeEnd w:id="1830"/>
            <w:r>
              <w:rPr>
                <w:rStyle w:val="CommentReference"/>
              </w:rPr>
              <w:commentReference w:id="1830"/>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31"/>
            <w:r>
              <w:t>to Him</w:t>
            </w:r>
            <w:commentRangeEnd w:id="1831"/>
            <w:r>
              <w:rPr>
                <w:rStyle w:val="CommentReference"/>
              </w:rPr>
              <w:commentReference w:id="1831"/>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32"/>
            <w:r>
              <w:t>might</w:t>
            </w:r>
            <w:commentRangeEnd w:id="1832"/>
            <w:r>
              <w:rPr>
                <w:rStyle w:val="CommentReference"/>
              </w:rPr>
              <w:commentReference w:id="1832"/>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33" w:name="_Ref434476566"/>
      <w:r>
        <w:lastRenderedPageBreak/>
        <w:t>The Psali Adam</w:t>
      </w:r>
      <w:r w:rsidR="006C1B94">
        <w:t xml:space="preserve"> for Pentecost</w:t>
      </w:r>
      <w:bookmarkEnd w:id="18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834" w:name="_Toc410196981"/>
      <w:bookmarkStart w:id="1835" w:name="_Toc448696658"/>
      <w:bookmarkEnd w:id="1743"/>
      <w:r>
        <w:lastRenderedPageBreak/>
        <w:t>Hymns for Koiak</w:t>
      </w:r>
      <w:bookmarkEnd w:id="173"/>
      <w:bookmarkEnd w:id="174"/>
      <w:bookmarkEnd w:id="175"/>
      <w:bookmarkEnd w:id="1834"/>
      <w:r w:rsidR="00860765">
        <w:rPr>
          <w:rStyle w:val="FootnoteReference"/>
        </w:rPr>
        <w:footnoteReference w:id="957"/>
      </w:r>
      <w:bookmarkEnd w:id="1835"/>
    </w:p>
    <w:p w14:paraId="349B59E0" w14:textId="35AD90E1" w:rsidR="00233CE3" w:rsidRDefault="00134DB2" w:rsidP="00E27B27">
      <w:pPr>
        <w:pStyle w:val="Heading3"/>
      </w:pPr>
      <w:r>
        <w:t>The December or Koiak Canticle</w:t>
      </w:r>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5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59"/>
      </w:r>
      <w:r>
        <w:t>, manifest Yourself</w:t>
      </w:r>
      <w:r>
        <w:rPr>
          <w:rStyle w:val="FootnoteReference"/>
        </w:rPr>
        <w:footnoteReference w:id="96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6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lastRenderedPageBreak/>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6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6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64"/>
      </w:r>
      <w:r>
        <w:t xml:space="preserve"> (Ps 44:13)</w:t>
      </w:r>
    </w:p>
    <w:p w14:paraId="1401944A" w14:textId="77777777" w:rsidR="001F4F1A" w:rsidRDefault="001F4F1A" w:rsidP="001F4F1A">
      <w:pPr>
        <w:pStyle w:val="Rubric"/>
      </w:pPr>
      <w:r>
        <w:lastRenderedPageBreak/>
        <w:t>Alleluia.</w:t>
      </w:r>
    </w:p>
    <w:p w14:paraId="74F3A57C" w14:textId="77777777" w:rsidR="001F4F1A" w:rsidRPr="00AB1781" w:rsidRDefault="001F4F1A" w:rsidP="001F4F1A">
      <w:pPr>
        <w:pStyle w:val="EnglishHangNoCoptic"/>
      </w:pPr>
      <w:r w:rsidRPr="00AB1781">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6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6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6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68"/>
      </w:r>
    </w:p>
    <w:p w14:paraId="6433B72D" w14:textId="77777777" w:rsidR="00394CC7" w:rsidRPr="00AB1781" w:rsidRDefault="00394CC7" w:rsidP="00394CC7">
      <w:pPr>
        <w:pStyle w:val="EnglishHangNoCoptic"/>
      </w:pPr>
      <w:r>
        <w:tab/>
        <w:t>and, “a man was born in her,”</w:t>
      </w:r>
      <w:r>
        <w:rPr>
          <w:rStyle w:val="FootnoteReference"/>
        </w:rPr>
        <w:footnoteReference w:id="969"/>
      </w:r>
    </w:p>
    <w:p w14:paraId="2F071E47" w14:textId="53D6F1BB" w:rsidR="00394CC7" w:rsidRPr="00AB1781" w:rsidRDefault="00394CC7" w:rsidP="00394CC7">
      <w:pPr>
        <w:pStyle w:val="EnglishHangEndNoCoptic"/>
      </w:pPr>
      <w:r>
        <w:tab/>
        <w:t>for t</w:t>
      </w:r>
      <w:r w:rsidRPr="00AB1781">
        <w:t xml:space="preserve">he </w:t>
      </w:r>
      <w:proofErr w:type="gramStart"/>
      <w:r w:rsidRPr="00AB1781">
        <w:t>Most High</w:t>
      </w:r>
      <w:proofErr w:type="gramEnd"/>
      <w:r w:rsidRPr="00AB1781">
        <w:t xml:space="preserve">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lastRenderedPageBreak/>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7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71"/>
      </w:r>
      <w:r>
        <w:t xml:space="preserve"> flames of fire.</w:t>
      </w:r>
      <w:r w:rsidRPr="00AB1781">
        <w:rPr>
          <w:rStyle w:val="FootnoteReference"/>
        </w:rPr>
        <w:footnoteReference w:id="97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7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 xml:space="preserve">who are mighty in strength, who do His </w:t>
      </w:r>
      <w:proofErr w:type="gramStart"/>
      <w:r w:rsidRPr="00AB1781">
        <w:t>word</w:t>
      </w:r>
      <w:r>
        <w:t>.</w:t>
      </w:r>
      <w:proofErr w:type="gramEnd"/>
      <w:r>
        <w:t xml:space="preserve"> (Ps </w:t>
      </w:r>
      <w:commentRangeStart w:id="1836"/>
      <w:r>
        <w:t>102</w:t>
      </w:r>
      <w:commentRangeEnd w:id="1836"/>
      <w:r w:rsidR="00DE00C0">
        <w:rPr>
          <w:rStyle w:val="CommentReference"/>
          <w:rFonts w:eastAsiaTheme="minorHAnsi" w:cstheme="minorBidi"/>
          <w:color w:val="auto"/>
          <w:lang w:val="en-CA"/>
        </w:rPr>
        <w:commentReference w:id="1836"/>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7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7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lastRenderedPageBreak/>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76"/>
      </w:r>
      <w:r>
        <w:t xml:space="preserve"> (Ps 67:12)</w:t>
      </w:r>
    </w:p>
    <w:p w14:paraId="5A8ADA75" w14:textId="2EC3EB92" w:rsidR="00486BA4" w:rsidRDefault="00486BA4" w:rsidP="00486BA4">
      <w:pPr>
        <w:pStyle w:val="EnglishHangEndNoCoptic"/>
      </w:pPr>
      <w:r>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97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w:t>
      </w:r>
      <w:proofErr w:type="gramStart"/>
      <w:r>
        <w:t>104:2:b</w:t>
      </w:r>
      <w:proofErr w:type="gramEnd"/>
      <w:r>
        <w:t>)</w:t>
      </w:r>
    </w:p>
    <w:p w14:paraId="1D113487" w14:textId="2FD2C04D" w:rsidR="00486BA4" w:rsidRPr="00AB1781" w:rsidRDefault="00486BA4" w:rsidP="00486BA4">
      <w:pPr>
        <w:pStyle w:val="EnglishHangEndNoCoptic"/>
      </w:pPr>
      <w:r>
        <w:t xml:space="preserve">Glory in His </w:t>
      </w:r>
      <w:proofErr w:type="gramStart"/>
      <w:r>
        <w:t>holy</w:t>
      </w:r>
      <w:proofErr w:type="gramEnd"/>
      <w:r>
        <w:t xml:space="preserve">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97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97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98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lastRenderedPageBreak/>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8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98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lastRenderedPageBreak/>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98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98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985"/>
      </w:r>
      <w:r>
        <w:t>,</w:t>
      </w:r>
      <w:r w:rsidRPr="00AB1781">
        <w:t xml:space="preserve"> all you </w:t>
      </w:r>
      <w:r>
        <w:t>upright in</w:t>
      </w:r>
      <w:r w:rsidRPr="00AB1781">
        <w:t xml:space="preserve"> heart.</w:t>
      </w:r>
      <w:r w:rsidRPr="00AB1781">
        <w:rPr>
          <w:rStyle w:val="FootnoteReference"/>
        </w:rPr>
        <w:footnoteReference w:id="98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lastRenderedPageBreak/>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98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8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98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9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99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272C7AF0" w:rsidR="00233CE3" w:rsidRDefault="000608B8" w:rsidP="00E27B27">
      <w:pPr>
        <w:pStyle w:val="Heading3"/>
      </w:pPr>
      <w:r>
        <w:t>Psali Before the First Canticle (A</w:t>
      </w:r>
      <w:r w:rsidR="00E25E68">
        <w:t>gios</w:t>
      </w:r>
      <w:r w:rsidR="00E27B27">
        <w:t xml:space="preserve"> O T</w:t>
      </w:r>
      <w:r w:rsidR="00E25E68">
        <w:t>heo</w:t>
      </w:r>
      <w: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99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lastRenderedPageBreak/>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w:t>
            </w:r>
            <w:proofErr w:type="gramStart"/>
            <w:r>
              <w:t>Twenty Four</w:t>
            </w:r>
            <w:proofErr w:type="gramEnd"/>
            <w:r>
              <w:t xml:space="preserve">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 xml:space="preserve">Who is generous from generation to </w:t>
            </w:r>
            <w:proofErr w:type="gramStart"/>
            <w:r>
              <w:t>generation:</w:t>
            </w:r>
            <w:proofErr w:type="gramEnd"/>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 xml:space="preserve">The one hundred and </w:t>
            </w:r>
            <w:proofErr w:type="gramStart"/>
            <w:r>
              <w:t>fifty one</w:t>
            </w:r>
            <w:proofErr w:type="gramEnd"/>
            <w:r>
              <w:t>,</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r>
        <w:rPr>
          <w:sz w:val="24"/>
        </w:rPr>
        <w:t>Psali Adam After the First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proofErr w:type="gramStart"/>
            <w:r>
              <w:t>An</w:t>
            </w:r>
            <w:proofErr w:type="gramEnd"/>
            <w:r>
              <w:t xml:space="preserve">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lastRenderedPageBreak/>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99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99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r>
        <w:rPr>
          <w:sz w:val="24"/>
        </w:rPr>
        <w:t>Psali Adam On (Before) the Second Canticle</w:t>
      </w:r>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99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 xml:space="preserve">Remember us in Your </w:t>
            </w:r>
            <w:proofErr w:type="gramStart"/>
            <w:r>
              <w:t>heavenly</w:t>
            </w:r>
            <w:proofErr w:type="gramEnd"/>
            <w:r>
              <w:t xml:space="preserve">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37" w:name="_Ref435645565"/>
      <w:r>
        <w:rPr>
          <w:sz w:val="24"/>
        </w:rPr>
        <w:t>Psali Adam After the</w:t>
      </w:r>
      <w:r w:rsidR="00860765">
        <w:t xml:space="preserve"> </w:t>
      </w:r>
      <w:r>
        <w:t>Second Cantilce</w:t>
      </w:r>
      <w:bookmarkEnd w:id="18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38" w:name="_Ref435645593"/>
      <w:r>
        <w:t xml:space="preserve">The Psali </w:t>
      </w:r>
      <w:r w:rsidR="00F71C56">
        <w:t>Adam</w:t>
      </w:r>
      <w:r>
        <w:t xml:space="preserve"> On (Before) the Third Canticle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r>
        <w:t>Psali Batos</w:t>
      </w:r>
      <w:r w:rsidR="00860765">
        <w:rPr>
          <w:lang w:val="en-US"/>
        </w:rPr>
        <w:t xml:space="preserve"> </w:t>
      </w:r>
      <w:r>
        <w:rPr>
          <w:lang w:val="en-US"/>
        </w:rPr>
        <w:t>On (After) the Third Canticle</w:t>
      </w:r>
      <w:bookmarkEnd w:id="18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 xml:space="preserve">Sent His </w:t>
            </w:r>
            <w:proofErr w:type="gramStart"/>
            <w:r>
              <w:t>elect</w:t>
            </w:r>
            <w:proofErr w:type="gramEnd"/>
            <w:r>
              <w:t xml:space="preserve">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 xml:space="preserve">But the Three Youths did not </w:t>
            </w:r>
            <w:proofErr w:type="gramStart"/>
            <w:r>
              <w:t>worshipped</w:t>
            </w:r>
            <w:proofErr w:type="gramEnd"/>
            <w:r>
              <w:t xml:space="preserve">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 xml:space="preserve">Has the form of the Son of </w:t>
            </w:r>
            <w:proofErr w:type="gramStart"/>
            <w:r>
              <w:t>God:”</w:t>
            </w:r>
            <w:proofErr w:type="gramEnd"/>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 xml:space="preserve">Praise Him </w:t>
            </w:r>
            <w:proofErr w:type="gramStart"/>
            <w:r>
              <w:t>you</w:t>
            </w:r>
            <w:proofErr w:type="gramEnd"/>
            <w:r>
              <w:t xml:space="preserve">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 xml:space="preserve">And </w:t>
            </w:r>
            <w:proofErr w:type="gramStart"/>
            <w:r>
              <w:t>forty nine</w:t>
            </w:r>
            <w:proofErr w:type="gramEnd"/>
            <w:r>
              <w:t xml:space="preserv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roofErr w:type="gramStart"/>
            <w:r>
              <w:t>—“</w:t>
            </w:r>
            <w:proofErr w:type="gramEnd"/>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r>
        <w:t xml:space="preserve">Hymn on the Sunday </w:t>
      </w:r>
      <w:r w:rsidR="005C6B53">
        <w:t>Psali</w:t>
      </w:r>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 xml:space="preserve">Is His Name, Jesus </w:t>
            </w:r>
            <w:proofErr w:type="gramStart"/>
            <w:r>
              <w:t>Christ,</w:t>
            </w:r>
            <w:proofErr w:type="gramEnd"/>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proofErr w:type="gramStart"/>
            <w:r>
              <w:t>You</w:t>
            </w:r>
            <w:proofErr w:type="gramEnd"/>
            <w:r>
              <w:t xml:space="preserve">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r>
        <w:t>Interpretation on (After) the Sunday Theotokia Part 1</w:t>
      </w:r>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 xml:space="preserve">The </w:t>
            </w:r>
            <w:proofErr w:type="gramStart"/>
            <w:r>
              <w:t>Most High</w:t>
            </w:r>
            <w:proofErr w:type="gramEnd"/>
            <w:r>
              <w:t xml:space="preserve">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 xml:space="preserve">Is a type of </w:t>
            </w:r>
            <w:proofErr w:type="gramStart"/>
            <w:r>
              <w:t>you,</w:t>
            </w:r>
            <w:proofErr w:type="gramEnd"/>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 xml:space="preserve">The Holy Spirit </w:t>
            </w:r>
            <w:proofErr w:type="gramStart"/>
            <w:r>
              <w:t>Of</w:t>
            </w:r>
            <w:proofErr w:type="gramEnd"/>
            <w:r>
              <w:t xml:space="preserve">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r>
        <w:t>Hymn on the Monday Theotokia</w:t>
      </w:r>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r>
        <w:t>Hymn on the Tuesday Theotokia</w:t>
      </w:r>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 xml:space="preserve">O Mary, </w:t>
            </w:r>
            <w:proofErr w:type="gramStart"/>
            <w:r>
              <w:t>My</w:t>
            </w:r>
            <w:proofErr w:type="gramEnd"/>
            <w:r>
              <w:t xml:space="preserve">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r>
        <w:t>Hymn on the Wednesday Theotokia</w:t>
      </w:r>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 xml:space="preserve">Has come forth from the </w:t>
            </w:r>
            <w:proofErr w:type="gramStart"/>
            <w:r>
              <w:t>ever</w:t>
            </w:r>
            <w:proofErr w:type="gramEnd"/>
            <w:r>
              <w:t>-Virgin,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 xml:space="preserve">Who could have beheld Jesus’ </w:t>
            </w:r>
            <w:proofErr w:type="gramStart"/>
            <w:r>
              <w:t>glory,</w:t>
            </w:r>
            <w:proofErr w:type="gramEnd"/>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39" w:name="_Ref435645467"/>
      <w:r>
        <w:t>Hymn on the Thursday Theotokia (The Fiery Bush)</w:t>
      </w:r>
      <w:bookmarkEnd w:id="1839"/>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 xml:space="preserve">Is a figure of the blessed Mother of the </w:t>
            </w:r>
            <w:proofErr w:type="gramStart"/>
            <w:r>
              <w:t>Light,</w:t>
            </w:r>
            <w:proofErr w:type="gramEnd"/>
          </w:p>
          <w:p w14:paraId="336A8F32" w14:textId="77777777" w:rsidR="000608B8" w:rsidRDefault="000608B8" w:rsidP="000608B8">
            <w:pPr>
              <w:pStyle w:val="EngHang"/>
            </w:pPr>
            <w:r>
              <w:t xml:space="preserve">Who carried the Divine </w:t>
            </w:r>
            <w:proofErr w:type="gramStart"/>
            <w:r>
              <w:t>Ember</w:t>
            </w:r>
            <w:proofErr w:type="gramEnd"/>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 xml:space="preserve">Who for the salvation of the human </w:t>
            </w:r>
            <w:proofErr w:type="gramStart"/>
            <w:r>
              <w:t>race.</w:t>
            </w:r>
            <w:proofErr w:type="gramEnd"/>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 xml:space="preserve">Who for the salvation of the human </w:t>
            </w:r>
            <w:proofErr w:type="gramStart"/>
            <w:r>
              <w:t>race.</w:t>
            </w:r>
            <w:proofErr w:type="gramEnd"/>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99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99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r>
        <w:lastRenderedPageBreak/>
        <w:t>Hymn on the Friday Theotokia</w:t>
      </w:r>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 xml:space="preserve">God </w:t>
            </w:r>
            <w:proofErr w:type="gramStart"/>
            <w:r>
              <w:t>With</w:t>
            </w:r>
            <w:proofErr w:type="gramEnd"/>
            <w:r>
              <w:t xml:space="preserve">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 xml:space="preserve">How could the unspoken be </w:t>
            </w:r>
            <w:proofErr w:type="gramStart"/>
            <w:r>
              <w:t>seen</w:t>
            </w:r>
            <w:proofErr w:type="gramEnd"/>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 xml:space="preserve">He restored life by His </w:t>
            </w:r>
            <w:proofErr w:type="gramStart"/>
            <w:r>
              <w:t>holy</w:t>
            </w:r>
            <w:proofErr w:type="gramEnd"/>
            <w:r>
              <w:t xml:space="preserve">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r>
        <w:t>Hymn on the Saturday Theotokia</w:t>
      </w:r>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 xml:space="preserve">Who became the tabernacle and the </w:t>
            </w:r>
            <w:proofErr w:type="gramStart"/>
            <w:r>
              <w:t>censor,</w:t>
            </w:r>
            <w:proofErr w:type="gramEnd"/>
          </w:p>
          <w:p w14:paraId="109128D5" w14:textId="77777777" w:rsidR="006952B5" w:rsidRDefault="006952B5" w:rsidP="006952B5">
            <w:pPr>
              <w:pStyle w:val="EngHang"/>
            </w:pPr>
            <w:r>
              <w:t xml:space="preserve">Who carried the Son of the </w:t>
            </w:r>
            <w:proofErr w:type="gramStart"/>
            <w:r>
              <w:t>invisible,</w:t>
            </w:r>
            <w:proofErr w:type="gramEnd"/>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99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proofErr w:type="gramStart"/>
            <w:r>
              <w:t>You</w:t>
            </w:r>
            <w:proofErr w:type="gramEnd"/>
            <w:r>
              <w:t xml:space="preserve">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 xml:space="preserve">Who became a Temple for the </w:t>
            </w:r>
            <w:proofErr w:type="gramStart"/>
            <w:r>
              <w:t>Lord.</w:t>
            </w:r>
            <w:proofErr w:type="gramEnd"/>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w:t>
            </w:r>
            <w:proofErr w:type="gramStart"/>
            <w:r>
              <w:t>_,.</w:t>
            </w:r>
            <w:proofErr w:type="gramEnd"/>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r>
        <w:t>The First Batos Lobsh</w:t>
      </w:r>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proofErr w:type="gramStart"/>
            <w:r>
              <w:t>Therefore</w:t>
            </w:r>
            <w:proofErr w:type="gramEnd"/>
            <w:r>
              <w:t xml:space="preserv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r>
        <w:t>The Second Batos Lobsh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40" w:name="_Toc448696659"/>
      <w:r>
        <w:lastRenderedPageBreak/>
        <w:t>Index of Psalis</w:t>
      </w:r>
      <w:bookmarkEnd w:id="1840"/>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41" w:name="_Toc448696660"/>
      <w:r>
        <w:lastRenderedPageBreak/>
        <w:t>Index of Doxologies</w:t>
      </w:r>
      <w:bookmarkEnd w:id="1841"/>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42" w:name="_Ref435642966"/>
      <w:r>
        <w:t>Seasonal Doxologies</w:t>
      </w:r>
      <w:bookmarkEnd w:id="1842"/>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43" w:name="_Ref435643009"/>
      <w:r>
        <w:t>Saints’ Doxologies</w:t>
      </w:r>
      <w:bookmarkEnd w:id="1843"/>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0" w:author="Windows User" w:date="2015-11-27T20:09:00Z" w:initials="WU">
    <w:p w14:paraId="03405E79" w14:textId="77777777" w:rsidR="00E14083" w:rsidRDefault="00E14083"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14083" w:rsidRDefault="00E14083">
      <w:pPr>
        <w:pStyle w:val="CommentText"/>
      </w:pPr>
      <w:r>
        <w:rPr>
          <w:rStyle w:val="CommentReference"/>
        </w:rPr>
        <w:annotationRef/>
      </w:r>
      <w:r>
        <w:t>Compare to various translations</w:t>
      </w:r>
    </w:p>
  </w:comment>
  <w:comment w:id="93" w:author="Windows User" w:date="2015-10-30T12:37:00Z" w:initials="WU">
    <w:p w14:paraId="00B9961B" w14:textId="77777777" w:rsidR="00E14083" w:rsidRDefault="00E14083">
      <w:pPr>
        <w:pStyle w:val="CommentText"/>
      </w:pPr>
      <w:r>
        <w:rPr>
          <w:rStyle w:val="CommentReference"/>
        </w:rPr>
        <w:annotationRef/>
      </w:r>
      <w:r>
        <w:t>Is this supposed to be doubled?</w:t>
      </w:r>
    </w:p>
  </w:comment>
  <w:comment w:id="94" w:author="Windows User" w:date="2015-11-27T20:09:00Z" w:initials="WU">
    <w:p w14:paraId="218998C8" w14:textId="77777777" w:rsidR="00E14083" w:rsidRDefault="00E14083"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14083" w:rsidRDefault="00E14083">
      <w:pPr>
        <w:pStyle w:val="CommentText"/>
      </w:pPr>
      <w:r>
        <w:rPr>
          <w:rStyle w:val="CommentReference"/>
        </w:rPr>
        <w:annotationRef/>
      </w:r>
      <w:r>
        <w:t>Does this go before Creed?</w:t>
      </w:r>
    </w:p>
  </w:comment>
  <w:comment w:id="98" w:author="Windows User" w:date="2015-11-06T13:03:00Z" w:initials="WU">
    <w:p w14:paraId="6B9D0F75" w14:textId="77777777" w:rsidR="00E14083" w:rsidRDefault="00E14083">
      <w:pPr>
        <w:pStyle w:val="CommentText"/>
      </w:pPr>
      <w:r>
        <w:rPr>
          <w:rStyle w:val="CommentReference"/>
        </w:rPr>
        <w:annotationRef/>
      </w:r>
      <w:r>
        <w:t>Coptic reader has Ps 3 here!</w:t>
      </w:r>
    </w:p>
  </w:comment>
  <w:comment w:id="115" w:author="Windows User" w:date="2015-11-02T08:54:00Z" w:initials="WU">
    <w:p w14:paraId="0366F544" w14:textId="77777777" w:rsidR="00E14083" w:rsidRDefault="00E14083">
      <w:pPr>
        <w:pStyle w:val="CommentText"/>
      </w:pPr>
      <w:r>
        <w:rPr>
          <w:rStyle w:val="CommentReference"/>
        </w:rPr>
        <w:annotationRef/>
      </w:r>
      <w:r>
        <w:t>Is there a phrase missing here?</w:t>
      </w:r>
    </w:p>
  </w:comment>
  <w:comment w:id="121" w:author="Windows User" w:date="2015-10-30T08:56:00Z" w:initials="WU">
    <w:p w14:paraId="1FDBEBA0" w14:textId="77777777" w:rsidR="00E14083" w:rsidRDefault="00E14083">
      <w:pPr>
        <w:pStyle w:val="CommentText"/>
      </w:pPr>
      <w:r>
        <w:rPr>
          <w:rStyle w:val="CommentReference"/>
        </w:rPr>
        <w:annotationRef/>
      </w:r>
      <w:r>
        <w:t xml:space="preserve">Should Glory be </w:t>
      </w:r>
      <w:proofErr w:type="gramStart"/>
      <w:r>
        <w:t>be</w:t>
      </w:r>
      <w:proofErr w:type="gramEnd"/>
      <w:r>
        <w:t xml:space="preserve"> here?</w:t>
      </w:r>
    </w:p>
  </w:comment>
  <w:comment w:id="126" w:author="Brett Slote" w:date="2016-05-02T12:37:00Z" w:initials="BS">
    <w:p w14:paraId="6A57FE90" w14:textId="269377C2" w:rsidR="00E14083" w:rsidRDefault="00E14083">
      <w:pPr>
        <w:pStyle w:val="CommentText"/>
      </w:pPr>
      <w:r>
        <w:rPr>
          <w:rStyle w:val="CommentReference"/>
        </w:rPr>
        <w:annotationRef/>
      </w:r>
      <w:r>
        <w:t>Is this right? Or should it be the conclusion of Midnight Praise?</w:t>
      </w:r>
    </w:p>
  </w:comment>
  <w:comment w:id="127" w:author="Windows User" w:date="2015-10-30T08:56:00Z" w:initials="BS">
    <w:p w14:paraId="3B320D18" w14:textId="77777777" w:rsidR="00E14083" w:rsidRDefault="00E14083" w:rsidP="000C38C3">
      <w:pPr>
        <w:pStyle w:val="CommentText"/>
      </w:pPr>
      <w:r>
        <w:rPr>
          <w:rStyle w:val="CommentReference"/>
        </w:rPr>
        <w:annotationRef/>
      </w:r>
      <w:r>
        <w:t>this seems kind of loose... is it ok?</w:t>
      </w:r>
    </w:p>
  </w:comment>
  <w:comment w:id="128" w:author="Windows User" w:date="2015-10-30T08:56:00Z" w:initials="BS">
    <w:p w14:paraId="0A2D24D1" w14:textId="77777777" w:rsidR="00E14083" w:rsidRDefault="00E14083" w:rsidP="000C38C3">
      <w:pPr>
        <w:pStyle w:val="CommentText"/>
      </w:pPr>
      <w:r>
        <w:rPr>
          <w:rStyle w:val="CommentReference"/>
        </w:rPr>
        <w:annotationRef/>
      </w:r>
      <w:r>
        <w:t>works or deeds?</w:t>
      </w:r>
    </w:p>
  </w:comment>
  <w:comment w:id="129" w:author="Windows User" w:date="2015-11-21T13:24:00Z" w:initials="WU">
    <w:p w14:paraId="00EA2A44" w14:textId="77777777" w:rsidR="00E14083" w:rsidRDefault="00E14083" w:rsidP="000C38C3">
      <w:pPr>
        <w:pStyle w:val="CommentText"/>
      </w:pPr>
      <w:r>
        <w:rPr>
          <w:rStyle w:val="CommentReference"/>
        </w:rPr>
        <w:annotationRef/>
      </w:r>
      <w:r>
        <w:t>review</w:t>
      </w:r>
    </w:p>
  </w:comment>
  <w:comment w:id="130" w:author="Windows User" w:date="2015-10-30T08:56:00Z" w:initials="BS">
    <w:p w14:paraId="326418FE" w14:textId="77777777" w:rsidR="00E14083" w:rsidRDefault="00E14083" w:rsidP="000C38C3">
      <w:pPr>
        <w:pStyle w:val="CommentText"/>
      </w:pPr>
      <w:r>
        <w:rPr>
          <w:rStyle w:val="CommentReference"/>
        </w:rPr>
        <w:annotationRef/>
      </w:r>
      <w:r>
        <w:t>does Coptic have 'high'?</w:t>
      </w:r>
    </w:p>
  </w:comment>
  <w:comment w:id="131" w:author="Windows User" w:date="2015-11-21T13:24:00Z" w:initials="WU">
    <w:p w14:paraId="451F9B25" w14:textId="77777777" w:rsidR="00E14083" w:rsidRDefault="00E14083" w:rsidP="000C38C3">
      <w:pPr>
        <w:pStyle w:val="CommentText"/>
      </w:pPr>
      <w:r>
        <w:rPr>
          <w:rStyle w:val="CommentReference"/>
        </w:rPr>
        <w:annotationRef/>
      </w:r>
      <w:r>
        <w:t>review, add variant</w:t>
      </w:r>
    </w:p>
  </w:comment>
  <w:comment w:id="132" w:author="Windows User" w:date="2015-10-30T08:56:00Z" w:initials="BS">
    <w:p w14:paraId="688FBBBC" w14:textId="77777777" w:rsidR="00E14083" w:rsidRDefault="00E14083" w:rsidP="000C38C3">
      <w:pPr>
        <w:pStyle w:val="CommentText"/>
      </w:pPr>
      <w:r>
        <w:rPr>
          <w:rStyle w:val="CommentReference"/>
        </w:rPr>
        <w:annotationRef/>
      </w:r>
      <w:r>
        <w:t>bless or praise? inconsistent rendering of esmo</w:t>
      </w:r>
    </w:p>
  </w:comment>
  <w:comment w:id="133" w:author="Windows User" w:date="2015-10-30T08:56:00Z" w:initials="BS">
    <w:p w14:paraId="0DA71926" w14:textId="77777777" w:rsidR="00E14083" w:rsidRDefault="00E14083">
      <w:pPr>
        <w:pStyle w:val="CommentText"/>
      </w:pPr>
      <w:r>
        <w:rPr>
          <w:rStyle w:val="CommentReference"/>
        </w:rPr>
        <w:annotationRef/>
      </w:r>
      <w:r>
        <w:t>bless or praise? inconsistent rendering of esmo</w:t>
      </w:r>
    </w:p>
  </w:comment>
  <w:comment w:id="167" w:author="Windows User" w:date="2015-10-30T08:56:00Z" w:initials="WU">
    <w:p w14:paraId="36599FA2" w14:textId="77777777" w:rsidR="00E14083" w:rsidRDefault="00E14083" w:rsidP="000278EC">
      <w:pPr>
        <w:pStyle w:val="CommentText"/>
      </w:pPr>
      <w:r>
        <w:rPr>
          <w:rStyle w:val="CommentReference"/>
        </w:rPr>
        <w:annotationRef/>
      </w:r>
      <w:r>
        <w:t>Gives light? Enlightens?</w:t>
      </w:r>
    </w:p>
  </w:comment>
  <w:comment w:id="168" w:author="Windows User" w:date="2015-10-30T08:56:00Z" w:initials="WU">
    <w:p w14:paraId="274DD96D" w14:textId="77777777" w:rsidR="00E14083" w:rsidRDefault="00E14083">
      <w:pPr>
        <w:pStyle w:val="CommentText"/>
      </w:pPr>
      <w:r>
        <w:rPr>
          <w:rStyle w:val="CommentReference"/>
        </w:rPr>
        <w:annotationRef/>
      </w:r>
      <w:r>
        <w:t>split after this vs?</w:t>
      </w:r>
    </w:p>
  </w:comment>
  <w:comment w:id="203" w:author="Windows User" w:date="2015-11-04T08:53:00Z" w:initials="WU">
    <w:p w14:paraId="057654D4" w14:textId="77777777" w:rsidR="00E14083" w:rsidRDefault="00E14083">
      <w:pPr>
        <w:pStyle w:val="CommentText"/>
      </w:pPr>
      <w:r>
        <w:rPr>
          <w:rStyle w:val="CommentReference"/>
        </w:rPr>
        <w:annotationRef/>
      </w:r>
      <w:r>
        <w:t>Life giver or giver of life?</w:t>
      </w:r>
    </w:p>
  </w:comment>
  <w:comment w:id="204" w:author="Windows User" w:date="2015-11-04T08:54:00Z" w:initials="WU">
    <w:p w14:paraId="27A10A48" w14:textId="77777777" w:rsidR="00E14083" w:rsidRDefault="00E14083">
      <w:pPr>
        <w:pStyle w:val="CommentText"/>
      </w:pPr>
      <w:r>
        <w:rPr>
          <w:rStyle w:val="CommentReference"/>
        </w:rPr>
        <w:annotationRef/>
      </w:r>
      <w:r>
        <w:t>Fix. Middle of this got deleted.</w:t>
      </w:r>
    </w:p>
  </w:comment>
  <w:comment w:id="215" w:author="Windows User" w:date="2015-10-30T08:56:00Z" w:initials="BS">
    <w:p w14:paraId="681427A6" w14:textId="77777777" w:rsidR="00E14083" w:rsidRDefault="00E14083">
      <w:pPr>
        <w:pStyle w:val="CommentText"/>
      </w:pPr>
      <w:r>
        <w:rPr>
          <w:rStyle w:val="CommentReference"/>
        </w:rPr>
        <w:annotationRef/>
      </w:r>
      <w:r>
        <w:t>coptic has confess</w:t>
      </w:r>
    </w:p>
  </w:comment>
  <w:comment w:id="239" w:author="Microsoft Office User" w:date="2015-12-11T19:51:00Z" w:initials="Office">
    <w:p w14:paraId="37A50849" w14:textId="7A27E5BD" w:rsidR="00E14083" w:rsidRDefault="00E14083">
      <w:pPr>
        <w:pStyle w:val="CommentText"/>
      </w:pPr>
      <w:r>
        <w:rPr>
          <w:rStyle w:val="CommentReference"/>
        </w:rPr>
        <w:annotationRef/>
      </w:r>
      <w:r>
        <w:t>this one needs rewording</w:t>
      </w:r>
    </w:p>
  </w:comment>
  <w:comment w:id="332" w:author="Windows User" w:date="2015-11-02T12:45:00Z" w:initials="WU">
    <w:p w14:paraId="7D99A743" w14:textId="77777777" w:rsidR="00E14083" w:rsidRDefault="00E14083" w:rsidP="00D31F38">
      <w:pPr>
        <w:pStyle w:val="CommentText"/>
      </w:pPr>
      <w:r>
        <w:rPr>
          <w:rStyle w:val="CommentReference"/>
        </w:rPr>
        <w:annotationRef/>
      </w:r>
      <w:r>
        <w:t>Any argument for "Rise up" rather than arise?"</w:t>
      </w:r>
    </w:p>
  </w:comment>
  <w:comment w:id="333" w:author="Windows User" w:date="2015-10-30T08:56:00Z" w:initials="WU">
    <w:p w14:paraId="0AB2ABCE" w14:textId="77777777" w:rsidR="00E14083" w:rsidRDefault="00E14083" w:rsidP="00D31F38">
      <w:pPr>
        <w:pStyle w:val="CommentText"/>
      </w:pPr>
      <w:r>
        <w:rPr>
          <w:rStyle w:val="CommentReference"/>
        </w:rPr>
        <w:annotationRef/>
      </w:r>
      <w:r>
        <w:t>flesh or body?</w:t>
      </w:r>
    </w:p>
  </w:comment>
  <w:comment w:id="334" w:author="Windows User" w:date="2015-10-30T08:56:00Z" w:initials="WU">
    <w:p w14:paraId="0375B80F" w14:textId="77777777" w:rsidR="00E14083" w:rsidRDefault="00E14083" w:rsidP="00D31F38">
      <w:pPr>
        <w:pStyle w:val="CommentText"/>
      </w:pPr>
      <w:r>
        <w:rPr>
          <w:rStyle w:val="CommentReference"/>
        </w:rPr>
        <w:annotationRef/>
      </w:r>
      <w:r>
        <w:t>Send up, or ascribe?</w:t>
      </w:r>
    </w:p>
  </w:comment>
  <w:comment w:id="335" w:author="Windows User" w:date="2015-10-30T08:56:00Z" w:initials="WU">
    <w:p w14:paraId="5622D018" w14:textId="77777777" w:rsidR="00E14083" w:rsidRDefault="00E14083" w:rsidP="00D31F38">
      <w:pPr>
        <w:pStyle w:val="CommentText"/>
      </w:pPr>
      <w:r>
        <w:rPr>
          <w:rStyle w:val="CommentReference"/>
        </w:rPr>
        <w:annotationRef/>
      </w:r>
      <w:r>
        <w:t>doxology or glorification?</w:t>
      </w:r>
    </w:p>
  </w:comment>
  <w:comment w:id="336" w:author="Windows User" w:date="2015-10-30T08:56:00Z" w:initials="WU">
    <w:p w14:paraId="10960ED9" w14:textId="77777777" w:rsidR="00E14083" w:rsidRDefault="00E14083" w:rsidP="00D31F38">
      <w:pPr>
        <w:pStyle w:val="CommentText"/>
      </w:pPr>
      <w:r>
        <w:rPr>
          <w:rStyle w:val="CommentReference"/>
        </w:rPr>
        <w:annotationRef/>
      </w:r>
      <w:r>
        <w:t>"Glory to you" or "Glory be to you"?</w:t>
      </w:r>
    </w:p>
  </w:comment>
  <w:comment w:id="337" w:author="Windows User" w:date="2015-10-30T08:56:00Z" w:initials="WU">
    <w:p w14:paraId="67C46469" w14:textId="77777777" w:rsidR="00E14083" w:rsidRDefault="00E14083" w:rsidP="00D31F38">
      <w:pPr>
        <w:pStyle w:val="CommentText"/>
      </w:pPr>
      <w:r>
        <w:rPr>
          <w:rStyle w:val="CommentReference"/>
        </w:rPr>
        <w:annotationRef/>
      </w:r>
      <w:r>
        <w:t>You?</w:t>
      </w:r>
    </w:p>
  </w:comment>
  <w:comment w:id="338" w:author="Windows User" w:date="2015-10-30T08:56:00Z" w:initials="WU">
    <w:p w14:paraId="744CF838" w14:textId="77777777" w:rsidR="00E14083" w:rsidRDefault="00E14083" w:rsidP="00D31F38">
      <w:pPr>
        <w:pStyle w:val="CommentText"/>
      </w:pPr>
      <w:r>
        <w:rPr>
          <w:rStyle w:val="CommentReference"/>
        </w:rPr>
        <w:annotationRef/>
      </w:r>
      <w:r>
        <w:t xml:space="preserve">To the Sanctuary or </w:t>
      </w:r>
      <w:proofErr w:type="gramStart"/>
      <w:r>
        <w:t>O</w:t>
      </w:r>
      <w:proofErr w:type="gramEnd"/>
      <w:r>
        <w:t xml:space="preserve"> you saints???</w:t>
      </w:r>
    </w:p>
  </w:comment>
  <w:comment w:id="339" w:author="Windows User" w:date="2015-10-30T08:56:00Z" w:initials="WU">
    <w:p w14:paraId="47DB61A6" w14:textId="77777777" w:rsidR="00E14083" w:rsidRDefault="00E14083" w:rsidP="00D31F38">
      <w:pPr>
        <w:pStyle w:val="CommentText"/>
      </w:pPr>
      <w:r>
        <w:rPr>
          <w:rStyle w:val="CommentReference"/>
        </w:rPr>
        <w:annotationRef/>
      </w:r>
      <w:r>
        <w:t>from sounds more natural than out of. Any compelling reason to keep?</w:t>
      </w:r>
    </w:p>
  </w:comment>
  <w:comment w:id="340" w:author="Windows User" w:date="2015-10-30T08:56:00Z" w:initials="WU">
    <w:p w14:paraId="463DE6F6" w14:textId="77777777" w:rsidR="00E14083" w:rsidRDefault="00E14083" w:rsidP="00D31F38">
      <w:pPr>
        <w:pStyle w:val="CommentText"/>
      </w:pPr>
      <w:r>
        <w:rPr>
          <w:rStyle w:val="CommentReference"/>
        </w:rPr>
        <w:annotationRef/>
      </w:r>
      <w:r>
        <w:t>supplication or cry?</w:t>
      </w:r>
    </w:p>
  </w:comment>
  <w:comment w:id="341" w:author="Windows User" w:date="2015-10-30T08:56:00Z" w:initials="WU">
    <w:p w14:paraId="4FD2340C" w14:textId="77777777" w:rsidR="00E14083" w:rsidRDefault="00E14083" w:rsidP="00D31F38">
      <w:pPr>
        <w:pStyle w:val="CommentText"/>
      </w:pPr>
      <w:r>
        <w:rPr>
          <w:rStyle w:val="CommentReference"/>
        </w:rPr>
        <w:annotationRef/>
      </w:r>
      <w:r>
        <w:t>petition or supplication? supplication sounds much better.</w:t>
      </w:r>
    </w:p>
  </w:comment>
  <w:comment w:id="342" w:author="Windows User" w:date="2015-10-30T08:56:00Z" w:initials="WU">
    <w:p w14:paraId="4E23918A" w14:textId="77777777" w:rsidR="00E14083" w:rsidRDefault="00E14083" w:rsidP="00D31F38">
      <w:pPr>
        <w:pStyle w:val="CommentText"/>
      </w:pPr>
      <w:r>
        <w:rPr>
          <w:rStyle w:val="CommentReference"/>
        </w:rPr>
        <w:annotationRef/>
      </w:r>
      <w:r>
        <w:t>revive or deliver?</w:t>
      </w:r>
    </w:p>
  </w:comment>
  <w:comment w:id="343" w:author="Windows User" w:date="2015-10-30T08:56:00Z" w:initials="WU">
    <w:p w14:paraId="45934B86" w14:textId="77777777" w:rsidR="00E14083" w:rsidRDefault="00E14083" w:rsidP="00D31F38">
      <w:pPr>
        <w:pStyle w:val="CommentText"/>
      </w:pPr>
      <w:r>
        <w:rPr>
          <w:rStyle w:val="CommentReference"/>
        </w:rPr>
        <w:annotationRef/>
      </w:r>
      <w:r>
        <w:t>pour forth, utter, or overflow? I like the way overflow sounds more than pour forth. More natural.</w:t>
      </w:r>
    </w:p>
  </w:comment>
  <w:comment w:id="344" w:author="Windows User" w:date="2015-10-30T08:56:00Z" w:initials="WU">
    <w:p w14:paraId="3EC53F34" w14:textId="77777777" w:rsidR="00E14083" w:rsidRDefault="00E14083" w:rsidP="00D31F38">
      <w:pPr>
        <w:pStyle w:val="CommentText"/>
      </w:pPr>
      <w:r>
        <w:rPr>
          <w:rStyle w:val="CommentReference"/>
        </w:rPr>
        <w:annotationRef/>
      </w:r>
      <w:r>
        <w:t>blessing or praise?</w:t>
      </w:r>
    </w:p>
  </w:comment>
  <w:comment w:id="345" w:author="Windows User" w:date="2015-10-30T08:56:00Z" w:initials="WU">
    <w:p w14:paraId="30167A78" w14:textId="77777777" w:rsidR="00E14083" w:rsidRDefault="00E14083" w:rsidP="00D31F38">
      <w:pPr>
        <w:pStyle w:val="CommentText"/>
      </w:pPr>
      <w:r>
        <w:rPr>
          <w:rStyle w:val="CommentReference"/>
        </w:rPr>
        <w:annotationRef/>
      </w:r>
      <w:r>
        <w:t>respond with? respond to? speak of?</w:t>
      </w:r>
    </w:p>
  </w:comment>
  <w:comment w:id="346" w:author="Windows User" w:date="2015-10-30T08:56:00Z" w:initials="WU">
    <w:p w14:paraId="6965197E" w14:textId="77777777" w:rsidR="00E14083" w:rsidRDefault="00E14083" w:rsidP="00D31F38">
      <w:pPr>
        <w:pStyle w:val="CommentText"/>
      </w:pPr>
      <w:r>
        <w:rPr>
          <w:rStyle w:val="CommentReference"/>
        </w:rPr>
        <w:annotationRef/>
      </w:r>
      <w:r>
        <w:t>rightous, true, or truth?</w:t>
      </w:r>
    </w:p>
  </w:comment>
  <w:comment w:id="347" w:author="Windows User" w:date="2015-10-30T08:56:00Z" w:initials="WU">
    <w:p w14:paraId="668FF70C" w14:textId="77777777" w:rsidR="00E14083" w:rsidRDefault="00E14083" w:rsidP="00D31F38">
      <w:pPr>
        <w:pStyle w:val="CommentText"/>
      </w:pPr>
      <w:r>
        <w:rPr>
          <w:rStyle w:val="CommentReference"/>
        </w:rPr>
        <w:annotationRef/>
      </w:r>
      <w:r>
        <w:t>meditation, or delight?</w:t>
      </w:r>
    </w:p>
  </w:comment>
  <w:comment w:id="348" w:author="Windows User" w:date="2015-10-30T08:56:00Z" w:initials="WU">
    <w:p w14:paraId="3C05865D" w14:textId="77777777" w:rsidR="00E14083" w:rsidRDefault="00E14083" w:rsidP="00D31F38">
      <w:pPr>
        <w:pStyle w:val="CommentText"/>
      </w:pPr>
      <w:r>
        <w:rPr>
          <w:rStyle w:val="CommentReference"/>
        </w:rPr>
        <w:annotationRef/>
      </w:r>
      <w:r>
        <w:t>forever or always?</w:t>
      </w:r>
    </w:p>
  </w:comment>
  <w:comment w:id="349" w:author="Windows User" w:date="2015-10-30T08:56:00Z" w:initials="WU">
    <w:p w14:paraId="3B00730E" w14:textId="77777777" w:rsidR="00E14083" w:rsidRDefault="00E14083" w:rsidP="00D31F38">
      <w:pPr>
        <w:pStyle w:val="CommentText"/>
      </w:pPr>
      <w:r>
        <w:rPr>
          <w:rStyle w:val="CommentReference"/>
        </w:rPr>
        <w:annotationRef/>
      </w:r>
      <w:r>
        <w:t>and forever?</w:t>
      </w:r>
    </w:p>
  </w:comment>
  <w:comment w:id="350" w:author="Windows User" w:date="2015-10-30T08:56:00Z" w:initials="WU">
    <w:p w14:paraId="1B4AAEB0" w14:textId="77777777" w:rsidR="00E14083" w:rsidRDefault="00E14083" w:rsidP="00D31F38">
      <w:pPr>
        <w:pStyle w:val="CommentText"/>
      </w:pPr>
      <w:r>
        <w:rPr>
          <w:rStyle w:val="CommentReference"/>
        </w:rPr>
        <w:annotationRef/>
      </w:r>
      <w:r>
        <w:t>be?</w:t>
      </w:r>
    </w:p>
  </w:comment>
  <w:comment w:id="351" w:author="Windows User" w:date="2015-10-30T08:56:00Z" w:initials="WU">
    <w:p w14:paraId="1B1C5E2C" w14:textId="77777777" w:rsidR="00E14083" w:rsidRDefault="00E14083" w:rsidP="00D31F38">
      <w:pPr>
        <w:pStyle w:val="CommentText"/>
      </w:pPr>
      <w:r>
        <w:rPr>
          <w:rStyle w:val="CommentReference"/>
        </w:rPr>
        <w:annotationRef/>
      </w:r>
      <w:r>
        <w:t>be?</w:t>
      </w:r>
    </w:p>
  </w:comment>
  <w:comment w:id="352" w:author="Windows User" w:date="2015-10-30T08:56:00Z" w:initials="WU">
    <w:p w14:paraId="2A55755C" w14:textId="77777777" w:rsidR="00E14083" w:rsidRDefault="00E14083" w:rsidP="00D31F38">
      <w:pPr>
        <w:pStyle w:val="CommentText"/>
      </w:pPr>
      <w:r>
        <w:rPr>
          <w:rStyle w:val="CommentReference"/>
        </w:rPr>
        <w:annotationRef/>
      </w:r>
      <w:r>
        <w:t>is the insertion of "one" after "begotten" needed in english?</w:t>
      </w:r>
    </w:p>
  </w:comment>
  <w:comment w:id="353" w:author="Windows User" w:date="2015-10-30T08:56:00Z" w:initials="WU">
    <w:p w14:paraId="2B8406D1" w14:textId="77777777" w:rsidR="00E14083" w:rsidRDefault="00E14083" w:rsidP="00D31F38">
      <w:pPr>
        <w:pStyle w:val="CommentText"/>
      </w:pPr>
      <w:r>
        <w:rPr>
          <w:rStyle w:val="CommentReference"/>
        </w:rPr>
        <w:annotationRef/>
      </w:r>
      <w:r>
        <w:t>utter or declare?</w:t>
      </w:r>
    </w:p>
  </w:comment>
  <w:comment w:id="360" w:author="Windows User" w:date="2015-10-30T08:56:00Z" w:initials="BS">
    <w:p w14:paraId="5E20C97F" w14:textId="77777777" w:rsidR="00E14083" w:rsidRDefault="00E14083" w:rsidP="00D31F38">
      <w:pPr>
        <w:pStyle w:val="CommentText"/>
      </w:pPr>
      <w:r>
        <w:rPr>
          <w:rStyle w:val="CommentReference"/>
        </w:rPr>
        <w:annotationRef/>
      </w:r>
      <w:r>
        <w:t>look at? look upon? regard?</w:t>
      </w:r>
    </w:p>
  </w:comment>
  <w:comment w:id="361" w:author="Windows User" w:date="2015-10-30T08:56:00Z" w:initials="BS">
    <w:p w14:paraId="2ADF0207" w14:textId="77777777" w:rsidR="00E14083" w:rsidRDefault="00E14083" w:rsidP="00D31F38">
      <w:pPr>
        <w:pStyle w:val="CommentText"/>
      </w:pPr>
      <w:r>
        <w:rPr>
          <w:rStyle w:val="CommentReference"/>
        </w:rPr>
        <w:annotationRef/>
      </w:r>
      <w:r>
        <w:t>no one?</w:t>
      </w:r>
    </w:p>
  </w:comment>
  <w:comment w:id="362" w:author="Windows User" w:date="2015-10-30T08:56:00Z" w:initials="BS">
    <w:p w14:paraId="485D87CE" w14:textId="77777777" w:rsidR="00E14083" w:rsidRDefault="00E14083" w:rsidP="00D31F38">
      <w:pPr>
        <w:pStyle w:val="CommentText"/>
      </w:pPr>
      <w:r>
        <w:rPr>
          <w:rStyle w:val="CommentReference"/>
        </w:rPr>
        <w:annotationRef/>
      </w:r>
      <w:r>
        <w:t>in?</w:t>
      </w:r>
    </w:p>
    <w:p w14:paraId="472FCBB1" w14:textId="77777777" w:rsidR="00E14083" w:rsidRDefault="00E14083" w:rsidP="00D31F38">
      <w:pPr>
        <w:pStyle w:val="CommentText"/>
      </w:pPr>
    </w:p>
  </w:comment>
  <w:comment w:id="363" w:author="Windows User" w:date="2015-10-30T08:56:00Z" w:initials="BS">
    <w:p w14:paraId="0FA627AF" w14:textId="77777777" w:rsidR="00E14083" w:rsidRDefault="00E14083" w:rsidP="00D31F38">
      <w:pPr>
        <w:pStyle w:val="CommentText"/>
      </w:pPr>
      <w:r>
        <w:rPr>
          <w:rStyle w:val="CommentReference"/>
        </w:rPr>
        <w:annotationRef/>
      </w:r>
      <w:r>
        <w:t>before?</w:t>
      </w:r>
    </w:p>
  </w:comment>
  <w:comment w:id="364" w:author="Windows User" w:date="2015-10-30T08:56:00Z" w:initials="BS">
    <w:p w14:paraId="744D2B01" w14:textId="77777777" w:rsidR="00E14083" w:rsidRDefault="00E14083" w:rsidP="00D31F38">
      <w:pPr>
        <w:pStyle w:val="CommentText"/>
      </w:pPr>
      <w:r>
        <w:rPr>
          <w:rStyle w:val="CommentReference"/>
        </w:rPr>
        <w:annotationRef/>
      </w:r>
      <w:r>
        <w:t>joy entered into the whole world doesn't mean much...</w:t>
      </w:r>
    </w:p>
  </w:comment>
  <w:comment w:id="365" w:author="Windows User" w:date="2015-10-30T08:56:00Z" w:initials="BS">
    <w:p w14:paraId="4F77BBAD" w14:textId="77777777" w:rsidR="00E14083" w:rsidRDefault="00E14083" w:rsidP="00D31F38">
      <w:pPr>
        <w:pStyle w:val="CommentText"/>
      </w:pPr>
      <w:r>
        <w:rPr>
          <w:rStyle w:val="CommentReference"/>
        </w:rPr>
        <w:annotationRef/>
      </w:r>
      <w:r>
        <w:t>? any better way to express that's more accurate while meaning something?</w:t>
      </w:r>
    </w:p>
  </w:comment>
  <w:comment w:id="366" w:author="Windows User" w:date="2015-10-30T08:56:00Z" w:initials="BS">
    <w:p w14:paraId="3F67AE7E" w14:textId="77777777" w:rsidR="00E14083" w:rsidRDefault="00E14083" w:rsidP="00D31F38">
      <w:pPr>
        <w:pStyle w:val="CommentText"/>
      </w:pPr>
      <w:r>
        <w:rPr>
          <w:rStyle w:val="CommentReference"/>
        </w:rPr>
        <w:annotationRef/>
      </w:r>
      <w:r>
        <w:t>sealed as in ever virgin... or more like hidden?</w:t>
      </w:r>
    </w:p>
  </w:comment>
  <w:comment w:id="367" w:author="Windows User" w:date="2015-10-30T08:56:00Z" w:initials="BS">
    <w:p w14:paraId="079DFF07" w14:textId="77777777" w:rsidR="00E14083" w:rsidRDefault="00E14083" w:rsidP="00D31F38">
      <w:pPr>
        <w:pStyle w:val="CommentText"/>
      </w:pPr>
      <w:r>
        <w:rPr>
          <w:rStyle w:val="CommentReference"/>
        </w:rPr>
        <w:annotationRef/>
      </w:r>
      <w:r>
        <w:t>fragrant ointment? ointment? Incense and ointment with weeping and mourning?</w:t>
      </w:r>
    </w:p>
  </w:comment>
  <w:comment w:id="368" w:author="Windows User" w:date="2015-10-30T08:56:00Z" w:initials="BS">
    <w:p w14:paraId="534D6E8F" w14:textId="77777777" w:rsidR="00E14083" w:rsidRDefault="00E14083" w:rsidP="00D31F38">
      <w:pPr>
        <w:pStyle w:val="CommentText"/>
      </w:pPr>
      <w:r>
        <w:rPr>
          <w:rStyle w:val="CommentReference"/>
        </w:rPr>
        <w:annotationRef/>
      </w:r>
      <w:r>
        <w:t>spices or ointment</w:t>
      </w:r>
    </w:p>
  </w:comment>
  <w:comment w:id="369" w:author="Windows User" w:date="2015-10-30T08:56:00Z" w:initials="BS">
    <w:p w14:paraId="5C973492" w14:textId="77777777" w:rsidR="00E14083" w:rsidRDefault="00E14083" w:rsidP="00D31F38">
      <w:pPr>
        <w:pStyle w:val="CommentText"/>
      </w:pPr>
      <w:r>
        <w:rPr>
          <w:rStyle w:val="CommentReference"/>
        </w:rPr>
        <w:annotationRef/>
      </w:r>
      <w:r>
        <w:t>Is risen or has risen?</w:t>
      </w:r>
    </w:p>
  </w:comment>
  <w:comment w:id="370" w:author="Windows User" w:date="2015-10-30T08:56:00Z" w:initials="BS">
    <w:p w14:paraId="2FC8AFF7" w14:textId="77777777" w:rsidR="00E14083" w:rsidRDefault="00E14083" w:rsidP="00D31F38">
      <w:pPr>
        <w:pStyle w:val="CommentText"/>
      </w:pPr>
      <w:r>
        <w:rPr>
          <w:rStyle w:val="CommentReference"/>
        </w:rPr>
        <w:annotationRef/>
      </w:r>
      <w:r>
        <w:t>need a consistent policy for what to capitalize!</w:t>
      </w:r>
    </w:p>
  </w:comment>
  <w:comment w:id="371" w:author="Windows User" w:date="2015-10-30T08:56:00Z" w:initials="BS">
    <w:p w14:paraId="411351ED" w14:textId="77777777" w:rsidR="00E14083" w:rsidRDefault="00E1408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2" w:author="Windows User" w:date="2015-10-30T08:56:00Z" w:initials="BS">
    <w:p w14:paraId="1D3AB79C" w14:textId="77777777" w:rsidR="00E14083" w:rsidRDefault="00E14083" w:rsidP="00D31F38">
      <w:pPr>
        <w:pStyle w:val="CommentText"/>
      </w:pPr>
      <w:r>
        <w:rPr>
          <w:rStyle w:val="CommentReference"/>
        </w:rPr>
        <w:annotationRef/>
      </w:r>
      <w:r>
        <w:t xml:space="preserve">decay? </w:t>
      </w:r>
    </w:p>
  </w:comment>
  <w:comment w:id="373" w:author="Windows User" w:date="2015-10-30T08:56:00Z" w:initials="WU">
    <w:p w14:paraId="70A28C39" w14:textId="77777777" w:rsidR="00E14083" w:rsidRDefault="00E14083" w:rsidP="00D31F38">
      <w:pPr>
        <w:pStyle w:val="CommentText"/>
      </w:pPr>
      <w:r>
        <w:rPr>
          <w:rStyle w:val="CommentReference"/>
        </w:rPr>
        <w:annotationRef/>
      </w:r>
      <w:r>
        <w:t>LXX has glorify him, not prepare Him an habitation</w:t>
      </w:r>
    </w:p>
  </w:comment>
  <w:comment w:id="374" w:author="Windows User" w:date="2015-10-30T08:56:00Z" w:initials="WU">
    <w:p w14:paraId="26EA5B86" w14:textId="77777777" w:rsidR="00E14083" w:rsidRDefault="00E14083" w:rsidP="00D31F38">
      <w:pPr>
        <w:pStyle w:val="CommentText"/>
      </w:pPr>
      <w:r>
        <w:rPr>
          <w:rStyle w:val="CommentReference"/>
        </w:rPr>
        <w:annotationRef/>
      </w:r>
      <w:r>
        <w:t>or when he brings wars to naught. NETS has shatters</w:t>
      </w:r>
    </w:p>
  </w:comment>
  <w:comment w:id="375" w:author="Windows User" w:date="2015-10-30T08:56:00Z" w:initials="WU">
    <w:p w14:paraId="07C5DE0D" w14:textId="77777777" w:rsidR="00E14083" w:rsidRDefault="00E14083" w:rsidP="00D31F38">
      <w:pPr>
        <w:pStyle w:val="CommentText"/>
      </w:pPr>
      <w:r>
        <w:rPr>
          <w:rStyle w:val="CommentReference"/>
        </w:rPr>
        <w:annotationRef/>
      </w:r>
      <w:r>
        <w:t>literally choice mounted captains?</w:t>
      </w:r>
    </w:p>
  </w:comment>
  <w:comment w:id="376" w:author="Windows User" w:date="2015-10-30T08:56:00Z" w:initials="WU">
    <w:p w14:paraId="4CE45F4E" w14:textId="77777777" w:rsidR="00E14083" w:rsidRDefault="00E14083" w:rsidP="00D31F38">
      <w:pPr>
        <w:pStyle w:val="CommentText"/>
      </w:pPr>
      <w:r>
        <w:rPr>
          <w:rStyle w:val="CommentReference"/>
        </w:rPr>
        <w:annotationRef/>
      </w:r>
      <w:r>
        <w:t>Nets has third-ranked officers. Captain is the modern term for the 3rd rank of officer, sticking with captain</w:t>
      </w:r>
    </w:p>
  </w:comment>
  <w:comment w:id="377" w:author="Windows User" w:date="2015-10-30T08:56:00Z" w:initials="WU">
    <w:p w14:paraId="70291138" w14:textId="77777777" w:rsidR="00E14083" w:rsidRDefault="00E14083" w:rsidP="00D31F38">
      <w:pPr>
        <w:pStyle w:val="CommentText"/>
      </w:pPr>
      <w:r>
        <w:rPr>
          <w:rStyle w:val="CommentReference"/>
        </w:rPr>
        <w:annotationRef/>
      </w:r>
      <w:r>
        <w:t>Have to have a consistent tense... was to go with above, if want has been all above needs to change to that tense.</w:t>
      </w:r>
    </w:p>
  </w:comment>
  <w:comment w:id="378" w:author="Windows User" w:date="2015-10-30T08:56:00Z" w:initials="WU">
    <w:p w14:paraId="72868208" w14:textId="77777777" w:rsidR="00E14083" w:rsidRDefault="00E14083" w:rsidP="00D31F38">
      <w:pPr>
        <w:pStyle w:val="CommentText"/>
      </w:pPr>
      <w:r>
        <w:rPr>
          <w:rStyle w:val="CommentReference"/>
        </w:rPr>
        <w:annotationRef/>
      </w:r>
      <w:r>
        <w:t>crushed or destroyed?</w:t>
      </w:r>
    </w:p>
  </w:comment>
  <w:comment w:id="379" w:author="Windows User" w:date="2015-10-30T08:56:00Z" w:initials="WU">
    <w:p w14:paraId="2D37744E" w14:textId="77777777" w:rsidR="00E14083" w:rsidRDefault="00E14083" w:rsidP="00D31F38">
      <w:pPr>
        <w:pStyle w:val="CommentText"/>
      </w:pPr>
      <w:r>
        <w:rPr>
          <w:rStyle w:val="CommentReference"/>
        </w:rPr>
        <w:annotationRef/>
      </w:r>
      <w:r>
        <w:t>elsewhere ekhomkhem is translated as crushed... NETS has shattered. Brenton destroyed.</w:t>
      </w:r>
    </w:p>
  </w:comment>
  <w:comment w:id="380" w:author="Windows User" w:date="2015-10-30T08:56:00Z" w:initials="WU">
    <w:p w14:paraId="1035793C" w14:textId="77777777" w:rsidR="00E14083" w:rsidRDefault="00E14083" w:rsidP="00D31F38">
      <w:pPr>
        <w:pStyle w:val="CommentText"/>
      </w:pPr>
      <w:r>
        <w:rPr>
          <w:rStyle w:val="CommentReference"/>
        </w:rPr>
        <w:annotationRef/>
      </w:r>
      <w:r>
        <w:t>sent or sent forth?</w:t>
      </w:r>
    </w:p>
  </w:comment>
  <w:comment w:id="381" w:author="Windows User" w:date="2015-10-30T08:56:00Z" w:initials="WU">
    <w:p w14:paraId="6E78BA80" w14:textId="77777777" w:rsidR="00E14083" w:rsidRDefault="00E14083" w:rsidP="00D31F38">
      <w:pPr>
        <w:pStyle w:val="CommentText"/>
      </w:pPr>
      <w:r>
        <w:rPr>
          <w:rStyle w:val="CommentReference"/>
        </w:rPr>
        <w:annotationRef/>
      </w:r>
      <w:r>
        <w:t>or saints? ft note?</w:t>
      </w:r>
    </w:p>
  </w:comment>
  <w:comment w:id="382" w:author="Windows User" w:date="2015-10-30T08:56:00Z" w:initials="WU">
    <w:p w14:paraId="2897BA2F" w14:textId="77777777" w:rsidR="00E14083" w:rsidRDefault="00E14083" w:rsidP="00D31F38">
      <w:pPr>
        <w:pStyle w:val="CommentText"/>
      </w:pPr>
      <w:r>
        <w:rPr>
          <w:rStyle w:val="CommentReference"/>
        </w:rPr>
        <w:annotationRef/>
      </w:r>
      <w:r>
        <w:t>glories? glorious deeds? or in glory?</w:t>
      </w:r>
    </w:p>
  </w:comment>
  <w:comment w:id="383" w:author="Windows User" w:date="2015-10-30T08:56:00Z" w:initials="WU">
    <w:p w14:paraId="5FCE7650" w14:textId="77777777" w:rsidR="00E14083" w:rsidRDefault="00E14083" w:rsidP="00D31F38">
      <w:pPr>
        <w:pStyle w:val="CommentText"/>
      </w:pPr>
      <w:r>
        <w:rPr>
          <w:rStyle w:val="CommentReference"/>
        </w:rPr>
        <w:annotationRef/>
      </w:r>
      <w:r>
        <w:t>redeemed? or chose?</w:t>
      </w:r>
    </w:p>
  </w:comment>
  <w:comment w:id="384" w:author="Windows User" w:date="2015-10-30T08:56:00Z" w:initials="WU">
    <w:p w14:paraId="0E9DC1B8" w14:textId="77777777" w:rsidR="00E14083" w:rsidRDefault="00E14083" w:rsidP="00D31F38">
      <w:pPr>
        <w:pStyle w:val="CommentText"/>
      </w:pPr>
      <w:r>
        <w:rPr>
          <w:rStyle w:val="CommentReference"/>
        </w:rPr>
        <w:annotationRef/>
      </w:r>
      <w:r>
        <w:t>abode? habitation? resting place?</w:t>
      </w:r>
    </w:p>
  </w:comment>
  <w:comment w:id="385" w:author="Windows User" w:date="2015-10-30T08:56:00Z" w:initials="WU">
    <w:p w14:paraId="551D5D79" w14:textId="77777777" w:rsidR="00E14083" w:rsidRDefault="00E14083" w:rsidP="00D31F38">
      <w:pPr>
        <w:pStyle w:val="CommentText"/>
      </w:pPr>
      <w:r>
        <w:rPr>
          <w:rStyle w:val="CommentReference"/>
        </w:rPr>
        <w:annotationRef/>
      </w:r>
      <w:r>
        <w:t>Nets has pangs.</w:t>
      </w:r>
    </w:p>
  </w:comment>
  <w:comment w:id="386" w:author="Windows User" w:date="2015-10-30T08:56:00Z" w:initials="WU">
    <w:p w14:paraId="6297DC8C" w14:textId="77777777" w:rsidR="00E14083" w:rsidRDefault="00E14083" w:rsidP="00D31F38">
      <w:pPr>
        <w:pStyle w:val="CommentText"/>
      </w:pPr>
      <w:r>
        <w:rPr>
          <w:rStyle w:val="CommentReference"/>
        </w:rPr>
        <w:annotationRef/>
      </w:r>
      <w:r>
        <w:t>Nets has tense change here rather than start of next vs. Brenton too.</w:t>
      </w:r>
    </w:p>
  </w:comment>
  <w:comment w:id="387" w:author="Windows User" w:date="2015-10-30T08:56:00Z" w:initials="WU">
    <w:p w14:paraId="76F4CEC8" w14:textId="77777777" w:rsidR="00E14083" w:rsidRDefault="00E14083" w:rsidP="00D31F38">
      <w:pPr>
        <w:pStyle w:val="CommentText"/>
      </w:pPr>
      <w:r>
        <w:rPr>
          <w:rStyle w:val="CommentReference"/>
        </w:rPr>
        <w:annotationRef/>
      </w:r>
      <w:r>
        <w:t xml:space="preserve">reign? king? reign as king? tense? shall reign? </w:t>
      </w:r>
    </w:p>
  </w:comment>
  <w:comment w:id="388" w:author="Windows User" w:date="2015-10-30T08:56:00Z" w:initials="WU">
    <w:p w14:paraId="28ADCC63" w14:textId="77777777" w:rsidR="00E14083" w:rsidRDefault="00E14083" w:rsidP="00D31F38">
      <w:pPr>
        <w:pStyle w:val="CommentText"/>
      </w:pPr>
      <w:r>
        <w:rPr>
          <w:rStyle w:val="CommentReference"/>
        </w:rPr>
        <w:annotationRef/>
      </w:r>
      <w:r>
        <w:t>What does the Coptic say? Is it something like this?</w:t>
      </w:r>
    </w:p>
  </w:comment>
  <w:comment w:id="389" w:author="Windows User" w:date="2015-10-30T08:56:00Z" w:initials="WU">
    <w:p w14:paraId="2E86C403" w14:textId="77777777" w:rsidR="00E14083" w:rsidRDefault="00E14083" w:rsidP="00D31F38">
      <w:pPr>
        <w:pStyle w:val="CommentText"/>
      </w:pPr>
      <w:r>
        <w:rPr>
          <w:rStyle w:val="CommentReference"/>
        </w:rPr>
        <w:annotationRef/>
      </w:r>
      <w:r>
        <w:t>For? or Since?</w:t>
      </w:r>
    </w:p>
  </w:comment>
  <w:comment w:id="390" w:author="Windows User" w:date="2015-10-30T08:56:00Z" w:initials="WU">
    <w:p w14:paraId="031A7CF6" w14:textId="77777777" w:rsidR="00E14083" w:rsidRDefault="00E1408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1" w:author="Microsoft Office User" w:date="2016-04-15T20:59:00Z" w:initials="Office">
    <w:p w14:paraId="7025F405" w14:textId="64A37FE0" w:rsidR="00E14083" w:rsidRDefault="00E14083">
      <w:pPr>
        <w:pStyle w:val="CommentText"/>
      </w:pPr>
      <w:r>
        <w:rPr>
          <w:rStyle w:val="CommentReference"/>
        </w:rPr>
        <w:annotationRef/>
      </w:r>
      <w:r>
        <w:t>Or “he has greatly glorified Himself, as NETS?</w:t>
      </w:r>
    </w:p>
  </w:comment>
  <w:comment w:id="392" w:author="Windows User" w:date="2015-10-30T08:56:00Z" w:initials="WU">
    <w:p w14:paraId="2A38A2FD" w14:textId="77777777" w:rsidR="00E14083" w:rsidRDefault="00E14083" w:rsidP="00D31F38">
      <w:pPr>
        <w:pStyle w:val="CommentText"/>
      </w:pPr>
      <w:r>
        <w:rPr>
          <w:rStyle w:val="CommentReference"/>
        </w:rPr>
        <w:annotationRef/>
      </w:r>
      <w:r>
        <w:t>The NETS phrasing seems to me the only way to reconcile the other translations.</w:t>
      </w:r>
    </w:p>
  </w:comment>
  <w:comment w:id="398" w:author="Windows User" w:date="2015-10-30T08:56:00Z" w:initials="WU">
    <w:p w14:paraId="57C92C81" w14:textId="77777777" w:rsidR="00E14083" w:rsidRDefault="00E14083" w:rsidP="00D31F38">
      <w:pPr>
        <w:pStyle w:val="CommentText"/>
      </w:pPr>
      <w:r>
        <w:rPr>
          <w:rStyle w:val="CommentReference"/>
        </w:rPr>
        <w:annotationRef/>
      </w:r>
      <w:r>
        <w:t>This way sure sounds better. I know "With the split" is more literal, but it doesn't make any sense in English. This does.</w:t>
      </w:r>
    </w:p>
  </w:comment>
  <w:comment w:id="399" w:author="Windows User" w:date="2015-10-30T08:56:00Z" w:initials="WU">
    <w:p w14:paraId="5BBD34BE" w14:textId="77777777" w:rsidR="00E14083" w:rsidRDefault="00E14083" w:rsidP="00D31F38">
      <w:pPr>
        <w:pStyle w:val="CommentText"/>
      </w:pPr>
      <w:r>
        <w:rPr>
          <w:rStyle w:val="CommentReference"/>
        </w:rPr>
        <w:annotationRef/>
      </w:r>
      <w:r>
        <w:t>path or walkway?</w:t>
      </w:r>
    </w:p>
  </w:comment>
  <w:comment w:id="400" w:author="Brett Slote" w:date="2015-10-30T08:56:00Z" w:initials="BS">
    <w:p w14:paraId="049D3BBD" w14:textId="77777777" w:rsidR="00E14083" w:rsidRDefault="00E14083" w:rsidP="00D31F38">
      <w:pPr>
        <w:pStyle w:val="CommentText"/>
      </w:pPr>
      <w:r>
        <w:rPr>
          <w:rStyle w:val="CommentReference"/>
        </w:rPr>
        <w:annotationRef/>
      </w:r>
      <w:proofErr w:type="gramStart"/>
      <w:r>
        <w:t>needs :</w:t>
      </w:r>
      <w:proofErr w:type="gramEnd"/>
      <w:r>
        <w:t xml:space="preserve"> at least to indicate breaks in tune</w:t>
      </w:r>
    </w:p>
  </w:comment>
  <w:comment w:id="401" w:author="Windows User" w:date="2015-10-30T08:56:00Z" w:initials="WU">
    <w:p w14:paraId="1F09658E" w14:textId="77777777" w:rsidR="00E14083" w:rsidRDefault="00E14083" w:rsidP="00D31F38">
      <w:pPr>
        <w:pStyle w:val="CommentText"/>
      </w:pPr>
      <w:r>
        <w:rPr>
          <w:rStyle w:val="CommentReference"/>
        </w:rPr>
        <w:annotationRef/>
      </w:r>
      <w:r>
        <w:t>miraculous, or something closer to paradoxical but sounding good?</w:t>
      </w:r>
    </w:p>
  </w:comment>
  <w:comment w:id="402" w:author="Windows User" w:date="2015-10-30T08:56:00Z" w:initials="WU">
    <w:p w14:paraId="4689AC49" w14:textId="77777777" w:rsidR="00E14083" w:rsidRDefault="00E14083" w:rsidP="00D31F38">
      <w:pPr>
        <w:pStyle w:val="CommentText"/>
      </w:pPr>
      <w:r>
        <w:rPr>
          <w:rStyle w:val="CommentReference"/>
        </w:rPr>
        <w:annotationRef/>
      </w:r>
      <w:r>
        <w:t>passed and crossed mean teh same thing... but passed over carries connotation of connection to pass over...</w:t>
      </w:r>
    </w:p>
  </w:comment>
  <w:comment w:id="403" w:author="Windows User" w:date="2015-10-30T08:56:00Z" w:initials="WU">
    <w:p w14:paraId="2AA35319" w14:textId="77777777" w:rsidR="00E14083" w:rsidRDefault="00E14083" w:rsidP="00D31F38">
      <w:pPr>
        <w:pStyle w:val="CommentText"/>
      </w:pPr>
      <w:r>
        <w:rPr>
          <w:rStyle w:val="CommentReference"/>
        </w:rPr>
        <w:annotationRef/>
      </w:r>
      <w:r>
        <w:t>praising or singing?</w:t>
      </w:r>
    </w:p>
  </w:comment>
  <w:comment w:id="404" w:author="Windows User" w:date="2015-10-30T08:56:00Z" w:initials="WU">
    <w:p w14:paraId="56B7B31B" w14:textId="77777777" w:rsidR="00E14083" w:rsidRDefault="00E14083" w:rsidP="00D31F38">
      <w:pPr>
        <w:pStyle w:val="CommentText"/>
      </w:pPr>
      <w:r>
        <w:rPr>
          <w:rStyle w:val="CommentReference"/>
        </w:rPr>
        <w:annotationRef/>
      </w:r>
      <w:r>
        <w:t>I think this should be sing to</w:t>
      </w:r>
    </w:p>
  </w:comment>
  <w:comment w:id="416" w:author="Windows User" w:date="2015-11-21T12:59:00Z" w:initials="WU">
    <w:p w14:paraId="5262F523" w14:textId="77777777" w:rsidR="00E14083" w:rsidRDefault="00E14083" w:rsidP="00344A59">
      <w:pPr>
        <w:pStyle w:val="CommentText"/>
      </w:pPr>
      <w:r>
        <w:rPr>
          <w:rStyle w:val="CommentReference"/>
        </w:rPr>
        <w:annotationRef/>
      </w:r>
      <w:r>
        <w:t>check</w:t>
      </w:r>
    </w:p>
  </w:comment>
  <w:comment w:id="422" w:author="Windows User" w:date="2015-10-30T08:56:00Z" w:initials="BS">
    <w:p w14:paraId="396316C8" w14:textId="77777777" w:rsidR="00E14083" w:rsidRDefault="00E14083" w:rsidP="00344A59">
      <w:pPr>
        <w:pStyle w:val="CommentText"/>
      </w:pPr>
      <w:r>
        <w:rPr>
          <w:rStyle w:val="CommentReference"/>
        </w:rPr>
        <w:annotationRef/>
      </w:r>
      <w:r>
        <w:t>clearly the missing vs above belongs</w:t>
      </w:r>
    </w:p>
  </w:comment>
  <w:comment w:id="433" w:author="Windows User" w:date="2015-10-30T08:56:00Z" w:initials="BS">
    <w:p w14:paraId="19C504AB" w14:textId="77777777" w:rsidR="00E14083" w:rsidRDefault="00E1408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34" w:author="Windows User" w:date="2015-10-30T08:56:00Z" w:initials="BS">
    <w:p w14:paraId="3650E160" w14:textId="77777777" w:rsidR="00E14083" w:rsidRDefault="00E14083" w:rsidP="00D31F38">
      <w:pPr>
        <w:pStyle w:val="CommentText"/>
      </w:pPr>
      <w:r>
        <w:rPr>
          <w:rStyle w:val="CommentReference"/>
        </w:rPr>
        <w:annotationRef/>
      </w:r>
      <w:r>
        <w:t>heavens?</w:t>
      </w:r>
    </w:p>
  </w:comment>
  <w:comment w:id="435" w:author="Windows User" w:date="2015-10-30T08:56:00Z" w:initials="BS">
    <w:p w14:paraId="57E2DDC4" w14:textId="77777777" w:rsidR="00E14083" w:rsidRDefault="00E14083" w:rsidP="00D31F38">
      <w:pPr>
        <w:pStyle w:val="CommentText"/>
      </w:pPr>
      <w:r>
        <w:rPr>
          <w:rStyle w:val="CommentReference"/>
        </w:rPr>
        <w:annotationRef/>
      </w:r>
      <w:r>
        <w:t>NETS omits clouds</w:t>
      </w:r>
    </w:p>
  </w:comment>
  <w:comment w:id="436" w:author="Windows User" w:date="2015-10-30T08:56:00Z" w:initials="BS">
    <w:p w14:paraId="35628364" w14:textId="77777777" w:rsidR="00E14083" w:rsidRDefault="00E14083" w:rsidP="00D31F38">
      <w:pPr>
        <w:pStyle w:val="CommentText"/>
      </w:pPr>
      <w:r>
        <w:rPr>
          <w:rStyle w:val="CommentReference"/>
        </w:rPr>
        <w:annotationRef/>
      </w:r>
      <w:r>
        <w:t>NETS omits this vs</w:t>
      </w:r>
    </w:p>
  </w:comment>
  <w:comment w:id="437" w:author="Windows User" w:date="2015-10-30T08:56:00Z" w:initials="BS">
    <w:p w14:paraId="1F576F58" w14:textId="77777777" w:rsidR="00E14083" w:rsidRDefault="00E14083" w:rsidP="00D31F38">
      <w:pPr>
        <w:pStyle w:val="CommentText"/>
      </w:pPr>
      <w:r>
        <w:rPr>
          <w:rStyle w:val="CommentReference"/>
        </w:rPr>
        <w:annotationRef/>
      </w:r>
      <w:r>
        <w:t>NETS has falling snow which matches AI hoar frosts.</w:t>
      </w:r>
    </w:p>
  </w:comment>
  <w:comment w:id="438" w:author="Windows User" w:date="2015-10-30T08:56:00Z" w:initials="BS">
    <w:p w14:paraId="7857388A" w14:textId="77777777" w:rsidR="00E14083" w:rsidRDefault="00E14083" w:rsidP="00D31F38">
      <w:pPr>
        <w:pStyle w:val="CommentText"/>
      </w:pPr>
      <w:r>
        <w:rPr>
          <w:rStyle w:val="CommentReference"/>
        </w:rPr>
        <w:annotationRef/>
      </w:r>
      <w:r>
        <w:t>reversed ice and hoarfrosts of this vs and last to match NETS. Coptic?</w:t>
      </w:r>
    </w:p>
  </w:comment>
  <w:comment w:id="439" w:author="Windows User" w:date="2015-10-30T08:56:00Z" w:initials="BS">
    <w:p w14:paraId="45210177" w14:textId="77777777" w:rsidR="00E14083" w:rsidRDefault="00E14083" w:rsidP="00D31F38">
      <w:pPr>
        <w:pStyle w:val="CommentText"/>
      </w:pPr>
      <w:r>
        <w:rPr>
          <w:rStyle w:val="CommentReference"/>
        </w:rPr>
        <w:annotationRef/>
      </w:r>
      <w:r>
        <w:t>NETS switches this vs with next</w:t>
      </w:r>
    </w:p>
  </w:comment>
  <w:comment w:id="440" w:author="Windows User" w:date="2015-11-04T08:55:00Z" w:initials="WU">
    <w:p w14:paraId="1E420B79" w14:textId="77777777" w:rsidR="00E14083" w:rsidRDefault="00E14083" w:rsidP="00D31F38">
      <w:pPr>
        <w:pStyle w:val="CommentText"/>
      </w:pPr>
      <w:r>
        <w:rPr>
          <w:rStyle w:val="CommentReference"/>
        </w:rPr>
        <w:annotationRef/>
      </w:r>
      <w:r>
        <w:t>Get rid of ye’s!</w:t>
      </w:r>
    </w:p>
  </w:comment>
  <w:comment w:id="441" w:author="Windows User" w:date="2015-10-30T08:56:00Z" w:initials="BS">
    <w:p w14:paraId="66BEE13E" w14:textId="77777777" w:rsidR="00E14083" w:rsidRDefault="00E14083" w:rsidP="00D31F38">
      <w:pPr>
        <w:pStyle w:val="CommentText"/>
      </w:pPr>
      <w:r>
        <w:rPr>
          <w:rStyle w:val="CommentReference"/>
        </w:rPr>
        <w:annotationRef/>
      </w:r>
      <w:r>
        <w:t>NETS has sea-monsters</w:t>
      </w:r>
    </w:p>
  </w:comment>
  <w:comment w:id="442" w:author="Windows User" w:date="2015-10-30T08:56:00Z" w:initials="BS">
    <w:p w14:paraId="43D401E2" w14:textId="77777777" w:rsidR="00E14083" w:rsidRDefault="00E14083" w:rsidP="00D31F38">
      <w:pPr>
        <w:pStyle w:val="CommentText"/>
      </w:pPr>
      <w:r>
        <w:rPr>
          <w:rStyle w:val="CommentReference"/>
        </w:rPr>
        <w:annotationRef/>
      </w:r>
      <w:r>
        <w:t>NETS has four-footed and wild animals of the land</w:t>
      </w:r>
    </w:p>
  </w:comment>
  <w:comment w:id="443" w:author="Windows User" w:date="2015-10-30T08:56:00Z" w:initials="BS">
    <w:p w14:paraId="37590655" w14:textId="77777777" w:rsidR="00E14083" w:rsidRDefault="00E14083" w:rsidP="00D31F38">
      <w:pPr>
        <w:pStyle w:val="CommentText"/>
      </w:pPr>
      <w:r>
        <w:rPr>
          <w:rStyle w:val="CommentReference"/>
        </w:rPr>
        <w:annotationRef/>
      </w:r>
      <w:r>
        <w:t>NETS has all humans on earth</w:t>
      </w:r>
    </w:p>
  </w:comment>
  <w:comment w:id="444" w:author="Windows User" w:date="2015-10-30T08:56:00Z" w:initials="BS">
    <w:p w14:paraId="6D54AC70" w14:textId="77777777" w:rsidR="00E14083" w:rsidRDefault="00E14083" w:rsidP="00D31F38">
      <w:pPr>
        <w:pStyle w:val="CommentText"/>
      </w:pPr>
      <w:r>
        <w:rPr>
          <w:rStyle w:val="CommentReference"/>
        </w:rPr>
        <w:annotationRef/>
      </w:r>
      <w:r>
        <w:t>NETS has "priests, slaves of the Lord", then omits next vs.</w:t>
      </w:r>
    </w:p>
  </w:comment>
  <w:comment w:id="445" w:author="Windows User" w:date="2015-10-30T08:56:00Z" w:initials="BS">
    <w:p w14:paraId="6468426A" w14:textId="77777777" w:rsidR="00E14083" w:rsidRDefault="00E14083" w:rsidP="00D31F38">
      <w:pPr>
        <w:pStyle w:val="CommentText"/>
      </w:pPr>
      <w:r>
        <w:rPr>
          <w:rStyle w:val="CommentReference"/>
        </w:rPr>
        <w:annotationRef/>
      </w:r>
      <w:r>
        <w:t>NETS ends quite differently</w:t>
      </w:r>
    </w:p>
  </w:comment>
  <w:comment w:id="451" w:author="Windows User" w:date="2015-10-30T08:56:00Z" w:initials="BS">
    <w:p w14:paraId="72C14B6E" w14:textId="77777777" w:rsidR="00E14083" w:rsidRDefault="00E1408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52" w:author="Windows User" w:date="2015-10-30T08:56:00Z" w:initials="BS">
    <w:p w14:paraId="43306FA7" w14:textId="77777777" w:rsidR="00E14083" w:rsidRDefault="00E14083" w:rsidP="003758F4">
      <w:pPr>
        <w:pStyle w:val="CommentText"/>
      </w:pPr>
      <w:r>
        <w:rPr>
          <w:rStyle w:val="CommentReference"/>
        </w:rPr>
        <w:annotationRef/>
      </w:r>
      <w:r>
        <w:t>heavens?</w:t>
      </w:r>
    </w:p>
  </w:comment>
  <w:comment w:id="453" w:author="Windows User" w:date="2015-10-30T08:56:00Z" w:initials="BS">
    <w:p w14:paraId="18B419AF" w14:textId="77777777" w:rsidR="00E14083" w:rsidRDefault="00E14083" w:rsidP="003758F4">
      <w:pPr>
        <w:pStyle w:val="CommentText"/>
      </w:pPr>
      <w:r>
        <w:rPr>
          <w:rStyle w:val="CommentReference"/>
        </w:rPr>
        <w:annotationRef/>
      </w:r>
      <w:r>
        <w:t>NETS has falling snow which matches AI hoar frosts.</w:t>
      </w:r>
    </w:p>
  </w:comment>
  <w:comment w:id="454" w:author="Windows User" w:date="2015-10-30T08:56:00Z" w:initials="BS">
    <w:p w14:paraId="504A050C" w14:textId="77777777" w:rsidR="00E14083" w:rsidRDefault="00E14083" w:rsidP="003758F4">
      <w:pPr>
        <w:pStyle w:val="CommentText"/>
      </w:pPr>
      <w:r>
        <w:rPr>
          <w:rStyle w:val="CommentReference"/>
        </w:rPr>
        <w:annotationRef/>
      </w:r>
      <w:r>
        <w:t>reversed ice and hoarfrosts of this vs and last to match NETS. Coptic?</w:t>
      </w:r>
    </w:p>
  </w:comment>
  <w:comment w:id="455" w:author="Windows User" w:date="2015-10-30T08:56:00Z" w:initials="BS">
    <w:p w14:paraId="42B07939" w14:textId="77777777" w:rsidR="00E14083" w:rsidRDefault="00E14083" w:rsidP="003758F4">
      <w:pPr>
        <w:pStyle w:val="CommentText"/>
      </w:pPr>
      <w:r>
        <w:rPr>
          <w:rStyle w:val="CommentReference"/>
        </w:rPr>
        <w:annotationRef/>
      </w:r>
      <w:r>
        <w:t>NETS switches this vs with next</w:t>
      </w:r>
    </w:p>
  </w:comment>
  <w:comment w:id="456" w:author="Windows User" w:date="2015-10-30T08:56:00Z" w:initials="BS">
    <w:p w14:paraId="0D31DB4D" w14:textId="77777777" w:rsidR="00E14083" w:rsidRDefault="00E14083" w:rsidP="003758F4">
      <w:pPr>
        <w:pStyle w:val="CommentText"/>
      </w:pPr>
      <w:r>
        <w:rPr>
          <w:rStyle w:val="CommentReference"/>
        </w:rPr>
        <w:annotationRef/>
      </w:r>
      <w:r>
        <w:t>NETS has all humans on earth</w:t>
      </w:r>
    </w:p>
  </w:comment>
  <w:comment w:id="457" w:author="Windows User" w:date="2015-10-30T08:56:00Z" w:initials="BS">
    <w:p w14:paraId="4CB6D1D8" w14:textId="77777777" w:rsidR="00E14083" w:rsidRDefault="00E14083" w:rsidP="003758F4">
      <w:pPr>
        <w:pStyle w:val="CommentText"/>
      </w:pPr>
      <w:r>
        <w:rPr>
          <w:rStyle w:val="CommentReference"/>
        </w:rPr>
        <w:annotationRef/>
      </w:r>
      <w:r>
        <w:t>NETS has "priests, slaves of the Lord", then omits next vs.</w:t>
      </w:r>
    </w:p>
  </w:comment>
  <w:comment w:id="458" w:author="Windows User" w:date="2015-10-30T08:56:00Z" w:initials="BS">
    <w:p w14:paraId="1C9D2024" w14:textId="77777777" w:rsidR="00E14083" w:rsidRDefault="00E14083" w:rsidP="003758F4">
      <w:pPr>
        <w:pStyle w:val="CommentText"/>
      </w:pPr>
      <w:r>
        <w:rPr>
          <w:rStyle w:val="CommentReference"/>
        </w:rPr>
        <w:annotationRef/>
      </w:r>
      <w:r>
        <w:t>NETS ends quite differently</w:t>
      </w:r>
    </w:p>
  </w:comment>
  <w:comment w:id="459" w:author="Windows User" w:date="2015-10-30T08:56:00Z" w:initials="BS">
    <w:p w14:paraId="499D113D" w14:textId="77777777" w:rsidR="00E14083" w:rsidRDefault="00E14083" w:rsidP="00D31F38">
      <w:pPr>
        <w:pStyle w:val="CommentText"/>
      </w:pPr>
      <w:r>
        <w:rPr>
          <w:rStyle w:val="CommentReference"/>
        </w:rPr>
        <w:annotationRef/>
      </w:r>
      <w:r>
        <w:t>giver, or maker?</w:t>
      </w:r>
    </w:p>
  </w:comment>
  <w:comment w:id="460" w:author="Windows User" w:date="2015-10-30T08:56:00Z" w:initials="BS">
    <w:p w14:paraId="29AB3125" w14:textId="77777777" w:rsidR="00E14083" w:rsidRDefault="00E14083" w:rsidP="00D31F38">
      <w:pPr>
        <w:pStyle w:val="CommentText"/>
      </w:pPr>
      <w:r>
        <w:rPr>
          <w:rStyle w:val="CommentReference"/>
        </w:rPr>
        <w:annotationRef/>
      </w:r>
      <w:r>
        <w:t>even NETS has Hananias</w:t>
      </w:r>
    </w:p>
  </w:comment>
  <w:comment w:id="461" w:author="Windows User" w:date="2015-10-30T08:56:00Z" w:initials="BS">
    <w:p w14:paraId="27892612" w14:textId="77777777" w:rsidR="00E14083" w:rsidRDefault="00E14083" w:rsidP="00D31F38">
      <w:pPr>
        <w:pStyle w:val="CommentText"/>
      </w:pPr>
      <w:r>
        <w:rPr>
          <w:rStyle w:val="CommentReference"/>
        </w:rPr>
        <w:annotationRef/>
      </w:r>
      <w:r>
        <w:t>does Coptic have evening first?</w:t>
      </w:r>
    </w:p>
  </w:comment>
  <w:comment w:id="462" w:author="Windows User" w:date="2015-10-30T08:56:00Z" w:initials="BS">
    <w:p w14:paraId="53863AE8" w14:textId="77777777" w:rsidR="00E14083" w:rsidRDefault="00E14083" w:rsidP="00D31F38">
      <w:pPr>
        <w:pStyle w:val="CommentText"/>
      </w:pPr>
      <w:r>
        <w:rPr>
          <w:rStyle w:val="CommentReference"/>
        </w:rPr>
        <w:annotationRef/>
      </w:r>
      <w:r>
        <w:t>Coptic doesn't have "Our God"</w:t>
      </w:r>
    </w:p>
  </w:comment>
  <w:comment w:id="463" w:author="Windows User" w:date="2015-10-30T08:56:00Z" w:initials="BS">
    <w:p w14:paraId="5F8EC33A" w14:textId="77777777" w:rsidR="00E14083" w:rsidRDefault="00E14083" w:rsidP="00D31F38">
      <w:pPr>
        <w:pStyle w:val="CommentText"/>
      </w:pPr>
      <w:r>
        <w:rPr>
          <w:rStyle w:val="CommentReference"/>
        </w:rPr>
        <w:annotationRef/>
      </w:r>
      <w:r>
        <w:t>celebrate or proclaim?</w:t>
      </w:r>
    </w:p>
  </w:comment>
  <w:comment w:id="464" w:author="Windows User" w:date="2015-10-30T08:56:00Z" w:initials="BS">
    <w:p w14:paraId="02E465F6" w14:textId="77777777" w:rsidR="00E14083" w:rsidRDefault="00E14083" w:rsidP="00D31F38">
      <w:pPr>
        <w:pStyle w:val="CommentText"/>
      </w:pPr>
      <w:r>
        <w:rPr>
          <w:rStyle w:val="CommentReference"/>
        </w:rPr>
        <w:annotationRef/>
      </w:r>
      <w:r>
        <w:t>persevere or be sober?</w:t>
      </w:r>
    </w:p>
  </w:comment>
  <w:comment w:id="465" w:author="Windows User" w:date="2015-10-30T08:56:00Z" w:initials="BS">
    <w:p w14:paraId="0F283256" w14:textId="77777777" w:rsidR="00E14083" w:rsidRDefault="00E14083" w:rsidP="00D31F38">
      <w:pPr>
        <w:pStyle w:val="CommentText"/>
      </w:pPr>
      <w:r>
        <w:rPr>
          <w:rStyle w:val="CommentReference"/>
        </w:rPr>
        <w:annotationRef/>
      </w:r>
      <w:r>
        <w:t>Coptic has presbyters, not priests (oweeb)</w:t>
      </w:r>
    </w:p>
  </w:comment>
  <w:comment w:id="466" w:author="Windows User" w:date="2015-10-30T08:56:00Z" w:initials="BS">
    <w:p w14:paraId="141FC7EB" w14:textId="77777777" w:rsidR="00E14083" w:rsidRDefault="00E14083" w:rsidP="00D31F38">
      <w:pPr>
        <w:pStyle w:val="CommentText"/>
      </w:pPr>
      <w:r>
        <w:rPr>
          <w:rStyle w:val="CommentReference"/>
        </w:rPr>
        <w:annotationRef/>
      </w:r>
      <w:r>
        <w:t>esmo is bless, not praise...</w:t>
      </w:r>
    </w:p>
  </w:comment>
  <w:comment w:id="467" w:author="Windows User" w:date="2015-10-30T08:56:00Z" w:initials="BS">
    <w:p w14:paraId="22452F1B" w14:textId="77777777" w:rsidR="00E14083" w:rsidRDefault="00E14083" w:rsidP="00D31F38">
      <w:pPr>
        <w:pStyle w:val="CommentText"/>
      </w:pPr>
      <w:r>
        <w:rPr>
          <w:rStyle w:val="CommentReference"/>
        </w:rPr>
        <w:annotationRef/>
      </w:r>
      <w:r>
        <w:t>Coptic doesn't look like day to day... "Until this day" doesn't make as much sense... is there something less literal but closer to the maning?</w:t>
      </w:r>
    </w:p>
  </w:comment>
  <w:comment w:id="468" w:author="Windows User" w:date="2015-10-30T08:56:00Z" w:initials="BS">
    <w:p w14:paraId="532CE324" w14:textId="77777777" w:rsidR="00E14083" w:rsidRDefault="00E14083" w:rsidP="00D31F38">
      <w:pPr>
        <w:pStyle w:val="CommentText"/>
      </w:pPr>
      <w:r>
        <w:rPr>
          <w:rStyle w:val="CommentReference"/>
        </w:rPr>
        <w:annotationRef/>
      </w:r>
      <w:r>
        <w:t>Is LA right with breaths and spirits?</w:t>
      </w:r>
    </w:p>
  </w:comment>
  <w:comment w:id="469" w:author="Windows User" w:date="2015-10-30T08:56:00Z" w:initials="BS">
    <w:p w14:paraId="7C12CF17" w14:textId="77777777" w:rsidR="00E14083" w:rsidRDefault="00E14083" w:rsidP="00D31F38">
      <w:pPr>
        <w:pStyle w:val="CommentText"/>
      </w:pPr>
      <w:r>
        <w:rPr>
          <w:rStyle w:val="CommentReference"/>
        </w:rPr>
        <w:annotationRef/>
      </w:r>
      <w:r>
        <w:t>doesn't look like waters... is it ssea?</w:t>
      </w:r>
    </w:p>
  </w:comment>
  <w:comment w:id="470" w:author="Windows User" w:date="2015-10-30T08:56:00Z" w:initials="BS">
    <w:p w14:paraId="789F9E96" w14:textId="77777777" w:rsidR="00E14083" w:rsidRDefault="00E14083" w:rsidP="00D31F38">
      <w:pPr>
        <w:pStyle w:val="CommentText"/>
      </w:pPr>
      <w:r>
        <w:rPr>
          <w:rStyle w:val="CommentReference"/>
        </w:rPr>
        <w:annotationRef/>
      </w:r>
      <w:r>
        <w:t>I still don't get of all the things we would see after seeing all the praise of nature would be "Bless the Lord you birds".</w:t>
      </w:r>
    </w:p>
  </w:comment>
  <w:comment w:id="471" w:author="Windows User" w:date="2015-10-30T08:56:00Z" w:initials="BS">
    <w:p w14:paraId="1E93DCCD" w14:textId="77777777" w:rsidR="00E14083" w:rsidRDefault="00E14083" w:rsidP="00D31F38">
      <w:pPr>
        <w:pStyle w:val="CommentText"/>
      </w:pPr>
      <w:r>
        <w:rPr>
          <w:rStyle w:val="CommentReference"/>
        </w:rPr>
        <w:annotationRef/>
      </w:r>
      <w:r>
        <w:t>disobedient? heretics?</w:t>
      </w:r>
    </w:p>
  </w:comment>
  <w:comment w:id="472" w:author="Windows User" w:date="2015-10-30T08:56:00Z" w:initials="BS">
    <w:p w14:paraId="298A6523" w14:textId="77777777" w:rsidR="00E14083" w:rsidRDefault="00E14083" w:rsidP="00D31F38">
      <w:pPr>
        <w:pStyle w:val="CommentText"/>
      </w:pPr>
      <w:r>
        <w:rPr>
          <w:rStyle w:val="CommentReference"/>
        </w:rPr>
        <w:annotationRef/>
      </w:r>
      <w:r>
        <w:t>souls or spirits?</w:t>
      </w:r>
    </w:p>
  </w:comment>
  <w:comment w:id="473" w:author="Windows User" w:date="2015-10-30T08:56:00Z" w:initials="BS">
    <w:p w14:paraId="3D56C030" w14:textId="77777777" w:rsidR="00E14083" w:rsidRDefault="00E14083" w:rsidP="00D31F38">
      <w:pPr>
        <w:pStyle w:val="CommentText"/>
      </w:pPr>
      <w:r>
        <w:rPr>
          <w:rStyle w:val="CommentReference"/>
        </w:rPr>
        <w:annotationRef/>
      </w:r>
      <w:r>
        <w:t>humble or contrite?</w:t>
      </w:r>
    </w:p>
  </w:comment>
  <w:comment w:id="474" w:author="Windows User" w:date="2015-10-30T08:56:00Z" w:initials="BS">
    <w:p w14:paraId="4417CE6C" w14:textId="77777777" w:rsidR="00E14083" w:rsidRDefault="00E14083" w:rsidP="00D31F38">
      <w:pPr>
        <w:pStyle w:val="CommentText"/>
      </w:pPr>
      <w:r>
        <w:rPr>
          <w:rStyle w:val="CommentReference"/>
        </w:rPr>
        <w:annotationRef/>
      </w:r>
      <w:r>
        <w:t>hearts?</w:t>
      </w:r>
    </w:p>
  </w:comment>
  <w:comment w:id="475" w:author="Windows User" w:date="2015-10-30T08:56:00Z" w:initials="BS">
    <w:p w14:paraId="6056EF08" w14:textId="77777777" w:rsidR="00E14083" w:rsidRDefault="00E14083" w:rsidP="00D31F38">
      <w:pPr>
        <w:pStyle w:val="CommentText"/>
      </w:pPr>
      <w:r>
        <w:rPr>
          <w:rStyle w:val="CommentReference"/>
        </w:rPr>
        <w:annotationRef/>
      </w:r>
      <w:r>
        <w:t>this or LA?</w:t>
      </w:r>
    </w:p>
  </w:comment>
  <w:comment w:id="476" w:author="Windows User" w:date="2015-10-30T08:56:00Z" w:initials="BS">
    <w:p w14:paraId="021CF208" w14:textId="77777777" w:rsidR="00E14083" w:rsidRDefault="00E14083" w:rsidP="00D31F38">
      <w:pPr>
        <w:pStyle w:val="CommentText"/>
      </w:pPr>
      <w:r>
        <w:rPr>
          <w:rStyle w:val="CommentReference"/>
        </w:rPr>
        <w:annotationRef/>
      </w:r>
      <w:r>
        <w:t>righteous of, or who revere</w:t>
      </w:r>
    </w:p>
  </w:comment>
  <w:comment w:id="477" w:author="Windows User" w:date="2015-10-30T08:56:00Z" w:initials="BS">
    <w:p w14:paraId="2B7DD481" w14:textId="77777777" w:rsidR="00E14083" w:rsidRDefault="00E14083" w:rsidP="00D31F38">
      <w:pPr>
        <w:pStyle w:val="CommentText"/>
      </w:pPr>
      <w:r>
        <w:rPr>
          <w:rStyle w:val="CommentReference"/>
        </w:rPr>
        <w:annotationRef/>
      </w:r>
      <w:r>
        <w:t>this, or accountable? or something else?</w:t>
      </w:r>
    </w:p>
  </w:comment>
  <w:comment w:id="478" w:author="Windows User" w:date="2015-10-30T08:56:00Z" w:initials="BS">
    <w:p w14:paraId="154E2A2A" w14:textId="77777777" w:rsidR="00E14083" w:rsidRDefault="00E14083" w:rsidP="00D31F38">
      <w:pPr>
        <w:pStyle w:val="CommentText"/>
      </w:pPr>
      <w:r>
        <w:rPr>
          <w:rStyle w:val="CommentReference"/>
        </w:rPr>
        <w:annotationRef/>
      </w:r>
      <w:r>
        <w:t>that he may praise and say?</w:t>
      </w:r>
    </w:p>
  </w:comment>
  <w:comment w:id="492" w:author="Windows User" w:date="2015-11-21T13:00:00Z" w:initials="WU">
    <w:p w14:paraId="72B45ACE" w14:textId="77777777" w:rsidR="00E14083" w:rsidRDefault="00E14083" w:rsidP="00D31F38">
      <w:pPr>
        <w:pStyle w:val="CommentText"/>
      </w:pPr>
      <w:r>
        <w:rPr>
          <w:rStyle w:val="CommentReference"/>
        </w:rPr>
        <w:annotationRef/>
      </w:r>
      <w:r>
        <w:t>Check, and 2 above.</w:t>
      </w:r>
    </w:p>
  </w:comment>
  <w:comment w:id="493" w:author="Brett Slote" w:date="2015-10-30T08:56:00Z" w:initials="BS">
    <w:p w14:paraId="0C0C90F8" w14:textId="77777777" w:rsidR="00E14083" w:rsidRDefault="00E14083" w:rsidP="00D31F38">
      <w:pPr>
        <w:pStyle w:val="CommentText"/>
      </w:pPr>
      <w:r>
        <w:rPr>
          <w:rStyle w:val="CommentReference"/>
        </w:rPr>
        <w:annotationRef/>
      </w:r>
      <w:r>
        <w:t>Fred wants 'O' here, saying it matches the Coptic... but it isn't in the Coptic!</w:t>
      </w:r>
    </w:p>
  </w:comment>
  <w:comment w:id="494" w:author="Windows User" w:date="2015-11-21T13:00:00Z" w:initials="WU">
    <w:p w14:paraId="59221E95" w14:textId="77777777" w:rsidR="00E14083" w:rsidRDefault="00E14083" w:rsidP="00D31F38">
      <w:pPr>
        <w:pStyle w:val="CommentText"/>
      </w:pPr>
      <w:r>
        <w:rPr>
          <w:rStyle w:val="CommentReference"/>
        </w:rPr>
        <w:annotationRef/>
      </w:r>
      <w:r>
        <w:t>check</w:t>
      </w:r>
    </w:p>
  </w:comment>
  <w:comment w:id="495" w:author="Windows User" w:date="2015-11-21T13:00:00Z" w:initials="WU">
    <w:p w14:paraId="0CFC2594" w14:textId="77777777" w:rsidR="00E14083" w:rsidRDefault="00E14083" w:rsidP="00D31F38">
      <w:pPr>
        <w:pStyle w:val="CommentText"/>
      </w:pPr>
      <w:r>
        <w:rPr>
          <w:rStyle w:val="CommentReference"/>
        </w:rPr>
        <w:annotationRef/>
      </w:r>
      <w:r>
        <w:t>check</w:t>
      </w:r>
    </w:p>
  </w:comment>
  <w:comment w:id="496" w:author="Windows User" w:date="2015-11-21T13:01:00Z" w:initials="WU">
    <w:p w14:paraId="403A6460" w14:textId="77777777" w:rsidR="00E14083" w:rsidRDefault="00E14083" w:rsidP="00D31F38">
      <w:pPr>
        <w:pStyle w:val="CommentText"/>
      </w:pPr>
      <w:r>
        <w:rPr>
          <w:rStyle w:val="CommentReference"/>
        </w:rPr>
        <w:annotationRef/>
      </w:r>
      <w:r>
        <w:t>check, find Copitic</w:t>
      </w:r>
    </w:p>
  </w:comment>
  <w:comment w:id="497" w:author="Windows User" w:date="2015-10-30T08:56:00Z" w:initials="BS">
    <w:p w14:paraId="1B2986E7" w14:textId="77777777" w:rsidR="00E14083" w:rsidRDefault="00E14083" w:rsidP="00D31F38">
      <w:pPr>
        <w:pStyle w:val="CommentText"/>
      </w:pPr>
      <w:r>
        <w:rPr>
          <w:rStyle w:val="CommentReference"/>
        </w:rPr>
        <w:annotationRef/>
      </w:r>
      <w:r>
        <w:t>why do books not have a vs for the bishop???</w:t>
      </w:r>
    </w:p>
  </w:comment>
  <w:comment w:id="498" w:author="Windows User" w:date="2015-10-30T08:56:00Z" w:initials="BS">
    <w:p w14:paraId="2328FF19" w14:textId="77777777" w:rsidR="00E14083" w:rsidRDefault="00E14083" w:rsidP="00D31F38">
      <w:pPr>
        <w:pStyle w:val="CommentText"/>
      </w:pPr>
      <w:r>
        <w:rPr>
          <w:rStyle w:val="CommentReference"/>
        </w:rPr>
        <w:annotationRef/>
      </w:r>
      <w:r>
        <w:t>add</w:t>
      </w:r>
    </w:p>
  </w:comment>
  <w:comment w:id="501" w:author="Windows User" w:date="2015-10-30T08:56:00Z" w:initials="BS">
    <w:p w14:paraId="76CF17E1" w14:textId="77777777" w:rsidR="00E14083" w:rsidRDefault="00E14083" w:rsidP="00D31F38">
      <w:pPr>
        <w:pStyle w:val="CommentText"/>
      </w:pPr>
      <w:r>
        <w:rPr>
          <w:rStyle w:val="CommentReference"/>
        </w:rPr>
        <w:annotationRef/>
      </w:r>
      <w:r>
        <w:t>the first two sections each have 7 verses. Maybe each section had seven verses and then became inflated? Keeping 7 vs in each section</w:t>
      </w:r>
    </w:p>
  </w:comment>
  <w:comment w:id="502" w:author="Windows User" w:date="2015-10-30T08:56:00Z" w:initials="BS">
    <w:p w14:paraId="01D3FC9E" w14:textId="77777777" w:rsidR="00E14083" w:rsidRDefault="00E14083" w:rsidP="00D31F38">
      <w:pPr>
        <w:pStyle w:val="CommentText"/>
      </w:pPr>
      <w:r>
        <w:rPr>
          <w:rStyle w:val="CommentReference"/>
        </w:rPr>
        <w:annotationRef/>
      </w:r>
      <w:r>
        <w:t>Communion or commemoration?</w:t>
      </w:r>
    </w:p>
  </w:comment>
  <w:comment w:id="503" w:author="Windows User" w:date="2015-11-21T13:01:00Z" w:initials="WU">
    <w:p w14:paraId="3C8EDFD6" w14:textId="77777777" w:rsidR="00E14083" w:rsidRDefault="00E14083" w:rsidP="00D31F38">
      <w:pPr>
        <w:pStyle w:val="CommentText"/>
      </w:pPr>
      <w:r>
        <w:rPr>
          <w:rStyle w:val="CommentReference"/>
        </w:rPr>
        <w:annotationRef/>
      </w:r>
      <w:r>
        <w:t>Check, and 2 above</w:t>
      </w:r>
    </w:p>
  </w:comment>
  <w:comment w:id="504" w:author="Brett Slote" w:date="2015-10-30T08:56:00Z" w:initials="BS">
    <w:p w14:paraId="502DF58D" w14:textId="77777777" w:rsidR="00E14083" w:rsidRDefault="00E14083" w:rsidP="00D31F38">
      <w:pPr>
        <w:pStyle w:val="CommentText"/>
      </w:pPr>
      <w:r>
        <w:rPr>
          <w:rStyle w:val="CommentReference"/>
        </w:rPr>
        <w:annotationRef/>
      </w:r>
      <w:r>
        <w:t>Fred wants 'O' here, saying it matches the Coptic... but it isn't in the Coptic!</w:t>
      </w:r>
    </w:p>
  </w:comment>
  <w:comment w:id="505" w:author="Windows User" w:date="2015-11-21T13:02:00Z" w:initials="WU">
    <w:p w14:paraId="0E3206C8" w14:textId="77777777" w:rsidR="00E14083" w:rsidRDefault="00E14083" w:rsidP="00D31F38">
      <w:pPr>
        <w:pStyle w:val="CommentText"/>
      </w:pPr>
      <w:r>
        <w:rPr>
          <w:rStyle w:val="CommentReference"/>
        </w:rPr>
        <w:annotationRef/>
      </w:r>
      <w:r>
        <w:t>check</w:t>
      </w:r>
    </w:p>
  </w:comment>
  <w:comment w:id="506" w:author="Windows User" w:date="2015-10-30T08:56:00Z" w:initials="BS">
    <w:p w14:paraId="303AD0FE" w14:textId="77777777" w:rsidR="00E14083" w:rsidRDefault="00E1408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07" w:author="Windows User" w:date="2015-11-21T13:02:00Z" w:initials="WU">
    <w:p w14:paraId="5B706BCD" w14:textId="77777777" w:rsidR="00E14083" w:rsidRDefault="00E14083" w:rsidP="00D31F38">
      <w:pPr>
        <w:pStyle w:val="CommentText"/>
      </w:pPr>
      <w:r>
        <w:rPr>
          <w:rStyle w:val="CommentReference"/>
        </w:rPr>
        <w:annotationRef/>
      </w:r>
      <w:r>
        <w:t>check.  Add Coptic</w:t>
      </w:r>
    </w:p>
  </w:comment>
  <w:comment w:id="513" w:author="Windows User" w:date="2015-11-02T12:45:00Z" w:initials="BS">
    <w:p w14:paraId="02E474EA" w14:textId="77777777" w:rsidR="00E14083" w:rsidRDefault="00E14083" w:rsidP="00D31F38">
      <w:pPr>
        <w:pStyle w:val="CommentText"/>
      </w:pPr>
      <w:r>
        <w:rPr>
          <w:rStyle w:val="CommentReference"/>
        </w:rPr>
        <w:annotationRef/>
      </w:r>
      <w:r>
        <w:t>Godhead or Divinity?</w:t>
      </w:r>
    </w:p>
  </w:comment>
  <w:comment w:id="514" w:author="Windows User" w:date="2015-10-30T08:56:00Z" w:initials="BS">
    <w:p w14:paraId="1165D588" w14:textId="77777777" w:rsidR="00E14083" w:rsidRDefault="00E1408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15" w:author="Windows User" w:date="2015-10-30T08:56:00Z" w:initials="BS">
    <w:p w14:paraId="0ABD6F72" w14:textId="77777777" w:rsidR="00E14083" w:rsidRDefault="00E14083" w:rsidP="00D31F38">
      <w:pPr>
        <w:pStyle w:val="CommentText"/>
      </w:pPr>
      <w:r>
        <w:rPr>
          <w:rStyle w:val="CommentReference"/>
        </w:rPr>
        <w:annotationRef/>
      </w:r>
      <w:r>
        <w:t>faithful or trusted? faithful sounds better as it is her action and not ours, as trusted.</w:t>
      </w:r>
    </w:p>
  </w:comment>
  <w:comment w:id="528" w:author="Windows User" w:date="2015-10-30T08:56:00Z" w:initials="BS">
    <w:p w14:paraId="07EF5E65" w14:textId="77777777" w:rsidR="00E14083" w:rsidRDefault="00E14083" w:rsidP="00D31F38">
      <w:pPr>
        <w:pStyle w:val="CommentText"/>
      </w:pPr>
      <w:r>
        <w:rPr>
          <w:rStyle w:val="CommentReference"/>
        </w:rPr>
        <w:annotationRef/>
      </w:r>
      <w:r>
        <w:t>MT (KJV) and Ra lack. NETS has and so does Coptic.</w:t>
      </w:r>
    </w:p>
  </w:comment>
  <w:comment w:id="529" w:author="Windows User" w:date="2015-11-21T13:03:00Z" w:initials="WU">
    <w:p w14:paraId="0505077C" w14:textId="77777777" w:rsidR="00E14083" w:rsidRDefault="00E14083" w:rsidP="00D31F38">
      <w:pPr>
        <w:pStyle w:val="CommentText"/>
      </w:pPr>
      <w:r>
        <w:rPr>
          <w:rStyle w:val="CommentReference"/>
        </w:rPr>
        <w:annotationRef/>
      </w:r>
      <w:r>
        <w:t>check</w:t>
      </w:r>
    </w:p>
  </w:comment>
  <w:comment w:id="530" w:author="Windows User" w:date="2015-11-21T13:03:00Z" w:initials="WU">
    <w:p w14:paraId="2CFCDBC4" w14:textId="77777777" w:rsidR="00E14083" w:rsidRDefault="00E14083" w:rsidP="00D31F38">
      <w:pPr>
        <w:pStyle w:val="CommentText"/>
      </w:pPr>
      <w:r>
        <w:rPr>
          <w:rStyle w:val="CommentReference"/>
        </w:rPr>
        <w:annotationRef/>
      </w:r>
      <w:r>
        <w:t>check</w:t>
      </w:r>
    </w:p>
  </w:comment>
  <w:comment w:id="531" w:author="Windows User" w:date="2015-11-21T13:04:00Z" w:initials="WU">
    <w:p w14:paraId="7B87BF1F" w14:textId="77777777" w:rsidR="00E14083" w:rsidRDefault="00E14083" w:rsidP="00D31F38">
      <w:pPr>
        <w:pStyle w:val="CommentText"/>
      </w:pPr>
      <w:r>
        <w:rPr>
          <w:rStyle w:val="CommentReference"/>
        </w:rPr>
        <w:annotationRef/>
      </w:r>
      <w:r>
        <w:t>check</w:t>
      </w:r>
    </w:p>
  </w:comment>
  <w:comment w:id="532" w:author="Windows User" w:date="2015-10-30T08:56:00Z" w:initials="BS">
    <w:p w14:paraId="469A8399" w14:textId="77777777" w:rsidR="00E14083" w:rsidRDefault="00E14083" w:rsidP="00D31F38">
      <w:pPr>
        <w:pStyle w:val="CommentText"/>
      </w:pPr>
      <w:r>
        <w:rPr>
          <w:rStyle w:val="CommentReference"/>
        </w:rPr>
        <w:annotationRef/>
      </w:r>
      <w:r>
        <w:t>Coptic varies greatly from NETS</w:t>
      </w:r>
    </w:p>
  </w:comment>
  <w:comment w:id="538" w:author="Windows User" w:date="2015-10-30T08:56:00Z" w:initials="BS">
    <w:p w14:paraId="30B7538F" w14:textId="77777777" w:rsidR="00E14083" w:rsidRDefault="00E14083" w:rsidP="00D31F38">
      <w:pPr>
        <w:pStyle w:val="CommentText"/>
      </w:pPr>
      <w:r>
        <w:rPr>
          <w:rStyle w:val="CommentReference"/>
        </w:rPr>
        <w:annotationRef/>
      </w:r>
      <w:r>
        <w:t>NETS has dance... also drum &amp; harp...</w:t>
      </w:r>
    </w:p>
  </w:comment>
  <w:comment w:id="539" w:author="Windows User" w:date="2015-10-30T08:56:00Z" w:initials="BS">
    <w:p w14:paraId="040D59AA" w14:textId="77777777" w:rsidR="00E14083" w:rsidRDefault="00E14083" w:rsidP="00D31F38">
      <w:pPr>
        <w:pStyle w:val="CommentText"/>
      </w:pPr>
      <w:r>
        <w:rPr>
          <w:rStyle w:val="CommentReference"/>
        </w:rPr>
        <w:annotationRef/>
      </w:r>
      <w:r>
        <w:t>NETS and LA have boast in glory...</w:t>
      </w:r>
    </w:p>
  </w:comment>
  <w:comment w:id="540" w:author="Windows User" w:date="2015-10-30T08:56:00Z" w:initials="BS">
    <w:p w14:paraId="0F357187" w14:textId="77777777" w:rsidR="00E14083" w:rsidRDefault="00E14083" w:rsidP="00D31F38">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541" w:author="Windows User" w:date="2015-10-30T08:56:00Z" w:initials="BS">
    <w:p w14:paraId="10510650" w14:textId="77777777" w:rsidR="00E14083" w:rsidRDefault="00E14083" w:rsidP="00D31F38">
      <w:pPr>
        <w:pStyle w:val="CommentText"/>
      </w:pPr>
      <w:r>
        <w:rPr>
          <w:rStyle w:val="CommentReference"/>
        </w:rPr>
        <w:annotationRef/>
      </w:r>
      <w:r>
        <w:t>NETS has throats too. I'm leaving mouths. Throats is too literal. Not how we say it in English...</w:t>
      </w:r>
    </w:p>
  </w:comment>
  <w:comment w:id="542" w:author="Windows User" w:date="2015-10-30T08:56:00Z" w:initials="BS">
    <w:p w14:paraId="0F6BDC5E" w14:textId="77777777" w:rsidR="00E14083" w:rsidRDefault="00E14083" w:rsidP="00D31F38">
      <w:pPr>
        <w:pStyle w:val="CommentText"/>
      </w:pPr>
      <w:r>
        <w:rPr>
          <w:rStyle w:val="CommentReference"/>
        </w:rPr>
        <w:annotationRef/>
      </w:r>
      <w:r>
        <w:t>NETS has rebukes. punishments?</w:t>
      </w:r>
    </w:p>
  </w:comment>
  <w:comment w:id="548" w:author="Windows User" w:date="2015-10-30T08:56:00Z" w:initials="BS">
    <w:p w14:paraId="37F1C98E" w14:textId="77777777" w:rsidR="00E14083" w:rsidRDefault="00E14083" w:rsidP="00D31F38">
      <w:pPr>
        <w:pStyle w:val="CommentText"/>
      </w:pPr>
      <w:r>
        <w:rPr>
          <w:rStyle w:val="CommentReference"/>
        </w:rPr>
        <w:annotationRef/>
      </w:r>
      <w:r>
        <w:t>psaltry? or lyre?</w:t>
      </w:r>
    </w:p>
  </w:comment>
  <w:comment w:id="549" w:author="Windows User" w:date="2015-10-30T08:56:00Z" w:initials="BS">
    <w:p w14:paraId="51CE2A65" w14:textId="77777777" w:rsidR="00E14083" w:rsidRDefault="00E14083" w:rsidP="00D31F38">
      <w:pPr>
        <w:pStyle w:val="CommentText"/>
      </w:pPr>
      <w:r>
        <w:rPr>
          <w:rStyle w:val="CommentReference"/>
        </w:rPr>
        <w:annotationRef/>
      </w:r>
      <w:r>
        <w:t>NETS has drum and dance.</w:t>
      </w:r>
    </w:p>
  </w:comment>
  <w:comment w:id="560" w:author="Windows User" w:date="2015-11-21T13:04:00Z" w:initials="WU">
    <w:p w14:paraId="43A5D1B1" w14:textId="77777777" w:rsidR="00E14083" w:rsidRDefault="00E14083" w:rsidP="00E35F1F">
      <w:pPr>
        <w:pStyle w:val="CommentText"/>
      </w:pPr>
      <w:r>
        <w:rPr>
          <w:rStyle w:val="CommentReference"/>
        </w:rPr>
        <w:annotationRef/>
      </w:r>
      <w:r>
        <w:t>check</w:t>
      </w:r>
    </w:p>
  </w:comment>
  <w:comment w:id="561" w:author="Windows User" w:date="2015-11-21T13:04:00Z" w:initials="WU">
    <w:p w14:paraId="4B6A4DE4" w14:textId="77777777" w:rsidR="00E14083" w:rsidRDefault="00E14083" w:rsidP="00E35F1F">
      <w:pPr>
        <w:pStyle w:val="CommentText"/>
      </w:pPr>
      <w:r>
        <w:rPr>
          <w:rStyle w:val="CommentReference"/>
        </w:rPr>
        <w:annotationRef/>
      </w:r>
      <w:r>
        <w:t>check</w:t>
      </w:r>
    </w:p>
  </w:comment>
  <w:comment w:id="562" w:author="Windows User" w:date="2015-10-30T08:56:00Z" w:initials="BS">
    <w:p w14:paraId="483AEE75" w14:textId="77777777" w:rsidR="00E14083" w:rsidRDefault="00E14083" w:rsidP="00E35F1F">
      <w:pPr>
        <w:pStyle w:val="CommentText"/>
      </w:pPr>
      <w:r>
        <w:rPr>
          <w:rStyle w:val="CommentReference"/>
        </w:rPr>
        <w:annotationRef/>
      </w:r>
      <w:r>
        <w:t>tense? praise or will praise?</w:t>
      </w:r>
    </w:p>
  </w:comment>
  <w:comment w:id="563" w:author="Windows User" w:date="2015-10-30T08:56:00Z" w:initials="BS">
    <w:p w14:paraId="17DAD50D" w14:textId="77777777" w:rsidR="00E14083" w:rsidRDefault="00E14083" w:rsidP="00E35F1F">
      <w:pPr>
        <w:pStyle w:val="CommentText"/>
      </w:pPr>
      <w:r>
        <w:rPr>
          <w:rStyle w:val="CommentReference"/>
        </w:rPr>
        <w:annotationRef/>
      </w:r>
      <w:r>
        <w:t>earth? land? creation?</w:t>
      </w:r>
    </w:p>
  </w:comment>
  <w:comment w:id="564" w:author="Windows User" w:date="2015-11-21T13:05:00Z" w:initials="WU">
    <w:p w14:paraId="412BFF55" w14:textId="77777777" w:rsidR="00E14083" w:rsidRDefault="00E14083" w:rsidP="00E35F1F">
      <w:pPr>
        <w:pStyle w:val="CommentText"/>
      </w:pPr>
      <w:r>
        <w:rPr>
          <w:rStyle w:val="CommentReference"/>
        </w:rPr>
        <w:annotationRef/>
      </w:r>
      <w:r>
        <w:t>check</w:t>
      </w:r>
    </w:p>
  </w:comment>
  <w:comment w:id="565" w:author="Windows User" w:date="2015-10-30T08:56:00Z" w:initials="BS">
    <w:p w14:paraId="4FEF2EC7" w14:textId="77777777" w:rsidR="00E14083" w:rsidRDefault="00E14083" w:rsidP="00E35F1F">
      <w:pPr>
        <w:pStyle w:val="CommentText"/>
      </w:pPr>
      <w:r>
        <w:rPr>
          <w:rStyle w:val="CommentReference"/>
        </w:rPr>
        <w:annotationRef/>
      </w:r>
      <w:r>
        <w:t>make haste is a little archaic. But hurry is way too colloquial. Quicken doesn't sound right.</w:t>
      </w:r>
    </w:p>
  </w:comment>
  <w:comment w:id="566" w:author="Windows User" w:date="2015-10-30T08:56:00Z" w:initials="BS">
    <w:p w14:paraId="25E26C66" w14:textId="77777777" w:rsidR="00E14083" w:rsidRDefault="00E14083" w:rsidP="00E35F1F">
      <w:pPr>
        <w:pStyle w:val="CommentText"/>
      </w:pPr>
      <w:r>
        <w:rPr>
          <w:rStyle w:val="CommentReference"/>
        </w:rPr>
        <w:annotationRef/>
      </w:r>
      <w:r>
        <w:t>should either be diverse here or different elsewhere</w:t>
      </w:r>
    </w:p>
  </w:comment>
  <w:comment w:id="567" w:author="Windows User" w:date="2015-10-30T08:56:00Z" w:initials="BS">
    <w:p w14:paraId="7A65524D" w14:textId="77777777" w:rsidR="00E14083" w:rsidRDefault="00E14083" w:rsidP="00E35F1F">
      <w:pPr>
        <w:pStyle w:val="CommentText"/>
      </w:pPr>
      <w:r>
        <w:rPr>
          <w:rStyle w:val="CommentReference"/>
        </w:rPr>
        <w:annotationRef/>
      </w:r>
      <w:r>
        <w:t>truth or righteousness? Or justice?</w:t>
      </w:r>
    </w:p>
  </w:comment>
  <w:comment w:id="568" w:author="Windows User" w:date="2015-10-30T08:56:00Z" w:initials="BS">
    <w:p w14:paraId="1C135E98" w14:textId="77777777" w:rsidR="00E14083" w:rsidRDefault="00E14083" w:rsidP="00E35F1F">
      <w:pPr>
        <w:pStyle w:val="CommentText"/>
      </w:pPr>
      <w:r>
        <w:rPr>
          <w:rStyle w:val="CommentReference"/>
        </w:rPr>
        <w:annotationRef/>
      </w:r>
      <w:r>
        <w:t>patience or longsuffering?</w:t>
      </w:r>
    </w:p>
  </w:comment>
  <w:comment w:id="569" w:author="Windows User" w:date="2015-10-30T08:56:00Z" w:initials="BS">
    <w:p w14:paraId="2E20A232" w14:textId="77777777" w:rsidR="00E14083" w:rsidRDefault="00E14083" w:rsidP="00E35F1F">
      <w:pPr>
        <w:pStyle w:val="CommentText"/>
      </w:pPr>
      <w:r>
        <w:rPr>
          <w:rStyle w:val="CommentReference"/>
        </w:rPr>
        <w:annotationRef/>
      </w:r>
      <w:r>
        <w:t>just "at the first watch"?</w:t>
      </w:r>
    </w:p>
  </w:comment>
  <w:comment w:id="570" w:author="Windows User" w:date="2015-10-30T08:56:00Z" w:initials="BS">
    <w:p w14:paraId="34FB1BC0" w14:textId="77777777" w:rsidR="00E14083" w:rsidRDefault="00E14083" w:rsidP="00E35F1F">
      <w:pPr>
        <w:pStyle w:val="CommentText"/>
      </w:pPr>
      <w:r>
        <w:rPr>
          <w:rStyle w:val="CommentReference"/>
        </w:rPr>
        <w:annotationRef/>
      </w:r>
      <w:r>
        <w:t>sweet, or easy?</w:t>
      </w:r>
    </w:p>
  </w:comment>
  <w:comment w:id="571" w:author="Windows User" w:date="2015-10-30T08:56:00Z" w:initials="BS">
    <w:p w14:paraId="20646872" w14:textId="77777777" w:rsidR="00E14083" w:rsidRDefault="00E14083" w:rsidP="00E35F1F">
      <w:pPr>
        <w:pStyle w:val="CommentText"/>
      </w:pPr>
      <w:r>
        <w:rPr>
          <w:rStyle w:val="CommentReference"/>
        </w:rPr>
        <w:annotationRef/>
      </w:r>
      <w:r>
        <w:t xml:space="preserve">less accurate than beloved, but sounds a lot </w:t>
      </w:r>
      <w:proofErr w:type="gramStart"/>
      <w:r>
        <w:t>better..</w:t>
      </w:r>
      <w:proofErr w:type="gramEnd"/>
    </w:p>
  </w:comment>
  <w:comment w:id="572" w:author="Windows User" w:date="2015-10-30T08:56:00Z" w:initials="BS">
    <w:p w14:paraId="4707B322" w14:textId="77777777" w:rsidR="00E14083" w:rsidRDefault="00E14083" w:rsidP="00E35F1F">
      <w:pPr>
        <w:pStyle w:val="CommentText"/>
      </w:pPr>
      <w:r>
        <w:rPr>
          <w:rStyle w:val="CommentReference"/>
        </w:rPr>
        <w:annotationRef/>
      </w:r>
      <w:r>
        <w:t>sound better if omit of?</w:t>
      </w:r>
    </w:p>
  </w:comment>
  <w:comment w:id="573" w:author="Windows User" w:date="2015-10-30T08:56:00Z" w:initials="BS">
    <w:p w14:paraId="0D6FF167" w14:textId="77777777" w:rsidR="00E14083" w:rsidRDefault="00E14083" w:rsidP="00E35F1F">
      <w:pPr>
        <w:pStyle w:val="CommentText"/>
      </w:pPr>
      <w:r>
        <w:rPr>
          <w:rStyle w:val="CommentReference"/>
        </w:rPr>
        <w:annotationRef/>
      </w:r>
      <w:r>
        <w:t>truth, or righteousness?</w:t>
      </w:r>
    </w:p>
  </w:comment>
  <w:comment w:id="574" w:author="Windows User" w:date="2015-10-30T08:56:00Z" w:initials="BS">
    <w:p w14:paraId="1A8CABED" w14:textId="77777777" w:rsidR="00E14083" w:rsidRDefault="00E14083" w:rsidP="00E35F1F">
      <w:pPr>
        <w:pStyle w:val="CommentText"/>
      </w:pPr>
      <w:r>
        <w:rPr>
          <w:rStyle w:val="CommentReference"/>
        </w:rPr>
        <w:annotationRef/>
      </w:r>
      <w:r>
        <w:t>true, or perfecvt?</w:t>
      </w:r>
    </w:p>
  </w:comment>
  <w:comment w:id="575" w:author="Windows User" w:date="2015-10-30T08:56:00Z" w:initials="BS">
    <w:p w14:paraId="21AC5CB8" w14:textId="77777777" w:rsidR="00E14083" w:rsidRDefault="00E14083" w:rsidP="00E35F1F">
      <w:pPr>
        <w:pStyle w:val="CommentText"/>
      </w:pPr>
      <w:r>
        <w:rPr>
          <w:rStyle w:val="CommentReference"/>
        </w:rPr>
        <w:annotationRef/>
      </w:r>
      <w:r>
        <w:t>and?</w:t>
      </w:r>
    </w:p>
  </w:comment>
  <w:comment w:id="576" w:author="Windows User" w:date="2015-10-30T08:56:00Z" w:initials="BS">
    <w:p w14:paraId="6C6DCC78" w14:textId="77777777" w:rsidR="00E14083" w:rsidRDefault="00E14083" w:rsidP="00E35F1F">
      <w:pPr>
        <w:pStyle w:val="CommentText"/>
      </w:pPr>
      <w:r>
        <w:rPr>
          <w:rStyle w:val="CommentReference"/>
        </w:rPr>
        <w:annotationRef/>
      </w:r>
      <w:r>
        <w:t xml:space="preserve">gather is in first line in Coptic, but tune flows better </w:t>
      </w:r>
      <w:proofErr w:type="gramStart"/>
      <w:r>
        <w:t>here..</w:t>
      </w:r>
      <w:proofErr w:type="gramEnd"/>
    </w:p>
  </w:comment>
  <w:comment w:id="577" w:author="Windows User" w:date="2015-10-30T08:56:00Z" w:initials="BS">
    <w:p w14:paraId="4B49F853" w14:textId="77777777" w:rsidR="00E14083" w:rsidRDefault="00E14083" w:rsidP="00E35F1F">
      <w:pPr>
        <w:pStyle w:val="CommentText"/>
      </w:pPr>
      <w:r>
        <w:rPr>
          <w:rStyle w:val="CommentReference"/>
        </w:rPr>
        <w:annotationRef/>
      </w:r>
      <w:r>
        <w:t>will?</w:t>
      </w:r>
    </w:p>
  </w:comment>
  <w:comment w:id="578" w:author="Windows User" w:date="2015-10-30T08:56:00Z" w:initials="BS">
    <w:p w14:paraId="6FC8752C" w14:textId="77777777" w:rsidR="00E14083" w:rsidRDefault="00E14083" w:rsidP="00E35F1F">
      <w:pPr>
        <w:pStyle w:val="CommentText"/>
      </w:pPr>
      <w:r>
        <w:rPr>
          <w:rStyle w:val="CommentReference"/>
        </w:rPr>
        <w:annotationRef/>
      </w:r>
      <w:r>
        <w:t>save? keep? deliver?</w:t>
      </w:r>
    </w:p>
  </w:comment>
  <w:comment w:id="579" w:author="Windows User" w:date="2015-10-30T08:56:00Z" w:initials="BS">
    <w:p w14:paraId="7843FDD6" w14:textId="77777777" w:rsidR="00E14083" w:rsidRDefault="00E14083" w:rsidP="00E35F1F">
      <w:pPr>
        <w:pStyle w:val="CommentText"/>
      </w:pPr>
      <w:r>
        <w:rPr>
          <w:rStyle w:val="CommentReference"/>
        </w:rPr>
        <w:annotationRef/>
      </w:r>
      <w:r>
        <w:t>need a convention for making "ak ee". {}? bold?</w:t>
      </w:r>
    </w:p>
  </w:comment>
  <w:comment w:id="580" w:author="Windows User" w:date="2015-10-30T08:56:00Z" w:initials="BS">
    <w:p w14:paraId="636DE776" w14:textId="77777777" w:rsidR="00E14083" w:rsidRDefault="00E14083" w:rsidP="00E35F1F">
      <w:pPr>
        <w:pStyle w:val="CommentText"/>
      </w:pPr>
      <w:r>
        <w:rPr>
          <w:rStyle w:val="CommentReference"/>
        </w:rPr>
        <w:annotationRef/>
      </w:r>
      <w:r>
        <w:t>I like it better with "be" in... thoughts?</w:t>
      </w:r>
    </w:p>
  </w:comment>
  <w:comment w:id="590" w:author="Windows User" w:date="2015-11-02T12:45:00Z" w:initials="BS">
    <w:p w14:paraId="0A55894A" w14:textId="77777777" w:rsidR="00E14083" w:rsidRDefault="00E14083" w:rsidP="00E35F1F">
      <w:pPr>
        <w:pStyle w:val="CommentText"/>
      </w:pPr>
      <w:r>
        <w:rPr>
          <w:rStyle w:val="CommentReference"/>
        </w:rPr>
        <w:annotationRef/>
      </w:r>
      <w:r>
        <w:t>this splitting of the verses doesn't follow the Coptic... does it really flow much better, or is it just that I'm more used to it?</w:t>
      </w:r>
    </w:p>
  </w:comment>
  <w:comment w:id="591" w:author="Windows User" w:date="2015-10-30T08:56:00Z" w:initials="BS">
    <w:p w14:paraId="0E80932F" w14:textId="77777777" w:rsidR="00E14083" w:rsidRDefault="00E14083" w:rsidP="00E35F1F">
      <w:pPr>
        <w:pStyle w:val="CommentText"/>
      </w:pPr>
      <w:r>
        <w:rPr>
          <w:rStyle w:val="CommentReference"/>
        </w:rPr>
        <w:annotationRef/>
      </w:r>
      <w:r>
        <w:t>does coptic bear out? Feels much more right to me.</w:t>
      </w:r>
    </w:p>
  </w:comment>
  <w:comment w:id="592" w:author="Windows User" w:date="2015-10-30T08:56:00Z" w:initials="BS">
    <w:p w14:paraId="759B277F" w14:textId="77777777" w:rsidR="00E14083" w:rsidRDefault="00E14083" w:rsidP="00E35F1F">
      <w:pPr>
        <w:pStyle w:val="CommentText"/>
      </w:pPr>
      <w:r>
        <w:rPr>
          <w:rStyle w:val="CommentReference"/>
        </w:rPr>
        <w:annotationRef/>
      </w:r>
      <w:r>
        <w:t>tense?</w:t>
      </w:r>
    </w:p>
  </w:comment>
  <w:comment w:id="593" w:author="Windows User" w:date="2015-10-30T08:56:00Z" w:initials="BS">
    <w:p w14:paraId="5C472088" w14:textId="77777777" w:rsidR="00E14083" w:rsidRDefault="00E14083" w:rsidP="00E35F1F">
      <w:pPr>
        <w:pStyle w:val="CommentText"/>
      </w:pPr>
      <w:r>
        <w:rPr>
          <w:rStyle w:val="CommentReference"/>
        </w:rPr>
        <w:annotationRef/>
      </w:r>
      <w:r>
        <w:t>exalt or magnify?</w:t>
      </w:r>
    </w:p>
  </w:comment>
  <w:comment w:id="594" w:author="Windows User" w:date="2015-10-30T08:56:00Z" w:initials="BS">
    <w:p w14:paraId="2FB7E2BD" w14:textId="77777777" w:rsidR="00E14083" w:rsidRDefault="00E14083" w:rsidP="00E35F1F">
      <w:pPr>
        <w:pStyle w:val="CommentText"/>
      </w:pPr>
      <w:r>
        <w:rPr>
          <w:rStyle w:val="CommentReference"/>
        </w:rPr>
        <w:annotationRef/>
      </w:r>
      <w:r>
        <w:t>or iwn?</w:t>
      </w:r>
    </w:p>
  </w:comment>
  <w:comment w:id="598" w:author="Windows User" w:date="2015-10-30T08:56:00Z" w:initials="BS">
    <w:p w14:paraId="3C8244A0" w14:textId="77777777" w:rsidR="00E14083" w:rsidRDefault="00E14083" w:rsidP="00E35F1F">
      <w:pPr>
        <w:pStyle w:val="CommentText"/>
      </w:pPr>
      <w:r>
        <w:rPr>
          <w:rStyle w:val="CommentReference"/>
        </w:rPr>
        <w:annotationRef/>
      </w:r>
      <w:r>
        <w:t>does type capture "it foretold the sign" in more contemporary language than "a figure"</w:t>
      </w:r>
    </w:p>
  </w:comment>
  <w:comment w:id="599" w:author="Windows User" w:date="2015-10-30T08:56:00Z" w:initials="BS">
    <w:p w14:paraId="6C8F9167" w14:textId="77777777" w:rsidR="00E14083" w:rsidRDefault="00E14083" w:rsidP="00E35F1F">
      <w:pPr>
        <w:pStyle w:val="CommentText"/>
      </w:pPr>
      <w:r>
        <w:rPr>
          <w:rStyle w:val="CommentReference"/>
        </w:rPr>
        <w:annotationRef/>
      </w:r>
      <w:r>
        <w:t>correct that no mention of nature?</w:t>
      </w:r>
    </w:p>
  </w:comment>
  <w:comment w:id="600" w:author="Windows User" w:date="2015-10-30T08:56:00Z" w:initials="BS">
    <w:p w14:paraId="5ACA101B" w14:textId="77777777" w:rsidR="00E14083" w:rsidRDefault="00E14083" w:rsidP="00E35F1F">
      <w:pPr>
        <w:pStyle w:val="CommentText"/>
      </w:pPr>
      <w:r>
        <w:rPr>
          <w:rStyle w:val="CommentReference"/>
        </w:rPr>
        <w:annotationRef/>
      </w:r>
      <w:r>
        <w:t>holy or pure? divinity or godhead?</w:t>
      </w:r>
    </w:p>
  </w:comment>
  <w:comment w:id="601" w:author="Windows User" w:date="2015-10-30T08:56:00Z" w:initials="BS">
    <w:p w14:paraId="14D8C709" w14:textId="77777777" w:rsidR="00E14083" w:rsidRDefault="00E14083" w:rsidP="00E35F1F">
      <w:pPr>
        <w:pStyle w:val="CommentText"/>
      </w:pPr>
      <w:r>
        <w:rPr>
          <w:rStyle w:val="CommentReference"/>
        </w:rPr>
        <w:annotationRef/>
      </w:r>
      <w:r>
        <w:t>born or begotten? begotten without seeed or without mixture of substance?</w:t>
      </w:r>
    </w:p>
  </w:comment>
  <w:comment w:id="602" w:author="Windows User" w:date="2015-10-30T08:56:00Z" w:initials="BS">
    <w:p w14:paraId="5B5854F9" w14:textId="77777777" w:rsidR="00E14083" w:rsidRDefault="00E14083" w:rsidP="00E35F1F">
      <w:pPr>
        <w:pStyle w:val="CommentText"/>
      </w:pPr>
      <w:r>
        <w:rPr>
          <w:rStyle w:val="CommentReference"/>
        </w:rPr>
        <w:annotationRef/>
      </w:r>
      <w:r>
        <w:t>coessential or consubstantial?</w:t>
      </w:r>
    </w:p>
  </w:comment>
  <w:comment w:id="603" w:author="Windows User" w:date="2015-10-30T08:56:00Z" w:initials="BS">
    <w:p w14:paraId="66C0B0D7" w14:textId="77777777" w:rsidR="00E14083" w:rsidRDefault="00E14083" w:rsidP="00E35F1F">
      <w:pPr>
        <w:pStyle w:val="CommentText"/>
      </w:pPr>
      <w:r>
        <w:rPr>
          <w:rStyle w:val="CommentReference"/>
        </w:rPr>
        <w:annotationRef/>
      </w:r>
      <w:r>
        <w:t>made one or joined?</w:t>
      </w:r>
    </w:p>
  </w:comment>
  <w:comment w:id="604" w:author="Windows User" w:date="2015-10-30T08:56:00Z" w:initials="BS">
    <w:p w14:paraId="094D26E3" w14:textId="77777777" w:rsidR="00E14083" w:rsidRDefault="00E14083" w:rsidP="00E35F1F">
      <w:pPr>
        <w:pStyle w:val="CommentText"/>
      </w:pPr>
      <w:r>
        <w:rPr>
          <w:rStyle w:val="CommentReference"/>
        </w:rPr>
        <w:annotationRef/>
      </w:r>
      <w:r>
        <w:t xml:space="preserve">does this </w:t>
      </w:r>
      <w:proofErr w:type="gramStart"/>
      <w:r>
        <w:t>rephrasing</w:t>
      </w:r>
      <w:proofErr w:type="gramEnd"/>
      <w:r>
        <w:t xml:space="preserve"> capture it ok?</w:t>
      </w:r>
    </w:p>
  </w:comment>
  <w:comment w:id="605" w:author="Windows User" w:date="2015-10-30T08:56:00Z" w:initials="BS">
    <w:p w14:paraId="6FD992D3" w14:textId="77777777" w:rsidR="00E14083" w:rsidRDefault="00E14083" w:rsidP="00E35F1F">
      <w:pPr>
        <w:pStyle w:val="CommentText"/>
      </w:pPr>
      <w:r>
        <w:rPr>
          <w:rStyle w:val="CommentReference"/>
        </w:rPr>
        <w:annotationRef/>
      </w:r>
      <w:r>
        <w:t>something clearer than putplue?</w:t>
      </w:r>
    </w:p>
  </w:comment>
  <w:comment w:id="606" w:author="Windows User" w:date="2015-10-30T08:56:00Z" w:initials="BS">
    <w:p w14:paraId="08E2A9FB" w14:textId="77777777" w:rsidR="00E14083" w:rsidRDefault="00E14083" w:rsidP="00E35F1F">
      <w:pPr>
        <w:pStyle w:val="CommentText"/>
      </w:pPr>
      <w:r>
        <w:rPr>
          <w:rStyle w:val="CommentReference"/>
        </w:rPr>
        <w:annotationRef/>
      </w:r>
      <w:r>
        <w:t>woven or fine?</w:t>
      </w:r>
    </w:p>
  </w:comment>
  <w:comment w:id="607" w:author="Windows User" w:date="2015-10-30T08:56:00Z" w:initials="BS">
    <w:p w14:paraId="7A9FC970" w14:textId="77777777" w:rsidR="00E14083" w:rsidRDefault="00E14083" w:rsidP="00E35F1F">
      <w:pPr>
        <w:pStyle w:val="CommentText"/>
      </w:pPr>
      <w:r>
        <w:rPr>
          <w:rStyle w:val="CommentReference"/>
        </w:rPr>
        <w:annotationRef/>
      </w:r>
      <w:r>
        <w:t>palin</w:t>
      </w:r>
    </w:p>
  </w:comment>
  <w:comment w:id="608" w:author="Windows User" w:date="2015-10-30T08:56:00Z" w:initials="BS">
    <w:p w14:paraId="5EFFC3EC" w14:textId="77777777" w:rsidR="00E14083" w:rsidRDefault="00E14083" w:rsidP="00E35F1F">
      <w:pPr>
        <w:pStyle w:val="CommentText"/>
      </w:pPr>
      <w:r>
        <w:rPr>
          <w:rStyle w:val="CommentReference"/>
        </w:rPr>
        <w:annotationRef/>
      </w:r>
      <w:r>
        <w:t>exalt or magnify?</w:t>
      </w:r>
    </w:p>
  </w:comment>
  <w:comment w:id="609" w:author="Windows User" w:date="2015-10-30T08:56:00Z" w:initials="BS">
    <w:p w14:paraId="150C26DA" w14:textId="77777777" w:rsidR="00E14083" w:rsidRDefault="00E14083" w:rsidP="00E35F1F">
      <w:pPr>
        <w:pStyle w:val="CommentText"/>
      </w:pPr>
      <w:r>
        <w:rPr>
          <w:rStyle w:val="CommentReference"/>
        </w:rPr>
        <w:annotationRef/>
      </w:r>
      <w:r>
        <w:t>or iwn?</w:t>
      </w:r>
    </w:p>
  </w:comment>
  <w:comment w:id="613" w:author="Windows User" w:date="2015-10-30T08:56:00Z" w:initials="BS">
    <w:p w14:paraId="0E3B452D" w14:textId="77777777" w:rsidR="00E14083" w:rsidRDefault="00E14083" w:rsidP="00E35F1F">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614" w:author="Windows User" w:date="2015-10-30T08:56:00Z" w:initials="BS">
    <w:p w14:paraId="12D989DF" w14:textId="77777777" w:rsidR="00E14083" w:rsidRDefault="00E14083" w:rsidP="00E35F1F">
      <w:pPr>
        <w:pStyle w:val="CommentText"/>
      </w:pPr>
      <w:r>
        <w:rPr>
          <w:rStyle w:val="CommentReference"/>
        </w:rPr>
        <w:annotationRef/>
      </w:r>
      <w:r>
        <w:t>forged or beaten?</w:t>
      </w:r>
    </w:p>
  </w:comment>
  <w:comment w:id="615" w:author="Windows User" w:date="2015-10-30T08:56:00Z" w:initials="BS">
    <w:p w14:paraId="3E8ADE2B" w14:textId="77777777" w:rsidR="00E14083" w:rsidRDefault="00E14083" w:rsidP="00E35F1F">
      <w:pPr>
        <w:pStyle w:val="CommentText"/>
      </w:pPr>
      <w:r>
        <w:rPr>
          <w:rStyle w:val="CommentReference"/>
        </w:rPr>
        <w:annotationRef/>
      </w:r>
      <w:r>
        <w:t>omit? always and move up mercy seat?</w:t>
      </w:r>
    </w:p>
  </w:comment>
  <w:comment w:id="616" w:author="Windows User" w:date="2015-10-30T08:56:00Z" w:initials="BS">
    <w:p w14:paraId="7079ED43" w14:textId="77777777" w:rsidR="00E14083" w:rsidRDefault="00E14083" w:rsidP="00E35F1F">
      <w:pPr>
        <w:pStyle w:val="CommentText"/>
      </w:pPr>
      <w:r>
        <w:rPr>
          <w:rStyle w:val="CommentReference"/>
        </w:rPr>
        <w:annotationRef/>
      </w:r>
      <w:r>
        <w:t>tense? past makes a lot more sense</w:t>
      </w:r>
    </w:p>
  </w:comment>
  <w:comment w:id="617" w:author="Windows User" w:date="2015-10-30T08:56:00Z" w:initials="BS">
    <w:p w14:paraId="109014C9" w14:textId="77777777" w:rsidR="00E14083" w:rsidRDefault="00E14083" w:rsidP="00E35F1F">
      <w:pPr>
        <w:pStyle w:val="CommentText"/>
      </w:pPr>
      <w:r>
        <w:rPr>
          <w:rStyle w:val="CommentReference"/>
        </w:rPr>
        <w:annotationRef/>
      </w:r>
      <w:r>
        <w:t>why does Abouna omit sin?</w:t>
      </w:r>
    </w:p>
  </w:comment>
  <w:comment w:id="618" w:author="Windows User" w:date="2015-10-30T08:56:00Z" w:initials="BS">
    <w:p w14:paraId="027A16CD" w14:textId="77777777" w:rsidR="00E14083" w:rsidRDefault="00E14083" w:rsidP="00E35F1F">
      <w:pPr>
        <w:pStyle w:val="CommentText"/>
      </w:pPr>
      <w:r>
        <w:rPr>
          <w:rStyle w:val="CommentReference"/>
        </w:rPr>
        <w:annotationRef/>
      </w:r>
      <w:r>
        <w:t>exalt or magnify?</w:t>
      </w:r>
    </w:p>
  </w:comment>
  <w:comment w:id="619" w:author="Windows User" w:date="2015-10-30T08:56:00Z" w:initials="BS">
    <w:p w14:paraId="20C9574B" w14:textId="77777777" w:rsidR="00E14083" w:rsidRDefault="00E14083" w:rsidP="00E35F1F">
      <w:pPr>
        <w:pStyle w:val="CommentText"/>
      </w:pPr>
      <w:r>
        <w:rPr>
          <w:rStyle w:val="CommentReference"/>
        </w:rPr>
        <w:annotationRef/>
      </w:r>
      <w:r>
        <w:t>or iwn?</w:t>
      </w:r>
    </w:p>
  </w:comment>
  <w:comment w:id="623" w:author="Windows User" w:date="2015-10-30T08:56:00Z" w:initials="BS">
    <w:p w14:paraId="6726A127" w14:textId="77777777" w:rsidR="00E14083" w:rsidRDefault="00E14083" w:rsidP="00E35F1F">
      <w:pPr>
        <w:pStyle w:val="CommentText"/>
      </w:pPr>
      <w:r>
        <w:rPr>
          <w:rStyle w:val="CommentReference"/>
        </w:rPr>
        <w:annotationRef/>
      </w:r>
      <w:r>
        <w:t>That your name be called... sounds like an expression that should just be that you be called in english. Thoughts?</w:t>
      </w:r>
    </w:p>
  </w:comment>
  <w:comment w:id="624" w:author="Windows User" w:date="2015-10-30T08:56:00Z" w:initials="BS">
    <w:p w14:paraId="50013BE5" w14:textId="77777777" w:rsidR="00E14083" w:rsidRDefault="00E14083" w:rsidP="00E35F1F">
      <w:pPr>
        <w:pStyle w:val="CommentText"/>
      </w:pPr>
      <w:r>
        <w:rPr>
          <w:rStyle w:val="CommentReference"/>
        </w:rPr>
        <w:annotationRef/>
      </w:r>
      <w:r>
        <w:t>for isn't accurate... but sounds better</w:t>
      </w:r>
    </w:p>
  </w:comment>
  <w:comment w:id="625" w:author="Windows User" w:date="2015-10-30T08:56:00Z" w:initials="BS">
    <w:p w14:paraId="5A639B27" w14:textId="77777777" w:rsidR="00E14083" w:rsidRDefault="00E14083" w:rsidP="00E35F1F">
      <w:pPr>
        <w:pStyle w:val="CommentText"/>
      </w:pPr>
      <w:r>
        <w:rPr>
          <w:rStyle w:val="CommentReference"/>
        </w:rPr>
        <w:annotationRef/>
      </w:r>
      <w:r>
        <w:t>exalt or magnify?</w:t>
      </w:r>
    </w:p>
  </w:comment>
  <w:comment w:id="626" w:author="Windows User" w:date="2015-10-30T08:56:00Z" w:initials="BS">
    <w:p w14:paraId="3A4414A4" w14:textId="77777777" w:rsidR="00E14083" w:rsidRDefault="00E14083" w:rsidP="00E35F1F">
      <w:pPr>
        <w:pStyle w:val="CommentText"/>
      </w:pPr>
      <w:r>
        <w:rPr>
          <w:rStyle w:val="CommentReference"/>
        </w:rPr>
        <w:annotationRef/>
      </w:r>
      <w:r>
        <w:t>or iwn?</w:t>
      </w:r>
    </w:p>
  </w:comment>
  <w:comment w:id="630" w:author="Windows User" w:date="2015-10-30T08:56:00Z" w:initials="BS">
    <w:p w14:paraId="60D89983" w14:textId="77777777" w:rsidR="00E14083" w:rsidRDefault="00E14083" w:rsidP="00E35F1F">
      <w:pPr>
        <w:pStyle w:val="CommentText"/>
      </w:pPr>
      <w:r>
        <w:rPr>
          <w:rStyle w:val="CommentReference"/>
        </w:rPr>
        <w:annotationRef/>
      </w:r>
      <w:r>
        <w:t>perpetual lamp?</w:t>
      </w:r>
    </w:p>
  </w:comment>
  <w:comment w:id="631" w:author="Windows User" w:date="2015-10-30T08:56:00Z" w:initials="BS">
    <w:p w14:paraId="708630CC" w14:textId="77777777" w:rsidR="00E14083" w:rsidRDefault="00E14083" w:rsidP="00E35F1F">
      <w:pPr>
        <w:pStyle w:val="CommentText"/>
      </w:pPr>
      <w:r>
        <w:rPr>
          <w:rStyle w:val="CommentReference"/>
        </w:rPr>
        <w:annotationRef/>
      </w:r>
      <w:r>
        <w:t>parousia?</w:t>
      </w:r>
    </w:p>
  </w:comment>
  <w:comment w:id="632" w:author="Windows User" w:date="2015-10-30T08:56:00Z" w:initials="BS">
    <w:p w14:paraId="670AE5C3" w14:textId="77777777" w:rsidR="00E14083" w:rsidRDefault="00E14083" w:rsidP="00E35F1F">
      <w:pPr>
        <w:pStyle w:val="CommentText"/>
      </w:pPr>
      <w:r>
        <w:rPr>
          <w:rStyle w:val="CommentReference"/>
        </w:rPr>
        <w:annotationRef/>
      </w:r>
      <w:r>
        <w:t>tense?</w:t>
      </w:r>
    </w:p>
  </w:comment>
  <w:comment w:id="633" w:author="Windows User" w:date="2015-10-30T08:56:00Z" w:initials="BS">
    <w:p w14:paraId="281D5A29" w14:textId="77777777" w:rsidR="00E14083" w:rsidRDefault="00E14083" w:rsidP="00E35F1F">
      <w:pPr>
        <w:pStyle w:val="CommentText"/>
      </w:pPr>
      <w:r>
        <w:rPr>
          <w:rStyle w:val="CommentReference"/>
        </w:rPr>
        <w:annotationRef/>
      </w:r>
      <w:r>
        <w:t>enlightens?</w:t>
      </w:r>
    </w:p>
  </w:comment>
  <w:comment w:id="634" w:author="Windows User" w:date="2015-10-30T08:56:00Z" w:initials="BS">
    <w:p w14:paraId="09189517" w14:textId="77777777" w:rsidR="00E14083" w:rsidRDefault="00E14083" w:rsidP="00E35F1F">
      <w:pPr>
        <w:pStyle w:val="CommentText"/>
      </w:pPr>
      <w:r>
        <w:rPr>
          <w:rStyle w:val="CommentReference"/>
        </w:rPr>
        <w:annotationRef/>
      </w:r>
      <w:r>
        <w:t>exalt or magnify?</w:t>
      </w:r>
    </w:p>
  </w:comment>
  <w:comment w:id="635" w:author="Windows User" w:date="2015-10-30T08:56:00Z" w:initials="BS">
    <w:p w14:paraId="0F1C3DB1" w14:textId="77777777" w:rsidR="00E14083" w:rsidRDefault="00E14083" w:rsidP="00E35F1F">
      <w:pPr>
        <w:pStyle w:val="CommentText"/>
      </w:pPr>
      <w:r>
        <w:rPr>
          <w:rStyle w:val="CommentReference"/>
        </w:rPr>
        <w:annotationRef/>
      </w:r>
      <w:r>
        <w:t>or iwn?</w:t>
      </w:r>
    </w:p>
  </w:comment>
  <w:comment w:id="639" w:author="Windows User" w:date="2015-10-30T08:56:00Z" w:initials="BS">
    <w:p w14:paraId="49777AD4" w14:textId="77777777" w:rsidR="00E14083" w:rsidRDefault="00E14083" w:rsidP="00E35F1F">
      <w:pPr>
        <w:pStyle w:val="CommentText"/>
      </w:pPr>
      <w:r>
        <w:rPr>
          <w:rStyle w:val="CommentReference"/>
        </w:rPr>
        <w:annotationRef/>
      </w:r>
      <w:r>
        <w:t>this order better or worse?</w:t>
      </w:r>
    </w:p>
  </w:comment>
  <w:comment w:id="640" w:author="Windows User" w:date="2015-10-30T08:56:00Z" w:initials="BS">
    <w:p w14:paraId="07AFF474" w14:textId="77777777" w:rsidR="00E14083" w:rsidRDefault="00E14083" w:rsidP="00E35F1F">
      <w:pPr>
        <w:pStyle w:val="CommentText"/>
      </w:pPr>
      <w:r>
        <w:rPr>
          <w:rStyle w:val="CommentReference"/>
        </w:rPr>
        <w:annotationRef/>
      </w:r>
      <w:r>
        <w:t>I think upon should stay here</w:t>
      </w:r>
    </w:p>
  </w:comment>
  <w:comment w:id="641" w:author="Windows User" w:date="2015-10-30T08:56:00Z" w:initials="BS">
    <w:p w14:paraId="0441CD07" w14:textId="77777777" w:rsidR="00E14083" w:rsidRDefault="00E14083" w:rsidP="00E35F1F">
      <w:pPr>
        <w:pStyle w:val="CommentText"/>
      </w:pPr>
      <w:r>
        <w:rPr>
          <w:rStyle w:val="CommentReference"/>
        </w:rPr>
        <w:annotationRef/>
      </w:r>
      <w:r>
        <w:t>exalt or magnify?</w:t>
      </w:r>
    </w:p>
  </w:comment>
  <w:comment w:id="642" w:author="Windows User" w:date="2015-10-30T08:56:00Z" w:initials="BS">
    <w:p w14:paraId="6B633293" w14:textId="77777777" w:rsidR="00E14083" w:rsidRDefault="00E14083" w:rsidP="00E35F1F">
      <w:pPr>
        <w:pStyle w:val="CommentText"/>
      </w:pPr>
      <w:r>
        <w:rPr>
          <w:rStyle w:val="CommentReference"/>
        </w:rPr>
        <w:annotationRef/>
      </w:r>
      <w:r>
        <w:t>or iwn?</w:t>
      </w:r>
    </w:p>
  </w:comment>
  <w:comment w:id="650" w:author="Windows User" w:date="2015-10-30T08:56:00Z" w:initials="BS">
    <w:p w14:paraId="5798119C" w14:textId="77777777" w:rsidR="00E14083" w:rsidRDefault="00E14083" w:rsidP="00E35F1F">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651" w:author="Windows User" w:date="2015-10-30T08:56:00Z" w:initials="BS">
    <w:p w14:paraId="7FE87033" w14:textId="77777777" w:rsidR="00E14083" w:rsidRDefault="00E14083" w:rsidP="00E35F1F">
      <w:pPr>
        <w:pStyle w:val="CommentText"/>
      </w:pPr>
      <w:r>
        <w:rPr>
          <w:rStyle w:val="CommentReference"/>
        </w:rPr>
        <w:annotationRef/>
      </w:r>
      <w:r>
        <w:t>While being virgin is correct. But it sounds strange. being a virgin is less accurate. Being virginal?</w:t>
      </w:r>
    </w:p>
  </w:comment>
  <w:comment w:id="652" w:author="Windows User" w:date="2015-10-30T08:56:00Z" w:initials="BS">
    <w:p w14:paraId="13254F43" w14:textId="77777777" w:rsidR="00E14083" w:rsidRDefault="00E14083" w:rsidP="00E35F1F">
      <w:pPr>
        <w:pStyle w:val="CommentText"/>
      </w:pPr>
      <w:r>
        <w:rPr>
          <w:rStyle w:val="CommentReference"/>
        </w:rPr>
        <w:annotationRef/>
      </w:r>
      <w:r>
        <w:t>I like holy better than saint. But it isn't very consistent since Abouna renders it saint everywhere else...</w:t>
      </w:r>
    </w:p>
  </w:comment>
  <w:comment w:id="653" w:author="Windows User" w:date="2015-10-30T08:56:00Z" w:initials="BS">
    <w:p w14:paraId="195E8533" w14:textId="77777777" w:rsidR="00E14083" w:rsidRDefault="00E14083" w:rsidP="00E35F1F">
      <w:pPr>
        <w:pStyle w:val="CommentText"/>
      </w:pPr>
      <w:r>
        <w:rPr>
          <w:rStyle w:val="CommentReference"/>
        </w:rPr>
        <w:annotationRef/>
      </w:r>
      <w:r>
        <w:t>what word works here? dwelling doesn't. it would have to be dwelling place, which is too long.</w:t>
      </w:r>
    </w:p>
  </w:comment>
  <w:comment w:id="654" w:author="Windows User" w:date="2015-10-30T08:56:00Z" w:initials="BS">
    <w:p w14:paraId="5A28B06B" w14:textId="77777777" w:rsidR="00E14083" w:rsidRDefault="00E14083" w:rsidP="00E35F1F">
      <w:pPr>
        <w:pStyle w:val="CommentText"/>
      </w:pPr>
      <w:r>
        <w:rPr>
          <w:rStyle w:val="CommentReference"/>
        </w:rPr>
        <w:annotationRef/>
      </w:r>
      <w:r>
        <w:t>exalt or magnify?</w:t>
      </w:r>
    </w:p>
  </w:comment>
  <w:comment w:id="655" w:author="Windows User" w:date="2015-10-30T08:56:00Z" w:initials="BS">
    <w:p w14:paraId="6604F03B" w14:textId="77777777" w:rsidR="00E14083" w:rsidRDefault="00E14083" w:rsidP="00E35F1F">
      <w:pPr>
        <w:pStyle w:val="CommentText"/>
      </w:pPr>
      <w:r>
        <w:rPr>
          <w:rStyle w:val="CommentReference"/>
        </w:rPr>
        <w:annotationRef/>
      </w:r>
      <w:r>
        <w:t>or iwn?</w:t>
      </w:r>
    </w:p>
  </w:comment>
  <w:comment w:id="659" w:author="Windows User" w:date="2015-10-30T08:56:00Z" w:initials="BS">
    <w:p w14:paraId="6680EED5" w14:textId="77777777" w:rsidR="00E14083" w:rsidRDefault="00E14083" w:rsidP="00E35F1F">
      <w:pPr>
        <w:pStyle w:val="CommentText"/>
      </w:pPr>
      <w:r>
        <w:rPr>
          <w:rStyle w:val="CommentReference"/>
        </w:rPr>
        <w:annotationRef/>
      </w:r>
      <w:r>
        <w:t>does this work?</w:t>
      </w:r>
    </w:p>
  </w:comment>
  <w:comment w:id="660" w:author="Windows User" w:date="2015-10-30T08:56:00Z" w:initials="BS">
    <w:p w14:paraId="7B5754B1" w14:textId="77777777" w:rsidR="00E14083" w:rsidRDefault="00E14083" w:rsidP="00E35F1F">
      <w:pPr>
        <w:pStyle w:val="CommentText"/>
      </w:pPr>
      <w:r>
        <w:rPr>
          <w:rStyle w:val="CommentReference"/>
        </w:rPr>
        <w:annotationRef/>
      </w:r>
      <w:r>
        <w:t>is this right?</w:t>
      </w:r>
    </w:p>
  </w:comment>
  <w:comment w:id="661" w:author="Windows User" w:date="2015-10-30T08:56:00Z" w:initials="BS">
    <w:p w14:paraId="6058F90B" w14:textId="77777777" w:rsidR="00E14083" w:rsidRDefault="00E14083" w:rsidP="00E35F1F">
      <w:pPr>
        <w:pStyle w:val="CommentText"/>
      </w:pPr>
      <w:r>
        <w:rPr>
          <w:rStyle w:val="CommentReference"/>
        </w:rPr>
        <w:annotationRef/>
      </w:r>
      <w:r>
        <w:t>?</w:t>
      </w:r>
    </w:p>
  </w:comment>
  <w:comment w:id="662" w:author="Windows User" w:date="2015-10-30T08:56:00Z" w:initials="BS">
    <w:p w14:paraId="505706D1" w14:textId="77777777" w:rsidR="00E14083" w:rsidRDefault="00E14083" w:rsidP="00E35F1F">
      <w:pPr>
        <w:pStyle w:val="CommentText"/>
      </w:pPr>
      <w:r>
        <w:rPr>
          <w:rStyle w:val="CommentReference"/>
        </w:rPr>
        <w:annotationRef/>
      </w:r>
      <w:r>
        <w:t>about or to?</w:t>
      </w:r>
    </w:p>
  </w:comment>
  <w:comment w:id="663" w:author="Windows User" w:date="2015-10-30T08:56:00Z" w:initials="BS">
    <w:p w14:paraId="35AD6860" w14:textId="77777777" w:rsidR="00E14083" w:rsidRDefault="00E14083" w:rsidP="00E35F1F">
      <w:pPr>
        <w:pStyle w:val="CommentText"/>
      </w:pPr>
      <w:r>
        <w:rPr>
          <w:rStyle w:val="CommentReference"/>
        </w:rPr>
        <w:annotationRef/>
      </w:r>
      <w:r>
        <w:t>proclaim or cry?</w:t>
      </w:r>
    </w:p>
  </w:comment>
  <w:comment w:id="664" w:author="Windows User" w:date="2015-10-30T08:56:00Z" w:initials="BS">
    <w:p w14:paraId="588A0CA8" w14:textId="77777777" w:rsidR="00E14083" w:rsidRDefault="00E14083" w:rsidP="00E35F1F">
      <w:pPr>
        <w:pStyle w:val="CommentText"/>
      </w:pPr>
      <w:r>
        <w:rPr>
          <w:rStyle w:val="CommentReference"/>
        </w:rPr>
        <w:annotationRef/>
      </w:r>
      <w:r>
        <w:t>??</w:t>
      </w:r>
    </w:p>
  </w:comment>
  <w:comment w:id="665" w:author="Windows User" w:date="2015-10-30T08:56:00Z" w:initials="BS">
    <w:p w14:paraId="43146472" w14:textId="77777777" w:rsidR="00E14083" w:rsidRDefault="00E14083" w:rsidP="00E35F1F">
      <w:pPr>
        <w:pStyle w:val="CommentText"/>
      </w:pPr>
      <w:r>
        <w:rPr>
          <w:rStyle w:val="CommentReference"/>
        </w:rPr>
        <w:annotationRef/>
      </w:r>
      <w:r>
        <w:t>just?</w:t>
      </w:r>
    </w:p>
  </w:comment>
  <w:comment w:id="666" w:author="Windows User" w:date="2015-10-30T08:56:00Z" w:initials="BS">
    <w:p w14:paraId="005E33F9" w14:textId="77777777" w:rsidR="00E14083" w:rsidRDefault="00E14083" w:rsidP="00E35F1F">
      <w:pPr>
        <w:pStyle w:val="CommentText"/>
      </w:pPr>
      <w:r>
        <w:rPr>
          <w:rStyle w:val="CommentReference"/>
        </w:rPr>
        <w:annotationRef/>
      </w:r>
      <w:r>
        <w:t>chaste or meek?</w:t>
      </w:r>
    </w:p>
  </w:comment>
  <w:comment w:id="667" w:author="Windows User" w:date="2015-10-30T08:56:00Z" w:initials="BS">
    <w:p w14:paraId="38FC80AB" w14:textId="77777777" w:rsidR="00E14083" w:rsidRDefault="00E14083" w:rsidP="00E35F1F">
      <w:pPr>
        <w:pStyle w:val="CommentText"/>
      </w:pPr>
      <w:r>
        <w:rPr>
          <w:rStyle w:val="CommentReference"/>
        </w:rPr>
        <w:annotationRef/>
      </w:r>
      <w:r>
        <w:t>St. Isaac? Holy issac?</w:t>
      </w:r>
    </w:p>
  </w:comment>
  <w:comment w:id="668" w:author="Windows User" w:date="2015-10-30T08:56:00Z" w:initials="BS">
    <w:p w14:paraId="49E0F637" w14:textId="77777777" w:rsidR="00E14083" w:rsidRDefault="00E14083" w:rsidP="00E35F1F">
      <w:pPr>
        <w:pStyle w:val="CommentText"/>
      </w:pPr>
      <w:r>
        <w:rPr>
          <w:rStyle w:val="CommentReference"/>
        </w:rPr>
        <w:annotationRef/>
      </w:r>
      <w:r>
        <w:t>ten thousand time?</w:t>
      </w:r>
    </w:p>
  </w:comment>
  <w:comment w:id="669" w:author="Windows User" w:date="2015-10-30T08:56:00Z" w:initials="BS">
    <w:p w14:paraId="565278E4" w14:textId="77777777" w:rsidR="00E14083" w:rsidRDefault="00E14083" w:rsidP="00E35F1F">
      <w:pPr>
        <w:pStyle w:val="CommentText"/>
      </w:pPr>
      <w:r>
        <w:rPr>
          <w:rStyle w:val="CommentReference"/>
        </w:rPr>
        <w:annotationRef/>
      </w:r>
      <w:r>
        <w:t>probably don't want to say despot.</w:t>
      </w:r>
    </w:p>
  </w:comment>
  <w:comment w:id="670" w:author="Windows User" w:date="2015-10-30T08:56:00Z" w:initials="BS">
    <w:p w14:paraId="34F4A5A9" w14:textId="77777777" w:rsidR="00E14083" w:rsidRDefault="00E14083" w:rsidP="00E35F1F">
      <w:pPr>
        <w:pStyle w:val="CommentText"/>
      </w:pPr>
      <w:r>
        <w:rPr>
          <w:rStyle w:val="CommentReference"/>
        </w:rPr>
        <w:annotationRef/>
      </w:r>
      <w:r>
        <w:t>honour or pride?</w:t>
      </w:r>
    </w:p>
  </w:comment>
  <w:comment w:id="671" w:author="Windows User" w:date="2015-10-30T08:56:00Z" w:initials="BS">
    <w:p w14:paraId="28840E47" w14:textId="77777777" w:rsidR="00E14083" w:rsidRDefault="00E14083" w:rsidP="00E35F1F">
      <w:pPr>
        <w:pStyle w:val="CommentText"/>
      </w:pPr>
      <w:r>
        <w:rPr>
          <w:rStyle w:val="CommentReference"/>
        </w:rPr>
        <w:annotationRef/>
      </w:r>
      <w:r>
        <w:t>spouse or friend???</w:t>
      </w:r>
    </w:p>
  </w:comment>
  <w:comment w:id="672" w:author="Windows User" w:date="2015-10-30T08:56:00Z" w:initials="BS">
    <w:p w14:paraId="6D247103" w14:textId="77777777" w:rsidR="00E14083" w:rsidRDefault="00E14083" w:rsidP="00E35F1F">
      <w:pPr>
        <w:pStyle w:val="CommentText"/>
      </w:pPr>
      <w:r>
        <w:rPr>
          <w:rStyle w:val="CommentReference"/>
        </w:rPr>
        <w:annotationRef/>
      </w:r>
      <w:r>
        <w:t>word can be health or salvation... but health would parallel healing in next verse??? should it be salvation?</w:t>
      </w:r>
    </w:p>
  </w:comment>
  <w:comment w:id="673" w:author="Windows User" w:date="2015-10-30T08:56:00Z" w:initials="BS">
    <w:p w14:paraId="2A107B46" w14:textId="77777777" w:rsidR="00E14083" w:rsidRDefault="00E14083" w:rsidP="00E35F1F">
      <w:pPr>
        <w:pStyle w:val="CommentText"/>
      </w:pPr>
      <w:r>
        <w:rPr>
          <w:rStyle w:val="CommentReference"/>
        </w:rPr>
        <w:annotationRef/>
      </w:r>
      <w:r>
        <w:t>unity or oneness? indescribable or unparalleled?</w:t>
      </w:r>
    </w:p>
  </w:comment>
  <w:comment w:id="674" w:author="Windows User" w:date="2015-10-30T08:56:00Z" w:initials="BS">
    <w:p w14:paraId="5555F795" w14:textId="77777777" w:rsidR="00E14083" w:rsidRDefault="00E14083" w:rsidP="00E35F1F">
      <w:pPr>
        <w:pStyle w:val="CommentText"/>
      </w:pPr>
      <w:r>
        <w:rPr>
          <w:rStyle w:val="CommentReference"/>
        </w:rPr>
        <w:annotationRef/>
      </w:r>
      <w:r>
        <w:t>mingling of substance or human seed? kind of a big difference.</w:t>
      </w:r>
    </w:p>
  </w:comment>
  <w:comment w:id="675" w:author="Windows User" w:date="2015-10-30T08:56:00Z" w:initials="BS">
    <w:p w14:paraId="5E07F016" w14:textId="77777777" w:rsidR="00E14083" w:rsidRDefault="00E14083" w:rsidP="00E35F1F">
      <w:pPr>
        <w:pStyle w:val="CommentText"/>
      </w:pPr>
      <w:r>
        <w:rPr>
          <w:rStyle w:val="CommentReference"/>
        </w:rPr>
        <w:annotationRef/>
      </w:r>
      <w:r>
        <w:t>pray or interceed? With or before?</w:t>
      </w:r>
    </w:p>
  </w:comment>
  <w:comment w:id="682" w:author="Windows User" w:date="2015-10-30T08:56:00Z" w:initials="WU">
    <w:p w14:paraId="7192577A" w14:textId="77777777" w:rsidR="00E14083" w:rsidRDefault="00E14083" w:rsidP="00E35F1F">
      <w:pPr>
        <w:pStyle w:val="CommentText"/>
      </w:pPr>
      <w:r>
        <w:rPr>
          <w:rStyle w:val="CommentReference"/>
        </w:rPr>
        <w:annotationRef/>
      </w:r>
      <w:r>
        <w:t>Are exalted abve. Are honoured more. Parallel structure. More honoured doesn’t flow as well because it doesn’t parallel the structure</w:t>
      </w:r>
    </w:p>
  </w:comment>
  <w:comment w:id="683" w:author="Windows User" w:date="2015-10-30T08:56:00Z" w:initials="WU">
    <w:p w14:paraId="1632DB35" w14:textId="77777777" w:rsidR="00E14083" w:rsidRDefault="00E14083" w:rsidP="00E35F1F">
      <w:pPr>
        <w:pStyle w:val="CommentText"/>
      </w:pPr>
      <w:r>
        <w:rPr>
          <w:rStyle w:val="CommentReference"/>
        </w:rPr>
        <w:annotationRef/>
      </w:r>
      <w:r>
        <w:t>Are more honoured?</w:t>
      </w:r>
    </w:p>
  </w:comment>
  <w:comment w:id="684" w:author="Windows User" w:date="2015-10-30T08:56:00Z" w:initials="WU">
    <w:p w14:paraId="38104BB5" w14:textId="77777777" w:rsidR="00E14083" w:rsidRDefault="00E14083" w:rsidP="00E35F1F">
      <w:pPr>
        <w:pStyle w:val="CommentText"/>
      </w:pPr>
      <w:r>
        <w:rPr>
          <w:rStyle w:val="CommentReference"/>
        </w:rPr>
        <w:annotationRef/>
      </w:r>
      <w:r>
        <w:t xml:space="preserve">Means or path? Means with freedom of speech is not a sclear as a way orpath that has a freedom of speech. </w:t>
      </w:r>
    </w:p>
  </w:comment>
  <w:comment w:id="691" w:author="Windows User" w:date="2015-10-30T08:56:00Z" w:initials="WU">
    <w:p w14:paraId="64353538" w14:textId="77777777" w:rsidR="00E14083" w:rsidRDefault="00E14083" w:rsidP="00E35F1F">
      <w:pPr>
        <w:pStyle w:val="CommentText"/>
      </w:pPr>
      <w:r>
        <w:rPr>
          <w:rStyle w:val="CommentReference"/>
        </w:rPr>
        <w:annotationRef/>
      </w:r>
      <w:r>
        <w:t>Above heaven or above the heavens. Not above the heaven.</w:t>
      </w:r>
    </w:p>
  </w:comment>
  <w:comment w:id="692" w:author="Windows User" w:date="2015-10-30T08:56:00Z" w:initials="WU">
    <w:p w14:paraId="684796B5" w14:textId="77777777" w:rsidR="00E14083" w:rsidRDefault="00E14083" w:rsidP="00E35F1F">
      <w:pPr>
        <w:pStyle w:val="CommentText"/>
      </w:pPr>
      <w:r>
        <w:rPr>
          <w:rStyle w:val="CommentReference"/>
        </w:rPr>
        <w:annotationRef/>
      </w:r>
      <w:r>
        <w:t>Reuse of truth is very awkward</w:t>
      </w:r>
    </w:p>
  </w:comment>
  <w:comment w:id="696" w:author="Windows User" w:date="2015-10-30T08:56:00Z" w:initials="WU">
    <w:p w14:paraId="1D6D9724" w14:textId="77777777" w:rsidR="00E14083" w:rsidRDefault="00E14083" w:rsidP="00E35F1F">
      <w:pPr>
        <w:pStyle w:val="CommentText"/>
      </w:pPr>
      <w:r>
        <w:rPr>
          <w:rStyle w:val="CommentReference"/>
        </w:rPr>
        <w:annotationRef/>
      </w:r>
      <w:r>
        <w:t>The Virgin Mary?</w:t>
      </w:r>
    </w:p>
  </w:comment>
  <w:comment w:id="697" w:author="Windows User" w:date="2015-10-30T08:56:00Z" w:initials="WU">
    <w:p w14:paraId="104BFD73" w14:textId="77777777" w:rsidR="00E14083" w:rsidRDefault="00E14083" w:rsidP="00E35F1F">
      <w:pPr>
        <w:pStyle w:val="CommentText"/>
      </w:pPr>
      <w:r>
        <w:rPr>
          <w:rStyle w:val="CommentReference"/>
        </w:rPr>
        <w:annotationRef/>
      </w:r>
      <w:r>
        <w:t>And the Mercy Seat / with the Cherubs? Less literal, but makes more sense.</w:t>
      </w:r>
    </w:p>
  </w:comment>
  <w:comment w:id="698" w:author="Windows User" w:date="2015-10-30T08:56:00Z" w:initials="WU">
    <w:p w14:paraId="4E46CF30" w14:textId="77777777" w:rsidR="00E14083" w:rsidRDefault="00E14083" w:rsidP="00E35F1F">
      <w:pPr>
        <w:pStyle w:val="CommentText"/>
      </w:pPr>
      <w:r>
        <w:rPr>
          <w:rStyle w:val="CommentReference"/>
        </w:rPr>
        <w:annotationRef/>
      </w:r>
      <w:r>
        <w:t>Jar or vessel for the sake of youth who think marijuana?</w:t>
      </w:r>
    </w:p>
  </w:comment>
  <w:comment w:id="699" w:author="Windows User" w:date="2015-10-30T08:56:00Z" w:initials="WU">
    <w:p w14:paraId="0D8736F0" w14:textId="77777777" w:rsidR="00E14083" w:rsidRDefault="00E14083" w:rsidP="00E35F1F">
      <w:pPr>
        <w:pStyle w:val="CommentText"/>
      </w:pPr>
      <w:r>
        <w:rPr>
          <w:rStyle w:val="CommentReference"/>
        </w:rPr>
        <w:annotationRef/>
      </w:r>
      <w:r>
        <w:t>Not lampstand?</w:t>
      </w:r>
    </w:p>
  </w:comment>
  <w:comment w:id="703" w:author="Windows User" w:date="2015-10-30T08:56:00Z" w:initials="WU">
    <w:p w14:paraId="71035455" w14:textId="77777777" w:rsidR="00E14083" w:rsidRDefault="00E14083" w:rsidP="00E35F1F">
      <w:pPr>
        <w:pStyle w:val="CommentText"/>
      </w:pPr>
      <w:r>
        <w:rPr>
          <w:rStyle w:val="CommentReference"/>
        </w:rPr>
        <w:annotationRef/>
      </w:r>
      <w:r>
        <w:t>Need to decide whether to capitalize and be Consistent.</w:t>
      </w:r>
    </w:p>
  </w:comment>
  <w:comment w:id="704" w:author="Windows User" w:date="2015-10-30T08:56:00Z" w:initials="WU">
    <w:p w14:paraId="27C7371E" w14:textId="77777777" w:rsidR="00E14083" w:rsidRDefault="00E1408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05" w:author="Windows User" w:date="2015-10-30T08:56:00Z" w:initials="WU">
    <w:p w14:paraId="209A45A7" w14:textId="77777777" w:rsidR="00E14083" w:rsidRDefault="00E14083" w:rsidP="00E35F1F">
      <w:pPr>
        <w:pStyle w:val="CommentText"/>
      </w:pPr>
      <w:r>
        <w:rPr>
          <w:rStyle w:val="CommentReference"/>
        </w:rPr>
        <w:annotationRef/>
      </w:r>
      <w:r>
        <w:t>Tense(s) of this vs?</w:t>
      </w:r>
    </w:p>
  </w:comment>
  <w:comment w:id="709" w:author="Windows User" w:date="2015-10-30T08:56:00Z" w:initials="WU">
    <w:p w14:paraId="596EE3A5" w14:textId="77777777" w:rsidR="00E14083" w:rsidRDefault="00E14083" w:rsidP="00E35F1F">
      <w:pPr>
        <w:pStyle w:val="CommentText"/>
      </w:pPr>
      <w:r>
        <w:rPr>
          <w:rStyle w:val="CommentReference"/>
        </w:rPr>
        <w:annotationRef/>
      </w:r>
      <w:r>
        <w:t>If no coma, then that. If coma, then which.</w:t>
      </w:r>
    </w:p>
  </w:comment>
  <w:comment w:id="710" w:author="Windows User" w:date="2015-11-21T13:10:00Z" w:initials="WU">
    <w:p w14:paraId="0E2011D4" w14:textId="77777777" w:rsidR="00E14083" w:rsidRPr="00FA5B8C" w:rsidRDefault="00E14083"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11" w:author="Windows User" w:date="2015-10-30T08:56:00Z" w:initials="WU">
    <w:p w14:paraId="7F58A02B" w14:textId="77777777" w:rsidR="00E14083" w:rsidRDefault="00E14083" w:rsidP="00E35F1F">
      <w:pPr>
        <w:pStyle w:val="CommentText"/>
      </w:pPr>
      <w:r>
        <w:rPr>
          <w:rStyle w:val="CommentReference"/>
        </w:rPr>
        <w:annotationRef/>
      </w:r>
      <w:r>
        <w:t>Ok for traditional English. But in current usage hasn’t it narrowed to taste rather than still including smell? Armona?</w:t>
      </w:r>
    </w:p>
  </w:comment>
  <w:comment w:id="712" w:author="Windows User" w:date="2015-10-30T08:56:00Z" w:initials="WU">
    <w:p w14:paraId="06058DA2" w14:textId="77777777" w:rsidR="00E14083" w:rsidRDefault="00E14083" w:rsidP="00E35F1F">
      <w:pPr>
        <w:pStyle w:val="CommentText"/>
      </w:pPr>
      <w:r>
        <w:rPr>
          <w:rStyle w:val="CommentReference"/>
        </w:rPr>
        <w:annotationRef/>
      </w:r>
      <w:r>
        <w:t>This makes little sense. An estate is just a state, a status… you can restore to a first status, but not to a status</w:t>
      </w:r>
    </w:p>
  </w:comment>
  <w:comment w:id="722" w:author="Windows User" w:date="2015-10-30T08:56:00Z" w:initials="WU">
    <w:p w14:paraId="1E1724A5" w14:textId="77777777" w:rsidR="00E14083" w:rsidRDefault="00E14083" w:rsidP="00E35F1F">
      <w:pPr>
        <w:pStyle w:val="CommentText"/>
      </w:pPr>
      <w:r>
        <w:rPr>
          <w:rStyle w:val="CommentReference"/>
        </w:rPr>
        <w:annotationRef/>
      </w:r>
      <w:r>
        <w:t>Care or concern?</w:t>
      </w:r>
    </w:p>
  </w:comment>
  <w:comment w:id="723" w:author="Windows User" w:date="2015-10-30T08:56:00Z" w:initials="WU">
    <w:p w14:paraId="78E58888" w14:textId="77777777" w:rsidR="00E14083" w:rsidRDefault="00E14083" w:rsidP="00E35F1F">
      <w:pPr>
        <w:pStyle w:val="CommentText"/>
      </w:pPr>
      <w:r>
        <w:rPr>
          <w:rStyle w:val="CommentReference"/>
        </w:rPr>
        <w:annotationRef/>
      </w:r>
      <w:r>
        <w:t>Uhm…</w:t>
      </w:r>
      <w:proofErr w:type="gramStart"/>
      <w:r>
        <w:t>. ?</w:t>
      </w:r>
      <w:proofErr w:type="gramEnd"/>
      <w:r>
        <w:t xml:space="preserve"> Coptic clearly says Sabbaton…. But wasn’t it the first day?</w:t>
      </w:r>
    </w:p>
  </w:comment>
  <w:comment w:id="732" w:author="Windows User" w:date="2015-10-30T08:56:00Z" w:initials="WU">
    <w:p w14:paraId="18B3CB42" w14:textId="77777777" w:rsidR="00E14083" w:rsidRDefault="00E14083" w:rsidP="00E35F1F">
      <w:pPr>
        <w:pStyle w:val="CommentText"/>
      </w:pPr>
      <w:r>
        <w:rPr>
          <w:rStyle w:val="CommentReference"/>
        </w:rPr>
        <w:annotationRef/>
      </w:r>
      <w:r>
        <w:t>Exceedingly? Too? So?</w:t>
      </w:r>
    </w:p>
  </w:comment>
  <w:comment w:id="733" w:author="Windows User" w:date="2015-10-30T08:56:00Z" w:initials="WU">
    <w:p w14:paraId="44897493" w14:textId="77777777" w:rsidR="00E14083" w:rsidRDefault="00E14083" w:rsidP="00E35F1F">
      <w:pPr>
        <w:pStyle w:val="CommentText"/>
      </w:pPr>
      <w:r>
        <w:rPr>
          <w:rStyle w:val="CommentReference"/>
        </w:rPr>
        <w:annotationRef/>
      </w:r>
      <w:r>
        <w:t>Count or heed?</w:t>
      </w:r>
    </w:p>
  </w:comment>
  <w:comment w:id="734" w:author="Windows User" w:date="2015-10-30T08:56:00Z" w:initials="WU">
    <w:p w14:paraId="6849FDD2" w14:textId="77777777" w:rsidR="00E14083" w:rsidRDefault="00E14083" w:rsidP="00E35F1F">
      <w:pPr>
        <w:pStyle w:val="CommentText"/>
      </w:pPr>
      <w:r>
        <w:rPr>
          <w:rStyle w:val="CommentReference"/>
        </w:rPr>
        <w:annotationRef/>
      </w:r>
      <w:r>
        <w:t>Ramez, I or me?</w:t>
      </w:r>
    </w:p>
  </w:comment>
  <w:comment w:id="735" w:author="Windows User" w:date="2015-10-30T08:56:00Z" w:initials="WU">
    <w:p w14:paraId="799B59FF" w14:textId="77777777" w:rsidR="00E14083" w:rsidRDefault="00E14083" w:rsidP="00E35F1F">
      <w:pPr>
        <w:pStyle w:val="CommentText"/>
      </w:pPr>
      <w:r>
        <w:rPr>
          <w:rStyle w:val="CommentReference"/>
        </w:rPr>
        <w:annotationRef/>
      </w:r>
      <w:r>
        <w:t>Teach to offer repentance or instruct in repentance?</w:t>
      </w:r>
    </w:p>
  </w:comment>
  <w:comment w:id="736" w:author="Windows User" w:date="2015-10-30T08:56:00Z" w:initials="WU">
    <w:p w14:paraId="57D87D60" w14:textId="77777777" w:rsidR="00E14083" w:rsidRDefault="00E14083" w:rsidP="00E35F1F">
      <w:pPr>
        <w:pStyle w:val="CommentText"/>
      </w:pPr>
      <w:r>
        <w:rPr>
          <w:rStyle w:val="CommentReference"/>
        </w:rPr>
        <w:annotationRef/>
      </w:r>
      <w:r>
        <w:t>That a sinner die would make this consistent.</w:t>
      </w:r>
    </w:p>
  </w:comment>
  <w:comment w:id="737" w:author="Windows User" w:date="2015-10-30T08:56:00Z" w:initials="WU">
    <w:p w14:paraId="274EC1E4" w14:textId="77777777" w:rsidR="00E14083" w:rsidRDefault="00E14083" w:rsidP="00E35F1F">
      <w:pPr>
        <w:pStyle w:val="CommentText"/>
      </w:pPr>
      <w:r>
        <w:rPr>
          <w:rStyle w:val="CommentReference"/>
        </w:rPr>
        <w:annotationRef/>
      </w:r>
      <w:r>
        <w:t>Kind-hearted or merciful?</w:t>
      </w:r>
    </w:p>
  </w:comment>
  <w:comment w:id="738" w:author="Windows User" w:date="2015-10-30T08:56:00Z" w:initials="WU">
    <w:p w14:paraId="1370FE87" w14:textId="77777777" w:rsidR="00E14083" w:rsidRDefault="00E14083" w:rsidP="00E35F1F">
      <w:pPr>
        <w:pStyle w:val="CommentText"/>
      </w:pPr>
      <w:r>
        <w:rPr>
          <w:rStyle w:val="CommentReference"/>
        </w:rPr>
        <w:annotationRef/>
      </w:r>
      <w:r>
        <w:t>Compassions or tender mercies?</w:t>
      </w:r>
    </w:p>
  </w:comment>
  <w:comment w:id="739" w:author="Windows User" w:date="2015-10-30T08:56:00Z" w:initials="WU">
    <w:p w14:paraId="70E14B72" w14:textId="77777777" w:rsidR="00E14083" w:rsidRDefault="00E14083" w:rsidP="00E35F1F">
      <w:pPr>
        <w:pStyle w:val="CommentText"/>
      </w:pPr>
      <w:r>
        <w:rPr>
          <w:rStyle w:val="CommentReference"/>
        </w:rPr>
        <w:annotationRef/>
      </w:r>
      <w:r>
        <w:t>May He or that He may</w:t>
      </w:r>
    </w:p>
  </w:comment>
  <w:comment w:id="749" w:author="Windows User" w:date="2015-10-30T08:56:00Z" w:initials="BS">
    <w:p w14:paraId="1CD83694" w14:textId="77777777" w:rsidR="00E14083" w:rsidRDefault="00E14083" w:rsidP="00E35F1F">
      <w:pPr>
        <w:pStyle w:val="CommentText"/>
      </w:pPr>
      <w:r>
        <w:rPr>
          <w:rStyle w:val="CommentReference"/>
        </w:rPr>
        <w:annotationRef/>
      </w:r>
      <w:r>
        <w:t>very greatly is redundant...</w:t>
      </w:r>
    </w:p>
  </w:comment>
  <w:comment w:id="750" w:author="Windows User" w:date="2015-10-30T08:56:00Z" w:initials="BS">
    <w:p w14:paraId="2DB29619" w14:textId="77777777" w:rsidR="00E14083" w:rsidRDefault="00E14083" w:rsidP="00E35F1F">
      <w:pPr>
        <w:pStyle w:val="CommentText"/>
      </w:pPr>
      <w:r>
        <w:rPr>
          <w:rStyle w:val="CommentReference"/>
        </w:rPr>
        <w:annotationRef/>
      </w:r>
      <w:r>
        <w:t>above? in?</w:t>
      </w:r>
    </w:p>
  </w:comment>
  <w:comment w:id="751" w:author="Windows User" w:date="2015-10-30T08:56:00Z" w:initials="BS">
    <w:p w14:paraId="3734F7C0" w14:textId="77777777" w:rsidR="00E14083" w:rsidRDefault="00E14083" w:rsidP="00E35F1F">
      <w:pPr>
        <w:pStyle w:val="CommentText"/>
      </w:pPr>
      <w:r>
        <w:rPr>
          <w:rStyle w:val="CommentReference"/>
        </w:rPr>
        <w:annotationRef/>
      </w:r>
      <w:r>
        <w:t>dikeos is usually rended 'righteous'. Is there good cause to use 'just' here?</w:t>
      </w:r>
    </w:p>
  </w:comment>
  <w:comment w:id="752" w:author="Windows User" w:date="2015-10-30T08:56:00Z" w:initials="BS">
    <w:p w14:paraId="06116336" w14:textId="77777777" w:rsidR="00E14083" w:rsidRDefault="00E14083" w:rsidP="00E35F1F">
      <w:pPr>
        <w:pStyle w:val="CommentText"/>
      </w:pPr>
      <w:r>
        <w:rPr>
          <w:rStyle w:val="CommentReference"/>
        </w:rPr>
        <w:annotationRef/>
      </w:r>
      <w:r>
        <w:t>mediated or put into practice?</w:t>
      </w:r>
    </w:p>
  </w:comment>
  <w:comment w:id="753" w:author="Windows User" w:date="2015-10-30T08:56:00Z" w:initials="BS">
    <w:p w14:paraId="6417B5A7" w14:textId="77777777" w:rsidR="00E14083" w:rsidRDefault="00E14083" w:rsidP="00E35F1F">
      <w:pPr>
        <w:pStyle w:val="CommentText"/>
      </w:pPr>
      <w:r>
        <w:rPr>
          <w:rStyle w:val="CommentReference"/>
        </w:rPr>
        <w:annotationRef/>
      </w:r>
      <w:r>
        <w:t>on their lips is a common English expression that seems to have the same meaning as "in their mouths"</w:t>
      </w:r>
    </w:p>
  </w:comment>
  <w:comment w:id="754" w:author="Windows User" w:date="2015-10-30T08:56:00Z" w:initials="BS">
    <w:p w14:paraId="7CA0B9DB" w14:textId="77777777" w:rsidR="00E14083" w:rsidRDefault="00E14083" w:rsidP="00E35F1F">
      <w:pPr>
        <w:pStyle w:val="CommentText"/>
      </w:pPr>
      <w:r>
        <w:rPr>
          <w:rStyle w:val="CommentReference"/>
        </w:rPr>
        <w:annotationRef/>
      </w:r>
      <w:r>
        <w:t>The tree of immortality would flow better in English.</w:t>
      </w:r>
    </w:p>
  </w:comment>
  <w:comment w:id="755" w:author="Windows User" w:date="2015-10-30T08:56:00Z" w:initials="BS">
    <w:p w14:paraId="3D06FFDE" w14:textId="77777777" w:rsidR="00E14083" w:rsidRDefault="00E14083" w:rsidP="00E35F1F">
      <w:pPr>
        <w:pStyle w:val="CommentText"/>
      </w:pPr>
      <w:r>
        <w:rPr>
          <w:rStyle w:val="CommentReference"/>
        </w:rPr>
        <w:annotationRef/>
      </w:r>
      <w:r>
        <w:t>thoughts or senses?</w:t>
      </w:r>
    </w:p>
  </w:comment>
  <w:comment w:id="756" w:author="Windows User" w:date="2015-10-30T08:56:00Z" w:initials="BS">
    <w:p w14:paraId="5092C47C" w14:textId="77777777" w:rsidR="00E14083" w:rsidRDefault="00E14083" w:rsidP="00E35F1F">
      <w:pPr>
        <w:pStyle w:val="CommentText"/>
      </w:pPr>
      <w:r>
        <w:rPr>
          <w:rStyle w:val="CommentReference"/>
        </w:rPr>
        <w:annotationRef/>
      </w:r>
      <w:r>
        <w:t>lay? set? cast?</w:t>
      </w:r>
    </w:p>
  </w:comment>
  <w:comment w:id="757" w:author="Windows User" w:date="2015-10-30T08:56:00Z" w:initials="BS">
    <w:p w14:paraId="2988A4E9" w14:textId="77777777" w:rsidR="00E14083" w:rsidRDefault="00E14083" w:rsidP="00E35F1F">
      <w:pPr>
        <w:pStyle w:val="CommentText"/>
      </w:pPr>
      <w:r>
        <w:rPr>
          <w:rStyle w:val="CommentReference"/>
        </w:rPr>
        <w:annotationRef/>
      </w:r>
      <w:r>
        <w:t>more common word... does it capture meaning well enough?</w:t>
      </w:r>
    </w:p>
  </w:comment>
  <w:comment w:id="758" w:author="Windows User" w:date="2015-10-30T08:56:00Z" w:initials="BS">
    <w:p w14:paraId="7A2B4CA4" w14:textId="77777777" w:rsidR="00E14083" w:rsidRDefault="00E14083" w:rsidP="00E35F1F">
      <w:pPr>
        <w:pStyle w:val="CommentText"/>
      </w:pPr>
      <w:r>
        <w:rPr>
          <w:rStyle w:val="CommentReference"/>
        </w:rPr>
        <w:annotationRef/>
      </w:r>
      <w:r>
        <w:t>types?</w:t>
      </w:r>
    </w:p>
  </w:comment>
  <w:comment w:id="766" w:author="Windows User" w:date="2015-10-30T08:56:00Z" w:initials="BS">
    <w:p w14:paraId="6A283326" w14:textId="77777777" w:rsidR="00E14083" w:rsidRDefault="00E14083" w:rsidP="00E35F1F">
      <w:pPr>
        <w:pStyle w:val="CommentText"/>
      </w:pPr>
      <w:r>
        <w:rPr>
          <w:rStyle w:val="CommentReference"/>
        </w:rPr>
        <w:annotationRef/>
      </w:r>
      <w:r>
        <w:t>Coptic clearly says beginning... is there anything in it about authority as the other translations have?</w:t>
      </w:r>
    </w:p>
  </w:comment>
  <w:comment w:id="767" w:author="Windows User" w:date="2015-10-30T08:56:00Z" w:initials="BS">
    <w:p w14:paraId="233F3783" w14:textId="77777777" w:rsidR="00E14083" w:rsidRDefault="00E14083" w:rsidP="00E35F1F">
      <w:pPr>
        <w:pStyle w:val="CommentText"/>
      </w:pPr>
      <w:r>
        <w:rPr>
          <w:rStyle w:val="CommentReference"/>
        </w:rPr>
        <w:annotationRef/>
      </w:r>
      <w:r>
        <w:t>risen, or shone?</w:t>
      </w:r>
    </w:p>
  </w:comment>
  <w:comment w:id="774" w:author="Windows User" w:date="2015-10-30T08:56:00Z" w:initials="BS">
    <w:p w14:paraId="4B4155FC" w14:textId="77777777" w:rsidR="00E14083" w:rsidRDefault="00E14083" w:rsidP="00E35F1F">
      <w:pPr>
        <w:pStyle w:val="CommentText"/>
      </w:pPr>
      <w:r>
        <w:rPr>
          <w:rStyle w:val="CommentReference"/>
        </w:rPr>
        <w:annotationRef/>
      </w:r>
      <w:r>
        <w:t>cap?</w:t>
      </w:r>
    </w:p>
  </w:comment>
  <w:comment w:id="775" w:author="Windows User" w:date="2015-10-30T08:56:00Z" w:initials="BS">
    <w:p w14:paraId="248C83A2" w14:textId="77777777" w:rsidR="00E14083" w:rsidRDefault="00E14083" w:rsidP="00E35F1F">
      <w:pPr>
        <w:pStyle w:val="CommentText"/>
      </w:pPr>
      <w:r>
        <w:rPr>
          <w:rStyle w:val="CommentReference"/>
        </w:rPr>
        <w:annotationRef/>
      </w:r>
      <w:r>
        <w:t>save? redeem?</w:t>
      </w:r>
    </w:p>
  </w:comment>
  <w:comment w:id="779" w:author="Windows User" w:date="2015-11-02T09:17:00Z" w:initials="BS">
    <w:p w14:paraId="3DA2A496" w14:textId="77777777" w:rsidR="00E14083" w:rsidRDefault="00E14083" w:rsidP="00E35F1F">
      <w:pPr>
        <w:pStyle w:val="CommentText"/>
      </w:pPr>
      <w:r>
        <w:rPr>
          <w:rStyle w:val="CommentReference"/>
        </w:rPr>
        <w:annotationRef/>
      </w:r>
      <w:r>
        <w:t>need a policy on names formes. Greek or Hebrew? But Coptic doesn't even have Isaiah... Reordered from next vs... ok.</w:t>
      </w:r>
    </w:p>
  </w:comment>
  <w:comment w:id="780" w:author="Windows User" w:date="2015-10-30T08:56:00Z" w:initials="BS">
    <w:p w14:paraId="2390D3F4" w14:textId="77777777" w:rsidR="00E14083" w:rsidRDefault="00E14083" w:rsidP="00E35F1F">
      <w:pPr>
        <w:pStyle w:val="CommentText"/>
      </w:pPr>
      <w:r>
        <w:rPr>
          <w:rStyle w:val="CommentReference"/>
        </w:rPr>
        <w:annotationRef/>
      </w:r>
      <w:r>
        <w:t>or should " be down here</w:t>
      </w:r>
    </w:p>
  </w:comment>
  <w:comment w:id="784" w:author="Windows User" w:date="2015-10-30T08:56:00Z" w:initials="BS">
    <w:p w14:paraId="061FF9BB" w14:textId="77777777" w:rsidR="00E14083" w:rsidRDefault="00E14083" w:rsidP="00E35F1F">
      <w:pPr>
        <w:pStyle w:val="CommentText"/>
      </w:pPr>
      <w:r>
        <w:rPr>
          <w:rStyle w:val="CommentReference"/>
        </w:rPr>
        <w:annotationRef/>
      </w:r>
      <w:r>
        <w:t>was overcame or did overcome? very different...</w:t>
      </w:r>
    </w:p>
  </w:comment>
  <w:comment w:id="788" w:author="Windows User" w:date="2015-10-30T08:56:00Z" w:initials="BS">
    <w:p w14:paraId="13BC365B" w14:textId="77777777" w:rsidR="00E14083" w:rsidRDefault="00E14083" w:rsidP="00E35F1F">
      <w:pPr>
        <w:pStyle w:val="CommentText"/>
      </w:pPr>
      <w:r>
        <w:rPr>
          <w:rStyle w:val="CommentReference"/>
        </w:rPr>
        <w:annotationRef/>
      </w:r>
      <w:r>
        <w:t>awkward, but changing to a perfect man or man perfectly destroys meaning...</w:t>
      </w:r>
    </w:p>
  </w:comment>
  <w:comment w:id="789" w:author="Windows User" w:date="2015-10-30T08:56:00Z" w:initials="BS">
    <w:p w14:paraId="367DF61C" w14:textId="77777777" w:rsidR="00E14083" w:rsidRDefault="00E14083" w:rsidP="00E35F1F">
      <w:pPr>
        <w:pStyle w:val="CommentText"/>
      </w:pPr>
      <w:r>
        <w:rPr>
          <w:rStyle w:val="CommentReference"/>
        </w:rPr>
        <w:annotationRef/>
      </w:r>
      <w:r>
        <w:t>L.A. is quite different fo rthis vs...</w:t>
      </w:r>
    </w:p>
  </w:comment>
  <w:comment w:id="796" w:author="Windows User" w:date="2015-10-30T08:56:00Z" w:initials="BS">
    <w:p w14:paraId="19575ABA" w14:textId="77777777" w:rsidR="00E14083" w:rsidRDefault="00E14083" w:rsidP="00E35F1F">
      <w:pPr>
        <w:pStyle w:val="CommentText"/>
      </w:pPr>
      <w:r>
        <w:rPr>
          <w:rStyle w:val="CommentReference"/>
        </w:rPr>
        <w:annotationRef/>
      </w:r>
      <w:r>
        <w:t>and goodwill towards men, or towards men of goodwill?</w:t>
      </w:r>
    </w:p>
  </w:comment>
  <w:comment w:id="797" w:author="Windows User" w:date="2015-10-30T08:56:00Z" w:initials="BS">
    <w:p w14:paraId="47406125" w14:textId="77777777" w:rsidR="00E14083" w:rsidRDefault="00E14083" w:rsidP="00E35F1F">
      <w:pPr>
        <w:pStyle w:val="CommentText"/>
      </w:pPr>
      <w:r>
        <w:rPr>
          <w:rStyle w:val="CommentReference"/>
        </w:rPr>
        <w:annotationRef/>
      </w:r>
      <w:r>
        <w:t>dividing wall?</w:t>
      </w:r>
    </w:p>
  </w:comment>
  <w:comment w:id="801" w:author="Windows User" w:date="2015-10-30T08:56:00Z" w:initials="BS">
    <w:p w14:paraId="0BDB9E8A" w14:textId="77777777" w:rsidR="00E14083" w:rsidRDefault="00E14083" w:rsidP="00E35F1F">
      <w:pPr>
        <w:pStyle w:val="CommentText"/>
      </w:pPr>
      <w:r>
        <w:rPr>
          <w:rStyle w:val="CommentReference"/>
        </w:rPr>
        <w:annotationRef/>
      </w:r>
      <w:r>
        <w:t>what does han mean? can we say teh angels of light?</w:t>
      </w:r>
    </w:p>
  </w:comment>
  <w:comment w:id="802" w:author="Windows User" w:date="2015-10-30T08:56:00Z" w:initials="BS">
    <w:p w14:paraId="035DBC4C" w14:textId="77777777" w:rsidR="00E14083" w:rsidRDefault="00E14083" w:rsidP="00E35F1F">
      <w:pPr>
        <w:pStyle w:val="CommentText"/>
      </w:pPr>
      <w:r>
        <w:rPr>
          <w:rStyle w:val="CommentReference"/>
        </w:rPr>
        <w:annotationRef/>
      </w:r>
      <w:r>
        <w:t>sing hymns to be consistent with above?</w:t>
      </w:r>
    </w:p>
  </w:comment>
  <w:comment w:id="803" w:author="Windows User" w:date="2015-10-30T08:56:00Z" w:initials="BS">
    <w:p w14:paraId="3E0D70DF" w14:textId="77777777" w:rsidR="00E14083" w:rsidRDefault="00E14083" w:rsidP="00E35F1F">
      <w:pPr>
        <w:pStyle w:val="CommentText"/>
      </w:pPr>
      <w:r>
        <w:rPr>
          <w:rStyle w:val="CommentReference"/>
        </w:rPr>
        <w:annotationRef/>
      </w:r>
      <w:r>
        <w:t>should be arose to match parallel with next vs... but makes no sense in English. Arose within Mary or shone from Mary.</w:t>
      </w:r>
    </w:p>
  </w:comment>
  <w:comment w:id="804" w:author="Windows User" w:date="2015-10-30T08:56:00Z" w:initials="BS">
    <w:p w14:paraId="24AFFCDF" w14:textId="77777777" w:rsidR="00E14083" w:rsidRDefault="00E14083" w:rsidP="00E35F1F">
      <w:pPr>
        <w:pStyle w:val="CommentText"/>
      </w:pPr>
      <w:r>
        <w:rPr>
          <w:rStyle w:val="CommentReference"/>
        </w:rPr>
        <w:annotationRef/>
      </w:r>
      <w:r>
        <w:t>Is "je" enough justification to prepend 'saying'?</w:t>
      </w:r>
    </w:p>
  </w:comment>
  <w:comment w:id="805" w:author="Windows User" w:date="2015-10-30T08:56:00Z" w:initials="BS">
    <w:p w14:paraId="0E84B308" w14:textId="77777777" w:rsidR="00E14083" w:rsidRDefault="00E14083" w:rsidP="00E35F1F">
      <w:pPr>
        <w:pStyle w:val="CommentText"/>
      </w:pPr>
      <w:r>
        <w:rPr>
          <w:rStyle w:val="CommentReference"/>
        </w:rPr>
        <w:annotationRef/>
      </w:r>
      <w:r>
        <w:t>abouna's doxology of prime has 'that' here I think...</w:t>
      </w:r>
    </w:p>
  </w:comment>
  <w:comment w:id="806" w:author="Windows User" w:date="2015-10-30T08:56:00Z" w:initials="BS">
    <w:p w14:paraId="13D50058" w14:textId="77777777" w:rsidR="00E14083" w:rsidRDefault="00E14083" w:rsidP="00E35F1F">
      <w:pPr>
        <w:pStyle w:val="CommentText"/>
      </w:pPr>
      <w:r>
        <w:rPr>
          <w:rStyle w:val="CommentReference"/>
        </w:rPr>
        <w:annotationRef/>
      </w:r>
      <w:r>
        <w:t>or "sining"?</w:t>
      </w:r>
    </w:p>
  </w:comment>
  <w:comment w:id="811" w:author="Windows User" w:date="2015-10-30T08:56:00Z" w:initials="BS">
    <w:p w14:paraId="1CF8EF29" w14:textId="77777777" w:rsidR="00E14083" w:rsidRDefault="00E14083" w:rsidP="00E35F1F">
      <w:pPr>
        <w:pStyle w:val="CommentText"/>
      </w:pPr>
      <w:r>
        <w:rPr>
          <w:rStyle w:val="CommentReference"/>
        </w:rPr>
        <w:annotationRef/>
      </w:r>
      <w:r>
        <w:t>any sense of authority in coptic?</w:t>
      </w:r>
    </w:p>
  </w:comment>
  <w:comment w:id="812" w:author="Windows User" w:date="2015-11-02T12:45:00Z" w:initials="BS">
    <w:p w14:paraId="14FBB1F8" w14:textId="77777777" w:rsidR="00E14083" w:rsidRDefault="00E14083" w:rsidP="00E35F1F">
      <w:pPr>
        <w:pStyle w:val="CommentText"/>
      </w:pPr>
      <w:r>
        <w:rPr>
          <w:rStyle w:val="CommentReference"/>
        </w:rPr>
        <w:annotationRef/>
      </w:r>
      <w:r>
        <w:t>or saint mary? I prefer the holy... but we should be consistent one way or the other.</w:t>
      </w:r>
    </w:p>
  </w:comment>
  <w:comment w:id="813" w:author="Windows User" w:date="2015-10-30T08:56:00Z" w:initials="BS">
    <w:p w14:paraId="16E721CE" w14:textId="77777777" w:rsidR="00E14083" w:rsidRDefault="00E1408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23" w:author="Windows User" w:date="2015-10-30T08:56:00Z" w:initials="BS">
    <w:p w14:paraId="3C08A3D8" w14:textId="77777777" w:rsidR="00E14083" w:rsidRDefault="00E14083" w:rsidP="00E35F1F">
      <w:pPr>
        <w:pStyle w:val="CommentText"/>
      </w:pPr>
      <w:r>
        <w:rPr>
          <w:rStyle w:val="CommentReference"/>
        </w:rPr>
        <w:annotationRef/>
      </w:r>
      <w:r>
        <w:t>tense is flipping so much vs to vs. Any way to make more consistent?</w:t>
      </w:r>
    </w:p>
  </w:comment>
  <w:comment w:id="824" w:author="Windows User" w:date="2015-11-02T12:41:00Z" w:initials="BS">
    <w:p w14:paraId="32825E4D" w14:textId="77777777" w:rsidR="00E14083" w:rsidRDefault="00E14083" w:rsidP="00E35F1F">
      <w:pPr>
        <w:pStyle w:val="CommentText"/>
      </w:pPr>
      <w:r>
        <w:rPr>
          <w:rStyle w:val="CommentReference"/>
        </w:rPr>
        <w:annotationRef/>
      </w:r>
      <w:r>
        <w:t>cold frost? frosty cold? too many ands.</w:t>
      </w:r>
    </w:p>
  </w:comment>
  <w:comment w:id="825" w:author="Windows User" w:date="2015-10-30T08:56:00Z" w:initials="BS">
    <w:p w14:paraId="4E6878BA" w14:textId="77777777" w:rsidR="00E14083" w:rsidRDefault="00E14083" w:rsidP="00E35F1F">
      <w:pPr>
        <w:pStyle w:val="CommentText"/>
      </w:pPr>
      <w:r>
        <w:rPr>
          <w:rStyle w:val="CommentReference"/>
        </w:rPr>
        <w:annotationRef/>
      </w:r>
      <w:r>
        <w:t>In is probably more right... I probably shouldn't have changed that...</w:t>
      </w:r>
    </w:p>
  </w:comment>
  <w:comment w:id="840" w:author="Brett Slote" w:date="2015-10-30T08:56:00Z" w:initials="BS">
    <w:p w14:paraId="18EC5FB9" w14:textId="77777777" w:rsidR="00E14083" w:rsidRDefault="00E14083" w:rsidP="00E35F1F">
      <w:pPr>
        <w:pStyle w:val="CommentText"/>
      </w:pPr>
      <w:r>
        <w:rPr>
          <w:rStyle w:val="CommentReference"/>
        </w:rPr>
        <w:annotationRef/>
      </w:r>
      <w:r>
        <w:t>Received or bought?</w:t>
      </w:r>
    </w:p>
  </w:comment>
  <w:comment w:id="845" w:author="Brett Slote" w:date="2015-10-30T08:56:00Z" w:initials="BS">
    <w:p w14:paraId="705AFE6E" w14:textId="77777777" w:rsidR="00E14083" w:rsidRDefault="00E14083" w:rsidP="00E35F1F">
      <w:pPr>
        <w:pStyle w:val="CommentText"/>
      </w:pPr>
      <w:r>
        <w:rPr>
          <w:rStyle w:val="CommentReference"/>
        </w:rPr>
        <w:annotationRef/>
      </w:r>
      <w:r>
        <w:t>Again ‘a’ perfect man loses meaning, but as is sounds awkward.</w:t>
      </w:r>
    </w:p>
  </w:comment>
  <w:comment w:id="848" w:author="Brett Slote" w:date="2015-10-30T08:56:00Z" w:initials="BS">
    <w:p w14:paraId="6DDFB160" w14:textId="77777777" w:rsidR="00E14083" w:rsidRDefault="00E14083" w:rsidP="00E35F1F">
      <w:pPr>
        <w:pStyle w:val="CommentText"/>
      </w:pPr>
      <w:r>
        <w:rPr>
          <w:rStyle w:val="CommentReference"/>
        </w:rPr>
        <w:annotationRef/>
      </w:r>
      <w:r>
        <w:t>Uncircumscript?</w:t>
      </w:r>
    </w:p>
  </w:comment>
  <w:comment w:id="851" w:author="Brett Slote" w:date="2015-10-30T08:56:00Z" w:initials="BS">
    <w:p w14:paraId="39A4B3F9" w14:textId="77777777" w:rsidR="00E14083" w:rsidRDefault="00E14083" w:rsidP="00E35F1F">
      <w:pPr>
        <w:pStyle w:val="CommentText"/>
      </w:pPr>
      <w:r>
        <w:rPr>
          <w:rStyle w:val="CommentReference"/>
        </w:rPr>
        <w:annotationRef/>
      </w:r>
      <w:r>
        <w:t>Orthodox?</w:t>
      </w:r>
    </w:p>
  </w:comment>
  <w:comment w:id="852" w:author="Brett Slote" w:date="2015-10-30T08:56:00Z" w:initials="BS">
    <w:p w14:paraId="7E993A49" w14:textId="77777777" w:rsidR="00E14083" w:rsidRDefault="00E14083" w:rsidP="00E35F1F">
      <w:pPr>
        <w:pStyle w:val="CommentText"/>
      </w:pPr>
      <w:r>
        <w:rPr>
          <w:rStyle w:val="CommentReference"/>
        </w:rPr>
        <w:annotationRef/>
      </w:r>
      <w:r>
        <w:t>Faith?</w:t>
      </w:r>
    </w:p>
  </w:comment>
  <w:comment w:id="855" w:author="Brett Slote" w:date="2015-10-30T08:56:00Z" w:initials="BS">
    <w:p w14:paraId="575DF2C3" w14:textId="77777777" w:rsidR="00E14083" w:rsidRDefault="00E14083" w:rsidP="00E35F1F">
      <w:pPr>
        <w:pStyle w:val="CommentText"/>
      </w:pPr>
      <w:r>
        <w:rPr>
          <w:rStyle w:val="CommentReference"/>
        </w:rPr>
        <w:annotationRef/>
      </w:r>
      <w:r>
        <w:t>Need a consistent policy</w:t>
      </w:r>
    </w:p>
  </w:comment>
  <w:comment w:id="859" w:author="Brett Slote" w:date="2015-10-30T08:56:00Z" w:initials="BS">
    <w:p w14:paraId="4A370093" w14:textId="77777777" w:rsidR="00E14083" w:rsidRDefault="00E14083" w:rsidP="00E35F1F">
      <w:pPr>
        <w:pStyle w:val="CommentText"/>
      </w:pPr>
      <w:r>
        <w:rPr>
          <w:rStyle w:val="CommentReference"/>
        </w:rPr>
        <w:annotationRef/>
      </w:r>
      <w:r>
        <w:t>Ramez, He or Him?</w:t>
      </w:r>
    </w:p>
  </w:comment>
  <w:comment w:id="860" w:author="Brett Slote" w:date="2015-10-30T08:56:00Z" w:initials="BS">
    <w:p w14:paraId="3B1DEA29" w14:textId="77777777" w:rsidR="00E14083" w:rsidRDefault="00E14083" w:rsidP="00E35F1F">
      <w:pPr>
        <w:pStyle w:val="CommentText"/>
      </w:pPr>
      <w:r>
        <w:rPr>
          <w:rStyle w:val="CommentReference"/>
        </w:rPr>
        <w:annotationRef/>
      </w:r>
      <w:r>
        <w:t>On? By?</w:t>
      </w:r>
    </w:p>
  </w:comment>
  <w:comment w:id="861" w:author="Windows User" w:date="2015-11-21T13:15:00Z" w:initials="WU">
    <w:p w14:paraId="05ACE9CF" w14:textId="77777777" w:rsidR="00E14083" w:rsidRDefault="00E14083" w:rsidP="00E35F1F">
      <w:pPr>
        <w:pStyle w:val="CommentText"/>
      </w:pPr>
      <w:r>
        <w:rPr>
          <w:rStyle w:val="CommentReference"/>
        </w:rPr>
        <w:annotationRef/>
      </w:r>
      <w:r>
        <w:t>check</w:t>
      </w:r>
    </w:p>
  </w:comment>
  <w:comment w:id="867" w:author="Windows User" w:date="2015-10-30T08:56:00Z" w:initials="BS">
    <w:p w14:paraId="5592658B" w14:textId="77777777" w:rsidR="00E14083" w:rsidRDefault="00E14083" w:rsidP="00E35F1F">
      <w:pPr>
        <w:pStyle w:val="CommentText"/>
      </w:pPr>
      <w:r>
        <w:rPr>
          <w:rStyle w:val="CommentReference"/>
        </w:rPr>
        <w:annotationRef/>
      </w:r>
      <w:r>
        <w:t>Are the breaths referring to the inspiration of scripture, as the other translations have, or the breath of creation cf gn 1?</w:t>
      </w:r>
    </w:p>
  </w:comment>
  <w:comment w:id="868" w:author="Windows User" w:date="2015-10-30T08:56:00Z" w:initials="BS">
    <w:p w14:paraId="6C4E59F0" w14:textId="77777777" w:rsidR="00E14083" w:rsidRDefault="00E14083" w:rsidP="00E35F1F">
      <w:pPr>
        <w:pStyle w:val="CommentText"/>
      </w:pPr>
      <w:r>
        <w:rPr>
          <w:rStyle w:val="CommentReference"/>
        </w:rPr>
        <w:annotationRef/>
      </w:r>
      <w:r>
        <w:t>When we love the Name of our Lord Jesus Christ, the Name of Salvation...</w:t>
      </w:r>
    </w:p>
  </w:comment>
  <w:comment w:id="869" w:author="Windows User" w:date="2015-10-30T08:56:00Z" w:initials="BS">
    <w:p w14:paraId="14DD413A" w14:textId="77777777" w:rsidR="00E14083" w:rsidRDefault="00E14083" w:rsidP="00E35F1F">
      <w:pPr>
        <w:pStyle w:val="CommentText"/>
      </w:pPr>
      <w:r>
        <w:rPr>
          <w:rStyle w:val="CommentReference"/>
        </w:rPr>
        <w:annotationRef/>
      </w:r>
      <w:r>
        <w:t>adjective? severe?</w:t>
      </w:r>
    </w:p>
  </w:comment>
  <w:comment w:id="876" w:author="Windows User" w:date="2015-11-21T13:15:00Z" w:initials="WU">
    <w:p w14:paraId="071C1D6C" w14:textId="77777777" w:rsidR="00E14083" w:rsidRDefault="00E14083" w:rsidP="00E35F1F">
      <w:pPr>
        <w:pStyle w:val="CommentText"/>
      </w:pPr>
      <w:r>
        <w:rPr>
          <w:rStyle w:val="CommentReference"/>
        </w:rPr>
        <w:annotationRef/>
      </w:r>
      <w:r>
        <w:t>check</w:t>
      </w:r>
    </w:p>
  </w:comment>
  <w:comment w:id="878" w:author="Windows User" w:date="2015-10-30T08:56:00Z" w:initials="BS">
    <w:p w14:paraId="5CA1796C" w14:textId="77777777" w:rsidR="00E14083" w:rsidRDefault="00E14083" w:rsidP="00E35F1F">
      <w:pPr>
        <w:pStyle w:val="CommentText"/>
      </w:pPr>
      <w:r>
        <w:rPr>
          <w:rStyle w:val="CommentReference"/>
        </w:rPr>
        <w:annotationRef/>
      </w:r>
      <w:r>
        <w:t>too literal?</w:t>
      </w:r>
    </w:p>
  </w:comment>
  <w:comment w:id="881" w:author="Windows User" w:date="2015-10-30T08:56:00Z" w:initials="BS">
    <w:p w14:paraId="39BBFF20" w14:textId="77777777" w:rsidR="00E14083" w:rsidRDefault="00E14083" w:rsidP="00E35F1F">
      <w:pPr>
        <w:pStyle w:val="CommentText"/>
      </w:pPr>
      <w:r>
        <w:rPr>
          <w:rStyle w:val="CommentReference"/>
        </w:rPr>
        <w:annotationRef/>
      </w:r>
      <w:r>
        <w:t>awkward</w:t>
      </w:r>
    </w:p>
  </w:comment>
  <w:comment w:id="882" w:author="Windows User" w:date="2015-10-30T08:56:00Z" w:initials="BS">
    <w:p w14:paraId="7C372EC3" w14:textId="77777777" w:rsidR="00E14083" w:rsidRDefault="00E14083" w:rsidP="00E35F1F">
      <w:pPr>
        <w:pStyle w:val="CommentText"/>
      </w:pPr>
      <w:r>
        <w:rPr>
          <w:rStyle w:val="CommentReference"/>
        </w:rPr>
        <w:annotationRef/>
      </w:r>
      <w:r>
        <w:t>sits, less literal, but more clear?</w:t>
      </w:r>
    </w:p>
  </w:comment>
  <w:comment w:id="883" w:author="Windows User" w:date="2015-10-30T08:56:00Z" w:initials="BS">
    <w:p w14:paraId="6C09DB42" w14:textId="77777777" w:rsidR="00E14083" w:rsidRDefault="00E14083" w:rsidP="00E35F1F">
      <w:pPr>
        <w:pStyle w:val="CommentText"/>
      </w:pPr>
      <w:r>
        <w:rPr>
          <w:rStyle w:val="CommentReference"/>
        </w:rPr>
        <w:annotationRef/>
      </w:r>
      <w:r>
        <w:t>awkward</w:t>
      </w:r>
    </w:p>
  </w:comment>
  <w:comment w:id="885" w:author="Windows User" w:date="2015-10-30T08:56:00Z" w:initials="BS">
    <w:p w14:paraId="512D6CE2" w14:textId="77777777" w:rsidR="00E14083" w:rsidRDefault="00E14083" w:rsidP="00E35F1F">
      <w:pPr>
        <w:pStyle w:val="CommentText"/>
      </w:pPr>
      <w:r>
        <w:rPr>
          <w:rStyle w:val="CommentReference"/>
        </w:rPr>
        <w:annotationRef/>
      </w:r>
      <w:r>
        <w:t>terribly awkward</w:t>
      </w:r>
    </w:p>
  </w:comment>
  <w:comment w:id="886" w:author="Windows User" w:date="2015-11-21T13:16:00Z" w:initials="WU">
    <w:p w14:paraId="56B70852" w14:textId="77777777" w:rsidR="00E14083" w:rsidRDefault="00E14083" w:rsidP="00E35F1F">
      <w:pPr>
        <w:pStyle w:val="CommentText"/>
      </w:pPr>
      <w:r>
        <w:rPr>
          <w:rStyle w:val="CommentReference"/>
        </w:rPr>
        <w:annotationRef/>
      </w:r>
      <w:r>
        <w:t>check</w:t>
      </w:r>
    </w:p>
  </w:comment>
  <w:comment w:id="887" w:author="Windows User" w:date="2015-11-21T13:16:00Z" w:initials="WU">
    <w:p w14:paraId="46C7130C" w14:textId="77777777" w:rsidR="00E14083" w:rsidRDefault="00E14083" w:rsidP="00E35F1F">
      <w:pPr>
        <w:pStyle w:val="CommentText"/>
      </w:pPr>
      <w:r>
        <w:rPr>
          <w:rStyle w:val="CommentReference"/>
        </w:rPr>
        <w:annotationRef/>
      </w:r>
      <w:r>
        <w:t>check</w:t>
      </w:r>
    </w:p>
  </w:comment>
  <w:comment w:id="888" w:author="Windows User" w:date="2015-11-21T13:16:00Z" w:initials="WU">
    <w:p w14:paraId="5E32845B" w14:textId="77777777" w:rsidR="00E14083" w:rsidRDefault="00E14083" w:rsidP="00E35F1F">
      <w:pPr>
        <w:pStyle w:val="CommentText"/>
      </w:pPr>
      <w:r>
        <w:rPr>
          <w:rStyle w:val="CommentReference"/>
        </w:rPr>
        <w:annotationRef/>
      </w:r>
      <w:r>
        <w:t>check</w:t>
      </w:r>
    </w:p>
  </w:comment>
  <w:comment w:id="889" w:author="Windows User" w:date="2015-11-21T13:16:00Z" w:initials="WU">
    <w:p w14:paraId="530C7E75" w14:textId="77777777" w:rsidR="00E14083" w:rsidRDefault="00E14083" w:rsidP="00E35F1F">
      <w:pPr>
        <w:pStyle w:val="CommentText"/>
      </w:pPr>
      <w:r>
        <w:rPr>
          <w:rStyle w:val="CommentReference"/>
        </w:rPr>
        <w:annotationRef/>
      </w:r>
      <w:r>
        <w:t>check</w:t>
      </w:r>
    </w:p>
  </w:comment>
  <w:comment w:id="891" w:author="Windows User" w:date="2015-10-30T08:56:00Z" w:initials="BS">
    <w:p w14:paraId="215C41D2" w14:textId="77777777" w:rsidR="00E14083" w:rsidRDefault="00E14083" w:rsidP="00E35F1F">
      <w:pPr>
        <w:pStyle w:val="CommentText"/>
      </w:pPr>
      <w:r>
        <w:rPr>
          <w:rStyle w:val="CommentReference"/>
        </w:rPr>
        <w:annotationRef/>
      </w:r>
      <w:r>
        <w:t>sat?</w:t>
      </w:r>
    </w:p>
  </w:comment>
  <w:comment w:id="892" w:author="Windows User" w:date="2015-11-21T13:17:00Z" w:initials="WU">
    <w:p w14:paraId="6B55DDAB" w14:textId="77777777" w:rsidR="00E14083" w:rsidRDefault="00E14083" w:rsidP="00E35F1F">
      <w:pPr>
        <w:pStyle w:val="CommentText"/>
      </w:pPr>
      <w:r>
        <w:rPr>
          <w:rStyle w:val="CommentReference"/>
        </w:rPr>
        <w:annotationRef/>
      </w:r>
      <w:r>
        <w:t>check</w:t>
      </w:r>
    </w:p>
  </w:comment>
  <w:comment w:id="893" w:author="Windows User" w:date="2015-11-21T13:17:00Z" w:initials="WU">
    <w:p w14:paraId="5825D4CB" w14:textId="77777777" w:rsidR="00E14083" w:rsidRDefault="00E14083" w:rsidP="00E35F1F">
      <w:pPr>
        <w:pStyle w:val="CommentText"/>
      </w:pPr>
      <w:r>
        <w:rPr>
          <w:rStyle w:val="CommentReference"/>
        </w:rPr>
        <w:annotationRef/>
      </w:r>
      <w:r>
        <w:t>check</w:t>
      </w:r>
    </w:p>
  </w:comment>
  <w:comment w:id="896" w:author="Windows User" w:date="2015-10-30T08:56:00Z" w:initials="BS">
    <w:p w14:paraId="3E614A56" w14:textId="77777777" w:rsidR="00E14083" w:rsidRDefault="00E14083" w:rsidP="00E35F1F">
      <w:pPr>
        <w:pStyle w:val="CommentText"/>
      </w:pPr>
      <w:r>
        <w:rPr>
          <w:rStyle w:val="CommentReference"/>
        </w:rPr>
        <w:annotationRef/>
      </w:r>
      <w:r>
        <w:t>entered and come forth, or entered through it?</w:t>
      </w:r>
    </w:p>
  </w:comment>
  <w:comment w:id="897" w:author="Windows User" w:date="2015-10-30T08:56:00Z" w:initials="BS">
    <w:p w14:paraId="356D8FDF" w14:textId="77777777" w:rsidR="00E14083" w:rsidRDefault="00E14083" w:rsidP="00E35F1F">
      <w:pPr>
        <w:pStyle w:val="CommentText"/>
      </w:pPr>
      <w:r>
        <w:rPr>
          <w:rStyle w:val="CommentReference"/>
        </w:rPr>
        <w:annotationRef/>
      </w:r>
      <w:r>
        <w:t>appearing?</w:t>
      </w:r>
    </w:p>
  </w:comment>
  <w:comment w:id="898" w:author="Windows User" w:date="2015-10-30T08:56:00Z" w:initials="BS">
    <w:p w14:paraId="4735348E" w14:textId="77777777" w:rsidR="00E14083" w:rsidRDefault="00E14083" w:rsidP="00E35F1F">
      <w:pPr>
        <w:pStyle w:val="CommentText"/>
      </w:pPr>
      <w:r>
        <w:rPr>
          <w:rStyle w:val="CommentReference"/>
        </w:rPr>
        <w:annotationRef/>
      </w:r>
      <w:r>
        <w:t>He</w:t>
      </w:r>
    </w:p>
  </w:comment>
  <w:comment w:id="904" w:author="Windows User" w:date="2015-10-30T08:56:00Z" w:initials="BS">
    <w:p w14:paraId="5F2DFD8E" w14:textId="77777777" w:rsidR="00E14083" w:rsidRDefault="00E14083" w:rsidP="00E35F1F">
      <w:pPr>
        <w:pStyle w:val="CommentText"/>
      </w:pPr>
      <w:r>
        <w:rPr>
          <w:rStyle w:val="CommentReference"/>
        </w:rPr>
        <w:annotationRef/>
      </w:r>
      <w:r>
        <w:t>I feel like upon sounds better here and below</w:t>
      </w:r>
    </w:p>
  </w:comment>
  <w:comment w:id="905" w:author="Windows User" w:date="2015-10-30T08:56:00Z" w:initials="BS">
    <w:p w14:paraId="026525DA" w14:textId="77777777" w:rsidR="00E14083" w:rsidRDefault="00E14083" w:rsidP="00E35F1F">
      <w:pPr>
        <w:pStyle w:val="CommentText"/>
      </w:pPr>
      <w:r>
        <w:rPr>
          <w:rStyle w:val="CommentReference"/>
        </w:rPr>
        <w:annotationRef/>
      </w:r>
      <w:r>
        <w:t>For forty days</w:t>
      </w:r>
    </w:p>
  </w:comment>
  <w:comment w:id="906" w:author="Windows User" w:date="2015-10-30T08:56:00Z" w:initials="BS">
    <w:p w14:paraId="7D69D9EF" w14:textId="77777777" w:rsidR="00E14083" w:rsidRDefault="00E14083" w:rsidP="00E35F1F">
      <w:pPr>
        <w:pStyle w:val="CommentText"/>
      </w:pPr>
      <w:r>
        <w:rPr>
          <w:rStyle w:val="CommentReference"/>
        </w:rPr>
        <w:annotationRef/>
      </w:r>
      <w:r>
        <w:t>awkward. Crush under our feet or crush within us? Even if feet not literally there, needed to complete the implied thought in english.</w:t>
      </w:r>
    </w:p>
  </w:comment>
  <w:comment w:id="912" w:author="Windows User" w:date="2015-10-30T08:56:00Z" w:initials="BS">
    <w:p w14:paraId="60DA9970" w14:textId="77777777" w:rsidR="00E14083" w:rsidRDefault="00E14083" w:rsidP="00E35F1F">
      <w:pPr>
        <w:pStyle w:val="CommentText"/>
      </w:pPr>
      <w:r>
        <w:rPr>
          <w:rStyle w:val="CommentReference"/>
        </w:rPr>
        <w:annotationRef/>
      </w:r>
      <w:r>
        <w:t>a? I know virgin doesn't sound right. Nor virginal. But a virgin seems to cheapen the thought...</w:t>
      </w:r>
    </w:p>
  </w:comment>
  <w:comment w:id="914" w:author="Windows User" w:date="2015-10-30T08:56:00Z" w:initials="BS">
    <w:p w14:paraId="3D3D58F2" w14:textId="77777777" w:rsidR="00E14083" w:rsidRDefault="00E14083" w:rsidP="00E35F1F">
      <w:pPr>
        <w:pStyle w:val="CommentText"/>
      </w:pPr>
      <w:r>
        <w:rPr>
          <w:rStyle w:val="CommentReference"/>
        </w:rPr>
        <w:annotationRef/>
      </w:r>
      <w:r>
        <w:t>annulled has connotation from catholicism of never having been. I like abolished better. Sounds more poetic like too.</w:t>
      </w:r>
    </w:p>
  </w:comment>
  <w:comment w:id="917" w:author="Windows User" w:date="2015-10-30T08:56:00Z" w:initials="BS">
    <w:p w14:paraId="758A0E08" w14:textId="77777777" w:rsidR="00E14083" w:rsidRDefault="00E14083" w:rsidP="00E35F1F">
      <w:pPr>
        <w:pStyle w:val="CommentText"/>
      </w:pPr>
      <w:r>
        <w:rPr>
          <w:rStyle w:val="CommentReference"/>
        </w:rPr>
        <w:annotationRef/>
      </w:r>
      <w:r>
        <w:t>yes, it is a continuous thought. But this and next are complete sentences in themselves.</w:t>
      </w:r>
    </w:p>
  </w:comment>
  <w:comment w:id="918" w:author="Windows User" w:date="2015-10-30T08:56:00Z" w:initials="BS">
    <w:p w14:paraId="4C494C1B" w14:textId="77777777" w:rsidR="00E14083" w:rsidRDefault="00E14083" w:rsidP="00E35F1F">
      <w:pPr>
        <w:pStyle w:val="CommentText"/>
      </w:pPr>
      <w:r>
        <w:rPr>
          <w:rStyle w:val="CommentReference"/>
        </w:rPr>
        <w:annotationRef/>
      </w:r>
      <w:r>
        <w:t>revealed almost makes sense here... but not with the next line having "said"</w:t>
      </w:r>
    </w:p>
  </w:comment>
  <w:comment w:id="919" w:author="Windows User" w:date="2015-10-30T08:56:00Z" w:initials="BS">
    <w:p w14:paraId="32F983BF" w14:textId="77777777" w:rsidR="00E14083" w:rsidRDefault="00E14083" w:rsidP="00E35F1F">
      <w:pPr>
        <w:pStyle w:val="CommentText"/>
      </w:pPr>
      <w:r>
        <w:rPr>
          <w:rStyle w:val="CommentReference"/>
        </w:rPr>
        <w:annotationRef/>
      </w:r>
      <w:r>
        <w:t>repeat quotes or contiguious?</w:t>
      </w:r>
    </w:p>
  </w:comment>
  <w:comment w:id="920" w:author="Windows User" w:date="2015-10-30T08:56:00Z" w:initials="BS">
    <w:p w14:paraId="29400B5B" w14:textId="77777777" w:rsidR="00E14083" w:rsidRDefault="00E14083" w:rsidP="00E35F1F">
      <w:pPr>
        <w:pStyle w:val="CommentText"/>
      </w:pPr>
      <w:r>
        <w:rPr>
          <w:rStyle w:val="CommentReference"/>
        </w:rPr>
        <w:annotationRef/>
      </w:r>
      <w:r>
        <w:t>in strength?</w:t>
      </w:r>
    </w:p>
  </w:comment>
  <w:comment w:id="921" w:author="Windows User" w:date="2015-10-30T08:56:00Z" w:initials="BS">
    <w:p w14:paraId="19007B27" w14:textId="77777777" w:rsidR="00E14083" w:rsidRDefault="00E14083" w:rsidP="00E35F1F">
      <w:pPr>
        <w:pStyle w:val="CommentText"/>
      </w:pPr>
      <w:r>
        <w:rPr>
          <w:rStyle w:val="CommentReference"/>
        </w:rPr>
        <w:annotationRef/>
      </w:r>
      <w:r>
        <w:t>in the tune it just sounds more emphatic dropping the "both"</w:t>
      </w:r>
    </w:p>
  </w:comment>
  <w:comment w:id="923" w:author="Windows User" w:date="2015-10-30T08:56:00Z" w:initials="BS">
    <w:p w14:paraId="42813985" w14:textId="77777777" w:rsidR="00E14083" w:rsidRDefault="00E14083" w:rsidP="00E35F1F">
      <w:pPr>
        <w:pStyle w:val="CommentText"/>
      </w:pPr>
      <w:r>
        <w:rPr>
          <w:rStyle w:val="CommentReference"/>
        </w:rPr>
        <w:annotationRef/>
      </w:r>
      <w:r>
        <w:t>theotokos, not mav em ef Nooti</w:t>
      </w:r>
    </w:p>
  </w:comment>
  <w:comment w:id="924" w:author="Windows User" w:date="2015-10-30T08:56:00Z" w:initials="BS">
    <w:p w14:paraId="72887F8D" w14:textId="77777777" w:rsidR="00E14083" w:rsidRDefault="00E14083" w:rsidP="00E35F1F">
      <w:pPr>
        <w:pStyle w:val="CommentText"/>
      </w:pPr>
      <w:r>
        <w:rPr>
          <w:rStyle w:val="CommentReference"/>
        </w:rPr>
        <w:annotationRef/>
      </w:r>
      <w:r>
        <w:t>in?</w:t>
      </w:r>
    </w:p>
  </w:comment>
  <w:comment w:id="926" w:author="Windows User" w:date="2015-10-30T08:56:00Z" w:initials="BS">
    <w:p w14:paraId="79923510" w14:textId="77777777" w:rsidR="00E14083" w:rsidRDefault="00E14083" w:rsidP="00E35F1F">
      <w:pPr>
        <w:pStyle w:val="CommentText"/>
      </w:pPr>
      <w:r>
        <w:rPr>
          <w:rStyle w:val="CommentReference"/>
        </w:rPr>
        <w:annotationRef/>
      </w:r>
      <w:r>
        <w:t>it's literally "And" but that leaves too much grammatical ambiguity that tends towards nonsensical parsing.</w:t>
      </w:r>
    </w:p>
  </w:comment>
  <w:comment w:id="927" w:author="Windows User" w:date="2015-10-30T08:56:00Z" w:initials="BS">
    <w:p w14:paraId="790A95EE" w14:textId="77777777" w:rsidR="00E14083" w:rsidRDefault="00E14083" w:rsidP="00E35F1F">
      <w:pPr>
        <w:pStyle w:val="CommentText"/>
      </w:pPr>
      <w:r>
        <w:rPr>
          <w:rStyle w:val="CommentReference"/>
        </w:rPr>
        <w:annotationRef/>
      </w:r>
      <w:r>
        <w:t>tense?</w:t>
      </w:r>
    </w:p>
  </w:comment>
  <w:comment w:id="929" w:author="Windows User" w:date="2015-10-30T08:56:00Z" w:initials="BS">
    <w:p w14:paraId="2626B3B0" w14:textId="77777777" w:rsidR="00E14083" w:rsidRDefault="00E14083" w:rsidP="00E35F1F">
      <w:pPr>
        <w:pStyle w:val="CommentText"/>
      </w:pPr>
      <w:r>
        <w:rPr>
          <w:rStyle w:val="CommentReference"/>
        </w:rPr>
        <w:annotationRef/>
      </w:r>
      <w:r>
        <w:t>too far for a pronoun</w:t>
      </w:r>
    </w:p>
  </w:comment>
  <w:comment w:id="930" w:author="Windows User" w:date="2015-10-30T08:56:00Z" w:initials="BS">
    <w:p w14:paraId="35C833E4" w14:textId="77777777" w:rsidR="00E14083" w:rsidRDefault="00E14083" w:rsidP="00E35F1F">
      <w:pPr>
        <w:pStyle w:val="CommentText"/>
      </w:pPr>
      <w:r>
        <w:rPr>
          <w:rStyle w:val="CommentReference"/>
        </w:rPr>
        <w:annotationRef/>
      </w:r>
      <w:r>
        <w:t>deemed or made?</w:t>
      </w:r>
    </w:p>
  </w:comment>
  <w:comment w:id="932" w:author="Windows User" w:date="2015-10-30T08:56:00Z" w:initials="BS">
    <w:p w14:paraId="5C7B7A35" w14:textId="77777777" w:rsidR="00E14083" w:rsidRDefault="00E14083" w:rsidP="00E35F1F">
      <w:pPr>
        <w:pStyle w:val="CommentText"/>
      </w:pPr>
      <w:r>
        <w:rPr>
          <w:rStyle w:val="CommentReference"/>
        </w:rPr>
        <w:annotationRef/>
      </w:r>
      <w:r>
        <w:t>coptic is heavens of heavens, but we usually say heaven of heavens.</w:t>
      </w:r>
    </w:p>
  </w:comment>
  <w:comment w:id="934" w:author="Windows User" w:date="2015-10-30T08:56:00Z" w:initials="BS">
    <w:p w14:paraId="080C2EEE" w14:textId="77777777" w:rsidR="00E14083" w:rsidRDefault="00E14083" w:rsidP="00E35F1F">
      <w:pPr>
        <w:pStyle w:val="CommentText"/>
      </w:pPr>
      <w:r>
        <w:rPr>
          <w:rStyle w:val="CommentReference"/>
        </w:rPr>
        <w:annotationRef/>
      </w:r>
      <w:r>
        <w:t>rises or shines?</w:t>
      </w:r>
    </w:p>
  </w:comment>
  <w:comment w:id="937" w:author="Windows User" w:date="2015-10-30T08:56:00Z" w:initials="BS">
    <w:p w14:paraId="5671149C" w14:textId="77777777" w:rsidR="00E14083" w:rsidRDefault="00E14083" w:rsidP="00E35F1F">
      <w:pPr>
        <w:pStyle w:val="CommentText"/>
      </w:pPr>
      <w:r>
        <w:rPr>
          <w:rStyle w:val="CommentReference"/>
        </w:rPr>
        <w:annotationRef/>
      </w:r>
      <w:r>
        <w:t>destroyed or damaged?</w:t>
      </w:r>
    </w:p>
  </w:comment>
  <w:comment w:id="943" w:author="Windows User" w:date="2015-10-30T08:56:00Z" w:initials="BS">
    <w:p w14:paraId="4B308EB2" w14:textId="77777777" w:rsidR="00E14083" w:rsidRDefault="00E14083" w:rsidP="00E35F1F">
      <w:pPr>
        <w:pStyle w:val="CommentText"/>
      </w:pPr>
      <w:r>
        <w:rPr>
          <w:rStyle w:val="CommentReference"/>
        </w:rPr>
        <w:annotationRef/>
      </w:r>
      <w:r>
        <w:t>servant, or slave?</w:t>
      </w:r>
    </w:p>
  </w:comment>
  <w:comment w:id="944" w:author="Windows User" w:date="2015-10-30T08:56:00Z" w:initials="BS">
    <w:p w14:paraId="20DF1D54" w14:textId="77777777" w:rsidR="00E14083" w:rsidRDefault="00E14083" w:rsidP="00E35F1F">
      <w:pPr>
        <w:pStyle w:val="CommentText"/>
      </w:pPr>
      <w:r>
        <w:rPr>
          <w:rStyle w:val="CommentReference"/>
        </w:rPr>
        <w:annotationRef/>
      </w:r>
      <w:r>
        <w:t>Feels way too literal</w:t>
      </w:r>
    </w:p>
  </w:comment>
  <w:comment w:id="945" w:author="Windows User" w:date="2015-11-21T13:18:00Z" w:initials="WU">
    <w:p w14:paraId="2A74F11D" w14:textId="77777777" w:rsidR="00E14083" w:rsidRDefault="00E14083" w:rsidP="00E35F1F">
      <w:pPr>
        <w:pStyle w:val="CommentText"/>
      </w:pPr>
      <w:r>
        <w:rPr>
          <w:rStyle w:val="CommentReference"/>
        </w:rPr>
        <w:annotationRef/>
      </w:r>
      <w:r>
        <w:t>check</w:t>
      </w:r>
    </w:p>
  </w:comment>
  <w:comment w:id="951" w:author="Windows User" w:date="2015-10-30T08:56:00Z" w:initials="BS">
    <w:p w14:paraId="6352B7F4" w14:textId="77777777" w:rsidR="00E14083" w:rsidRDefault="00E1408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53" w:author="Windows User" w:date="2015-10-30T08:56:00Z" w:initials="BS">
    <w:p w14:paraId="77680459" w14:textId="77777777" w:rsidR="00E14083" w:rsidRDefault="00E14083" w:rsidP="00E35F1F">
      <w:pPr>
        <w:pStyle w:val="CommentText"/>
      </w:pPr>
      <w:r>
        <w:rPr>
          <w:rStyle w:val="CommentReference"/>
        </w:rPr>
        <w:annotationRef/>
      </w:r>
      <w:r>
        <w:t>was incarnate or took flesh? Need a decision for this common phrase.</w:t>
      </w:r>
    </w:p>
  </w:comment>
  <w:comment w:id="955" w:author="Windows User" w:date="2015-10-30T08:56:00Z" w:initials="BS">
    <w:p w14:paraId="6C7BBC12" w14:textId="77777777" w:rsidR="00E14083" w:rsidRDefault="00E14083"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60" w:author="Windows User" w:date="2015-10-30T08:56:00Z" w:initials="BS">
    <w:p w14:paraId="61EAF48D" w14:textId="77777777" w:rsidR="00E14083" w:rsidRDefault="00E14083" w:rsidP="00E35F1F">
      <w:pPr>
        <w:pStyle w:val="CommentText"/>
      </w:pPr>
      <w:r>
        <w:rPr>
          <w:rStyle w:val="CommentReference"/>
        </w:rPr>
        <w:annotationRef/>
      </w:r>
      <w:r>
        <w:t>Altar/The place where the Sacrifice is offered, is clearly not right. But Temple? Or Holy of Holies?</w:t>
      </w:r>
    </w:p>
  </w:comment>
  <w:comment w:id="963" w:author="Windows User" w:date="2015-10-30T08:56:00Z" w:initials="BS">
    <w:p w14:paraId="0DB4A25D" w14:textId="77777777" w:rsidR="00E14083" w:rsidRDefault="00E14083" w:rsidP="00E35F1F">
      <w:pPr>
        <w:pStyle w:val="CommentText"/>
      </w:pPr>
      <w:r>
        <w:rPr>
          <w:rStyle w:val="CommentReference"/>
        </w:rPr>
        <w:annotationRef/>
      </w:r>
      <w:r>
        <w:t>I think infinite captures the meaning of uncircumscript in a more approachable way.</w:t>
      </w:r>
    </w:p>
  </w:comment>
  <w:comment w:id="964" w:author="Windows User" w:date="2015-10-30T08:56:00Z" w:initials="BS">
    <w:p w14:paraId="65C574CB" w14:textId="77777777" w:rsidR="00E14083" w:rsidRDefault="00E14083" w:rsidP="00E35F1F">
      <w:pPr>
        <w:pStyle w:val="CommentText"/>
      </w:pPr>
      <w:r>
        <w:rPr>
          <w:rStyle w:val="CommentReference"/>
        </w:rPr>
        <w:annotationRef/>
      </w:r>
      <w:r>
        <w:t>net or hook?</w:t>
      </w:r>
    </w:p>
  </w:comment>
  <w:comment w:id="965" w:author="Windows User" w:date="2015-10-30T08:56:00Z" w:initials="BS">
    <w:p w14:paraId="631E73A0" w14:textId="77777777" w:rsidR="00E14083" w:rsidRDefault="00E14083" w:rsidP="00E35F1F">
      <w:pPr>
        <w:pStyle w:val="CommentText"/>
      </w:pPr>
      <w:r>
        <w:rPr>
          <w:rStyle w:val="CommentReference"/>
        </w:rPr>
        <w:annotationRef/>
      </w:r>
      <w:r>
        <w:t>Instructing them in the worship?</w:t>
      </w:r>
    </w:p>
  </w:comment>
  <w:comment w:id="966" w:author="Windows User" w:date="2015-10-30T08:56:00Z" w:initials="BS">
    <w:p w14:paraId="22469FD6" w14:textId="77777777" w:rsidR="00E14083" w:rsidRDefault="00E14083" w:rsidP="00E35F1F">
      <w:pPr>
        <w:pStyle w:val="CommentText"/>
      </w:pPr>
      <w:r>
        <w:rPr>
          <w:rStyle w:val="CommentReference"/>
        </w:rPr>
        <w:annotationRef/>
      </w:r>
      <w:r>
        <w:t>what does this mean?</w:t>
      </w:r>
    </w:p>
  </w:comment>
  <w:comment w:id="967" w:author="Windows User" w:date="2015-10-30T08:56:00Z" w:initials="BS">
    <w:p w14:paraId="0A6E9F00" w14:textId="77777777" w:rsidR="00E14083" w:rsidRDefault="00E14083" w:rsidP="00E35F1F">
      <w:pPr>
        <w:pStyle w:val="CommentText"/>
      </w:pPr>
      <w:r>
        <w:rPr>
          <w:rStyle w:val="CommentReference"/>
        </w:rPr>
        <w:annotationRef/>
      </w:r>
      <w:r>
        <w:t>Path? Or Way? i.e. Christ?</w:t>
      </w:r>
    </w:p>
  </w:comment>
  <w:comment w:id="968" w:author="Windows User" w:date="2015-10-30T08:56:00Z" w:initials="BS">
    <w:p w14:paraId="50D676B3" w14:textId="77777777" w:rsidR="00E14083" w:rsidRDefault="00E14083" w:rsidP="00E35F1F">
      <w:pPr>
        <w:pStyle w:val="CommentText"/>
      </w:pPr>
      <w:r>
        <w:rPr>
          <w:rStyle w:val="CommentReference"/>
        </w:rPr>
        <w:annotationRef/>
      </w:r>
      <w:r>
        <w:t>forward to? Or towards?</w:t>
      </w:r>
    </w:p>
  </w:comment>
  <w:comment w:id="969" w:author="Windows User" w:date="2015-10-30T08:56:00Z" w:initials="BS">
    <w:p w14:paraId="4E94979B" w14:textId="77777777" w:rsidR="00E14083" w:rsidRDefault="00E14083" w:rsidP="00E35F1F">
      <w:pPr>
        <w:pStyle w:val="CommentText"/>
      </w:pPr>
      <w:r>
        <w:rPr>
          <w:rStyle w:val="CommentReference"/>
        </w:rPr>
        <w:annotationRef/>
      </w:r>
      <w:r>
        <w:t>gladness</w:t>
      </w:r>
    </w:p>
  </w:comment>
  <w:comment w:id="975" w:author="Windows User" w:date="2015-10-30T08:56:00Z" w:initials="BS">
    <w:p w14:paraId="3588E256" w14:textId="77777777" w:rsidR="00E14083" w:rsidRDefault="00E14083" w:rsidP="00E35F1F">
      <w:pPr>
        <w:pStyle w:val="CommentText"/>
      </w:pPr>
      <w:r>
        <w:rPr>
          <w:rStyle w:val="CommentReference"/>
        </w:rPr>
        <w:annotationRef/>
      </w:r>
      <w:r>
        <w:t>Inclined to switch to L.A. ordering, but probably better to be consistent with Black.</w:t>
      </w:r>
    </w:p>
  </w:comment>
  <w:comment w:id="976" w:author="Windows User" w:date="2015-10-30T08:56:00Z" w:initials="BS">
    <w:p w14:paraId="5F5FCC97" w14:textId="77777777" w:rsidR="00E14083" w:rsidRDefault="00E14083" w:rsidP="00E35F1F">
      <w:pPr>
        <w:pStyle w:val="CommentText"/>
      </w:pPr>
      <w:r>
        <w:rPr>
          <w:rStyle w:val="CommentReference"/>
        </w:rPr>
        <w:annotationRef/>
      </w:r>
      <w:r>
        <w:t>Everyday or a day?</w:t>
      </w:r>
    </w:p>
  </w:comment>
  <w:comment w:id="977" w:author="Windows User" w:date="2015-10-30T08:56:00Z" w:initials="BS">
    <w:p w14:paraId="7938A467" w14:textId="77777777" w:rsidR="00E14083" w:rsidRDefault="00E14083" w:rsidP="00E35F1F">
      <w:pPr>
        <w:pStyle w:val="CommentText"/>
      </w:pPr>
      <w:r>
        <w:rPr>
          <w:rStyle w:val="CommentReference"/>
        </w:rPr>
        <w:annotationRef/>
      </w:r>
      <w:r>
        <w:t>not delight. Maybe joy instead of esctasy?</w:t>
      </w:r>
    </w:p>
  </w:comment>
  <w:comment w:id="978" w:author="Windows User" w:date="2015-10-30T08:56:00Z" w:initials="BS">
    <w:p w14:paraId="0D0804AC" w14:textId="77777777" w:rsidR="00E14083" w:rsidRDefault="00E14083" w:rsidP="00E35F1F">
      <w:pPr>
        <w:pStyle w:val="CommentText"/>
      </w:pPr>
      <w:r>
        <w:rPr>
          <w:rStyle w:val="CommentReference"/>
        </w:rPr>
        <w:annotationRef/>
      </w:r>
      <w:r>
        <w:t>glory, splendor or beauty?</w:t>
      </w:r>
    </w:p>
  </w:comment>
  <w:comment w:id="979" w:author="Windows User" w:date="2015-10-30T08:56:00Z" w:initials="BS">
    <w:p w14:paraId="07A7FAB4" w14:textId="77777777" w:rsidR="00E14083" w:rsidRDefault="00E14083" w:rsidP="00E35F1F">
      <w:pPr>
        <w:pStyle w:val="CommentText"/>
      </w:pPr>
      <w:r>
        <w:rPr>
          <w:rStyle w:val="CommentReference"/>
        </w:rPr>
        <w:annotationRef/>
      </w:r>
      <w:r>
        <w:t>from or and?</w:t>
      </w:r>
    </w:p>
  </w:comment>
  <w:comment w:id="980" w:author="Windows User" w:date="2015-10-30T08:56:00Z" w:initials="BS">
    <w:p w14:paraId="5249720E" w14:textId="77777777" w:rsidR="00E14083" w:rsidRDefault="00E14083" w:rsidP="00E35F1F">
      <w:pPr>
        <w:pStyle w:val="CommentText"/>
      </w:pPr>
      <w:r>
        <w:rPr>
          <w:rStyle w:val="CommentReference"/>
        </w:rPr>
        <w:annotationRef/>
      </w:r>
      <w:r>
        <w:t>What prophet? Why did abouna redact this?</w:t>
      </w:r>
    </w:p>
  </w:comment>
  <w:comment w:id="981" w:author="Windows User" w:date="2015-10-30T08:56:00Z" w:initials="BS">
    <w:p w14:paraId="66A9526F" w14:textId="77777777" w:rsidR="00E14083" w:rsidRDefault="00E14083" w:rsidP="00E35F1F">
      <w:pPr>
        <w:pStyle w:val="CommentText"/>
      </w:pPr>
      <w:r>
        <w:rPr>
          <w:rStyle w:val="CommentReference"/>
        </w:rPr>
        <w:annotationRef/>
      </w:r>
      <w:r>
        <w:t>Doesn't this say you are beyond beginning, or something to that effect? Beyond the beginning from which even time arose?</w:t>
      </w:r>
    </w:p>
  </w:comment>
  <w:comment w:id="982" w:author="Windows User" w:date="2015-10-30T08:56:00Z" w:initials="BS">
    <w:p w14:paraId="08CC53E1" w14:textId="77777777" w:rsidR="00E14083" w:rsidRDefault="00E14083" w:rsidP="00E35F1F">
      <w:pPr>
        <w:pStyle w:val="CommentText"/>
      </w:pPr>
      <w:r>
        <w:rPr>
          <w:rStyle w:val="CommentReference"/>
        </w:rPr>
        <w:annotationRef/>
      </w:r>
      <w:r>
        <w:t>is this right?</w:t>
      </w:r>
    </w:p>
  </w:comment>
  <w:comment w:id="983" w:author="Windows User" w:date="2015-10-30T08:56:00Z" w:initials="BS">
    <w:p w14:paraId="21BA9344" w14:textId="77777777" w:rsidR="00E14083" w:rsidRDefault="00E14083" w:rsidP="00E35F1F">
      <w:pPr>
        <w:pStyle w:val="CommentText"/>
      </w:pPr>
      <w:r>
        <w:rPr>
          <w:rStyle w:val="CommentReference"/>
        </w:rPr>
        <w:annotationRef/>
      </w:r>
      <w:r>
        <w:t>isn't it of?</w:t>
      </w:r>
    </w:p>
  </w:comment>
  <w:comment w:id="984" w:author="Windows User" w:date="2015-10-30T08:56:00Z" w:initials="BS">
    <w:p w14:paraId="0DB057D8" w14:textId="77777777" w:rsidR="00E14083" w:rsidRDefault="00E14083" w:rsidP="00E35F1F">
      <w:pPr>
        <w:pStyle w:val="CommentText"/>
      </w:pPr>
      <w:r>
        <w:rPr>
          <w:rStyle w:val="CommentReference"/>
        </w:rPr>
        <w:annotationRef/>
      </w:r>
      <w:r>
        <w:t xml:space="preserve">isn't it </w:t>
      </w:r>
      <w:proofErr w:type="gramStart"/>
      <w:r>
        <w:t>blesses</w:t>
      </w:r>
      <w:proofErr w:type="gramEnd"/>
      <w:r>
        <w:t>?</w:t>
      </w:r>
    </w:p>
  </w:comment>
  <w:comment w:id="985" w:author="Windows User" w:date="2015-10-30T08:56:00Z" w:initials="BS">
    <w:p w14:paraId="4126BF87" w14:textId="77777777" w:rsidR="00E14083" w:rsidRDefault="00E14083" w:rsidP="00E35F1F">
      <w:pPr>
        <w:pStyle w:val="CommentText"/>
      </w:pPr>
      <w:r>
        <w:rPr>
          <w:rStyle w:val="CommentReference"/>
        </w:rPr>
        <w:annotationRef/>
      </w:r>
      <w:r>
        <w:t>blessing or blessing?</w:t>
      </w:r>
    </w:p>
  </w:comment>
  <w:comment w:id="986" w:author="Windows User" w:date="2015-10-30T08:56:00Z" w:initials="BS">
    <w:p w14:paraId="068E7184" w14:textId="77777777" w:rsidR="00E14083" w:rsidRDefault="00E14083" w:rsidP="00E35F1F">
      <w:pPr>
        <w:pStyle w:val="CommentText"/>
      </w:pPr>
      <w:r>
        <w:rPr>
          <w:rStyle w:val="CommentReference"/>
        </w:rPr>
        <w:annotationRef/>
      </w:r>
      <w:r>
        <w:t>the other translations seem not to like abouna's contractions...</w:t>
      </w:r>
    </w:p>
  </w:comment>
  <w:comment w:id="987" w:author="Windows User" w:date="2015-10-30T08:56:00Z" w:initials="BS">
    <w:p w14:paraId="21A595C5" w14:textId="77777777" w:rsidR="00E14083" w:rsidRDefault="00E14083" w:rsidP="00E35F1F">
      <w:pPr>
        <w:pStyle w:val="CommentText"/>
      </w:pPr>
      <w:r>
        <w:rPr>
          <w:rStyle w:val="CommentReference"/>
        </w:rPr>
        <w:annotationRef/>
      </w:r>
      <w:r>
        <w:t>perfect or true?</w:t>
      </w:r>
    </w:p>
  </w:comment>
  <w:comment w:id="990" w:author="Windows User" w:date="2015-11-21T13:21:00Z" w:initials="WU">
    <w:p w14:paraId="686F5E9C" w14:textId="77777777" w:rsidR="00E14083" w:rsidRDefault="00E14083" w:rsidP="00E35F1F">
      <w:pPr>
        <w:pStyle w:val="CommentText"/>
      </w:pPr>
      <w:r>
        <w:rPr>
          <w:rStyle w:val="CommentReference"/>
        </w:rPr>
        <w:annotationRef/>
      </w:r>
    </w:p>
  </w:comment>
  <w:comment w:id="995" w:author="Windows User" w:date="2015-10-30T08:56:00Z" w:initials="BS">
    <w:p w14:paraId="138D81C8" w14:textId="77777777" w:rsidR="00E14083" w:rsidRDefault="00E14083" w:rsidP="00E35F1F">
      <w:pPr>
        <w:pStyle w:val="CommentText"/>
      </w:pPr>
      <w:r>
        <w:rPr>
          <w:rStyle w:val="CommentReference"/>
        </w:rPr>
        <w:annotationRef/>
      </w:r>
      <w:r>
        <w:t>which word is right?</w:t>
      </w:r>
    </w:p>
  </w:comment>
  <w:comment w:id="996" w:author="Windows User" w:date="2015-10-30T08:56:00Z" w:initials="BS">
    <w:p w14:paraId="36B899D8" w14:textId="77777777" w:rsidR="00E14083" w:rsidRDefault="00E14083" w:rsidP="00E35F1F">
      <w:pPr>
        <w:pStyle w:val="CommentText"/>
      </w:pPr>
      <w:r>
        <w:rPr>
          <w:rStyle w:val="CommentReference"/>
        </w:rPr>
        <w:annotationRef/>
      </w:r>
      <w:r>
        <w:t>wise?</w:t>
      </w:r>
    </w:p>
  </w:comment>
  <w:comment w:id="998" w:author="Windows User" w:date="2015-10-30T08:56:00Z" w:initials="BS">
    <w:p w14:paraId="62F2B22F" w14:textId="77777777" w:rsidR="00E14083" w:rsidRDefault="00E14083" w:rsidP="00E35F1F">
      <w:pPr>
        <w:pStyle w:val="CommentText"/>
      </w:pPr>
      <w:r>
        <w:rPr>
          <w:rStyle w:val="CommentReference"/>
        </w:rPr>
        <w:annotationRef/>
      </w:r>
      <w:r>
        <w:t>bride, or bridal chamber?</w:t>
      </w:r>
    </w:p>
  </w:comment>
  <w:comment w:id="999" w:author="Windows User" w:date="2015-10-30T08:56:00Z" w:initials="BS">
    <w:p w14:paraId="13AA9031" w14:textId="77777777" w:rsidR="00E14083" w:rsidRDefault="00E14083" w:rsidP="00E35F1F">
      <w:pPr>
        <w:pStyle w:val="CommentText"/>
      </w:pPr>
      <w:r>
        <w:rPr>
          <w:rStyle w:val="CommentReference"/>
        </w:rPr>
        <w:annotationRef/>
      </w:r>
      <w:r>
        <w:t>truth, logos, or true logos?</w:t>
      </w:r>
    </w:p>
  </w:comment>
  <w:comment w:id="1000" w:author="Windows User" w:date="2015-10-30T08:56:00Z" w:initials="BS">
    <w:p w14:paraId="116A567C" w14:textId="77777777" w:rsidR="00E14083" w:rsidRDefault="00E14083" w:rsidP="00E35F1F">
      <w:pPr>
        <w:pStyle w:val="CommentText"/>
      </w:pPr>
      <w:r>
        <w:rPr>
          <w:rStyle w:val="CommentReference"/>
        </w:rPr>
        <w:annotationRef/>
      </w:r>
      <w:r>
        <w:t>redeemed or saved?</w:t>
      </w:r>
    </w:p>
  </w:comment>
  <w:comment w:id="1002" w:author="Windows User" w:date="2015-10-30T08:56:00Z" w:initials="BS">
    <w:p w14:paraId="37848CBE" w14:textId="77777777" w:rsidR="00E14083" w:rsidRDefault="00E14083" w:rsidP="00E35F1F">
      <w:pPr>
        <w:pStyle w:val="CommentText"/>
      </w:pPr>
      <w:r>
        <w:rPr>
          <w:rStyle w:val="CommentReference"/>
        </w:rPr>
        <w:annotationRef/>
      </w:r>
      <w:r>
        <w:t>for us or unto us?</w:t>
      </w:r>
    </w:p>
  </w:comment>
  <w:comment w:id="1005" w:author="Windows User" w:date="2015-10-30T08:56:00Z" w:initials="BS">
    <w:p w14:paraId="7318299D" w14:textId="77777777" w:rsidR="00E14083" w:rsidRDefault="00E14083" w:rsidP="00E35F1F">
      <w:pPr>
        <w:pStyle w:val="CommentText"/>
      </w:pPr>
      <w:r>
        <w:rPr>
          <w:rStyle w:val="CommentReference"/>
        </w:rPr>
        <w:annotationRef/>
      </w:r>
      <w:r>
        <w:t>what does eshleelooi mean?</w:t>
      </w:r>
    </w:p>
  </w:comment>
  <w:comment w:id="1006" w:author="Windows User" w:date="2015-10-30T08:56:00Z" w:initials="BS">
    <w:p w14:paraId="01016F04" w14:textId="77777777" w:rsidR="00E14083" w:rsidRDefault="00E14083" w:rsidP="00E35F1F">
      <w:pPr>
        <w:pStyle w:val="CommentText"/>
      </w:pPr>
      <w:r>
        <w:rPr>
          <w:rStyle w:val="CommentReference"/>
        </w:rPr>
        <w:annotationRef/>
      </w:r>
      <w:r>
        <w:t>save or redeem?</w:t>
      </w:r>
    </w:p>
  </w:comment>
  <w:comment w:id="1008" w:author="Windows User" w:date="2015-10-30T08:56:00Z" w:initials="BS">
    <w:p w14:paraId="2F0C8D0C" w14:textId="77777777" w:rsidR="00E14083" w:rsidRDefault="00E14083" w:rsidP="00E35F1F">
      <w:pPr>
        <w:pStyle w:val="CommentText"/>
      </w:pPr>
      <w:r>
        <w:rPr>
          <w:rStyle w:val="CommentReference"/>
        </w:rPr>
        <w:annotationRef/>
      </w:r>
      <w:r>
        <w:t>paradoxically or miraculously?</w:t>
      </w:r>
    </w:p>
  </w:comment>
  <w:comment w:id="1009" w:author="Windows User" w:date="2015-10-30T08:56:00Z" w:initials="BS">
    <w:p w14:paraId="0F8BDFBA" w14:textId="77777777" w:rsidR="00E14083" w:rsidRDefault="00E14083" w:rsidP="00E35F1F">
      <w:pPr>
        <w:pStyle w:val="CommentText"/>
      </w:pPr>
      <w:r>
        <w:rPr>
          <w:rStyle w:val="CommentReference"/>
        </w:rPr>
        <w:annotationRef/>
      </w:r>
      <w:r>
        <w:t>I get that this is perfectly valid English without 'is'. But too hard to follow fast.</w:t>
      </w:r>
    </w:p>
  </w:comment>
  <w:comment w:id="1011" w:author="Windows User" w:date="2015-10-30T08:56:00Z" w:initials="BS">
    <w:p w14:paraId="0412A3CD" w14:textId="77777777" w:rsidR="00E14083" w:rsidRDefault="00E14083" w:rsidP="00E35F1F">
      <w:pPr>
        <w:pStyle w:val="CommentText"/>
      </w:pPr>
      <w:r>
        <w:rPr>
          <w:rStyle w:val="CommentReference"/>
        </w:rPr>
        <w:annotationRef/>
      </w:r>
      <w:r>
        <w:t>this seems to be parallel to gold on all sides rather than gold roundabout it.</w:t>
      </w:r>
    </w:p>
  </w:comment>
  <w:comment w:id="1012" w:author="Windows User" w:date="2015-10-30T08:56:00Z" w:initials="BS">
    <w:p w14:paraId="5A22944C" w14:textId="77777777" w:rsidR="00E14083" w:rsidRDefault="00E14083" w:rsidP="00E35F1F">
      <w:pPr>
        <w:pStyle w:val="CommentText"/>
      </w:pPr>
      <w:r>
        <w:rPr>
          <w:rStyle w:val="CommentReference"/>
        </w:rPr>
        <w:annotationRef/>
      </w:r>
      <w:r>
        <w:t>Saviour or redeemer?</w:t>
      </w:r>
    </w:p>
  </w:comment>
  <w:comment w:id="1014" w:author="Windows User" w:date="2015-10-30T08:56:00Z" w:initials="BS">
    <w:p w14:paraId="7BA01F3B" w14:textId="77777777" w:rsidR="00E14083" w:rsidRDefault="00E14083" w:rsidP="00E35F1F">
      <w:pPr>
        <w:pStyle w:val="CommentText"/>
      </w:pPr>
      <w:r>
        <w:rPr>
          <w:rStyle w:val="CommentReference"/>
        </w:rPr>
        <w:annotationRef/>
      </w:r>
      <w:r>
        <w:t>isn't this compassion? not nishti nai...</w:t>
      </w:r>
    </w:p>
  </w:comment>
  <w:comment w:id="1017" w:author="Windows User" w:date="2015-10-30T08:56:00Z" w:initials="BS">
    <w:p w14:paraId="48DB0714" w14:textId="77777777" w:rsidR="00E14083" w:rsidRDefault="00E1408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18" w:author="Windows User" w:date="2015-10-30T08:56:00Z" w:initials="BS">
    <w:p w14:paraId="15AB72CB" w14:textId="77777777" w:rsidR="00E14083" w:rsidRDefault="00E14083" w:rsidP="00E35F1F">
      <w:pPr>
        <w:pStyle w:val="CommentText"/>
      </w:pPr>
      <w:r>
        <w:rPr>
          <w:rStyle w:val="CommentReference"/>
        </w:rPr>
        <w:annotationRef/>
      </w:r>
      <w:r>
        <w:t>should be lampstand, not candle stick, here and throughout.</w:t>
      </w:r>
    </w:p>
  </w:comment>
  <w:comment w:id="1019" w:author="Windows User" w:date="2015-10-30T08:56:00Z" w:initials="BS">
    <w:p w14:paraId="6D5F9821" w14:textId="77777777" w:rsidR="00E14083" w:rsidRDefault="00E14083" w:rsidP="00E35F1F">
      <w:pPr>
        <w:pStyle w:val="CommentText"/>
      </w:pPr>
      <w:r>
        <w:rPr>
          <w:rStyle w:val="CommentReference"/>
        </w:rPr>
        <w:annotationRef/>
      </w:r>
      <w:r>
        <w:t>Ok, not saluted... Greeted, or I would prefer hailed...</w:t>
      </w:r>
    </w:p>
  </w:comment>
  <w:comment w:id="1020" w:author="Windows User" w:date="2015-10-30T08:56:00Z" w:initials="BS">
    <w:p w14:paraId="075C27A6" w14:textId="77777777" w:rsidR="00E14083" w:rsidRDefault="00E14083" w:rsidP="00E35F1F">
      <w:pPr>
        <w:pStyle w:val="CommentText"/>
      </w:pPr>
      <w:r>
        <w:rPr>
          <w:rStyle w:val="CommentReference"/>
        </w:rPr>
        <w:annotationRef/>
      </w:r>
      <w:r>
        <w:t>The Father was overjoyed, in your conception????</w:t>
      </w:r>
    </w:p>
  </w:comment>
  <w:comment w:id="1021" w:author="Windows User" w:date="2015-10-30T08:56:00Z" w:initials="BS">
    <w:p w14:paraId="7569AFF1" w14:textId="77777777" w:rsidR="00E14083" w:rsidRDefault="00E14083" w:rsidP="00E35F1F">
      <w:pPr>
        <w:pStyle w:val="CommentText"/>
      </w:pPr>
      <w:r>
        <w:rPr>
          <w:rStyle w:val="CommentReference"/>
        </w:rPr>
        <w:annotationRef/>
      </w:r>
      <w:r>
        <w:t>appearing doesn't sound right for parousia... coming or advent?</w:t>
      </w:r>
    </w:p>
  </w:comment>
  <w:comment w:id="1022" w:author="Windows User" w:date="2015-11-21T13:22:00Z" w:initials="WU">
    <w:p w14:paraId="728FA9EF" w14:textId="77777777" w:rsidR="00E14083" w:rsidRDefault="00E14083" w:rsidP="00E35F1F">
      <w:pPr>
        <w:pStyle w:val="CommentText"/>
      </w:pPr>
      <w:r>
        <w:rPr>
          <w:rStyle w:val="CommentReference"/>
        </w:rPr>
        <w:annotationRef/>
      </w:r>
      <w:r w:rsidRPr="00582AD7">
        <w:t>(ⲡⲉⲥⲱⲙⲁ??)</w:t>
      </w:r>
    </w:p>
  </w:comment>
  <w:comment w:id="1023" w:author="Windows User" w:date="2015-10-30T08:56:00Z" w:initials="BS">
    <w:p w14:paraId="0C77198F" w14:textId="77777777" w:rsidR="00E14083" w:rsidRDefault="00E14083" w:rsidP="00E35F1F">
      <w:pPr>
        <w:pStyle w:val="CommentText"/>
      </w:pPr>
      <w:r>
        <w:rPr>
          <w:rStyle w:val="CommentReference"/>
        </w:rPr>
        <w:annotationRef/>
      </w:r>
      <w:r>
        <w:t>kinda funny in English to switch pronoun from Lord to Virgin in one scentence.</w:t>
      </w:r>
    </w:p>
  </w:comment>
  <w:comment w:id="1026" w:author="Windows User" w:date="2015-10-30T08:56:00Z" w:initials="BS">
    <w:p w14:paraId="501C2D6F" w14:textId="77777777" w:rsidR="00E14083" w:rsidRDefault="00E14083" w:rsidP="00E35F1F">
      <w:pPr>
        <w:pStyle w:val="CommentText"/>
      </w:pPr>
      <w:r>
        <w:rPr>
          <w:rStyle w:val="CommentReference"/>
        </w:rPr>
        <w:annotationRef/>
      </w:r>
      <w:r>
        <w:t>I really didn't like preached... Is this to literal though? Maybe L.A. is better.</w:t>
      </w:r>
    </w:p>
  </w:comment>
  <w:comment w:id="1027" w:author="Windows User" w:date="2015-10-30T08:56:00Z" w:initials="BS">
    <w:p w14:paraId="6407D4C9" w14:textId="77777777" w:rsidR="00E14083" w:rsidRDefault="00E14083" w:rsidP="00E35F1F">
      <w:pPr>
        <w:pStyle w:val="CommentText"/>
      </w:pPr>
      <w:r>
        <w:rPr>
          <w:rStyle w:val="CommentReference"/>
        </w:rPr>
        <w:annotationRef/>
      </w:r>
      <w:r>
        <w:t>these thereofs are so awkward... but I can't think of a better phrasing right now.</w:t>
      </w:r>
    </w:p>
  </w:comment>
  <w:comment w:id="1028" w:author="Windows User" w:date="2015-11-21T13:23:00Z" w:initials="WU">
    <w:p w14:paraId="1B7B1E94" w14:textId="77777777" w:rsidR="00E14083" w:rsidRDefault="00E14083" w:rsidP="00E35F1F">
      <w:pPr>
        <w:pStyle w:val="CommentText"/>
      </w:pPr>
      <w:r>
        <w:rPr>
          <w:rStyle w:val="CommentReference"/>
        </w:rPr>
        <w:annotationRef/>
      </w:r>
      <w:r>
        <w:t>review</w:t>
      </w:r>
    </w:p>
  </w:comment>
  <w:comment w:id="1035" w:author="Windows User" w:date="2015-10-30T08:56:00Z" w:initials="BS">
    <w:p w14:paraId="5D50DB65" w14:textId="77777777" w:rsidR="00E14083" w:rsidRDefault="00E14083" w:rsidP="00E35F1F">
      <w:pPr>
        <w:pStyle w:val="CommentText"/>
      </w:pPr>
      <w:r>
        <w:rPr>
          <w:rStyle w:val="CommentReference"/>
        </w:rPr>
        <w:annotationRef/>
      </w:r>
      <w:r>
        <w:t>this seems kind of loose... is it ok?</w:t>
      </w:r>
    </w:p>
  </w:comment>
  <w:comment w:id="1036" w:author="Windows User" w:date="2015-10-30T08:56:00Z" w:initials="BS">
    <w:p w14:paraId="01FDA469" w14:textId="77777777" w:rsidR="00E14083" w:rsidRDefault="00E14083" w:rsidP="00E35F1F">
      <w:pPr>
        <w:pStyle w:val="CommentText"/>
      </w:pPr>
      <w:r>
        <w:rPr>
          <w:rStyle w:val="CommentReference"/>
        </w:rPr>
        <w:annotationRef/>
      </w:r>
      <w:r>
        <w:t>works or deeds?</w:t>
      </w:r>
    </w:p>
  </w:comment>
  <w:comment w:id="1037" w:author="Windows User" w:date="2015-11-21T13:24:00Z" w:initials="WU">
    <w:p w14:paraId="7A990723" w14:textId="77777777" w:rsidR="00E14083" w:rsidRDefault="00E14083" w:rsidP="00E35F1F">
      <w:pPr>
        <w:pStyle w:val="CommentText"/>
      </w:pPr>
      <w:r>
        <w:rPr>
          <w:rStyle w:val="CommentReference"/>
        </w:rPr>
        <w:annotationRef/>
      </w:r>
      <w:r>
        <w:t>review</w:t>
      </w:r>
    </w:p>
  </w:comment>
  <w:comment w:id="1038" w:author="Windows User" w:date="2015-10-30T08:56:00Z" w:initials="BS">
    <w:p w14:paraId="5BB3D65B" w14:textId="77777777" w:rsidR="00E14083" w:rsidRDefault="00E14083" w:rsidP="00E35F1F">
      <w:pPr>
        <w:pStyle w:val="CommentText"/>
      </w:pPr>
      <w:r>
        <w:rPr>
          <w:rStyle w:val="CommentReference"/>
        </w:rPr>
        <w:annotationRef/>
      </w:r>
      <w:r>
        <w:t>does Coptic have 'high'?</w:t>
      </w:r>
    </w:p>
  </w:comment>
  <w:comment w:id="1039" w:author="Windows User" w:date="2015-11-21T13:24:00Z" w:initials="WU">
    <w:p w14:paraId="1D334F95" w14:textId="77777777" w:rsidR="00E14083" w:rsidRDefault="00E14083" w:rsidP="00E35F1F">
      <w:pPr>
        <w:pStyle w:val="CommentText"/>
      </w:pPr>
      <w:r>
        <w:rPr>
          <w:rStyle w:val="CommentReference"/>
        </w:rPr>
        <w:annotationRef/>
      </w:r>
      <w:r>
        <w:t>review, add variant</w:t>
      </w:r>
    </w:p>
  </w:comment>
  <w:comment w:id="1040" w:author="Windows User" w:date="2015-10-30T08:56:00Z" w:initials="BS">
    <w:p w14:paraId="5480B788" w14:textId="77777777" w:rsidR="00E14083" w:rsidRDefault="00E14083" w:rsidP="00E35F1F">
      <w:pPr>
        <w:pStyle w:val="CommentText"/>
      </w:pPr>
      <w:r>
        <w:rPr>
          <w:rStyle w:val="CommentReference"/>
        </w:rPr>
        <w:annotationRef/>
      </w:r>
      <w:r>
        <w:t>bless or praise? inconsistent rendering of esmo</w:t>
      </w:r>
    </w:p>
  </w:comment>
  <w:comment w:id="1045" w:author="Windows User" w:date="2015-10-30T08:56:00Z" w:initials="WU">
    <w:p w14:paraId="326EFA42" w14:textId="77777777" w:rsidR="00E14083" w:rsidRDefault="00E14083" w:rsidP="006869EE">
      <w:pPr>
        <w:pStyle w:val="CommentText"/>
      </w:pPr>
      <w:r>
        <w:rPr>
          <w:rStyle w:val="CommentReference"/>
        </w:rPr>
        <w:annotationRef/>
      </w:r>
      <w:r>
        <w:t>Add notes where to insert Doxology of Prime… And Vespers Prase?</w:t>
      </w:r>
    </w:p>
  </w:comment>
  <w:comment w:id="1049" w:author="Windows User" w:date="2015-10-30T08:56:00Z" w:initials="WU">
    <w:p w14:paraId="66837344" w14:textId="77777777" w:rsidR="00E14083" w:rsidRDefault="00E14083" w:rsidP="006869EE">
      <w:pPr>
        <w:pStyle w:val="CommentText"/>
      </w:pPr>
      <w:r>
        <w:rPr>
          <w:rStyle w:val="CommentReference"/>
        </w:rPr>
        <w:annotationRef/>
      </w:r>
      <w:r>
        <w:t>May He or that He may</w:t>
      </w:r>
    </w:p>
  </w:comment>
  <w:comment w:id="1051" w:author="Windows User" w:date="2015-10-30T08:56:00Z" w:initials="BS">
    <w:p w14:paraId="5BE9E7DF" w14:textId="77777777" w:rsidR="00E14083" w:rsidRDefault="00E14083" w:rsidP="006869EE">
      <w:pPr>
        <w:pStyle w:val="CommentText"/>
      </w:pPr>
      <w:r>
        <w:rPr>
          <w:rStyle w:val="CommentReference"/>
        </w:rPr>
        <w:annotationRef/>
      </w:r>
      <w:r>
        <w:t>protopresbyters?</w:t>
      </w:r>
    </w:p>
  </w:comment>
  <w:comment w:id="1052" w:author="Windows User" w:date="2015-10-30T08:56:00Z" w:initials="BS">
    <w:p w14:paraId="37712CA1" w14:textId="77777777" w:rsidR="00E14083" w:rsidRDefault="00E14083" w:rsidP="006869EE">
      <w:pPr>
        <w:pStyle w:val="CommentText"/>
      </w:pPr>
      <w:r>
        <w:rPr>
          <w:rStyle w:val="CommentReference"/>
        </w:rPr>
        <w:annotationRef/>
      </w:r>
      <w:r>
        <w:t>those who?</w:t>
      </w:r>
    </w:p>
  </w:comment>
  <w:comment w:id="1053" w:author="Windows User" w:date="2015-10-30T08:56:00Z" w:initials="BS">
    <w:p w14:paraId="0BC9F56F" w14:textId="77777777" w:rsidR="00E14083" w:rsidRDefault="00E14083" w:rsidP="006869EE">
      <w:pPr>
        <w:pStyle w:val="CommentText"/>
      </w:pPr>
      <w:r>
        <w:rPr>
          <w:rStyle w:val="CommentReference"/>
        </w:rPr>
        <w:annotationRef/>
      </w:r>
      <w:r>
        <w:t>Yourself?</w:t>
      </w:r>
    </w:p>
  </w:comment>
  <w:comment w:id="1057" w:author="Windows User" w:date="2015-11-27T20:09:00Z" w:initials="WU">
    <w:p w14:paraId="5DD947BD" w14:textId="77777777" w:rsidR="00E14083" w:rsidRDefault="00E14083" w:rsidP="006869EE">
      <w:pPr>
        <w:pStyle w:val="CommentText"/>
      </w:pPr>
      <w:r>
        <w:rPr>
          <w:rStyle w:val="CommentReference"/>
        </w:rPr>
        <w:annotationRef/>
      </w:r>
      <w:r>
        <w:t>Confess to the Lord or confess the Lord?</w:t>
      </w:r>
    </w:p>
  </w:comment>
  <w:comment w:id="1066" w:author="Windows User" w:date="2015-10-30T08:56:00Z" w:initials="WU">
    <w:p w14:paraId="73A20223" w14:textId="77777777" w:rsidR="00E14083" w:rsidRDefault="00E14083" w:rsidP="006869EE">
      <w:pPr>
        <w:pStyle w:val="CommentText"/>
      </w:pPr>
      <w:r>
        <w:rPr>
          <w:rStyle w:val="CommentReference"/>
        </w:rPr>
        <w:annotationRef/>
      </w:r>
      <w:r>
        <w:t>Funny just to have declared here with nothing else.</w:t>
      </w:r>
    </w:p>
  </w:comment>
  <w:comment w:id="1067" w:author="Windows User" w:date="2015-10-30T08:56:00Z" w:initials="WU">
    <w:p w14:paraId="2938E8CF" w14:textId="77777777" w:rsidR="00E14083" w:rsidRDefault="00E14083" w:rsidP="006869EE">
      <w:pPr>
        <w:pStyle w:val="CommentText"/>
      </w:pPr>
      <w:r>
        <w:rPr>
          <w:rStyle w:val="CommentReference"/>
        </w:rPr>
        <w:annotationRef/>
      </w:r>
      <w:r>
        <w:t>Good News or Glad Tidings?</w:t>
      </w:r>
    </w:p>
  </w:comment>
  <w:comment w:id="1068" w:author="Windows User" w:date="2015-10-30T08:56:00Z" w:initials="WU">
    <w:p w14:paraId="07481CDA" w14:textId="77777777" w:rsidR="00E14083" w:rsidRDefault="00E14083" w:rsidP="006869EE">
      <w:pPr>
        <w:pStyle w:val="CommentText"/>
      </w:pPr>
      <w:r>
        <w:rPr>
          <w:rStyle w:val="CommentReference"/>
        </w:rPr>
        <w:annotationRef/>
      </w:r>
      <w:r>
        <w:t>Which is it? Advocate or watch over us?</w:t>
      </w:r>
    </w:p>
  </w:comment>
  <w:comment w:id="1069" w:author="Windows User" w:date="2015-10-30T08:56:00Z" w:initials="WU">
    <w:p w14:paraId="74878DE4" w14:textId="77777777" w:rsidR="00E14083" w:rsidRDefault="00E14083" w:rsidP="006869EE">
      <w:pPr>
        <w:pStyle w:val="CommentText"/>
      </w:pPr>
      <w:r>
        <w:rPr>
          <w:rStyle w:val="CommentReference"/>
        </w:rPr>
        <w:annotationRef/>
      </w:r>
      <w:r>
        <w:t>Coptic doesn’t seem to have “Mary”</w:t>
      </w:r>
    </w:p>
  </w:comment>
  <w:comment w:id="1072" w:author="Windows User" w:date="2015-10-30T08:56:00Z" w:initials="WU">
    <w:p w14:paraId="0F5B5499" w14:textId="77777777" w:rsidR="00E14083" w:rsidRDefault="00E14083" w:rsidP="006869EE">
      <w:pPr>
        <w:pStyle w:val="CommentText"/>
      </w:pPr>
      <w:r>
        <w:rPr>
          <w:rStyle w:val="CommentReference"/>
        </w:rPr>
        <w:annotationRef/>
      </w:r>
      <w:r>
        <w:t>Add footnote of what this is</w:t>
      </w:r>
    </w:p>
  </w:comment>
  <w:comment w:id="1079" w:author="Windows User" w:date="2016-02-10T12:41:00Z" w:initials="WU">
    <w:p w14:paraId="67A8D0BB" w14:textId="77777777" w:rsidR="00E14083" w:rsidRDefault="00E14083" w:rsidP="00CA3D47">
      <w:pPr>
        <w:pStyle w:val="CommentText"/>
      </w:pPr>
      <w:r>
        <w:rPr>
          <w:rStyle w:val="CommentReference"/>
        </w:rPr>
        <w:annotationRef/>
      </w:r>
      <w:r>
        <w:t>May He or that He may</w:t>
      </w:r>
    </w:p>
  </w:comment>
  <w:comment w:id="1089" w:author="Windows User" w:date="2015-10-30T08:56:00Z" w:initials="WU">
    <w:p w14:paraId="6841EDAF" w14:textId="77777777" w:rsidR="00E14083" w:rsidRDefault="00E14083">
      <w:pPr>
        <w:pStyle w:val="CommentText"/>
      </w:pPr>
      <w:r>
        <w:rPr>
          <w:rStyle w:val="CommentReference"/>
        </w:rPr>
        <w:annotationRef/>
      </w:r>
      <w:r>
        <w:t>Isn’t this one more faithful?</w:t>
      </w:r>
    </w:p>
  </w:comment>
  <w:comment w:id="1090" w:author="Windows User" w:date="2015-10-30T08:56:00Z" w:initials="WU">
    <w:p w14:paraId="44483F5F" w14:textId="77777777" w:rsidR="00E14083" w:rsidRDefault="00E14083">
      <w:pPr>
        <w:pStyle w:val="CommentText"/>
      </w:pPr>
      <w:r>
        <w:rPr>
          <w:rStyle w:val="CommentReference"/>
        </w:rPr>
        <w:annotationRef/>
      </w:r>
      <w:r>
        <w:t>Which one(s) are/is right?</w:t>
      </w:r>
    </w:p>
  </w:comment>
  <w:comment w:id="1091" w:author="Windows User" w:date="2015-10-30T08:56:00Z" w:initials="WU">
    <w:p w14:paraId="22B3EF76" w14:textId="77777777" w:rsidR="00E14083" w:rsidRDefault="00E14083">
      <w:pPr>
        <w:pStyle w:val="CommentText"/>
      </w:pPr>
      <w:r>
        <w:rPr>
          <w:rStyle w:val="CommentReference"/>
        </w:rPr>
        <w:annotationRef/>
      </w:r>
      <w:r>
        <w:t>Coptic doesn’t seem to have “O Lord”</w:t>
      </w:r>
    </w:p>
  </w:comment>
  <w:comment w:id="1095" w:author="Windows User" w:date="2015-10-30T08:56:00Z" w:initials="WU">
    <w:p w14:paraId="6BF65470" w14:textId="77777777" w:rsidR="00E14083" w:rsidRDefault="00E14083">
      <w:pPr>
        <w:pStyle w:val="CommentText"/>
      </w:pPr>
      <w:r>
        <w:rPr>
          <w:rStyle w:val="CommentReference"/>
        </w:rPr>
        <w:annotationRef/>
      </w:r>
      <w:r>
        <w:t>Called or named?</w:t>
      </w:r>
    </w:p>
  </w:comment>
  <w:comment w:id="1096" w:author="Windows User" w:date="2015-10-30T08:56:00Z" w:initials="WU">
    <w:p w14:paraId="64122CF8" w14:textId="77777777" w:rsidR="00E14083" w:rsidRDefault="00E14083">
      <w:pPr>
        <w:pStyle w:val="CommentText"/>
      </w:pPr>
      <w:r>
        <w:rPr>
          <w:rStyle w:val="CommentReference"/>
        </w:rPr>
        <w:annotationRef/>
      </w:r>
      <w:r>
        <w:t>John loved the Lord, or the Lord loved John?</w:t>
      </w:r>
    </w:p>
  </w:comment>
  <w:comment w:id="1098" w:author="Windows User" w:date="2015-10-30T08:56:00Z" w:initials="WU">
    <w:p w14:paraId="28540FAB" w14:textId="77777777" w:rsidR="00E14083" w:rsidRDefault="00E14083">
      <w:pPr>
        <w:pStyle w:val="CommentText"/>
      </w:pPr>
      <w:r>
        <w:rPr>
          <w:rStyle w:val="CommentReference"/>
        </w:rPr>
        <w:annotationRef/>
      </w:r>
      <w:r>
        <w:t>Not the Lord?</w:t>
      </w:r>
    </w:p>
  </w:comment>
  <w:comment w:id="1099" w:author="Windows User" w:date="2015-10-30T08:56:00Z" w:initials="WU">
    <w:p w14:paraId="3BE9EA57" w14:textId="77777777" w:rsidR="00E14083" w:rsidRDefault="00E14083">
      <w:pPr>
        <w:pStyle w:val="CommentText"/>
      </w:pPr>
      <w:r>
        <w:rPr>
          <w:rStyle w:val="CommentReference"/>
        </w:rPr>
        <w:annotationRef/>
      </w:r>
      <w:r>
        <w:t>The rest missing?</w:t>
      </w:r>
    </w:p>
  </w:comment>
  <w:comment w:id="1100" w:author="Windows User" w:date="2015-10-30T08:56:00Z" w:initials="WU">
    <w:p w14:paraId="17CFCF91" w14:textId="77777777" w:rsidR="00E14083" w:rsidRDefault="00E14083">
      <w:pPr>
        <w:pStyle w:val="CommentText"/>
      </w:pPr>
      <w:r>
        <w:rPr>
          <w:rStyle w:val="CommentReference"/>
        </w:rPr>
        <w:annotationRef/>
      </w:r>
      <w:r>
        <w:t>Completely different…</w:t>
      </w:r>
    </w:p>
  </w:comment>
  <w:comment w:id="1101" w:author="Windows User" w:date="2015-10-30T08:56:00Z" w:initials="WU">
    <w:p w14:paraId="1A5ABDDA" w14:textId="77777777" w:rsidR="00E14083" w:rsidRDefault="00E14083">
      <w:pPr>
        <w:pStyle w:val="CommentText"/>
      </w:pPr>
      <w:r>
        <w:rPr>
          <w:rStyle w:val="CommentReference"/>
        </w:rPr>
        <w:annotationRef/>
      </w:r>
      <w:r>
        <w:t>Sound or voices?</w:t>
      </w:r>
    </w:p>
  </w:comment>
  <w:comment w:id="1103" w:author="Windows User" w:date="2015-10-30T08:56:00Z" w:initials="WU">
    <w:p w14:paraId="2632154F" w14:textId="77777777" w:rsidR="00E14083" w:rsidRDefault="00E14083">
      <w:pPr>
        <w:pStyle w:val="CommentText"/>
      </w:pPr>
      <w:r>
        <w:rPr>
          <w:rStyle w:val="CommentReference"/>
        </w:rPr>
        <w:annotationRef/>
      </w:r>
      <w:r>
        <w:t>AAP has divinely inspired.</w:t>
      </w:r>
    </w:p>
  </w:comment>
  <w:comment w:id="1105" w:author="Windows User" w:date="2015-10-30T08:56:00Z" w:initials="WU">
    <w:p w14:paraId="6A684B9E" w14:textId="77777777" w:rsidR="00E14083" w:rsidRDefault="00E14083">
      <w:pPr>
        <w:pStyle w:val="CommentText"/>
      </w:pPr>
      <w:r>
        <w:rPr>
          <w:rStyle w:val="CommentReference"/>
        </w:rPr>
        <w:annotationRef/>
      </w:r>
      <w:r>
        <w:t>This one needs looking at.</w:t>
      </w:r>
    </w:p>
  </w:comment>
  <w:comment w:id="1106" w:author="Windows User" w:date="2015-10-30T08:56:00Z" w:initials="WU">
    <w:p w14:paraId="3E29D706" w14:textId="77777777" w:rsidR="00E14083" w:rsidRDefault="00E14083">
      <w:pPr>
        <w:pStyle w:val="CommentText"/>
      </w:pPr>
      <w:r>
        <w:rPr>
          <w:rStyle w:val="CommentReference"/>
        </w:rPr>
        <w:annotationRef/>
      </w:r>
      <w:r>
        <w:t>Partners?</w:t>
      </w:r>
    </w:p>
  </w:comment>
  <w:comment w:id="1111" w:author="Windows User" w:date="2015-10-30T08:56:00Z" w:initials="WU">
    <w:p w14:paraId="662AC6DC" w14:textId="77777777" w:rsidR="00E14083" w:rsidRDefault="00E14083">
      <w:pPr>
        <w:pStyle w:val="CommentText"/>
      </w:pPr>
      <w:r>
        <w:rPr>
          <w:rStyle w:val="CommentReference"/>
        </w:rPr>
        <w:annotationRef/>
      </w:r>
      <w:r>
        <w:t>What land?</w:t>
      </w:r>
    </w:p>
  </w:comment>
  <w:comment w:id="1113" w:author="Windows User" w:date="2015-10-30T08:56:00Z" w:initials="WU">
    <w:p w14:paraId="121BE348" w14:textId="77777777" w:rsidR="00E14083" w:rsidRDefault="00E14083">
      <w:pPr>
        <w:pStyle w:val="CommentText"/>
      </w:pPr>
      <w:r>
        <w:rPr>
          <w:rStyle w:val="CommentReference"/>
        </w:rPr>
        <w:annotationRef/>
      </w:r>
      <w:r>
        <w:t>Or englighten?</w:t>
      </w:r>
    </w:p>
  </w:comment>
  <w:comment w:id="1127" w:author="Windows User" w:date="2015-10-30T08:56:00Z" w:initials="WU">
    <w:p w14:paraId="52EAF036" w14:textId="77777777" w:rsidR="00E14083" w:rsidRDefault="00E14083">
      <w:pPr>
        <w:pStyle w:val="CommentText"/>
      </w:pPr>
      <w:r>
        <w:rPr>
          <w:rStyle w:val="CommentReference"/>
        </w:rPr>
        <w:annotationRef/>
      </w:r>
      <w:r>
        <w:t>What should this verse be?</w:t>
      </w:r>
    </w:p>
  </w:comment>
  <w:comment w:id="1138" w:author="Windows User" w:date="2015-10-30T08:56:00Z" w:initials="BS">
    <w:p w14:paraId="1A0E2428" w14:textId="77777777" w:rsidR="00E14083" w:rsidRDefault="00E14083">
      <w:pPr>
        <w:pStyle w:val="CommentText"/>
      </w:pPr>
      <w:r>
        <w:rPr>
          <w:rStyle w:val="CommentReference"/>
        </w:rPr>
        <w:annotationRef/>
      </w:r>
      <w:r>
        <w:t>wiles or snares?</w:t>
      </w:r>
    </w:p>
  </w:comment>
  <w:comment w:id="1140" w:author="Windows User" w:date="2015-10-30T08:56:00Z" w:initials="BS">
    <w:p w14:paraId="2B8DD286" w14:textId="77777777" w:rsidR="00E14083" w:rsidRDefault="00E14083">
      <w:pPr>
        <w:pStyle w:val="CommentText"/>
      </w:pPr>
      <w:r>
        <w:rPr>
          <w:rStyle w:val="CommentReference"/>
        </w:rPr>
        <w:annotationRef/>
      </w:r>
      <w:r>
        <w:t xml:space="preserve">I typed this Coptic... so it will have </w:t>
      </w:r>
      <w:proofErr w:type="gramStart"/>
      <w:r>
        <w:t>typos..</w:t>
      </w:r>
      <w:proofErr w:type="gramEnd"/>
    </w:p>
  </w:comment>
  <w:comment w:id="1141" w:author="Windows User" w:date="2015-10-30T08:56:00Z" w:initials="WU">
    <w:p w14:paraId="7AD216CC" w14:textId="77777777" w:rsidR="00E14083" w:rsidRDefault="00E14083">
      <w:pPr>
        <w:pStyle w:val="CommentText"/>
      </w:pPr>
      <w:r>
        <w:rPr>
          <w:rStyle w:val="CommentReference"/>
        </w:rPr>
        <w:annotationRef/>
      </w:r>
      <w:r>
        <w:t>You reign? The dominion is yours? Yours is the dominion?</w:t>
      </w:r>
    </w:p>
  </w:comment>
  <w:comment w:id="1143" w:author="Windows User" w:date="2015-10-30T08:56:00Z" w:initials="BS">
    <w:p w14:paraId="68C1922F" w14:textId="77777777" w:rsidR="00E14083" w:rsidRDefault="00E14083">
      <w:pPr>
        <w:pStyle w:val="CommentText"/>
      </w:pPr>
      <w:r>
        <w:rPr>
          <w:rStyle w:val="CommentReference"/>
        </w:rPr>
        <w:annotationRef/>
      </w:r>
      <w:r>
        <w:t>omit 'be' in contemporary?</w:t>
      </w:r>
    </w:p>
  </w:comment>
  <w:comment w:id="1144" w:author="Windows User" w:date="2015-10-30T08:56:00Z" w:initials="BS">
    <w:p w14:paraId="6511FB80" w14:textId="77777777" w:rsidR="00E14083" w:rsidRDefault="00E14083">
      <w:pPr>
        <w:pStyle w:val="CommentText"/>
      </w:pPr>
      <w:r>
        <w:rPr>
          <w:rStyle w:val="CommentReference"/>
        </w:rPr>
        <w:annotationRef/>
      </w:r>
      <w:r>
        <w:t>Abouna Antony: I typed this Coptic from the black book. Jenkims were very unclear. Please proof for typos.</w:t>
      </w:r>
    </w:p>
  </w:comment>
  <w:comment w:id="1145" w:author="Windows User" w:date="2015-10-30T08:56:00Z" w:initials="BS">
    <w:p w14:paraId="7DEA42F3" w14:textId="77777777" w:rsidR="00E14083" w:rsidRDefault="00E14083">
      <w:pPr>
        <w:pStyle w:val="CommentText"/>
      </w:pPr>
      <w:r>
        <w:rPr>
          <w:rStyle w:val="CommentReference"/>
        </w:rPr>
        <w:annotationRef/>
      </w:r>
      <w:r>
        <w:t>"is" before "the King" would make this whole vs flow as a sentence...</w:t>
      </w:r>
    </w:p>
  </w:comment>
  <w:comment w:id="1146" w:author="Windows User" w:date="2015-10-30T08:56:00Z" w:initials="BS">
    <w:p w14:paraId="1F17623C" w14:textId="77777777" w:rsidR="00E14083" w:rsidRDefault="00E14083">
      <w:pPr>
        <w:pStyle w:val="CommentText"/>
      </w:pPr>
      <w:r>
        <w:rPr>
          <w:rStyle w:val="CommentReference"/>
        </w:rPr>
        <w:annotationRef/>
      </w:r>
      <w:r>
        <w:t>ask more modern than entreat... but not quite right?</w:t>
      </w:r>
    </w:p>
  </w:comment>
  <w:comment w:id="1165" w:author="Windows User" w:date="2015-10-30T08:56:00Z" w:initials="WU">
    <w:p w14:paraId="5F20584F" w14:textId="77777777" w:rsidR="00E14083" w:rsidRDefault="00E14083">
      <w:pPr>
        <w:pStyle w:val="CommentText"/>
      </w:pPr>
      <w:r>
        <w:rPr>
          <w:rStyle w:val="CommentReference"/>
        </w:rPr>
        <w:annotationRef/>
      </w:r>
      <w:r>
        <w:t>Needs work.</w:t>
      </w:r>
    </w:p>
  </w:comment>
  <w:comment w:id="1170" w:author="Windows User" w:date="2015-10-30T08:56:00Z" w:initials="WU">
    <w:p w14:paraId="76E8B799" w14:textId="77777777" w:rsidR="00E14083" w:rsidRDefault="00E14083">
      <w:pPr>
        <w:pStyle w:val="CommentText"/>
      </w:pPr>
      <w:r>
        <w:rPr>
          <w:rStyle w:val="CommentReference"/>
        </w:rPr>
        <w:annotationRef/>
      </w:r>
      <w:r>
        <w:t>Should this be tho-out 5? Or 25?</w:t>
      </w:r>
    </w:p>
  </w:comment>
  <w:comment w:id="1177" w:author="Windows User" w:date="2015-11-11T11:06:00Z" w:initials="WU">
    <w:p w14:paraId="58D84DCF" w14:textId="77777777" w:rsidR="00E14083" w:rsidRDefault="00E14083">
      <w:pPr>
        <w:pStyle w:val="CommentText"/>
      </w:pPr>
      <w:r>
        <w:rPr>
          <w:rStyle w:val="CommentReference"/>
        </w:rPr>
        <w:annotationRef/>
      </w:r>
      <w:r>
        <w:t>Should this be last age or something?</w:t>
      </w:r>
    </w:p>
  </w:comment>
  <w:comment w:id="1179" w:author="Windows User" w:date="2015-11-11T11:00:00Z" w:initials="WU">
    <w:p w14:paraId="7D2DE752" w14:textId="77777777" w:rsidR="00E14083" w:rsidRDefault="00E14083">
      <w:pPr>
        <w:pStyle w:val="CommentText"/>
      </w:pPr>
      <w:r>
        <w:rPr>
          <w:rStyle w:val="CommentReference"/>
        </w:rPr>
        <w:annotationRef/>
      </w:r>
      <w:r>
        <w:t>This needs reviewing!</w:t>
      </w:r>
    </w:p>
  </w:comment>
  <w:comment w:id="1180" w:author="Windows User" w:date="2015-11-11T11:00:00Z" w:initials="WU">
    <w:p w14:paraId="65102EEC" w14:textId="77777777" w:rsidR="00E14083" w:rsidRDefault="00E14083">
      <w:pPr>
        <w:pStyle w:val="CommentText"/>
      </w:pPr>
      <w:r>
        <w:rPr>
          <w:rStyle w:val="CommentReference"/>
        </w:rPr>
        <w:annotationRef/>
      </w:r>
      <w:r>
        <w:t xml:space="preserve">This is probably wrong. God on high? </w:t>
      </w:r>
    </w:p>
  </w:comment>
  <w:comment w:id="1185" w:author="Windows User" w:date="2015-10-30T08:56:00Z" w:initials="WU">
    <w:p w14:paraId="38E4F092" w14:textId="77777777" w:rsidR="00E14083" w:rsidRDefault="00E14083">
      <w:pPr>
        <w:pStyle w:val="CommentText"/>
      </w:pPr>
      <w:r>
        <w:rPr>
          <w:rStyle w:val="CommentReference"/>
        </w:rPr>
        <w:annotationRef/>
      </w:r>
      <w:r>
        <w:t>Confirmed?</w:t>
      </w:r>
    </w:p>
  </w:comment>
  <w:comment w:id="1196" w:author="Windows User" w:date="2015-10-30T08:56:00Z" w:initials="WU">
    <w:p w14:paraId="41EDECE7" w14:textId="77777777" w:rsidR="00E14083" w:rsidRDefault="00E14083">
      <w:pPr>
        <w:pStyle w:val="CommentText"/>
      </w:pPr>
      <w:r>
        <w:rPr>
          <w:rStyle w:val="CommentReference"/>
        </w:rPr>
        <w:annotationRef/>
      </w:r>
      <w:r>
        <w:t>Heroes, or athletes?</w:t>
      </w:r>
    </w:p>
  </w:comment>
  <w:comment w:id="1223" w:author="Windows User" w:date="2015-10-30T08:56:00Z" w:initials="WU">
    <w:p w14:paraId="5FA627EB" w14:textId="77777777" w:rsidR="00E14083" w:rsidRDefault="00E14083">
      <w:pPr>
        <w:pStyle w:val="CommentText"/>
      </w:pPr>
      <w:r>
        <w:rPr>
          <w:rStyle w:val="CommentReference"/>
        </w:rPr>
        <w:annotationRef/>
      </w:r>
      <w:r>
        <w:t>Beasts or creatures?</w:t>
      </w:r>
    </w:p>
  </w:comment>
  <w:comment w:id="1224" w:author="Windows User" w:date="2015-10-30T08:56:00Z" w:initials="WU">
    <w:p w14:paraId="04563F96" w14:textId="77777777" w:rsidR="00E14083" w:rsidRDefault="00E14083">
      <w:pPr>
        <w:pStyle w:val="CommentText"/>
      </w:pPr>
      <w:r>
        <w:rPr>
          <w:rStyle w:val="CommentReference"/>
        </w:rPr>
        <w:annotationRef/>
      </w:r>
      <w:r>
        <w:t>Incessant? Or unceasing?</w:t>
      </w:r>
    </w:p>
  </w:comment>
  <w:comment w:id="1225" w:author="Windows User" w:date="2015-10-30T08:56:00Z" w:initials="WU">
    <w:p w14:paraId="7BD20F77" w14:textId="77777777" w:rsidR="00E14083" w:rsidRDefault="00E14083">
      <w:pPr>
        <w:pStyle w:val="CommentText"/>
      </w:pPr>
      <w:r>
        <w:rPr>
          <w:rStyle w:val="CommentReference"/>
        </w:rPr>
        <w:annotationRef/>
      </w:r>
      <w:r>
        <w:t>Flames of fire or fervent as fire?</w:t>
      </w:r>
    </w:p>
  </w:comment>
  <w:comment w:id="1229" w:author="Windows User" w:date="2015-10-30T08:56:00Z" w:initials="WU">
    <w:p w14:paraId="44A84E5A" w14:textId="77777777" w:rsidR="00E14083" w:rsidRDefault="00E14083">
      <w:pPr>
        <w:pStyle w:val="CommentText"/>
      </w:pPr>
      <w:r>
        <w:rPr>
          <w:rStyle w:val="CommentReference"/>
        </w:rPr>
        <w:annotationRef/>
      </w:r>
      <w:r>
        <w:t>Serving the Lord, or serving before the Lord?</w:t>
      </w:r>
    </w:p>
  </w:comment>
  <w:comment w:id="1243" w:author="Windows User" w:date="2015-10-30T08:56:00Z" w:initials="WU">
    <w:p w14:paraId="07D2B1EF" w14:textId="77777777" w:rsidR="00E14083" w:rsidRDefault="00E14083">
      <w:pPr>
        <w:pStyle w:val="CommentText"/>
      </w:pPr>
      <w:r>
        <w:rPr>
          <w:rStyle w:val="CommentReference"/>
        </w:rPr>
        <w:annotationRef/>
      </w:r>
      <w:r>
        <w:t>Or voice of God?</w:t>
      </w:r>
    </w:p>
  </w:comment>
  <w:comment w:id="1244" w:author="Windows User" w:date="2015-10-30T08:56:00Z" w:initials="WU">
    <w:p w14:paraId="3900CC21" w14:textId="77777777" w:rsidR="00E14083" w:rsidRDefault="00E14083">
      <w:pPr>
        <w:pStyle w:val="CommentText"/>
      </w:pPr>
      <w:r>
        <w:rPr>
          <w:rStyle w:val="CommentReference"/>
        </w:rPr>
        <w:annotationRef/>
      </w:r>
      <w:r>
        <w:t>Received or accepted?</w:t>
      </w:r>
    </w:p>
  </w:comment>
  <w:comment w:id="1249" w:author="Windows User" w:date="2015-11-06T08:39:00Z" w:initials="WU">
    <w:p w14:paraId="6EA3F191" w14:textId="77777777" w:rsidR="00E14083" w:rsidRDefault="00E14083">
      <w:pPr>
        <w:pStyle w:val="CommentText"/>
      </w:pPr>
      <w:r>
        <w:rPr>
          <w:rStyle w:val="CommentReference"/>
        </w:rPr>
        <w:annotationRef/>
      </w:r>
      <w:r>
        <w:t>Is this the right St. Theodore?</w:t>
      </w:r>
    </w:p>
  </w:comment>
  <w:comment w:id="1254" w:author="Windows User" w:date="2015-10-30T08:56:00Z" w:initials="WU">
    <w:p w14:paraId="227730E1" w14:textId="77777777" w:rsidR="00E14083" w:rsidRDefault="00E14083">
      <w:pPr>
        <w:pStyle w:val="CommentText"/>
      </w:pPr>
      <w:r>
        <w:rPr>
          <w:rStyle w:val="CommentReference"/>
        </w:rPr>
        <w:annotationRef/>
      </w:r>
      <w:r>
        <w:t>Prabios or Arabius? Doctors and physicians or physicians and well learned?</w:t>
      </w:r>
    </w:p>
  </w:comment>
  <w:comment w:id="1255" w:author="Windows User" w:date="2015-10-30T08:56:00Z" w:initials="WU">
    <w:p w14:paraId="519ADC1D" w14:textId="77777777" w:rsidR="00E14083" w:rsidRDefault="00E14083">
      <w:pPr>
        <w:pStyle w:val="CommentText"/>
      </w:pPr>
      <w:r>
        <w:rPr>
          <w:rStyle w:val="CommentReference"/>
        </w:rPr>
        <w:annotationRef/>
      </w:r>
      <w:r>
        <w:t>Building them upon the Name?</w:t>
      </w:r>
    </w:p>
  </w:comment>
  <w:comment w:id="1265" w:author="Windows User" w:date="2015-10-30T08:56:00Z" w:initials="WU">
    <w:p w14:paraId="3CFB1D1A" w14:textId="77777777" w:rsidR="00E14083" w:rsidRDefault="00E14083">
      <w:pPr>
        <w:pStyle w:val="CommentText"/>
      </w:pPr>
      <w:r>
        <w:rPr>
          <w:rStyle w:val="CommentReference"/>
        </w:rPr>
        <w:annotationRef/>
      </w:r>
      <w:r>
        <w:t>Placed or established?</w:t>
      </w:r>
    </w:p>
  </w:comment>
  <w:comment w:id="1266" w:author="Windows User" w:date="2015-10-30T08:56:00Z" w:initials="WU">
    <w:p w14:paraId="08983CC0" w14:textId="77777777" w:rsidR="00E14083" w:rsidRDefault="00E14083">
      <w:pPr>
        <w:pStyle w:val="CommentText"/>
      </w:pPr>
      <w:r>
        <w:rPr>
          <w:rStyle w:val="CommentReference"/>
        </w:rPr>
        <w:annotationRef/>
      </w:r>
      <w:r>
        <w:t>Or refused?</w:t>
      </w:r>
    </w:p>
  </w:comment>
  <w:comment w:id="1272" w:author="Windows User" w:date="2015-10-30T08:56:00Z" w:initials="WU">
    <w:p w14:paraId="535F3E1B" w14:textId="77777777" w:rsidR="00E14083" w:rsidRDefault="00E14083">
      <w:pPr>
        <w:pStyle w:val="CommentText"/>
      </w:pPr>
      <w:r>
        <w:rPr>
          <w:rStyle w:val="CommentReference"/>
        </w:rPr>
        <w:annotationRef/>
      </w:r>
      <w:r>
        <w:t>Sprung forth? Came forth? Blossomed?</w:t>
      </w:r>
    </w:p>
  </w:comment>
  <w:comment w:id="1284" w:author="Windows User" w:date="2015-10-30T08:56:00Z" w:initials="BS">
    <w:p w14:paraId="07DE8008" w14:textId="77777777" w:rsidR="00E14083" w:rsidRDefault="00E14083">
      <w:pPr>
        <w:pStyle w:val="CommentText"/>
      </w:pPr>
      <w:r>
        <w:rPr>
          <w:rStyle w:val="CommentReference"/>
        </w:rPr>
        <w:annotationRef/>
      </w:r>
      <w:r>
        <w:t>what does this mean?</w:t>
      </w:r>
    </w:p>
  </w:comment>
  <w:comment w:id="1285" w:author="Windows User" w:date="2015-10-30T08:56:00Z" w:initials="BS">
    <w:p w14:paraId="7DE26DCC" w14:textId="77777777" w:rsidR="00E14083" w:rsidRDefault="00E14083">
      <w:pPr>
        <w:pStyle w:val="CommentText"/>
      </w:pPr>
      <w:r>
        <w:rPr>
          <w:rStyle w:val="CommentReference"/>
        </w:rPr>
        <w:annotationRef/>
      </w:r>
      <w:r>
        <w:t>announced or proclaimed?</w:t>
      </w:r>
    </w:p>
  </w:comment>
  <w:comment w:id="1289" w:author="Windows User" w:date="2015-10-30T08:56:00Z" w:initials="WU">
    <w:p w14:paraId="729B2278" w14:textId="77777777" w:rsidR="00E14083" w:rsidRDefault="00E14083">
      <w:pPr>
        <w:pStyle w:val="CommentText"/>
      </w:pPr>
      <w:r>
        <w:rPr>
          <w:rStyle w:val="CommentReference"/>
        </w:rPr>
        <w:annotationRef/>
      </w:r>
      <w:r>
        <w:t>?</w:t>
      </w:r>
    </w:p>
  </w:comment>
  <w:comment w:id="1290" w:author="Windows User" w:date="2015-10-30T08:56:00Z" w:initials="WU">
    <w:p w14:paraId="44863D12" w14:textId="77777777" w:rsidR="00E14083" w:rsidRDefault="00E14083">
      <w:pPr>
        <w:pStyle w:val="CommentText"/>
      </w:pPr>
      <w:r>
        <w:rPr>
          <w:rStyle w:val="CommentReference"/>
        </w:rPr>
        <w:annotationRef/>
      </w:r>
      <w:r>
        <w:t>Bride, no, not bridegroom?</w:t>
      </w:r>
    </w:p>
  </w:comment>
  <w:comment w:id="1293" w:author="Windows User" w:date="2015-10-30T08:56:00Z" w:initials="WU">
    <w:p w14:paraId="6CE1AF88" w14:textId="77777777" w:rsidR="00E14083" w:rsidRDefault="00E14083">
      <w:pPr>
        <w:pStyle w:val="CommentText"/>
      </w:pPr>
      <w:r>
        <w:rPr>
          <w:rStyle w:val="CommentReference"/>
        </w:rPr>
        <w:annotationRef/>
      </w:r>
      <w:r>
        <w:t>Return?</w:t>
      </w:r>
    </w:p>
  </w:comment>
  <w:comment w:id="1294" w:author="Windows User" w:date="2015-10-30T08:56:00Z" w:initials="WU">
    <w:p w14:paraId="2917E600" w14:textId="77777777" w:rsidR="00E14083" w:rsidRDefault="00E14083">
      <w:pPr>
        <w:pStyle w:val="CommentText"/>
      </w:pPr>
      <w:r>
        <w:rPr>
          <w:rStyle w:val="CommentReference"/>
        </w:rPr>
        <w:annotationRef/>
      </w:r>
      <w:r>
        <w:t>Establishment? Building up?</w:t>
      </w:r>
    </w:p>
  </w:comment>
  <w:comment w:id="1296" w:author="Windows User" w:date="2015-10-30T08:56:00Z" w:initials="WU">
    <w:p w14:paraId="14DF4F91" w14:textId="77777777" w:rsidR="00E14083" w:rsidRDefault="00E14083">
      <w:pPr>
        <w:pStyle w:val="CommentText"/>
      </w:pPr>
      <w:r>
        <w:rPr>
          <w:rStyle w:val="CommentReference"/>
        </w:rPr>
        <w:annotationRef/>
      </w:r>
      <w:r>
        <w:t>Heavenly evangelist? Good tidings? Glad tidings? Good news?</w:t>
      </w:r>
    </w:p>
  </w:comment>
  <w:comment w:id="1297" w:author="Windows User" w:date="2015-10-30T08:56:00Z" w:initials="WU">
    <w:p w14:paraId="55FC1EAE" w14:textId="77777777" w:rsidR="00E14083" w:rsidRDefault="00E14083">
      <w:pPr>
        <w:pStyle w:val="CommentText"/>
      </w:pPr>
      <w:r>
        <w:rPr>
          <w:rStyle w:val="CommentReference"/>
        </w:rPr>
        <w:annotationRef/>
      </w:r>
      <w:r>
        <w:t>I don’t see “the Lord is with you” in the Coptic</w:t>
      </w:r>
    </w:p>
    <w:p w14:paraId="4431CB1C" w14:textId="77777777" w:rsidR="00E14083" w:rsidRDefault="00E14083">
      <w:pPr>
        <w:pStyle w:val="CommentText"/>
      </w:pPr>
    </w:p>
  </w:comment>
  <w:comment w:id="1298" w:author="Windows User" w:date="2015-10-30T08:56:00Z" w:initials="WU">
    <w:p w14:paraId="4549B91A" w14:textId="77777777" w:rsidR="00E14083" w:rsidRDefault="00E14083">
      <w:pPr>
        <w:pStyle w:val="CommentText"/>
      </w:pPr>
      <w:r>
        <w:rPr>
          <w:rStyle w:val="CommentReference"/>
        </w:rPr>
        <w:annotationRef/>
      </w:r>
      <w:r>
        <w:t>Heavenly herald of Good News?</w:t>
      </w:r>
    </w:p>
    <w:p w14:paraId="384F02AC" w14:textId="77777777" w:rsidR="00E14083" w:rsidRDefault="00E14083">
      <w:pPr>
        <w:pStyle w:val="CommentText"/>
      </w:pPr>
    </w:p>
  </w:comment>
  <w:comment w:id="1305" w:author="Windows User" w:date="2015-10-30T08:56:00Z" w:initials="WU">
    <w:p w14:paraId="4A264D5C" w14:textId="77777777" w:rsidR="00E14083" w:rsidRDefault="00E14083">
      <w:pPr>
        <w:pStyle w:val="CommentText"/>
      </w:pPr>
      <w:r>
        <w:rPr>
          <w:rStyle w:val="CommentReference"/>
        </w:rPr>
        <w:annotationRef/>
      </w:r>
      <w:r>
        <w:t>I think we’re doing holy for ethowab, but saint for agios… open to discussion though.</w:t>
      </w:r>
    </w:p>
  </w:comment>
  <w:comment w:id="1336" w:author="Windows User" w:date="2015-10-30T08:56:00Z" w:initials="WU">
    <w:p w14:paraId="3A72AA33" w14:textId="77777777" w:rsidR="00E14083" w:rsidRDefault="00E14083">
      <w:pPr>
        <w:pStyle w:val="CommentText"/>
      </w:pPr>
      <w:r>
        <w:rPr>
          <w:rStyle w:val="CommentReference"/>
        </w:rPr>
        <w:annotationRef/>
      </w:r>
      <w:r>
        <w:t>Redeemed?</w:t>
      </w:r>
    </w:p>
  </w:comment>
  <w:comment w:id="1337" w:author="Windows User" w:date="2015-10-30T08:56:00Z" w:initials="WU">
    <w:p w14:paraId="5BF82FF5" w14:textId="77777777" w:rsidR="00E14083" w:rsidRDefault="00E14083">
      <w:pPr>
        <w:pStyle w:val="CommentText"/>
      </w:pPr>
      <w:r>
        <w:rPr>
          <w:rStyle w:val="CommentReference"/>
        </w:rPr>
        <w:annotationRef/>
      </w:r>
      <w:r>
        <w:t>For? So?</w:t>
      </w:r>
    </w:p>
  </w:comment>
  <w:comment w:id="1342" w:author="Windows User" w:date="2015-10-30T08:56:00Z" w:initials="WU">
    <w:p w14:paraId="5B54A424" w14:textId="77777777" w:rsidR="00E14083" w:rsidRDefault="00E14083">
      <w:pPr>
        <w:pStyle w:val="CommentText"/>
      </w:pPr>
      <w:r>
        <w:rPr>
          <w:rStyle w:val="CommentReference"/>
        </w:rPr>
        <w:annotationRef/>
      </w:r>
      <w:r>
        <w:t>Or did shine and did illuminate</w:t>
      </w:r>
    </w:p>
  </w:comment>
  <w:comment w:id="1343" w:author="Windows User" w:date="2015-10-30T08:56:00Z" w:initials="WU">
    <w:p w14:paraId="5929E69F" w14:textId="77777777" w:rsidR="00E14083" w:rsidRDefault="00E14083">
      <w:pPr>
        <w:pStyle w:val="CommentText"/>
      </w:pPr>
      <w:r>
        <w:rPr>
          <w:rStyle w:val="CommentReference"/>
        </w:rPr>
        <w:annotationRef/>
      </w:r>
      <w:r>
        <w:t>What should this verse be?</w:t>
      </w:r>
    </w:p>
  </w:comment>
  <w:comment w:id="1344" w:author="Windows User" w:date="2015-10-30T08:56:00Z" w:initials="WU">
    <w:p w14:paraId="37815108" w14:textId="77777777" w:rsidR="00E14083" w:rsidRDefault="00E14083">
      <w:pPr>
        <w:pStyle w:val="CommentText"/>
      </w:pPr>
      <w:r>
        <w:rPr>
          <w:rStyle w:val="CommentReference"/>
        </w:rPr>
        <w:annotationRef/>
      </w:r>
      <w:r>
        <w:t>Uhm… does this mean something else, because saying the seal of the door Ezekiel saw was raised seems really bad …</w:t>
      </w:r>
    </w:p>
  </w:comment>
  <w:comment w:id="1345" w:author="Windows User" w:date="2015-10-30T08:56:00Z" w:initials="WU">
    <w:p w14:paraId="770E6FA0" w14:textId="77777777" w:rsidR="00E14083" w:rsidRDefault="00E14083">
      <w:pPr>
        <w:pStyle w:val="CommentText"/>
      </w:pPr>
      <w:r>
        <w:rPr>
          <w:rStyle w:val="CommentReference"/>
        </w:rPr>
        <w:annotationRef/>
      </w:r>
      <w:r>
        <w:t>Who?</w:t>
      </w:r>
    </w:p>
  </w:comment>
  <w:comment w:id="1346" w:author="Windows User" w:date="2015-10-30T08:56:00Z" w:initials="WU">
    <w:p w14:paraId="7FDD5784" w14:textId="77777777" w:rsidR="00E14083" w:rsidRDefault="00E14083">
      <w:pPr>
        <w:pStyle w:val="CommentText"/>
      </w:pPr>
      <w:r>
        <w:rPr>
          <w:rStyle w:val="CommentReference"/>
        </w:rPr>
        <w:annotationRef/>
      </w:r>
      <w:r>
        <w:t>Different adjective</w:t>
      </w:r>
    </w:p>
  </w:comment>
  <w:comment w:id="1347" w:author="Windows User" w:date="2015-10-30T08:56:00Z" w:initials="WU">
    <w:p w14:paraId="69734FAC" w14:textId="77777777" w:rsidR="00E14083" w:rsidRDefault="00E14083">
      <w:pPr>
        <w:pStyle w:val="CommentText"/>
      </w:pPr>
      <w:r>
        <w:rPr>
          <w:rStyle w:val="CommentReference"/>
        </w:rPr>
        <w:annotationRef/>
      </w:r>
      <w:r>
        <w:t>Sickness?</w:t>
      </w:r>
    </w:p>
  </w:comment>
  <w:comment w:id="1350" w:author="Windows User" w:date="2015-10-30T08:56:00Z" w:initials="BS">
    <w:p w14:paraId="07C468E8" w14:textId="77777777" w:rsidR="00E14083" w:rsidRDefault="00E1408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53" w:author="Windows User" w:date="2015-10-30T08:56:00Z" w:initials="WU">
    <w:p w14:paraId="14F94395" w14:textId="77777777" w:rsidR="00E14083" w:rsidRDefault="00E14083">
      <w:pPr>
        <w:pStyle w:val="CommentText"/>
      </w:pPr>
      <w:r>
        <w:rPr>
          <w:rStyle w:val="CommentReference"/>
        </w:rPr>
        <w:annotationRef/>
      </w:r>
      <w:r>
        <w:t>What?</w:t>
      </w:r>
    </w:p>
  </w:comment>
  <w:comment w:id="1362" w:author="Windows User" w:date="2015-10-30T08:56:00Z" w:initials="WU">
    <w:p w14:paraId="39A2608E" w14:textId="77777777" w:rsidR="00E14083" w:rsidRDefault="00E14083">
      <w:pPr>
        <w:pStyle w:val="CommentText"/>
      </w:pPr>
      <w:r>
        <w:rPr>
          <w:rStyle w:val="CommentReference"/>
        </w:rPr>
        <w:annotationRef/>
      </w:r>
    </w:p>
  </w:comment>
  <w:comment w:id="1373" w:author="Windows User" w:date="2015-10-30T08:56:00Z" w:initials="WU">
    <w:p w14:paraId="255EEE9F" w14:textId="77777777" w:rsidR="00E14083" w:rsidRDefault="00E14083">
      <w:pPr>
        <w:pStyle w:val="CommentText"/>
      </w:pPr>
      <w:r>
        <w:rPr>
          <w:rStyle w:val="CommentReference"/>
        </w:rPr>
        <w:annotationRef/>
      </w:r>
      <w:r>
        <w:t>Is abouna going by a different version of the Coptic?</w:t>
      </w:r>
    </w:p>
    <w:p w14:paraId="45F504BB" w14:textId="77777777" w:rsidR="00E14083" w:rsidRDefault="00E14083">
      <w:pPr>
        <w:pStyle w:val="CommentText"/>
      </w:pPr>
    </w:p>
  </w:comment>
  <w:comment w:id="1375" w:author="Windows User" w:date="2015-10-30T08:56:00Z" w:initials="WU">
    <w:p w14:paraId="63C351E6" w14:textId="77777777" w:rsidR="00E14083" w:rsidRDefault="00E14083">
      <w:pPr>
        <w:pStyle w:val="CommentText"/>
      </w:pPr>
      <w:r>
        <w:rPr>
          <w:rStyle w:val="CommentReference"/>
        </w:rPr>
        <w:annotationRef/>
      </w:r>
      <w:r>
        <w:t>Praise and victory doesn’t make sense.</w:t>
      </w:r>
    </w:p>
  </w:comment>
  <w:comment w:id="1377" w:author="Windows User" w:date="2015-10-30T08:56:00Z" w:initials="WU">
    <w:p w14:paraId="5729C7D5" w14:textId="77777777" w:rsidR="00E14083" w:rsidRDefault="00E14083">
      <w:pPr>
        <w:pStyle w:val="CommentText"/>
      </w:pPr>
      <w:r>
        <w:rPr>
          <w:rStyle w:val="CommentReference"/>
        </w:rPr>
        <w:annotationRef/>
      </w:r>
      <w:r>
        <w:t>Godhead?</w:t>
      </w:r>
    </w:p>
  </w:comment>
  <w:comment w:id="1386" w:author="Windows User" w:date="2015-10-30T08:56:00Z" w:initials="WU">
    <w:p w14:paraId="78E42A11" w14:textId="77777777" w:rsidR="00E14083" w:rsidRDefault="00E14083">
      <w:pPr>
        <w:pStyle w:val="CommentText"/>
      </w:pPr>
      <w:r>
        <w:rPr>
          <w:rStyle w:val="CommentReference"/>
        </w:rPr>
        <w:annotationRef/>
      </w:r>
      <w:r>
        <w:t>Establish?</w:t>
      </w:r>
    </w:p>
  </w:comment>
  <w:comment w:id="1387" w:author="Windows User" w:date="2015-10-30T08:56:00Z" w:initials="WU">
    <w:p w14:paraId="642EB965" w14:textId="77777777" w:rsidR="00E14083" w:rsidRDefault="00E14083">
      <w:pPr>
        <w:pStyle w:val="CommentText"/>
      </w:pPr>
      <w:r>
        <w:rPr>
          <w:rStyle w:val="CommentReference"/>
        </w:rPr>
        <w:annotationRef/>
      </w:r>
      <w:r>
        <w:t>Check another source… missing puncuation</w:t>
      </w:r>
    </w:p>
  </w:comment>
  <w:comment w:id="1388" w:author="Windows User" w:date="2015-10-30T08:56:00Z" w:initials="WU">
    <w:p w14:paraId="6F8B5532" w14:textId="77777777" w:rsidR="00E14083" w:rsidRDefault="00E14083">
      <w:pPr>
        <w:pStyle w:val="CommentText"/>
      </w:pPr>
      <w:r>
        <w:rPr>
          <w:rStyle w:val="CommentReference"/>
        </w:rPr>
        <w:annotationRef/>
      </w:r>
      <w:r>
        <w:t>Worked?</w:t>
      </w:r>
    </w:p>
  </w:comment>
  <w:comment w:id="1389" w:author="Windows User" w:date="2015-10-30T08:56:00Z" w:initials="WU">
    <w:p w14:paraId="4F504285" w14:textId="77777777" w:rsidR="00E14083" w:rsidRDefault="00E14083">
      <w:pPr>
        <w:pStyle w:val="CommentText"/>
      </w:pPr>
      <w:r>
        <w:rPr>
          <w:rStyle w:val="CommentReference"/>
        </w:rPr>
        <w:annotationRef/>
      </w:r>
      <w:r>
        <w:t>Thrice holy or Trisagion?</w:t>
      </w:r>
    </w:p>
  </w:comment>
  <w:comment w:id="1391" w:author="Windows User" w:date="2015-10-30T08:56:00Z" w:initials="WU">
    <w:p w14:paraId="5514BCC2" w14:textId="77777777" w:rsidR="00E14083" w:rsidRPr="00936DE7" w:rsidRDefault="00E140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92" w:author="Windows User" w:date="2015-10-30T08:56:00Z" w:initials="WU">
    <w:p w14:paraId="179A5384" w14:textId="77777777" w:rsidR="00E14083" w:rsidRDefault="00E14083">
      <w:pPr>
        <w:pStyle w:val="CommentText"/>
      </w:pPr>
      <w:r>
        <w:rPr>
          <w:rStyle w:val="CommentReference"/>
        </w:rPr>
        <w:annotationRef/>
      </w:r>
      <w:r>
        <w:t>Right translation?</w:t>
      </w:r>
    </w:p>
  </w:comment>
  <w:comment w:id="1394" w:author="Windows User" w:date="2015-10-30T08:56:00Z" w:initials="WU">
    <w:p w14:paraId="1682BE28" w14:textId="77777777" w:rsidR="00E14083" w:rsidRDefault="00E14083">
      <w:pPr>
        <w:pStyle w:val="CommentText"/>
      </w:pPr>
      <w:r>
        <w:rPr>
          <w:rStyle w:val="CommentReference"/>
        </w:rPr>
        <w:annotationRef/>
      </w:r>
      <w:r>
        <w:t>What does this mean?</w:t>
      </w:r>
    </w:p>
  </w:comment>
  <w:comment w:id="1395" w:author="Windows User" w:date="2015-10-30T08:56:00Z" w:initials="WU">
    <w:p w14:paraId="30C5B7C9" w14:textId="77777777" w:rsidR="00E14083" w:rsidRDefault="00E14083">
      <w:pPr>
        <w:pStyle w:val="CommentText"/>
      </w:pPr>
      <w:r>
        <w:rPr>
          <w:rStyle w:val="CommentReference"/>
        </w:rPr>
        <w:annotationRef/>
      </w:r>
      <w:r>
        <w:t>To the end?</w:t>
      </w:r>
    </w:p>
  </w:comment>
  <w:comment w:id="1400" w:author="Windows User" w:date="2015-10-30T08:56:00Z" w:initials="WU">
    <w:p w14:paraId="2C2856CA" w14:textId="77777777" w:rsidR="00E14083" w:rsidRDefault="00E14083">
      <w:pPr>
        <w:pStyle w:val="CommentText"/>
      </w:pPr>
      <w:r>
        <w:rPr>
          <w:rStyle w:val="CommentReference"/>
        </w:rPr>
        <w:annotationRef/>
      </w:r>
      <w:r>
        <w:t>Or freedom?</w:t>
      </w:r>
    </w:p>
  </w:comment>
  <w:comment w:id="1401" w:author="Windows User" w:date="2015-10-30T08:56:00Z" w:initials="WU">
    <w:p w14:paraId="229642C6" w14:textId="77777777" w:rsidR="00E14083" w:rsidRDefault="00E14083">
      <w:pPr>
        <w:pStyle w:val="CommentText"/>
      </w:pPr>
      <w:r>
        <w:rPr>
          <w:rStyle w:val="CommentReference"/>
        </w:rPr>
        <w:annotationRef/>
      </w:r>
      <w:r>
        <w:t>Or establish?</w:t>
      </w:r>
    </w:p>
  </w:comment>
  <w:comment w:id="1409" w:author="Windows User" w:date="2015-10-30T08:56:00Z" w:initials="WU">
    <w:p w14:paraId="798C7307" w14:textId="77777777" w:rsidR="00E14083" w:rsidRDefault="00E14083">
      <w:pPr>
        <w:pStyle w:val="CommentText"/>
      </w:pPr>
      <w:r>
        <w:rPr>
          <w:rStyle w:val="CommentReference"/>
        </w:rPr>
        <w:annotationRef/>
      </w:r>
      <w:r>
        <w:t>Is this the correct date?</w:t>
      </w:r>
    </w:p>
  </w:comment>
  <w:comment w:id="1501" w:author="Windows User" w:date="2015-10-30T08:56:00Z" w:initials="WU">
    <w:p w14:paraId="1C25D03A" w14:textId="77777777" w:rsidR="00E14083" w:rsidRDefault="00E14083">
      <w:pPr>
        <w:pStyle w:val="CommentText"/>
      </w:pPr>
      <w:r>
        <w:rPr>
          <w:rStyle w:val="CommentReference"/>
        </w:rPr>
        <w:annotationRef/>
      </w:r>
      <w:r>
        <w:t>Can this be reworded?</w:t>
      </w:r>
    </w:p>
  </w:comment>
  <w:comment w:id="1503" w:author="Windows User" w:date="2015-10-30T08:56:00Z" w:initials="WU">
    <w:p w14:paraId="71B1FE22" w14:textId="77777777" w:rsidR="00E14083" w:rsidRDefault="00E14083">
      <w:pPr>
        <w:pStyle w:val="CommentText"/>
      </w:pPr>
      <w:r>
        <w:rPr>
          <w:rStyle w:val="CommentReference"/>
        </w:rPr>
        <w:annotationRef/>
      </w:r>
      <w:r>
        <w:t>Check other books for alternate word here.</w:t>
      </w:r>
    </w:p>
  </w:comment>
  <w:comment w:id="1504" w:author="Windows User" w:date="2015-10-30T08:56:00Z" w:initials="WU">
    <w:p w14:paraId="546F5FFA" w14:textId="77777777" w:rsidR="00E14083" w:rsidRDefault="00E14083">
      <w:pPr>
        <w:pStyle w:val="CommentText"/>
      </w:pPr>
      <w:r>
        <w:rPr>
          <w:rStyle w:val="CommentReference"/>
        </w:rPr>
        <w:annotationRef/>
      </w:r>
      <w:r>
        <w:t>Nations or peoples?</w:t>
      </w:r>
    </w:p>
  </w:comment>
  <w:comment w:id="1505" w:author="Windows User" w:date="2015-10-30T08:56:00Z" w:initials="WU">
    <w:p w14:paraId="4FC1DCF3" w14:textId="77777777" w:rsidR="00E14083" w:rsidRDefault="00E14083">
      <w:pPr>
        <w:pStyle w:val="CommentText"/>
      </w:pPr>
      <w:r>
        <w:rPr>
          <w:rStyle w:val="CommentReference"/>
        </w:rPr>
        <w:annotationRef/>
      </w:r>
      <w:r>
        <w:t>Burned or consumed?</w:t>
      </w:r>
    </w:p>
  </w:comment>
  <w:comment w:id="1506" w:author="Windows User" w:date="2015-10-30T08:56:00Z" w:initials="WU">
    <w:p w14:paraId="5B463C07" w14:textId="77777777" w:rsidR="00E14083" w:rsidRDefault="00E14083">
      <w:pPr>
        <w:pStyle w:val="CommentText"/>
      </w:pPr>
      <w:r>
        <w:rPr>
          <w:rStyle w:val="CommentReference"/>
        </w:rPr>
        <w:annotationRef/>
      </w:r>
      <w:r>
        <w:t>?</w:t>
      </w:r>
    </w:p>
  </w:comment>
  <w:comment w:id="1507" w:author="Windows User" w:date="2015-10-30T08:56:00Z" w:initials="WU">
    <w:p w14:paraId="3079CC02" w14:textId="77777777" w:rsidR="00E14083" w:rsidRPr="0098028B" w:rsidRDefault="00E140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8" w:author="Windows User" w:date="2015-10-30T08:56:00Z" w:initials="WU">
    <w:p w14:paraId="4B943F0B" w14:textId="77777777" w:rsidR="00E14083" w:rsidRDefault="00E14083">
      <w:pPr>
        <w:pStyle w:val="CommentText"/>
      </w:pPr>
      <w:r>
        <w:rPr>
          <w:rStyle w:val="CommentReference"/>
        </w:rPr>
        <w:annotationRef/>
      </w:r>
      <w:r>
        <w:t>Synaxarium has St. James dying twice… likely one of them should be St. John!</w:t>
      </w:r>
    </w:p>
  </w:comment>
  <w:comment w:id="1551" w:author="Windows User" w:date="2015-10-30T08:56:00Z" w:initials="WU">
    <w:p w14:paraId="11436C6E" w14:textId="77777777" w:rsidR="00E14083" w:rsidRDefault="00E14083">
      <w:pPr>
        <w:pStyle w:val="CommentText"/>
      </w:pPr>
      <w:r>
        <w:rPr>
          <w:rStyle w:val="CommentReference"/>
        </w:rPr>
        <w:annotationRef/>
      </w:r>
      <w:r>
        <w:t>Ramez says print synacarium may have him in july</w:t>
      </w:r>
    </w:p>
  </w:comment>
  <w:comment w:id="1562" w:author="Windows User" w:date="2015-10-30T08:56:00Z" w:initials="WU">
    <w:p w14:paraId="62A36CDC" w14:textId="77777777" w:rsidR="00E14083" w:rsidRDefault="00E14083">
      <w:pPr>
        <w:pStyle w:val="CommentText"/>
      </w:pPr>
      <w:r>
        <w:rPr>
          <w:rStyle w:val="CommentReference"/>
        </w:rPr>
        <w:annotationRef/>
      </w:r>
      <w:r>
        <w:t>Approached? What does this vs mean?</w:t>
      </w:r>
    </w:p>
  </w:comment>
  <w:comment w:id="1563" w:author="Windows User" w:date="2015-10-30T08:56:00Z" w:initials="WU">
    <w:p w14:paraId="329416E7" w14:textId="77777777" w:rsidR="00E14083" w:rsidRPr="00035775" w:rsidRDefault="00E140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69" w:author="Windows User" w:date="2015-10-30T08:56:00Z" w:initials="WU">
    <w:p w14:paraId="763F73BB" w14:textId="77777777" w:rsidR="00E14083" w:rsidRDefault="00E14083">
      <w:pPr>
        <w:pStyle w:val="CommentText"/>
      </w:pPr>
      <w:r>
        <w:rPr>
          <w:rStyle w:val="CommentReference"/>
        </w:rPr>
        <w:annotationRef/>
      </w:r>
      <w:r>
        <w:t>Thoughts?</w:t>
      </w:r>
    </w:p>
  </w:comment>
  <w:comment w:id="1590" w:author="Windows User" w:date="2015-10-30T08:56:00Z" w:initials="WU">
    <w:p w14:paraId="7B47C8A3" w14:textId="77777777" w:rsidR="00E14083" w:rsidRDefault="00E1408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25" w:author="Windows User" w:date="2015-10-30T08:56:00Z" w:initials="WU">
    <w:p w14:paraId="0BE9113A" w14:textId="77777777" w:rsidR="00E14083" w:rsidRDefault="00E14083">
      <w:pPr>
        <w:pStyle w:val="CommentText"/>
      </w:pPr>
      <w:r>
        <w:rPr>
          <w:rStyle w:val="CommentReference"/>
        </w:rPr>
        <w:annotationRef/>
      </w:r>
      <w:r>
        <w:t>Completely different.</w:t>
      </w:r>
    </w:p>
  </w:comment>
  <w:comment w:id="1626" w:author="Windows User" w:date="2015-10-30T08:56:00Z" w:initials="WU">
    <w:p w14:paraId="074682DD" w14:textId="77777777" w:rsidR="00E14083" w:rsidRDefault="00E14083">
      <w:pPr>
        <w:pStyle w:val="CommentText"/>
      </w:pPr>
      <w:r>
        <w:rPr>
          <w:rStyle w:val="CommentReference"/>
        </w:rPr>
        <w:annotationRef/>
      </w:r>
      <w:r>
        <w:t>With or in?</w:t>
      </w:r>
    </w:p>
  </w:comment>
  <w:comment w:id="1627" w:author="Windows User" w:date="2015-10-30T08:56:00Z" w:initials="WU">
    <w:p w14:paraId="371712E1" w14:textId="77777777" w:rsidR="00E14083" w:rsidRDefault="00E14083">
      <w:pPr>
        <w:pStyle w:val="CommentText"/>
      </w:pPr>
      <w:r>
        <w:rPr>
          <w:rStyle w:val="CommentReference"/>
        </w:rPr>
        <w:annotationRef/>
      </w:r>
    </w:p>
  </w:comment>
  <w:comment w:id="1628" w:author="Windows User" w:date="2015-10-30T08:56:00Z" w:initials="WU">
    <w:p w14:paraId="0B3C1D3B" w14:textId="77777777" w:rsidR="00E14083" w:rsidRDefault="00E14083">
      <w:pPr>
        <w:pStyle w:val="CommentText"/>
      </w:pPr>
      <w:r>
        <w:rPr>
          <w:rStyle w:val="CommentReference"/>
        </w:rPr>
        <w:annotationRef/>
      </w:r>
      <w:r>
        <w:t>Sound or voice?</w:t>
      </w:r>
    </w:p>
  </w:comment>
  <w:comment w:id="1630" w:author="Windows User" w:date="2015-10-30T08:56:00Z" w:initials="WU">
    <w:p w14:paraId="1C3A0B98" w14:textId="77777777" w:rsidR="00E14083" w:rsidRDefault="00E14083">
      <w:pPr>
        <w:pStyle w:val="CommentText"/>
      </w:pPr>
      <w:r>
        <w:rPr>
          <w:rStyle w:val="CommentReference"/>
        </w:rPr>
        <w:annotationRef/>
      </w:r>
      <w:r>
        <w:t>Open to suggetions.</w:t>
      </w:r>
    </w:p>
  </w:comment>
  <w:comment w:id="1631" w:author="Windows User" w:date="2015-10-30T08:56:00Z" w:initials="WU">
    <w:p w14:paraId="79DB91AB" w14:textId="77777777" w:rsidR="00E14083" w:rsidRDefault="00E14083">
      <w:pPr>
        <w:pStyle w:val="CommentText"/>
      </w:pPr>
      <w:r>
        <w:rPr>
          <w:rStyle w:val="CommentReference"/>
        </w:rPr>
        <w:annotationRef/>
      </w:r>
      <w:r>
        <w:t>Before?</w:t>
      </w:r>
    </w:p>
  </w:comment>
  <w:comment w:id="1632" w:author="Windows User" w:date="2015-10-30T08:56:00Z" w:initials="WU">
    <w:p w14:paraId="777049F3" w14:textId="77777777" w:rsidR="00E14083" w:rsidRDefault="00E14083">
      <w:pPr>
        <w:pStyle w:val="CommentText"/>
      </w:pPr>
      <w:r>
        <w:rPr>
          <w:rStyle w:val="CommentReference"/>
        </w:rPr>
        <w:annotationRef/>
      </w:r>
      <w:r>
        <w:t>Nations?</w:t>
      </w:r>
    </w:p>
  </w:comment>
  <w:comment w:id="1633" w:author="Windows User" w:date="2015-10-30T08:56:00Z" w:initials="WU">
    <w:p w14:paraId="29D1E0CC" w14:textId="77777777" w:rsidR="00E14083" w:rsidRDefault="00E14083">
      <w:pPr>
        <w:pStyle w:val="CommentText"/>
      </w:pPr>
      <w:r>
        <w:rPr>
          <w:rStyle w:val="CommentReference"/>
        </w:rPr>
        <w:annotationRef/>
      </w:r>
      <w:r>
        <w:t>?</w:t>
      </w:r>
    </w:p>
  </w:comment>
  <w:comment w:id="1674" w:author="Windows User" w:date="2015-10-30T08:56:00Z" w:initials="WU">
    <w:p w14:paraId="73A9ACC7" w14:textId="77777777" w:rsidR="00E14083" w:rsidRDefault="00E14083">
      <w:pPr>
        <w:pStyle w:val="CommentText"/>
      </w:pPr>
      <w:r>
        <w:rPr>
          <w:rStyle w:val="CommentReference"/>
        </w:rPr>
        <w:annotationRef/>
      </w:r>
      <w:r>
        <w:t>?</w:t>
      </w:r>
    </w:p>
  </w:comment>
  <w:comment w:id="1681" w:author="Windows User" w:date="2015-10-30T08:56:00Z" w:initials="WU">
    <w:p w14:paraId="4F5630C0" w14:textId="77777777" w:rsidR="00E14083" w:rsidRDefault="00E14083">
      <w:pPr>
        <w:pStyle w:val="CommentText"/>
      </w:pPr>
      <w:r>
        <w:rPr>
          <w:rStyle w:val="CommentReference"/>
        </w:rPr>
        <w:annotationRef/>
      </w:r>
      <w:r>
        <w:t>Abba Noub, abanoub, Apa Noub, Apnoub?</w:t>
      </w:r>
    </w:p>
  </w:comment>
  <w:comment w:id="1682" w:author="Windows User" w:date="2015-10-30T08:56:00Z" w:initials="WU">
    <w:p w14:paraId="3899034D" w14:textId="77777777" w:rsidR="00E14083" w:rsidRDefault="00E14083">
      <w:pPr>
        <w:pStyle w:val="CommentText"/>
      </w:pPr>
      <w:r>
        <w:rPr>
          <w:rStyle w:val="CommentReference"/>
        </w:rPr>
        <w:annotationRef/>
      </w:r>
      <w:r>
        <w:t>Upright, or orthodox?</w:t>
      </w:r>
    </w:p>
  </w:comment>
  <w:comment w:id="1691" w:author="Windows User" w:date="2015-10-30T08:56:00Z" w:initials="WU">
    <w:p w14:paraId="61207ABC" w14:textId="77777777" w:rsidR="00E14083" w:rsidRDefault="00E14083">
      <w:pPr>
        <w:pStyle w:val="CommentText"/>
      </w:pPr>
      <w:r>
        <w:rPr>
          <w:rStyle w:val="CommentReference"/>
        </w:rPr>
        <w:annotationRef/>
      </w:r>
      <w:r>
        <w:t>Are we going with ti agia = saint and ti ethowab = the holy?</w:t>
      </w:r>
    </w:p>
  </w:comment>
  <w:comment w:id="1713" w:author="Windows User" w:date="2015-11-18T20:43:00Z" w:initials="WU">
    <w:p w14:paraId="08613E46" w14:textId="00F90E8C" w:rsidR="00E14083" w:rsidRDefault="00E14083">
      <w:pPr>
        <w:pStyle w:val="CommentText"/>
      </w:pPr>
      <w:r>
        <w:rPr>
          <w:rStyle w:val="CommentReference"/>
        </w:rPr>
        <w:annotationRef/>
      </w:r>
      <w:r>
        <w:t>Is this for Adam days? Or just Sundays?</w:t>
      </w:r>
    </w:p>
  </w:comment>
  <w:comment w:id="1714" w:author="Windows User" w:date="2015-11-18T20:38:00Z" w:initials="WU">
    <w:p w14:paraId="43F9C3B7" w14:textId="77777777" w:rsidR="00E14083" w:rsidRDefault="00E14083">
      <w:pPr>
        <w:pStyle w:val="CommentText"/>
      </w:pPr>
      <w:r>
        <w:rPr>
          <w:rStyle w:val="CommentReference"/>
        </w:rPr>
        <w:annotationRef/>
      </w:r>
      <w:r>
        <w:t>What does this mean? I feel like we put something else somewhere else</w:t>
      </w:r>
    </w:p>
  </w:comment>
  <w:comment w:id="1716" w:author="Windows User" w:date="2015-11-19T22:12:00Z" w:initials="WU">
    <w:p w14:paraId="79F037D4" w14:textId="77777777" w:rsidR="00E14083" w:rsidRDefault="00E14083">
      <w:pPr>
        <w:pStyle w:val="CommentText"/>
      </w:pPr>
      <w:r>
        <w:rPr>
          <w:rStyle w:val="CommentReference"/>
        </w:rPr>
        <w:annotationRef/>
      </w:r>
      <w:r>
        <w:t>Theotokos forever, or ever-Theotokos?</w:t>
      </w:r>
    </w:p>
  </w:comment>
  <w:comment w:id="1717" w:author="Windows User" w:date="2015-11-19T22:12:00Z" w:initials="WU">
    <w:p w14:paraId="7E2C6DDB" w14:textId="77777777" w:rsidR="00E14083" w:rsidRDefault="00E14083">
      <w:pPr>
        <w:pStyle w:val="CommentText"/>
      </w:pPr>
      <w:r>
        <w:rPr>
          <w:rStyle w:val="CommentReference"/>
        </w:rPr>
        <w:annotationRef/>
      </w:r>
      <w:r>
        <w:t>What does this mean?</w:t>
      </w:r>
    </w:p>
  </w:comment>
  <w:comment w:id="1718" w:author="Windows User" w:date="2015-11-19T22:12:00Z" w:initials="WU">
    <w:p w14:paraId="71146019" w14:textId="77777777" w:rsidR="00E14083" w:rsidRDefault="00E14083">
      <w:pPr>
        <w:pStyle w:val="CommentText"/>
      </w:pPr>
      <w:r>
        <w:rPr>
          <w:rStyle w:val="CommentReference"/>
        </w:rPr>
        <w:annotationRef/>
      </w:r>
      <w:r>
        <w:t>What does this mean?</w:t>
      </w:r>
    </w:p>
  </w:comment>
  <w:comment w:id="1719" w:author="Windows User" w:date="2015-11-19T22:12:00Z" w:initials="WU">
    <w:p w14:paraId="24E4F57A" w14:textId="77777777" w:rsidR="00E14083" w:rsidRDefault="00E14083">
      <w:pPr>
        <w:pStyle w:val="CommentText"/>
      </w:pPr>
      <w:r>
        <w:rPr>
          <w:rStyle w:val="CommentReference"/>
        </w:rPr>
        <w:annotationRef/>
      </w:r>
      <w:r>
        <w:t>Praying or interceding?</w:t>
      </w:r>
    </w:p>
  </w:comment>
  <w:comment w:id="1737" w:author="Windows User" w:date="2015-10-30T08:56:00Z" w:initials="WU">
    <w:p w14:paraId="36116F5D" w14:textId="77777777" w:rsidR="00E14083" w:rsidRPr="00F905FE" w:rsidRDefault="00E140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38" w:author="Windows User" w:date="2015-10-30T08:56:00Z" w:initials="WU">
    <w:p w14:paraId="55EA204B" w14:textId="77777777" w:rsidR="00E14083" w:rsidRDefault="00E14083">
      <w:pPr>
        <w:pStyle w:val="CommentText"/>
      </w:pPr>
      <w:r>
        <w:rPr>
          <w:rStyle w:val="CommentReference"/>
        </w:rPr>
        <w:annotationRef/>
      </w:r>
      <w:r>
        <w:t>Typo?</w:t>
      </w:r>
    </w:p>
  </w:comment>
  <w:comment w:id="1759" w:author="Windows User" w:date="2015-10-30T08:56:00Z" w:initials="WU">
    <w:p w14:paraId="11E5D177" w14:textId="77777777" w:rsidR="00E14083" w:rsidRPr="00DD5DBC" w:rsidRDefault="00E1408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61" w:author="Windows User" w:date="2015-10-30T08:56:00Z" w:initials="WU">
    <w:p w14:paraId="38A16B24" w14:textId="77777777" w:rsidR="00E14083" w:rsidRDefault="00E14083">
      <w:pPr>
        <w:pStyle w:val="CommentText"/>
      </w:pPr>
      <w:r>
        <w:rPr>
          <w:rStyle w:val="CommentReference"/>
        </w:rPr>
        <w:annotationRef/>
      </w:r>
      <w:r>
        <w:t>What does the Coptic say?</w:t>
      </w:r>
    </w:p>
  </w:comment>
  <w:comment w:id="1762" w:author="Windows User" w:date="2015-10-30T08:56:00Z" w:initials="WU">
    <w:p w14:paraId="239824AA" w14:textId="77777777" w:rsidR="00E14083" w:rsidRDefault="00E14083">
      <w:pPr>
        <w:pStyle w:val="CommentText"/>
      </w:pPr>
      <w:r>
        <w:rPr>
          <w:rStyle w:val="CommentReference"/>
        </w:rPr>
        <w:annotationRef/>
      </w:r>
      <w:r>
        <w:t>What is being quoted? 2Cor 5?</w:t>
      </w:r>
    </w:p>
  </w:comment>
  <w:comment w:id="1765" w:author="Windows User" w:date="2015-10-30T08:56:00Z" w:initials="WU">
    <w:p w14:paraId="1EC34668" w14:textId="77777777" w:rsidR="00E14083" w:rsidRDefault="00E14083">
      <w:pPr>
        <w:pStyle w:val="CommentText"/>
      </w:pPr>
      <w:r>
        <w:rPr>
          <w:rStyle w:val="CommentReference"/>
        </w:rPr>
        <w:annotationRef/>
      </w:r>
      <w:r>
        <w:t>This is clearly a late composition, bastardizing other hymns. “our father in heaven, the sinless one, with your good father…” right.</w:t>
      </w:r>
    </w:p>
  </w:comment>
  <w:comment w:id="1766" w:author="Windows User" w:date="2015-10-30T08:56:00Z" w:initials="WU">
    <w:p w14:paraId="4470C38C" w14:textId="77777777" w:rsidR="00E14083" w:rsidRDefault="00E14083">
      <w:pPr>
        <w:pStyle w:val="CommentText"/>
      </w:pPr>
      <w:r>
        <w:rPr>
          <w:rStyle w:val="CommentReference"/>
        </w:rPr>
        <w:annotationRef/>
      </w:r>
      <w:r>
        <w:t>Coptic is different from previous verse. What should English be?</w:t>
      </w:r>
    </w:p>
  </w:comment>
  <w:comment w:id="1767" w:author="Windows User" w:date="2015-10-30T08:56:00Z" w:initials="WU">
    <w:p w14:paraId="350A9B71" w14:textId="77777777" w:rsidR="00E14083" w:rsidRDefault="00E14083">
      <w:pPr>
        <w:pStyle w:val="CommentText"/>
      </w:pPr>
      <w:r>
        <w:rPr>
          <w:rStyle w:val="CommentReference"/>
        </w:rPr>
        <w:annotationRef/>
      </w:r>
      <w:r>
        <w:t>Or athletes? Or athletic martyrs?</w:t>
      </w:r>
    </w:p>
  </w:comment>
  <w:comment w:id="1768" w:author="Windows User" w:date="2015-10-30T08:56:00Z" w:initials="WU">
    <w:p w14:paraId="72F9FFC3" w14:textId="77777777" w:rsidR="00E14083" w:rsidRDefault="00E14083">
      <w:pPr>
        <w:pStyle w:val="CommentText"/>
      </w:pPr>
      <w:r>
        <w:rPr>
          <w:rStyle w:val="CommentReference"/>
        </w:rPr>
        <w:annotationRef/>
      </w:r>
      <w:r>
        <w:t>Or of the martyrs?</w:t>
      </w:r>
    </w:p>
  </w:comment>
  <w:comment w:id="1769" w:author="Windows User" w:date="2015-10-30T08:56:00Z" w:initials="WU">
    <w:p w14:paraId="7BD5C124" w14:textId="77777777" w:rsidR="00E14083" w:rsidRDefault="00E14083">
      <w:pPr>
        <w:pStyle w:val="CommentText"/>
      </w:pPr>
      <w:r>
        <w:rPr>
          <w:rStyle w:val="CommentReference"/>
        </w:rPr>
        <w:annotationRef/>
      </w:r>
      <w:r>
        <w:t>Carries or lifts?</w:t>
      </w:r>
    </w:p>
  </w:comment>
  <w:comment w:id="1770" w:author="Windows User" w:date="2015-10-30T08:56:00Z" w:initials="WU">
    <w:p w14:paraId="525F7218" w14:textId="77777777" w:rsidR="00E14083" w:rsidRDefault="00E14083">
      <w:pPr>
        <w:pStyle w:val="CommentText"/>
      </w:pPr>
      <w:r>
        <w:rPr>
          <w:rStyle w:val="CommentReference"/>
        </w:rPr>
        <w:annotationRef/>
      </w:r>
      <w:r>
        <w:t>Churches?</w:t>
      </w:r>
    </w:p>
    <w:p w14:paraId="32A8F1D7" w14:textId="77777777" w:rsidR="00E14083" w:rsidRDefault="00E14083">
      <w:pPr>
        <w:pStyle w:val="CommentText"/>
      </w:pPr>
    </w:p>
  </w:comment>
  <w:comment w:id="1771" w:author="Windows User" w:date="2015-10-30T08:56:00Z" w:initials="WU">
    <w:p w14:paraId="165286E5" w14:textId="77777777" w:rsidR="00E14083" w:rsidRDefault="00E14083">
      <w:pPr>
        <w:pStyle w:val="CommentText"/>
      </w:pPr>
      <w:r>
        <w:rPr>
          <w:rStyle w:val="CommentReference"/>
        </w:rPr>
        <w:annotationRef/>
      </w:r>
      <w:r>
        <w:t>End?</w:t>
      </w:r>
    </w:p>
  </w:comment>
  <w:comment w:id="1780" w:author="Windows User" w:date="2015-10-30T08:56:00Z" w:initials="WU">
    <w:p w14:paraId="770DC519" w14:textId="77777777" w:rsidR="00E14083" w:rsidRDefault="00E14083">
      <w:pPr>
        <w:pStyle w:val="CommentText"/>
      </w:pPr>
      <w:r>
        <w:rPr>
          <w:rStyle w:val="CommentReference"/>
        </w:rPr>
        <w:annotationRef/>
      </w:r>
      <w:r>
        <w:t>Or full stop. You are worthy of the glory,</w:t>
      </w:r>
    </w:p>
  </w:comment>
  <w:comment w:id="1786" w:author="Windows User" w:date="2015-10-30T08:56:00Z" w:initials="WU">
    <w:p w14:paraId="664F3BFA" w14:textId="77777777" w:rsidR="00E14083" w:rsidRDefault="00E14083">
      <w:pPr>
        <w:pStyle w:val="CommentText"/>
      </w:pPr>
      <w:r>
        <w:rPr>
          <w:rStyle w:val="CommentReference"/>
        </w:rPr>
        <w:annotationRef/>
      </w:r>
      <w:r>
        <w:t>?</w:t>
      </w:r>
    </w:p>
  </w:comment>
  <w:comment w:id="1789" w:author="Windows User" w:date="2015-10-30T08:56:00Z" w:initials="WU">
    <w:p w14:paraId="08BCD53E" w14:textId="77777777" w:rsidR="00E14083" w:rsidRDefault="00E14083">
      <w:pPr>
        <w:pStyle w:val="CommentText"/>
      </w:pPr>
      <w:r>
        <w:rPr>
          <w:rStyle w:val="CommentReference"/>
        </w:rPr>
        <w:annotationRef/>
      </w:r>
      <w:r>
        <w:t>Is? Or will be? Exalted, or highly exalted?</w:t>
      </w:r>
    </w:p>
  </w:comment>
  <w:comment w:id="1791" w:author="Windows User" w:date="2015-10-30T08:56:00Z" w:initials="WU">
    <w:p w14:paraId="4F4D62D2" w14:textId="77777777" w:rsidR="00E14083" w:rsidRDefault="00E14083">
      <w:pPr>
        <w:pStyle w:val="CommentText"/>
      </w:pPr>
      <w:r>
        <w:rPr>
          <w:rStyle w:val="CommentReference"/>
        </w:rPr>
        <w:annotationRef/>
      </w:r>
      <w:r>
        <w:t>Bring or offer</w:t>
      </w:r>
    </w:p>
  </w:comment>
  <w:comment w:id="1792" w:author="Windows User" w:date="2015-10-30T08:56:00Z" w:initials="WU">
    <w:p w14:paraId="66D4EE13" w14:textId="77777777" w:rsidR="00E14083" w:rsidRDefault="00E14083">
      <w:pPr>
        <w:pStyle w:val="CommentText"/>
      </w:pPr>
      <w:r>
        <w:rPr>
          <w:rStyle w:val="CommentReference"/>
        </w:rPr>
        <w:annotationRef/>
      </w:r>
      <w:r>
        <w:t>Spelling?</w:t>
      </w:r>
    </w:p>
  </w:comment>
  <w:comment w:id="1798" w:author="Windows User" w:date="2015-11-17T22:12:00Z" w:initials="WU">
    <w:p w14:paraId="412F0631" w14:textId="77777777" w:rsidR="00E14083" w:rsidRDefault="00E14083">
      <w:pPr>
        <w:pStyle w:val="CommentText"/>
      </w:pPr>
      <w:r>
        <w:rPr>
          <w:rStyle w:val="CommentReference"/>
        </w:rPr>
        <w:annotationRef/>
      </w:r>
      <w:r>
        <w:t>Literally trampled, right? Or crushed?</w:t>
      </w:r>
    </w:p>
  </w:comment>
  <w:comment w:id="1799" w:author="Windows User" w:date="2015-11-17T22:12:00Z" w:initials="WU">
    <w:p w14:paraId="135DCC31" w14:textId="77777777" w:rsidR="00E14083" w:rsidRDefault="00E14083">
      <w:pPr>
        <w:pStyle w:val="CommentText"/>
      </w:pPr>
      <w:r>
        <w:rPr>
          <w:rStyle w:val="CommentReference"/>
        </w:rPr>
        <w:annotationRef/>
      </w:r>
      <w:r>
        <w:t>Authority? Might? Reign?</w:t>
      </w:r>
    </w:p>
  </w:comment>
  <w:comment w:id="1802" w:author="Windows User" w:date="2015-10-30T08:56:00Z" w:initials="WU">
    <w:p w14:paraId="11BE3C4D" w14:textId="77777777" w:rsidR="00E14083" w:rsidRDefault="00E14083">
      <w:pPr>
        <w:pStyle w:val="CommentText"/>
      </w:pPr>
      <w:r>
        <w:rPr>
          <w:rStyle w:val="CommentReference"/>
        </w:rPr>
        <w:annotationRef/>
      </w:r>
      <w:r>
        <w:t>Name or Holy Name?</w:t>
      </w:r>
    </w:p>
  </w:comment>
  <w:comment w:id="1812" w:author="Windows User" w:date="2015-10-30T08:56:00Z" w:initials="WU">
    <w:p w14:paraId="4A1C10F1" w14:textId="77777777" w:rsidR="00E14083" w:rsidRDefault="00E14083">
      <w:pPr>
        <w:pStyle w:val="CommentText"/>
      </w:pPr>
      <w:r>
        <w:rPr>
          <w:rStyle w:val="CommentReference"/>
        </w:rPr>
        <w:annotationRef/>
      </w:r>
      <w:r>
        <w:t>Christ or Jesus Christ?</w:t>
      </w:r>
    </w:p>
  </w:comment>
  <w:comment w:id="1818" w:author="Windows User" w:date="2015-10-30T08:56:00Z" w:initials="WU">
    <w:p w14:paraId="31C2C585" w14:textId="77777777" w:rsidR="00E14083" w:rsidRDefault="00E14083">
      <w:pPr>
        <w:pStyle w:val="CommentText"/>
      </w:pPr>
      <w:r>
        <w:rPr>
          <w:rStyle w:val="CommentReference"/>
        </w:rPr>
        <w:annotationRef/>
      </w:r>
      <w:r>
        <w:t>Name or Holy Name?</w:t>
      </w:r>
    </w:p>
  </w:comment>
  <w:comment w:id="1819" w:author="Windows User" w:date="2015-10-30T08:56:00Z" w:initials="WU">
    <w:p w14:paraId="18203C3C" w14:textId="77777777" w:rsidR="00E14083" w:rsidRDefault="00E14083">
      <w:pPr>
        <w:pStyle w:val="CommentText"/>
      </w:pPr>
      <w:r>
        <w:rPr>
          <w:rStyle w:val="CommentReference"/>
        </w:rPr>
        <w:annotationRef/>
      </w:r>
      <w:r>
        <w:t>To Him? Or by His might/power?</w:t>
      </w:r>
    </w:p>
  </w:comment>
  <w:comment w:id="1820" w:author="Windows User" w:date="2015-10-30T08:56:00Z" w:initials="WU">
    <w:p w14:paraId="27B39720" w14:textId="77777777" w:rsidR="00E14083" w:rsidRDefault="00E14083">
      <w:pPr>
        <w:pStyle w:val="CommentText"/>
      </w:pPr>
      <w:r>
        <w:rPr>
          <w:rStyle w:val="CommentReference"/>
        </w:rPr>
        <w:annotationRef/>
      </w:r>
      <w:r>
        <w:t>Might, or may?</w:t>
      </w:r>
    </w:p>
  </w:comment>
  <w:comment w:id="1821" w:author="Windows User" w:date="2015-10-30T08:56:00Z" w:initials="WU">
    <w:p w14:paraId="2FB96B7C" w14:textId="77777777" w:rsidR="00E14083" w:rsidRDefault="00E14083" w:rsidP="00F77A5B">
      <w:pPr>
        <w:pStyle w:val="CommentText"/>
      </w:pPr>
      <w:r>
        <w:rPr>
          <w:rStyle w:val="CommentReference"/>
        </w:rPr>
        <w:annotationRef/>
      </w:r>
      <w:r>
        <w:t>Christ or Jesus Christ?</w:t>
      </w:r>
    </w:p>
  </w:comment>
  <w:comment w:id="1824" w:author="Windows User" w:date="2015-10-30T08:56:00Z" w:initials="WU">
    <w:p w14:paraId="775D4B1C" w14:textId="77777777" w:rsidR="00E14083" w:rsidRDefault="00E14083">
      <w:pPr>
        <w:pStyle w:val="CommentText"/>
      </w:pPr>
      <w:r>
        <w:rPr>
          <w:rStyle w:val="CommentReference"/>
        </w:rPr>
        <w:annotationRef/>
      </w:r>
      <w:r>
        <w:t>Miracles?</w:t>
      </w:r>
    </w:p>
  </w:comment>
  <w:comment w:id="1830" w:author="Windows User" w:date="2015-10-30T08:56:00Z" w:initials="WU">
    <w:p w14:paraId="511773EC" w14:textId="77777777" w:rsidR="00E14083" w:rsidRDefault="00E14083">
      <w:pPr>
        <w:pStyle w:val="CommentText"/>
      </w:pPr>
      <w:r>
        <w:rPr>
          <w:rStyle w:val="CommentReference"/>
        </w:rPr>
        <w:annotationRef/>
      </w:r>
      <w:r>
        <w:t>Name or Holy Name?</w:t>
      </w:r>
    </w:p>
  </w:comment>
  <w:comment w:id="1831" w:author="Windows User" w:date="2015-10-30T08:56:00Z" w:initials="WU">
    <w:p w14:paraId="0BC6FD3A" w14:textId="77777777" w:rsidR="00E14083" w:rsidRDefault="00E14083">
      <w:pPr>
        <w:pStyle w:val="CommentText"/>
      </w:pPr>
      <w:r>
        <w:rPr>
          <w:rStyle w:val="CommentReference"/>
        </w:rPr>
        <w:annotationRef/>
      </w:r>
      <w:r>
        <w:t>To Him? Or by His might/power?</w:t>
      </w:r>
    </w:p>
  </w:comment>
  <w:comment w:id="1832" w:author="Windows User" w:date="2015-10-30T08:56:00Z" w:initials="WU">
    <w:p w14:paraId="6BED6166" w14:textId="77777777" w:rsidR="00E14083" w:rsidRDefault="00E14083">
      <w:pPr>
        <w:pStyle w:val="CommentText"/>
      </w:pPr>
      <w:r>
        <w:rPr>
          <w:rStyle w:val="CommentReference"/>
        </w:rPr>
        <w:annotationRef/>
      </w:r>
      <w:r>
        <w:t>Might, or may?</w:t>
      </w:r>
    </w:p>
  </w:comment>
  <w:comment w:id="1836" w:author="Brett Slote" w:date="2016-05-06T20:19:00Z" w:initials="BS">
    <w:p w14:paraId="184BF56F" w14:textId="0C1ED1E8" w:rsidR="00E14083" w:rsidRDefault="00E14083">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1367EF" w14:textId="77777777" w:rsidR="000E5D9B" w:rsidRDefault="000E5D9B" w:rsidP="006D61CA">
      <w:pPr>
        <w:spacing w:after="0" w:line="240" w:lineRule="auto"/>
      </w:pPr>
      <w:r>
        <w:separator/>
      </w:r>
    </w:p>
  </w:endnote>
  <w:endnote w:type="continuationSeparator" w:id="0">
    <w:p w14:paraId="631115FB" w14:textId="77777777" w:rsidR="000E5D9B" w:rsidRDefault="000E5D9B"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31206D24" w:rsidR="00E14083" w:rsidRPr="004D6538" w:rsidRDefault="00E1408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9448D2">
      <w:rPr>
        <w:noProof/>
        <w:lang w:val="en-US"/>
      </w:rPr>
      <w:t>232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14083" w:rsidRPr="009654EE" w:rsidRDefault="00E1408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5B7B20A4" w:rsidR="00E14083" w:rsidRPr="009654EE" w:rsidRDefault="00E1408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9448D2">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02ED6021" w:rsidR="00E14083" w:rsidRPr="006D61CA" w:rsidRDefault="00E1408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448D2">
      <w:rPr>
        <w:noProof/>
        <w:lang w:val="en-US"/>
      </w:rPr>
      <w:t>231</w:t>
    </w:r>
    <w:r w:rsidRPr="006D61CA">
      <w:rPr>
        <w:lang w:val="en-US"/>
      </w:rPr>
      <w:fldChar w:fldCharType="end"/>
    </w:r>
  </w:p>
  <w:p w14:paraId="1546C8BA" w14:textId="77777777" w:rsidR="00E14083" w:rsidRDefault="00E14083"/>
  <w:p w14:paraId="578F45FC" w14:textId="77777777" w:rsidR="00E14083" w:rsidRDefault="00E1408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3257783A" w:rsidR="00E14083" w:rsidRPr="006D61CA" w:rsidRDefault="00E1408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9448D2">
      <w:rPr>
        <w:noProof/>
        <w:lang w:val="en-US"/>
      </w:rPr>
      <w:t>1107</w:t>
    </w:r>
    <w:r w:rsidRPr="006D61CA">
      <w:rPr>
        <w:lang w:val="en-US"/>
      </w:rPr>
      <w:fldChar w:fldCharType="end"/>
    </w:r>
  </w:p>
  <w:p w14:paraId="6E3E0469" w14:textId="77777777" w:rsidR="00E14083" w:rsidRDefault="00E14083"/>
  <w:p w14:paraId="5C3C24E2" w14:textId="77777777" w:rsidR="00E14083" w:rsidRDefault="00E14083"/>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6B67B22B" w:rsidR="00E14083" w:rsidRPr="004D6538" w:rsidRDefault="00E1408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9448D2">
      <w:rPr>
        <w:noProof/>
        <w:lang w:val="en-US"/>
      </w:rPr>
      <w:t>1106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6BD95" w14:textId="77777777" w:rsidR="000E5D9B" w:rsidRDefault="000E5D9B" w:rsidP="006D61CA">
      <w:pPr>
        <w:spacing w:after="0" w:line="240" w:lineRule="auto"/>
      </w:pPr>
      <w:r>
        <w:separator/>
      </w:r>
    </w:p>
  </w:footnote>
  <w:footnote w:type="continuationSeparator" w:id="0">
    <w:p w14:paraId="402BA81F" w14:textId="77777777" w:rsidR="000E5D9B" w:rsidRDefault="000E5D9B" w:rsidP="006D61CA">
      <w:pPr>
        <w:spacing w:after="0" w:line="240" w:lineRule="auto"/>
      </w:pPr>
      <w:r>
        <w:continuationSeparator/>
      </w:r>
    </w:p>
  </w:footnote>
  <w:footnote w:id="1">
    <w:p w14:paraId="525741D5" w14:textId="22489CEA" w:rsidR="00E14083" w:rsidRDefault="00E14083" w:rsidP="00F94412">
      <w:pPr>
        <w:pStyle w:val="footnote"/>
      </w:pPr>
      <w:r>
        <w:rPr>
          <w:rStyle w:val="FootnoteReference"/>
        </w:rPr>
        <w:footnoteRef/>
      </w:r>
      <w:r>
        <w:t xml:space="preserve"> [JS] or “assemblies”</w:t>
      </w:r>
    </w:p>
  </w:footnote>
  <w:footnote w:id="2">
    <w:p w14:paraId="5E4DFE5E" w14:textId="69B73039" w:rsidR="00E14083" w:rsidRPr="00926B87" w:rsidRDefault="00E1408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 xml:space="preserve">Burmester, O.H.E. “The Horologion of the Egyptian </w:t>
      </w:r>
      <w:proofErr w:type="gramStart"/>
      <w:r w:rsidRPr="00926B87">
        <w:rPr>
          <w:rFonts w:eastAsia="Times New Roman" w:cs="Times New Roman"/>
          <w:sz w:val="18"/>
          <w:lang w:val="en-US"/>
        </w:rPr>
        <w:t>Church :</w:t>
      </w:r>
      <w:proofErr w:type="gramEnd"/>
      <w:r w:rsidRPr="00926B87">
        <w:rPr>
          <w:rFonts w:eastAsia="Times New Roman" w:cs="Times New Roman"/>
          <w:sz w:val="18"/>
          <w:lang w:val="en-US"/>
        </w:rPr>
        <w:t xml:space="preserve"> Coptic and Arabic text from a mediaeval manuscript”. Edizioni del Centro Francescano di Studi Orientali Cristiani. Cairo: 1973</w:t>
      </w:r>
    </w:p>
    <w:p w14:paraId="0E848071" w14:textId="1A64254E" w:rsidR="00E14083" w:rsidRDefault="00E14083" w:rsidP="00031314">
      <w:pPr>
        <w:pStyle w:val="footnote"/>
      </w:pPr>
    </w:p>
  </w:footnote>
  <w:footnote w:id="3">
    <w:p w14:paraId="5EDE2D3A" w14:textId="77777777" w:rsidR="00E14083" w:rsidRDefault="00E1408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4">
    <w:p w14:paraId="0C79E5F0" w14:textId="77777777" w:rsidR="00E14083" w:rsidRDefault="00E14083" w:rsidP="00323889">
      <w:pPr>
        <w:pStyle w:val="footnote"/>
      </w:pPr>
      <w:r>
        <w:rPr>
          <w:rStyle w:val="FootnoteReference"/>
        </w:rPr>
        <w:footnoteRef/>
      </w:r>
      <w:r>
        <w:t xml:space="preserve"> Or “The Lord’s Annointed”</w:t>
      </w:r>
    </w:p>
  </w:footnote>
  <w:footnote w:id="5">
    <w:p w14:paraId="31BBF667" w14:textId="77777777" w:rsidR="00E14083" w:rsidRPr="00926B87" w:rsidRDefault="00E1408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p w14:paraId="3B76CFD3" w14:textId="73AC3D63" w:rsidR="00E14083" w:rsidRDefault="00E14083" w:rsidP="00441BAC">
      <w:pPr>
        <w:pStyle w:val="footnote"/>
      </w:pPr>
    </w:p>
  </w:footnote>
  <w:footnote w:id="6">
    <w:p w14:paraId="580FAEDD" w14:textId="77777777" w:rsidR="00E14083" w:rsidRDefault="00E14083" w:rsidP="00130E47">
      <w:pPr>
        <w:pStyle w:val="footnote"/>
      </w:pPr>
      <w:r>
        <w:rPr>
          <w:rStyle w:val="FootnoteReference"/>
        </w:rPr>
        <w:footnoteRef/>
      </w:r>
      <w:r>
        <w:t xml:space="preserve"> Or “The Lord’s Annointed”</w:t>
      </w:r>
    </w:p>
  </w:footnote>
  <w:footnote w:id="7">
    <w:p w14:paraId="74D64774" w14:textId="4A8F239B" w:rsidR="00E14083" w:rsidRDefault="00E1408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8">
    <w:p w14:paraId="6CB42CA0" w14:textId="488CBE5E" w:rsidR="00E14083" w:rsidRDefault="00E1408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9">
    <w:p w14:paraId="5720D5E2" w14:textId="77777777" w:rsidR="00E14083" w:rsidRDefault="00E1408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0">
    <w:p w14:paraId="21BA1E56" w14:textId="77777777" w:rsidR="00E14083" w:rsidRDefault="00E14083" w:rsidP="00485E0C">
      <w:pPr>
        <w:pStyle w:val="footnote"/>
      </w:pPr>
      <w:r>
        <w:rPr>
          <w:rStyle w:val="FootnoteReference"/>
          <w:rFonts w:cs="@MingLiU"/>
          <w:szCs w:val="18"/>
        </w:rPr>
        <w:footnoteRef/>
      </w:r>
      <w:r w:rsidRPr="003C6041">
        <w:t>Literally, unbroken fence</w:t>
      </w:r>
    </w:p>
  </w:footnote>
  <w:footnote w:id="11">
    <w:p w14:paraId="7C2A9DE8" w14:textId="15E62972" w:rsidR="00E14083" w:rsidRDefault="00E1408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2">
    <w:p w14:paraId="09F8D73A" w14:textId="16300F8E" w:rsidR="00E14083" w:rsidRDefault="00E1408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3">
    <w:p w14:paraId="2A658EFC" w14:textId="19BD2A62" w:rsidR="00E14083" w:rsidRDefault="00E1408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4">
    <w:p w14:paraId="152B14E5" w14:textId="77777777" w:rsidR="00E14083" w:rsidRDefault="00E1408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5">
    <w:p w14:paraId="30CD4346" w14:textId="77777777" w:rsidR="00E14083" w:rsidRDefault="00E14083" w:rsidP="006800D4">
      <w:pPr>
        <w:pStyle w:val="footnote"/>
      </w:pPr>
      <w:r>
        <w:rPr>
          <w:rStyle w:val="FootnoteReference"/>
        </w:rPr>
        <w:footnoteRef/>
      </w:r>
      <w:r>
        <w:t xml:space="preserve"> Or ‘Unique’</w:t>
      </w:r>
    </w:p>
  </w:footnote>
  <w:footnote w:id="16">
    <w:p w14:paraId="4D9AA31B" w14:textId="77777777" w:rsidR="00E14083" w:rsidRDefault="00E14083" w:rsidP="006800D4">
      <w:pPr>
        <w:pStyle w:val="footnote"/>
      </w:pPr>
      <w:r>
        <w:rPr>
          <w:rStyle w:val="FootnoteReference"/>
        </w:rPr>
        <w:footnoteRef/>
      </w:r>
      <w:r>
        <w:t xml:space="preserve"> The alternative, shorter Gospel reading is suppressed in current practice</w:t>
      </w:r>
    </w:p>
  </w:footnote>
  <w:footnote w:id="17">
    <w:p w14:paraId="40701202" w14:textId="3A9866C8" w:rsidR="00E14083" w:rsidRDefault="00E1408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18">
    <w:p w14:paraId="55E6A2D2" w14:textId="54BBD7DD" w:rsidR="00E14083" w:rsidRDefault="00E1408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19">
    <w:p w14:paraId="70D46626" w14:textId="108AFFBE" w:rsidR="00E14083" w:rsidRDefault="00E1408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0">
    <w:p w14:paraId="266FB058" w14:textId="7088DF92" w:rsidR="00E14083" w:rsidRDefault="00E1408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1">
    <w:p w14:paraId="52EF2EE1" w14:textId="5A872874" w:rsidR="00E14083" w:rsidRDefault="00E1408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w:t>
      </w:r>
      <w:proofErr w:type="gramStart"/>
      <w:r>
        <w:t>incorruptible</w:t>
      </w:r>
      <w:proofErr w:type="gramEnd"/>
      <w:r>
        <w:t xml:space="preserve"> Person, O Good One.” The Byzantine rite has “we venerate Your immaculate icon, O Good one,” and is also prayed at the 6</w:t>
      </w:r>
      <w:r w:rsidRPr="0039433D">
        <w:rPr>
          <w:vertAlign w:val="superscript"/>
        </w:rPr>
        <w:t>th</w:t>
      </w:r>
      <w:r>
        <w:t xml:space="preserve"> hour, but only during Lent.</w:t>
      </w:r>
    </w:p>
  </w:footnote>
  <w:footnote w:id="22">
    <w:p w14:paraId="25CCDCBD" w14:textId="698D5AF2" w:rsidR="00E14083" w:rsidRDefault="00E1408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3">
    <w:p w14:paraId="3F3CFE0D" w14:textId="2B4C27CA" w:rsidR="00E14083" w:rsidRDefault="00E1408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24">
    <w:p w14:paraId="21EB05D3" w14:textId="3E0DE2CA" w:rsidR="00E14083" w:rsidRPr="004A3E27" w:rsidRDefault="00E1408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5">
    <w:p w14:paraId="504B45F8" w14:textId="77777777" w:rsidR="00E14083" w:rsidRPr="004A3E27" w:rsidRDefault="00E14083" w:rsidP="00A91B17">
      <w:pPr>
        <w:pStyle w:val="footnote"/>
      </w:pPr>
      <w:r w:rsidRPr="004A3E27">
        <w:rPr>
          <w:rStyle w:val="FootnoteReference"/>
        </w:rPr>
        <w:footnoteRef/>
      </w:r>
      <w:r w:rsidRPr="004A3E27">
        <w:t xml:space="preserve"> ‘An allusion to our Lord’s persecutors mentioned in Acts 4:26’ (St. Augustine).</w:t>
      </w:r>
    </w:p>
  </w:footnote>
  <w:footnote w:id="26">
    <w:p w14:paraId="72C81E85" w14:textId="34D1DBFF" w:rsidR="00E14083" w:rsidRPr="004A3E27" w:rsidRDefault="00E1408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7">
    <w:p w14:paraId="0247D5F2" w14:textId="77777777" w:rsidR="00E14083" w:rsidRPr="004A3E27" w:rsidRDefault="00E1408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8">
    <w:p w14:paraId="18E761AF" w14:textId="77777777" w:rsidR="00E14083" w:rsidRPr="004A3E27" w:rsidRDefault="00E1408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29">
    <w:p w14:paraId="5A601DD3" w14:textId="77777777" w:rsidR="00E14083" w:rsidRPr="004A3E27" w:rsidRDefault="00E1408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0">
    <w:p w14:paraId="007228D7" w14:textId="77777777" w:rsidR="00E14083" w:rsidRPr="004A3E27" w:rsidRDefault="00E14083" w:rsidP="00C06875">
      <w:pPr>
        <w:pStyle w:val="footnote"/>
      </w:pPr>
      <w:r w:rsidRPr="004A3E27">
        <w:rPr>
          <w:rStyle w:val="FootnoteReference"/>
        </w:rPr>
        <w:footnoteRef/>
      </w:r>
      <w:r w:rsidRPr="004A3E27">
        <w:t xml:space="preserve"> Pause a moment and give that a little thought.</w:t>
      </w:r>
    </w:p>
  </w:footnote>
  <w:footnote w:id="31">
    <w:p w14:paraId="2B340A5C" w14:textId="4488FF0C" w:rsidR="00E14083" w:rsidRDefault="00E14083" w:rsidP="00AC01E8">
      <w:pPr>
        <w:pStyle w:val="footnote"/>
      </w:pPr>
      <w:r>
        <w:rPr>
          <w:rStyle w:val="FootnoteReference"/>
        </w:rPr>
        <w:footnoteRef/>
      </w:r>
      <w:r>
        <w:t xml:space="preserve"> [JS] or “enlarged me”</w:t>
      </w:r>
    </w:p>
  </w:footnote>
  <w:footnote w:id="32">
    <w:p w14:paraId="369566FF" w14:textId="769E6598" w:rsidR="00E14083" w:rsidRPr="004A3E27" w:rsidRDefault="00E1408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3">
    <w:p w14:paraId="1C9D0288" w14:textId="77777777" w:rsidR="00E14083" w:rsidRPr="004A3E27" w:rsidRDefault="00E1408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4">
    <w:p w14:paraId="4E76DBB2" w14:textId="77777777" w:rsidR="00E14083" w:rsidRPr="004A3E27" w:rsidRDefault="00E1408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5">
    <w:p w14:paraId="40D70FA9" w14:textId="77777777" w:rsidR="00E14083" w:rsidRPr="004A3E27" w:rsidRDefault="00E1408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6">
    <w:p w14:paraId="6A551E57" w14:textId="51EAA316" w:rsidR="00E14083" w:rsidRDefault="00E14083" w:rsidP="00AC01E8">
      <w:pPr>
        <w:pStyle w:val="footnote"/>
      </w:pPr>
      <w:r>
        <w:rPr>
          <w:rStyle w:val="FootnoteReference"/>
        </w:rPr>
        <w:footnoteRef/>
      </w:r>
      <w:r>
        <w:t xml:space="preserve"> [JS] literally, “face”</w:t>
      </w:r>
    </w:p>
  </w:footnote>
  <w:footnote w:id="37">
    <w:p w14:paraId="158091A0" w14:textId="77777777" w:rsidR="00E14083" w:rsidRPr="004A3E27" w:rsidRDefault="00E14083" w:rsidP="00C06875">
      <w:pPr>
        <w:pStyle w:val="footnote"/>
      </w:pPr>
      <w:r w:rsidRPr="004A3E27">
        <w:rPr>
          <w:rStyle w:val="FootnoteReference"/>
        </w:rPr>
        <w:footnoteRef/>
      </w:r>
      <w:r w:rsidRPr="004A3E27">
        <w:t xml:space="preserve"> Or: I rest in peace and fall asleep at once.</w:t>
      </w:r>
    </w:p>
  </w:footnote>
  <w:footnote w:id="38">
    <w:p w14:paraId="005F68B1" w14:textId="1D86BB98" w:rsidR="00E14083" w:rsidRPr="004A3E27" w:rsidRDefault="00E1408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39">
    <w:p w14:paraId="7607908E" w14:textId="06A72B5C" w:rsidR="00E14083" w:rsidRDefault="00E14083" w:rsidP="00FE33CB">
      <w:pPr>
        <w:pStyle w:val="footnote"/>
      </w:pPr>
      <w:r>
        <w:rPr>
          <w:rStyle w:val="FootnoteReference"/>
        </w:rPr>
        <w:footnoteRef/>
      </w:r>
      <w:r>
        <w:t xml:space="preserve"> [JS] or “and You will see me.”</w:t>
      </w:r>
    </w:p>
  </w:footnote>
  <w:footnote w:id="40">
    <w:p w14:paraId="2738F1D2" w14:textId="121829F4" w:rsidR="00E14083" w:rsidRDefault="00E14083" w:rsidP="00DC2AAA">
      <w:pPr>
        <w:pStyle w:val="footnote"/>
      </w:pPr>
      <w:r>
        <w:rPr>
          <w:rStyle w:val="FootnoteReference"/>
        </w:rPr>
        <w:footnoteRef/>
      </w:r>
      <w:r>
        <w:t xml:space="preserve"> [JS] or lawlessness</w:t>
      </w:r>
    </w:p>
  </w:footnote>
  <w:footnote w:id="41">
    <w:p w14:paraId="0C722E17" w14:textId="0C245CCD" w:rsidR="00E14083" w:rsidRDefault="00E14083" w:rsidP="00423962">
      <w:pPr>
        <w:pStyle w:val="footnote"/>
      </w:pPr>
      <w:r>
        <w:rPr>
          <w:rStyle w:val="FootnoteReference"/>
        </w:rPr>
        <w:footnoteRef/>
      </w:r>
      <w:r>
        <w:t xml:space="preserve"> [JS] “do obeisance”, “worship”, referring to the physical act</w:t>
      </w:r>
    </w:p>
  </w:footnote>
  <w:footnote w:id="42">
    <w:p w14:paraId="673FFF4D" w14:textId="4AC67C07" w:rsidR="00E14083" w:rsidRPr="004A3E27" w:rsidRDefault="00E1408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3">
    <w:p w14:paraId="071C992F" w14:textId="3411D0F6" w:rsidR="00E14083" w:rsidRDefault="00E1408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4">
    <w:p w14:paraId="1D32253D" w14:textId="125A513D" w:rsidR="00E14083" w:rsidRPr="004A3E27" w:rsidRDefault="00E14083" w:rsidP="00C06875">
      <w:pPr>
        <w:pStyle w:val="footnote"/>
      </w:pPr>
      <w:r w:rsidRPr="004A3E27">
        <w:rPr>
          <w:rStyle w:val="FootnoteReference"/>
        </w:rPr>
        <w:footnoteRef/>
      </w:r>
      <w:r w:rsidRPr="004A3E27">
        <w:t xml:space="preserve"> </w:t>
      </w:r>
      <w:r>
        <w:t>cf</w:t>
      </w:r>
      <w:r w:rsidRPr="004A3E27">
        <w:t>. Psalm 37:2; Jeremiah 10:24.</w:t>
      </w:r>
    </w:p>
  </w:footnote>
  <w:footnote w:id="45">
    <w:p w14:paraId="27CB451E" w14:textId="0CFB2FE9" w:rsidR="00E14083" w:rsidRPr="004A3E27" w:rsidRDefault="00E1408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6">
    <w:p w14:paraId="191F4176" w14:textId="002666CD" w:rsidR="00E14083" w:rsidRDefault="00E14083" w:rsidP="00530F84">
      <w:pPr>
        <w:pStyle w:val="footnote"/>
      </w:pPr>
      <w:r>
        <w:rPr>
          <w:rStyle w:val="FootnoteReference"/>
        </w:rPr>
        <w:footnoteRef/>
      </w:r>
      <w:r>
        <w:t xml:space="preserve"> [JS] or “give thanks”. The word conveys “thankfully confess with praise”</w:t>
      </w:r>
    </w:p>
  </w:footnote>
  <w:footnote w:id="47">
    <w:p w14:paraId="3C274CF7" w14:textId="753C99BC" w:rsidR="00E14083" w:rsidRPr="004A3E27" w:rsidRDefault="00E1408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48">
    <w:p w14:paraId="426DCAC0" w14:textId="3C0A3857" w:rsidR="00E14083" w:rsidRDefault="00E14083" w:rsidP="00530F84">
      <w:pPr>
        <w:pStyle w:val="footnote"/>
      </w:pPr>
      <w:r>
        <w:rPr>
          <w:rStyle w:val="FootnoteReference"/>
        </w:rPr>
        <w:footnoteRef/>
      </w:r>
      <w:r>
        <w:t xml:space="preserve"> [JS] Fr. Lazarus and Brenton interpolate “my enemy”</w:t>
      </w:r>
    </w:p>
  </w:footnote>
  <w:footnote w:id="49">
    <w:p w14:paraId="4AC07AFE" w14:textId="206B4893" w:rsidR="00E14083" w:rsidRPr="004A3E27" w:rsidRDefault="00E14083" w:rsidP="00C06875">
      <w:pPr>
        <w:pStyle w:val="footnote"/>
      </w:pPr>
      <w:r w:rsidRPr="004A3E27">
        <w:rPr>
          <w:rStyle w:val="FootnoteReference"/>
        </w:rPr>
        <w:footnoteRef/>
      </w:r>
      <w:r w:rsidRPr="004A3E27">
        <w:t xml:space="preserve"> </w:t>
      </w:r>
      <w:r>
        <w:t>cf</w:t>
      </w:r>
      <w:r w:rsidRPr="004A3E27">
        <w:t>. 1 Pet. 5:8.</w:t>
      </w:r>
    </w:p>
  </w:footnote>
  <w:footnote w:id="50">
    <w:p w14:paraId="553B4541" w14:textId="77777777" w:rsidR="00E14083" w:rsidRPr="004A3E27" w:rsidRDefault="00E14083" w:rsidP="00C06875">
      <w:pPr>
        <w:pStyle w:val="footnote"/>
      </w:pPr>
      <w:r w:rsidRPr="004A3E27">
        <w:rPr>
          <w:rStyle w:val="FootnoteReference"/>
        </w:rPr>
        <w:footnoteRef/>
      </w:r>
      <w:r w:rsidRPr="004A3E27">
        <w:t xml:space="preserve"> Empties fall (Ephes. 5:18).</w:t>
      </w:r>
    </w:p>
  </w:footnote>
  <w:footnote w:id="51">
    <w:p w14:paraId="5DDCA66E" w14:textId="77777777" w:rsidR="00E14083" w:rsidRPr="004A3E27" w:rsidRDefault="00E1408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2">
    <w:p w14:paraId="3FBE71C1" w14:textId="749D259D" w:rsidR="00E14083" w:rsidRDefault="00E14083" w:rsidP="00741EF6">
      <w:pPr>
        <w:pStyle w:val="footnote"/>
      </w:pPr>
      <w:r>
        <w:rPr>
          <w:rStyle w:val="FootnoteReference"/>
        </w:rPr>
        <w:footnoteRef/>
      </w:r>
      <w:r>
        <w:t xml:space="preserve"> [JS] or “give thanks to”, or “thankfully confess the Lord with Praise”</w:t>
      </w:r>
    </w:p>
  </w:footnote>
  <w:footnote w:id="53">
    <w:p w14:paraId="74E99F4D" w14:textId="77777777" w:rsidR="00E14083" w:rsidRPr="004A3E27" w:rsidRDefault="00E1408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4">
    <w:p w14:paraId="419148E7" w14:textId="77777777" w:rsidR="00E14083" w:rsidRPr="004A3E27" w:rsidRDefault="00E14083" w:rsidP="00C06875">
      <w:pPr>
        <w:pStyle w:val="footnote"/>
      </w:pPr>
      <w:r w:rsidRPr="004A3E27">
        <w:rPr>
          <w:rStyle w:val="FootnoteReference"/>
        </w:rPr>
        <w:footnoteRef/>
      </w:r>
      <w:r w:rsidRPr="004A3E27">
        <w:t xml:space="preserve"> Mt. 21:16.</w:t>
      </w:r>
    </w:p>
  </w:footnote>
  <w:footnote w:id="55">
    <w:p w14:paraId="263154A0" w14:textId="77777777" w:rsidR="00E14083" w:rsidRPr="004A3E27" w:rsidRDefault="00E1408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6">
    <w:p w14:paraId="7ECF8A2D" w14:textId="77777777" w:rsidR="00E14083" w:rsidRPr="004A3E27" w:rsidRDefault="00E14083" w:rsidP="00C06875">
      <w:pPr>
        <w:pStyle w:val="footnote"/>
      </w:pPr>
      <w:r w:rsidRPr="004A3E27">
        <w:rPr>
          <w:rStyle w:val="FootnoteReference"/>
        </w:rPr>
        <w:footnoteRef/>
      </w:r>
      <w:r w:rsidRPr="004A3E27">
        <w:t xml:space="preserve"> Heb. 2:6-8. The Sovereignty of the Son of Man (Messiah).</w:t>
      </w:r>
    </w:p>
  </w:footnote>
  <w:footnote w:id="57">
    <w:p w14:paraId="04C11CE1" w14:textId="67416AE0" w:rsidR="00E14083" w:rsidRDefault="00E14083" w:rsidP="00741EF6">
      <w:pPr>
        <w:pStyle w:val="footnote"/>
      </w:pPr>
      <w:r>
        <w:rPr>
          <w:rStyle w:val="FootnoteReference"/>
        </w:rPr>
        <w:footnoteRef/>
      </w:r>
      <w:r>
        <w:t xml:space="preserve"> [JS] or “thank”, “I will thankfully confess You with praise”</w:t>
      </w:r>
    </w:p>
  </w:footnote>
  <w:footnote w:id="58">
    <w:p w14:paraId="4A64FA1B" w14:textId="245FE10B" w:rsidR="00E14083" w:rsidRDefault="00E14083" w:rsidP="005C7C41">
      <w:pPr>
        <w:pStyle w:val="footnote"/>
      </w:pPr>
      <w:r>
        <w:rPr>
          <w:rStyle w:val="FootnoteReference"/>
        </w:rPr>
        <w:footnoteRef/>
      </w:r>
      <w:r>
        <w:t xml:space="preserve"> [JS] Or, “I will confess You with thanksgiving”</w:t>
      </w:r>
    </w:p>
  </w:footnote>
  <w:footnote w:id="59">
    <w:p w14:paraId="70996BAC" w14:textId="67EDD120" w:rsidR="00E14083" w:rsidRDefault="00E14083" w:rsidP="00741EF6">
      <w:pPr>
        <w:pStyle w:val="footnote"/>
      </w:pPr>
      <w:r>
        <w:rPr>
          <w:rStyle w:val="FootnoteReference"/>
        </w:rPr>
        <w:footnoteRef/>
      </w:r>
      <w:r>
        <w:t xml:space="preserve"> [JS] literally, “from before Your face”</w:t>
      </w:r>
    </w:p>
  </w:footnote>
  <w:footnote w:id="60">
    <w:p w14:paraId="1EEFD7A1" w14:textId="55BF803F" w:rsidR="00E14083" w:rsidRPr="004A3E27" w:rsidRDefault="00E1408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1">
    <w:p w14:paraId="722FF076" w14:textId="77777777" w:rsidR="00E14083" w:rsidRPr="004A3E27" w:rsidRDefault="00E1408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E14083" w:rsidRPr="004A3E27" w:rsidRDefault="00E1408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E14083" w:rsidRPr="004A3E27" w:rsidRDefault="00E1408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35D4643B" w14:textId="1AD327CF" w:rsidR="00E14083" w:rsidRDefault="00E14083" w:rsidP="00AF711D">
      <w:pPr>
        <w:pStyle w:val="footnote"/>
      </w:pPr>
      <w:r>
        <w:rPr>
          <w:rStyle w:val="FootnoteReference"/>
        </w:rPr>
        <w:footnoteRef/>
      </w:r>
      <w:r>
        <w:t xml:space="preserve"> [JS] literally, “arm”</w:t>
      </w:r>
    </w:p>
  </w:footnote>
  <w:footnote w:id="65">
    <w:p w14:paraId="4F5EE238" w14:textId="67FB8443" w:rsidR="00E14083" w:rsidRPr="004A3E27" w:rsidRDefault="00E14083" w:rsidP="00BD5BBE">
      <w:pPr>
        <w:pStyle w:val="footnote"/>
      </w:pPr>
      <w:r w:rsidRPr="004A3E27">
        <w:rPr>
          <w:rStyle w:val="FootnoteReference"/>
        </w:rPr>
        <w:footnoteRef/>
      </w:r>
      <w:r w:rsidRPr="004A3E27">
        <w:t xml:space="preserve"> </w:t>
      </w:r>
      <w:r>
        <w:t>cf</w:t>
      </w:r>
      <w:r w:rsidRPr="004A3E27">
        <w:t>. 2 Cor. 6:16; 1 Cor. 6:19.</w:t>
      </w:r>
    </w:p>
  </w:footnote>
  <w:footnote w:id="66">
    <w:p w14:paraId="06196E84" w14:textId="09CA15AE" w:rsidR="00E14083" w:rsidRPr="004A3E27" w:rsidRDefault="00E14083" w:rsidP="00BD5BBE">
      <w:pPr>
        <w:pStyle w:val="footnote"/>
      </w:pPr>
      <w:r w:rsidRPr="004A3E27">
        <w:rPr>
          <w:rStyle w:val="FootnoteReference"/>
        </w:rPr>
        <w:footnoteRef/>
      </w:r>
      <w:r w:rsidRPr="004A3E27">
        <w:t xml:space="preserve"> </w:t>
      </w:r>
      <w:r>
        <w:t>cf</w:t>
      </w:r>
      <w:r w:rsidRPr="004A3E27">
        <w:t>. Mt. 10:19, 20; Luke 21:12-19.</w:t>
      </w:r>
    </w:p>
  </w:footnote>
  <w:footnote w:id="67">
    <w:p w14:paraId="18B16E36" w14:textId="67403665" w:rsidR="00E14083" w:rsidRPr="004A3E27" w:rsidRDefault="00E1408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68">
    <w:p w14:paraId="11679EA7" w14:textId="7150F53F" w:rsidR="00E14083" w:rsidRDefault="00E14083"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D7546C6" w14:textId="173E810C" w:rsidR="00E14083" w:rsidRDefault="00E14083" w:rsidP="003F1DDB">
      <w:pPr>
        <w:pStyle w:val="footnote"/>
      </w:pPr>
      <w:r>
        <w:rPr>
          <w:rStyle w:val="FootnoteReference"/>
        </w:rPr>
        <w:footnoteRef/>
      </w:r>
      <w:r>
        <w:t xml:space="preserve"> [JS] from Fr. Athanasius</w:t>
      </w:r>
    </w:p>
  </w:footnote>
  <w:footnote w:id="70">
    <w:p w14:paraId="69DDC031" w14:textId="072B35A0" w:rsidR="00E14083" w:rsidRPr="004A3E27" w:rsidRDefault="00E1408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1">
    <w:p w14:paraId="7B2308F0" w14:textId="163ED086" w:rsidR="00E14083" w:rsidRPr="004A3E27" w:rsidRDefault="00E1408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2">
    <w:p w14:paraId="0A1AEA09" w14:textId="719947E0" w:rsidR="00E14083" w:rsidRPr="004A3E27" w:rsidRDefault="00E1408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3">
    <w:p w14:paraId="4590FEB6" w14:textId="77777777" w:rsidR="00E14083" w:rsidRPr="004A3E27" w:rsidRDefault="00E14083" w:rsidP="00BD5BBE">
      <w:pPr>
        <w:pStyle w:val="footnote"/>
      </w:pPr>
      <w:r w:rsidRPr="004A3E27">
        <w:rPr>
          <w:rStyle w:val="FootnoteReference"/>
        </w:rPr>
        <w:footnoteRef/>
      </w:r>
      <w:r w:rsidRPr="004A3E27">
        <w:t xml:space="preserve"> At: </w:t>
      </w:r>
      <w:r w:rsidRPr="004A3E27">
        <w:rPr>
          <w:i/>
        </w:rPr>
        <w:t>or</w:t>
      </w:r>
      <w:r w:rsidRPr="004A3E27">
        <w:t>, In.</w:t>
      </w:r>
    </w:p>
  </w:footnote>
  <w:footnote w:id="74">
    <w:p w14:paraId="668862BB" w14:textId="77777777" w:rsidR="00E14083" w:rsidRPr="004A3E27" w:rsidRDefault="00E14083" w:rsidP="00BD5BBE">
      <w:pPr>
        <w:pStyle w:val="footnote"/>
      </w:pPr>
      <w:r w:rsidRPr="004A3E27">
        <w:rPr>
          <w:rStyle w:val="FootnoteReference"/>
        </w:rPr>
        <w:footnoteRef/>
      </w:r>
      <w:r w:rsidRPr="004A3E27">
        <w:t xml:space="preserve"> i.e. Hear Christ who intercedes on our behalf (1 Cor. 1:30; Rom. 8: 34).</w:t>
      </w:r>
    </w:p>
  </w:footnote>
  <w:footnote w:id="75">
    <w:p w14:paraId="6CFE3221" w14:textId="05261702" w:rsidR="00E14083" w:rsidRPr="004A3E27" w:rsidRDefault="00E14083" w:rsidP="007C28F0">
      <w:pPr>
        <w:pStyle w:val="footnote"/>
      </w:pPr>
      <w:r w:rsidRPr="004A3E27">
        <w:rPr>
          <w:rStyle w:val="FootnoteReference"/>
        </w:rPr>
        <w:footnoteRef/>
      </w:r>
      <w:r w:rsidRPr="004A3E27">
        <w:t xml:space="preserve"> </w:t>
      </w:r>
      <w:r>
        <w:t>cf</w:t>
      </w:r>
      <w:r w:rsidRPr="004A3E27">
        <w:t>. 2 Tim. 2:3, 12.</w:t>
      </w:r>
    </w:p>
  </w:footnote>
  <w:footnote w:id="76">
    <w:p w14:paraId="5F29B1F0" w14:textId="77777777" w:rsidR="00E14083" w:rsidRPr="004A3E27" w:rsidRDefault="00E1408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7">
    <w:p w14:paraId="5D9C28AA" w14:textId="77777777" w:rsidR="00E14083" w:rsidRPr="004A3E27" w:rsidRDefault="00E14083" w:rsidP="00BD5BBE">
      <w:pPr>
        <w:pStyle w:val="footnote"/>
      </w:pPr>
      <w:r w:rsidRPr="004A3E27">
        <w:rPr>
          <w:rStyle w:val="FootnoteReference"/>
        </w:rPr>
        <w:footnoteRef/>
      </w:r>
      <w:r w:rsidRPr="004A3E27">
        <w:t xml:space="preserve"> ‘They cast Me out of their city and now surround Me on the cross’ (St. Augustine).</w:t>
      </w:r>
    </w:p>
  </w:footnote>
  <w:footnote w:id="78">
    <w:p w14:paraId="4AD0F1DA" w14:textId="77777777" w:rsidR="00E14083" w:rsidRPr="004A3E27" w:rsidRDefault="00E1408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9">
    <w:p w14:paraId="1D6BB5F1" w14:textId="7BEDD296" w:rsidR="00E14083" w:rsidRDefault="00E14083" w:rsidP="00D47452">
      <w:pPr>
        <w:pStyle w:val="footnote"/>
      </w:pPr>
      <w:r>
        <w:rPr>
          <w:rStyle w:val="FootnoteReference"/>
        </w:rPr>
        <w:footnoteRef/>
      </w:r>
      <w:r>
        <w:t xml:space="preserve"> [JS] or “foundation”</w:t>
      </w:r>
    </w:p>
  </w:footnote>
  <w:footnote w:id="80">
    <w:p w14:paraId="3C5663F2" w14:textId="2A9D9C12" w:rsidR="00E14083" w:rsidRDefault="00E14083" w:rsidP="00D47452">
      <w:pPr>
        <w:pStyle w:val="footnote"/>
      </w:pPr>
      <w:r>
        <w:rPr>
          <w:rStyle w:val="FootnoteReference"/>
        </w:rPr>
        <w:footnoteRef/>
      </w:r>
      <w:r>
        <w:t xml:space="preserve"> [JS] Fr. Lazarus has “my saviour”. I.e. the power of my salvation, or the One with power to save me.</w:t>
      </w:r>
    </w:p>
  </w:footnote>
  <w:footnote w:id="81">
    <w:p w14:paraId="4CDB07D8" w14:textId="14188044" w:rsidR="00E14083" w:rsidRPr="004A3E27" w:rsidRDefault="00E14083" w:rsidP="00BD5BBE">
      <w:pPr>
        <w:pStyle w:val="footnote"/>
      </w:pPr>
      <w:r w:rsidRPr="004A3E27">
        <w:rPr>
          <w:rStyle w:val="FootnoteReference"/>
        </w:rPr>
        <w:footnoteRef/>
      </w:r>
      <w:r w:rsidRPr="004A3E27">
        <w:t xml:space="preserve"> </w:t>
      </w:r>
      <w:r>
        <w:t>Cf</w:t>
      </w:r>
      <w:r w:rsidRPr="004A3E27">
        <w:t>. Acts 2:24.</w:t>
      </w:r>
    </w:p>
  </w:footnote>
  <w:footnote w:id="82">
    <w:p w14:paraId="09C8C689" w14:textId="5B1E38B7" w:rsidR="00E14083" w:rsidRPr="004A3E27" w:rsidRDefault="00E14083" w:rsidP="00BD5BBE">
      <w:pPr>
        <w:pStyle w:val="footnote"/>
      </w:pPr>
      <w:r w:rsidRPr="004A3E27">
        <w:rPr>
          <w:rStyle w:val="FootnoteReference"/>
        </w:rPr>
        <w:footnoteRef/>
      </w:r>
      <w:r w:rsidRPr="004A3E27">
        <w:t xml:space="preserve"> </w:t>
      </w:r>
      <w:r>
        <w:t>cf</w:t>
      </w:r>
      <w:r w:rsidRPr="004A3E27">
        <w:t>. Exodus 9:23.</w:t>
      </w:r>
    </w:p>
  </w:footnote>
  <w:footnote w:id="83">
    <w:p w14:paraId="1AF95C05" w14:textId="4DAED5F3" w:rsidR="00E14083" w:rsidRDefault="00E14083" w:rsidP="00D47452">
      <w:pPr>
        <w:pStyle w:val="footnote"/>
      </w:pPr>
      <w:r>
        <w:rPr>
          <w:rStyle w:val="FootnoteReference"/>
        </w:rPr>
        <w:footnoteRef/>
      </w:r>
      <w:r>
        <w:t xml:space="preserve"> [JS] literally, “then the sptrings of water were seen/appeared”</w:t>
      </w:r>
    </w:p>
  </w:footnote>
  <w:footnote w:id="84">
    <w:p w14:paraId="767519CF" w14:textId="3A0C4171" w:rsidR="00E14083" w:rsidRPr="004A3E27" w:rsidRDefault="00E1408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5">
    <w:p w14:paraId="056C0234" w14:textId="77777777" w:rsidR="00E14083" w:rsidRPr="004A3E27" w:rsidRDefault="00E14083" w:rsidP="00BD5BBE">
      <w:pPr>
        <w:pStyle w:val="footnote"/>
      </w:pPr>
      <w:r w:rsidRPr="004A3E27">
        <w:rPr>
          <w:rStyle w:val="FootnoteReference"/>
        </w:rPr>
        <w:footnoteRef/>
      </w:r>
      <w:r w:rsidRPr="004A3E27">
        <w:t xml:space="preserve"> Twist and wrestle (Gen. 32: 4). And he will untwist the twister and the twisted (144:15).</w:t>
      </w:r>
    </w:p>
  </w:footnote>
  <w:footnote w:id="86">
    <w:p w14:paraId="1B9D3CDD" w14:textId="1592BE4E" w:rsidR="00E14083" w:rsidRPr="004A3E27" w:rsidRDefault="00E14083" w:rsidP="00BD5BBE">
      <w:pPr>
        <w:pStyle w:val="footnote"/>
      </w:pPr>
      <w:r w:rsidRPr="004A3E27">
        <w:rPr>
          <w:rStyle w:val="FootnoteReference"/>
        </w:rPr>
        <w:footnoteRef/>
      </w:r>
      <w:r w:rsidRPr="004A3E27">
        <w:t xml:space="preserve"> </w:t>
      </w:r>
      <w:r>
        <w:t>cf</w:t>
      </w:r>
      <w:r w:rsidRPr="004A3E27">
        <w:t>. Rev. 21:23.</w:t>
      </w:r>
    </w:p>
  </w:footnote>
  <w:footnote w:id="87">
    <w:p w14:paraId="7A34B80F" w14:textId="77777777" w:rsidR="00E14083" w:rsidRPr="004A3E27" w:rsidRDefault="00E1408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8">
    <w:p w14:paraId="5386061E" w14:textId="77777777" w:rsidR="00E14083" w:rsidRPr="004A3E27" w:rsidRDefault="00E1408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9">
    <w:p w14:paraId="7F859200" w14:textId="0E8BB508" w:rsidR="00E14083" w:rsidRDefault="00E14083" w:rsidP="006303CE">
      <w:pPr>
        <w:pStyle w:val="footnote"/>
      </w:pPr>
      <w:r>
        <w:rPr>
          <w:rStyle w:val="FootnoteReference"/>
        </w:rPr>
        <w:footnoteRef/>
      </w:r>
      <w:r>
        <w:t xml:space="preserve"> [JS] or “give thanks to You”, or “thankfully confess You with praise”</w:t>
      </w:r>
    </w:p>
  </w:footnote>
  <w:footnote w:id="90">
    <w:p w14:paraId="57A591AD" w14:textId="5B4F539E" w:rsidR="00E14083" w:rsidRPr="004A3E27" w:rsidRDefault="00E1408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1">
    <w:p w14:paraId="05D27F74" w14:textId="77777777" w:rsidR="00E14083" w:rsidRPr="004A3E27" w:rsidRDefault="00E1408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2">
    <w:p w14:paraId="07D44CE8" w14:textId="682DE898" w:rsidR="00E14083" w:rsidRDefault="00E14083" w:rsidP="00D019CA">
      <w:pPr>
        <w:pStyle w:val="footnote"/>
      </w:pPr>
      <w:r>
        <w:rPr>
          <w:rStyle w:val="FootnoteReference"/>
        </w:rPr>
        <w:footnoteRef/>
      </w:r>
      <w:r>
        <w:t xml:space="preserve"> [JS] lit. day to day</w:t>
      </w:r>
    </w:p>
  </w:footnote>
  <w:footnote w:id="93">
    <w:p w14:paraId="4D739E0B" w14:textId="0FB443F5" w:rsidR="00E14083" w:rsidRDefault="00E14083" w:rsidP="00D019CA">
      <w:pPr>
        <w:pStyle w:val="footnote"/>
      </w:pPr>
      <w:r>
        <w:rPr>
          <w:rStyle w:val="FootnoteReference"/>
        </w:rPr>
        <w:footnoteRef/>
      </w:r>
      <w:r>
        <w:t xml:space="preserve"> [JS] Fr. Lazarus has “and no sound of them is heard.” And then prepends “yet” to the next vs.</w:t>
      </w:r>
    </w:p>
  </w:footnote>
  <w:footnote w:id="94">
    <w:p w14:paraId="7770444D" w14:textId="77777777" w:rsidR="00E14083" w:rsidRPr="004A3E27" w:rsidRDefault="00E14083" w:rsidP="00BD5BBE">
      <w:pPr>
        <w:pStyle w:val="footnote"/>
      </w:pPr>
      <w:r w:rsidRPr="004A3E27">
        <w:rPr>
          <w:rStyle w:val="FootnoteReference"/>
        </w:rPr>
        <w:footnoteRef/>
      </w:r>
      <w:r w:rsidRPr="004A3E27">
        <w:t xml:space="preserve"> Rom. 10:18.</w:t>
      </w:r>
    </w:p>
  </w:footnote>
  <w:footnote w:id="95">
    <w:p w14:paraId="774F183E" w14:textId="35452E5D" w:rsidR="00E14083" w:rsidRDefault="00E14083" w:rsidP="005E2409">
      <w:pPr>
        <w:pStyle w:val="footnote"/>
      </w:pPr>
      <w:r>
        <w:rPr>
          <w:rStyle w:val="FootnoteReference"/>
        </w:rPr>
        <w:footnoteRef/>
      </w:r>
      <w:r>
        <w:t xml:space="preserve"> [JS] Fr. Lazarus has “sanctuary”</w:t>
      </w:r>
    </w:p>
  </w:footnote>
  <w:footnote w:id="96">
    <w:p w14:paraId="28F942E6" w14:textId="353F357B" w:rsidR="00E14083" w:rsidRPr="004A3E27" w:rsidRDefault="00E14083" w:rsidP="00BD5BBE">
      <w:pPr>
        <w:pStyle w:val="footnote"/>
      </w:pPr>
      <w:r w:rsidRPr="004A3E27">
        <w:rPr>
          <w:rStyle w:val="FootnoteReference"/>
        </w:rPr>
        <w:footnoteRef/>
      </w:r>
      <w:r w:rsidRPr="004A3E27">
        <w:t xml:space="preserve"> </w:t>
      </w:r>
      <w:r>
        <w:t>cf</w:t>
      </w:r>
      <w:r w:rsidRPr="004A3E27">
        <w:t>. Ps. 88:38.</w:t>
      </w:r>
    </w:p>
  </w:footnote>
  <w:footnote w:id="97">
    <w:p w14:paraId="2DBF8356" w14:textId="76DCF8DE" w:rsidR="00E14083" w:rsidRDefault="00E14083" w:rsidP="005E2409">
      <w:pPr>
        <w:pStyle w:val="footnote"/>
      </w:pPr>
      <w:r>
        <w:rPr>
          <w:rStyle w:val="FootnoteReference"/>
        </w:rPr>
        <w:footnoteRef/>
      </w:r>
      <w:r>
        <w:t xml:space="preserve"> [JS] literally “giant”</w:t>
      </w:r>
    </w:p>
  </w:footnote>
  <w:footnote w:id="98">
    <w:p w14:paraId="4D5F61F1" w14:textId="397EFA8A" w:rsidR="00E14083" w:rsidRDefault="00E14083" w:rsidP="005E2409">
      <w:pPr>
        <w:pStyle w:val="footnote"/>
      </w:pPr>
      <w:r>
        <w:rPr>
          <w:rStyle w:val="FootnoteReference"/>
        </w:rPr>
        <w:footnoteRef/>
      </w:r>
      <w:r>
        <w:t xml:space="preserve"> [JS] or “it”</w:t>
      </w:r>
    </w:p>
  </w:footnote>
  <w:footnote w:id="99">
    <w:p w14:paraId="7D882E05" w14:textId="2F32DF97" w:rsidR="00E14083" w:rsidRPr="004A3E27" w:rsidRDefault="00E14083" w:rsidP="00BD5BBE">
      <w:pPr>
        <w:pStyle w:val="footnote"/>
      </w:pPr>
      <w:r w:rsidRPr="004A3E27">
        <w:rPr>
          <w:rStyle w:val="FootnoteReference"/>
        </w:rPr>
        <w:footnoteRef/>
      </w:r>
      <w:r w:rsidRPr="004A3E27">
        <w:t xml:space="preserve"> </w:t>
      </w:r>
      <w:r>
        <w:t>cf</w:t>
      </w:r>
      <w:r w:rsidRPr="004A3E27">
        <w:t>. Ps. 118:72.</w:t>
      </w:r>
    </w:p>
  </w:footnote>
  <w:footnote w:id="100">
    <w:p w14:paraId="6C5A660E" w14:textId="77777777" w:rsidR="00E14083" w:rsidRPr="004A3E27" w:rsidRDefault="00E1408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1">
    <w:p w14:paraId="630A2B2F" w14:textId="0471B728" w:rsidR="00E14083" w:rsidRPr="004A3E27" w:rsidRDefault="00E1408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2">
    <w:p w14:paraId="5268EBEE" w14:textId="2E7234AE" w:rsidR="00E14083" w:rsidRDefault="00E14083" w:rsidP="00223CB5">
      <w:pPr>
        <w:pStyle w:val="footnote"/>
      </w:pPr>
      <w:r>
        <w:rPr>
          <w:rStyle w:val="FootnoteReference"/>
        </w:rPr>
        <w:footnoteRef/>
      </w:r>
      <w:r>
        <w:t xml:space="preserve"> [JS] literally “holy place”.</w:t>
      </w:r>
    </w:p>
  </w:footnote>
  <w:footnote w:id="103">
    <w:p w14:paraId="383B4369" w14:textId="77D437E1" w:rsidR="00E14083" w:rsidRDefault="00E14083" w:rsidP="005A7201">
      <w:pPr>
        <w:pStyle w:val="footnote"/>
      </w:pPr>
      <w:r>
        <w:rPr>
          <w:rStyle w:val="FootnoteReference"/>
        </w:rPr>
        <w:footnoteRef/>
      </w:r>
      <w:r>
        <w:t xml:space="preserve"> Fr. Athanasius has “We will confess to You, O Lord in Thy salvation, and in the Name of our God we shall grow: </w:t>
      </w:r>
      <w:proofErr w:type="gramStart"/>
      <w:r>
        <w:t>the</w:t>
      </w:r>
      <w:proofErr w:type="gramEnd"/>
      <w:r>
        <w:t xml:space="preserve"> Lord will fulfil all your petitions.</w:t>
      </w:r>
    </w:p>
  </w:footnote>
  <w:footnote w:id="104">
    <w:p w14:paraId="18278CE8" w14:textId="798A67A6" w:rsidR="00E14083" w:rsidRPr="004A3E27" w:rsidRDefault="00E1408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5">
    <w:p w14:paraId="1559CF30" w14:textId="345B8878" w:rsidR="00E14083" w:rsidRDefault="00E14083" w:rsidP="00A10A86">
      <w:pPr>
        <w:pStyle w:val="footnote"/>
      </w:pPr>
      <w:r>
        <w:rPr>
          <w:rStyle w:val="FootnoteReference"/>
        </w:rPr>
        <w:footnoteRef/>
      </w:r>
      <w:r>
        <w:t xml:space="preserve"> [JS] or “his glory is great by your salvation/deliverance”</w:t>
      </w:r>
    </w:p>
  </w:footnote>
  <w:footnote w:id="106">
    <w:p w14:paraId="40556A29" w14:textId="77777777" w:rsidR="00E14083" w:rsidRPr="004A3E27" w:rsidRDefault="00E1408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7">
    <w:p w14:paraId="27D6847B" w14:textId="77777777" w:rsidR="00E14083" w:rsidRPr="004A3E27" w:rsidRDefault="00E14083" w:rsidP="00BD5BBE">
      <w:pPr>
        <w:pStyle w:val="footnote"/>
      </w:pPr>
      <w:r w:rsidRPr="004A3E27">
        <w:rPr>
          <w:rStyle w:val="FootnoteReference"/>
        </w:rPr>
        <w:footnoteRef/>
      </w:r>
      <w:r w:rsidRPr="004A3E27">
        <w:t xml:space="preserve"> ‘Christ died that we might live’ (1 Thess. 5:10; 1 Pet. 2:24).</w:t>
      </w:r>
    </w:p>
  </w:footnote>
  <w:footnote w:id="108">
    <w:p w14:paraId="6BA53780" w14:textId="3A4D561C" w:rsidR="00E14083" w:rsidRPr="004A3E27" w:rsidRDefault="00E1408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09">
    <w:p w14:paraId="3C4F1B04" w14:textId="0B824CBF" w:rsidR="00E14083" w:rsidRPr="004A3E27" w:rsidRDefault="00E1408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0">
    <w:p w14:paraId="49AF07F8" w14:textId="1ADD3608" w:rsidR="00E14083" w:rsidRDefault="00E14083" w:rsidP="00614947">
      <w:pPr>
        <w:pStyle w:val="footnote"/>
      </w:pPr>
      <w:r>
        <w:rPr>
          <w:rStyle w:val="FootnoteReference"/>
        </w:rPr>
        <w:footnoteRef/>
      </w:r>
      <w:r>
        <w:t xml:space="preserve"> [JS] Fr. Lazarus has “dwell in the holy place”.</w:t>
      </w:r>
    </w:p>
  </w:footnote>
  <w:footnote w:id="111">
    <w:p w14:paraId="41CC497C" w14:textId="77777777" w:rsidR="00E14083" w:rsidRPr="004A3E27" w:rsidRDefault="00E14083" w:rsidP="00BD5BBE">
      <w:pPr>
        <w:pStyle w:val="footnote"/>
      </w:pPr>
      <w:r w:rsidRPr="004A3E27">
        <w:rPr>
          <w:rStyle w:val="FootnoteReference"/>
        </w:rPr>
        <w:footnoteRef/>
      </w:r>
      <w:r w:rsidRPr="004A3E27">
        <w:t xml:space="preserve"> Mt. 27:39,43; Wis. 2:12-20.</w:t>
      </w:r>
    </w:p>
  </w:footnote>
  <w:footnote w:id="112">
    <w:p w14:paraId="552BFC80" w14:textId="77777777" w:rsidR="00E14083" w:rsidRPr="004A3E27" w:rsidRDefault="00E14083" w:rsidP="00BD5BBE">
      <w:pPr>
        <w:pStyle w:val="footnote"/>
      </w:pPr>
      <w:r w:rsidRPr="004A3E27">
        <w:rPr>
          <w:rStyle w:val="FootnoteReference"/>
        </w:rPr>
        <w:footnoteRef/>
      </w:r>
      <w:r w:rsidRPr="004A3E27">
        <w:t xml:space="preserve"> Lam. 2:16; 3:46.</w:t>
      </w:r>
    </w:p>
  </w:footnote>
  <w:footnote w:id="113">
    <w:p w14:paraId="1382AE44" w14:textId="77777777" w:rsidR="00E14083" w:rsidRPr="004A3E27" w:rsidRDefault="00E14083" w:rsidP="00BD5BBE">
      <w:pPr>
        <w:pStyle w:val="footnote"/>
      </w:pPr>
      <w:r w:rsidRPr="004A3E27">
        <w:rPr>
          <w:rStyle w:val="FootnoteReference"/>
        </w:rPr>
        <w:footnoteRef/>
      </w:r>
      <w:r w:rsidRPr="004A3E27">
        <w:t xml:space="preserve"> Jn. 19:37.</w:t>
      </w:r>
    </w:p>
  </w:footnote>
  <w:footnote w:id="114">
    <w:p w14:paraId="17643289" w14:textId="77777777" w:rsidR="00E14083" w:rsidRPr="004A3E27" w:rsidRDefault="00E14083" w:rsidP="00BD5BBE">
      <w:pPr>
        <w:pStyle w:val="footnote"/>
      </w:pPr>
      <w:r w:rsidRPr="004A3E27">
        <w:rPr>
          <w:rStyle w:val="FootnoteReference"/>
        </w:rPr>
        <w:footnoteRef/>
      </w:r>
      <w:r w:rsidRPr="004A3E27">
        <w:t xml:space="preserve"> Jn. 19:24.</w:t>
      </w:r>
    </w:p>
  </w:footnote>
  <w:footnote w:id="115">
    <w:p w14:paraId="79F35E59" w14:textId="3AF86606" w:rsidR="00E14083" w:rsidRPr="004A3E27" w:rsidRDefault="00E1408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16">
    <w:p w14:paraId="17B5651D" w14:textId="24ADEBC4" w:rsidR="00E14083" w:rsidRDefault="00E14083" w:rsidP="00ED0D70">
      <w:pPr>
        <w:pStyle w:val="footnote"/>
      </w:pPr>
      <w:r>
        <w:rPr>
          <w:rStyle w:val="FootnoteReference"/>
        </w:rPr>
        <w:footnoteRef/>
      </w:r>
      <w:r>
        <w:t xml:space="preserve"> [JS]Others have “and my only-begotten from the hand of the dog.”</w:t>
      </w:r>
    </w:p>
  </w:footnote>
  <w:footnote w:id="117">
    <w:p w14:paraId="18C385E9" w14:textId="2415B4A3" w:rsidR="00E14083" w:rsidRDefault="00E14083" w:rsidP="00ED0D70">
      <w:pPr>
        <w:pStyle w:val="footnote"/>
      </w:pPr>
      <w:r>
        <w:rPr>
          <w:rStyle w:val="FootnoteReference"/>
        </w:rPr>
        <w:footnoteRef/>
      </w:r>
      <w:r>
        <w:t xml:space="preserve"> [JS] Fr. Lazarus has “the rhinoceros.”</w:t>
      </w:r>
    </w:p>
  </w:footnote>
  <w:footnote w:id="118">
    <w:p w14:paraId="08777F76" w14:textId="77777777" w:rsidR="00E14083" w:rsidRPr="004A3E27" w:rsidRDefault="00E14083" w:rsidP="00BD5BBE">
      <w:pPr>
        <w:pStyle w:val="footnote"/>
      </w:pPr>
      <w:r w:rsidRPr="004A3E27">
        <w:rPr>
          <w:rStyle w:val="FootnoteReference"/>
        </w:rPr>
        <w:footnoteRef/>
      </w:r>
      <w:r w:rsidRPr="004A3E27">
        <w:t xml:space="preserve"> Hebrews 2:12.</w:t>
      </w:r>
    </w:p>
  </w:footnote>
  <w:footnote w:id="119">
    <w:p w14:paraId="1C395EA2" w14:textId="6F37561F" w:rsidR="00E14083" w:rsidRDefault="00E14083" w:rsidP="000651AA">
      <w:pPr>
        <w:pStyle w:val="footnote"/>
      </w:pPr>
      <w:r>
        <w:rPr>
          <w:rStyle w:val="FootnoteReference"/>
        </w:rPr>
        <w:footnoteRef/>
      </w:r>
      <w:r>
        <w:t xml:space="preserve"> [JS] literally “all you seed of Jacob”</w:t>
      </w:r>
    </w:p>
  </w:footnote>
  <w:footnote w:id="120">
    <w:p w14:paraId="077193E5" w14:textId="6727B2C9" w:rsidR="00E14083" w:rsidRDefault="00E14083" w:rsidP="007A2D16">
      <w:pPr>
        <w:pStyle w:val="footnote"/>
      </w:pPr>
      <w:r>
        <w:rPr>
          <w:rStyle w:val="FootnoteReference"/>
        </w:rPr>
        <w:footnoteRef/>
      </w:r>
      <w:r>
        <w:t xml:space="preserve"> [JS] Congregation or assembly, not building.</w:t>
      </w:r>
    </w:p>
  </w:footnote>
  <w:footnote w:id="121">
    <w:p w14:paraId="332BD906" w14:textId="38FB3FF8" w:rsidR="00E14083" w:rsidRDefault="00E14083" w:rsidP="007A2D16">
      <w:pPr>
        <w:pStyle w:val="footnote"/>
      </w:pPr>
      <w:r>
        <w:rPr>
          <w:rStyle w:val="FootnoteReference"/>
        </w:rPr>
        <w:footnoteRef/>
      </w:r>
      <w:r>
        <w:t xml:space="preserve"> [JS] or “give thanks to”</w:t>
      </w:r>
    </w:p>
  </w:footnote>
  <w:footnote w:id="122">
    <w:p w14:paraId="5B6174F4" w14:textId="35F5BA44" w:rsidR="00E14083" w:rsidRDefault="00E14083" w:rsidP="000651AA">
      <w:pPr>
        <w:pStyle w:val="footnote"/>
      </w:pPr>
      <w:r>
        <w:rPr>
          <w:rStyle w:val="FootnoteReference"/>
        </w:rPr>
        <w:footnoteRef/>
      </w:r>
      <w:r>
        <w:t xml:space="preserve"> [JS] did obeisance, i.e. the physical act of bowing down.</w:t>
      </w:r>
    </w:p>
  </w:footnote>
  <w:footnote w:id="123">
    <w:p w14:paraId="6B61808C" w14:textId="77777777" w:rsidR="00E14083" w:rsidRPr="004A3E27" w:rsidRDefault="00E1408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4">
    <w:p w14:paraId="168D5AEC" w14:textId="77777777" w:rsidR="00E14083" w:rsidRPr="004A3E27" w:rsidRDefault="00E14083" w:rsidP="00BD5BBE">
      <w:pPr>
        <w:pStyle w:val="footnote"/>
      </w:pPr>
      <w:r w:rsidRPr="004A3E27">
        <w:rPr>
          <w:rStyle w:val="FootnoteReference"/>
        </w:rPr>
        <w:footnoteRef/>
      </w:r>
      <w:r w:rsidRPr="004A3E27">
        <w:t xml:space="preserve"> Romans 3:24-26; John 17:4; 19:30.</w:t>
      </w:r>
    </w:p>
  </w:footnote>
  <w:footnote w:id="125">
    <w:p w14:paraId="47E5BE1D" w14:textId="6D6B1127" w:rsidR="00E14083" w:rsidRPr="004A3E27" w:rsidRDefault="00E1408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26">
    <w:p w14:paraId="53BB4915" w14:textId="013E80AC" w:rsidR="00E14083" w:rsidRPr="004A3E27" w:rsidRDefault="00E1408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27">
    <w:p w14:paraId="52EF8FB5" w14:textId="7D5C89FB" w:rsidR="00E14083" w:rsidRPr="004A3E27" w:rsidRDefault="00E14083" w:rsidP="00BD5BBE">
      <w:pPr>
        <w:pStyle w:val="footnote"/>
      </w:pPr>
      <w:r w:rsidRPr="004A3E27">
        <w:rPr>
          <w:rStyle w:val="FootnoteReference"/>
        </w:rPr>
        <w:footnoteRef/>
      </w:r>
      <w:r w:rsidRPr="004A3E27">
        <w:t xml:space="preserve"> </w:t>
      </w:r>
      <w:r>
        <w:t>cf</w:t>
      </w:r>
      <w:r w:rsidRPr="004A3E27">
        <w:t>. Ps. 26:4.</w:t>
      </w:r>
    </w:p>
  </w:footnote>
  <w:footnote w:id="128">
    <w:p w14:paraId="4B68EDDE" w14:textId="12EE5F02" w:rsidR="00E14083" w:rsidRPr="004A3E27" w:rsidRDefault="00E14083" w:rsidP="00BD5BBE">
      <w:pPr>
        <w:pStyle w:val="footnote"/>
      </w:pPr>
      <w:r w:rsidRPr="004A3E27">
        <w:rPr>
          <w:rStyle w:val="FootnoteReference"/>
        </w:rPr>
        <w:footnoteRef/>
      </w:r>
      <w:r w:rsidRPr="004A3E27">
        <w:t xml:space="preserve"> 1 Cor. 10:26-28; </w:t>
      </w:r>
      <w:r>
        <w:t>cf</w:t>
      </w:r>
      <w:r w:rsidRPr="004A3E27">
        <w:t>. Psalm 49:12.</w:t>
      </w:r>
    </w:p>
  </w:footnote>
  <w:footnote w:id="129">
    <w:p w14:paraId="137A32B2" w14:textId="77777777" w:rsidR="00E14083" w:rsidRPr="004A3E27" w:rsidRDefault="00E14083" w:rsidP="00BD5BBE">
      <w:pPr>
        <w:pStyle w:val="footnote"/>
      </w:pPr>
      <w:r w:rsidRPr="004A3E27">
        <w:rPr>
          <w:rStyle w:val="FootnoteReference"/>
        </w:rPr>
        <w:footnoteRef/>
      </w:r>
      <w:r w:rsidRPr="004A3E27">
        <w:t xml:space="preserve"> Is. 2:2; Dan. 2:35; 1 Cor. 10:4.</w:t>
      </w:r>
    </w:p>
  </w:footnote>
  <w:footnote w:id="130">
    <w:p w14:paraId="51F7905C" w14:textId="09ECCFBD" w:rsidR="00E14083" w:rsidRPr="004A3E27" w:rsidRDefault="00E1408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1">
    <w:p w14:paraId="7B989AF7" w14:textId="411DE777" w:rsidR="00E14083" w:rsidRDefault="00E14083" w:rsidP="005A5E13">
      <w:pPr>
        <w:pStyle w:val="footnote"/>
      </w:pPr>
      <w:r>
        <w:rPr>
          <w:rStyle w:val="FootnoteReference"/>
        </w:rPr>
        <w:footnoteRef/>
      </w:r>
      <w:r>
        <w:t xml:space="preserve"> [JS] literally: “because they are from of old”.</w:t>
      </w:r>
    </w:p>
  </w:footnote>
  <w:footnote w:id="132">
    <w:p w14:paraId="78816607" w14:textId="60AD0FEA" w:rsidR="00E14083" w:rsidRDefault="00E14083" w:rsidP="00055722">
      <w:pPr>
        <w:pStyle w:val="footnote"/>
      </w:pPr>
      <w:r>
        <w:rPr>
          <w:rStyle w:val="FootnoteReference"/>
        </w:rPr>
        <w:footnoteRef/>
      </w:r>
      <w:r>
        <w:t xml:space="preserve"> [JS] literally, “so He sets a law for those who sin in the way.”</w:t>
      </w:r>
    </w:p>
  </w:footnote>
  <w:footnote w:id="133">
    <w:p w14:paraId="2169EE05" w14:textId="77777777" w:rsidR="00E14083" w:rsidRPr="004A3E27" w:rsidRDefault="00E14083" w:rsidP="00BD5BBE">
      <w:pPr>
        <w:pStyle w:val="footnote"/>
      </w:pPr>
      <w:r w:rsidRPr="004A3E27">
        <w:rPr>
          <w:rStyle w:val="FootnoteReference"/>
        </w:rPr>
        <w:footnoteRef/>
      </w:r>
      <w:r w:rsidRPr="004A3E27">
        <w:t xml:space="preserve"> seek: </w:t>
      </w:r>
      <w:r w:rsidRPr="004A3E27">
        <w:rPr>
          <w:i/>
        </w:rPr>
        <w:t>Heb</w:t>
      </w:r>
      <w:r w:rsidRPr="004A3E27">
        <w:t>. keep</w:t>
      </w:r>
    </w:p>
  </w:footnote>
  <w:footnote w:id="134">
    <w:p w14:paraId="77DCEC10" w14:textId="465E547A" w:rsidR="00E14083" w:rsidRPr="004A3E27" w:rsidRDefault="00E1408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5">
    <w:p w14:paraId="10589304" w14:textId="75C5928C" w:rsidR="00E14083" w:rsidRDefault="00E14083" w:rsidP="00055722">
      <w:pPr>
        <w:pStyle w:val="footnote"/>
      </w:pPr>
      <w:r>
        <w:rPr>
          <w:rStyle w:val="FootnoteReference"/>
        </w:rPr>
        <w:footnoteRef/>
      </w:r>
      <w:r>
        <w:t xml:space="preserve"> [JS] NETS and Fr. Athanasius have “You will”</w:t>
      </w:r>
    </w:p>
  </w:footnote>
  <w:footnote w:id="136">
    <w:p w14:paraId="71590F21" w14:textId="77777777" w:rsidR="00E14083" w:rsidRPr="004A3E27" w:rsidRDefault="00E1408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7">
    <w:p w14:paraId="42C6F902" w14:textId="27671EF5" w:rsidR="00E14083" w:rsidRDefault="00E14083" w:rsidP="003B7D97">
      <w:pPr>
        <w:pStyle w:val="footnote"/>
      </w:pPr>
      <w:r>
        <w:rPr>
          <w:rStyle w:val="FootnoteReference"/>
        </w:rPr>
        <w:footnoteRef/>
      </w:r>
      <w:r>
        <w:t xml:space="preserve"> Present in Fr. Athanasius and OSB.</w:t>
      </w:r>
    </w:p>
  </w:footnote>
  <w:footnote w:id="138">
    <w:p w14:paraId="00A665CB" w14:textId="42EDEB47" w:rsidR="00E14083" w:rsidRPr="004A3E27" w:rsidRDefault="00E1408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39">
    <w:p w14:paraId="3EE7CB91" w14:textId="1CBB3112" w:rsidR="00E14083" w:rsidRDefault="00E14083" w:rsidP="003B7D97">
      <w:pPr>
        <w:pStyle w:val="footnote"/>
      </w:pPr>
      <w:r>
        <w:rPr>
          <w:rStyle w:val="FootnoteReference"/>
        </w:rPr>
        <w:footnoteRef/>
      </w:r>
      <w:r>
        <w:t xml:space="preserve"> Fr. Lazarus has “lonely and poor”. Fr. Athanasius has “an only son”. Others have “only-begotten and poor”</w:t>
      </w:r>
    </w:p>
  </w:footnote>
  <w:footnote w:id="140">
    <w:p w14:paraId="0A9BD984" w14:textId="77777777" w:rsidR="00E14083" w:rsidRPr="004A3E27" w:rsidRDefault="00E1408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1">
    <w:p w14:paraId="17F45C59" w14:textId="65DF2916" w:rsidR="00E14083" w:rsidRPr="004A3E27" w:rsidRDefault="00E1408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2">
    <w:p w14:paraId="14877493" w14:textId="77777777" w:rsidR="00E14083" w:rsidRPr="004A3E27" w:rsidRDefault="00E1408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3">
    <w:p w14:paraId="489B5950" w14:textId="37592C41" w:rsidR="00E14083" w:rsidRDefault="00E14083" w:rsidP="00550F3A">
      <w:pPr>
        <w:pStyle w:val="footnote"/>
      </w:pPr>
      <w:r>
        <w:rPr>
          <w:rStyle w:val="FootnoteReference"/>
        </w:rPr>
        <w:footnoteRef/>
      </w:r>
      <w:r>
        <w:t xml:space="preserve"> [JS] literally, “place”</w:t>
      </w:r>
    </w:p>
  </w:footnote>
  <w:footnote w:id="144">
    <w:p w14:paraId="2B8FEA02" w14:textId="77777777" w:rsidR="00E14083" w:rsidRPr="004A3E27" w:rsidRDefault="00E14083" w:rsidP="00BD5BBE">
      <w:pPr>
        <w:pStyle w:val="footnote"/>
      </w:pPr>
      <w:r w:rsidRPr="004A3E27">
        <w:rPr>
          <w:rStyle w:val="FootnoteReference"/>
        </w:rPr>
        <w:footnoteRef/>
      </w:r>
      <w:r w:rsidRPr="004A3E27">
        <w:t xml:space="preserve"> churches: assemblies, gatherings, congregations (not buildings).</w:t>
      </w:r>
    </w:p>
  </w:footnote>
  <w:footnote w:id="145">
    <w:p w14:paraId="4B110C34" w14:textId="6E0E41E0" w:rsidR="00E14083" w:rsidRPr="004A3E27" w:rsidRDefault="00E1408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46">
    <w:p w14:paraId="680E154C" w14:textId="77777777" w:rsidR="00E14083" w:rsidRPr="004A3E27" w:rsidRDefault="00E1408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14083" w:rsidRPr="004A3E27" w:rsidRDefault="00E14083" w:rsidP="00BD5BBE">
      <w:pPr>
        <w:pStyle w:val="footnote"/>
      </w:pPr>
      <w:r w:rsidRPr="004A3E27">
        <w:tab/>
        <w:t>‘No sweeter fragrance than to follow Christ,</w:t>
      </w:r>
    </w:p>
    <w:p w14:paraId="506149C0" w14:textId="77777777" w:rsidR="00E14083" w:rsidRPr="004A3E27" w:rsidRDefault="00E14083" w:rsidP="00BD5BBE">
      <w:pPr>
        <w:pStyle w:val="footnote"/>
      </w:pPr>
      <w:r w:rsidRPr="004A3E27">
        <w:tab/>
        <w:t>when man makes offerings of a holy life,</w:t>
      </w:r>
    </w:p>
    <w:p w14:paraId="3F57220B" w14:textId="77777777" w:rsidR="00E14083" w:rsidRPr="004A3E27" w:rsidRDefault="00E14083" w:rsidP="00BD5BBE">
      <w:pPr>
        <w:pStyle w:val="footnote"/>
      </w:pPr>
      <w:r w:rsidRPr="004A3E27">
        <w:tab/>
        <w:t>and offers golden deeds in sacrifice’ (St. Prosper).</w:t>
      </w:r>
    </w:p>
  </w:footnote>
  <w:footnote w:id="147">
    <w:p w14:paraId="0CC1CAEE" w14:textId="1E5BC75B" w:rsidR="00E14083" w:rsidRPr="004A3E27" w:rsidRDefault="00E14083" w:rsidP="00BD5BBE">
      <w:pPr>
        <w:pStyle w:val="footnote"/>
      </w:pPr>
      <w:r w:rsidRPr="004A3E27">
        <w:rPr>
          <w:rStyle w:val="FootnoteReference"/>
        </w:rPr>
        <w:footnoteRef/>
      </w:r>
      <w:r w:rsidRPr="004A3E27">
        <w:t xml:space="preserve"> </w:t>
      </w:r>
      <w:r>
        <w:t>cf</w:t>
      </w:r>
      <w:r w:rsidRPr="004A3E27">
        <w:t>. Psalm 21:11.</w:t>
      </w:r>
    </w:p>
  </w:footnote>
  <w:footnote w:id="148">
    <w:p w14:paraId="0192B227" w14:textId="50425B88" w:rsidR="00E14083" w:rsidRPr="004A3E27" w:rsidRDefault="00E14083" w:rsidP="00BD5BBE">
      <w:pPr>
        <w:pStyle w:val="footnote"/>
      </w:pPr>
      <w:r w:rsidRPr="004A3E27">
        <w:rPr>
          <w:rStyle w:val="FootnoteReference"/>
        </w:rPr>
        <w:footnoteRef/>
      </w:r>
      <w:r w:rsidRPr="004A3E27">
        <w:t xml:space="preserve"> </w:t>
      </w:r>
      <w:r>
        <w:t>cf</w:t>
      </w:r>
      <w:r w:rsidRPr="004A3E27">
        <w:t>. Isaiah 5:12.</w:t>
      </w:r>
    </w:p>
  </w:footnote>
  <w:footnote w:id="149">
    <w:p w14:paraId="20F0DD6B" w14:textId="4B10F54B" w:rsidR="00E14083" w:rsidRDefault="00E14083" w:rsidP="005922FD">
      <w:pPr>
        <w:pStyle w:val="footnote"/>
      </w:pPr>
      <w:r>
        <w:rPr>
          <w:rStyle w:val="FootnoteReference"/>
        </w:rPr>
        <w:footnoteRef/>
      </w:r>
      <w:r>
        <w:t xml:space="preserve"> [JS] confess: or “give thanks to”, or “thankfully confess”</w:t>
      </w:r>
    </w:p>
  </w:footnote>
  <w:footnote w:id="150">
    <w:p w14:paraId="73C943A7" w14:textId="0F5D3F1A" w:rsidR="00E14083" w:rsidRPr="004A3E27" w:rsidRDefault="00E14083" w:rsidP="00BD5BBE">
      <w:pPr>
        <w:pStyle w:val="footnote"/>
      </w:pPr>
      <w:r w:rsidRPr="004A3E27">
        <w:rPr>
          <w:rStyle w:val="FootnoteReference"/>
        </w:rPr>
        <w:footnoteRef/>
      </w:r>
      <w:r w:rsidRPr="004A3E27">
        <w:t xml:space="preserve"> </w:t>
      </w:r>
      <w:r>
        <w:t>Cf</w:t>
      </w:r>
      <w:r w:rsidRPr="004A3E27">
        <w:t>. Isaiah 40:11; John 10:11.</w:t>
      </w:r>
    </w:p>
  </w:footnote>
  <w:footnote w:id="151">
    <w:p w14:paraId="73195CDE" w14:textId="44A40FB8" w:rsidR="00E14083" w:rsidRDefault="00E14083" w:rsidP="008A40DF">
      <w:pPr>
        <w:pStyle w:val="footnote"/>
      </w:pPr>
      <w:r>
        <w:rPr>
          <w:rStyle w:val="FootnoteReference"/>
        </w:rPr>
        <w:footnoteRef/>
      </w:r>
      <w:r>
        <w:t xml:space="preserve"> [JS] “do obeisance”, i.e. a physical act.</w:t>
      </w:r>
    </w:p>
  </w:footnote>
  <w:footnote w:id="152">
    <w:p w14:paraId="0B35546F" w14:textId="519CF713" w:rsidR="00E14083" w:rsidRPr="004A3E27" w:rsidRDefault="00E1408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3">
    <w:p w14:paraId="17F4E198" w14:textId="77777777" w:rsidR="00E14083" w:rsidRPr="004A3E27" w:rsidRDefault="00E1408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4">
    <w:p w14:paraId="287F51B2" w14:textId="77777777" w:rsidR="00E14083" w:rsidRPr="004A3E27" w:rsidRDefault="00E1408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5">
    <w:p w14:paraId="376DEC76" w14:textId="77777777" w:rsidR="00E14083" w:rsidRPr="004A3E27" w:rsidRDefault="00E1408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56">
    <w:p w14:paraId="0F1539B2" w14:textId="75077CCC" w:rsidR="00E14083" w:rsidRPr="004A3E27" w:rsidRDefault="00E14083" w:rsidP="00BD5BBE">
      <w:pPr>
        <w:pStyle w:val="footnote"/>
      </w:pPr>
      <w:r w:rsidRPr="004A3E27">
        <w:rPr>
          <w:rStyle w:val="FootnoteReference"/>
        </w:rPr>
        <w:footnoteRef/>
      </w:r>
      <w:r w:rsidRPr="004A3E27">
        <w:t xml:space="preserve"> Blood signifies death (</w:t>
      </w:r>
      <w:r>
        <w:t>cf</w:t>
      </w:r>
      <w:r w:rsidRPr="004A3E27">
        <w:t>. Lev. 17:14).</w:t>
      </w:r>
    </w:p>
  </w:footnote>
  <w:footnote w:id="157">
    <w:p w14:paraId="3C531870" w14:textId="77777777" w:rsidR="00E14083" w:rsidRPr="004A3E27" w:rsidRDefault="00E1408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58">
    <w:p w14:paraId="14F5D59E" w14:textId="2CBEB04C" w:rsidR="00E14083" w:rsidRDefault="00E14083" w:rsidP="00643BB8">
      <w:pPr>
        <w:pStyle w:val="footnote"/>
      </w:pPr>
      <w:r>
        <w:rPr>
          <w:rStyle w:val="FootnoteReference"/>
        </w:rPr>
        <w:footnoteRef/>
      </w:r>
      <w:r>
        <w:t xml:space="preserve"> [JS] or “give thanks to You”, or “thankfully confess You with praise”</w:t>
      </w:r>
    </w:p>
  </w:footnote>
  <w:footnote w:id="159">
    <w:p w14:paraId="5ADD520F" w14:textId="77777777" w:rsidR="00E14083" w:rsidRPr="004A3E27" w:rsidRDefault="00E1408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0">
    <w:p w14:paraId="77A1ED53" w14:textId="77777777" w:rsidR="00E14083" w:rsidRPr="004A3E27" w:rsidRDefault="00E14083" w:rsidP="00BD5BBE">
      <w:pPr>
        <w:pStyle w:val="footnote"/>
      </w:pPr>
      <w:r w:rsidRPr="004A3E27">
        <w:rPr>
          <w:rStyle w:val="FootnoteReference"/>
        </w:rPr>
        <w:footnoteRef/>
      </w:r>
      <w:r w:rsidRPr="004A3E27">
        <w:t xml:space="preserve"> Luke 23:46.</w:t>
      </w:r>
    </w:p>
  </w:footnote>
  <w:footnote w:id="161">
    <w:p w14:paraId="1A1A8E3A" w14:textId="6D5B65DB" w:rsidR="00E14083" w:rsidRPr="004A3E27" w:rsidRDefault="00E1408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2">
    <w:p w14:paraId="07CF1154" w14:textId="0A7B732E" w:rsidR="00E14083" w:rsidRPr="004A3E27" w:rsidRDefault="00E1408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3">
    <w:p w14:paraId="5BAFF231" w14:textId="34FCFC7D" w:rsidR="00E14083" w:rsidRDefault="00E14083" w:rsidP="00110257">
      <w:pPr>
        <w:pStyle w:val="footnote"/>
      </w:pPr>
      <w:r>
        <w:rPr>
          <w:rStyle w:val="FootnoteReference"/>
        </w:rPr>
        <w:footnoteRef/>
      </w:r>
      <w:r>
        <w:t xml:space="preserve"> [JS] Fr. Lazarus has “madness”. NETS has “alarm”. OSB and </w:t>
      </w:r>
      <w:proofErr w:type="gramStart"/>
      <w:r>
        <w:t>Psalter  According</w:t>
      </w:r>
      <w:proofErr w:type="gramEnd"/>
      <w:r>
        <w:t xml:space="preserve"> to the Seventy have “ecstasy”. Psalter for prayer has “confusion”.</w:t>
      </w:r>
    </w:p>
  </w:footnote>
  <w:footnote w:id="164">
    <w:p w14:paraId="2DD87738" w14:textId="77777777" w:rsidR="00E14083" w:rsidRPr="004A3E27" w:rsidRDefault="00E14083" w:rsidP="00BD5BBE">
      <w:pPr>
        <w:pStyle w:val="footnote"/>
      </w:pPr>
      <w:r w:rsidRPr="004A3E27">
        <w:rPr>
          <w:rStyle w:val="FootnoteReference"/>
        </w:rPr>
        <w:footnoteRef/>
      </w:r>
      <w:r w:rsidRPr="004A3E27">
        <w:t xml:space="preserve"> The sense of separation from God is the great illusion and madness.</w:t>
      </w:r>
    </w:p>
  </w:footnote>
  <w:footnote w:id="165">
    <w:p w14:paraId="585E1DF2" w14:textId="7DBE80A8" w:rsidR="00E14083" w:rsidRDefault="00E14083" w:rsidP="00E87C17">
      <w:pPr>
        <w:pStyle w:val="footnote"/>
      </w:pPr>
      <w:r>
        <w:rPr>
          <w:rStyle w:val="FootnoteReference"/>
        </w:rPr>
        <w:footnoteRef/>
      </w:r>
      <w:r>
        <w:t xml:space="preserve"> [JS] or “seeks out”</w:t>
      </w:r>
    </w:p>
  </w:footnote>
  <w:footnote w:id="166">
    <w:p w14:paraId="64625F8E" w14:textId="77777777" w:rsidR="00E14083" w:rsidRPr="004A3E27" w:rsidRDefault="00E1408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67">
    <w:p w14:paraId="2CF8BDFA" w14:textId="519D5556" w:rsidR="00E14083" w:rsidRPr="004A3E27" w:rsidRDefault="00E1408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68">
    <w:p w14:paraId="5D9CEF2B" w14:textId="77777777" w:rsidR="00E14083" w:rsidRPr="004A3E27" w:rsidRDefault="00E1408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69">
    <w:p w14:paraId="6173F75B" w14:textId="6720A6F1" w:rsidR="00E14083" w:rsidRDefault="00E14083" w:rsidP="00E87C17">
      <w:pPr>
        <w:pStyle w:val="footnote"/>
      </w:pPr>
      <w:r>
        <w:rPr>
          <w:rStyle w:val="FootnoteReference"/>
        </w:rPr>
        <w:footnoteRef/>
      </w:r>
      <w:r>
        <w:t xml:space="preserve"> [JS] or, “boast”</w:t>
      </w:r>
    </w:p>
  </w:footnote>
  <w:footnote w:id="170">
    <w:p w14:paraId="68902C2B" w14:textId="77777777" w:rsidR="00E14083" w:rsidRPr="004A3E27" w:rsidRDefault="00E14083" w:rsidP="00BD5BBE">
      <w:pPr>
        <w:pStyle w:val="footnote"/>
      </w:pPr>
      <w:r w:rsidRPr="004A3E27">
        <w:rPr>
          <w:rStyle w:val="FootnoteReference"/>
        </w:rPr>
        <w:footnoteRef/>
      </w:r>
      <w:r w:rsidRPr="004A3E27">
        <w:t xml:space="preserve"> Man is made for happiness, fruit of grace, forgiveness, right relations, holiness.</w:t>
      </w:r>
    </w:p>
  </w:footnote>
  <w:footnote w:id="171">
    <w:p w14:paraId="556A07DE" w14:textId="42C5306E" w:rsidR="00E14083" w:rsidRDefault="00E14083" w:rsidP="00E87C17">
      <w:pPr>
        <w:pStyle w:val="footnote"/>
      </w:pPr>
      <w:r>
        <w:rPr>
          <w:rStyle w:val="FootnoteReference"/>
        </w:rPr>
        <w:footnoteRef/>
      </w:r>
      <w:r>
        <w:t xml:space="preserve"> [JS] or “give thanks to”, or “thankfully confess the Lord with praise with the lyre”</w:t>
      </w:r>
    </w:p>
  </w:footnote>
  <w:footnote w:id="172">
    <w:p w14:paraId="2DE8E71A" w14:textId="43288821" w:rsidR="00E14083" w:rsidRDefault="00E14083" w:rsidP="00643986">
      <w:pPr>
        <w:pStyle w:val="footnote"/>
      </w:pPr>
      <w:r>
        <w:rPr>
          <w:rStyle w:val="FootnoteReference"/>
        </w:rPr>
        <w:footnoteRef/>
      </w:r>
      <w:r>
        <w:t xml:space="preserve"> [JS] or “Confess the Lord with the harp.</w:t>
      </w:r>
    </w:p>
  </w:footnote>
  <w:footnote w:id="173">
    <w:p w14:paraId="7DFB6EDE" w14:textId="2BE29A55" w:rsidR="00E14083" w:rsidRPr="004A3E27" w:rsidRDefault="00E1408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4">
    <w:p w14:paraId="31D94784" w14:textId="1209EEE8" w:rsidR="00E14083" w:rsidRPr="004A3E27" w:rsidRDefault="00E1408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75">
    <w:p w14:paraId="77995902" w14:textId="77777777" w:rsidR="00E14083" w:rsidRPr="004A3E27" w:rsidRDefault="00E14083" w:rsidP="00BD5BBE">
      <w:pPr>
        <w:pStyle w:val="footnote"/>
      </w:pPr>
      <w:r w:rsidRPr="004A3E27">
        <w:rPr>
          <w:rStyle w:val="FootnoteReference"/>
        </w:rPr>
        <w:footnoteRef/>
      </w:r>
      <w:r w:rsidRPr="004A3E27">
        <w:t xml:space="preserve"> Naturally and spiritually (Jn. 3:3-6).</w:t>
      </w:r>
    </w:p>
  </w:footnote>
  <w:footnote w:id="176">
    <w:p w14:paraId="21961A60" w14:textId="0C801544" w:rsidR="00E14083" w:rsidRDefault="00E14083" w:rsidP="002C27B3">
      <w:pPr>
        <w:pStyle w:val="footnote"/>
      </w:pPr>
      <w:r>
        <w:rPr>
          <w:rStyle w:val="FootnoteReference"/>
        </w:rPr>
        <w:footnoteRef/>
      </w:r>
      <w:r>
        <w:t xml:space="preserve"> [JS] Fr. Lazarus has “plans”</w:t>
      </w:r>
    </w:p>
  </w:footnote>
  <w:footnote w:id="177">
    <w:p w14:paraId="13FB143C" w14:textId="0A8A9BB8" w:rsidR="00E14083" w:rsidRDefault="00E14083" w:rsidP="00831460">
      <w:pPr>
        <w:pStyle w:val="footnote"/>
      </w:pPr>
      <w:r>
        <w:rPr>
          <w:rStyle w:val="FootnoteReference"/>
        </w:rPr>
        <w:footnoteRef/>
      </w:r>
      <w:r>
        <w:t xml:space="preserve"> [JS] or “fashioned”</w:t>
      </w:r>
    </w:p>
  </w:footnote>
  <w:footnote w:id="178">
    <w:p w14:paraId="1CA3C8B8" w14:textId="7384D6BF" w:rsidR="00E14083" w:rsidRDefault="00E14083" w:rsidP="00366380">
      <w:pPr>
        <w:pStyle w:val="footnote"/>
      </w:pPr>
      <w:r>
        <w:rPr>
          <w:rStyle w:val="FootnoteReference"/>
        </w:rPr>
        <w:footnoteRef/>
      </w:r>
      <w:r>
        <w:t xml:space="preserve"> Fr. Athanasius has “My soul shall make her boast in the Lord”</w:t>
      </w:r>
    </w:p>
  </w:footnote>
  <w:footnote w:id="179">
    <w:p w14:paraId="50F89B8F" w14:textId="77777777" w:rsidR="00E14083" w:rsidRPr="004A3E27" w:rsidRDefault="00E1408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0">
    <w:p w14:paraId="6C74A446" w14:textId="6A369907" w:rsidR="00E14083" w:rsidRPr="004A3E27" w:rsidRDefault="00E14083" w:rsidP="00BD5BBE">
      <w:pPr>
        <w:pStyle w:val="footnote"/>
      </w:pPr>
      <w:r w:rsidRPr="004A3E27">
        <w:rPr>
          <w:rStyle w:val="FootnoteReference"/>
        </w:rPr>
        <w:footnoteRef/>
      </w:r>
      <w:r w:rsidRPr="004A3E27">
        <w:t xml:space="preserve"> ‘The land of the living.’</w:t>
      </w:r>
      <w:r>
        <w:t xml:space="preserve"> [JS] Others have “earth”</w:t>
      </w:r>
    </w:p>
  </w:footnote>
  <w:footnote w:id="181">
    <w:p w14:paraId="2D88893B" w14:textId="5E64FA88" w:rsidR="00E14083" w:rsidRDefault="00E14083" w:rsidP="00E42174">
      <w:pPr>
        <w:pStyle w:val="footnote"/>
      </w:pPr>
      <w:r>
        <w:rPr>
          <w:rStyle w:val="FootnoteReference"/>
        </w:rPr>
        <w:footnoteRef/>
      </w:r>
      <w:r>
        <w:t xml:space="preserve"> [JS] or “contrite in heart”</w:t>
      </w:r>
    </w:p>
  </w:footnote>
  <w:footnote w:id="182">
    <w:p w14:paraId="7E58A13C" w14:textId="1AC06A85" w:rsidR="00E14083" w:rsidRDefault="00E14083" w:rsidP="00F803AB">
      <w:pPr>
        <w:pStyle w:val="footnote"/>
      </w:pPr>
      <w:r>
        <w:rPr>
          <w:rStyle w:val="FootnoteReference"/>
        </w:rPr>
        <w:footnoteRef/>
      </w:r>
      <w:r>
        <w:t xml:space="preserve"> [JS] Coptic has “eat their hearts”, which Fr. Athanasius renders, “regret”</w:t>
      </w:r>
    </w:p>
  </w:footnote>
  <w:footnote w:id="183">
    <w:p w14:paraId="54D93979" w14:textId="34E7EB30" w:rsidR="00E14083" w:rsidRDefault="00E14083" w:rsidP="00F803AB">
      <w:pPr>
        <w:pStyle w:val="footnote"/>
      </w:pPr>
      <w:r>
        <w:rPr>
          <w:rStyle w:val="FootnoteReference"/>
        </w:rPr>
        <w:footnoteRef/>
      </w:r>
      <w:r>
        <w:t xml:space="preserve"> [JS] or regret.</w:t>
      </w:r>
    </w:p>
  </w:footnote>
  <w:footnote w:id="184">
    <w:p w14:paraId="51CEFDC6" w14:textId="77777777" w:rsidR="00E14083" w:rsidRPr="004A3E27" w:rsidRDefault="00E1408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85">
    <w:p w14:paraId="703EC24D" w14:textId="0A8D7841" w:rsidR="00E14083" w:rsidRDefault="00E14083" w:rsidP="00442FE7">
      <w:pPr>
        <w:pStyle w:val="footnote"/>
      </w:pPr>
      <w:r>
        <w:rPr>
          <w:rStyle w:val="FootnoteReference"/>
        </w:rPr>
        <w:footnoteRef/>
      </w:r>
      <w:r>
        <w:t xml:space="preserve"> [JS] literally “and my soul with barrenness/childlessness.”</w:t>
      </w:r>
    </w:p>
  </w:footnote>
  <w:footnote w:id="186">
    <w:p w14:paraId="0CEA87F3" w14:textId="77777777" w:rsidR="00E14083" w:rsidRPr="004A3E27" w:rsidRDefault="00E14083" w:rsidP="00BD5BBE">
      <w:pPr>
        <w:pStyle w:val="footnote"/>
      </w:pPr>
      <w:r w:rsidRPr="004A3E27">
        <w:rPr>
          <w:rStyle w:val="FootnoteReference"/>
        </w:rPr>
        <w:footnoteRef/>
      </w:r>
      <w:r w:rsidRPr="004A3E27">
        <w:t xml:space="preserve"> John 19:1; Mt. 27:26.</w:t>
      </w:r>
    </w:p>
  </w:footnote>
  <w:footnote w:id="187">
    <w:p w14:paraId="1C6E21CA" w14:textId="4A1BFD04" w:rsidR="00E14083" w:rsidRPr="004A3E27" w:rsidRDefault="00E14083" w:rsidP="00BD5BBE">
      <w:pPr>
        <w:pStyle w:val="footnote"/>
      </w:pPr>
      <w:r w:rsidRPr="004A3E27">
        <w:rPr>
          <w:rStyle w:val="FootnoteReference"/>
        </w:rPr>
        <w:footnoteRef/>
      </w:r>
      <w:r w:rsidRPr="004A3E27">
        <w:t xml:space="preserve"> </w:t>
      </w:r>
      <w:r>
        <w:t>cf</w:t>
      </w:r>
      <w:r w:rsidRPr="004A3E27">
        <w:t>. Psalm 21:21.</w:t>
      </w:r>
    </w:p>
  </w:footnote>
  <w:footnote w:id="188">
    <w:p w14:paraId="7BC55212" w14:textId="5213FE4B" w:rsidR="00E14083" w:rsidRDefault="00E14083" w:rsidP="004E0429">
      <w:pPr>
        <w:pStyle w:val="footnote"/>
      </w:pPr>
      <w:r>
        <w:rPr>
          <w:rStyle w:val="FootnoteReference"/>
        </w:rPr>
        <w:footnoteRef/>
      </w:r>
      <w:r>
        <w:t xml:space="preserve"> [JS] or “give thanks to You,” or “thankfully confess You with praise in the great Church”</w:t>
      </w:r>
    </w:p>
  </w:footnote>
  <w:footnote w:id="189">
    <w:p w14:paraId="5E06AF48" w14:textId="4CED25A0" w:rsidR="00E14083" w:rsidRDefault="00E14083" w:rsidP="00E14083">
      <w:pPr>
        <w:pStyle w:val="footnote"/>
      </w:pPr>
      <w:r>
        <w:rPr>
          <w:rStyle w:val="FootnoteReference"/>
        </w:rPr>
        <w:footnoteRef/>
      </w:r>
      <w:r>
        <w:t xml:space="preserve"> [JS] [] found in Coptic</w:t>
      </w:r>
    </w:p>
  </w:footnote>
  <w:footnote w:id="190">
    <w:p w14:paraId="4812F1D0" w14:textId="6C4603E2" w:rsidR="00E14083" w:rsidRPr="004A3E27" w:rsidRDefault="00E14083" w:rsidP="00BD5BBE">
      <w:pPr>
        <w:pStyle w:val="footnote"/>
      </w:pPr>
      <w:r w:rsidRPr="004A3E27">
        <w:rPr>
          <w:rStyle w:val="FootnoteReference"/>
        </w:rPr>
        <w:footnoteRef/>
      </w:r>
      <w:r w:rsidRPr="004A3E27">
        <w:t xml:space="preserve"> </w:t>
      </w:r>
      <w:r>
        <w:t>cf</w:t>
      </w:r>
      <w:r w:rsidRPr="004A3E27">
        <w:t>. John 15:25.</w:t>
      </w:r>
    </w:p>
  </w:footnote>
  <w:footnote w:id="191">
    <w:p w14:paraId="2072EB12" w14:textId="0F03BC61" w:rsidR="00E14083" w:rsidRDefault="00E14083" w:rsidP="004E0429">
      <w:pPr>
        <w:pStyle w:val="footnote"/>
      </w:pPr>
      <w:r>
        <w:rPr>
          <w:rStyle w:val="FootnoteReference"/>
        </w:rPr>
        <w:footnoteRef/>
      </w:r>
      <w:r>
        <w:t xml:space="preserve"> [JS] or “Aha! Aha!” Or “Well done! Well done!”</w:t>
      </w:r>
    </w:p>
  </w:footnote>
  <w:footnote w:id="192">
    <w:p w14:paraId="55852630" w14:textId="7161891F" w:rsidR="00E14083" w:rsidRDefault="00E14083" w:rsidP="004D4897">
      <w:pPr>
        <w:pStyle w:val="footnote"/>
      </w:pPr>
      <w:r>
        <w:rPr>
          <w:rStyle w:val="FootnoteReference"/>
        </w:rPr>
        <w:footnoteRef/>
      </w:r>
      <w:r>
        <w:t xml:space="preserve"> [JS] others have “righteousness”. NETS has “vindication”.</w:t>
      </w:r>
    </w:p>
  </w:footnote>
  <w:footnote w:id="193">
    <w:p w14:paraId="5AE758E3" w14:textId="591B2CD9" w:rsidR="00E14083" w:rsidRDefault="00E14083" w:rsidP="004E0429">
      <w:pPr>
        <w:pStyle w:val="footnote"/>
      </w:pPr>
      <w:r>
        <w:rPr>
          <w:rStyle w:val="FootnoteReference"/>
        </w:rPr>
        <w:footnoteRef/>
      </w:r>
      <w:r>
        <w:t xml:space="preserve"> [JS] Fr. Lazarus has, “towering mountains”</w:t>
      </w:r>
    </w:p>
  </w:footnote>
  <w:footnote w:id="194">
    <w:p w14:paraId="6484AC83" w14:textId="6D53CC8C" w:rsidR="00E14083" w:rsidRPr="004A3E27" w:rsidRDefault="00E14083" w:rsidP="00BD5BBE">
      <w:pPr>
        <w:pStyle w:val="footnote"/>
      </w:pPr>
      <w:r w:rsidRPr="004A3E27">
        <w:rPr>
          <w:rStyle w:val="FootnoteReference"/>
        </w:rPr>
        <w:footnoteRef/>
      </w:r>
      <w:r w:rsidRPr="004A3E27">
        <w:t xml:space="preserve"> </w:t>
      </w:r>
      <w:r>
        <w:t>cf</w:t>
      </w:r>
      <w:r w:rsidRPr="004A3E27">
        <w:t>. Psalm 109:7.</w:t>
      </w:r>
    </w:p>
  </w:footnote>
  <w:footnote w:id="195">
    <w:p w14:paraId="4449FD0E" w14:textId="7B6566B0" w:rsidR="00E14083" w:rsidRDefault="00E14083" w:rsidP="00090695">
      <w:pPr>
        <w:pStyle w:val="footnote"/>
      </w:pPr>
      <w:r>
        <w:rPr>
          <w:rStyle w:val="FootnoteReference"/>
        </w:rPr>
        <w:footnoteRef/>
      </w:r>
      <w:r>
        <w:t xml:space="preserve"> [JS] OSB has “many waters”</w:t>
      </w:r>
    </w:p>
  </w:footnote>
  <w:footnote w:id="196">
    <w:p w14:paraId="50DAFDF2" w14:textId="77777777" w:rsidR="00E14083" w:rsidRPr="004A3E27" w:rsidRDefault="00E1408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97">
    <w:p w14:paraId="7C4D1D61" w14:textId="77777777" w:rsidR="00E14083" w:rsidRPr="004A3E27" w:rsidRDefault="00E14083" w:rsidP="00BD5BBE">
      <w:pPr>
        <w:pStyle w:val="footnote"/>
      </w:pPr>
      <w:r w:rsidRPr="004A3E27">
        <w:rPr>
          <w:rStyle w:val="FootnoteReference"/>
        </w:rPr>
        <w:footnoteRef/>
      </w:r>
      <w:r w:rsidRPr="004A3E27">
        <w:t xml:space="preserve"> ‘The Prophet asks to be free from passion’ (St. Athanasius).</w:t>
      </w:r>
    </w:p>
  </w:footnote>
  <w:footnote w:id="198">
    <w:p w14:paraId="356D04BB" w14:textId="77777777" w:rsidR="00E14083" w:rsidRPr="004A3E27" w:rsidRDefault="00E14083" w:rsidP="00BD5BBE">
      <w:pPr>
        <w:pStyle w:val="footnote"/>
      </w:pPr>
      <w:r w:rsidRPr="004A3E27">
        <w:rPr>
          <w:rStyle w:val="FootnoteReference"/>
        </w:rPr>
        <w:footnoteRef/>
      </w:r>
      <w:r w:rsidRPr="004A3E27">
        <w:t xml:space="preserve"> Prov. 24:19.</w:t>
      </w:r>
    </w:p>
  </w:footnote>
  <w:footnote w:id="199">
    <w:p w14:paraId="325B4264" w14:textId="77777777" w:rsidR="00E14083" w:rsidRPr="004A3E27" w:rsidRDefault="00E1408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0">
    <w:p w14:paraId="720EC29A" w14:textId="0B7E8B17" w:rsidR="00E14083" w:rsidRPr="004A3E27" w:rsidRDefault="00E1408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1">
    <w:p w14:paraId="3B4C8AB4" w14:textId="77777777" w:rsidR="00E14083" w:rsidRPr="004A3E27" w:rsidRDefault="00E1408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2">
    <w:p w14:paraId="6BB4D62E" w14:textId="6D468D83" w:rsidR="00E14083" w:rsidRDefault="00E14083" w:rsidP="00402CB0">
      <w:pPr>
        <w:pStyle w:val="footnote"/>
      </w:pPr>
      <w:r>
        <w:rPr>
          <w:rStyle w:val="FootnoteReference"/>
        </w:rPr>
        <w:footnoteRef/>
      </w:r>
      <w:r>
        <w:t xml:space="preserve"> [JS] or “judgment”</w:t>
      </w:r>
    </w:p>
  </w:footnote>
  <w:footnote w:id="203">
    <w:p w14:paraId="0271DF81" w14:textId="5DFB25DB" w:rsidR="00E14083" w:rsidRPr="004A3E27" w:rsidRDefault="00E1408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4">
    <w:p w14:paraId="20ECCFFC" w14:textId="001E9B2E" w:rsidR="00E14083" w:rsidRDefault="00E14083" w:rsidP="00402CB0">
      <w:pPr>
        <w:pStyle w:val="footnote"/>
      </w:pPr>
      <w:r>
        <w:rPr>
          <w:rStyle w:val="FootnoteReference"/>
        </w:rPr>
        <w:footnoteRef/>
      </w:r>
      <w:r>
        <w:t xml:space="preserve"> [JS] or “fret”</w:t>
      </w:r>
    </w:p>
  </w:footnote>
  <w:footnote w:id="205">
    <w:p w14:paraId="0F35B29D" w14:textId="57DF774F" w:rsidR="00E14083" w:rsidRDefault="00E14083" w:rsidP="00414006">
      <w:pPr>
        <w:pStyle w:val="footnote"/>
      </w:pPr>
      <w:r>
        <w:rPr>
          <w:rStyle w:val="FootnoteReference"/>
        </w:rPr>
        <w:footnoteRef/>
      </w:r>
      <w:r>
        <w:t xml:space="preserve"> [JS] or “land”</w:t>
      </w:r>
    </w:p>
  </w:footnote>
  <w:footnote w:id="206">
    <w:p w14:paraId="65980F9C" w14:textId="79143A5A" w:rsidR="00E14083" w:rsidRPr="004A3E27" w:rsidRDefault="00E1408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07">
    <w:p w14:paraId="159BB2E9" w14:textId="77777777" w:rsidR="00E14083" w:rsidRPr="004A3E27" w:rsidRDefault="00E1408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08">
    <w:p w14:paraId="031AB7AD" w14:textId="155ED80A" w:rsidR="00E14083" w:rsidRDefault="00E14083" w:rsidP="00090695">
      <w:pPr>
        <w:pStyle w:val="footnote"/>
      </w:pPr>
      <w:r>
        <w:rPr>
          <w:rStyle w:val="FootnoteReference"/>
        </w:rPr>
        <w:footnoteRef/>
      </w:r>
      <w:r>
        <w:t xml:space="preserve"> [JS] literally, “seed”, here and throughout</w:t>
      </w:r>
    </w:p>
  </w:footnote>
  <w:footnote w:id="209">
    <w:p w14:paraId="112B59F5" w14:textId="77777777" w:rsidR="00E14083" w:rsidRPr="004A3E27" w:rsidRDefault="00E14083" w:rsidP="00BD5BBE">
      <w:pPr>
        <w:pStyle w:val="footnote"/>
      </w:pPr>
      <w:r w:rsidRPr="004A3E27">
        <w:rPr>
          <w:rStyle w:val="FootnoteReference"/>
        </w:rPr>
        <w:footnoteRef/>
      </w:r>
      <w:r w:rsidRPr="004A3E27">
        <w:t xml:space="preserve"> ‘Remove sin, and then whatever you see in man is of God’ (St. Augustine)</w:t>
      </w:r>
    </w:p>
  </w:footnote>
  <w:footnote w:id="210">
    <w:p w14:paraId="4726C027" w14:textId="77777777" w:rsidR="00E14083" w:rsidRPr="004A3E27" w:rsidRDefault="00E14083" w:rsidP="00BD5BBE">
      <w:pPr>
        <w:pStyle w:val="footnote"/>
      </w:pPr>
      <w:r w:rsidRPr="004A3E27">
        <w:rPr>
          <w:rStyle w:val="FootnoteReference"/>
        </w:rPr>
        <w:footnoteRef/>
      </w:r>
      <w:r w:rsidRPr="004A3E27">
        <w:t xml:space="preserve"> Compare Ps. 36:1, 37 with Proverbs 24: 19-20 (RSV) and Mt. 5:5-9.</w:t>
      </w:r>
    </w:p>
  </w:footnote>
  <w:footnote w:id="211">
    <w:p w14:paraId="34A68231" w14:textId="7DBC6A92" w:rsidR="00E14083" w:rsidRPr="004A3E27" w:rsidRDefault="00E14083" w:rsidP="00BD5BBE">
      <w:pPr>
        <w:pStyle w:val="footnote"/>
      </w:pPr>
      <w:r w:rsidRPr="004A3E27">
        <w:rPr>
          <w:rStyle w:val="FootnoteReference"/>
        </w:rPr>
        <w:footnoteRef/>
      </w:r>
      <w:r w:rsidRPr="004A3E27">
        <w:t xml:space="preserve"> </w:t>
      </w:r>
      <w:r>
        <w:t>cf</w:t>
      </w:r>
      <w:r w:rsidRPr="004A3E27">
        <w:t>. Heb. 12:5-13. Psalm 6:2 is identical with 37:2.</w:t>
      </w:r>
    </w:p>
  </w:footnote>
  <w:footnote w:id="212">
    <w:p w14:paraId="247EFE9B" w14:textId="072BF8DF" w:rsidR="00E14083" w:rsidRDefault="00E14083" w:rsidP="003F50A7">
      <w:pPr>
        <w:pStyle w:val="footnote"/>
      </w:pPr>
      <w:r>
        <w:rPr>
          <w:rStyle w:val="FootnoteReference"/>
        </w:rPr>
        <w:footnoteRef/>
      </w:r>
      <w:r>
        <w:t xml:space="preserve"> [JS] literally “with a sad face”</w:t>
      </w:r>
    </w:p>
  </w:footnote>
  <w:footnote w:id="213">
    <w:p w14:paraId="18445857" w14:textId="0B799012" w:rsidR="00E14083" w:rsidRDefault="00E14083" w:rsidP="003F50A7">
      <w:pPr>
        <w:pStyle w:val="footnote"/>
      </w:pPr>
      <w:r>
        <w:rPr>
          <w:rStyle w:val="FootnoteReference"/>
        </w:rPr>
        <w:footnoteRef/>
      </w:r>
      <w:r>
        <w:t xml:space="preserve"> [JS] literally “loins”</w:t>
      </w:r>
    </w:p>
  </w:footnote>
  <w:footnote w:id="214">
    <w:p w14:paraId="72DD6C76" w14:textId="7D200E30" w:rsidR="00E14083" w:rsidRPr="004A3E27" w:rsidRDefault="00E14083" w:rsidP="00BD5BBE">
      <w:pPr>
        <w:pStyle w:val="footnote"/>
      </w:pPr>
      <w:r w:rsidRPr="004A3E27">
        <w:rPr>
          <w:rStyle w:val="FootnoteReference"/>
        </w:rPr>
        <w:footnoteRef/>
      </w:r>
      <w:r w:rsidRPr="004A3E27">
        <w:t xml:space="preserve"> </w:t>
      </w:r>
      <w:r>
        <w:t>cf</w:t>
      </w:r>
      <w:r w:rsidRPr="004A3E27">
        <w:t>. Mt. 19:20. ‘One thing you lack’ (Mk. 10:21).</w:t>
      </w:r>
    </w:p>
  </w:footnote>
  <w:footnote w:id="215">
    <w:p w14:paraId="78445EFB" w14:textId="5C9ECAC5" w:rsidR="00E14083" w:rsidRDefault="00E14083" w:rsidP="002538F7">
      <w:pPr>
        <w:pStyle w:val="footnote"/>
      </w:pPr>
      <w:r>
        <w:rPr>
          <w:rStyle w:val="FootnoteReference"/>
        </w:rPr>
        <w:footnoteRef/>
      </w:r>
      <w:r>
        <w:t xml:space="preserve"> [JS] or “walks about like a phantom”</w:t>
      </w:r>
    </w:p>
  </w:footnote>
  <w:footnote w:id="216">
    <w:p w14:paraId="3396E2D4" w14:textId="4AC28F88" w:rsidR="00E14083" w:rsidRPr="004A3E27" w:rsidRDefault="00E1408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17">
    <w:p w14:paraId="3E88B183" w14:textId="77777777" w:rsidR="00E14083" w:rsidRPr="004A3E27" w:rsidRDefault="00E1408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18">
    <w:p w14:paraId="1D0EC7E8" w14:textId="072DDC66" w:rsidR="00E14083" w:rsidRPr="004A3E27" w:rsidRDefault="00E1408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19">
    <w:p w14:paraId="5B17D689" w14:textId="77777777" w:rsidR="00E14083" w:rsidRPr="004A3E27" w:rsidRDefault="00E1408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0">
    <w:p w14:paraId="3C8E3C02" w14:textId="38940012" w:rsidR="00E14083" w:rsidRPr="004A3E27" w:rsidRDefault="00E14083" w:rsidP="00BD5BBE">
      <w:pPr>
        <w:pStyle w:val="footnote"/>
      </w:pPr>
      <w:r w:rsidRPr="004A3E27">
        <w:rPr>
          <w:rStyle w:val="FootnoteReference"/>
        </w:rPr>
        <w:footnoteRef/>
      </w:r>
      <w:r w:rsidRPr="004A3E27">
        <w:t xml:space="preserve"> The great universal Church (</w:t>
      </w:r>
      <w:r>
        <w:t>cf</w:t>
      </w:r>
      <w:r w:rsidRPr="004A3E27">
        <w:t>. St. Athanasius).</w:t>
      </w:r>
    </w:p>
  </w:footnote>
  <w:footnote w:id="221">
    <w:p w14:paraId="215A183B" w14:textId="1FC8DE97" w:rsidR="00E14083" w:rsidRDefault="00E14083" w:rsidP="005B3452">
      <w:pPr>
        <w:pStyle w:val="footnote"/>
      </w:pPr>
      <w:r>
        <w:rPr>
          <w:rStyle w:val="FootnoteReference"/>
        </w:rPr>
        <w:footnoteRef/>
      </w:r>
      <w:r>
        <w:t xml:space="preserve"> [JS] or “Aha! Aha!” or “Well done! Well done!”</w:t>
      </w:r>
    </w:p>
  </w:footnote>
  <w:footnote w:id="222">
    <w:p w14:paraId="37A0E454" w14:textId="77777777" w:rsidR="00E14083" w:rsidRPr="004A3E27" w:rsidRDefault="00E14083" w:rsidP="00BD5BBE">
      <w:pPr>
        <w:pStyle w:val="footnote"/>
      </w:pPr>
      <w:r w:rsidRPr="004A3E27">
        <w:rPr>
          <w:rStyle w:val="FootnoteReference"/>
        </w:rPr>
        <w:footnoteRef/>
      </w:r>
      <w:r w:rsidRPr="004A3E27">
        <w:t xml:space="preserve"> John 13:30.</w:t>
      </w:r>
    </w:p>
  </w:footnote>
  <w:footnote w:id="223">
    <w:p w14:paraId="32644EEC" w14:textId="77777777" w:rsidR="00E14083" w:rsidRPr="004A3E27" w:rsidRDefault="00E1408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24">
    <w:p w14:paraId="4D34767F" w14:textId="77777777" w:rsidR="00E14083" w:rsidRPr="004A3E27" w:rsidRDefault="00E1408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25">
    <w:p w14:paraId="70B2B9E7" w14:textId="77777777" w:rsidR="00E14083" w:rsidRPr="004A3E27" w:rsidRDefault="00E14083" w:rsidP="00BD5BBE">
      <w:pPr>
        <w:pStyle w:val="footnote"/>
      </w:pPr>
      <w:r w:rsidRPr="004A3E27">
        <w:rPr>
          <w:rStyle w:val="FootnoteReference"/>
        </w:rPr>
        <w:footnoteRef/>
      </w:r>
      <w:r w:rsidRPr="004A3E27">
        <w:t xml:space="preserve"> With the Gospel of forgiveness (1 Sam. 24:17-20; Lk. 23:34).</w:t>
      </w:r>
    </w:p>
  </w:footnote>
  <w:footnote w:id="226">
    <w:p w14:paraId="276D5CC0" w14:textId="69BE5264" w:rsidR="00E14083" w:rsidRDefault="00E14083" w:rsidP="008612F3">
      <w:pPr>
        <w:pStyle w:val="footnote"/>
      </w:pPr>
      <w:r>
        <w:rPr>
          <w:rStyle w:val="FootnoteReference"/>
        </w:rPr>
        <w:footnoteRef/>
      </w:r>
      <w:r>
        <w:t xml:space="preserve"> [JS] or “from age to age. So be it! So be it!”</w:t>
      </w:r>
    </w:p>
  </w:footnote>
  <w:footnote w:id="227">
    <w:p w14:paraId="2B9F5A56" w14:textId="77777777" w:rsidR="00E14083" w:rsidRPr="004A3E27" w:rsidRDefault="00E1408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28">
    <w:p w14:paraId="7C55B28F" w14:textId="7EC58CB5" w:rsidR="00E14083" w:rsidRDefault="00E14083" w:rsidP="005B3452">
      <w:pPr>
        <w:pStyle w:val="footnote"/>
      </w:pPr>
      <w:r>
        <w:rPr>
          <w:rStyle w:val="FootnoteReference"/>
        </w:rPr>
        <w:footnoteRef/>
      </w:r>
      <w:r>
        <w:t xml:space="preserve"> [JS] or “thanksgiving”, or “thankful confession with praise”</w:t>
      </w:r>
    </w:p>
  </w:footnote>
  <w:footnote w:id="229">
    <w:p w14:paraId="53A5AE10" w14:textId="0D816E3A" w:rsidR="00E14083" w:rsidRDefault="00E14083" w:rsidP="008A1194">
      <w:pPr>
        <w:pStyle w:val="footnote"/>
      </w:pPr>
      <w:r>
        <w:rPr>
          <w:rStyle w:val="FootnoteReference"/>
        </w:rPr>
        <w:footnoteRef/>
      </w:r>
      <w:r>
        <w:t xml:space="preserve"> [JS] Here and elsewhere in this Psalm, “give thanks” or “thanksgiving”, could be rendered as “confess”, not as in confessing sin, but as in confessing God. Fr. Lazarus renders it as “praise and thank Him”.</w:t>
      </w:r>
    </w:p>
  </w:footnote>
  <w:footnote w:id="230">
    <w:p w14:paraId="3BCC68DE" w14:textId="1191DE34" w:rsidR="00E14083" w:rsidRDefault="00E14083" w:rsidP="00AD1AC9">
      <w:pPr>
        <w:pStyle w:val="footnote"/>
      </w:pPr>
      <w:r>
        <w:rPr>
          <w:rStyle w:val="FootnoteReference"/>
        </w:rPr>
        <w:footnoteRef/>
      </w:r>
      <w:r>
        <w:t xml:space="preserve"> [JS] Fr. Lazarus has “dwelling”</w:t>
      </w:r>
    </w:p>
  </w:footnote>
  <w:footnote w:id="231">
    <w:p w14:paraId="03275919" w14:textId="77777777" w:rsidR="00E14083" w:rsidRPr="004A3E27" w:rsidRDefault="00E1408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32">
    <w:p w14:paraId="6E7F4F1E" w14:textId="416FA7A8" w:rsidR="00E14083" w:rsidRDefault="00E14083" w:rsidP="005B3452">
      <w:pPr>
        <w:pStyle w:val="footnote"/>
      </w:pPr>
      <w:r>
        <w:rPr>
          <w:rStyle w:val="FootnoteReference"/>
        </w:rPr>
        <w:footnoteRef/>
      </w:r>
      <w:r>
        <w:t xml:space="preserve"> [JS] “I will give thanks to You on the lyre”, or “I will thankfully confess You with praise with the lyre”</w:t>
      </w:r>
    </w:p>
  </w:footnote>
  <w:footnote w:id="233">
    <w:p w14:paraId="0FDCCB36" w14:textId="0CCB7207" w:rsidR="00E14083" w:rsidRDefault="00E14083" w:rsidP="006C1793">
      <w:pPr>
        <w:pStyle w:val="footnote"/>
      </w:pPr>
      <w:r>
        <w:rPr>
          <w:rStyle w:val="FootnoteReference"/>
        </w:rPr>
        <w:footnoteRef/>
      </w:r>
      <w:r>
        <w:t xml:space="preserve"> [JS] or “I will give thanks to Him,” or “I will thankfully confess Him with praies”</w:t>
      </w:r>
    </w:p>
  </w:footnote>
  <w:footnote w:id="234">
    <w:p w14:paraId="1791CAEF" w14:textId="44F0ADBF" w:rsidR="00E14083" w:rsidRPr="004A3E27" w:rsidRDefault="00E1408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35">
    <w:p w14:paraId="75A6D655" w14:textId="0B7DAC2D" w:rsidR="00E14083" w:rsidRDefault="00E14083" w:rsidP="006C1793">
      <w:pPr>
        <w:pStyle w:val="footnote"/>
      </w:pPr>
      <w:r>
        <w:rPr>
          <w:rStyle w:val="FootnoteReference"/>
        </w:rPr>
        <w:footnoteRef/>
      </w:r>
      <w:r>
        <w:t xml:space="preserve"> [JS] or “presence”</w:t>
      </w:r>
    </w:p>
  </w:footnote>
  <w:footnote w:id="236">
    <w:p w14:paraId="14C8DE9A" w14:textId="1AF2328A" w:rsidR="00E14083" w:rsidRDefault="00E14083" w:rsidP="006C1793">
      <w:pPr>
        <w:pStyle w:val="footnote"/>
      </w:pPr>
      <w:r>
        <w:rPr>
          <w:rStyle w:val="FootnoteReference"/>
        </w:rPr>
        <w:footnoteRef/>
      </w:r>
      <w:r>
        <w:t xml:space="preserve"> [JS] or “boast in” or “praise”</w:t>
      </w:r>
    </w:p>
  </w:footnote>
  <w:footnote w:id="237">
    <w:p w14:paraId="66A26B87" w14:textId="54FC310A" w:rsidR="00E14083" w:rsidRDefault="00E14083" w:rsidP="006C1793">
      <w:pPr>
        <w:pStyle w:val="footnote"/>
      </w:pPr>
      <w:r>
        <w:rPr>
          <w:rStyle w:val="FootnoteReference"/>
        </w:rPr>
        <w:footnoteRef/>
      </w:r>
      <w:r>
        <w:t xml:space="preserve"> [JS] or “give thanks to”, or “thankfully confess Your Name with praise”</w:t>
      </w:r>
    </w:p>
  </w:footnote>
  <w:footnote w:id="238">
    <w:p w14:paraId="4F22E4CE" w14:textId="77777777" w:rsidR="00E14083" w:rsidRPr="004A3E27" w:rsidRDefault="00E1408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39">
    <w:p w14:paraId="08B0833D" w14:textId="77777777" w:rsidR="00E14083" w:rsidRPr="004A3E27" w:rsidRDefault="00E1408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0">
    <w:p w14:paraId="76A76AD0" w14:textId="77777777" w:rsidR="00E14083" w:rsidRPr="004A3E27" w:rsidRDefault="00E1408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1">
    <w:p w14:paraId="0FB99B7C" w14:textId="516B1CB2" w:rsidR="00E14083" w:rsidRPr="004A3E27" w:rsidRDefault="00E14083" w:rsidP="00BD5BBE">
      <w:pPr>
        <w:pStyle w:val="footnote"/>
      </w:pPr>
      <w:r w:rsidRPr="004A3E27">
        <w:rPr>
          <w:rStyle w:val="FootnoteReference"/>
        </w:rPr>
        <w:footnoteRef/>
      </w:r>
      <w:r w:rsidRPr="004A3E27">
        <w:t xml:space="preserve"> </w:t>
      </w:r>
      <w:r>
        <w:t>cf</w:t>
      </w:r>
      <w:r w:rsidRPr="004A3E27">
        <w:t>. Rev. 19:11-16.</w:t>
      </w:r>
    </w:p>
  </w:footnote>
  <w:footnote w:id="242">
    <w:p w14:paraId="5E8EA981" w14:textId="77777777" w:rsidR="00E14083" w:rsidRPr="004A3E27" w:rsidRDefault="00E1408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43">
    <w:p w14:paraId="2209A251" w14:textId="77777777" w:rsidR="00E14083" w:rsidRPr="004A3E27" w:rsidRDefault="00E1408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44">
    <w:p w14:paraId="1503C91E" w14:textId="77777777" w:rsidR="00E14083" w:rsidRDefault="00E14083" w:rsidP="005E56A9">
      <w:pPr>
        <w:pStyle w:val="footnote"/>
      </w:pPr>
      <w:r>
        <w:rPr>
          <w:rStyle w:val="FootnoteReference"/>
        </w:rPr>
        <w:footnoteRef/>
      </w:r>
      <w:r>
        <w:t xml:space="preserve"> [JS] myrrh: resin for incense; stacte: a component of the Temple incense; cassia: cinnamon.</w:t>
      </w:r>
    </w:p>
  </w:footnote>
  <w:footnote w:id="245">
    <w:p w14:paraId="5BF4F4E3" w14:textId="0D86ACD7" w:rsidR="00E14083" w:rsidRDefault="00E14083" w:rsidP="00E10FAF">
      <w:pPr>
        <w:pStyle w:val="footnote"/>
      </w:pPr>
      <w:r>
        <w:rPr>
          <w:rStyle w:val="FootnoteReference"/>
        </w:rPr>
        <w:footnoteRef/>
      </w:r>
      <w:r>
        <w:t xml:space="preserve"> [JS] literally “do obeisance”, i.e. “bow down to”</w:t>
      </w:r>
    </w:p>
  </w:footnote>
  <w:footnote w:id="246">
    <w:p w14:paraId="66A4B8D8" w14:textId="2A1C62C8" w:rsidR="00E14083" w:rsidRPr="004A3E27" w:rsidRDefault="00E1408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47">
    <w:p w14:paraId="3B2B6F3D" w14:textId="77777777" w:rsidR="00E14083" w:rsidRPr="004A3E27" w:rsidRDefault="00E14083" w:rsidP="00714A98">
      <w:pPr>
        <w:pStyle w:val="footnote"/>
      </w:pPr>
      <w:r w:rsidRPr="004A3E27">
        <w:rPr>
          <w:rStyle w:val="FootnoteReference"/>
        </w:rPr>
        <w:footnoteRef/>
      </w:r>
      <w:r w:rsidRPr="004A3E27">
        <w:t xml:space="preserve"> Rev. 22:1.</w:t>
      </w:r>
    </w:p>
  </w:footnote>
  <w:footnote w:id="248">
    <w:p w14:paraId="0C57446A" w14:textId="77777777" w:rsidR="00E14083" w:rsidRDefault="00E14083" w:rsidP="00714A98">
      <w:pPr>
        <w:pStyle w:val="footnote"/>
      </w:pPr>
      <w:r>
        <w:rPr>
          <w:rStyle w:val="FootnoteReference"/>
        </w:rPr>
        <w:footnoteRef/>
      </w:r>
      <w:r>
        <w:t xml:space="preserve"> Fr. Lazarus has “dwelling-place”</w:t>
      </w:r>
    </w:p>
  </w:footnote>
  <w:footnote w:id="249">
    <w:p w14:paraId="77903F63" w14:textId="77777777" w:rsidR="00E14083" w:rsidRDefault="00E14083" w:rsidP="00714A98">
      <w:pPr>
        <w:pStyle w:val="footnote"/>
      </w:pPr>
      <w:r>
        <w:rPr>
          <w:rStyle w:val="FootnoteReference"/>
        </w:rPr>
        <w:footnoteRef/>
      </w:r>
      <w:r>
        <w:t xml:space="preserve"> [JS] the city’s</w:t>
      </w:r>
    </w:p>
  </w:footnote>
  <w:footnote w:id="250">
    <w:p w14:paraId="73DCC24E" w14:textId="7E226D89" w:rsidR="00E14083" w:rsidRPr="004A3E27" w:rsidRDefault="00E1408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51">
    <w:p w14:paraId="0D6388ED" w14:textId="683F8CF0" w:rsidR="00E14083" w:rsidRPr="004A3E27" w:rsidRDefault="00E14083" w:rsidP="00714A98">
      <w:pPr>
        <w:pStyle w:val="footnote"/>
      </w:pPr>
      <w:r w:rsidRPr="004A3E27">
        <w:rPr>
          <w:rStyle w:val="FootnoteReference"/>
        </w:rPr>
        <w:footnoteRef/>
      </w:r>
      <w:r w:rsidRPr="004A3E27">
        <w:t xml:space="preserve"> </w:t>
      </w:r>
      <w:r>
        <w:t>cf</w:t>
      </w:r>
      <w:r w:rsidRPr="004A3E27">
        <w:t>. 75:4; Is. 2:4; 11:9; 65:25; Hos. 2:18; Zac. 9:10.</w:t>
      </w:r>
    </w:p>
  </w:footnote>
  <w:footnote w:id="252">
    <w:p w14:paraId="739DF71C" w14:textId="7B9E3A9D" w:rsidR="00E14083" w:rsidRPr="004A3E27" w:rsidRDefault="00E1408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53">
    <w:p w14:paraId="341712F2" w14:textId="77777777" w:rsidR="00E14083" w:rsidRPr="004A3E27" w:rsidRDefault="00E14083" w:rsidP="00BD5BBE">
      <w:pPr>
        <w:pStyle w:val="footnote"/>
      </w:pPr>
      <w:r w:rsidRPr="004A3E27">
        <w:rPr>
          <w:rStyle w:val="FootnoteReference"/>
        </w:rPr>
        <w:footnoteRef/>
      </w:r>
      <w:r w:rsidRPr="004A3E27">
        <w:t xml:space="preserve"> ‘The calling of the Gentiles is to be understood, as in 71:9’ (St. Athanasius).</w:t>
      </w:r>
    </w:p>
  </w:footnote>
  <w:footnote w:id="254">
    <w:p w14:paraId="743E9AAD" w14:textId="55C8741B" w:rsidR="00E14083" w:rsidRPr="004A3E27" w:rsidRDefault="00E1408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55">
    <w:p w14:paraId="20C0CF5B" w14:textId="605C1673" w:rsidR="00E14083" w:rsidRPr="004A3E27" w:rsidRDefault="00E14083" w:rsidP="00BD5BBE">
      <w:pPr>
        <w:pStyle w:val="footnote"/>
      </w:pPr>
      <w:r w:rsidRPr="004A3E27">
        <w:rPr>
          <w:rStyle w:val="FootnoteReference"/>
        </w:rPr>
        <w:footnoteRef/>
      </w:r>
      <w:r w:rsidRPr="004A3E27">
        <w:t xml:space="preserve"> </w:t>
      </w:r>
      <w:r>
        <w:t>Cf</w:t>
      </w:r>
      <w:r w:rsidRPr="004A3E27">
        <w:t>. Ex. 15:17; Is. 58:14: I Pet. 1:4.</w:t>
      </w:r>
    </w:p>
  </w:footnote>
  <w:footnote w:id="256">
    <w:p w14:paraId="1FDF9287" w14:textId="77777777" w:rsidR="00E14083" w:rsidRPr="004A3E27" w:rsidRDefault="00E1408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57">
    <w:p w14:paraId="3490B998" w14:textId="1EB3F17C" w:rsidR="00E14083" w:rsidRDefault="00E14083" w:rsidP="008C19B4">
      <w:pPr>
        <w:pStyle w:val="footnote"/>
      </w:pPr>
      <w:r>
        <w:rPr>
          <w:rStyle w:val="FootnoteReference"/>
        </w:rPr>
        <w:footnoteRef/>
      </w:r>
      <w:r>
        <w:t xml:space="preserve"> [JS] or “beautifully situated”</w:t>
      </w:r>
    </w:p>
  </w:footnote>
  <w:footnote w:id="258">
    <w:p w14:paraId="5F050EEC" w14:textId="7F9EDEA1" w:rsidR="00E14083" w:rsidRPr="004A3E27" w:rsidRDefault="00E1408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59">
    <w:p w14:paraId="51B5ACBD" w14:textId="77777777" w:rsidR="00E14083" w:rsidRPr="004A3E27" w:rsidRDefault="00E1408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0">
    <w:p w14:paraId="6CAE8B9B" w14:textId="5A8E6334" w:rsidR="00E14083" w:rsidRPr="004A3E27" w:rsidRDefault="00E1408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61">
    <w:p w14:paraId="1586EC07" w14:textId="381B84AF" w:rsidR="00E14083" w:rsidRDefault="00E14083" w:rsidP="00183599">
      <w:pPr>
        <w:pStyle w:val="footnote"/>
      </w:pPr>
      <w:r>
        <w:rPr>
          <w:rStyle w:val="FootnoteReference"/>
        </w:rPr>
        <w:footnoteRef/>
      </w:r>
      <w:r>
        <w:t xml:space="preserve"> [JS] Fr. Lazarus adds “justice and right judgment” to “righteousness”</w:t>
      </w:r>
    </w:p>
  </w:footnote>
  <w:footnote w:id="262">
    <w:p w14:paraId="7F2EAAD2" w14:textId="77777777" w:rsidR="00E14083" w:rsidRPr="004A3E27" w:rsidRDefault="00E1408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63">
    <w:p w14:paraId="3C5C41AF" w14:textId="77777777" w:rsidR="00E14083" w:rsidRPr="004A3E27" w:rsidRDefault="00E1408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64">
    <w:p w14:paraId="55E3C647" w14:textId="417C46F1" w:rsidR="00E14083" w:rsidRDefault="00E14083" w:rsidP="00183599">
      <w:pPr>
        <w:pStyle w:val="footnote"/>
      </w:pPr>
      <w:r>
        <w:rPr>
          <w:rStyle w:val="FootnoteReference"/>
        </w:rPr>
        <w:footnoteRef/>
      </w:r>
      <w:r>
        <w:t xml:space="preserve"> [JS] or “eternally”</w:t>
      </w:r>
    </w:p>
  </w:footnote>
  <w:footnote w:id="265">
    <w:p w14:paraId="398A65D2" w14:textId="3A913DFE" w:rsidR="00E14083" w:rsidRDefault="00E1408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66">
    <w:p w14:paraId="2DAC0755" w14:textId="21183A3B" w:rsidR="00E14083" w:rsidRDefault="00E14083" w:rsidP="00183599">
      <w:pPr>
        <w:pStyle w:val="footnote"/>
      </w:pPr>
      <w:r>
        <w:rPr>
          <w:rStyle w:val="FootnoteReference"/>
        </w:rPr>
        <w:footnoteRef/>
      </w:r>
      <w:r>
        <w:t xml:space="preserve"> [JS] or “workers of iniquity”</w:t>
      </w:r>
    </w:p>
  </w:footnote>
  <w:footnote w:id="267">
    <w:p w14:paraId="3A50B91B" w14:textId="77777777" w:rsidR="00E14083" w:rsidRPr="004A3E27" w:rsidRDefault="00E1408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68">
    <w:p w14:paraId="4E4A30D1" w14:textId="62ED497C" w:rsidR="00E14083" w:rsidRDefault="00E14083" w:rsidP="00183599">
      <w:pPr>
        <w:pStyle w:val="footnote"/>
      </w:pPr>
      <w:r>
        <w:rPr>
          <w:rStyle w:val="FootnoteReference"/>
        </w:rPr>
        <w:footnoteRef/>
      </w:r>
      <w:r>
        <w:t xml:space="preserve"> [JS] or “ransom”</w:t>
      </w:r>
    </w:p>
  </w:footnote>
  <w:footnote w:id="269">
    <w:p w14:paraId="058ED3C9" w14:textId="6776EDA1" w:rsidR="00E14083" w:rsidRDefault="00E14083" w:rsidP="001B710E">
      <w:pPr>
        <w:pStyle w:val="footnote"/>
      </w:pPr>
      <w:r>
        <w:rPr>
          <w:rStyle w:val="FootnoteReference"/>
        </w:rPr>
        <w:footnoteRef/>
      </w:r>
      <w:r>
        <w:t xml:space="preserve"> [JS] or tabernacles.</w:t>
      </w:r>
    </w:p>
  </w:footnote>
  <w:footnote w:id="270">
    <w:p w14:paraId="329608F2" w14:textId="7CC39845" w:rsidR="00E14083" w:rsidRDefault="00E14083" w:rsidP="00183599">
      <w:pPr>
        <w:pStyle w:val="footnote"/>
      </w:pPr>
      <w:r>
        <w:rPr>
          <w:rStyle w:val="FootnoteReference"/>
        </w:rPr>
        <w:footnoteRef/>
      </w:r>
      <w:r>
        <w:t xml:space="preserve"> [JS] or “acknowledge,” or “thank,” or “thankfully confess You with praise when…”</w:t>
      </w:r>
    </w:p>
  </w:footnote>
  <w:footnote w:id="271">
    <w:p w14:paraId="25D034C3" w14:textId="2662C64E" w:rsidR="00E14083" w:rsidRDefault="00E14083" w:rsidP="005E4259">
      <w:pPr>
        <w:pStyle w:val="footnote"/>
      </w:pPr>
      <w:r>
        <w:rPr>
          <w:rStyle w:val="FootnoteReference"/>
        </w:rPr>
        <w:footnoteRef/>
      </w:r>
      <w:r>
        <w:t xml:space="preserve"> [JS] or “I will not find fault with your sacrifices”</w:t>
      </w:r>
    </w:p>
  </w:footnote>
  <w:footnote w:id="272">
    <w:p w14:paraId="45DA152E" w14:textId="77777777" w:rsidR="00E14083" w:rsidRPr="004A3E27" w:rsidRDefault="00E1408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73">
    <w:p w14:paraId="43CC2ABF" w14:textId="536DD164" w:rsidR="00E14083" w:rsidRDefault="00E14083" w:rsidP="007E0330">
      <w:pPr>
        <w:pStyle w:val="footnote"/>
      </w:pPr>
      <w:r>
        <w:rPr>
          <w:rStyle w:val="FootnoteReference"/>
        </w:rPr>
        <w:footnoteRef/>
      </w:r>
      <w:r>
        <w:t xml:space="preserve"> [JS] [] found in Coptic</w:t>
      </w:r>
    </w:p>
  </w:footnote>
  <w:footnote w:id="274">
    <w:p w14:paraId="5A6B4D6B" w14:textId="65293C06" w:rsidR="00E14083" w:rsidRPr="004A3E27" w:rsidRDefault="00E1408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75">
    <w:p w14:paraId="7D7FC96A" w14:textId="1FA8AB7E" w:rsidR="00E14083" w:rsidRDefault="00E14083" w:rsidP="007E0330">
      <w:pPr>
        <w:pStyle w:val="footnote"/>
      </w:pPr>
      <w:r>
        <w:rPr>
          <w:rStyle w:val="FootnoteReference"/>
        </w:rPr>
        <w:footnoteRef/>
      </w:r>
      <w:r>
        <w:t xml:space="preserve"> [JS] “showed me” or “made known to me”</w:t>
      </w:r>
    </w:p>
  </w:footnote>
  <w:footnote w:id="276">
    <w:p w14:paraId="6185D531" w14:textId="77777777" w:rsidR="00E14083" w:rsidRPr="004A3E27" w:rsidRDefault="00E14083" w:rsidP="00BD5BBE">
      <w:pPr>
        <w:pStyle w:val="footnote"/>
      </w:pPr>
      <w:r w:rsidRPr="004A3E27">
        <w:rPr>
          <w:rStyle w:val="FootnoteReference"/>
        </w:rPr>
        <w:footnoteRef/>
      </w:r>
      <w:r w:rsidRPr="004A3E27">
        <w:t xml:space="preserve"> Exodus 12:22; John 19:29; Hebrews 9:19.</w:t>
      </w:r>
    </w:p>
  </w:footnote>
  <w:footnote w:id="277">
    <w:p w14:paraId="3533F1BB" w14:textId="71B96EA6" w:rsidR="00E14083" w:rsidRDefault="00E14083" w:rsidP="007E0330">
      <w:pPr>
        <w:pStyle w:val="footnote"/>
      </w:pPr>
      <w:r>
        <w:rPr>
          <w:rStyle w:val="FootnoteReference"/>
        </w:rPr>
        <w:footnoteRef/>
      </w:r>
      <w:r>
        <w:t xml:space="preserve"> [JS] literally “face”.</w:t>
      </w:r>
    </w:p>
  </w:footnote>
  <w:footnote w:id="278">
    <w:p w14:paraId="1F9FC60F" w14:textId="3E919970" w:rsidR="00E14083" w:rsidRDefault="00E14083" w:rsidP="005E4259">
      <w:pPr>
        <w:pStyle w:val="footnote"/>
      </w:pPr>
      <w:r>
        <w:rPr>
          <w:rStyle w:val="FootnoteReference"/>
        </w:rPr>
        <w:footnoteRef/>
      </w:r>
      <w:r>
        <w:t xml:space="preserve"> [JS] or “blood-guiltiness”</w:t>
      </w:r>
    </w:p>
  </w:footnote>
  <w:footnote w:id="279">
    <w:p w14:paraId="202128F8" w14:textId="4DFF74D6" w:rsidR="00E14083" w:rsidRDefault="00E14083" w:rsidP="00284568">
      <w:pPr>
        <w:pStyle w:val="footnote"/>
      </w:pPr>
      <w:r>
        <w:rPr>
          <w:rStyle w:val="FootnoteReference"/>
        </w:rPr>
        <w:footnoteRef/>
      </w:r>
      <w:r>
        <w:t xml:space="preserve"> [JS] or “gives thanks to,” or “thankfully confess You with praise”</w:t>
      </w:r>
    </w:p>
  </w:footnote>
  <w:footnote w:id="280">
    <w:p w14:paraId="6650920A" w14:textId="4D441CB0" w:rsidR="00E14083" w:rsidRPr="004A3E27" w:rsidRDefault="00E1408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w:t>
      </w:r>
      <w:r>
        <w:t>Cf</w:t>
      </w:r>
      <w:r w:rsidRPr="004A3E27">
        <w:t>. Rom. 1:2-4.</w:t>
      </w:r>
    </w:p>
  </w:footnote>
  <w:footnote w:id="281">
    <w:p w14:paraId="3BFF7049" w14:textId="77777777" w:rsidR="00E14083" w:rsidRPr="004A3E27" w:rsidRDefault="00E1408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82">
    <w:p w14:paraId="45B1AA56" w14:textId="765C7C37" w:rsidR="00E14083" w:rsidRDefault="00E14083" w:rsidP="00284568">
      <w:pPr>
        <w:pStyle w:val="footnote"/>
      </w:pPr>
      <w:r>
        <w:rPr>
          <w:rStyle w:val="FootnoteReference"/>
        </w:rPr>
        <w:footnoteRef/>
      </w:r>
      <w:r>
        <w:t xml:space="preserve"> [JS] or “give thanks to You,” or “thankfully confess You with praise”</w:t>
      </w:r>
    </w:p>
  </w:footnote>
  <w:footnote w:id="283">
    <w:p w14:paraId="51837483" w14:textId="77777777" w:rsidR="00E14083" w:rsidRPr="004A3E27" w:rsidRDefault="00E1408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84">
    <w:p w14:paraId="3B19B72F" w14:textId="77777777" w:rsidR="00E14083" w:rsidRPr="004A3E27" w:rsidRDefault="00E14083" w:rsidP="00BD5BBE">
      <w:pPr>
        <w:pStyle w:val="footnote"/>
      </w:pPr>
      <w:r w:rsidRPr="004A3E27">
        <w:rPr>
          <w:rStyle w:val="FootnoteReference"/>
        </w:rPr>
        <w:footnoteRef/>
      </w:r>
      <w:r w:rsidRPr="004A3E27">
        <w:t xml:space="preserve"> Lk. 10:18; 2 Thess. 1:6.</w:t>
      </w:r>
    </w:p>
  </w:footnote>
  <w:footnote w:id="285">
    <w:p w14:paraId="649547A2" w14:textId="77777777" w:rsidR="00E14083" w:rsidRPr="004A3E27" w:rsidRDefault="00E1408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86">
    <w:p w14:paraId="4184D201" w14:textId="3A3901AE" w:rsidR="00E14083" w:rsidRDefault="00E14083" w:rsidP="00125EB7">
      <w:pPr>
        <w:pStyle w:val="footnote"/>
      </w:pPr>
      <w:r>
        <w:rPr>
          <w:rStyle w:val="FootnoteReference"/>
        </w:rPr>
        <w:footnoteRef/>
      </w:r>
      <w:r>
        <w:t xml:space="preserve"> [JS] “it” refers to the iniquity and strife.</w:t>
      </w:r>
    </w:p>
  </w:footnote>
  <w:footnote w:id="287">
    <w:p w14:paraId="4DEA0F95" w14:textId="27D8C248" w:rsidR="00E14083" w:rsidRPr="004A3E27" w:rsidRDefault="00E14083" w:rsidP="00BD5BBE">
      <w:pPr>
        <w:pStyle w:val="footnote"/>
      </w:pPr>
      <w:r w:rsidRPr="004A3E27">
        <w:rPr>
          <w:rStyle w:val="FootnoteReference"/>
        </w:rPr>
        <w:footnoteRef/>
      </w:r>
      <w:r w:rsidRPr="004A3E27">
        <w:t xml:space="preserve"> </w:t>
      </w:r>
      <w:r>
        <w:t>cf</w:t>
      </w:r>
      <w:r w:rsidRPr="004A3E27">
        <w:t>. 1 Peter 5:7.</w:t>
      </w:r>
    </w:p>
  </w:footnote>
  <w:footnote w:id="288">
    <w:p w14:paraId="27649907" w14:textId="3BE538AE" w:rsidR="00E14083" w:rsidRPr="004A3E27" w:rsidRDefault="00E14083" w:rsidP="00BD5BBE">
      <w:pPr>
        <w:pStyle w:val="footnote"/>
      </w:pPr>
      <w:r w:rsidRPr="004A3E27">
        <w:rPr>
          <w:rStyle w:val="FootnoteReference"/>
        </w:rPr>
        <w:footnoteRef/>
      </w:r>
      <w:r w:rsidRPr="004A3E27">
        <w:t xml:space="preserve"> </w:t>
      </w:r>
      <w:r>
        <w:t>cf</w:t>
      </w:r>
      <w:r w:rsidRPr="004A3E27">
        <w:t>. Ephes 6:12; 1 Tim 4:1; Rev. 16:14.</w:t>
      </w:r>
    </w:p>
  </w:footnote>
  <w:footnote w:id="289">
    <w:p w14:paraId="2999B88D" w14:textId="4A88AAD6" w:rsidR="00E14083" w:rsidRDefault="00E14083" w:rsidP="00A8553A">
      <w:pPr>
        <w:pStyle w:val="footnote"/>
      </w:pPr>
      <w:r>
        <w:rPr>
          <w:rStyle w:val="FootnoteReference"/>
        </w:rPr>
        <w:footnoteRef/>
      </w:r>
      <w:r>
        <w:t xml:space="preserve"> [JS] NETS omits “not”</w:t>
      </w:r>
    </w:p>
  </w:footnote>
  <w:footnote w:id="290">
    <w:p w14:paraId="594F6979" w14:textId="77777777" w:rsidR="00E14083" w:rsidRPr="004A3E27" w:rsidRDefault="00E1408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91">
    <w:p w14:paraId="568E2F2E" w14:textId="77777777" w:rsidR="00E14083" w:rsidRPr="004A3E27" w:rsidRDefault="00E1408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92">
    <w:p w14:paraId="6DBE026F" w14:textId="65E17A50" w:rsidR="00E14083" w:rsidRDefault="00E14083" w:rsidP="003E4AFE">
      <w:pPr>
        <w:pStyle w:val="footnote"/>
      </w:pPr>
      <w:r>
        <w:rPr>
          <w:rStyle w:val="FootnoteReference"/>
        </w:rPr>
        <w:footnoteRef/>
      </w:r>
      <w:r>
        <w:t xml:space="preserve"> [JS] or “I will sing and praise,” or “I will sing and make music”</w:t>
      </w:r>
    </w:p>
  </w:footnote>
  <w:footnote w:id="293">
    <w:p w14:paraId="5EA08A63" w14:textId="7ED730C0" w:rsidR="00E14083" w:rsidRDefault="00E14083" w:rsidP="003E4AFE">
      <w:pPr>
        <w:pStyle w:val="footnote"/>
      </w:pPr>
      <w:r>
        <w:rPr>
          <w:rStyle w:val="FootnoteReference"/>
        </w:rPr>
        <w:footnoteRef/>
      </w:r>
      <w:r>
        <w:t xml:space="preserve"> [JS] or “I will give thanks to You,” or “I will thankfully confess You with praise”</w:t>
      </w:r>
    </w:p>
  </w:footnote>
  <w:footnote w:id="294">
    <w:p w14:paraId="2EF83620" w14:textId="1732A893" w:rsidR="00E14083" w:rsidRDefault="00E14083" w:rsidP="005C1F97">
      <w:pPr>
        <w:pStyle w:val="footnote"/>
      </w:pPr>
      <w:r>
        <w:rPr>
          <w:rStyle w:val="FootnoteReference"/>
        </w:rPr>
        <w:footnoteRef/>
      </w:r>
      <w:r>
        <w:t xml:space="preserve"> [JS] Coptic has “Name” in place of “mercy”.</w:t>
      </w:r>
    </w:p>
  </w:footnote>
  <w:footnote w:id="295">
    <w:p w14:paraId="62A6540D" w14:textId="77777777" w:rsidR="00E14083" w:rsidRPr="004A3E27" w:rsidRDefault="00E14083" w:rsidP="00BD5BBE">
      <w:pPr>
        <w:pStyle w:val="footnote"/>
      </w:pPr>
      <w:r w:rsidRPr="004A3E27">
        <w:rPr>
          <w:rStyle w:val="FootnoteReference"/>
        </w:rPr>
        <w:footnoteRef/>
      </w:r>
      <w:r w:rsidRPr="004A3E27">
        <w:t xml:space="preserve"> Verses 8-12 are repeated almost verbatim in Ps. 107:2-6.</w:t>
      </w:r>
    </w:p>
  </w:footnote>
  <w:footnote w:id="296">
    <w:p w14:paraId="3A60B5BF" w14:textId="4103FFA5" w:rsidR="00E14083" w:rsidRDefault="00E14083" w:rsidP="0080248C">
      <w:pPr>
        <w:pStyle w:val="footnote"/>
      </w:pPr>
      <w:r>
        <w:rPr>
          <w:rStyle w:val="FootnoteReference"/>
        </w:rPr>
        <w:footnoteRef/>
      </w:r>
      <w:r>
        <w:t xml:space="preserve"> [JS] or “the lawless,” or “those that do wickedness”</w:t>
      </w:r>
    </w:p>
  </w:footnote>
  <w:footnote w:id="297">
    <w:p w14:paraId="21F36685" w14:textId="77777777" w:rsidR="00E14083" w:rsidRPr="004A3E27" w:rsidRDefault="00E14083" w:rsidP="00BD5BBE">
      <w:pPr>
        <w:pStyle w:val="footnote"/>
      </w:pPr>
      <w:r w:rsidRPr="004A3E27">
        <w:rPr>
          <w:rStyle w:val="FootnoteReference"/>
        </w:rPr>
        <w:footnoteRef/>
      </w:r>
      <w:r w:rsidRPr="004A3E27">
        <w:t xml:space="preserve"> Mercy: love (Luke 10:37).</w:t>
      </w:r>
    </w:p>
  </w:footnote>
  <w:footnote w:id="298">
    <w:p w14:paraId="6EFF888C" w14:textId="1261A193" w:rsidR="00E14083" w:rsidRPr="004A3E27" w:rsidRDefault="00E1408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299">
    <w:p w14:paraId="42604FE7" w14:textId="77777777" w:rsidR="00E14083" w:rsidRPr="004A3E27" w:rsidRDefault="00E14083" w:rsidP="00BD5BBE">
      <w:pPr>
        <w:pStyle w:val="footnote"/>
      </w:pPr>
      <w:r w:rsidRPr="004A3E27">
        <w:rPr>
          <w:rStyle w:val="FootnoteReference"/>
        </w:rPr>
        <w:footnoteRef/>
      </w:r>
      <w:r w:rsidRPr="004A3E27">
        <w:t xml:space="preserve"> Washbowl: i.e. reduced to the most menial servitude.</w:t>
      </w:r>
    </w:p>
  </w:footnote>
  <w:footnote w:id="300">
    <w:p w14:paraId="03E619D4" w14:textId="1339E3A3" w:rsidR="00E14083" w:rsidRPr="004A3E27" w:rsidRDefault="00E1408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01">
    <w:p w14:paraId="2D798361" w14:textId="77777777" w:rsidR="00E14083" w:rsidRPr="004A3E27" w:rsidRDefault="00E1408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02">
    <w:p w14:paraId="29B1DDE8" w14:textId="45FA342F" w:rsidR="00E14083" w:rsidRPr="004A3E27" w:rsidRDefault="00E1408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03">
    <w:p w14:paraId="279AD391" w14:textId="274C1C9A" w:rsidR="00E14083" w:rsidRPr="004A3E27" w:rsidRDefault="00E1408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04">
    <w:p w14:paraId="7753865A" w14:textId="3B559F98" w:rsidR="00E14083" w:rsidRDefault="00E14083" w:rsidP="009C1AC4">
      <w:pPr>
        <w:pStyle w:val="footnote"/>
      </w:pPr>
      <w:r>
        <w:rPr>
          <w:rStyle w:val="FootnoteReference"/>
        </w:rPr>
        <w:footnoteRef/>
      </w:r>
      <w:r>
        <w:t xml:space="preserve"> [JS] OSB has, “they are altogether useless.” NETS has “they together derive from vanity.</w:t>
      </w:r>
    </w:p>
  </w:footnote>
  <w:footnote w:id="305">
    <w:p w14:paraId="20ED6838" w14:textId="77777777" w:rsidR="00E14083" w:rsidRPr="004A3E27" w:rsidRDefault="00E14083" w:rsidP="009C1AC4">
      <w:pPr>
        <w:pStyle w:val="footnote"/>
      </w:pPr>
      <w:r w:rsidRPr="004A3E27">
        <w:rPr>
          <w:rStyle w:val="FootnoteReference"/>
        </w:rPr>
        <w:footnoteRef/>
      </w:r>
      <w:r w:rsidRPr="004A3E27">
        <w:t xml:space="preserve"> Job. 33:14.</w:t>
      </w:r>
    </w:p>
  </w:footnote>
  <w:footnote w:id="306">
    <w:p w14:paraId="3F4DF601" w14:textId="362CF8F1" w:rsidR="00E14083" w:rsidRDefault="00E14083" w:rsidP="004F49CE">
      <w:pPr>
        <w:pStyle w:val="footnote"/>
      </w:pPr>
      <w:r>
        <w:rPr>
          <w:rStyle w:val="FootnoteReference"/>
        </w:rPr>
        <w:footnoteRef/>
      </w:r>
      <w:r>
        <w:t xml:space="preserve"> [JS] literally, “holy place”</w:t>
      </w:r>
    </w:p>
  </w:footnote>
  <w:footnote w:id="307">
    <w:p w14:paraId="686CF1C0" w14:textId="1BBF228C" w:rsidR="00E14083" w:rsidRPr="004A3E27" w:rsidRDefault="00E1408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08">
    <w:p w14:paraId="4BD1F676" w14:textId="28A76380" w:rsidR="00E14083" w:rsidRDefault="00E14083" w:rsidP="00C0729B">
      <w:pPr>
        <w:pStyle w:val="footnote"/>
      </w:pPr>
      <w:r>
        <w:rPr>
          <w:rStyle w:val="FootnoteReference"/>
        </w:rPr>
        <w:footnoteRef/>
      </w:r>
      <w:r>
        <w:t xml:space="preserve"> [JS] Fr. Athanasius’ translation from the Coptic has “shall glory”</w:t>
      </w:r>
    </w:p>
  </w:footnote>
  <w:footnote w:id="309">
    <w:p w14:paraId="33DDB994" w14:textId="5E62FF5E" w:rsidR="00E14083" w:rsidRDefault="00E14083" w:rsidP="00627006">
      <w:pPr>
        <w:pStyle w:val="footnote"/>
      </w:pPr>
      <w:r>
        <w:rPr>
          <w:rStyle w:val="FootnoteReference"/>
        </w:rPr>
        <w:footnoteRef/>
      </w:r>
      <w:r>
        <w:t xml:space="preserve"> All but Fr. Athanasius’ translation from the Coptic have “and a vow will be paid to You in Jerusalem”</w:t>
      </w:r>
    </w:p>
  </w:footnote>
  <w:footnote w:id="310">
    <w:p w14:paraId="7806F1DC" w14:textId="6D5F9E7B" w:rsidR="00E14083" w:rsidRDefault="00E14083" w:rsidP="00722B95">
      <w:pPr>
        <w:pStyle w:val="footnote"/>
      </w:pPr>
      <w:r>
        <w:rPr>
          <w:rStyle w:val="FootnoteReference"/>
        </w:rPr>
        <w:footnoteRef/>
      </w:r>
      <w:r>
        <w:t xml:space="preserve"> [] Found in Fr. Athanasius’ translation from the Coptic</w:t>
      </w:r>
    </w:p>
  </w:footnote>
  <w:footnote w:id="311">
    <w:p w14:paraId="36833249" w14:textId="34120CF1" w:rsidR="00E14083" w:rsidRPr="004A3E27" w:rsidRDefault="00E1408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12">
    <w:p w14:paraId="622CE4B2" w14:textId="77777777" w:rsidR="00E14083" w:rsidRPr="004A3E27" w:rsidRDefault="00E14083" w:rsidP="00BD5BBE">
      <w:pPr>
        <w:pStyle w:val="footnote"/>
      </w:pPr>
      <w:r w:rsidRPr="004A3E27">
        <w:rPr>
          <w:rStyle w:val="FootnoteReference"/>
        </w:rPr>
        <w:footnoteRef/>
      </w:r>
      <w:r w:rsidRPr="004A3E27">
        <w:t xml:space="preserve"> So the Slavonic (Greek often omits ‘stillest’).</w:t>
      </w:r>
    </w:p>
  </w:footnote>
  <w:footnote w:id="313">
    <w:p w14:paraId="0BA13A66" w14:textId="54830EC5" w:rsidR="00E14083" w:rsidRDefault="00E14083" w:rsidP="005438BF">
      <w:pPr>
        <w:pStyle w:val="footnote"/>
      </w:pPr>
      <w:r>
        <w:rPr>
          <w:rStyle w:val="FootnoteReference"/>
        </w:rPr>
        <w:footnoteRef/>
      </w:r>
      <w:r>
        <w:t xml:space="preserve"> [JS] lit, “filled with fatness.”</w:t>
      </w:r>
    </w:p>
  </w:footnote>
  <w:footnote w:id="314">
    <w:p w14:paraId="6F4E7A1F" w14:textId="704DC134" w:rsidR="00E14083" w:rsidRPr="004A3E27" w:rsidRDefault="00E1408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15">
    <w:p w14:paraId="30AFE1F6" w14:textId="77777777" w:rsidR="00E14083" w:rsidRPr="004A3E27" w:rsidRDefault="00E1408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16">
    <w:p w14:paraId="667C6704" w14:textId="77777777" w:rsidR="00E14083" w:rsidRPr="004A3E27" w:rsidRDefault="00E1408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17">
    <w:p w14:paraId="4D88FDB0" w14:textId="77777777" w:rsidR="00E14083" w:rsidRPr="004A3E27" w:rsidRDefault="00E14083" w:rsidP="00BD5BBE">
      <w:pPr>
        <w:pStyle w:val="footnote"/>
      </w:pPr>
      <w:r w:rsidRPr="004A3E27">
        <w:rPr>
          <w:rStyle w:val="FootnoteReference"/>
        </w:rPr>
        <w:footnoteRef/>
      </w:r>
      <w:r w:rsidRPr="004A3E27">
        <w:t xml:space="preserve"> See footnote 62. &lt;2 previously&gt;</w:t>
      </w:r>
    </w:p>
  </w:footnote>
  <w:footnote w:id="318">
    <w:p w14:paraId="520E1D4D" w14:textId="70DD6036" w:rsidR="00E14083" w:rsidRDefault="00E14083" w:rsidP="000E01D1">
      <w:pPr>
        <w:pStyle w:val="footnote"/>
      </w:pPr>
      <w:r>
        <w:rPr>
          <w:rStyle w:val="FootnoteReference"/>
        </w:rPr>
        <w:footnoteRef/>
      </w:r>
      <w:r>
        <w:t xml:space="preserve"> [JS], “do obeisance”, i.e. prostrate, not just an attitude, but an act</w:t>
      </w:r>
    </w:p>
  </w:footnote>
  <w:footnote w:id="319">
    <w:p w14:paraId="1B791EBC" w14:textId="77777777" w:rsidR="00E14083" w:rsidRPr="004A3E27" w:rsidRDefault="00E1408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20">
    <w:p w14:paraId="109CC4F4" w14:textId="77777777" w:rsidR="00E14083" w:rsidRPr="004A3E27" w:rsidRDefault="00E14083" w:rsidP="00BD5BBE">
      <w:pPr>
        <w:pStyle w:val="footnote"/>
      </w:pPr>
      <w:r w:rsidRPr="004A3E27">
        <w:rPr>
          <w:rStyle w:val="FootnoteReference"/>
        </w:rPr>
        <w:footnoteRef/>
      </w:r>
      <w:r w:rsidRPr="004A3E27">
        <w:t xml:space="preserve"> ‘What God has planned for His lovers’ (1 Cor. 2:9).</w:t>
      </w:r>
    </w:p>
  </w:footnote>
  <w:footnote w:id="321">
    <w:p w14:paraId="096C8EE6" w14:textId="40879E1D" w:rsidR="00E14083" w:rsidRDefault="00E14083" w:rsidP="000E01D1">
      <w:pPr>
        <w:pStyle w:val="footnote"/>
      </w:pPr>
      <w:r>
        <w:rPr>
          <w:rStyle w:val="FootnoteReference"/>
        </w:rPr>
        <w:footnoteRef/>
      </w:r>
      <w:r>
        <w:t xml:space="preserve"> [JS] Fr. Lazarus has, “for”</w:t>
      </w:r>
    </w:p>
  </w:footnote>
  <w:footnote w:id="322">
    <w:p w14:paraId="693C7006" w14:textId="4BAA4AB8" w:rsidR="00E14083" w:rsidRPr="004A3E27" w:rsidRDefault="00E1408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23">
    <w:p w14:paraId="4EA27689" w14:textId="41C52921" w:rsidR="00E14083" w:rsidRPr="004A3E27" w:rsidRDefault="00E1408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24">
    <w:p w14:paraId="49AA563D" w14:textId="77777777" w:rsidR="00E14083" w:rsidRPr="004A3E27" w:rsidRDefault="00E1408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25">
    <w:p w14:paraId="26BB2E4A" w14:textId="256060DE" w:rsidR="00E14083" w:rsidRPr="004A3E27" w:rsidRDefault="00E1408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26">
    <w:p w14:paraId="7DEE92CE" w14:textId="409EAD51" w:rsidR="00E14083" w:rsidRDefault="00E14083" w:rsidP="00F81502">
      <w:pPr>
        <w:pStyle w:val="footnote"/>
      </w:pPr>
      <w:r>
        <w:rPr>
          <w:rStyle w:val="FootnoteReference"/>
        </w:rPr>
        <w:footnoteRef/>
      </w:r>
      <w:r>
        <w:t xml:space="preserve"> [JS] or “give thanks to You” or “thankfully confess You with praise”</w:t>
      </w:r>
    </w:p>
  </w:footnote>
  <w:footnote w:id="327">
    <w:p w14:paraId="29F3A7DD" w14:textId="66A81F41" w:rsidR="00E14083" w:rsidRDefault="00E14083" w:rsidP="00F81502">
      <w:pPr>
        <w:pStyle w:val="footnote"/>
      </w:pPr>
      <w:r>
        <w:rPr>
          <w:rStyle w:val="FootnoteReference"/>
        </w:rPr>
        <w:footnoteRef/>
      </w:r>
      <w:r>
        <w:t xml:space="preserve"> [JS] or “praise You” or “give thanks to You” or “thankfully confess You with praise”</w:t>
      </w:r>
    </w:p>
  </w:footnote>
  <w:footnote w:id="328">
    <w:p w14:paraId="75EB9556" w14:textId="77777777" w:rsidR="00E14083" w:rsidRPr="004A3E27" w:rsidRDefault="00E1408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29">
    <w:p w14:paraId="69CCF6E1" w14:textId="734C2AF2" w:rsidR="00E14083" w:rsidRPr="004A3E27" w:rsidRDefault="00E14083" w:rsidP="00BD5BBE">
      <w:pPr>
        <w:pStyle w:val="footnote"/>
      </w:pPr>
      <w:r w:rsidRPr="004A3E27">
        <w:rPr>
          <w:rStyle w:val="FootnoteReference"/>
        </w:rPr>
        <w:footnoteRef/>
      </w:r>
      <w:r w:rsidRPr="004A3E27">
        <w:t xml:space="preserve"> Numbers 10:35. </w:t>
      </w:r>
      <w:r>
        <w:t>Cf</w:t>
      </w:r>
      <w:r w:rsidRPr="004A3E27">
        <w:t>. Exodus 14.</w:t>
      </w:r>
    </w:p>
  </w:footnote>
  <w:footnote w:id="330">
    <w:p w14:paraId="772812A4" w14:textId="77777777" w:rsidR="00E14083" w:rsidRPr="004A3E27" w:rsidRDefault="00E1408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31">
    <w:p w14:paraId="648336FE" w14:textId="679542B0" w:rsidR="00E14083" w:rsidRDefault="00E14083" w:rsidP="00A66BCD">
      <w:pPr>
        <w:pStyle w:val="footnote"/>
      </w:pPr>
      <w:r>
        <w:rPr>
          <w:rStyle w:val="FootnoteReference"/>
        </w:rPr>
        <w:footnoteRef/>
      </w:r>
      <w:r>
        <w:t xml:space="preserve"> [JS] literally, “before the face of”</w:t>
      </w:r>
    </w:p>
  </w:footnote>
  <w:footnote w:id="332">
    <w:p w14:paraId="576015E9" w14:textId="77777777" w:rsidR="00E14083" w:rsidRPr="004A3E27" w:rsidRDefault="00E14083" w:rsidP="00BD5BBE">
      <w:pPr>
        <w:pStyle w:val="footnote"/>
      </w:pPr>
      <w:r w:rsidRPr="004A3E27">
        <w:rPr>
          <w:rStyle w:val="FootnoteReference"/>
        </w:rPr>
        <w:footnoteRef/>
      </w:r>
      <w:r w:rsidRPr="004A3E27">
        <w:t xml:space="preserve"> Luke 4:32.</w:t>
      </w:r>
    </w:p>
  </w:footnote>
  <w:footnote w:id="333">
    <w:p w14:paraId="528CA841" w14:textId="6B333BD0" w:rsidR="00E14083" w:rsidRDefault="00E14083" w:rsidP="003863C1">
      <w:pPr>
        <w:pStyle w:val="footnote"/>
      </w:pPr>
      <w:r>
        <w:rPr>
          <w:rStyle w:val="FootnoteReference"/>
        </w:rPr>
        <w:footnoteRef/>
      </w:r>
      <w:r>
        <w:t xml:space="preserve"> [JS] literally “hosts”</w:t>
      </w:r>
    </w:p>
  </w:footnote>
  <w:footnote w:id="334">
    <w:p w14:paraId="1C35810F" w14:textId="7EDB3A13" w:rsidR="00E14083" w:rsidRPr="004A3E27" w:rsidRDefault="00E1408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35">
    <w:p w14:paraId="182BF5C1" w14:textId="77B0A7B7" w:rsidR="00E14083" w:rsidRDefault="00E14083" w:rsidP="0080282E">
      <w:pPr>
        <w:pStyle w:val="footnote"/>
      </w:pPr>
      <w:r>
        <w:rPr>
          <w:rStyle w:val="FootnoteReference"/>
        </w:rPr>
        <w:footnoteRef/>
      </w:r>
      <w:r>
        <w:t xml:space="preserve"> [JS] literally, “ten-thousand fold”</w:t>
      </w:r>
    </w:p>
  </w:footnote>
  <w:footnote w:id="336">
    <w:p w14:paraId="4BA4E820" w14:textId="74DEA970" w:rsidR="00E14083" w:rsidRPr="004A3E27" w:rsidRDefault="00E14083" w:rsidP="00BD5BBE">
      <w:pPr>
        <w:pStyle w:val="footnote"/>
      </w:pPr>
      <w:r w:rsidRPr="004A3E27">
        <w:rPr>
          <w:rStyle w:val="FootnoteReference"/>
        </w:rPr>
        <w:footnoteRef/>
      </w:r>
      <w:r w:rsidRPr="004A3E27">
        <w:t xml:space="preserve"> </w:t>
      </w:r>
      <w:r>
        <w:t>Cf</w:t>
      </w:r>
      <w:r w:rsidRPr="004A3E27">
        <w:t>. Ephes. 4:8.</w:t>
      </w:r>
    </w:p>
  </w:footnote>
  <w:footnote w:id="337">
    <w:p w14:paraId="6F7FE73D" w14:textId="3ED6EBEB" w:rsidR="00E14083" w:rsidRDefault="00E14083" w:rsidP="00AC3180">
      <w:pPr>
        <w:pStyle w:val="footnote"/>
      </w:pPr>
      <w:r>
        <w:rPr>
          <w:rStyle w:val="FootnoteReference"/>
        </w:rPr>
        <w:footnoteRef/>
      </w:r>
      <w:r>
        <w:t xml:space="preserve"> [JS] “assemblies” or “congregations”</w:t>
      </w:r>
    </w:p>
  </w:footnote>
  <w:footnote w:id="338">
    <w:p w14:paraId="1069FF00" w14:textId="77777777" w:rsidR="00E14083" w:rsidRPr="004A3E27" w:rsidRDefault="00E1408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39">
    <w:p w14:paraId="4D6861A4" w14:textId="77777777" w:rsidR="00E14083" w:rsidRPr="004A3E27" w:rsidRDefault="00E1408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40">
    <w:p w14:paraId="3876A4B9" w14:textId="77777777" w:rsidR="00E14083" w:rsidRPr="004A3E27" w:rsidRDefault="00E1408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41">
    <w:p w14:paraId="3A9A265F" w14:textId="622FDAFA" w:rsidR="00E14083" w:rsidRPr="004A3E27" w:rsidRDefault="00E1408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42">
    <w:p w14:paraId="46BEEA32" w14:textId="77777777" w:rsidR="00E14083" w:rsidRPr="004A3E27" w:rsidRDefault="00E14083" w:rsidP="00BD5BBE">
      <w:pPr>
        <w:pStyle w:val="footnote"/>
      </w:pPr>
      <w:r w:rsidRPr="004A3E27">
        <w:rPr>
          <w:rStyle w:val="FootnoteReference"/>
        </w:rPr>
        <w:footnoteRef/>
      </w:r>
      <w:r w:rsidRPr="004A3E27">
        <w:t xml:space="preserve"> Mk. 15:29; Jn. 2:17; Rom. 15:3.</w:t>
      </w:r>
    </w:p>
  </w:footnote>
  <w:footnote w:id="343">
    <w:p w14:paraId="252B5848" w14:textId="77777777" w:rsidR="00E14083" w:rsidRPr="004A3E27" w:rsidRDefault="00E14083" w:rsidP="00BD5BBE">
      <w:pPr>
        <w:pStyle w:val="footnote"/>
      </w:pPr>
      <w:r w:rsidRPr="004A3E27">
        <w:rPr>
          <w:rStyle w:val="FootnoteReference"/>
        </w:rPr>
        <w:footnoteRef/>
      </w:r>
      <w:r w:rsidRPr="004A3E27">
        <w:t xml:space="preserve"> The elders and chief priests.</w:t>
      </w:r>
    </w:p>
  </w:footnote>
  <w:footnote w:id="344">
    <w:p w14:paraId="0AE68D03" w14:textId="77777777" w:rsidR="00E14083" w:rsidRPr="004A3E27" w:rsidRDefault="00E1408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45">
    <w:p w14:paraId="49BC712C" w14:textId="77777777" w:rsidR="00E14083" w:rsidRPr="004A3E27" w:rsidRDefault="00E14083" w:rsidP="00BD5BBE">
      <w:pPr>
        <w:pStyle w:val="footnote"/>
      </w:pPr>
      <w:r w:rsidRPr="004A3E27">
        <w:rPr>
          <w:rStyle w:val="FootnoteReference"/>
        </w:rPr>
        <w:footnoteRef/>
      </w:r>
      <w:r w:rsidRPr="004A3E27">
        <w:t xml:space="preserve"> Mt. 16:21; Mk. 8:31.</w:t>
      </w:r>
    </w:p>
  </w:footnote>
  <w:footnote w:id="346">
    <w:p w14:paraId="5D4E90F4" w14:textId="77777777" w:rsidR="00E14083" w:rsidRPr="004A3E27" w:rsidRDefault="00E14083" w:rsidP="00BD5BBE">
      <w:pPr>
        <w:pStyle w:val="footnote"/>
      </w:pPr>
      <w:r w:rsidRPr="004A3E27">
        <w:rPr>
          <w:rStyle w:val="FootnoteReference"/>
        </w:rPr>
        <w:footnoteRef/>
      </w:r>
      <w:r w:rsidRPr="004A3E27">
        <w:t xml:space="preserve"> Mt. 27:34.</w:t>
      </w:r>
    </w:p>
  </w:footnote>
  <w:footnote w:id="347">
    <w:p w14:paraId="2A1BD707" w14:textId="2E0A380E" w:rsidR="00E14083" w:rsidRPr="004A3E27" w:rsidRDefault="00E14083" w:rsidP="00BD5BBE">
      <w:pPr>
        <w:pStyle w:val="footnote"/>
      </w:pPr>
      <w:r w:rsidRPr="004A3E27">
        <w:rPr>
          <w:rStyle w:val="FootnoteReference"/>
        </w:rPr>
        <w:footnoteRef/>
      </w:r>
      <w:r w:rsidRPr="004A3E27">
        <w:t xml:space="preserve"> </w:t>
      </w:r>
      <w:r>
        <w:t>Cf</w:t>
      </w:r>
      <w:r w:rsidRPr="004A3E27">
        <w:t>. Rom. 11:9,10.</w:t>
      </w:r>
    </w:p>
  </w:footnote>
  <w:footnote w:id="348">
    <w:p w14:paraId="09150116" w14:textId="70A37D6F" w:rsidR="00E14083" w:rsidRPr="004A3E27" w:rsidRDefault="00E1408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49">
    <w:p w14:paraId="05D75ECB" w14:textId="77777777" w:rsidR="00E14083" w:rsidRPr="004A3E27" w:rsidRDefault="00E14083" w:rsidP="00BD5BBE">
      <w:pPr>
        <w:pStyle w:val="footnote"/>
      </w:pPr>
      <w:r w:rsidRPr="004A3E27">
        <w:rPr>
          <w:rStyle w:val="FootnoteReference"/>
        </w:rPr>
        <w:footnoteRef/>
      </w:r>
      <w:r w:rsidRPr="004A3E27">
        <w:t xml:space="preserve"> Ps. 69:3-7 differs only slightly from Ps. 39:15-18.</w:t>
      </w:r>
    </w:p>
  </w:footnote>
  <w:footnote w:id="350">
    <w:p w14:paraId="3C5E1D6F" w14:textId="58735F32" w:rsidR="00E14083" w:rsidRDefault="00E14083" w:rsidP="004F3DCD">
      <w:pPr>
        <w:pStyle w:val="footnote"/>
      </w:pPr>
      <w:r>
        <w:rPr>
          <w:rStyle w:val="FootnoteReference"/>
        </w:rPr>
        <w:footnoteRef/>
      </w:r>
      <w:r>
        <w:t xml:space="preserve"> [JS] “Good! Good!”, or “Aha! Aha!”, or “Well done! Well done!” what one says when they think they have beaten their opponent.</w:t>
      </w:r>
    </w:p>
  </w:footnote>
  <w:footnote w:id="351">
    <w:p w14:paraId="325C5542" w14:textId="77777777" w:rsidR="00E14083" w:rsidRPr="004A3E27" w:rsidRDefault="00E14083" w:rsidP="00BD5BBE">
      <w:pPr>
        <w:pStyle w:val="footnote"/>
      </w:pPr>
      <w:r w:rsidRPr="004A3E27">
        <w:rPr>
          <w:rStyle w:val="FootnoteReference"/>
        </w:rPr>
        <w:footnoteRef/>
      </w:r>
      <w:r w:rsidRPr="004A3E27">
        <w:t xml:space="preserve"> The first three lines of Psalms 70 and 30 are identical. See footnote there.</w:t>
      </w:r>
    </w:p>
  </w:footnote>
  <w:footnote w:id="352">
    <w:p w14:paraId="1B3F91B5" w14:textId="58F71B16" w:rsidR="00E14083" w:rsidRPr="004A3E27" w:rsidRDefault="00E1408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53">
    <w:p w14:paraId="1479583A" w14:textId="0156B220" w:rsidR="00E14083" w:rsidRDefault="00E14083" w:rsidP="00C614C7">
      <w:pPr>
        <w:pStyle w:val="footnote"/>
      </w:pPr>
      <w:r>
        <w:rPr>
          <w:rStyle w:val="FootnoteReference"/>
        </w:rPr>
        <w:footnoteRef/>
      </w:r>
      <w:r>
        <w:t xml:space="preserve"> [JS] literally, “arm”.</w:t>
      </w:r>
    </w:p>
  </w:footnote>
  <w:footnote w:id="354">
    <w:p w14:paraId="523E76EA" w14:textId="77777777" w:rsidR="00E14083" w:rsidRPr="004A3E27" w:rsidRDefault="00E14083" w:rsidP="00C614C7">
      <w:pPr>
        <w:pStyle w:val="footnote"/>
      </w:pPr>
      <w:r w:rsidRPr="004A3E27">
        <w:rPr>
          <w:rStyle w:val="FootnoteReference"/>
        </w:rPr>
        <w:footnoteRef/>
      </w:r>
      <w:r w:rsidRPr="004A3E27">
        <w:t xml:space="preserve"> Ephes. 3:10; 4:8.</w:t>
      </w:r>
    </w:p>
  </w:footnote>
  <w:footnote w:id="355">
    <w:p w14:paraId="65732174" w14:textId="7AFAEA7C" w:rsidR="00E14083" w:rsidRDefault="00E14083" w:rsidP="00E269C1">
      <w:pPr>
        <w:pStyle w:val="footnote"/>
      </w:pPr>
      <w:r>
        <w:rPr>
          <w:rStyle w:val="FootnoteReference"/>
        </w:rPr>
        <w:footnoteRef/>
      </w:r>
      <w:r>
        <w:t xml:space="preserve"> [JS] or “praise Your” or “acknowledge You”, or “thankfully confess with praise [for Your]”</w:t>
      </w:r>
    </w:p>
  </w:footnote>
  <w:footnote w:id="356">
    <w:p w14:paraId="63D5291B" w14:textId="120CBC18" w:rsidR="00E14083" w:rsidRPr="004A3E27" w:rsidRDefault="00E1408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57">
    <w:p w14:paraId="0396CA5A" w14:textId="2DEA52B7" w:rsidR="00E14083" w:rsidRPr="004A3E27" w:rsidRDefault="00E1408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58">
    <w:p w14:paraId="145DE01A" w14:textId="6D6C89A5" w:rsidR="00E14083" w:rsidRDefault="00E14083" w:rsidP="00733705">
      <w:pPr>
        <w:pStyle w:val="footnote"/>
      </w:pPr>
      <w:r>
        <w:rPr>
          <w:rStyle w:val="FootnoteReference"/>
        </w:rPr>
        <w:footnoteRef/>
      </w:r>
      <w:r>
        <w:t xml:space="preserve"> [JS] literally “He will judge the poor of the people.”</w:t>
      </w:r>
    </w:p>
  </w:footnote>
  <w:footnote w:id="359">
    <w:p w14:paraId="4ADD947E" w14:textId="3381547D" w:rsidR="00E14083" w:rsidRPr="004A3E27" w:rsidRDefault="00E1408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60">
    <w:p w14:paraId="31968FA6" w14:textId="77777777" w:rsidR="00E14083" w:rsidRPr="004A3E27" w:rsidRDefault="00E14083" w:rsidP="00BD5BBE">
      <w:pPr>
        <w:pStyle w:val="footnote"/>
      </w:pPr>
      <w:r w:rsidRPr="004A3E27">
        <w:rPr>
          <w:rStyle w:val="FootnoteReference"/>
        </w:rPr>
        <w:footnoteRef/>
      </w:r>
      <w:r w:rsidRPr="004A3E27">
        <w:t xml:space="preserve"> Rivers: Tigris and Euphrates.</w:t>
      </w:r>
    </w:p>
  </w:footnote>
  <w:footnote w:id="361">
    <w:p w14:paraId="7811A007" w14:textId="64EFDFFD" w:rsidR="00E14083" w:rsidRPr="004A3E27" w:rsidRDefault="00E14083" w:rsidP="00BD5BBE">
      <w:pPr>
        <w:pStyle w:val="footnote"/>
      </w:pPr>
      <w:r w:rsidRPr="004A3E27">
        <w:rPr>
          <w:rStyle w:val="FootnoteReference"/>
        </w:rPr>
        <w:footnoteRef/>
      </w:r>
      <w:r w:rsidRPr="004A3E27">
        <w:t xml:space="preserve"> </w:t>
      </w:r>
      <w:r>
        <w:t>Cf</w:t>
      </w:r>
      <w:r w:rsidRPr="004A3E27">
        <w:t>. Ps. 47:8.</w:t>
      </w:r>
    </w:p>
  </w:footnote>
  <w:footnote w:id="362">
    <w:p w14:paraId="34781B0F" w14:textId="1A0B612C" w:rsidR="00E14083" w:rsidRDefault="00E14083" w:rsidP="00E269C1">
      <w:pPr>
        <w:pStyle w:val="footnote"/>
      </w:pPr>
      <w:r>
        <w:rPr>
          <w:rStyle w:val="FootnoteReference"/>
        </w:rPr>
        <w:footnoteRef/>
      </w:r>
      <w:r>
        <w:t xml:space="preserve"> [JS] literally “do obeisance to”, i.e. the physical act of prostrating or bowing down.</w:t>
      </w:r>
    </w:p>
  </w:footnote>
  <w:footnote w:id="363">
    <w:p w14:paraId="57352CBF" w14:textId="0D12012F" w:rsidR="00E14083" w:rsidRPr="004A3E27" w:rsidRDefault="00E14083" w:rsidP="00BD5BBE">
      <w:pPr>
        <w:pStyle w:val="footnote"/>
      </w:pPr>
      <w:r w:rsidRPr="004A3E27">
        <w:rPr>
          <w:rStyle w:val="FootnoteReference"/>
        </w:rPr>
        <w:footnoteRef/>
      </w:r>
      <w:r w:rsidRPr="004A3E27">
        <w:t xml:space="preserve"> </w:t>
      </w:r>
      <w:r>
        <w:t>Cf</w:t>
      </w:r>
      <w:r w:rsidRPr="004A3E27">
        <w:t>. Rev. 1:18; Heb. 7:25; Num. 14:28.</w:t>
      </w:r>
    </w:p>
  </w:footnote>
  <w:footnote w:id="364">
    <w:p w14:paraId="2E026D23" w14:textId="77777777" w:rsidR="00E14083" w:rsidRPr="004A3E27" w:rsidRDefault="00E1408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65">
    <w:p w14:paraId="550199CE" w14:textId="322C0FE5" w:rsidR="00E14083" w:rsidRDefault="00E14083" w:rsidP="005B5466">
      <w:pPr>
        <w:pStyle w:val="footnote"/>
      </w:pPr>
      <w:r>
        <w:rPr>
          <w:rStyle w:val="FootnoteReference"/>
        </w:rPr>
        <w:footnoteRef/>
      </w:r>
      <w:r>
        <w:t xml:space="preserve"> [JS] or, “So be it! So be it!”</w:t>
      </w:r>
    </w:p>
  </w:footnote>
  <w:footnote w:id="366">
    <w:p w14:paraId="2E2191B6" w14:textId="77777777" w:rsidR="00E14083" w:rsidRPr="004A3E27" w:rsidRDefault="00E1408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67">
    <w:p w14:paraId="58DFBD38" w14:textId="77777777" w:rsidR="00E14083" w:rsidRPr="004A3E27" w:rsidRDefault="00E1408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14083" w:rsidRPr="004A3E27" w:rsidRDefault="00E14083" w:rsidP="00BD5BBE">
      <w:pPr>
        <w:pStyle w:val="footnote"/>
      </w:pPr>
      <w:r w:rsidRPr="004A3E27">
        <w:tab/>
        <w:t>For them there are no pains;</w:t>
      </w:r>
    </w:p>
    <w:p w14:paraId="15E57D33" w14:textId="77777777" w:rsidR="00E14083" w:rsidRPr="004A3E27" w:rsidRDefault="00E14083" w:rsidP="00BD5BBE">
      <w:pPr>
        <w:pStyle w:val="footnote"/>
      </w:pPr>
      <w:r w:rsidRPr="004A3E27">
        <w:tab/>
        <w:t>fit and strong are their bodies.</w:t>
      </w:r>
    </w:p>
  </w:footnote>
  <w:footnote w:id="368">
    <w:p w14:paraId="2000D9CE" w14:textId="77777777" w:rsidR="00E14083" w:rsidRPr="004A3E27" w:rsidRDefault="00E14083" w:rsidP="00BD5BBE">
      <w:pPr>
        <w:pStyle w:val="footnote"/>
      </w:pPr>
      <w:r w:rsidRPr="004A3E27">
        <w:rPr>
          <w:rStyle w:val="FootnoteReference"/>
        </w:rPr>
        <w:footnoteRef/>
      </w:r>
      <w:r w:rsidRPr="004A3E27">
        <w:t xml:space="preserve"> The apparent success and prosperity of the godless is transitory and short-lived.</w:t>
      </w:r>
    </w:p>
  </w:footnote>
  <w:footnote w:id="369">
    <w:p w14:paraId="5BB08A3A" w14:textId="77777777" w:rsidR="00E14083" w:rsidRPr="004A3E27" w:rsidRDefault="00E1408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70">
    <w:p w14:paraId="1EB3BD79" w14:textId="77777777" w:rsidR="00E14083" w:rsidRPr="004A3E27" w:rsidRDefault="00E1408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71">
    <w:p w14:paraId="70787BBC" w14:textId="7DA1EC54" w:rsidR="00E14083" w:rsidRPr="004A3E27" w:rsidRDefault="00E1408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72">
    <w:p w14:paraId="592FBEA7" w14:textId="77777777" w:rsidR="00E14083" w:rsidRPr="004A3E27" w:rsidRDefault="00E1408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73">
    <w:p w14:paraId="17B1E11D" w14:textId="77777777" w:rsidR="00E14083" w:rsidRPr="004A3E27" w:rsidRDefault="00E1408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74">
    <w:p w14:paraId="1E15E436" w14:textId="77777777" w:rsidR="00E14083" w:rsidRPr="004A3E27" w:rsidRDefault="00E1408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75">
    <w:p w14:paraId="52B2065B" w14:textId="28E7781C" w:rsidR="00E14083" w:rsidRDefault="00E14083" w:rsidP="004B0577">
      <w:pPr>
        <w:pStyle w:val="footnote"/>
      </w:pPr>
      <w:r>
        <w:rPr>
          <w:rStyle w:val="FootnoteReference"/>
        </w:rPr>
        <w:footnoteRef/>
      </w:r>
      <w:r>
        <w:t xml:space="preserve"> [JS] holy places, could refer to a place, or people, i.e. “among Your saints”.</w:t>
      </w:r>
    </w:p>
  </w:footnote>
  <w:footnote w:id="376">
    <w:p w14:paraId="3D3DC9BD" w14:textId="4BA8FE39" w:rsidR="00E14083" w:rsidRDefault="00E14083" w:rsidP="004B0577">
      <w:pPr>
        <w:pStyle w:val="footnote"/>
      </w:pPr>
      <w:r>
        <w:rPr>
          <w:rStyle w:val="FootnoteReference"/>
        </w:rPr>
        <w:footnoteRef/>
      </w:r>
      <w:r>
        <w:t xml:space="preserve"> [JS] or emblems.</w:t>
      </w:r>
    </w:p>
  </w:footnote>
  <w:footnote w:id="377">
    <w:p w14:paraId="48E0BAD1" w14:textId="77777777" w:rsidR="00E14083" w:rsidRPr="004A3E27" w:rsidRDefault="00E14083" w:rsidP="00BD5BBE">
      <w:pPr>
        <w:pStyle w:val="footnote"/>
      </w:pPr>
      <w:r w:rsidRPr="004A3E27">
        <w:rPr>
          <w:rStyle w:val="FootnoteReference"/>
        </w:rPr>
        <w:footnoteRef/>
      </w:r>
      <w:r w:rsidRPr="004A3E27">
        <w:t xml:space="preserve"> Signs and miracles of God’s presence, protection and deliverance.</w:t>
      </w:r>
    </w:p>
  </w:footnote>
  <w:footnote w:id="378">
    <w:p w14:paraId="706BBD8A" w14:textId="77777777" w:rsidR="00E14083" w:rsidRPr="004A3E27" w:rsidRDefault="00E1408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79">
    <w:p w14:paraId="70533A43" w14:textId="77777777" w:rsidR="00E14083" w:rsidRPr="004A3E27" w:rsidRDefault="00E1408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80">
    <w:p w14:paraId="2451EBE5" w14:textId="284A8300" w:rsidR="00E14083" w:rsidRDefault="00E14083" w:rsidP="00E269C1">
      <w:pPr>
        <w:pStyle w:val="footnote"/>
      </w:pPr>
      <w:r>
        <w:rPr>
          <w:rStyle w:val="FootnoteReference"/>
        </w:rPr>
        <w:footnoteRef/>
      </w:r>
      <w:r>
        <w:t xml:space="preserve"> [JS] or “give thanks to You” or “thankfully confess you with praise”</w:t>
      </w:r>
    </w:p>
  </w:footnote>
  <w:footnote w:id="381">
    <w:p w14:paraId="13B7F9F8" w14:textId="32B2D2FD" w:rsidR="00E14083" w:rsidRDefault="00E14083" w:rsidP="00220BA1">
      <w:pPr>
        <w:pStyle w:val="footnote"/>
      </w:pPr>
      <w:r>
        <w:rPr>
          <w:rStyle w:val="FootnoteReference"/>
        </w:rPr>
        <w:footnoteRef/>
      </w:r>
      <w:r>
        <w:t xml:space="preserve"> [JS] literally “from egress nor from setting” (NETS). OSB has “from the sunrise nor the sunset.”</w:t>
      </w:r>
    </w:p>
  </w:footnote>
  <w:footnote w:id="382">
    <w:p w14:paraId="5A7D4EBB" w14:textId="6C2E1ACC" w:rsidR="00E14083" w:rsidRDefault="00E14083" w:rsidP="00220BA1">
      <w:pPr>
        <w:pStyle w:val="footnote"/>
      </w:pPr>
      <w:r>
        <w:rPr>
          <w:rStyle w:val="FootnoteReference"/>
        </w:rPr>
        <w:footnoteRef/>
      </w:r>
      <w:r>
        <w:t xml:space="preserve"> [JS] literally “horn”, here and below.</w:t>
      </w:r>
    </w:p>
  </w:footnote>
  <w:footnote w:id="383">
    <w:p w14:paraId="43EF022B" w14:textId="270DF778" w:rsidR="00E14083" w:rsidRPr="004A3E27" w:rsidRDefault="00E1408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84">
    <w:p w14:paraId="4332FFC4" w14:textId="6C5875B6" w:rsidR="00E14083" w:rsidRPr="004A3E27" w:rsidRDefault="00E14083" w:rsidP="00BD5BBE">
      <w:pPr>
        <w:pStyle w:val="footnote"/>
      </w:pPr>
      <w:r w:rsidRPr="004A3E27">
        <w:rPr>
          <w:rStyle w:val="FootnoteReference"/>
        </w:rPr>
        <w:footnoteRef/>
      </w:r>
      <w:r w:rsidRPr="004A3E27">
        <w:t xml:space="preserve"> </w:t>
      </w:r>
      <w:r>
        <w:t>Cf</w:t>
      </w:r>
      <w:r w:rsidRPr="004A3E27">
        <w:t>. Ps. 45:10; Is. 2:4; 11:9; 65:25; Hos. 2:18; Zac. 9:10.</w:t>
      </w:r>
    </w:p>
  </w:footnote>
  <w:footnote w:id="385">
    <w:p w14:paraId="168ADB5F" w14:textId="77777777" w:rsidR="00E14083" w:rsidRPr="004A3E27" w:rsidRDefault="00E14083" w:rsidP="00BD5BBE">
      <w:pPr>
        <w:pStyle w:val="footnote"/>
      </w:pPr>
      <w:r w:rsidRPr="004A3E27">
        <w:rPr>
          <w:rStyle w:val="FootnoteReference"/>
        </w:rPr>
        <w:footnoteRef/>
      </w:r>
      <w:r w:rsidRPr="004A3E27">
        <w:t xml:space="preserve"> Sinai and Zion, Moses and Christ, the Law and the Gospel enlighten the earth.</w:t>
      </w:r>
    </w:p>
  </w:footnote>
  <w:footnote w:id="386">
    <w:p w14:paraId="680E84D4" w14:textId="51AC975C" w:rsidR="00E14083" w:rsidRPr="004A3E27" w:rsidRDefault="00E1408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387">
    <w:p w14:paraId="100AB77F" w14:textId="77777777" w:rsidR="00E14083" w:rsidRPr="004A3E27" w:rsidRDefault="00E1408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88">
    <w:p w14:paraId="19D36410" w14:textId="52AB6CF1" w:rsidR="00E14083" w:rsidRDefault="00E1408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389">
    <w:p w14:paraId="2AEE0DC8" w14:textId="2C9926C9" w:rsidR="00E14083" w:rsidRDefault="00E14083" w:rsidP="0077116C">
      <w:pPr>
        <w:pStyle w:val="footnote"/>
      </w:pPr>
      <w:r>
        <w:rPr>
          <w:rStyle w:val="FootnoteReference"/>
        </w:rPr>
        <w:footnoteRef/>
      </w:r>
      <w:r>
        <w:t xml:space="preserve"> [JS] literally, “their voice”</w:t>
      </w:r>
    </w:p>
  </w:footnote>
  <w:footnote w:id="390">
    <w:p w14:paraId="691BE305" w14:textId="638D6FB9" w:rsidR="00E14083" w:rsidRDefault="00E14083" w:rsidP="0077116C">
      <w:pPr>
        <w:pStyle w:val="footnote"/>
      </w:pPr>
      <w:r>
        <w:rPr>
          <w:rStyle w:val="FootnoteReference"/>
        </w:rPr>
        <w:footnoteRef/>
      </w:r>
      <w:r>
        <w:t xml:space="preserve"> [JS] literally, “arrows”</w:t>
      </w:r>
    </w:p>
  </w:footnote>
  <w:footnote w:id="391">
    <w:p w14:paraId="02B0A65D" w14:textId="5AC6E269" w:rsidR="00E14083" w:rsidRDefault="00E14083" w:rsidP="0077116C">
      <w:pPr>
        <w:pStyle w:val="footnote"/>
      </w:pPr>
      <w:r>
        <w:rPr>
          <w:rStyle w:val="FootnoteReference"/>
        </w:rPr>
        <w:footnoteRef/>
      </w:r>
      <w:r>
        <w:t xml:space="preserve"> [JS] literally, “voice”</w:t>
      </w:r>
    </w:p>
  </w:footnote>
  <w:footnote w:id="392">
    <w:p w14:paraId="062E4DFE" w14:textId="77777777" w:rsidR="00E14083" w:rsidRDefault="00E1408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14083" w:rsidRDefault="00E14083" w:rsidP="00BD5BBE">
      <w:pPr>
        <w:pStyle w:val="footnote"/>
      </w:pPr>
      <w:r>
        <w:tab/>
        <w:t>‘I will speak My mind in parables,</w:t>
      </w:r>
    </w:p>
    <w:p w14:paraId="04636509" w14:textId="5081AB06" w:rsidR="00E14083" w:rsidRDefault="00E14083" w:rsidP="00BD5BBE">
      <w:pPr>
        <w:pStyle w:val="footnote"/>
      </w:pPr>
      <w:r>
        <w:tab/>
        <w:t>divulge secrets hidden since creation’ (cf. Rev. 3:14).</w:t>
      </w:r>
    </w:p>
  </w:footnote>
  <w:footnote w:id="393">
    <w:p w14:paraId="7427B3ED" w14:textId="77777777" w:rsidR="00E14083" w:rsidRDefault="00E1408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94">
    <w:p w14:paraId="322E8B00" w14:textId="45C17DD9" w:rsidR="00E14083" w:rsidRDefault="00E14083" w:rsidP="00BD5BBE">
      <w:pPr>
        <w:pStyle w:val="footnote"/>
      </w:pPr>
      <w:r>
        <w:rPr>
          <w:rStyle w:val="FootnoteReference"/>
        </w:rPr>
        <w:footnoteRef/>
      </w:r>
      <w:r>
        <w:t xml:space="preserve"> Ephraim = Israel (cf. Hos. 7; Num. 14; 1 Sam. 4).</w:t>
      </w:r>
    </w:p>
  </w:footnote>
  <w:footnote w:id="395">
    <w:p w14:paraId="0E4A044E" w14:textId="4F6EBBCE" w:rsidR="00E14083" w:rsidRDefault="00E14083" w:rsidP="008A536F">
      <w:pPr>
        <w:pStyle w:val="footnote"/>
      </w:pPr>
      <w:r>
        <w:rPr>
          <w:rStyle w:val="FootnoteReference"/>
        </w:rPr>
        <w:footnoteRef/>
      </w:r>
      <w:r>
        <w:t xml:space="preserve"> [JS] literally, “a waterless land”</w:t>
      </w:r>
    </w:p>
  </w:footnote>
  <w:footnote w:id="396">
    <w:p w14:paraId="3E975B3D" w14:textId="77777777" w:rsidR="00E14083" w:rsidRDefault="00E14083" w:rsidP="00BD5BBE">
      <w:pPr>
        <w:pStyle w:val="footnote"/>
      </w:pPr>
      <w:r>
        <w:rPr>
          <w:rStyle w:val="FootnoteReference"/>
        </w:rPr>
        <w:footnoteRef/>
      </w:r>
      <w:r>
        <w:t xml:space="preserve"> He deferred giving them the promised food and the Promised Land.</w:t>
      </w:r>
    </w:p>
  </w:footnote>
  <w:footnote w:id="397">
    <w:p w14:paraId="0FFCC018" w14:textId="5FB43138" w:rsidR="00E14083" w:rsidRDefault="00E1408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398">
    <w:p w14:paraId="7932D42F" w14:textId="0C4D29DA" w:rsidR="00E14083" w:rsidRDefault="00E14083" w:rsidP="00287CDE">
      <w:pPr>
        <w:pStyle w:val="footnote"/>
      </w:pPr>
      <w:r>
        <w:rPr>
          <w:rStyle w:val="FootnoteReference"/>
        </w:rPr>
        <w:footnoteRef/>
      </w:r>
      <w:r>
        <w:t xml:space="preserve"> [JS] Fr. Lazarus has “recovered from wine”</w:t>
      </w:r>
    </w:p>
  </w:footnote>
  <w:footnote w:id="399">
    <w:p w14:paraId="4F93FDA3" w14:textId="3D07B295" w:rsidR="00E14083" w:rsidRDefault="00E14083"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00">
    <w:p w14:paraId="7B76452E" w14:textId="635C6B00" w:rsidR="00E14083" w:rsidRDefault="00E14083" w:rsidP="00BD5BBE">
      <w:pPr>
        <w:pStyle w:val="footnote"/>
      </w:pPr>
      <w:r>
        <w:rPr>
          <w:rStyle w:val="FootnoteReference"/>
        </w:rPr>
        <w:footnoteRef/>
      </w:r>
      <w:r>
        <w:t xml:space="preserve"> sanctuary: </w:t>
      </w:r>
      <w:r w:rsidRPr="00636EF6">
        <w:rPr>
          <w:i/>
        </w:rPr>
        <w:t>lit</w:t>
      </w:r>
      <w:r>
        <w:t>. place. Cf. Psalm 131:5 and footnote there.</w:t>
      </w:r>
    </w:p>
  </w:footnote>
  <w:footnote w:id="401">
    <w:p w14:paraId="0348F64B" w14:textId="77777777" w:rsidR="00E14083" w:rsidRDefault="00E14083" w:rsidP="00BD5BBE">
      <w:pPr>
        <w:pStyle w:val="footnote"/>
      </w:pPr>
      <w:r>
        <w:rPr>
          <w:rStyle w:val="FootnoteReference"/>
        </w:rPr>
        <w:footnoteRef/>
      </w:r>
      <w:r>
        <w:t xml:space="preserve"> John 15.</w:t>
      </w:r>
    </w:p>
  </w:footnote>
  <w:footnote w:id="402">
    <w:p w14:paraId="211D4309" w14:textId="77777777" w:rsidR="00E14083" w:rsidRDefault="00E14083" w:rsidP="00BD5BBE">
      <w:pPr>
        <w:pStyle w:val="footnote"/>
      </w:pPr>
      <w:r>
        <w:rPr>
          <w:rStyle w:val="FootnoteReference"/>
        </w:rPr>
        <w:footnoteRef/>
      </w:r>
      <w:r>
        <w:t xml:space="preserve"> Joseph = Israel (Gen. 40:23; 48:15; Amos 6:6).</w:t>
      </w:r>
    </w:p>
  </w:footnote>
  <w:footnote w:id="403">
    <w:p w14:paraId="7AA1750E" w14:textId="77777777" w:rsidR="00E14083" w:rsidRDefault="00E14083" w:rsidP="00BD5BBE">
      <w:pPr>
        <w:pStyle w:val="footnote"/>
      </w:pPr>
      <w:r>
        <w:rPr>
          <w:rStyle w:val="FootnoteReference"/>
        </w:rPr>
        <w:footnoteRef/>
      </w:r>
      <w:r>
        <w:t xml:space="preserve"> 2 Sam. 6:2 (LXX).</w:t>
      </w:r>
    </w:p>
  </w:footnote>
  <w:footnote w:id="404">
    <w:p w14:paraId="4A2B3530" w14:textId="5B5CF4B9" w:rsidR="00E14083" w:rsidRDefault="00E14083" w:rsidP="006B0A9B">
      <w:pPr>
        <w:pStyle w:val="footnote"/>
      </w:pPr>
      <w:r>
        <w:rPr>
          <w:rStyle w:val="FootnoteReference"/>
        </w:rPr>
        <w:footnoteRef/>
      </w:r>
      <w:r>
        <w:t xml:space="preserve"> [JS] or “appear” or “reveal Yourself”</w:t>
      </w:r>
    </w:p>
  </w:footnote>
  <w:footnote w:id="405">
    <w:p w14:paraId="502F316B" w14:textId="0CF056C9" w:rsidR="00E14083" w:rsidRDefault="00E14083" w:rsidP="00542B9B">
      <w:pPr>
        <w:pStyle w:val="footnote"/>
      </w:pPr>
      <w:r>
        <w:rPr>
          <w:rStyle w:val="FootnoteReference"/>
        </w:rPr>
        <w:footnoteRef/>
      </w:r>
      <w:r>
        <w:t xml:space="preserve"> [JS] or “reveal Your face”.</w:t>
      </w:r>
    </w:p>
  </w:footnote>
  <w:footnote w:id="406">
    <w:p w14:paraId="1F148131" w14:textId="7C16470D" w:rsidR="00E14083" w:rsidRDefault="00E14083"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(cf. Ezra 5:2). See Ps. 126 and footnote there.</w:t>
      </w:r>
    </w:p>
  </w:footnote>
  <w:footnote w:id="407">
    <w:p w14:paraId="70ACE5E0" w14:textId="77777777" w:rsidR="00E14083" w:rsidRDefault="00E14083" w:rsidP="00BD5BBE">
      <w:pPr>
        <w:pStyle w:val="footnote"/>
      </w:pPr>
      <w:r>
        <w:rPr>
          <w:rStyle w:val="FootnoteReference"/>
        </w:rPr>
        <w:footnoteRef/>
      </w:r>
      <w:r>
        <w:t xml:space="preserve"> ‘What tongue? The voice of God’ (St Athanasius).</w:t>
      </w:r>
    </w:p>
  </w:footnote>
  <w:footnote w:id="408">
    <w:p w14:paraId="33FBC19B" w14:textId="77777777" w:rsidR="00E14083" w:rsidRDefault="00E14083" w:rsidP="00BD5BBE">
      <w:pPr>
        <w:pStyle w:val="footnote"/>
      </w:pPr>
      <w:r>
        <w:rPr>
          <w:rStyle w:val="FootnoteReference"/>
        </w:rPr>
        <w:footnoteRef/>
      </w:r>
      <w:r>
        <w:t xml:space="preserve"> Exodus 9:23; 19:16.</w:t>
      </w:r>
    </w:p>
  </w:footnote>
  <w:footnote w:id="409">
    <w:p w14:paraId="5C3F1B44" w14:textId="608ECC60" w:rsidR="00E14083" w:rsidRDefault="00E14083" w:rsidP="00BD5BBE">
      <w:pPr>
        <w:pStyle w:val="footnote"/>
      </w:pPr>
      <w:r>
        <w:rPr>
          <w:rStyle w:val="FootnoteReference"/>
        </w:rPr>
        <w:footnoteRef/>
      </w:r>
      <w:r>
        <w:t xml:space="preserve"> ‘You have always been deaf to His voice, blind to the vision of Him’ (Jn. 5:37; cf. Deut. 18:16; Isaiah 48:18).</w:t>
      </w:r>
    </w:p>
  </w:footnote>
  <w:footnote w:id="410">
    <w:p w14:paraId="7C05F63D" w14:textId="2961204D" w:rsidR="00E14083" w:rsidRDefault="00E1408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11">
    <w:p w14:paraId="0BC469A4" w14:textId="77777777" w:rsidR="00E14083" w:rsidRDefault="00E14083" w:rsidP="00BD5BBE">
      <w:pPr>
        <w:pStyle w:val="footnote"/>
      </w:pPr>
      <w:r>
        <w:rPr>
          <w:rStyle w:val="FootnoteReference"/>
        </w:rPr>
        <w:footnoteRef/>
      </w:r>
      <w:r>
        <w:t xml:space="preserve"> </w:t>
      </w:r>
      <w:r>
        <w:rPr>
          <w:i/>
        </w:rPr>
        <w:t>See the previous footnote</w:t>
      </w:r>
      <w:r>
        <w:t>.</w:t>
      </w:r>
    </w:p>
  </w:footnote>
  <w:footnote w:id="412">
    <w:p w14:paraId="09156637" w14:textId="44D0701B" w:rsidR="00E14083" w:rsidRDefault="00E14083" w:rsidP="00BD5BBE">
      <w:pPr>
        <w:pStyle w:val="footnote"/>
      </w:pPr>
      <w:r>
        <w:rPr>
          <w:rStyle w:val="FootnoteReference"/>
        </w:rPr>
        <w:footnoteRef/>
      </w:r>
      <w:r>
        <w:t xml:space="preserve"> Cf. Isaiah 36:6; 2 Chron. 32:8; 1 Tim. 6:17; Ps. 74:4; Gal. 2:9; 1 Sam. 2:8.</w:t>
      </w:r>
    </w:p>
  </w:footnote>
  <w:footnote w:id="413">
    <w:p w14:paraId="14FEF0D9" w14:textId="77777777" w:rsidR="00E14083" w:rsidRDefault="00E14083" w:rsidP="00BD5BBE">
      <w:pPr>
        <w:pStyle w:val="footnote"/>
      </w:pPr>
      <w:r>
        <w:rPr>
          <w:rStyle w:val="FootnoteReference"/>
        </w:rPr>
        <w:footnoteRef/>
      </w:r>
      <w:r>
        <w:t xml:space="preserve"> John 10:34-36.</w:t>
      </w:r>
    </w:p>
  </w:footnote>
  <w:footnote w:id="414">
    <w:p w14:paraId="136A7666" w14:textId="77777777" w:rsidR="00E14083" w:rsidRDefault="00E14083" w:rsidP="00BD5BBE">
      <w:pPr>
        <w:pStyle w:val="footnote"/>
      </w:pPr>
      <w:r>
        <w:rPr>
          <w:rStyle w:val="FootnoteReference"/>
        </w:rPr>
        <w:footnoteRef/>
      </w:r>
      <w:r>
        <w:t xml:space="preserve"> This prayer is already answered (John 3:18; 9:39; 12:31; Acts 17:31).</w:t>
      </w:r>
    </w:p>
  </w:footnote>
  <w:footnote w:id="415">
    <w:p w14:paraId="764CD80E" w14:textId="77777777" w:rsidR="00E14083" w:rsidRDefault="00E14083" w:rsidP="00BD5BBE">
      <w:pPr>
        <w:pStyle w:val="footnote"/>
      </w:pPr>
      <w:r>
        <w:rPr>
          <w:rStyle w:val="FootnoteReference"/>
        </w:rPr>
        <w:footnoteRef/>
      </w:r>
      <w:r>
        <w:t xml:space="preserve"> </w:t>
      </w:r>
      <w:r w:rsidRPr="003111C9">
        <w:rPr>
          <w:i/>
        </w:rPr>
        <w:t>Lit</w:t>
      </w:r>
      <w:r>
        <w:t>. ‘How beloved are Your dwellings.’</w:t>
      </w:r>
    </w:p>
  </w:footnote>
  <w:footnote w:id="416">
    <w:p w14:paraId="7D098958" w14:textId="77777777" w:rsidR="00E14083" w:rsidRDefault="00E14083" w:rsidP="00BD5BBE">
      <w:pPr>
        <w:pStyle w:val="footnote"/>
      </w:pPr>
      <w:r>
        <w:rPr>
          <w:rStyle w:val="FootnoteReference"/>
        </w:rPr>
        <w:footnoteRef/>
      </w:r>
      <w:r>
        <w:t xml:space="preserve"> Man has made a mess of the earth (Gen. 3; Isaiah 24:4-6 etc.)</w:t>
      </w:r>
    </w:p>
  </w:footnote>
  <w:footnote w:id="417">
    <w:p w14:paraId="65885EA4" w14:textId="7CFB9AA8" w:rsidR="00E14083" w:rsidRDefault="00E14083" w:rsidP="00C7094F">
      <w:pPr>
        <w:pStyle w:val="footnote"/>
      </w:pPr>
      <w:r>
        <w:rPr>
          <w:rStyle w:val="FootnoteReference"/>
        </w:rPr>
        <w:footnoteRef/>
      </w:r>
      <w:r>
        <w:t xml:space="preserve"> [JS] or “anointed”</w:t>
      </w:r>
    </w:p>
  </w:footnote>
  <w:footnote w:id="418">
    <w:p w14:paraId="71E6E356" w14:textId="3B6C4C62" w:rsidR="00E14083" w:rsidRDefault="00E14083" w:rsidP="00BD5BBE">
      <w:pPr>
        <w:pStyle w:val="footnote"/>
      </w:pPr>
      <w:r>
        <w:rPr>
          <w:rStyle w:val="FootnoteReference"/>
        </w:rPr>
        <w:footnoteRef/>
      </w:r>
      <w:r>
        <w:t xml:space="preserve"> Cf. Lk. 13:25; Mk. 4:11; Col. 4:5; Rev. 22:15.</w:t>
      </w:r>
    </w:p>
  </w:footnote>
  <w:footnote w:id="419">
    <w:p w14:paraId="39C94F4B" w14:textId="0B87A78E" w:rsidR="00E14083" w:rsidRDefault="00E14083" w:rsidP="006B0A9B">
      <w:pPr>
        <w:pStyle w:val="footnote"/>
      </w:pPr>
      <w:r>
        <w:rPr>
          <w:rStyle w:val="FootnoteReference"/>
        </w:rPr>
        <w:footnoteRef/>
      </w:r>
      <w:r>
        <w:t xml:space="preserve"> [JS] or “transgressions”</w:t>
      </w:r>
    </w:p>
  </w:footnote>
  <w:footnote w:id="420">
    <w:p w14:paraId="41AC4983" w14:textId="77777777" w:rsidR="00E14083" w:rsidRDefault="00E14083" w:rsidP="00BD5BBE">
      <w:pPr>
        <w:pStyle w:val="footnote"/>
      </w:pPr>
      <w:r>
        <w:rPr>
          <w:rStyle w:val="FootnoteReference"/>
        </w:rPr>
        <w:footnoteRef/>
      </w:r>
      <w:r>
        <w:t xml:space="preserve"> God is love. Love covers all sins (see 1 Jn. 4:16; 1 Pet. 4:8; Prov. 10:12; Jas. 5:20; Lk. 7:47).</w:t>
      </w:r>
    </w:p>
  </w:footnote>
  <w:footnote w:id="421">
    <w:p w14:paraId="3B0173D6" w14:textId="15DA3620" w:rsidR="00E14083" w:rsidRDefault="00E14083" w:rsidP="009745F6">
      <w:pPr>
        <w:pStyle w:val="footnote"/>
      </w:pPr>
      <w:r>
        <w:rPr>
          <w:rStyle w:val="FootnoteReference"/>
        </w:rPr>
        <w:footnoteRef/>
      </w:r>
      <w:r>
        <w:t xml:space="preserve"> [JS] Fr. Lazarus has, “convert us”</w:t>
      </w:r>
    </w:p>
  </w:footnote>
  <w:footnote w:id="422">
    <w:p w14:paraId="5359A239" w14:textId="2D06041F" w:rsidR="00E14083" w:rsidRDefault="00E14083" w:rsidP="009745F6">
      <w:pPr>
        <w:pStyle w:val="footnote"/>
      </w:pPr>
      <w:r>
        <w:rPr>
          <w:rStyle w:val="FootnoteReference"/>
        </w:rPr>
        <w:footnoteRef/>
      </w:r>
      <w:r>
        <w:t xml:space="preserve"> [JS] or “sprouted”</w:t>
      </w:r>
    </w:p>
  </w:footnote>
  <w:footnote w:id="423">
    <w:p w14:paraId="098CF664" w14:textId="4B2C526D" w:rsidR="00E14083" w:rsidRDefault="00E14083" w:rsidP="00BD5BBE">
      <w:pPr>
        <w:pStyle w:val="footnote"/>
      </w:pPr>
      <w:r>
        <w:rPr>
          <w:rStyle w:val="FootnoteReference"/>
        </w:rPr>
        <w:footnoteRef/>
      </w:r>
      <w:r>
        <w:t xml:space="preserve"> holy: cf. 1 Cor. 3:16,17; 6:15-19; Heb. 3:1; 12:10; 1 Pet. 1:15,16; 2 Pet. 1-4.</w:t>
      </w:r>
    </w:p>
  </w:footnote>
  <w:footnote w:id="424">
    <w:p w14:paraId="7FD51EF5" w14:textId="77777777" w:rsidR="00E14083" w:rsidRDefault="00E14083" w:rsidP="00BD5BBE">
      <w:pPr>
        <w:pStyle w:val="footnote"/>
      </w:pPr>
      <w:r>
        <w:rPr>
          <w:rStyle w:val="FootnoteReference"/>
        </w:rPr>
        <w:footnoteRef/>
      </w:r>
      <w:r>
        <w:t xml:space="preserve"> Powers of the soul are will, desire, intellect, understanding, memory, imagination.</w:t>
      </w:r>
    </w:p>
  </w:footnote>
  <w:footnote w:id="425">
    <w:p w14:paraId="5045F193" w14:textId="6C847ECE" w:rsidR="00E14083" w:rsidRDefault="00E14083" w:rsidP="00751701">
      <w:pPr>
        <w:pStyle w:val="footnote"/>
      </w:pPr>
      <w:r>
        <w:rPr>
          <w:rStyle w:val="FootnoteReference"/>
        </w:rPr>
        <w:footnoteRef/>
      </w:r>
      <w:r>
        <w:t xml:space="preserve"> [JS] literally, “voice”</w:t>
      </w:r>
    </w:p>
  </w:footnote>
  <w:footnote w:id="426">
    <w:p w14:paraId="3DAD2C70" w14:textId="080A36FD" w:rsidR="00E14083" w:rsidRDefault="00E14083" w:rsidP="00C32C04">
      <w:pPr>
        <w:pStyle w:val="footnote"/>
      </w:pPr>
      <w:r>
        <w:rPr>
          <w:rStyle w:val="FootnoteReference"/>
        </w:rPr>
        <w:footnoteRef/>
      </w:r>
      <w:r>
        <w:t xml:space="preserve"> [JS] Literally, “do obeisance”, i.e. physically bow down</w:t>
      </w:r>
    </w:p>
  </w:footnote>
  <w:footnote w:id="427">
    <w:p w14:paraId="2E11ABE5" w14:textId="77777777" w:rsidR="00E14083" w:rsidRDefault="00E14083" w:rsidP="00BD5BBE">
      <w:pPr>
        <w:pStyle w:val="footnote"/>
      </w:pPr>
      <w:r>
        <w:rPr>
          <w:rStyle w:val="FootnoteReference"/>
        </w:rPr>
        <w:footnoteRef/>
      </w:r>
      <w:r>
        <w:t xml:space="preserve"> ‘The song of the Lamb.’ (Rev. 15:3-5; John 12:32).</w:t>
      </w:r>
    </w:p>
  </w:footnote>
  <w:footnote w:id="428">
    <w:p w14:paraId="7112E84B" w14:textId="2D3BBD84" w:rsidR="00E14083" w:rsidRDefault="00E14083" w:rsidP="00C32C04">
      <w:pPr>
        <w:pStyle w:val="footnote"/>
      </w:pPr>
      <w:r>
        <w:rPr>
          <w:rStyle w:val="FootnoteReference"/>
        </w:rPr>
        <w:footnoteRef/>
      </w:r>
      <w:r>
        <w:t xml:space="preserve"> [JS] Or “I will give thanks to You,” or “I will thankfully confess You with praise”</w:t>
      </w:r>
    </w:p>
  </w:footnote>
  <w:footnote w:id="429">
    <w:p w14:paraId="108052F0" w14:textId="2ED40FDD" w:rsidR="00E14083" w:rsidRDefault="00E14083" w:rsidP="00C32C04">
      <w:pPr>
        <w:pStyle w:val="footnote"/>
      </w:pPr>
      <w:r>
        <w:rPr>
          <w:rStyle w:val="FootnoteReference"/>
        </w:rPr>
        <w:footnoteRef/>
      </w:r>
      <w:r>
        <w:t xml:space="preserve"> [JS] or “lawless”</w:t>
      </w:r>
    </w:p>
  </w:footnote>
  <w:footnote w:id="430">
    <w:p w14:paraId="76D459DC" w14:textId="1D5E39F2" w:rsidR="00E14083" w:rsidRDefault="00E14083" w:rsidP="004A5192">
      <w:pPr>
        <w:pStyle w:val="footnote"/>
      </w:pPr>
      <w:r>
        <w:rPr>
          <w:rStyle w:val="FootnoteReference"/>
        </w:rPr>
        <w:footnoteRef/>
      </w:r>
      <w:r>
        <w:t xml:space="preserve"> [JS] Or, “band”, “gathering”, or “synagogue”</w:t>
      </w:r>
    </w:p>
  </w:footnote>
  <w:footnote w:id="431">
    <w:p w14:paraId="664DD95E" w14:textId="08E445BA" w:rsidR="00E14083" w:rsidRDefault="00E14083" w:rsidP="004A5192">
      <w:pPr>
        <w:pStyle w:val="footnote"/>
      </w:pPr>
      <w:r>
        <w:rPr>
          <w:rStyle w:val="FootnoteReference"/>
        </w:rPr>
        <w:footnoteRef/>
      </w:r>
      <w:r>
        <w:t xml:space="preserve"> [JS] or “pitful”, or “full of pity”, but that has a different connotation in English today.</w:t>
      </w:r>
    </w:p>
  </w:footnote>
  <w:footnote w:id="432">
    <w:p w14:paraId="76FC32A6" w14:textId="12211DCE" w:rsidR="00E14083" w:rsidRDefault="00E1408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33">
    <w:p w14:paraId="44300EEE" w14:textId="77777777" w:rsidR="00E14083" w:rsidRDefault="00E1408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34">
    <w:p w14:paraId="585E74D4" w14:textId="33BA106A" w:rsidR="00E14083" w:rsidRDefault="00E14083" w:rsidP="00ED7AD3">
      <w:pPr>
        <w:pStyle w:val="footnote"/>
      </w:pPr>
      <w:r>
        <w:rPr>
          <w:rStyle w:val="FootnoteReference"/>
        </w:rPr>
        <w:footnoteRef/>
      </w:r>
      <w:r>
        <w:t xml:space="preserve"> [JS] or “Mother Zion will say,”</w:t>
      </w:r>
    </w:p>
  </w:footnote>
  <w:footnote w:id="435">
    <w:p w14:paraId="2178F99A" w14:textId="083F0AD6" w:rsidR="00E14083" w:rsidRDefault="00E14083" w:rsidP="00ED7AD3">
      <w:pPr>
        <w:pStyle w:val="footnote"/>
      </w:pPr>
      <w:r>
        <w:rPr>
          <w:rStyle w:val="FootnoteReference"/>
        </w:rPr>
        <w:footnoteRef/>
      </w:r>
      <w:r>
        <w:t xml:space="preserve"> [JS] Coptic has, “that a man and a man dwelt in her”</w:t>
      </w:r>
    </w:p>
  </w:footnote>
  <w:footnote w:id="436">
    <w:p w14:paraId="02B9876C" w14:textId="77777777" w:rsidR="00E14083" w:rsidRDefault="00E1408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437">
    <w:p w14:paraId="6A0707A1" w14:textId="1AC8DF0B" w:rsidR="00E14083" w:rsidRDefault="00E14083" w:rsidP="004E2A9B">
      <w:pPr>
        <w:pStyle w:val="footnote"/>
      </w:pPr>
      <w:r>
        <w:rPr>
          <w:rStyle w:val="FootnoteReference"/>
        </w:rPr>
        <w:footnoteRef/>
      </w:r>
      <w:r>
        <w:t xml:space="preserve"> [JS] or, “corpses”</w:t>
      </w:r>
    </w:p>
  </w:footnote>
  <w:footnote w:id="438">
    <w:p w14:paraId="228CEE3D" w14:textId="77777777" w:rsidR="00E14083" w:rsidRDefault="00E1408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39">
    <w:p w14:paraId="462F1208" w14:textId="4D992D60" w:rsidR="00E14083" w:rsidRDefault="00E14083" w:rsidP="004E2A9B">
      <w:pPr>
        <w:pStyle w:val="footnote"/>
      </w:pPr>
      <w:r>
        <w:rPr>
          <w:rStyle w:val="FootnoteReference"/>
        </w:rPr>
        <w:footnoteRef/>
      </w:r>
      <w:r>
        <w:t xml:space="preserve"> [JS] or “billows”</w:t>
      </w:r>
    </w:p>
  </w:footnote>
  <w:footnote w:id="440">
    <w:p w14:paraId="5ACFD856" w14:textId="14632015" w:rsidR="00E14083" w:rsidRDefault="00E14083" w:rsidP="00FF46D1">
      <w:pPr>
        <w:pStyle w:val="footnote"/>
      </w:pPr>
      <w:r>
        <w:rPr>
          <w:rStyle w:val="FootnoteReference"/>
        </w:rPr>
        <w:footnoteRef/>
      </w:r>
      <w:r>
        <w:t xml:space="preserve"> [JS] “they” refers to “the dead”, not to “physicians”</w:t>
      </w:r>
    </w:p>
  </w:footnote>
  <w:footnote w:id="441">
    <w:p w14:paraId="0E2F399B" w14:textId="26144FDB" w:rsidR="00E14083" w:rsidRDefault="00E14083" w:rsidP="00F06A9C">
      <w:pPr>
        <w:pStyle w:val="footnote"/>
      </w:pPr>
      <w:r>
        <w:rPr>
          <w:rStyle w:val="FootnoteReference"/>
        </w:rPr>
        <w:footnoteRef/>
      </w:r>
      <w:r>
        <w:t xml:space="preserve"> [JS] or “acknowledge You,” or “praise You,” or “thankfully confess You with praise”</w:t>
      </w:r>
    </w:p>
  </w:footnote>
  <w:footnote w:id="442">
    <w:p w14:paraId="73BB560B" w14:textId="3F96747B" w:rsidR="00E14083" w:rsidRDefault="00E14083" w:rsidP="00FF46D1">
      <w:pPr>
        <w:pStyle w:val="footnote"/>
      </w:pPr>
      <w:r>
        <w:rPr>
          <w:rStyle w:val="FootnoteReference"/>
        </w:rPr>
        <w:footnoteRef/>
      </w:r>
      <w:r>
        <w:t xml:space="preserve"> [JS] Fr. Lazarus has “the land of oblivion”. Being forgotten by God means death, being remembered by God means life.</w:t>
      </w:r>
    </w:p>
  </w:footnote>
  <w:footnote w:id="443">
    <w:p w14:paraId="139C4FE4" w14:textId="05D71ED0" w:rsidR="00E14083" w:rsidRDefault="00E14083"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444">
    <w:p w14:paraId="6EB18B02" w14:textId="77777777" w:rsidR="00E14083" w:rsidRDefault="00E14083" w:rsidP="00BD5BBE">
      <w:pPr>
        <w:pStyle w:val="footnote"/>
      </w:pPr>
      <w:r>
        <w:rPr>
          <w:rStyle w:val="FootnoteReference"/>
        </w:rPr>
        <w:footnoteRef/>
      </w:r>
      <w:r>
        <w:t xml:space="preserve"> ‘God’s mercy is the salvation and grace granted by Christ’ (St. Athanasius).</w:t>
      </w:r>
    </w:p>
  </w:footnote>
  <w:footnote w:id="445">
    <w:p w14:paraId="2C2EB9DF" w14:textId="77777777" w:rsidR="00E14083" w:rsidRDefault="00E1408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46">
    <w:p w14:paraId="0AA4687D" w14:textId="4D39510D" w:rsidR="00E14083" w:rsidRDefault="00E14083" w:rsidP="006D6CF8">
      <w:pPr>
        <w:pStyle w:val="footnote"/>
      </w:pPr>
      <w:r>
        <w:rPr>
          <w:rStyle w:val="FootnoteReference"/>
        </w:rPr>
        <w:footnoteRef/>
      </w:r>
      <w:r>
        <w:t xml:space="preserve"> [JS] Fr. Lazarus has, “for an eternal reign”</w:t>
      </w:r>
    </w:p>
  </w:footnote>
  <w:footnote w:id="447">
    <w:p w14:paraId="71813680" w14:textId="7D3BCF59" w:rsidR="00E14083" w:rsidRDefault="00E14083" w:rsidP="006D6CF8">
      <w:pPr>
        <w:pStyle w:val="footnote"/>
      </w:pPr>
      <w:r>
        <w:rPr>
          <w:rStyle w:val="FootnoteReference"/>
        </w:rPr>
        <w:footnoteRef/>
      </w:r>
      <w:r>
        <w:t xml:space="preserve"> [JS] Fr. Lazarus has, “for all generations.”</w:t>
      </w:r>
    </w:p>
  </w:footnote>
  <w:footnote w:id="448">
    <w:p w14:paraId="3E8CA221" w14:textId="7ED1052D" w:rsidR="00E14083" w:rsidRDefault="00E1408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w:t>
      </w:r>
      <w:proofErr w:type="gramStart"/>
      <w:r>
        <w:t>cases..</w:t>
      </w:r>
      <w:proofErr w:type="gramEnd"/>
    </w:p>
  </w:footnote>
  <w:footnote w:id="449">
    <w:p w14:paraId="033CDC5C" w14:textId="2A3450CF" w:rsidR="00E14083" w:rsidRDefault="00E14083" w:rsidP="006D6CF8">
      <w:pPr>
        <w:pStyle w:val="footnote"/>
      </w:pPr>
      <w:r>
        <w:rPr>
          <w:rStyle w:val="FootnoteReference"/>
        </w:rPr>
        <w:footnoteRef/>
      </w:r>
      <w:r>
        <w:t xml:space="preserve"> [JS] literally, “an assembly of holy ones”</w:t>
      </w:r>
    </w:p>
  </w:footnote>
  <w:footnote w:id="450">
    <w:p w14:paraId="179D7A74" w14:textId="04A38D47" w:rsidR="00E14083" w:rsidRDefault="00E14083"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451">
    <w:p w14:paraId="1EEEE9FB" w14:textId="52125690" w:rsidR="00E14083" w:rsidRDefault="00E14083" w:rsidP="001626CD">
      <w:pPr>
        <w:pStyle w:val="footnote"/>
      </w:pPr>
      <w:r>
        <w:rPr>
          <w:rStyle w:val="FootnoteReference"/>
        </w:rPr>
        <w:footnoteRef/>
      </w:r>
      <w:r>
        <w:t xml:space="preserve"> [JS] Fr. Lazarus has, “will pave the way for Your presence”</w:t>
      </w:r>
    </w:p>
  </w:footnote>
  <w:footnote w:id="452">
    <w:p w14:paraId="6DF491B9" w14:textId="2435757B" w:rsidR="00E14083" w:rsidRDefault="00E14083" w:rsidP="001626CD">
      <w:pPr>
        <w:pStyle w:val="footnote"/>
      </w:pPr>
      <w:r>
        <w:rPr>
          <w:rStyle w:val="FootnoteReference"/>
        </w:rPr>
        <w:footnoteRef/>
      </w:r>
      <w:r>
        <w:t xml:space="preserve"> [JS] or “face”</w:t>
      </w:r>
    </w:p>
  </w:footnote>
  <w:footnote w:id="453">
    <w:p w14:paraId="1815409B" w14:textId="50184218" w:rsidR="00E14083" w:rsidRDefault="00E14083" w:rsidP="00B5373A">
      <w:pPr>
        <w:pStyle w:val="footnote"/>
      </w:pPr>
      <w:r>
        <w:rPr>
          <w:rStyle w:val="FootnoteReference"/>
        </w:rPr>
        <w:footnoteRef/>
      </w:r>
      <w:r>
        <w:t xml:space="preserve"> [JS] Fr. Lazrus has “we are raised to power”</w:t>
      </w:r>
    </w:p>
  </w:footnote>
  <w:footnote w:id="454">
    <w:p w14:paraId="0F6F70D6" w14:textId="1994D705" w:rsidR="00E14083" w:rsidRDefault="00E14083" w:rsidP="00BD5BBE">
      <w:pPr>
        <w:pStyle w:val="footnote"/>
      </w:pPr>
      <w:r>
        <w:rPr>
          <w:rStyle w:val="FootnoteReference"/>
        </w:rPr>
        <w:footnoteRef/>
      </w:r>
      <w:r>
        <w:t xml:space="preserve"> Cf. 2 Samuel 7:4-17; 1 Chron. 17:3-14.</w:t>
      </w:r>
    </w:p>
  </w:footnote>
  <w:footnote w:id="455">
    <w:p w14:paraId="4FF1211C" w14:textId="57A861DB" w:rsidR="00E14083" w:rsidRDefault="00E14083" w:rsidP="00962B09">
      <w:pPr>
        <w:pStyle w:val="footnote"/>
      </w:pPr>
      <w:r>
        <w:rPr>
          <w:rStyle w:val="FootnoteReference"/>
        </w:rPr>
        <w:footnoteRef/>
      </w:r>
      <w:r>
        <w:t xml:space="preserve"> [JS] or “lawlessness,” or “transgression</w:t>
      </w:r>
    </w:p>
  </w:footnote>
  <w:footnote w:id="456">
    <w:p w14:paraId="5008AA97" w14:textId="7C635360" w:rsidR="00E14083" w:rsidRDefault="00E14083" w:rsidP="00B5373A">
      <w:pPr>
        <w:pStyle w:val="footnote"/>
      </w:pPr>
      <w:r>
        <w:rPr>
          <w:rStyle w:val="FootnoteReference"/>
        </w:rPr>
        <w:footnoteRef/>
      </w:r>
      <w:r>
        <w:t xml:space="preserve"> [JS] literally, “his horn will be exalted”</w:t>
      </w:r>
    </w:p>
  </w:footnote>
  <w:footnote w:id="457">
    <w:p w14:paraId="2D768480" w14:textId="725D7BB3" w:rsidR="00E14083" w:rsidRDefault="00E14083" w:rsidP="00B5373A">
      <w:pPr>
        <w:pStyle w:val="footnote"/>
      </w:pPr>
      <w:r>
        <w:rPr>
          <w:rStyle w:val="FootnoteReference"/>
        </w:rPr>
        <w:footnoteRef/>
      </w:r>
      <w:r>
        <w:t xml:space="preserve"> [JS] Fr. Lazarus has, “I will extend his power over the sea”</w:t>
      </w:r>
    </w:p>
  </w:footnote>
  <w:footnote w:id="458">
    <w:p w14:paraId="41487A2A" w14:textId="014FBA23" w:rsidR="00E14083" w:rsidRDefault="00E1408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59">
    <w:p w14:paraId="73031B5F" w14:textId="4F21879A" w:rsidR="00E14083" w:rsidRDefault="00E14083" w:rsidP="00962B09">
      <w:pPr>
        <w:pStyle w:val="footnote"/>
      </w:pPr>
      <w:r>
        <w:rPr>
          <w:rStyle w:val="FootnoteReference"/>
        </w:rPr>
        <w:footnoteRef/>
      </w:r>
      <w:r>
        <w:t xml:space="preserve"> [JS] Fr. Lazarus renders this, “dynasty”</w:t>
      </w:r>
    </w:p>
  </w:footnote>
  <w:footnote w:id="460">
    <w:p w14:paraId="11323AA1" w14:textId="77777777" w:rsidR="00E14083" w:rsidRDefault="00E1408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61">
    <w:p w14:paraId="1FBA801A" w14:textId="38FE3F54" w:rsidR="00E14083" w:rsidRDefault="00E14083" w:rsidP="00B5373A">
      <w:pPr>
        <w:pStyle w:val="footnote"/>
      </w:pPr>
      <w:r>
        <w:rPr>
          <w:rStyle w:val="FootnoteReference"/>
        </w:rPr>
        <w:footnoteRef/>
      </w:r>
      <w:r>
        <w:t xml:space="preserve"> [JS] or “in my holy place”</w:t>
      </w:r>
    </w:p>
  </w:footnote>
  <w:footnote w:id="462">
    <w:p w14:paraId="4C1D0FC5" w14:textId="77777777" w:rsidR="00E14083" w:rsidRDefault="00E14083" w:rsidP="00C544D6">
      <w:pPr>
        <w:pStyle w:val="footnote"/>
      </w:pPr>
      <w:r>
        <w:rPr>
          <w:rStyle w:val="FootnoteReference"/>
        </w:rPr>
        <w:footnoteRef/>
      </w:r>
      <w:r>
        <w:t xml:space="preserve"> Rev. 1:5; 3:14.</w:t>
      </w:r>
    </w:p>
  </w:footnote>
  <w:footnote w:id="463">
    <w:p w14:paraId="0B7D22CC" w14:textId="391FD3DE" w:rsidR="00E14083" w:rsidRDefault="00E14083" w:rsidP="00B5373A">
      <w:pPr>
        <w:pStyle w:val="footnote"/>
      </w:pPr>
      <w:r>
        <w:rPr>
          <w:rStyle w:val="FootnoteReference"/>
        </w:rPr>
        <w:footnoteRef/>
      </w:r>
      <w:r>
        <w:t xml:space="preserve"> [JS] “anointed”</w:t>
      </w:r>
    </w:p>
  </w:footnote>
  <w:footnote w:id="464">
    <w:p w14:paraId="2C6B21AE" w14:textId="0FBCD630" w:rsidR="00E14083" w:rsidRDefault="00E1408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65">
    <w:p w14:paraId="5FCDABAE" w14:textId="06014163" w:rsidR="00E14083" w:rsidRDefault="00E14083" w:rsidP="00B5373A">
      <w:pPr>
        <w:pStyle w:val="footnote"/>
      </w:pPr>
      <w:r>
        <w:rPr>
          <w:rStyle w:val="FootnoteReference"/>
        </w:rPr>
        <w:footnoteRef/>
      </w:r>
      <w:r>
        <w:t xml:space="preserve"> [JS] “So be it! So be it!” or “May it be! May it be!”</w:t>
      </w:r>
    </w:p>
  </w:footnote>
  <w:footnote w:id="466">
    <w:p w14:paraId="33FEA89E" w14:textId="6A510F2C" w:rsidR="00E14083" w:rsidRDefault="00E14083" w:rsidP="006236CC">
      <w:pPr>
        <w:pStyle w:val="footnote"/>
      </w:pPr>
      <w:r>
        <w:rPr>
          <w:rStyle w:val="FootnoteReference"/>
        </w:rPr>
        <w:footnoteRef/>
      </w:r>
      <w:r>
        <w:t xml:space="preserve"> [JS] or “expired”</w:t>
      </w:r>
    </w:p>
  </w:footnote>
  <w:footnote w:id="467">
    <w:p w14:paraId="11F2D9AD" w14:textId="77777777" w:rsidR="00E14083" w:rsidRDefault="00E1408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68">
    <w:p w14:paraId="7DBCCA76" w14:textId="0938027F" w:rsidR="00E14083" w:rsidRDefault="00E14083" w:rsidP="00DB082B">
      <w:pPr>
        <w:pStyle w:val="footnote"/>
      </w:pPr>
      <w:r>
        <w:rPr>
          <w:rStyle w:val="FootnoteReference"/>
        </w:rPr>
        <w:footnoteRef/>
      </w:r>
      <w:r>
        <w:t xml:space="preserve"> [JS] or “chastened”</w:t>
      </w:r>
    </w:p>
  </w:footnote>
  <w:footnote w:id="469">
    <w:p w14:paraId="2C9584E9" w14:textId="0BF57A67" w:rsidR="00E14083" w:rsidRDefault="00E1408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70">
    <w:p w14:paraId="7F18A7EC" w14:textId="77777777" w:rsidR="00E14083" w:rsidRDefault="00E14083" w:rsidP="00C544D6">
      <w:pPr>
        <w:pStyle w:val="footnote"/>
      </w:pPr>
      <w:r>
        <w:rPr>
          <w:rStyle w:val="FootnoteReference"/>
        </w:rPr>
        <w:footnoteRef/>
      </w:r>
      <w:r>
        <w:t xml:space="preserve"> That is, in the Kingdom (1 Cor. 4:20).</w:t>
      </w:r>
    </w:p>
  </w:footnote>
  <w:footnote w:id="471">
    <w:p w14:paraId="6FEEFB4C" w14:textId="77777777" w:rsidR="00E14083" w:rsidRDefault="00E14083" w:rsidP="00C544D6">
      <w:pPr>
        <w:pStyle w:val="footnote"/>
      </w:pPr>
      <w:r>
        <w:rPr>
          <w:rStyle w:val="FootnoteReference"/>
        </w:rPr>
        <w:footnoteRef/>
      </w:r>
      <w:r>
        <w:t xml:space="preserve"> Verses 11 and 12 were quoted by Satan to tempt Christ (Matt. 4:6; Lk. 4:10).</w:t>
      </w:r>
    </w:p>
  </w:footnote>
  <w:footnote w:id="472">
    <w:p w14:paraId="3E2B8879" w14:textId="77777777" w:rsidR="00E14083" w:rsidRDefault="00E14083" w:rsidP="00C544D6">
      <w:pPr>
        <w:pStyle w:val="footnote"/>
      </w:pPr>
      <w:r>
        <w:rPr>
          <w:rStyle w:val="FootnoteReference"/>
        </w:rPr>
        <w:footnoteRef/>
      </w:r>
      <w:r>
        <w:t xml:space="preserve"> dragon: </w:t>
      </w:r>
      <w:r w:rsidRPr="0090411D">
        <w:rPr>
          <w:i/>
        </w:rPr>
        <w:t>or</w:t>
      </w:r>
      <w:r>
        <w:t xml:space="preserve"> serpent.</w:t>
      </w:r>
    </w:p>
  </w:footnote>
  <w:footnote w:id="473">
    <w:p w14:paraId="26EABD4D" w14:textId="6258FE51" w:rsidR="00E14083" w:rsidRDefault="00E14083" w:rsidP="003E7D85">
      <w:pPr>
        <w:pStyle w:val="footnote"/>
      </w:pPr>
      <w:r>
        <w:rPr>
          <w:rStyle w:val="FootnoteReference"/>
        </w:rPr>
        <w:footnoteRef/>
      </w:r>
      <w:r>
        <w:t xml:space="preserve"> [JS] or “to give thanks to the Lord,” or “to thankfully confess the Lord with praise”</w:t>
      </w:r>
    </w:p>
  </w:footnote>
  <w:footnote w:id="474">
    <w:p w14:paraId="0718D3EE" w14:textId="7B8EE1BA" w:rsidR="00E14083" w:rsidRDefault="00E14083" w:rsidP="00B74D74">
      <w:pPr>
        <w:pStyle w:val="footnote"/>
      </w:pPr>
      <w:r>
        <w:rPr>
          <w:rStyle w:val="FootnoteReference"/>
        </w:rPr>
        <w:footnoteRef/>
      </w:r>
      <w:r>
        <w:t xml:space="preserve"> [JS] Or “ode”</w:t>
      </w:r>
    </w:p>
  </w:footnote>
  <w:footnote w:id="475">
    <w:p w14:paraId="4C277098" w14:textId="02C8A24D" w:rsidR="00E14083" w:rsidRDefault="00E14083" w:rsidP="00B74D74">
      <w:pPr>
        <w:pStyle w:val="footnote"/>
      </w:pPr>
      <w:r>
        <w:rPr>
          <w:rStyle w:val="FootnoteReference"/>
        </w:rPr>
        <w:footnoteRef/>
      </w:r>
      <w:r>
        <w:t xml:space="preserve"> [JS] or “forever and ever.”</w:t>
      </w:r>
    </w:p>
  </w:footnote>
  <w:footnote w:id="476">
    <w:p w14:paraId="3BE1818B" w14:textId="556FC717" w:rsidR="00E14083" w:rsidRDefault="00E14083" w:rsidP="00B74D74">
      <w:pPr>
        <w:pStyle w:val="footnote"/>
      </w:pPr>
      <w:r>
        <w:rPr>
          <w:rStyle w:val="FootnoteReference"/>
        </w:rPr>
        <w:footnoteRef/>
      </w:r>
      <w:r>
        <w:t xml:space="preserve"> [JS] literally, “And my horn will be exalted like a unicorn’s”</w:t>
      </w:r>
    </w:p>
  </w:footnote>
  <w:footnote w:id="477">
    <w:p w14:paraId="0EA8E9DE" w14:textId="575E16F4" w:rsidR="00E14083" w:rsidRDefault="00E14083" w:rsidP="00325B16">
      <w:pPr>
        <w:pStyle w:val="footnote"/>
      </w:pPr>
      <w:r>
        <w:rPr>
          <w:rStyle w:val="FootnoteReference"/>
        </w:rPr>
        <w:footnoteRef/>
      </w:r>
      <w:r>
        <w:t xml:space="preserve"> [JS] finest oil: or “thick oil”, i.e. “rich mercy”. To refresh: It </w:t>
      </w:r>
      <w:proofErr w:type="gramStart"/>
      <w:r>
        <w:t>is  literally</w:t>
      </w:r>
      <w:proofErr w:type="gramEnd"/>
      <w:r>
        <w:t xml:space="preserve"> just “and my old age with thick oil,” probably, “and my old age will be blessed with rich mercy.”</w:t>
      </w:r>
    </w:p>
  </w:footnote>
  <w:footnote w:id="478">
    <w:p w14:paraId="271F5928" w14:textId="77777777" w:rsidR="00E14083" w:rsidRDefault="00E14083"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479">
    <w:p w14:paraId="646109EB" w14:textId="4D40DAE6" w:rsidR="00E14083" w:rsidRDefault="00E14083" w:rsidP="00325B16">
      <w:pPr>
        <w:pStyle w:val="footnote"/>
      </w:pPr>
      <w:r>
        <w:rPr>
          <w:rStyle w:val="FootnoteReference"/>
        </w:rPr>
        <w:footnoteRef/>
      </w:r>
      <w:r>
        <w:t xml:space="preserve"> [JS] literally “still increase”</w:t>
      </w:r>
    </w:p>
  </w:footnote>
  <w:footnote w:id="480">
    <w:p w14:paraId="5C5C66FF" w14:textId="1F74D241" w:rsidR="00E14083" w:rsidRDefault="00E14083" w:rsidP="00325B16">
      <w:pPr>
        <w:pStyle w:val="footnote"/>
      </w:pPr>
      <w:r>
        <w:rPr>
          <w:rStyle w:val="FootnoteReference"/>
        </w:rPr>
        <w:footnoteRef/>
      </w:r>
      <w:r>
        <w:t xml:space="preserve"> [JS] literally, “rich” or “prosperous”</w:t>
      </w:r>
    </w:p>
  </w:footnote>
  <w:footnote w:id="481">
    <w:p w14:paraId="78AC2D24" w14:textId="77777777" w:rsidR="00E14083" w:rsidRDefault="00E14083" w:rsidP="00C544D6">
      <w:pPr>
        <w:pStyle w:val="footnote"/>
      </w:pPr>
      <w:r>
        <w:rPr>
          <w:rStyle w:val="FootnoteReference"/>
        </w:rPr>
        <w:footnoteRef/>
      </w:r>
      <w:r>
        <w:t xml:space="preserve"> John 7:38.</w:t>
      </w:r>
    </w:p>
  </w:footnote>
  <w:footnote w:id="482">
    <w:p w14:paraId="6ED6A617" w14:textId="771AAD68" w:rsidR="00E14083" w:rsidRDefault="00E14083" w:rsidP="00350BD4">
      <w:pPr>
        <w:pStyle w:val="footnote"/>
      </w:pPr>
      <w:r>
        <w:rPr>
          <w:rStyle w:val="FootnoteReference"/>
        </w:rPr>
        <w:footnoteRef/>
      </w:r>
      <w:r>
        <w:t xml:space="preserve"> [JS] or “forever”</w:t>
      </w:r>
    </w:p>
  </w:footnote>
  <w:footnote w:id="483">
    <w:p w14:paraId="004CC793" w14:textId="74A20F1B" w:rsidR="00E14083" w:rsidRDefault="00E1408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484">
    <w:p w14:paraId="7B4C2DB0" w14:textId="39648656" w:rsidR="00E14083" w:rsidRDefault="00E14083" w:rsidP="0002098A">
      <w:pPr>
        <w:pStyle w:val="footnote"/>
      </w:pPr>
      <w:r>
        <w:rPr>
          <w:rStyle w:val="FootnoteReference"/>
        </w:rPr>
        <w:footnoteRef/>
      </w:r>
      <w:r>
        <w:t xml:space="preserve"> [JS] resident alien</w:t>
      </w:r>
    </w:p>
  </w:footnote>
  <w:footnote w:id="485">
    <w:p w14:paraId="1C9111DE" w14:textId="17A2009E" w:rsidR="00E14083" w:rsidRDefault="00E14083" w:rsidP="00C544D6">
      <w:pPr>
        <w:pStyle w:val="footnote"/>
      </w:pPr>
      <w:r>
        <w:rPr>
          <w:rStyle w:val="FootnoteReference"/>
        </w:rPr>
        <w:footnoteRef/>
      </w:r>
      <w:r>
        <w:t xml:space="preserve"> Cf. 1 Cor. 3:20, ‘The Lord knows the thoughts of the wise…’</w:t>
      </w:r>
    </w:p>
  </w:footnote>
  <w:footnote w:id="486">
    <w:p w14:paraId="63074263" w14:textId="3DCC4808" w:rsidR="00E14083" w:rsidRDefault="00E14083" w:rsidP="003E7D85">
      <w:pPr>
        <w:pStyle w:val="footnote"/>
      </w:pPr>
      <w:r>
        <w:rPr>
          <w:rStyle w:val="FootnoteReference"/>
        </w:rPr>
        <w:footnoteRef/>
      </w:r>
      <w:r>
        <w:t xml:space="preserve"> [JS] or “lawless,” or “the throne of iniquity”</w:t>
      </w:r>
    </w:p>
  </w:footnote>
  <w:footnote w:id="487">
    <w:p w14:paraId="31260F30" w14:textId="198F9DB4" w:rsidR="00E14083" w:rsidRDefault="00E14083" w:rsidP="000470D3">
      <w:pPr>
        <w:pStyle w:val="footnote"/>
      </w:pPr>
      <w:r>
        <w:rPr>
          <w:rStyle w:val="FootnoteReference"/>
        </w:rPr>
        <w:footnoteRef/>
      </w:r>
      <w:r>
        <w:t xml:space="preserve"> [JS] i.e. presence</w:t>
      </w:r>
    </w:p>
  </w:footnote>
  <w:footnote w:id="488">
    <w:p w14:paraId="3F261962" w14:textId="0A15CF5B" w:rsidR="00E14083" w:rsidRDefault="00E14083" w:rsidP="000470D3">
      <w:pPr>
        <w:pStyle w:val="footnote"/>
      </w:pPr>
      <w:r>
        <w:rPr>
          <w:rStyle w:val="FootnoteReference"/>
        </w:rPr>
        <w:footnoteRef/>
      </w:r>
      <w:r>
        <w:t xml:space="preserve"> [JS] or confession, as in “awknowldgment”. Perhaps, “let us enter His presence and thankfully confess Him,” or “praise”</w:t>
      </w:r>
    </w:p>
  </w:footnote>
  <w:footnote w:id="489">
    <w:p w14:paraId="27D55A36" w14:textId="056A9076" w:rsidR="00E14083" w:rsidRDefault="00E14083" w:rsidP="000470D3">
      <w:pPr>
        <w:pStyle w:val="footnote"/>
      </w:pPr>
      <w:r>
        <w:rPr>
          <w:rStyle w:val="FootnoteReference"/>
        </w:rPr>
        <w:footnoteRef/>
      </w:r>
      <w:r>
        <w:t xml:space="preserve"> [JS] or melody</w:t>
      </w:r>
    </w:p>
  </w:footnote>
  <w:footnote w:id="490">
    <w:p w14:paraId="6606F51D" w14:textId="294AC06E" w:rsidR="00E14083" w:rsidRDefault="00E14083" w:rsidP="002A2713">
      <w:pPr>
        <w:pStyle w:val="footnote"/>
      </w:pPr>
      <w:r>
        <w:rPr>
          <w:rStyle w:val="FootnoteReference"/>
        </w:rPr>
        <w:footnoteRef/>
      </w:r>
      <w:r>
        <w:t xml:space="preserve"> [JS] “do obeisance”</w:t>
      </w:r>
    </w:p>
  </w:footnote>
  <w:footnote w:id="491">
    <w:p w14:paraId="23B88AAA" w14:textId="4D5A6129" w:rsidR="00E14083" w:rsidRDefault="00E14083" w:rsidP="002A2713">
      <w:pPr>
        <w:pStyle w:val="footnote"/>
      </w:pPr>
      <w:r>
        <w:rPr>
          <w:rStyle w:val="FootnoteReference"/>
        </w:rPr>
        <w:footnoteRef/>
      </w:r>
      <w:r>
        <w:t xml:space="preserve"> [JS] “prostrate”</w:t>
      </w:r>
    </w:p>
  </w:footnote>
  <w:footnote w:id="492">
    <w:p w14:paraId="0242B10E" w14:textId="597B77DF" w:rsidR="00E14083" w:rsidRDefault="00E14083" w:rsidP="002A2713">
      <w:pPr>
        <w:pStyle w:val="footnote"/>
      </w:pPr>
      <w:r>
        <w:rPr>
          <w:rStyle w:val="FootnoteReference"/>
        </w:rPr>
        <w:footnoteRef/>
      </w:r>
      <w:r>
        <w:t xml:space="preserve"> [JS] OSB has, “Rebellion,” NETS has “embittering”</w:t>
      </w:r>
    </w:p>
  </w:footnote>
  <w:footnote w:id="493">
    <w:p w14:paraId="046745B9" w14:textId="77777777" w:rsidR="00E14083" w:rsidRDefault="00E14083" w:rsidP="00C544D6">
      <w:pPr>
        <w:pStyle w:val="footnote"/>
      </w:pPr>
      <w:r>
        <w:rPr>
          <w:rStyle w:val="FootnoteReference"/>
        </w:rPr>
        <w:footnoteRef/>
      </w:r>
      <w:r>
        <w:t xml:space="preserve"> Ex. 17:1-7.</w:t>
      </w:r>
    </w:p>
  </w:footnote>
  <w:footnote w:id="494">
    <w:p w14:paraId="64AAAD4A" w14:textId="25E6F9F0" w:rsidR="00E14083" w:rsidRDefault="00E14083" w:rsidP="002A2713">
      <w:pPr>
        <w:pStyle w:val="footnote"/>
      </w:pPr>
      <w:r>
        <w:rPr>
          <w:rStyle w:val="FootnoteReference"/>
        </w:rPr>
        <w:footnoteRef/>
      </w:r>
      <w:r>
        <w:t xml:space="preserve"> [JS] or “tempted”</w:t>
      </w:r>
    </w:p>
  </w:footnote>
  <w:footnote w:id="495">
    <w:p w14:paraId="08EA846E" w14:textId="77777777" w:rsidR="00E14083" w:rsidRDefault="00E14083" w:rsidP="00C544D6">
      <w:pPr>
        <w:pStyle w:val="footnote"/>
      </w:pPr>
      <w:r>
        <w:rPr>
          <w:rStyle w:val="FootnoteReference"/>
        </w:rPr>
        <w:footnoteRef/>
      </w:r>
      <w:r>
        <w:t xml:space="preserve"> Num. 14:32-34.</w:t>
      </w:r>
    </w:p>
  </w:footnote>
  <w:footnote w:id="496">
    <w:p w14:paraId="27E7289C" w14:textId="49B8D2B5" w:rsidR="00E14083" w:rsidRDefault="00E14083" w:rsidP="00C544D6">
      <w:pPr>
        <w:pStyle w:val="footnote"/>
      </w:pPr>
      <w:r>
        <w:rPr>
          <w:rStyle w:val="FootnoteReference"/>
        </w:rPr>
        <w:footnoteRef/>
      </w:r>
      <w:r>
        <w:t xml:space="preserve"> Cf. Heb.3:7-11; 4:10.</w:t>
      </w:r>
    </w:p>
  </w:footnote>
  <w:footnote w:id="497">
    <w:p w14:paraId="6A0DA86F" w14:textId="27B2622D" w:rsidR="00E14083" w:rsidRDefault="00E14083" w:rsidP="00C544D6">
      <w:pPr>
        <w:pStyle w:val="footnote"/>
      </w:pPr>
      <w:r>
        <w:rPr>
          <w:rStyle w:val="FootnoteReference"/>
        </w:rPr>
        <w:footnoteRef/>
      </w:r>
      <w:r>
        <w:t xml:space="preserve"> Cf. Deut. 32:17; 1 Cor. 10:20; Psalm 105:36-38; 1 Chron. 16:26.</w:t>
      </w:r>
    </w:p>
  </w:footnote>
  <w:footnote w:id="498">
    <w:p w14:paraId="20A46088" w14:textId="101D0C08" w:rsidR="00E14083" w:rsidRDefault="00E14083" w:rsidP="00363583">
      <w:pPr>
        <w:pStyle w:val="footnote"/>
      </w:pPr>
      <w:r>
        <w:rPr>
          <w:rStyle w:val="FootnoteReference"/>
        </w:rPr>
        <w:footnoteRef/>
      </w:r>
      <w:r>
        <w:t xml:space="preserve"> [JS] or “thanksgiving”, or “praise”. Really, “thankful confession with praise”.</w:t>
      </w:r>
    </w:p>
  </w:footnote>
  <w:footnote w:id="499">
    <w:p w14:paraId="4CE9E737" w14:textId="37ADED0C" w:rsidR="00E14083" w:rsidRDefault="00E14083" w:rsidP="00363583">
      <w:pPr>
        <w:pStyle w:val="footnote"/>
      </w:pPr>
      <w:r>
        <w:rPr>
          <w:rStyle w:val="FootnoteReference"/>
        </w:rPr>
        <w:footnoteRef/>
      </w:r>
      <w:r>
        <w:t xml:space="preserve"> [JS] literally, “holy place”</w:t>
      </w:r>
    </w:p>
  </w:footnote>
  <w:footnote w:id="500">
    <w:p w14:paraId="0D26CC38" w14:textId="563291CA" w:rsidR="00E14083" w:rsidRDefault="00E14083" w:rsidP="00363583">
      <w:pPr>
        <w:pStyle w:val="footnote"/>
      </w:pPr>
      <w:r>
        <w:rPr>
          <w:rStyle w:val="FootnoteReference"/>
        </w:rPr>
        <w:footnoteRef/>
      </w:r>
      <w:r>
        <w:t xml:space="preserve"> [JS] or, “sacrifices”</w:t>
      </w:r>
    </w:p>
  </w:footnote>
  <w:footnote w:id="501">
    <w:p w14:paraId="3B6D0020" w14:textId="12CB55F6" w:rsidR="00E14083" w:rsidRDefault="00E14083" w:rsidP="00363583">
      <w:pPr>
        <w:pStyle w:val="footnote"/>
      </w:pPr>
      <w:r>
        <w:rPr>
          <w:rStyle w:val="FootnoteReference"/>
        </w:rPr>
        <w:footnoteRef/>
      </w:r>
      <w:r>
        <w:t xml:space="preserve"> [JS] “do obeisance”</w:t>
      </w:r>
    </w:p>
  </w:footnote>
  <w:footnote w:id="502">
    <w:p w14:paraId="0223F21B" w14:textId="2545193C" w:rsidR="00E14083" w:rsidRDefault="00E1408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03">
    <w:p w14:paraId="717DF0F4" w14:textId="601B218D" w:rsidR="00E14083" w:rsidRDefault="00E14083" w:rsidP="00445570">
      <w:pPr>
        <w:pStyle w:val="footnote"/>
      </w:pPr>
      <w:r>
        <w:rPr>
          <w:rStyle w:val="FootnoteReference"/>
        </w:rPr>
        <w:footnoteRef/>
      </w:r>
      <w:r>
        <w:t xml:space="preserve"> [JS] literally, “set right the world”.</w:t>
      </w:r>
    </w:p>
  </w:footnote>
  <w:footnote w:id="504">
    <w:p w14:paraId="29039A45" w14:textId="77777777" w:rsidR="00E14083" w:rsidRDefault="00E14083" w:rsidP="00C544D6">
      <w:pPr>
        <w:pStyle w:val="footnote"/>
      </w:pPr>
      <w:r>
        <w:rPr>
          <w:rStyle w:val="FootnoteReference"/>
        </w:rPr>
        <w:footnoteRef/>
      </w:r>
      <w:r>
        <w:t xml:space="preserve"> i.e. Let the sea dance and roar in thunderous applause as the King of Glory appears. (This line is identical with 97:7a).</w:t>
      </w:r>
    </w:p>
  </w:footnote>
  <w:footnote w:id="505">
    <w:p w14:paraId="0578D96E" w14:textId="3735D823" w:rsidR="00E14083" w:rsidRDefault="00E14083" w:rsidP="00445570">
      <w:pPr>
        <w:pStyle w:val="footnote"/>
      </w:pPr>
      <w:r>
        <w:rPr>
          <w:rStyle w:val="FootnoteReference"/>
        </w:rPr>
        <w:footnoteRef/>
      </w:r>
      <w:r>
        <w:t xml:space="preserve"> [JS] or “exult.”</w:t>
      </w:r>
    </w:p>
  </w:footnote>
  <w:footnote w:id="506">
    <w:p w14:paraId="027E6C5C" w14:textId="07849C22" w:rsidR="00E14083" w:rsidRDefault="00E14083" w:rsidP="00445570">
      <w:pPr>
        <w:pStyle w:val="footnote"/>
      </w:pPr>
      <w:r>
        <w:rPr>
          <w:rStyle w:val="FootnoteReference"/>
        </w:rPr>
        <w:footnoteRef/>
      </w:r>
      <w:r>
        <w:t xml:space="preserve"> [JS] i.e. “the the presence of the Lord”</w:t>
      </w:r>
    </w:p>
  </w:footnote>
  <w:footnote w:id="507">
    <w:p w14:paraId="502B0E29" w14:textId="19324D6F" w:rsidR="00E14083" w:rsidRDefault="00E14083" w:rsidP="00AF055B">
      <w:pPr>
        <w:pStyle w:val="footnote"/>
      </w:pPr>
      <w:r>
        <w:rPr>
          <w:rStyle w:val="FootnoteReference"/>
        </w:rPr>
        <w:footnoteRef/>
      </w:r>
      <w:r>
        <w:t xml:space="preserve"> [JS] or are the establishment/restoration of His throne.”</w:t>
      </w:r>
    </w:p>
  </w:footnote>
  <w:footnote w:id="508">
    <w:p w14:paraId="0A420AC8" w14:textId="0E9B7FA2" w:rsidR="00E14083" w:rsidRDefault="00E14083" w:rsidP="00C544D6">
      <w:pPr>
        <w:pStyle w:val="footnote"/>
      </w:pPr>
      <w:r>
        <w:rPr>
          <w:rStyle w:val="FootnoteReference"/>
        </w:rPr>
        <w:footnoteRef/>
      </w:r>
      <w:r>
        <w:t xml:space="preserve"> Cf. Pss. 32:5b; 84:10b. Rom. 1:19-21; 2 Cor. 4:6; Jn. 1:14; 6:40; 17:22-24.</w:t>
      </w:r>
    </w:p>
  </w:footnote>
  <w:footnote w:id="509">
    <w:p w14:paraId="7B92C494" w14:textId="3893728C" w:rsidR="00E14083" w:rsidRDefault="00E14083" w:rsidP="00AF055B">
      <w:pPr>
        <w:pStyle w:val="footnote"/>
      </w:pPr>
      <w:r>
        <w:rPr>
          <w:rStyle w:val="FootnoteReference"/>
        </w:rPr>
        <w:footnoteRef/>
      </w:r>
      <w:r>
        <w:t xml:space="preserve"> [JS] “do obeisance to”</w:t>
      </w:r>
    </w:p>
  </w:footnote>
  <w:footnote w:id="510">
    <w:p w14:paraId="3C69AEE3" w14:textId="2FCFF9DA" w:rsidR="00E14083" w:rsidRDefault="00E14083" w:rsidP="00AF055B">
      <w:pPr>
        <w:pStyle w:val="footnote"/>
      </w:pPr>
      <w:r>
        <w:rPr>
          <w:rStyle w:val="FootnoteReference"/>
        </w:rPr>
        <w:footnoteRef/>
      </w:r>
      <w:r>
        <w:t xml:space="preserve"> [JS] “do obeisance to”</w:t>
      </w:r>
    </w:p>
  </w:footnote>
  <w:footnote w:id="511">
    <w:p w14:paraId="7E0327B2" w14:textId="516E0233" w:rsidR="00E14083" w:rsidRDefault="00E14083" w:rsidP="00AF055B">
      <w:pPr>
        <w:pStyle w:val="footnote"/>
      </w:pPr>
      <w:r>
        <w:rPr>
          <w:rStyle w:val="FootnoteReference"/>
        </w:rPr>
        <w:footnoteRef/>
      </w:r>
      <w:r>
        <w:t xml:space="preserve"> [JS] Fr. Lazarus has “lives”</w:t>
      </w:r>
    </w:p>
  </w:footnote>
  <w:footnote w:id="512">
    <w:p w14:paraId="202D3E03" w14:textId="48C7AC7B" w:rsidR="00E14083" w:rsidRDefault="00E1408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13">
    <w:p w14:paraId="22A45999" w14:textId="660B33F2" w:rsidR="00E14083" w:rsidRDefault="00E14083"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 [JS] Fr. Lazarua has “saved”.</w:t>
      </w:r>
    </w:p>
  </w:footnote>
  <w:footnote w:id="514">
    <w:p w14:paraId="160E0C3D" w14:textId="77777777" w:rsidR="00E14083" w:rsidRDefault="00E14083" w:rsidP="00C544D6">
      <w:pPr>
        <w:pStyle w:val="footnote"/>
      </w:pPr>
      <w:r>
        <w:rPr>
          <w:rStyle w:val="FootnoteReference"/>
        </w:rPr>
        <w:footnoteRef/>
      </w:r>
      <w:r>
        <w:t xml:space="preserve"> Rev. 4:6, Ezek. 1:5-10.</w:t>
      </w:r>
    </w:p>
  </w:footnote>
  <w:footnote w:id="515">
    <w:p w14:paraId="2C987C7D" w14:textId="7DA14E0E" w:rsidR="00E14083" w:rsidRDefault="00E14083" w:rsidP="006263C2">
      <w:pPr>
        <w:pStyle w:val="footnote"/>
      </w:pPr>
      <w:r>
        <w:rPr>
          <w:rStyle w:val="FootnoteReference"/>
        </w:rPr>
        <w:footnoteRef/>
      </w:r>
      <w:r>
        <w:t xml:space="preserve"> [JS] The word conveys both confessing Him and thanking or praising Him.</w:t>
      </w:r>
    </w:p>
  </w:footnote>
  <w:footnote w:id="516">
    <w:p w14:paraId="5846482D" w14:textId="3A662ECC" w:rsidR="00E14083" w:rsidRDefault="00E14083" w:rsidP="006263C2">
      <w:pPr>
        <w:pStyle w:val="footnote"/>
      </w:pPr>
      <w:r>
        <w:rPr>
          <w:rStyle w:val="FootnoteReference"/>
        </w:rPr>
        <w:footnoteRef/>
      </w:r>
      <w:r>
        <w:t xml:space="preserve"> [JS] Fr. Lazarus has “laws”</w:t>
      </w:r>
    </w:p>
  </w:footnote>
  <w:footnote w:id="517">
    <w:p w14:paraId="2FC019B3" w14:textId="70AAB5D0" w:rsidR="00E14083" w:rsidRDefault="00E14083" w:rsidP="006263C2">
      <w:pPr>
        <w:pStyle w:val="footnote"/>
      </w:pPr>
      <w:r>
        <w:rPr>
          <w:rStyle w:val="FootnoteReference"/>
        </w:rPr>
        <w:footnoteRef/>
      </w:r>
      <w:r>
        <w:t xml:space="preserve"> [JS] “do obeisance”, commonly rendered “worship”</w:t>
      </w:r>
    </w:p>
  </w:footnote>
  <w:footnote w:id="518">
    <w:p w14:paraId="7386C0B1" w14:textId="0080D811" w:rsidR="00E14083" w:rsidRDefault="00E14083" w:rsidP="004A1997">
      <w:pPr>
        <w:pStyle w:val="footnote"/>
      </w:pPr>
      <w:r>
        <w:rPr>
          <w:rStyle w:val="FootnoteReference"/>
        </w:rPr>
        <w:footnoteRef/>
      </w:r>
      <w:r>
        <w:t xml:space="preserve"> [JS] Fr. Lazarus has “correcting”</w:t>
      </w:r>
    </w:p>
  </w:footnote>
  <w:footnote w:id="519">
    <w:p w14:paraId="273EA178" w14:textId="4DFF2FD9" w:rsidR="00E14083" w:rsidRDefault="00E14083" w:rsidP="004A1997">
      <w:pPr>
        <w:pStyle w:val="footnote"/>
      </w:pPr>
      <w:r>
        <w:rPr>
          <w:rStyle w:val="FootnoteReference"/>
        </w:rPr>
        <w:footnoteRef/>
      </w:r>
      <w:r>
        <w:t xml:space="preserve"> [JS] “do obeisance” or “fall down”</w:t>
      </w:r>
    </w:p>
  </w:footnote>
  <w:footnote w:id="520">
    <w:p w14:paraId="6E38F9F7" w14:textId="307328EF" w:rsidR="00E14083" w:rsidRDefault="00E14083" w:rsidP="0016307C">
      <w:pPr>
        <w:pStyle w:val="footnote"/>
      </w:pPr>
      <w:r>
        <w:rPr>
          <w:rStyle w:val="FootnoteReference"/>
        </w:rPr>
        <w:footnoteRef/>
      </w:r>
      <w:r>
        <w:t xml:space="preserve"> [JS] as in “acknowledging”, or “thankfully confessing Him with praise”, not “confessing sins”</w:t>
      </w:r>
    </w:p>
  </w:footnote>
  <w:footnote w:id="521">
    <w:p w14:paraId="346D7C50" w14:textId="6DED6982" w:rsidR="00E14083" w:rsidRDefault="00E14083" w:rsidP="0016307C">
      <w:pPr>
        <w:pStyle w:val="footnote"/>
      </w:pPr>
      <w:r>
        <w:rPr>
          <w:rStyle w:val="FootnoteReference"/>
        </w:rPr>
        <w:footnoteRef/>
      </w:r>
      <w:r>
        <w:t xml:space="preserve"> [JS] or, “and not we Him”</w:t>
      </w:r>
    </w:p>
  </w:footnote>
  <w:footnote w:id="522">
    <w:p w14:paraId="14022FB6" w14:textId="4CE3B2A5" w:rsidR="00E14083" w:rsidRDefault="00E14083" w:rsidP="0016307C">
      <w:pPr>
        <w:pStyle w:val="footnote"/>
      </w:pPr>
      <w:r>
        <w:rPr>
          <w:rStyle w:val="FootnoteReference"/>
        </w:rPr>
        <w:footnoteRef/>
      </w:r>
      <w:r>
        <w:t xml:space="preserve"> [JS] not confession of sins, but confessing Him, with thanksgiving and praise.</w:t>
      </w:r>
    </w:p>
  </w:footnote>
  <w:footnote w:id="523">
    <w:p w14:paraId="74BE8AB4" w14:textId="15E7B0AD" w:rsidR="00E14083" w:rsidRDefault="00E14083" w:rsidP="00C050C7">
      <w:pPr>
        <w:pStyle w:val="footnote"/>
      </w:pPr>
      <w:r>
        <w:rPr>
          <w:rStyle w:val="FootnoteReference"/>
        </w:rPr>
        <w:footnoteRef/>
      </w:r>
      <w:r>
        <w:t xml:space="preserve"> [JS] or “do wrong,” or “the workers of iniquity”</w:t>
      </w:r>
    </w:p>
  </w:footnote>
  <w:footnote w:id="524">
    <w:p w14:paraId="4E28D6F6" w14:textId="75DDD646" w:rsidR="00E14083" w:rsidRDefault="00E14083" w:rsidP="00CD361B">
      <w:pPr>
        <w:pStyle w:val="footnote"/>
      </w:pPr>
      <w:r>
        <w:rPr>
          <w:rStyle w:val="FootnoteReference"/>
        </w:rPr>
        <w:footnoteRef/>
      </w:r>
      <w:r>
        <w:t xml:space="preserve"> [JS] or proud/haughty eyes.</w:t>
      </w:r>
    </w:p>
  </w:footnote>
  <w:footnote w:id="525">
    <w:p w14:paraId="33F848D7" w14:textId="77777777" w:rsidR="00E14083" w:rsidRDefault="00E14083" w:rsidP="00C544D6">
      <w:pPr>
        <w:pStyle w:val="footnote"/>
      </w:pPr>
      <w:r>
        <w:rPr>
          <w:rStyle w:val="FootnoteReference"/>
        </w:rPr>
        <w:footnoteRef/>
      </w:r>
      <w:r>
        <w:t xml:space="preserve"> Daily I pray for the lost. Sinners are slain by conversion into believers, saints, friends and lovers.</w:t>
      </w:r>
    </w:p>
  </w:footnote>
  <w:footnote w:id="526">
    <w:p w14:paraId="570F4149" w14:textId="77777777" w:rsidR="00E14083" w:rsidRDefault="00E14083" w:rsidP="00C544D6">
      <w:pPr>
        <w:pStyle w:val="footnote"/>
      </w:pPr>
      <w:r>
        <w:rPr>
          <w:rStyle w:val="FootnoteReference"/>
        </w:rPr>
        <w:footnoteRef/>
      </w:r>
      <w:r>
        <w:t xml:space="preserve"> Peter praised and confessed Christ, yet later he swore he did not know Him (Mt. 26:74; Mk. 14:71).</w:t>
      </w:r>
    </w:p>
  </w:footnote>
  <w:footnote w:id="527">
    <w:p w14:paraId="7F487DE9" w14:textId="1D877FA2" w:rsidR="00E14083" w:rsidRDefault="00E14083" w:rsidP="00C544D6">
      <w:pPr>
        <w:pStyle w:val="footnote"/>
      </w:pPr>
      <w:r>
        <w:rPr>
          <w:rStyle w:val="FootnoteReference"/>
        </w:rPr>
        <w:footnoteRef/>
      </w:r>
      <w:r>
        <w:t xml:space="preserve"> Cf. Ps. 38:7a.</w:t>
      </w:r>
    </w:p>
  </w:footnote>
  <w:footnote w:id="528">
    <w:p w14:paraId="1B133F2B" w14:textId="56FE4EC3" w:rsidR="00E14083" w:rsidRDefault="00E1408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29">
    <w:p w14:paraId="4C6B2146" w14:textId="77777777" w:rsidR="00E14083" w:rsidRDefault="00E14083" w:rsidP="00C544D6">
      <w:pPr>
        <w:pStyle w:val="footnote"/>
      </w:pPr>
      <w:r>
        <w:rPr>
          <w:rStyle w:val="FootnoteReference"/>
        </w:rPr>
        <w:footnoteRef/>
      </w:r>
      <w:r>
        <w:t xml:space="preserve"> descendants: </w:t>
      </w:r>
      <w:r w:rsidRPr="00A80C80">
        <w:rPr>
          <w:i/>
        </w:rPr>
        <w:t>lit</w:t>
      </w:r>
      <w:r>
        <w:t>. seed. Verses 26-28 are quoted at Heb. 1:10-12; 13:8.</w:t>
      </w:r>
    </w:p>
  </w:footnote>
  <w:footnote w:id="530">
    <w:p w14:paraId="44E84D4D" w14:textId="77777777" w:rsidR="00E14083" w:rsidRDefault="00E14083" w:rsidP="00C544D6">
      <w:pPr>
        <w:pStyle w:val="footnote"/>
      </w:pPr>
      <w:r>
        <w:rPr>
          <w:rStyle w:val="FootnoteReference"/>
        </w:rPr>
        <w:footnoteRef/>
      </w:r>
      <w:r>
        <w:t xml:space="preserve"> ‘God is love’ (1 John 4:8,16).</w:t>
      </w:r>
    </w:p>
  </w:footnote>
  <w:footnote w:id="531">
    <w:p w14:paraId="169A7896" w14:textId="77777777" w:rsidR="00E14083" w:rsidRDefault="00E14083" w:rsidP="00C37403">
      <w:pPr>
        <w:pStyle w:val="footnote"/>
      </w:pPr>
      <w:r>
        <w:rPr>
          <w:rStyle w:val="FootnoteReference"/>
        </w:rPr>
        <w:footnoteRef/>
      </w:r>
      <w:r>
        <w:t xml:space="preserve"> [JS] NETS has “who is very conciliatory towards all your acts of lawlessness”</w:t>
      </w:r>
    </w:p>
  </w:footnote>
  <w:footnote w:id="532">
    <w:p w14:paraId="1EEA58C5" w14:textId="195647BB" w:rsidR="00E14083" w:rsidRDefault="00E14083" w:rsidP="00C544D6">
      <w:pPr>
        <w:pStyle w:val="footnote"/>
      </w:pPr>
      <w:r>
        <w:rPr>
          <w:rStyle w:val="FootnoteReference"/>
        </w:rPr>
        <w:footnoteRef/>
      </w:r>
      <w:r>
        <w:t xml:space="preserve"> Cf. Ps. 147:8.</w:t>
      </w:r>
    </w:p>
  </w:footnote>
  <w:footnote w:id="533">
    <w:p w14:paraId="3C4F2E7D" w14:textId="704C8BBC" w:rsidR="00E14083" w:rsidRDefault="00E14083" w:rsidP="001566BD">
      <w:pPr>
        <w:pStyle w:val="footnote"/>
      </w:pPr>
      <w:r>
        <w:rPr>
          <w:rStyle w:val="FootnoteReference"/>
        </w:rPr>
        <w:footnoteRef/>
      </w:r>
      <w:r>
        <w:t xml:space="preserve"> [JS] or “transgressions”</w:t>
      </w:r>
    </w:p>
  </w:footnote>
  <w:footnote w:id="534">
    <w:p w14:paraId="1F5C3038" w14:textId="77777777" w:rsidR="00E14083" w:rsidRDefault="00E14083" w:rsidP="00C544D6">
      <w:pPr>
        <w:pStyle w:val="footnote"/>
      </w:pPr>
      <w:r>
        <w:rPr>
          <w:rStyle w:val="FootnoteReference"/>
        </w:rPr>
        <w:footnoteRef/>
      </w:r>
      <w:r>
        <w:t xml:space="preserve"> East and West intersecting heaven and earth forms the Cross to which our sins were nailed (Col. 1:20; 2:14).</w:t>
      </w:r>
    </w:p>
  </w:footnote>
  <w:footnote w:id="535">
    <w:p w14:paraId="091111BB" w14:textId="79454437" w:rsidR="00E14083" w:rsidRDefault="00E14083" w:rsidP="00417F44">
      <w:pPr>
        <w:pStyle w:val="footnote"/>
      </w:pPr>
      <w:r>
        <w:rPr>
          <w:rStyle w:val="FootnoteReference"/>
        </w:rPr>
        <w:footnoteRef/>
      </w:r>
      <w:r>
        <w:t xml:space="preserve"> [JS] wind, or breath, spirit. The analogy is to “as the spirit passes from man, and he does not exist.”</w:t>
      </w:r>
    </w:p>
  </w:footnote>
  <w:footnote w:id="536">
    <w:p w14:paraId="2EB2A618" w14:textId="77777777" w:rsidR="00E14083" w:rsidRDefault="00E14083" w:rsidP="00C544D6">
      <w:pPr>
        <w:pStyle w:val="footnote"/>
      </w:pPr>
      <w:r>
        <w:rPr>
          <w:rStyle w:val="FootnoteReference"/>
        </w:rPr>
        <w:footnoteRef/>
      </w:r>
      <w:r>
        <w:t xml:space="preserve"> embraces all: </w:t>
      </w:r>
      <w:r w:rsidRPr="00A80C80">
        <w:rPr>
          <w:i/>
        </w:rPr>
        <w:t>or</w:t>
      </w:r>
      <w:r>
        <w:t>, ‘rules over all.’</w:t>
      </w:r>
    </w:p>
  </w:footnote>
  <w:footnote w:id="537">
    <w:p w14:paraId="74ECADBE" w14:textId="66332B8C" w:rsidR="00E14083" w:rsidRDefault="00E14083" w:rsidP="00342E73">
      <w:pPr>
        <w:pStyle w:val="footnote"/>
      </w:pPr>
      <w:r>
        <w:rPr>
          <w:rStyle w:val="FootnoteReference"/>
        </w:rPr>
        <w:footnoteRef/>
      </w:r>
      <w:r>
        <w:t xml:space="preserve"> [JS] Fr. Lazarus has “very great”</w:t>
      </w:r>
    </w:p>
  </w:footnote>
  <w:footnote w:id="538">
    <w:p w14:paraId="4F7FE92C" w14:textId="411FA40A" w:rsidR="00E14083" w:rsidRDefault="00E14083" w:rsidP="00342E73">
      <w:pPr>
        <w:pStyle w:val="footnote"/>
      </w:pPr>
      <w:r>
        <w:rPr>
          <w:rStyle w:val="FootnoteReference"/>
        </w:rPr>
        <w:footnoteRef/>
      </w:r>
      <w:r>
        <w:t xml:space="preserve"> [JS] or “thanksgiving,” or “thankful confession with praise”</w:t>
      </w:r>
    </w:p>
  </w:footnote>
  <w:footnote w:id="539">
    <w:p w14:paraId="169AA0B7" w14:textId="592F3FAF" w:rsidR="00E14083" w:rsidRDefault="00E1408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40">
    <w:p w14:paraId="6BB1365A" w14:textId="27497F37" w:rsidR="00E14083" w:rsidRDefault="00E14083" w:rsidP="00342E73">
      <w:pPr>
        <w:pStyle w:val="footnote"/>
      </w:pPr>
      <w:r>
        <w:rPr>
          <w:rStyle w:val="FootnoteReference"/>
        </w:rPr>
        <w:footnoteRef/>
      </w:r>
      <w:r>
        <w:t xml:space="preserve"> [JS] or “makes the clouds His chariot”</w:t>
      </w:r>
    </w:p>
  </w:footnote>
  <w:footnote w:id="541">
    <w:p w14:paraId="62DF6E81" w14:textId="51054D24" w:rsidR="00E14083" w:rsidRDefault="00E14083" w:rsidP="00342E73">
      <w:pPr>
        <w:pStyle w:val="footnote"/>
      </w:pPr>
      <w:r>
        <w:rPr>
          <w:rStyle w:val="FootnoteReference"/>
        </w:rPr>
        <w:footnoteRef/>
      </w:r>
      <w:r>
        <w:t xml:space="preserve"> [JS] or “messengers”</w:t>
      </w:r>
    </w:p>
  </w:footnote>
  <w:footnote w:id="542">
    <w:p w14:paraId="168D3C90" w14:textId="7FDCEE0D" w:rsidR="00E14083" w:rsidRDefault="00E14083" w:rsidP="00342E73">
      <w:pPr>
        <w:pStyle w:val="footnote"/>
      </w:pPr>
      <w:r>
        <w:rPr>
          <w:rStyle w:val="FootnoteReference"/>
        </w:rPr>
        <w:footnoteRef/>
      </w:r>
      <w:r>
        <w:t xml:space="preserve"> [JS] Fr. Lazarus has “servants”</w:t>
      </w:r>
    </w:p>
  </w:footnote>
  <w:footnote w:id="543">
    <w:p w14:paraId="45145696" w14:textId="77777777" w:rsidR="00E14083" w:rsidRDefault="00E14083" w:rsidP="00C544D6">
      <w:pPr>
        <w:pStyle w:val="footnote"/>
      </w:pPr>
      <w:r>
        <w:rPr>
          <w:rStyle w:val="FootnoteReference"/>
        </w:rPr>
        <w:footnoteRef/>
      </w:r>
      <w:r>
        <w:t xml:space="preserve"> Heb. 1:7; Ezek. 1:14; 2 Esdras 8:22.</w:t>
      </w:r>
    </w:p>
  </w:footnote>
  <w:footnote w:id="544">
    <w:p w14:paraId="0185F645" w14:textId="47FC8356" w:rsidR="00E14083" w:rsidRDefault="00E14083" w:rsidP="00342E73">
      <w:pPr>
        <w:pStyle w:val="footnote"/>
      </w:pPr>
      <w:r>
        <w:rPr>
          <w:rStyle w:val="FootnoteReference"/>
        </w:rPr>
        <w:footnoteRef/>
      </w:r>
      <w:r>
        <w:t xml:space="preserve"> [JS] Fr. Lazarus has “axis”</w:t>
      </w:r>
    </w:p>
  </w:footnote>
  <w:footnote w:id="545">
    <w:p w14:paraId="62442F76" w14:textId="4CE61300" w:rsidR="00E14083" w:rsidRDefault="00E14083" w:rsidP="00342E73">
      <w:pPr>
        <w:pStyle w:val="footnote"/>
      </w:pPr>
      <w:r>
        <w:rPr>
          <w:rStyle w:val="FootnoteReference"/>
        </w:rPr>
        <w:footnoteRef/>
      </w:r>
      <w:r>
        <w:t xml:space="preserve"> [JS] Fr. Lazarus has “wander”. NETS has “be tilted”</w:t>
      </w:r>
    </w:p>
  </w:footnote>
  <w:footnote w:id="546">
    <w:p w14:paraId="1733D904" w14:textId="3B68C5C6" w:rsidR="00E14083" w:rsidRDefault="00E14083" w:rsidP="006A0F54">
      <w:pPr>
        <w:pStyle w:val="footnote"/>
      </w:pPr>
      <w:r>
        <w:rPr>
          <w:rStyle w:val="FootnoteReference"/>
        </w:rPr>
        <w:footnoteRef/>
      </w:r>
      <w:r>
        <w:t xml:space="preserve"> [JS] literally, “founded”</w:t>
      </w:r>
    </w:p>
  </w:footnote>
  <w:footnote w:id="547">
    <w:p w14:paraId="2075EA79" w14:textId="5E6B474F" w:rsidR="00E14083" w:rsidRDefault="00E14083" w:rsidP="006A0F54">
      <w:pPr>
        <w:pStyle w:val="footnote"/>
      </w:pPr>
      <w:r>
        <w:rPr>
          <w:rStyle w:val="FootnoteReference"/>
        </w:rPr>
        <w:footnoteRef/>
      </w:r>
      <w:r>
        <w:t xml:space="preserve"> [JS] or “takes the lead among them”</w:t>
      </w:r>
    </w:p>
  </w:footnote>
  <w:footnote w:id="548">
    <w:p w14:paraId="28E7BE34" w14:textId="16676F65" w:rsidR="00E14083" w:rsidRDefault="00E14083" w:rsidP="001566BD">
      <w:pPr>
        <w:pStyle w:val="footnote"/>
      </w:pPr>
      <w:r>
        <w:rPr>
          <w:rStyle w:val="FootnoteReference"/>
        </w:rPr>
        <w:footnoteRef/>
      </w:r>
      <w:r>
        <w:t xml:space="preserve"> [JS] or “serpent”</w:t>
      </w:r>
    </w:p>
  </w:footnote>
  <w:footnote w:id="549">
    <w:p w14:paraId="11DE9B53" w14:textId="0A5609C6" w:rsidR="00E14083" w:rsidRDefault="00E14083" w:rsidP="00915FD3">
      <w:pPr>
        <w:pStyle w:val="footnote"/>
      </w:pPr>
      <w:r>
        <w:rPr>
          <w:rStyle w:val="FootnoteReference"/>
        </w:rPr>
        <w:footnoteRef/>
      </w:r>
      <w:r>
        <w:t xml:space="preserve"> [JS] or, “the universe”</w:t>
      </w:r>
    </w:p>
  </w:footnote>
  <w:footnote w:id="550">
    <w:p w14:paraId="74093DC5" w14:textId="1E09F0AA" w:rsidR="00E14083" w:rsidRDefault="00E14083" w:rsidP="00915FD3">
      <w:pPr>
        <w:pStyle w:val="footnote"/>
      </w:pPr>
      <w:r>
        <w:rPr>
          <w:rStyle w:val="FootnoteReference"/>
        </w:rPr>
        <w:footnoteRef/>
      </w:r>
      <w:r>
        <w:t xml:space="preserve"> [JS] or, “breath”</w:t>
      </w:r>
    </w:p>
  </w:footnote>
  <w:footnote w:id="551">
    <w:p w14:paraId="7147B16E" w14:textId="621A8A9E" w:rsidR="00E14083" w:rsidRDefault="00E14083" w:rsidP="001566BD">
      <w:pPr>
        <w:pStyle w:val="footnote"/>
      </w:pPr>
      <w:r>
        <w:rPr>
          <w:rStyle w:val="FootnoteReference"/>
        </w:rPr>
        <w:footnoteRef/>
      </w:r>
      <w:r>
        <w:t xml:space="preserve"> [JS] Fr. Lazarus has, “meditation”</w:t>
      </w:r>
    </w:p>
  </w:footnote>
  <w:footnote w:id="552">
    <w:p w14:paraId="384A849F" w14:textId="641C79E3" w:rsidR="00E14083" w:rsidRDefault="00E14083" w:rsidP="00C544D6">
      <w:pPr>
        <w:pStyle w:val="footnote"/>
      </w:pPr>
      <w:r>
        <w:rPr>
          <w:rStyle w:val="FootnoteReference"/>
        </w:rPr>
        <w:footnoteRef/>
      </w:r>
      <w:r>
        <w:t xml:space="preserve"> Much of Psalm 104 occurs almost verbatim in 1 Chron. 16:8-22 (cf. vv. 7:36).</w:t>
      </w:r>
    </w:p>
  </w:footnote>
  <w:footnote w:id="553">
    <w:p w14:paraId="3905FF41" w14:textId="613F8D2E" w:rsidR="00E14083" w:rsidRDefault="00E14083" w:rsidP="00321F6F">
      <w:pPr>
        <w:pStyle w:val="footnote"/>
      </w:pPr>
      <w:r>
        <w:rPr>
          <w:rStyle w:val="FootnoteReference"/>
        </w:rPr>
        <w:footnoteRef/>
      </w:r>
      <w:r>
        <w:t xml:space="preserve"> [JS] or “give thanks to”. “Thankfully confess with praise”</w:t>
      </w:r>
    </w:p>
  </w:footnote>
  <w:footnote w:id="554">
    <w:p w14:paraId="01463307" w14:textId="64E551BC" w:rsidR="00E14083" w:rsidRDefault="00E14083" w:rsidP="00321F6F">
      <w:pPr>
        <w:pStyle w:val="footnote"/>
      </w:pPr>
      <w:r>
        <w:rPr>
          <w:rStyle w:val="FootnoteReference"/>
        </w:rPr>
        <w:footnoteRef/>
      </w:r>
      <w:r>
        <w:t xml:space="preserve"> [JS] or “make music to”</w:t>
      </w:r>
    </w:p>
  </w:footnote>
  <w:footnote w:id="555">
    <w:p w14:paraId="2B9E23B4" w14:textId="03FD2FE2" w:rsidR="00E14083" w:rsidRDefault="00E14083" w:rsidP="00321F6F">
      <w:pPr>
        <w:pStyle w:val="footnote"/>
      </w:pPr>
      <w:r>
        <w:rPr>
          <w:rStyle w:val="FootnoteReference"/>
        </w:rPr>
        <w:footnoteRef/>
      </w:r>
      <w:r>
        <w:t xml:space="preserve"> [JS] i.e. presence</w:t>
      </w:r>
    </w:p>
  </w:footnote>
  <w:footnote w:id="556">
    <w:p w14:paraId="661C891F" w14:textId="3A70284B" w:rsidR="00E14083" w:rsidRDefault="00E14083" w:rsidP="00321F6F">
      <w:pPr>
        <w:pStyle w:val="footnote"/>
      </w:pPr>
      <w:r>
        <w:rPr>
          <w:rStyle w:val="FootnoteReference"/>
        </w:rPr>
        <w:footnoteRef/>
      </w:r>
      <w:r>
        <w:t xml:space="preserve"> [JS] literally, “seed”</w:t>
      </w:r>
    </w:p>
  </w:footnote>
  <w:footnote w:id="557">
    <w:p w14:paraId="329D8569" w14:textId="5DC45E53" w:rsidR="00E14083" w:rsidRDefault="00E14083" w:rsidP="00321F6F">
      <w:pPr>
        <w:pStyle w:val="footnote"/>
      </w:pPr>
      <w:r>
        <w:rPr>
          <w:rStyle w:val="FootnoteReference"/>
        </w:rPr>
        <w:footnoteRef/>
      </w:r>
      <w:r>
        <w:t xml:space="preserve"> [JS] literally, “He remembered His covenant forever”</w:t>
      </w:r>
    </w:p>
  </w:footnote>
  <w:footnote w:id="558">
    <w:p w14:paraId="6010B733" w14:textId="6B64E095" w:rsidR="00E14083" w:rsidRDefault="00E14083" w:rsidP="00321F6F">
      <w:pPr>
        <w:pStyle w:val="footnote"/>
      </w:pPr>
      <w:r>
        <w:rPr>
          <w:rStyle w:val="FootnoteReference"/>
        </w:rPr>
        <w:footnoteRef/>
      </w:r>
      <w:r>
        <w:t xml:space="preserve"> [JS] i.e. the covenant</w:t>
      </w:r>
    </w:p>
  </w:footnote>
  <w:footnote w:id="559">
    <w:p w14:paraId="301BA381" w14:textId="3C68C9E1" w:rsidR="00E14083" w:rsidRDefault="00E14083" w:rsidP="00280E2D">
      <w:pPr>
        <w:pStyle w:val="footnote"/>
      </w:pPr>
      <w:r>
        <w:rPr>
          <w:rStyle w:val="FootnoteReference"/>
        </w:rPr>
        <w:footnoteRef/>
      </w:r>
      <w:r>
        <w:t xml:space="preserve"> [JS] or foreigners, resident aliens.</w:t>
      </w:r>
    </w:p>
  </w:footnote>
  <w:footnote w:id="560">
    <w:p w14:paraId="1DCE9038" w14:textId="77777777" w:rsidR="00E14083" w:rsidRDefault="00E1408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61">
    <w:p w14:paraId="187F80A0" w14:textId="77777777" w:rsidR="00E14083" w:rsidRDefault="00E14083" w:rsidP="00C544D6">
      <w:pPr>
        <w:pStyle w:val="footnote"/>
      </w:pPr>
      <w:r>
        <w:rPr>
          <w:rStyle w:val="FootnoteReference"/>
        </w:rPr>
        <w:footnoteRef/>
      </w:r>
      <w:r>
        <w:t xml:space="preserve"> caterpillars: larva of the locust.</w:t>
      </w:r>
    </w:p>
  </w:footnote>
  <w:footnote w:id="562">
    <w:p w14:paraId="6E762A27" w14:textId="77777777" w:rsidR="00E14083" w:rsidRDefault="00E14083" w:rsidP="00C544D6">
      <w:pPr>
        <w:pStyle w:val="footnote"/>
      </w:pPr>
      <w:r>
        <w:rPr>
          <w:rStyle w:val="FootnoteReference"/>
        </w:rPr>
        <w:footnoteRef/>
      </w:r>
      <w:r>
        <w:t xml:space="preserve"> Ex. 16:12-15; Jn. 6:31-35.</w:t>
      </w:r>
    </w:p>
  </w:footnote>
  <w:footnote w:id="563">
    <w:p w14:paraId="49AE41C2" w14:textId="50246779" w:rsidR="00E14083" w:rsidRDefault="00E14083" w:rsidP="00E46516">
      <w:pPr>
        <w:pStyle w:val="footnote"/>
      </w:pPr>
      <w:r>
        <w:rPr>
          <w:rStyle w:val="FootnoteReference"/>
        </w:rPr>
        <w:footnoteRef/>
      </w:r>
      <w:r>
        <w:t xml:space="preserve"> [JS] or “promise”</w:t>
      </w:r>
    </w:p>
  </w:footnote>
  <w:footnote w:id="564">
    <w:p w14:paraId="463C0491" w14:textId="77777777" w:rsidR="00E14083" w:rsidRDefault="00E14083" w:rsidP="00C544D6">
      <w:pPr>
        <w:pStyle w:val="footnote"/>
      </w:pPr>
      <w:r>
        <w:rPr>
          <w:rStyle w:val="FootnoteReference"/>
        </w:rPr>
        <w:footnoteRef/>
      </w:r>
      <w:r>
        <w:t xml:space="preserve"> Gen. 15:14.</w:t>
      </w:r>
    </w:p>
  </w:footnote>
  <w:footnote w:id="565">
    <w:p w14:paraId="078805D2" w14:textId="5FA9820B" w:rsidR="00E14083" w:rsidRDefault="00E1408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66">
    <w:p w14:paraId="6557E8C2" w14:textId="00E953DA" w:rsidR="00E14083" w:rsidRDefault="00E14083" w:rsidP="00854B91">
      <w:pPr>
        <w:pStyle w:val="footnote"/>
      </w:pPr>
      <w:r>
        <w:rPr>
          <w:rStyle w:val="FootnoteReference"/>
        </w:rPr>
        <w:footnoteRef/>
      </w:r>
      <w:r>
        <w:t xml:space="preserve"> [JS] or “give thanks to”. “Thankfully confess with praise”</w:t>
      </w:r>
    </w:p>
  </w:footnote>
  <w:footnote w:id="567">
    <w:p w14:paraId="08540649" w14:textId="77777777" w:rsidR="00E14083" w:rsidRDefault="00E14083" w:rsidP="00C544D6">
      <w:pPr>
        <w:pStyle w:val="footnote"/>
      </w:pPr>
      <w:r>
        <w:rPr>
          <w:rStyle w:val="FootnoteReference"/>
        </w:rPr>
        <w:footnoteRef/>
      </w:r>
      <w:r>
        <w:t xml:space="preserve"> mercy: </w:t>
      </w:r>
      <w:r w:rsidRPr="00B246C1">
        <w:rPr>
          <w:i/>
        </w:rPr>
        <w:t>or</w:t>
      </w:r>
      <w:r>
        <w:t xml:space="preserve"> love.</w:t>
      </w:r>
    </w:p>
  </w:footnote>
  <w:footnote w:id="568">
    <w:p w14:paraId="471071BF" w14:textId="61D7EC3C" w:rsidR="00E14083" w:rsidRDefault="00E14083" w:rsidP="00854B91">
      <w:pPr>
        <w:pStyle w:val="footnote"/>
      </w:pPr>
      <w:r>
        <w:rPr>
          <w:rStyle w:val="FootnoteReference"/>
        </w:rPr>
        <w:footnoteRef/>
      </w:r>
      <w:r>
        <w:t xml:space="preserve"> [JS] or “observe justice”</w:t>
      </w:r>
    </w:p>
  </w:footnote>
  <w:footnote w:id="569">
    <w:p w14:paraId="03E9E4DD" w14:textId="395B2D3C" w:rsidR="00E14083" w:rsidRDefault="00E14083" w:rsidP="00854B91">
      <w:pPr>
        <w:pStyle w:val="footnote"/>
      </w:pPr>
      <w:r>
        <w:rPr>
          <w:rStyle w:val="FootnoteReference"/>
        </w:rPr>
        <w:footnoteRef/>
      </w:r>
      <w:r>
        <w:t xml:space="preserve"> [JS] literally, “do”</w:t>
      </w:r>
    </w:p>
  </w:footnote>
  <w:footnote w:id="570">
    <w:p w14:paraId="5B7ACE2B" w14:textId="78E5BEF3" w:rsidR="00E14083" w:rsidRDefault="00E14083" w:rsidP="00854B91">
      <w:pPr>
        <w:pStyle w:val="footnote"/>
      </w:pPr>
      <w:r>
        <w:rPr>
          <w:rStyle w:val="FootnoteReference"/>
        </w:rPr>
        <w:footnoteRef/>
      </w:r>
      <w:r>
        <w:t xml:space="preserve"> [JS] or “because of the good will of Your people”</w:t>
      </w:r>
    </w:p>
  </w:footnote>
  <w:footnote w:id="571">
    <w:p w14:paraId="1A81CC74" w14:textId="6EC9F596" w:rsidR="00E14083" w:rsidRDefault="00E14083" w:rsidP="00C544D6">
      <w:pPr>
        <w:pStyle w:val="footnote"/>
      </w:pPr>
      <w:r>
        <w:rPr>
          <w:rStyle w:val="FootnoteReference"/>
        </w:rPr>
        <w:footnoteRef/>
      </w:r>
      <w:r>
        <w:t xml:space="preserve"> Cf. Mark 8:17-21; Matthew 16:9-12.</w:t>
      </w:r>
    </w:p>
  </w:footnote>
  <w:footnote w:id="572">
    <w:p w14:paraId="6D8403EE" w14:textId="7911CBB2" w:rsidR="00E14083" w:rsidRDefault="00E14083" w:rsidP="00FF4329">
      <w:pPr>
        <w:pStyle w:val="footnote"/>
      </w:pPr>
      <w:r>
        <w:rPr>
          <w:rStyle w:val="FootnoteReference"/>
        </w:rPr>
        <w:footnoteRef/>
      </w:r>
      <w:r>
        <w:t xml:space="preserve"> [JS] Fr. Lazarus has “will”</w:t>
      </w:r>
    </w:p>
  </w:footnote>
  <w:footnote w:id="573">
    <w:p w14:paraId="008D3EE2" w14:textId="77777777" w:rsidR="00E14083" w:rsidRDefault="00E14083" w:rsidP="00C544D6">
      <w:pPr>
        <w:pStyle w:val="footnote"/>
      </w:pPr>
      <w:r>
        <w:rPr>
          <w:rStyle w:val="FootnoteReference"/>
        </w:rPr>
        <w:footnoteRef/>
      </w:r>
      <w:r>
        <w:t xml:space="preserve"> Num. 11:34.</w:t>
      </w:r>
    </w:p>
  </w:footnote>
  <w:footnote w:id="574">
    <w:p w14:paraId="45B2152E" w14:textId="77777777" w:rsidR="00E14083" w:rsidRDefault="00E14083" w:rsidP="00C544D6">
      <w:pPr>
        <w:pStyle w:val="footnote"/>
      </w:pPr>
      <w:r>
        <w:rPr>
          <w:rStyle w:val="FootnoteReference"/>
        </w:rPr>
        <w:footnoteRef/>
      </w:r>
      <w:r>
        <w:t xml:space="preserve"> Num. 16:32.</w:t>
      </w:r>
    </w:p>
  </w:footnote>
  <w:footnote w:id="575">
    <w:p w14:paraId="4E447E07" w14:textId="714805BD" w:rsidR="00E14083" w:rsidRDefault="00E14083" w:rsidP="00FF4329">
      <w:pPr>
        <w:pStyle w:val="footnote"/>
      </w:pPr>
      <w:r>
        <w:rPr>
          <w:rStyle w:val="FootnoteReference"/>
        </w:rPr>
        <w:footnoteRef/>
      </w:r>
      <w:r>
        <w:t xml:space="preserve"> [JS] “did obeisance”. “bowed down to”.</w:t>
      </w:r>
    </w:p>
  </w:footnote>
  <w:footnote w:id="576">
    <w:p w14:paraId="74DDF551" w14:textId="7993EDFC" w:rsidR="00E14083" w:rsidRDefault="00E14083" w:rsidP="00FF4329">
      <w:pPr>
        <w:pStyle w:val="footnote"/>
      </w:pPr>
      <w:r>
        <w:rPr>
          <w:rStyle w:val="FootnoteReference"/>
        </w:rPr>
        <w:footnoteRef/>
      </w:r>
      <w:r>
        <w:t xml:space="preserve"> [JS] or fearful, terrible.</w:t>
      </w:r>
    </w:p>
  </w:footnote>
  <w:footnote w:id="577">
    <w:p w14:paraId="5BE35E93" w14:textId="77777777" w:rsidR="00E14083" w:rsidRDefault="00E14083" w:rsidP="00C544D6">
      <w:pPr>
        <w:pStyle w:val="footnote"/>
      </w:pPr>
      <w:r>
        <w:rPr>
          <w:rStyle w:val="FootnoteReference"/>
        </w:rPr>
        <w:footnoteRef/>
      </w:r>
      <w:r>
        <w:t xml:space="preserve"> children: </w:t>
      </w:r>
      <w:r w:rsidRPr="00B246C1">
        <w:rPr>
          <w:i/>
        </w:rPr>
        <w:t>lit</w:t>
      </w:r>
      <w:r>
        <w:t>. seed.</w:t>
      </w:r>
    </w:p>
  </w:footnote>
  <w:footnote w:id="578">
    <w:p w14:paraId="2898F4BB" w14:textId="7CD287CA" w:rsidR="00E14083" w:rsidRDefault="00E14083" w:rsidP="00335B68">
      <w:pPr>
        <w:pStyle w:val="footnote"/>
      </w:pPr>
      <w:r>
        <w:rPr>
          <w:rStyle w:val="FootnoteReference"/>
        </w:rPr>
        <w:footnoteRef/>
      </w:r>
      <w:r>
        <w:t xml:space="preserve"> [JS] or, “destruction”</w:t>
      </w:r>
    </w:p>
  </w:footnote>
  <w:footnote w:id="579">
    <w:p w14:paraId="6145EAB5" w14:textId="4C75086F" w:rsidR="00E14083" w:rsidRDefault="00E14083" w:rsidP="00335B68">
      <w:pPr>
        <w:pStyle w:val="footnote"/>
      </w:pPr>
      <w:r>
        <w:rPr>
          <w:rStyle w:val="FootnoteReference"/>
        </w:rPr>
        <w:footnoteRef/>
      </w:r>
      <w:r>
        <w:t xml:space="preserve"> [JS] or “the breach abated”</w:t>
      </w:r>
    </w:p>
  </w:footnote>
  <w:footnote w:id="580">
    <w:p w14:paraId="7BC84269" w14:textId="5FF802CF" w:rsidR="00E14083" w:rsidRDefault="00E14083" w:rsidP="00335B68">
      <w:pPr>
        <w:pStyle w:val="footnote"/>
      </w:pPr>
      <w:r>
        <w:rPr>
          <w:rStyle w:val="FootnoteReference"/>
        </w:rPr>
        <w:footnoteRef/>
      </w:r>
      <w:r>
        <w:t xml:space="preserve"> [JS] or “reckoned”</w:t>
      </w:r>
    </w:p>
  </w:footnote>
  <w:footnote w:id="581">
    <w:p w14:paraId="7C896B79" w14:textId="22421F6C" w:rsidR="00E14083" w:rsidRDefault="00E14083" w:rsidP="00335B68">
      <w:pPr>
        <w:pStyle w:val="footnote"/>
      </w:pPr>
      <w:r>
        <w:rPr>
          <w:rStyle w:val="FootnoteReference"/>
        </w:rPr>
        <w:footnoteRef/>
      </w:r>
      <w:r>
        <w:t xml:space="preserve"> [JS] literally “mingled” and “works”</w:t>
      </w:r>
    </w:p>
  </w:footnote>
  <w:footnote w:id="582">
    <w:p w14:paraId="642B0591" w14:textId="225C9085" w:rsidR="00E14083" w:rsidRDefault="00E14083" w:rsidP="00F208ED">
      <w:pPr>
        <w:pStyle w:val="footnote"/>
      </w:pPr>
      <w:r>
        <w:rPr>
          <w:rStyle w:val="FootnoteReference"/>
        </w:rPr>
        <w:footnoteRef/>
      </w:r>
      <w:r>
        <w:t xml:space="preserve"> [JS] or “give thanks to”, “thankfully confess with praise”</w:t>
      </w:r>
    </w:p>
  </w:footnote>
  <w:footnote w:id="583">
    <w:p w14:paraId="1D020CD0" w14:textId="190B32B1" w:rsidR="00E14083" w:rsidRDefault="00E14083" w:rsidP="00A87777">
      <w:pPr>
        <w:pStyle w:val="footnote"/>
      </w:pPr>
      <w:r>
        <w:rPr>
          <w:rStyle w:val="FootnoteReference"/>
        </w:rPr>
        <w:footnoteRef/>
      </w:r>
      <w:r>
        <w:t xml:space="preserve"> [JS] or “age to age”</w:t>
      </w:r>
    </w:p>
  </w:footnote>
  <w:footnote w:id="584">
    <w:p w14:paraId="0B2ABDB6" w14:textId="66F5B000" w:rsidR="00E14083" w:rsidRDefault="00E14083" w:rsidP="00F208ED">
      <w:pPr>
        <w:pStyle w:val="footnote"/>
      </w:pPr>
      <w:r>
        <w:rPr>
          <w:rStyle w:val="FootnoteReference"/>
        </w:rPr>
        <w:footnoteRef/>
      </w:r>
      <w:r>
        <w:t xml:space="preserve"> [JS] or “May it be! May it be” or “So be it! So be it!”</w:t>
      </w:r>
    </w:p>
  </w:footnote>
  <w:footnote w:id="585">
    <w:p w14:paraId="04C140F9" w14:textId="166D1F53" w:rsidR="00E14083" w:rsidRDefault="00E14083" w:rsidP="005843FD">
      <w:pPr>
        <w:pStyle w:val="footnote"/>
      </w:pPr>
      <w:r>
        <w:rPr>
          <w:rStyle w:val="FootnoteReference"/>
        </w:rPr>
        <w:footnoteRef/>
      </w:r>
      <w:r>
        <w:t xml:space="preserve"> [JS] or “give thanks to”, “thankfully confess with praise”</w:t>
      </w:r>
    </w:p>
  </w:footnote>
  <w:footnote w:id="586">
    <w:p w14:paraId="338DEC03" w14:textId="41CA3C59" w:rsidR="00E14083" w:rsidRDefault="00E14083" w:rsidP="005843FD">
      <w:pPr>
        <w:pStyle w:val="footnote"/>
      </w:pPr>
      <w:r>
        <w:rPr>
          <w:rStyle w:val="FootnoteReference"/>
        </w:rPr>
        <w:footnoteRef/>
      </w:r>
      <w:r>
        <w:t xml:space="preserve"> [JS] NETS and Fr. Lazarus have “sea” in place of “south”</w:t>
      </w:r>
    </w:p>
  </w:footnote>
  <w:footnote w:id="587">
    <w:p w14:paraId="6197905E" w14:textId="37F1FE6C" w:rsidR="00E14083" w:rsidRDefault="00E14083" w:rsidP="005843FD">
      <w:pPr>
        <w:pStyle w:val="footnote"/>
      </w:pPr>
      <w:r>
        <w:rPr>
          <w:rStyle w:val="FootnoteReference"/>
        </w:rPr>
        <w:footnoteRef/>
      </w:r>
      <w:r>
        <w:t xml:space="preserve"> [JS] or “praise and thank”, “thankfully confess with praise”</w:t>
      </w:r>
    </w:p>
  </w:footnote>
  <w:footnote w:id="588">
    <w:p w14:paraId="2927C9DC" w14:textId="30BA0C90" w:rsidR="00E14083" w:rsidRDefault="00E14083" w:rsidP="008B5FD0">
      <w:pPr>
        <w:pStyle w:val="footnote"/>
      </w:pPr>
      <w:r>
        <w:rPr>
          <w:rStyle w:val="FootnoteReference"/>
        </w:rPr>
        <w:footnoteRef/>
      </w:r>
      <w:r>
        <w:t xml:space="preserve"> [JS] or “praise and thank”, “thankfully confess with praise.”</w:t>
      </w:r>
    </w:p>
  </w:footnote>
  <w:footnote w:id="589">
    <w:p w14:paraId="6B4B3E8B" w14:textId="1A47DD82" w:rsidR="00E14083" w:rsidRDefault="00E14083" w:rsidP="005D0282">
      <w:pPr>
        <w:pStyle w:val="footnote"/>
      </w:pPr>
      <w:r>
        <w:rPr>
          <w:rStyle w:val="FootnoteReference"/>
        </w:rPr>
        <w:footnoteRef/>
      </w:r>
      <w:r>
        <w:t xml:space="preserve"> [JS] or “He helped them out of the way of their iniquity”</w:t>
      </w:r>
    </w:p>
  </w:footnote>
  <w:footnote w:id="590">
    <w:p w14:paraId="3CB0230A" w14:textId="77777777" w:rsidR="00E14083" w:rsidRDefault="00E1408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591">
    <w:p w14:paraId="4C3C4DC6" w14:textId="4D9A8A9A" w:rsidR="00E14083" w:rsidRDefault="00E14083" w:rsidP="008B5FD0">
      <w:pPr>
        <w:pStyle w:val="footnote"/>
      </w:pPr>
      <w:r>
        <w:rPr>
          <w:rStyle w:val="FootnoteReference"/>
        </w:rPr>
        <w:footnoteRef/>
      </w:r>
      <w:r>
        <w:t xml:space="preserve"> [JS] or “praise and thank”, “thankfully confess with praise”</w:t>
      </w:r>
    </w:p>
  </w:footnote>
  <w:footnote w:id="592">
    <w:p w14:paraId="678ED315" w14:textId="00F5D3AB" w:rsidR="00E14083" w:rsidRDefault="00E14083" w:rsidP="0048178C">
      <w:pPr>
        <w:pStyle w:val="footnote"/>
      </w:pPr>
      <w:r>
        <w:rPr>
          <w:rStyle w:val="FootnoteReference"/>
        </w:rPr>
        <w:footnoteRef/>
      </w:r>
      <w:r>
        <w:t xml:space="preserve"> [JS] Fr. Lazarus has “all their skill was scuttled.”</w:t>
      </w:r>
    </w:p>
  </w:footnote>
  <w:footnote w:id="593">
    <w:p w14:paraId="34CCA381" w14:textId="4D43FBED" w:rsidR="00E14083" w:rsidRDefault="00E14083" w:rsidP="0048178C">
      <w:pPr>
        <w:pStyle w:val="footnote"/>
      </w:pPr>
      <w:r>
        <w:rPr>
          <w:rStyle w:val="FootnoteReference"/>
        </w:rPr>
        <w:footnoteRef/>
      </w:r>
      <w:r>
        <w:t xml:space="preserve"> [JS] or “praise and thank”, “thankfully confess with praise”</w:t>
      </w:r>
    </w:p>
  </w:footnote>
  <w:footnote w:id="594">
    <w:p w14:paraId="4C3D1737" w14:textId="77777777" w:rsidR="00E14083" w:rsidRDefault="00E14083" w:rsidP="00C544D6">
      <w:pPr>
        <w:pStyle w:val="footnote"/>
      </w:pPr>
      <w:r>
        <w:rPr>
          <w:rStyle w:val="FootnoteReference"/>
        </w:rPr>
        <w:footnoteRef/>
      </w:r>
      <w:r>
        <w:t xml:space="preserve"> ‘mercies of the Lord’: </w:t>
      </w:r>
      <w:r w:rsidRPr="00B246C1">
        <w:rPr>
          <w:i/>
        </w:rPr>
        <w:t>or</w:t>
      </w:r>
      <w:r>
        <w:t>, the Lord’s love.</w:t>
      </w:r>
    </w:p>
  </w:footnote>
  <w:footnote w:id="595">
    <w:p w14:paraId="0ED7A10C" w14:textId="45E3CDC2" w:rsidR="00E14083" w:rsidRDefault="00E14083" w:rsidP="00F56D7A">
      <w:pPr>
        <w:pStyle w:val="footnote"/>
      </w:pPr>
      <w:r>
        <w:rPr>
          <w:rStyle w:val="FootnoteReference"/>
        </w:rPr>
        <w:footnoteRef/>
      </w:r>
      <w:r>
        <w:t xml:space="preserve"> [JS] NETS has, “make music”, OSB, “give praise”</w:t>
      </w:r>
    </w:p>
  </w:footnote>
  <w:footnote w:id="596">
    <w:p w14:paraId="004CF885" w14:textId="714969FE" w:rsidR="00E14083" w:rsidRDefault="00E14083" w:rsidP="00F56D7A">
      <w:pPr>
        <w:pStyle w:val="footnote"/>
      </w:pPr>
      <w:r>
        <w:rPr>
          <w:rStyle w:val="FootnoteReference"/>
        </w:rPr>
        <w:footnoteRef/>
      </w:r>
      <w:r>
        <w:t xml:space="preserve"> [JS] “thankfully confess You with praise”</w:t>
      </w:r>
    </w:p>
  </w:footnote>
  <w:footnote w:id="597">
    <w:p w14:paraId="5EB077FD" w14:textId="77777777" w:rsidR="00E14083" w:rsidRDefault="00E14083" w:rsidP="00C544D6">
      <w:pPr>
        <w:pStyle w:val="footnote"/>
      </w:pPr>
      <w:r>
        <w:rPr>
          <w:rStyle w:val="FootnoteReference"/>
        </w:rPr>
        <w:footnoteRef/>
      </w:r>
      <w:r>
        <w:t xml:space="preserve"> The first 6 verses of this Psalm are almost identical with Psalm 56:8-12, and the rest only differ in 3 words from 59:7-14.</w:t>
      </w:r>
    </w:p>
  </w:footnote>
  <w:footnote w:id="598">
    <w:p w14:paraId="56236551" w14:textId="3FD3F8AE" w:rsidR="00E14083" w:rsidRDefault="00E14083" w:rsidP="00F56D7A">
      <w:pPr>
        <w:pStyle w:val="footnote"/>
      </w:pPr>
      <w:r>
        <w:rPr>
          <w:rStyle w:val="FootnoteReference"/>
        </w:rPr>
        <w:footnoteRef/>
      </w:r>
      <w:r>
        <w:t xml:space="preserve"> [JS] “holy place.”</w:t>
      </w:r>
    </w:p>
  </w:footnote>
  <w:footnote w:id="599">
    <w:p w14:paraId="32F80B0A" w14:textId="77777777" w:rsidR="00E14083" w:rsidRDefault="00E14083" w:rsidP="00C544D6">
      <w:pPr>
        <w:pStyle w:val="footnote"/>
      </w:pPr>
      <w:r>
        <w:rPr>
          <w:rStyle w:val="FootnoteReference"/>
        </w:rPr>
        <w:footnoteRef/>
      </w:r>
      <w:r>
        <w:t xml:space="preserve"> See Psalm 59:10 and footnote.</w:t>
      </w:r>
    </w:p>
  </w:footnote>
  <w:footnote w:id="600">
    <w:p w14:paraId="70CC4836" w14:textId="77777777" w:rsidR="00E14083" w:rsidRDefault="00E1408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01">
    <w:p w14:paraId="38EEC6DA" w14:textId="0ACCF4C3" w:rsidR="00E14083" w:rsidRDefault="00E14083" w:rsidP="00814FC4">
      <w:pPr>
        <w:pStyle w:val="footnote"/>
      </w:pPr>
      <w:r>
        <w:rPr>
          <w:rStyle w:val="FootnoteReference"/>
        </w:rPr>
        <w:footnoteRef/>
      </w:r>
      <w:r>
        <w:t xml:space="preserve"> [JS] or “lawlessness”</w:t>
      </w:r>
    </w:p>
  </w:footnote>
  <w:footnote w:id="602">
    <w:p w14:paraId="67FB27B1" w14:textId="3F7103C4" w:rsidR="00E14083" w:rsidRDefault="00E14083" w:rsidP="00C544D6">
      <w:pPr>
        <w:pStyle w:val="footnote"/>
      </w:pPr>
      <w:r>
        <w:rPr>
          <w:rStyle w:val="FootnoteReference"/>
        </w:rPr>
        <w:footnoteRef/>
      </w:r>
      <w:r>
        <w:t xml:space="preserve"> Cf. Num. 5:22.</w:t>
      </w:r>
    </w:p>
  </w:footnote>
  <w:footnote w:id="603">
    <w:p w14:paraId="292E96AE" w14:textId="77777777" w:rsidR="00E14083" w:rsidRDefault="00E14083" w:rsidP="00C544D6">
      <w:pPr>
        <w:pStyle w:val="footnote"/>
      </w:pPr>
      <w:r>
        <w:rPr>
          <w:rStyle w:val="FootnoteReference"/>
        </w:rPr>
        <w:footnoteRef/>
      </w:r>
      <w:r>
        <w:t xml:space="preserve"> Mt. 27:39.</w:t>
      </w:r>
    </w:p>
  </w:footnote>
  <w:footnote w:id="604">
    <w:p w14:paraId="151268C5" w14:textId="656FFD88" w:rsidR="00E14083" w:rsidRDefault="00E14083" w:rsidP="003A31BD">
      <w:pPr>
        <w:pStyle w:val="footnote"/>
      </w:pPr>
      <w:r>
        <w:rPr>
          <w:rStyle w:val="FootnoteReference"/>
        </w:rPr>
        <w:footnoteRef/>
      </w:r>
      <w:r>
        <w:t xml:space="preserve"> [JS] or “give thanks to”. “thankfully confess with praise”</w:t>
      </w:r>
    </w:p>
  </w:footnote>
  <w:footnote w:id="605">
    <w:p w14:paraId="7B5761D5" w14:textId="1159D032" w:rsidR="00E14083" w:rsidRDefault="00E1408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06">
    <w:p w14:paraId="6251134D" w14:textId="77777777" w:rsidR="00E14083" w:rsidRDefault="00E1408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07">
    <w:p w14:paraId="09E5E6C1" w14:textId="13B68B37" w:rsidR="00E14083" w:rsidRDefault="00E14083" w:rsidP="00AB05E1">
      <w:pPr>
        <w:pStyle w:val="footnote"/>
      </w:pPr>
      <w:r>
        <w:rPr>
          <w:rStyle w:val="FootnoteReference"/>
        </w:rPr>
        <w:footnoteRef/>
      </w:r>
      <w:r>
        <w:t xml:space="preserve"> [JS] “with You is the dominion/rule in the day of Your power”</w:t>
      </w:r>
    </w:p>
  </w:footnote>
  <w:footnote w:id="608">
    <w:p w14:paraId="5B5E529A" w14:textId="5149157C" w:rsidR="00E14083" w:rsidRDefault="00E14083" w:rsidP="00C544D6">
      <w:pPr>
        <w:pStyle w:val="footnote"/>
      </w:pPr>
      <w:r>
        <w:rPr>
          <w:rStyle w:val="FootnoteReference"/>
        </w:rPr>
        <w:footnoteRef/>
      </w:r>
      <w:r>
        <w:t xml:space="preserve"> Cf. 1 Cor. 15:41-43.</w:t>
      </w:r>
    </w:p>
  </w:footnote>
  <w:footnote w:id="609">
    <w:p w14:paraId="58BF3DF2" w14:textId="33BF2504" w:rsidR="00E14083" w:rsidRDefault="00E14083" w:rsidP="00AB05E1">
      <w:pPr>
        <w:pStyle w:val="footnote"/>
      </w:pPr>
      <w:r>
        <w:rPr>
          <w:rStyle w:val="FootnoteReference"/>
        </w:rPr>
        <w:footnoteRef/>
      </w:r>
      <w:r>
        <w:t xml:space="preserve"> [JS] literally “morning star”</w:t>
      </w:r>
    </w:p>
  </w:footnote>
  <w:footnote w:id="610">
    <w:p w14:paraId="4C93D1C9" w14:textId="77777777" w:rsidR="00E14083" w:rsidRDefault="00E1408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11">
    <w:p w14:paraId="1E1E10F2" w14:textId="52211208" w:rsidR="00E14083" w:rsidRDefault="00E14083" w:rsidP="00AB05E1">
      <w:pPr>
        <w:pStyle w:val="footnote"/>
      </w:pPr>
      <w:r>
        <w:rPr>
          <w:rStyle w:val="FootnoteReference"/>
        </w:rPr>
        <w:footnoteRef/>
      </w:r>
      <w:r>
        <w:t xml:space="preserve"> [JS] Fr. Lazarus renders “repent” as “change His mind”</w:t>
      </w:r>
    </w:p>
  </w:footnote>
  <w:footnote w:id="612">
    <w:p w14:paraId="5DE3DED0" w14:textId="77777777" w:rsidR="00E14083" w:rsidRDefault="00E14083" w:rsidP="00C544D6">
      <w:pPr>
        <w:pStyle w:val="footnote"/>
      </w:pPr>
      <w:r>
        <w:rPr>
          <w:rStyle w:val="FootnoteReference"/>
        </w:rPr>
        <w:footnoteRef/>
      </w:r>
      <w:r>
        <w:t xml:space="preserve"> Heb. 7:21.</w:t>
      </w:r>
    </w:p>
  </w:footnote>
  <w:footnote w:id="613">
    <w:p w14:paraId="09E7C6C1" w14:textId="5A2E3633" w:rsidR="00E14083" w:rsidRDefault="00E1408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14">
    <w:p w14:paraId="5F67B7A9" w14:textId="253D54A9" w:rsidR="00E14083" w:rsidRDefault="00E14083" w:rsidP="003C200D">
      <w:pPr>
        <w:pStyle w:val="footnote"/>
      </w:pPr>
      <w:r>
        <w:rPr>
          <w:rStyle w:val="FootnoteReference"/>
        </w:rPr>
        <w:footnoteRef/>
      </w:r>
      <w:r>
        <w:t xml:space="preserve"> [JS] or “give thanks,” or “thankfully confess with praise”</w:t>
      </w:r>
    </w:p>
  </w:footnote>
  <w:footnote w:id="615">
    <w:p w14:paraId="71D97FF3" w14:textId="5ADB40B3" w:rsidR="00E14083" w:rsidRDefault="00E14083" w:rsidP="00680987">
      <w:pPr>
        <w:pStyle w:val="footnote"/>
      </w:pPr>
      <w:r>
        <w:rPr>
          <w:rStyle w:val="FootnoteReference"/>
        </w:rPr>
        <w:footnoteRef/>
      </w:r>
      <w:r>
        <w:t xml:space="preserve"> [JS] or “assembly”</w:t>
      </w:r>
    </w:p>
  </w:footnote>
  <w:footnote w:id="616">
    <w:p w14:paraId="794D19AF" w14:textId="3FB23375" w:rsidR="00E14083" w:rsidRDefault="00E14083" w:rsidP="00680987">
      <w:pPr>
        <w:pStyle w:val="footnote"/>
      </w:pPr>
      <w:r>
        <w:rPr>
          <w:rStyle w:val="FootnoteReference"/>
        </w:rPr>
        <w:footnoteRef/>
      </w:r>
      <w:r>
        <w:t xml:space="preserve"> [JS] or “sought out in all things according to His will.”</w:t>
      </w:r>
    </w:p>
  </w:footnote>
  <w:footnote w:id="617">
    <w:p w14:paraId="20B5E251" w14:textId="0958B144" w:rsidR="00E14083" w:rsidRDefault="00E14083" w:rsidP="003C200D">
      <w:pPr>
        <w:pStyle w:val="footnote"/>
      </w:pPr>
      <w:r>
        <w:rPr>
          <w:rStyle w:val="FootnoteReference"/>
        </w:rPr>
        <w:footnoteRef/>
      </w:r>
      <w:r>
        <w:t xml:space="preserve"> [JS] or “thanksgiving,” or “thankful confession with praise”</w:t>
      </w:r>
    </w:p>
  </w:footnote>
  <w:footnote w:id="618">
    <w:p w14:paraId="1BC090E3" w14:textId="77777777" w:rsidR="00E14083" w:rsidRDefault="00E1408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19">
    <w:p w14:paraId="458325D6" w14:textId="77777777" w:rsidR="00E14083" w:rsidRDefault="00E14083" w:rsidP="00C544D6">
      <w:pPr>
        <w:pStyle w:val="footnote"/>
      </w:pPr>
      <w:r>
        <w:rPr>
          <w:rStyle w:val="FootnoteReference"/>
        </w:rPr>
        <w:footnoteRef/>
      </w:r>
      <w:r>
        <w:t xml:space="preserve"> Gen. 6:18; 9:9f; 15; 17; Ex. 19:5; Mk. 14:24; Lk. 22:20,29,30.</w:t>
      </w:r>
    </w:p>
  </w:footnote>
  <w:footnote w:id="620">
    <w:p w14:paraId="37902716" w14:textId="6DF49123" w:rsidR="00E14083" w:rsidRDefault="00E14083" w:rsidP="001F0BA8">
      <w:pPr>
        <w:pStyle w:val="footnote"/>
      </w:pPr>
      <w:r>
        <w:rPr>
          <w:rStyle w:val="FootnoteReference"/>
        </w:rPr>
        <w:footnoteRef/>
      </w:r>
      <w:r>
        <w:t xml:space="preserve"> [JS] or “awesome”, “terrible”</w:t>
      </w:r>
    </w:p>
  </w:footnote>
  <w:footnote w:id="621">
    <w:p w14:paraId="534F669F" w14:textId="77777777" w:rsidR="00E14083" w:rsidRDefault="00E1408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22">
    <w:p w14:paraId="2820C079" w14:textId="019C661F" w:rsidR="00E14083" w:rsidRDefault="00E14083" w:rsidP="00C544D6">
      <w:pPr>
        <w:pStyle w:val="footnote"/>
      </w:pPr>
      <w:r>
        <w:rPr>
          <w:rStyle w:val="FootnoteReference"/>
        </w:rPr>
        <w:footnoteRef/>
      </w:r>
      <w:r>
        <w:t xml:space="preserve"> To cultivate this fear is to practice living in the presence of God, which is the height of wisdom and understanding.</w:t>
      </w:r>
    </w:p>
  </w:footnote>
  <w:footnote w:id="623">
    <w:p w14:paraId="4EC2A81B" w14:textId="24C25CFD" w:rsidR="00E14083" w:rsidRDefault="00E14083" w:rsidP="009717D4">
      <w:pPr>
        <w:pStyle w:val="footnote"/>
      </w:pPr>
      <w:r>
        <w:rPr>
          <w:rStyle w:val="FootnoteReference"/>
        </w:rPr>
        <w:footnoteRef/>
      </w:r>
      <w:r>
        <w:t xml:space="preserve"> [JS] or “endures forever and ever”</w:t>
      </w:r>
    </w:p>
  </w:footnote>
  <w:footnote w:id="624">
    <w:p w14:paraId="6ED31546" w14:textId="32850D5D" w:rsidR="00E14083" w:rsidRDefault="00E14083" w:rsidP="00081087">
      <w:pPr>
        <w:pStyle w:val="footnote"/>
      </w:pPr>
      <w:r>
        <w:rPr>
          <w:rStyle w:val="FootnoteReference"/>
        </w:rPr>
        <w:footnoteRef/>
      </w:r>
      <w:r>
        <w:t xml:space="preserve"> [JS] or “dawned”</w:t>
      </w:r>
    </w:p>
  </w:footnote>
  <w:footnote w:id="625">
    <w:p w14:paraId="56F05B01" w14:textId="70E648CE" w:rsidR="00E14083" w:rsidRDefault="00E14083" w:rsidP="00081087">
      <w:pPr>
        <w:pStyle w:val="footnote"/>
      </w:pPr>
      <w:r>
        <w:rPr>
          <w:rStyle w:val="FootnoteReference"/>
        </w:rPr>
        <w:footnoteRef/>
      </w:r>
      <w:r>
        <w:t xml:space="preserve"> [JS] NETS interprets this as “He scattered [His enemies]”</w:t>
      </w:r>
    </w:p>
  </w:footnote>
  <w:footnote w:id="626">
    <w:p w14:paraId="246FBDEA" w14:textId="2D78AE51" w:rsidR="00E14083" w:rsidRDefault="00E14083" w:rsidP="00081087">
      <w:pPr>
        <w:pStyle w:val="footnote"/>
      </w:pPr>
      <w:r>
        <w:rPr>
          <w:rStyle w:val="FootnoteReference"/>
        </w:rPr>
        <w:footnoteRef/>
      </w:r>
      <w:r>
        <w:t xml:space="preserve"> [JS] or “contines forever and ever”</w:t>
      </w:r>
    </w:p>
  </w:footnote>
  <w:footnote w:id="627">
    <w:p w14:paraId="58019E44" w14:textId="02459B25" w:rsidR="00E14083" w:rsidRDefault="00E14083" w:rsidP="00081087">
      <w:pPr>
        <w:pStyle w:val="footnote"/>
      </w:pPr>
      <w:r>
        <w:rPr>
          <w:rStyle w:val="FootnoteReference"/>
        </w:rPr>
        <w:footnoteRef/>
      </w:r>
      <w:r>
        <w:t xml:space="preserve"> [JS] or “he will be raised to power and glory.”</w:t>
      </w:r>
    </w:p>
  </w:footnote>
  <w:footnote w:id="628">
    <w:p w14:paraId="0B84AC37" w14:textId="74BB2C6D" w:rsidR="00E14083" w:rsidRDefault="00E14083" w:rsidP="00C544D6">
      <w:pPr>
        <w:pStyle w:val="footnote"/>
      </w:pPr>
      <w:r>
        <w:rPr>
          <w:rStyle w:val="FootnoteReference"/>
        </w:rPr>
        <w:footnoteRef/>
      </w:r>
      <w:r>
        <w:t xml:space="preserve"> ‘The world is passing away, and the desire for it; but anyone who does the will of God lives forever’ (1 Jn. 2:17).</w:t>
      </w:r>
    </w:p>
  </w:footnote>
  <w:footnote w:id="629">
    <w:p w14:paraId="7BCF6DAD" w14:textId="145C36D2" w:rsidR="00E14083" w:rsidRDefault="00E1408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30">
    <w:p w14:paraId="5B7D718A" w14:textId="55E58CE6" w:rsidR="00E14083" w:rsidRDefault="00E14083" w:rsidP="00694704">
      <w:pPr>
        <w:pStyle w:val="footnote"/>
      </w:pPr>
      <w:r>
        <w:rPr>
          <w:rStyle w:val="FootnoteReference"/>
        </w:rPr>
        <w:footnoteRef/>
      </w:r>
      <w:r>
        <w:t xml:space="preserve"> [JS] all others have “servants”, but Fr. Athanasius from the Coptic has “children”, which Fr. Lazarus has as well.</w:t>
      </w:r>
    </w:p>
  </w:footnote>
  <w:footnote w:id="631">
    <w:p w14:paraId="5FAF92C9" w14:textId="77777777" w:rsidR="00E14083" w:rsidRDefault="00E14083" w:rsidP="00C544D6">
      <w:pPr>
        <w:pStyle w:val="footnote"/>
      </w:pPr>
      <w:r>
        <w:rPr>
          <w:rStyle w:val="FootnoteReference"/>
        </w:rPr>
        <w:footnoteRef/>
      </w:r>
      <w:r>
        <w:t xml:space="preserve"> Ex. 19:6; 29:43-46; Deut. 27:9; Is. 63:18,19; Jer. 2:3; 2 Cor. 6:16.</w:t>
      </w:r>
    </w:p>
  </w:footnote>
  <w:footnote w:id="632">
    <w:p w14:paraId="6D9F1C7B" w14:textId="0AA2BDBF" w:rsidR="00E14083" w:rsidRDefault="00E1408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33">
    <w:p w14:paraId="0C14975E" w14:textId="016BE0A8" w:rsidR="00E14083" w:rsidRDefault="00E14083" w:rsidP="00C544D6">
      <w:pPr>
        <w:pStyle w:val="footnote"/>
      </w:pPr>
      <w:r>
        <w:rPr>
          <w:rStyle w:val="FootnoteReference"/>
        </w:rPr>
        <w:footnoteRef/>
      </w:r>
      <w:r>
        <w:t xml:space="preserve"> Earth rocked and rolled in travail at the birth of a nation (cf. Jn. 16:20-22).</w:t>
      </w:r>
    </w:p>
  </w:footnote>
  <w:footnote w:id="634">
    <w:p w14:paraId="57A4E776" w14:textId="40FC4D7E" w:rsidR="00E14083" w:rsidRDefault="00E14083" w:rsidP="004446FE">
      <w:pPr>
        <w:pStyle w:val="footnote"/>
      </w:pPr>
      <w:r>
        <w:rPr>
          <w:rStyle w:val="FootnoteReference"/>
        </w:rPr>
        <w:footnoteRef/>
      </w:r>
      <w:r>
        <w:t xml:space="preserve"> [JS] or “presence”</w:t>
      </w:r>
    </w:p>
  </w:footnote>
  <w:footnote w:id="635">
    <w:p w14:paraId="0CFFAE38" w14:textId="5E3C02BC" w:rsidR="00E14083" w:rsidRDefault="00E14083" w:rsidP="00C544D6">
      <w:pPr>
        <w:pStyle w:val="footnote"/>
      </w:pPr>
      <w:r>
        <w:rPr>
          <w:rStyle w:val="FootnoteReference"/>
        </w:rPr>
        <w:footnoteRef/>
      </w:r>
      <w:r>
        <w:t xml:space="preserve"> Cf. John 1:18; 3:13; Wisdom 18:16.</w:t>
      </w:r>
    </w:p>
  </w:footnote>
  <w:footnote w:id="636">
    <w:p w14:paraId="47CB4F3E" w14:textId="77777777" w:rsidR="00E14083" w:rsidRDefault="00E1408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37">
    <w:p w14:paraId="30F48768" w14:textId="75F7FA85" w:rsidR="00E14083" w:rsidRDefault="00E14083" w:rsidP="00BD138C">
      <w:pPr>
        <w:pStyle w:val="footnote"/>
      </w:pPr>
      <w:r>
        <w:rPr>
          <w:rStyle w:val="FootnoteReference"/>
        </w:rPr>
        <w:footnoteRef/>
      </w:r>
      <w:r>
        <w:t xml:space="preserve"> [JS] or “from now and forevermore.”</w:t>
      </w:r>
    </w:p>
  </w:footnote>
  <w:footnote w:id="638">
    <w:p w14:paraId="5DABE081" w14:textId="210E3418" w:rsidR="00E14083" w:rsidRDefault="00E1408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39">
    <w:p w14:paraId="4FB65011" w14:textId="5A457A03" w:rsidR="00E14083" w:rsidRDefault="00E14083" w:rsidP="00D27B1F">
      <w:pPr>
        <w:pStyle w:val="footnote"/>
      </w:pPr>
      <w:r>
        <w:rPr>
          <w:rStyle w:val="FootnoteReference"/>
        </w:rPr>
        <w:footnoteRef/>
      </w:r>
      <w:r>
        <w:t xml:space="preserve"> [JS] or “cry”</w:t>
      </w:r>
    </w:p>
  </w:footnote>
  <w:footnote w:id="640">
    <w:p w14:paraId="181149B5" w14:textId="32524C88" w:rsidR="00E14083" w:rsidRDefault="00E14083" w:rsidP="00D27B1F">
      <w:pPr>
        <w:pStyle w:val="footnote"/>
      </w:pPr>
      <w:r>
        <w:rPr>
          <w:rStyle w:val="FootnoteReference"/>
        </w:rPr>
        <w:footnoteRef/>
      </w:r>
      <w:r>
        <w:t xml:space="preserve"> [JS] or “rescue”, i.e. “O Lord, rescue me!”</w:t>
      </w:r>
    </w:p>
  </w:footnote>
  <w:footnote w:id="641">
    <w:p w14:paraId="25D08CAE" w14:textId="420582EC" w:rsidR="00E14083" w:rsidRDefault="00E14083" w:rsidP="00C544D6">
      <w:pPr>
        <w:pStyle w:val="footnote"/>
      </w:pPr>
      <w:r>
        <w:rPr>
          <w:rStyle w:val="FootnoteReference"/>
        </w:rPr>
        <w:footnoteRef/>
      </w:r>
      <w:r>
        <w:t xml:space="preserve"> cf. Heb. 4:10; Phil. 2:12; Mt. 11:28,29; Jer. 6:16.</w:t>
      </w:r>
    </w:p>
  </w:footnote>
  <w:footnote w:id="642">
    <w:p w14:paraId="05F0C10B" w14:textId="6BC266D9" w:rsidR="00E14083" w:rsidRDefault="00E14083" w:rsidP="0099246B">
      <w:pPr>
        <w:pStyle w:val="footnote"/>
      </w:pPr>
      <w:r>
        <w:rPr>
          <w:rStyle w:val="FootnoteReference"/>
        </w:rPr>
        <w:footnoteRef/>
      </w:r>
      <w:r>
        <w:t xml:space="preserve"> [JS] Fr. Lazarus has, “I will live to please the Lord”</w:t>
      </w:r>
    </w:p>
  </w:footnote>
  <w:footnote w:id="643">
    <w:p w14:paraId="4CB1C48E" w14:textId="77777777" w:rsidR="00E14083" w:rsidRDefault="00E14083" w:rsidP="00C544D6">
      <w:pPr>
        <w:pStyle w:val="footnote"/>
      </w:pPr>
      <w:r>
        <w:rPr>
          <w:rStyle w:val="FootnoteReference"/>
        </w:rPr>
        <w:footnoteRef/>
      </w:r>
      <w:r>
        <w:t xml:space="preserve"> 2 Cor. 4:13.</w:t>
      </w:r>
    </w:p>
  </w:footnote>
  <w:footnote w:id="644">
    <w:p w14:paraId="3BB26747" w14:textId="6DF70EDA" w:rsidR="00E14083" w:rsidRDefault="00E14083" w:rsidP="00040C56">
      <w:pPr>
        <w:pStyle w:val="footnote"/>
      </w:pPr>
      <w:r>
        <w:rPr>
          <w:rStyle w:val="FootnoteReference"/>
        </w:rPr>
        <w:footnoteRef/>
      </w:r>
      <w:r>
        <w:t xml:space="preserve"> [JS] or “brought very low”</w:t>
      </w:r>
    </w:p>
  </w:footnote>
  <w:footnote w:id="645">
    <w:p w14:paraId="14C69153" w14:textId="7E1050DE" w:rsidR="00E14083" w:rsidRDefault="00E14083" w:rsidP="00B403A1">
      <w:pPr>
        <w:pStyle w:val="footnote"/>
      </w:pPr>
      <w:r>
        <w:rPr>
          <w:rStyle w:val="FootnoteReference"/>
        </w:rPr>
        <w:footnoteRef/>
      </w:r>
      <w:r>
        <w:t xml:space="preserve"> [JS] OSB has, “ecstasy,” Fr. Lazarus has “madness,” Brenton has “amazement.”</w:t>
      </w:r>
    </w:p>
  </w:footnote>
  <w:footnote w:id="646">
    <w:p w14:paraId="01F55DAD" w14:textId="6E588482" w:rsidR="00E14083" w:rsidRDefault="00E14083" w:rsidP="00B403A1">
      <w:pPr>
        <w:pStyle w:val="footnote"/>
      </w:pPr>
      <w:r>
        <w:rPr>
          <w:rStyle w:val="FootnoteReference"/>
        </w:rPr>
        <w:footnoteRef/>
      </w:r>
      <w:r>
        <w:t xml:space="preserve"> [JS] NETS and OSB omit vs. 5.</w:t>
      </w:r>
    </w:p>
  </w:footnote>
  <w:footnote w:id="647">
    <w:p w14:paraId="0273528E" w14:textId="77777777" w:rsidR="00E14083" w:rsidRDefault="00E14083" w:rsidP="00F01C0B">
      <w:pPr>
        <w:pStyle w:val="footnote"/>
      </w:pPr>
      <w:r>
        <w:rPr>
          <w:rStyle w:val="FootnoteReference"/>
        </w:rPr>
        <w:footnoteRef/>
      </w:r>
      <w:r>
        <w:t xml:space="preserve"> [JS] literally, “holy ones.”</w:t>
      </w:r>
    </w:p>
  </w:footnote>
  <w:footnote w:id="648">
    <w:p w14:paraId="536B616C" w14:textId="77777777" w:rsidR="00E14083" w:rsidRDefault="00E14083" w:rsidP="00F01C0B">
      <w:pPr>
        <w:pStyle w:val="footnote"/>
      </w:pPr>
      <w:r>
        <w:rPr>
          <w:rStyle w:val="FootnoteReference"/>
        </w:rPr>
        <w:footnoteRef/>
      </w:r>
      <w:r>
        <w:t xml:space="preserve"> </w:t>
      </w:r>
      <w:r w:rsidRPr="00DC02D9">
        <w:rPr>
          <w:i/>
        </w:rPr>
        <w:t>Or:</w:t>
      </w:r>
      <w:r>
        <w:t xml:space="preserve"> costly (Wisdom 1:13-16).</w:t>
      </w:r>
    </w:p>
  </w:footnote>
  <w:footnote w:id="649">
    <w:p w14:paraId="6DE0E1BC" w14:textId="28145809" w:rsidR="00E14083" w:rsidRDefault="00E14083" w:rsidP="00B403A1">
      <w:pPr>
        <w:pStyle w:val="footnote"/>
      </w:pPr>
      <w:r>
        <w:rPr>
          <w:rStyle w:val="FootnoteReference"/>
        </w:rPr>
        <w:footnoteRef/>
      </w:r>
      <w:r>
        <w:t xml:space="preserve"> [JS] litearlly, “slave”.</w:t>
      </w:r>
    </w:p>
  </w:footnote>
  <w:footnote w:id="650">
    <w:p w14:paraId="74CEF705" w14:textId="6A24290B" w:rsidR="00E14083" w:rsidRDefault="00E14083" w:rsidP="00B403A1">
      <w:pPr>
        <w:pStyle w:val="footnote"/>
      </w:pPr>
      <w:r>
        <w:rPr>
          <w:rStyle w:val="FootnoteReference"/>
        </w:rPr>
        <w:footnoteRef/>
      </w:r>
      <w:r>
        <w:t xml:space="preserve"> [JS] [] lacking in NETS and OSB.</w:t>
      </w:r>
    </w:p>
  </w:footnote>
  <w:footnote w:id="651">
    <w:p w14:paraId="380C2FA4" w14:textId="77777777" w:rsidR="00E14083" w:rsidRDefault="00E14083" w:rsidP="00C544D6">
      <w:pPr>
        <w:pStyle w:val="footnote"/>
      </w:pPr>
      <w:r>
        <w:rPr>
          <w:rStyle w:val="FootnoteReference"/>
        </w:rPr>
        <w:footnoteRef/>
      </w:r>
      <w:r>
        <w:t xml:space="preserve"> Rom. 15:11.</w:t>
      </w:r>
    </w:p>
  </w:footnote>
  <w:footnote w:id="652">
    <w:p w14:paraId="62277668" w14:textId="3F273B69" w:rsidR="00E14083" w:rsidRDefault="00E14083" w:rsidP="00A63B10">
      <w:pPr>
        <w:pStyle w:val="footnote"/>
      </w:pPr>
      <w:r>
        <w:rPr>
          <w:rStyle w:val="FootnoteReference"/>
        </w:rPr>
        <w:footnoteRef/>
      </w:r>
      <w:r>
        <w:t xml:space="preserve"> [JS] Fr. Lazarus has “is strong” NETS has “became strong towards us,” OSB has “rules over us.”</w:t>
      </w:r>
    </w:p>
  </w:footnote>
  <w:footnote w:id="653">
    <w:p w14:paraId="5730A607" w14:textId="6F7B9D5F" w:rsidR="00E14083" w:rsidRDefault="00E14083" w:rsidP="00407DA2">
      <w:pPr>
        <w:pStyle w:val="footnote"/>
      </w:pPr>
      <w:r>
        <w:rPr>
          <w:rStyle w:val="FootnoteReference"/>
        </w:rPr>
        <w:footnoteRef/>
      </w:r>
      <w:r>
        <w:t xml:space="preserve"> [JS] “thankfully confess the Lord with praise,” here and throughout</w:t>
      </w:r>
    </w:p>
  </w:footnote>
  <w:footnote w:id="654">
    <w:p w14:paraId="468C84B0" w14:textId="77777777" w:rsidR="00E14083" w:rsidRDefault="00E14083" w:rsidP="00C544D6">
      <w:pPr>
        <w:pStyle w:val="footnote"/>
      </w:pPr>
      <w:r>
        <w:rPr>
          <w:rStyle w:val="FootnoteReference"/>
        </w:rPr>
        <w:footnoteRef/>
      </w:r>
      <w:r>
        <w:t xml:space="preserve"> Mercy </w:t>
      </w:r>
      <w:r w:rsidRPr="00DC02D9">
        <w:rPr>
          <w:i/>
        </w:rPr>
        <w:t>or</w:t>
      </w:r>
      <w:r>
        <w:t xml:space="preserve"> love.</w:t>
      </w:r>
    </w:p>
  </w:footnote>
  <w:footnote w:id="655">
    <w:p w14:paraId="17CB332D" w14:textId="77777777" w:rsidR="00E14083" w:rsidRPr="00C544D6" w:rsidRDefault="00E14083" w:rsidP="00C544D6">
      <w:pPr>
        <w:pStyle w:val="footnote"/>
      </w:pPr>
      <w:r w:rsidRPr="00C544D6">
        <w:rPr>
          <w:rStyle w:val="FootnoteReference"/>
          <w:vertAlign w:val="baseline"/>
        </w:rPr>
        <w:footnoteRef/>
      </w:r>
      <w:r w:rsidRPr="00C544D6">
        <w:t xml:space="preserve"> Heb. 13:6.</w:t>
      </w:r>
    </w:p>
  </w:footnote>
  <w:footnote w:id="656">
    <w:p w14:paraId="0D5076CD" w14:textId="11027FF0" w:rsidR="00E14083" w:rsidRDefault="00E14083" w:rsidP="00C13781">
      <w:pPr>
        <w:pStyle w:val="footnote"/>
      </w:pPr>
      <w:r>
        <w:rPr>
          <w:rStyle w:val="FootnoteReference"/>
        </w:rPr>
        <w:footnoteRef/>
      </w:r>
      <w:r>
        <w:t xml:space="preserve"> [JS] Fr. Lazarus has “see the fall of”</w:t>
      </w:r>
    </w:p>
  </w:footnote>
  <w:footnote w:id="657">
    <w:p w14:paraId="6976F3A7" w14:textId="5D43CA43" w:rsidR="00E14083" w:rsidRDefault="00E1408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58">
    <w:p w14:paraId="54F1DDA3" w14:textId="7FA1559F" w:rsidR="00E14083" w:rsidRDefault="00E14083" w:rsidP="00283E41">
      <w:pPr>
        <w:pStyle w:val="footnote"/>
      </w:pPr>
      <w:r>
        <w:rPr>
          <w:rStyle w:val="FootnoteReference"/>
        </w:rPr>
        <w:footnoteRef/>
      </w:r>
      <w:r>
        <w:t xml:space="preserve"> [JS] or “give thanks to”, “thankfully confess with praise”</w:t>
      </w:r>
    </w:p>
  </w:footnote>
  <w:footnote w:id="659">
    <w:p w14:paraId="6FF61961" w14:textId="48C00F3F" w:rsidR="00E14083" w:rsidRDefault="00E14083" w:rsidP="00283E41">
      <w:pPr>
        <w:pStyle w:val="footnote"/>
      </w:pPr>
      <w:r>
        <w:rPr>
          <w:rStyle w:val="FootnoteReference"/>
        </w:rPr>
        <w:footnoteRef/>
      </w:r>
      <w:r>
        <w:t xml:space="preserve"> [JS] or “praise and thank,” “thankfully confess with praise”</w:t>
      </w:r>
    </w:p>
  </w:footnote>
  <w:footnote w:id="660">
    <w:p w14:paraId="136E3140" w14:textId="77777777" w:rsidR="00E14083" w:rsidRDefault="00E1408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61">
    <w:p w14:paraId="130CB8A8" w14:textId="3314BD86" w:rsidR="00E14083" w:rsidRDefault="00E14083" w:rsidP="00283E41">
      <w:pPr>
        <w:pStyle w:val="footnote"/>
      </w:pPr>
      <w:r>
        <w:rPr>
          <w:rStyle w:val="FootnoteReference"/>
        </w:rPr>
        <w:footnoteRef/>
      </w:r>
      <w:r>
        <w:t xml:space="preserve"> [JS] or “prosper us”</w:t>
      </w:r>
    </w:p>
  </w:footnote>
  <w:footnote w:id="662">
    <w:p w14:paraId="7A2D9627" w14:textId="49D0AACD" w:rsidR="00E14083" w:rsidRDefault="00E14083" w:rsidP="00407DA2">
      <w:pPr>
        <w:pStyle w:val="footnote"/>
      </w:pPr>
      <w:r>
        <w:rPr>
          <w:rStyle w:val="FootnoteReference"/>
        </w:rPr>
        <w:footnoteRef/>
      </w:r>
      <w:r>
        <w:t xml:space="preserve"> [JS] or “revealed Himself to us”</w:t>
      </w:r>
    </w:p>
  </w:footnote>
  <w:footnote w:id="663">
    <w:p w14:paraId="05642717" w14:textId="78CE3F15" w:rsidR="00E14083" w:rsidRDefault="00E1408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64">
    <w:p w14:paraId="27685407" w14:textId="50DBBE13" w:rsidR="00E14083" w:rsidRDefault="00E1408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65">
    <w:p w14:paraId="10B6A538" w14:textId="218D14D9" w:rsidR="00E14083" w:rsidRDefault="00E14083" w:rsidP="00407DA2">
      <w:pPr>
        <w:pStyle w:val="footnote"/>
      </w:pPr>
      <w:r>
        <w:rPr>
          <w:rStyle w:val="FootnoteReference"/>
        </w:rPr>
        <w:footnoteRef/>
      </w:r>
      <w:r>
        <w:t xml:space="preserve"> [JS] “thankfully confess You with praise”</w:t>
      </w:r>
    </w:p>
  </w:footnote>
  <w:footnote w:id="666">
    <w:p w14:paraId="327B2E03" w14:textId="17966534" w:rsidR="00E14083" w:rsidRDefault="00E14083" w:rsidP="00407DA2">
      <w:pPr>
        <w:pStyle w:val="footnote"/>
      </w:pPr>
      <w:r>
        <w:rPr>
          <w:rStyle w:val="FootnoteReference"/>
        </w:rPr>
        <w:footnoteRef/>
      </w:r>
      <w:r>
        <w:t xml:space="preserve"> [JS] “thankfully confess You with praise”</w:t>
      </w:r>
    </w:p>
  </w:footnote>
  <w:footnote w:id="667">
    <w:p w14:paraId="6E3C51BA" w14:textId="77777777" w:rsidR="00E14083" w:rsidRDefault="00E1408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68">
    <w:p w14:paraId="1B184B80" w14:textId="77777777" w:rsidR="00E14083" w:rsidRDefault="00E14083" w:rsidP="00C544D6">
      <w:pPr>
        <w:pStyle w:val="footnote"/>
      </w:pPr>
      <w:r>
        <w:rPr>
          <w:rStyle w:val="FootnoteReference"/>
        </w:rPr>
        <w:footnoteRef/>
      </w:r>
      <w:r>
        <w:t xml:space="preserve"> Rom. 10:5; Gal. 3:12; Lev. 18:5; Luke 10:25-28.</w:t>
      </w:r>
    </w:p>
  </w:footnote>
  <w:footnote w:id="669">
    <w:p w14:paraId="0E153BF4" w14:textId="77777777" w:rsidR="00E14083" w:rsidRDefault="00E1408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70">
    <w:p w14:paraId="5FA9B9EF" w14:textId="77777777" w:rsidR="00E14083" w:rsidRDefault="00E1408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71">
    <w:p w14:paraId="253864F1" w14:textId="16AD5912" w:rsidR="00E14083" w:rsidRDefault="00E14083" w:rsidP="00E869A6">
      <w:pPr>
        <w:pStyle w:val="footnote"/>
      </w:pPr>
      <w:r>
        <w:rPr>
          <w:rStyle w:val="FootnoteReference"/>
        </w:rPr>
        <w:footnoteRef/>
      </w:r>
      <w:r>
        <w:t xml:space="preserve"> [JS] or “ordinances”. Fr. Athanasius has, “truths”. Literally something engraved or inscribed.</w:t>
      </w:r>
    </w:p>
  </w:footnote>
  <w:footnote w:id="672">
    <w:p w14:paraId="18017E7A" w14:textId="699B3F0B" w:rsidR="00E14083" w:rsidRDefault="00E14083" w:rsidP="00E869A6">
      <w:pPr>
        <w:pStyle w:val="footnote"/>
      </w:pPr>
      <w:r>
        <w:rPr>
          <w:rStyle w:val="FootnoteReference"/>
        </w:rPr>
        <w:footnoteRef/>
      </w:r>
      <w:r>
        <w:t xml:space="preserve"> [JS] Fr. Lazarus has “praise and thank”. Could be rendered, “thankfully confess You with praise”.</w:t>
      </w:r>
    </w:p>
  </w:footnote>
  <w:footnote w:id="673">
    <w:p w14:paraId="6175A855" w14:textId="57690D3E" w:rsidR="00E14083" w:rsidRDefault="00E14083" w:rsidP="00C57482">
      <w:pPr>
        <w:pStyle w:val="footnote"/>
      </w:pPr>
      <w:r>
        <w:rPr>
          <w:rStyle w:val="FootnoteReference"/>
        </w:rPr>
        <w:footnoteRef/>
      </w:r>
      <w:r>
        <w:t xml:space="preserve"> [JS] or “sayings,” or “teachings”</w:t>
      </w:r>
    </w:p>
  </w:footnote>
  <w:footnote w:id="674">
    <w:p w14:paraId="798DF7BE" w14:textId="68962B07" w:rsidR="00E14083" w:rsidRDefault="00E14083" w:rsidP="00BE75D2">
      <w:pPr>
        <w:pStyle w:val="footnote"/>
      </w:pPr>
      <w:r>
        <w:rPr>
          <w:rStyle w:val="FootnoteReference"/>
        </w:rPr>
        <w:footnoteRef/>
      </w:r>
      <w:r>
        <w:t xml:space="preserve"> [JS] Fr. Athanasius has, “repaly,” Brenton has “recompense”</w:t>
      </w:r>
    </w:p>
  </w:footnote>
  <w:footnote w:id="675">
    <w:p w14:paraId="0D4EEBCE" w14:textId="0AC85059" w:rsidR="00E14083" w:rsidRDefault="00E1408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76">
    <w:p w14:paraId="27B8F97B" w14:textId="77777777" w:rsidR="00E14083" w:rsidRDefault="00E14083"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677">
    <w:p w14:paraId="7E47ADA2" w14:textId="77777777" w:rsidR="00E14083" w:rsidRDefault="00E14083"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678">
    <w:p w14:paraId="1EDD2AC5" w14:textId="77777777" w:rsidR="00E14083" w:rsidRDefault="00E14083" w:rsidP="00C544D6">
      <w:pPr>
        <w:pStyle w:val="footnote"/>
      </w:pPr>
      <w:r>
        <w:rPr>
          <w:rStyle w:val="FootnoteReference"/>
        </w:rPr>
        <w:footnoteRef/>
      </w:r>
      <w:r>
        <w:t xml:space="preserve"> sloth: </w:t>
      </w:r>
      <w:r w:rsidRPr="0002544A">
        <w:rPr>
          <w:i/>
        </w:rPr>
        <w:t>or:</w:t>
      </w:r>
      <w:r>
        <w:t xml:space="preserve"> accidie.</w:t>
      </w:r>
    </w:p>
  </w:footnote>
  <w:footnote w:id="679">
    <w:p w14:paraId="35335E72" w14:textId="703A0471" w:rsidR="00E14083" w:rsidRDefault="00E14083" w:rsidP="005E7419">
      <w:pPr>
        <w:pStyle w:val="footnote"/>
      </w:pPr>
      <w:r>
        <w:rPr>
          <w:rStyle w:val="FootnoteReference"/>
        </w:rPr>
        <w:footnoteRef/>
      </w:r>
      <w:r>
        <w:t xml:space="preserve"> [JS] or “establish,” “confirm”</w:t>
      </w:r>
    </w:p>
  </w:footnote>
  <w:footnote w:id="680">
    <w:p w14:paraId="2E991C7E" w14:textId="4933BF85" w:rsidR="00E14083" w:rsidRDefault="00E14083" w:rsidP="00B5676D">
      <w:pPr>
        <w:pStyle w:val="footnote"/>
      </w:pPr>
      <w:r>
        <w:rPr>
          <w:rStyle w:val="FootnoteReference"/>
        </w:rPr>
        <w:footnoteRef/>
      </w:r>
      <w:r>
        <w:t xml:space="preserve"> [JS] or “covetousness”</w:t>
      </w:r>
    </w:p>
  </w:footnote>
  <w:footnote w:id="681">
    <w:p w14:paraId="25BE986A" w14:textId="2129563B" w:rsidR="00E14083" w:rsidRDefault="00E1408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682">
    <w:p w14:paraId="1BE9F3FA" w14:textId="704CDB82" w:rsidR="00E14083" w:rsidRDefault="00E14083" w:rsidP="00C544D6">
      <w:pPr>
        <w:pStyle w:val="footnote"/>
      </w:pPr>
      <w:r>
        <w:rPr>
          <w:rStyle w:val="FootnoteReference"/>
        </w:rPr>
        <w:footnoteRef/>
      </w:r>
      <w:r>
        <w:t xml:space="preserve"> Christ is our way and our righteousness (cf. Jn. 14:6; 1 Cor 1:30; Ephes. 2:5-7).</w:t>
      </w:r>
    </w:p>
  </w:footnote>
  <w:footnote w:id="683">
    <w:p w14:paraId="79416CA6" w14:textId="027AF494" w:rsidR="00E14083" w:rsidRDefault="00E14083" w:rsidP="00C544D6">
      <w:pPr>
        <w:pStyle w:val="footnote"/>
      </w:pPr>
      <w:r>
        <w:rPr>
          <w:rStyle w:val="FootnoteReference"/>
        </w:rPr>
        <w:footnoteRef/>
      </w:r>
      <w:r>
        <w:t xml:space="preserve"> The house of wisdom can be built only if the fear of God is rooted deeply in the soul (cf. St Ambrose).</w:t>
      </w:r>
    </w:p>
  </w:footnote>
  <w:footnote w:id="684">
    <w:p w14:paraId="5DF20A4C" w14:textId="42D6EF77" w:rsidR="00E14083" w:rsidRDefault="00E14083" w:rsidP="00C544D6">
      <w:pPr>
        <w:pStyle w:val="footnote"/>
      </w:pPr>
      <w:r>
        <w:rPr>
          <w:rStyle w:val="FootnoteReference"/>
        </w:rPr>
        <w:footnoteRef/>
      </w:r>
      <w:r>
        <w:t xml:space="preserve"> Christ is our way and our righteousness (cf. Jn. 14:6; 1 Cor 1:30; Ephes. 2:5-7). &lt;see 2 footnotes above&gt;</w:t>
      </w:r>
    </w:p>
  </w:footnote>
  <w:footnote w:id="685">
    <w:p w14:paraId="2981F854" w14:textId="7B631D2E" w:rsidR="00E14083" w:rsidRDefault="00E14083"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(Cf. Psalm 44:13).</w:t>
      </w:r>
    </w:p>
  </w:footnote>
  <w:footnote w:id="686">
    <w:p w14:paraId="38605490" w14:textId="30AFC73A" w:rsidR="00E14083" w:rsidRDefault="00E14083" w:rsidP="00D305E3">
      <w:pPr>
        <w:pStyle w:val="footnote"/>
      </w:pPr>
      <w:r>
        <w:rPr>
          <w:rStyle w:val="FootnoteReference"/>
        </w:rPr>
        <w:footnoteRef/>
      </w:r>
      <w:r>
        <w:t xml:space="preserve"> [JS] or “thank,” “thankfully confess You with praise”</w:t>
      </w:r>
    </w:p>
  </w:footnote>
  <w:footnote w:id="687">
    <w:p w14:paraId="7A206583" w14:textId="77777777" w:rsidR="00E14083" w:rsidRDefault="00E1408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688">
    <w:p w14:paraId="47E338DE" w14:textId="77777777" w:rsidR="00E14083" w:rsidRDefault="00E14083" w:rsidP="00C544D6">
      <w:pPr>
        <w:pStyle w:val="footnote"/>
      </w:pPr>
      <w:r>
        <w:rPr>
          <w:rStyle w:val="FootnoteReference"/>
        </w:rPr>
        <w:footnoteRef/>
      </w:r>
      <w:r>
        <w:t xml:space="preserve"> Curdled with scorn, anger and fear.</w:t>
      </w:r>
    </w:p>
  </w:footnote>
  <w:footnote w:id="689">
    <w:p w14:paraId="7309743D" w14:textId="0EE8ABB9" w:rsidR="00E14083" w:rsidRDefault="00E14083" w:rsidP="00C544D6">
      <w:pPr>
        <w:pStyle w:val="footnote"/>
      </w:pPr>
      <w:r>
        <w:rPr>
          <w:rStyle w:val="FootnoteReference"/>
        </w:rPr>
        <w:footnoteRef/>
      </w:r>
      <w:r>
        <w:t xml:space="preserve"> Was St. Peter poor when he had no gold and silver for the cripple? They are not currency in Canaan (cf. St. Chrysostom).</w:t>
      </w:r>
    </w:p>
  </w:footnote>
  <w:footnote w:id="690">
    <w:p w14:paraId="093B35A7" w14:textId="6379C8CD" w:rsidR="00E14083" w:rsidRDefault="00E1408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691">
    <w:p w14:paraId="66EEA7F3" w14:textId="2655C0E8" w:rsidR="00E14083" w:rsidRDefault="00E14083" w:rsidP="00C936FC">
      <w:pPr>
        <w:pStyle w:val="footnote"/>
      </w:pPr>
      <w:r>
        <w:rPr>
          <w:rStyle w:val="FootnoteReference"/>
        </w:rPr>
        <w:footnoteRef/>
      </w:r>
      <w:r>
        <w:t xml:space="preserve"> [JS] i.e. my eyes were straigned looking for your word.</w:t>
      </w:r>
    </w:p>
  </w:footnote>
  <w:footnote w:id="692">
    <w:p w14:paraId="4CBD2EF6" w14:textId="212825E8" w:rsidR="00E14083" w:rsidRDefault="00E1408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693">
    <w:p w14:paraId="10BF754D" w14:textId="77777777" w:rsidR="00E14083" w:rsidRDefault="00E14083" w:rsidP="00C544D6">
      <w:pPr>
        <w:pStyle w:val="footnote"/>
      </w:pPr>
      <w:r>
        <w:rPr>
          <w:rStyle w:val="FootnoteReference"/>
        </w:rPr>
        <w:footnoteRef/>
      </w:r>
      <w:r>
        <w:t xml:space="preserve"> Sprinkled with hoar-frost, a wineskin is like the greying head of an old man.</w:t>
      </w:r>
    </w:p>
  </w:footnote>
  <w:footnote w:id="694">
    <w:p w14:paraId="297C1D16" w14:textId="55FFB7CB" w:rsidR="00E14083" w:rsidRDefault="00E14083" w:rsidP="00D9575C">
      <w:pPr>
        <w:pStyle w:val="footnote"/>
      </w:pPr>
      <w:r>
        <w:rPr>
          <w:rStyle w:val="FootnoteReference"/>
        </w:rPr>
        <w:footnoteRef/>
      </w:r>
      <w:r>
        <w:t xml:space="preserve"> [JS] revive, “give me life”</w:t>
      </w:r>
    </w:p>
  </w:footnote>
  <w:footnote w:id="695">
    <w:p w14:paraId="43860D7B" w14:textId="0D5C0E48" w:rsidR="00E14083" w:rsidRDefault="00E14083" w:rsidP="00D9575C">
      <w:pPr>
        <w:pStyle w:val="footnote"/>
      </w:pPr>
      <w:r>
        <w:rPr>
          <w:rStyle w:val="FootnoteReference"/>
        </w:rPr>
        <w:footnoteRef/>
      </w:r>
      <w:r>
        <w:t xml:space="preserve"> [JS] “all things together”, i.e. “all the universe”</w:t>
      </w:r>
    </w:p>
  </w:footnote>
  <w:footnote w:id="696">
    <w:p w14:paraId="1C03CDF6" w14:textId="6210968E" w:rsidR="00E14083" w:rsidRDefault="00E1408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697">
    <w:p w14:paraId="590118AD" w14:textId="77777777" w:rsidR="00E14083" w:rsidRDefault="00E14083" w:rsidP="00C544D6">
      <w:pPr>
        <w:pStyle w:val="footnote"/>
      </w:pPr>
      <w:r>
        <w:rPr>
          <w:rStyle w:val="FootnoteReference"/>
        </w:rPr>
        <w:footnoteRef/>
      </w:r>
      <w:r>
        <w:t xml:space="preserve"> hear: </w:t>
      </w:r>
      <w:r w:rsidRPr="0002544A">
        <w:rPr>
          <w:i/>
        </w:rPr>
        <w:t>lit</w:t>
      </w:r>
      <w:r>
        <w:t>. gullet, throat, larynx.</w:t>
      </w:r>
    </w:p>
  </w:footnote>
  <w:footnote w:id="698">
    <w:p w14:paraId="1A1C9B89" w14:textId="77777777" w:rsidR="00E14083" w:rsidRDefault="00E1408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699">
    <w:p w14:paraId="608F88F3" w14:textId="5EEF24C6" w:rsidR="00E14083" w:rsidRDefault="00E14083" w:rsidP="004D36A2">
      <w:pPr>
        <w:pStyle w:val="footnote"/>
      </w:pPr>
      <w:r>
        <w:rPr>
          <w:rStyle w:val="FootnoteReference"/>
        </w:rPr>
        <w:footnoteRef/>
      </w:r>
      <w:r>
        <w:t xml:space="preserve"> [JS] probably “forever for a reward”, rather than “for an eternal reward”</w:t>
      </w:r>
    </w:p>
  </w:footnote>
  <w:footnote w:id="700">
    <w:p w14:paraId="5687A5D1" w14:textId="12E6D97D" w:rsidR="00E14083" w:rsidRDefault="00E1408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01">
    <w:p w14:paraId="2CF134F8" w14:textId="13011A8D" w:rsidR="00E14083" w:rsidRDefault="00E1408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02">
    <w:p w14:paraId="3C89D31A" w14:textId="188553A2" w:rsidR="00E14083" w:rsidRDefault="00E1408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03">
    <w:p w14:paraId="0E747174" w14:textId="77777777" w:rsidR="00E14083" w:rsidRDefault="00E14083" w:rsidP="00C544D6">
      <w:pPr>
        <w:pStyle w:val="footnote"/>
      </w:pPr>
      <w:r>
        <w:rPr>
          <w:rStyle w:val="FootnoteReference"/>
        </w:rPr>
        <w:footnoteRef/>
      </w:r>
      <w:r>
        <w:t xml:space="preserve"> These words are repeated by the deacon at the beginning of the Divine Liturgy.</w:t>
      </w:r>
    </w:p>
  </w:footnote>
  <w:footnote w:id="704">
    <w:p w14:paraId="24311CED" w14:textId="1E1A85CD" w:rsidR="00E14083" w:rsidRDefault="00E1408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05">
    <w:p w14:paraId="31DA08D1" w14:textId="75A07B30" w:rsidR="00E14083" w:rsidRDefault="00E14083" w:rsidP="00027E51">
      <w:pPr>
        <w:pStyle w:val="footnote"/>
      </w:pPr>
      <w:r>
        <w:rPr>
          <w:rStyle w:val="FootnoteReference"/>
        </w:rPr>
        <w:footnoteRef/>
      </w:r>
      <w:r>
        <w:t xml:space="preserve"> [JS] or “I directed myself towards”</w:t>
      </w:r>
    </w:p>
  </w:footnote>
  <w:footnote w:id="706">
    <w:p w14:paraId="0B2F62E7" w14:textId="0CF252B5" w:rsidR="00E14083" w:rsidRDefault="00E14083" w:rsidP="00C544D6">
      <w:pPr>
        <w:pStyle w:val="footnote"/>
      </w:pPr>
      <w:r>
        <w:rPr>
          <w:rStyle w:val="FootnoteReference"/>
        </w:rPr>
        <w:footnoteRef/>
      </w:r>
      <w:r>
        <w:t xml:space="preserve"> Cf. Lk. 24:27,32,45.</w:t>
      </w:r>
    </w:p>
  </w:footnote>
  <w:footnote w:id="707">
    <w:p w14:paraId="081BE299" w14:textId="0DC86D26" w:rsidR="00E14083" w:rsidRDefault="00E14083" w:rsidP="00027E51">
      <w:pPr>
        <w:pStyle w:val="footnote"/>
      </w:pPr>
      <w:r>
        <w:rPr>
          <w:rStyle w:val="FootnoteReference"/>
        </w:rPr>
        <w:footnoteRef/>
      </w:r>
      <w:r>
        <w:t xml:space="preserve"> [JS] Fr. Lazarus and Fr. Athanasius interpret this as “the Spirit” or “a Spirit”, (breath and spirit being the same word)</w:t>
      </w:r>
    </w:p>
  </w:footnote>
  <w:footnote w:id="708">
    <w:p w14:paraId="33F1F13D" w14:textId="77777777" w:rsidR="00E14083" w:rsidRDefault="00E14083" w:rsidP="00C544D6">
      <w:pPr>
        <w:pStyle w:val="footnote"/>
      </w:pPr>
      <w:r>
        <w:rPr>
          <w:rStyle w:val="FootnoteReference"/>
        </w:rPr>
        <w:footnoteRef/>
      </w:r>
      <w:r>
        <w:t xml:space="preserve"> Just as we who claim to love God judge it right to show mercy, so we can expect the divine mercy (Mt. 5:7).</w:t>
      </w:r>
    </w:p>
  </w:footnote>
  <w:footnote w:id="709">
    <w:p w14:paraId="63C08946" w14:textId="7EC52CFB" w:rsidR="00E14083" w:rsidRDefault="00E14083" w:rsidP="00C544D6">
      <w:pPr>
        <w:pStyle w:val="footnote"/>
      </w:pPr>
      <w:r>
        <w:rPr>
          <w:rStyle w:val="FootnoteReference"/>
        </w:rPr>
        <w:footnoteRef/>
      </w:r>
      <w:r>
        <w:t xml:space="preserve"> pure: </w:t>
      </w:r>
      <w:r w:rsidRPr="007B4ADE">
        <w:rPr>
          <w:i/>
        </w:rPr>
        <w:t>lit</w:t>
      </w:r>
      <w:r>
        <w:t>. burnt, fired: hence refined and pure (cf. Psalm 11:7).</w:t>
      </w:r>
    </w:p>
  </w:footnote>
  <w:footnote w:id="710">
    <w:p w14:paraId="6C5F33A5" w14:textId="77777777" w:rsidR="00E14083" w:rsidRDefault="00E1408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11">
    <w:p w14:paraId="1B4D2C64" w14:textId="77376B3B" w:rsidR="00E14083" w:rsidRDefault="00E1408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cf. Mk. 13:35-37).</w:t>
      </w:r>
    </w:p>
  </w:footnote>
  <w:footnote w:id="712">
    <w:p w14:paraId="7AACBE15" w14:textId="544AAC0D" w:rsidR="00E14083" w:rsidRDefault="00E1408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13">
    <w:p w14:paraId="316360CF" w14:textId="52D1E6E8" w:rsidR="00E14083" w:rsidRDefault="00E14083" w:rsidP="00330381">
      <w:pPr>
        <w:pStyle w:val="footnote"/>
      </w:pPr>
      <w:r>
        <w:rPr>
          <w:rStyle w:val="FootnoteReference"/>
        </w:rPr>
        <w:footnoteRef/>
      </w:r>
      <w:r>
        <w:t xml:space="preserve"> [JS] or “wickedness”</w:t>
      </w:r>
    </w:p>
  </w:footnote>
  <w:footnote w:id="714">
    <w:p w14:paraId="50052FF4" w14:textId="1790CFD6" w:rsidR="00E14083" w:rsidRDefault="00E14083" w:rsidP="00C544D6">
      <w:pPr>
        <w:pStyle w:val="footnote"/>
      </w:pPr>
      <w:r>
        <w:rPr>
          <w:rStyle w:val="FootnoteReference"/>
        </w:rPr>
        <w:footnoteRef/>
      </w:r>
      <w:r>
        <w:t xml:space="preserve"> Cf. Ps. 110:10.</w:t>
      </w:r>
    </w:p>
  </w:footnote>
  <w:footnote w:id="715">
    <w:p w14:paraId="720D7516" w14:textId="1A9EC268" w:rsidR="00E14083" w:rsidRDefault="00E1408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16">
    <w:p w14:paraId="7BCCBEE9" w14:textId="2E070483" w:rsidR="00E14083" w:rsidRDefault="00E14083" w:rsidP="00922B79">
      <w:pPr>
        <w:pStyle w:val="footnote"/>
      </w:pPr>
      <w:r>
        <w:rPr>
          <w:rStyle w:val="FootnoteReference"/>
        </w:rPr>
        <w:footnoteRef/>
      </w:r>
      <w:r>
        <w:t xml:space="preserve"> [JS] Coptic has, “Name”.</w:t>
      </w:r>
    </w:p>
  </w:footnote>
  <w:footnote w:id="717">
    <w:p w14:paraId="6758F0AB" w14:textId="1B97FFBE" w:rsidR="00E14083" w:rsidRDefault="00E14083" w:rsidP="00922B79">
      <w:pPr>
        <w:pStyle w:val="footnote"/>
      </w:pPr>
      <w:r>
        <w:rPr>
          <w:rStyle w:val="FootnoteReference"/>
        </w:rPr>
        <w:footnoteRef/>
      </w:r>
      <w:r>
        <w:t xml:space="preserve"> [JS] or “word,” or “teachings</w:t>
      </w:r>
    </w:p>
  </w:footnote>
  <w:footnote w:id="718">
    <w:p w14:paraId="6F9983BE" w14:textId="25FEB91F" w:rsidR="00E14083" w:rsidRDefault="00E14083" w:rsidP="00881117">
      <w:pPr>
        <w:pStyle w:val="footnote"/>
      </w:pPr>
      <w:r>
        <w:rPr>
          <w:rStyle w:val="FootnoteReference"/>
        </w:rPr>
        <w:footnoteRef/>
      </w:r>
      <w:r>
        <w:t xml:space="preserve"> [JS] Fr. Athanaius has “or what shall be added unto you, by a deceitful ltongue?”</w:t>
      </w:r>
    </w:p>
  </w:footnote>
  <w:footnote w:id="719">
    <w:p w14:paraId="0951B7D8" w14:textId="2424F68A" w:rsidR="00E14083" w:rsidRDefault="00E14083" w:rsidP="00C544D6">
      <w:pPr>
        <w:pStyle w:val="footnote"/>
      </w:pPr>
      <w:r>
        <w:rPr>
          <w:rStyle w:val="FootnoteReference"/>
        </w:rPr>
        <w:footnoteRef/>
      </w:r>
      <w:r>
        <w:t xml:space="preserve"> Cf. Psalm 139:11; Rom. 12:20. ‘Coals of hell’. For desolation as the equivalent of hell, see Mark 13:14.</w:t>
      </w:r>
    </w:p>
  </w:footnote>
  <w:footnote w:id="720">
    <w:p w14:paraId="1F068DD9" w14:textId="40950119" w:rsidR="00E14083" w:rsidRDefault="00E14083" w:rsidP="00C544D6">
      <w:pPr>
        <w:pStyle w:val="footnote"/>
      </w:pPr>
      <w:r>
        <w:rPr>
          <w:rStyle w:val="FootnoteReference"/>
        </w:rPr>
        <w:footnoteRef/>
      </w:r>
      <w:r>
        <w:t xml:space="preserve"> Cf. Jeremiah 3:23. I look through the hills to their unseen Maker.</w:t>
      </w:r>
    </w:p>
  </w:footnote>
  <w:footnote w:id="721">
    <w:p w14:paraId="597C7008" w14:textId="630EBDA2" w:rsidR="00E14083" w:rsidRDefault="00E1408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22">
    <w:p w14:paraId="17B7D2D5" w14:textId="062D6F27" w:rsidR="00E14083" w:rsidRDefault="00E14083" w:rsidP="00CE55B0">
      <w:pPr>
        <w:pStyle w:val="footnote"/>
      </w:pPr>
      <w:r>
        <w:rPr>
          <w:rStyle w:val="FootnoteReference"/>
        </w:rPr>
        <w:footnoteRef/>
      </w:r>
      <w:r>
        <w:t xml:space="preserve"> [JS] Fr. Athanasius has, “Jerusalem is built as a city: her good pleasure is in this and that:”</w:t>
      </w:r>
    </w:p>
  </w:footnote>
  <w:footnote w:id="723">
    <w:p w14:paraId="15E2D793" w14:textId="77777777" w:rsidR="00E14083" w:rsidRDefault="00E1408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24">
    <w:p w14:paraId="15A2BE54" w14:textId="760CD576" w:rsidR="00E14083" w:rsidRDefault="00E14083" w:rsidP="00CE55B0">
      <w:pPr>
        <w:pStyle w:val="footnote"/>
      </w:pPr>
      <w:r>
        <w:rPr>
          <w:rStyle w:val="FootnoteReference"/>
        </w:rPr>
        <w:footnoteRef/>
      </w:r>
      <w:r>
        <w:t xml:space="preserve"> [JS] or “thank and praise”, “thankfully confess with praise”</w:t>
      </w:r>
    </w:p>
  </w:footnote>
  <w:footnote w:id="725">
    <w:p w14:paraId="351045EF" w14:textId="461615AB" w:rsidR="00E14083" w:rsidRDefault="00E14083" w:rsidP="0033276B">
      <w:pPr>
        <w:pStyle w:val="footnote"/>
      </w:pPr>
      <w:r>
        <w:rPr>
          <w:rStyle w:val="FootnoteReference"/>
        </w:rPr>
        <w:footnoteRef/>
      </w:r>
      <w:r>
        <w:t xml:space="preserve"> [JS] or “pray” or “ask after” “that which pertains to the pace of Jesrusalem”</w:t>
      </w:r>
    </w:p>
  </w:footnote>
  <w:footnote w:id="726">
    <w:p w14:paraId="3A74CEC3" w14:textId="7502B3A2" w:rsidR="00E14083" w:rsidRDefault="00E1408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27">
    <w:p w14:paraId="2E2CD6B3" w14:textId="77777777" w:rsidR="00E14083" w:rsidRDefault="00E14083" w:rsidP="00C544D6">
      <w:pPr>
        <w:pStyle w:val="footnote"/>
      </w:pPr>
      <w:r>
        <w:rPr>
          <w:rStyle w:val="FootnoteReference"/>
        </w:rPr>
        <w:footnoteRef/>
      </w:r>
      <w:r>
        <w:t xml:space="preserve"> Hebrews 11:26; 13:13.</w:t>
      </w:r>
    </w:p>
  </w:footnote>
  <w:footnote w:id="728">
    <w:p w14:paraId="09354BED" w14:textId="77777777" w:rsidR="00E14083" w:rsidRDefault="00E14083" w:rsidP="00C544D6">
      <w:pPr>
        <w:pStyle w:val="footnote"/>
      </w:pPr>
      <w:r>
        <w:rPr>
          <w:rStyle w:val="FootnoteReference"/>
        </w:rPr>
        <w:footnoteRef/>
      </w:r>
      <w:r>
        <w:t xml:space="preserve"> Heaven is here (Mt. 4:17; Lk. 17:21; Prov. 17:24).</w:t>
      </w:r>
    </w:p>
  </w:footnote>
  <w:footnote w:id="729">
    <w:p w14:paraId="70E4A917" w14:textId="510327E2" w:rsidR="00E14083" w:rsidRDefault="00E14083" w:rsidP="0017251E">
      <w:pPr>
        <w:pStyle w:val="footnote"/>
      </w:pPr>
      <w:r>
        <w:rPr>
          <w:rStyle w:val="FootnoteReference"/>
        </w:rPr>
        <w:footnoteRef/>
      </w:r>
      <w:r>
        <w:t xml:space="preserve"> [JS] Fr. Lazarus and NETS have “irresistible”, OSB has “overwhelming”</w:t>
      </w:r>
    </w:p>
  </w:footnote>
  <w:footnote w:id="730">
    <w:p w14:paraId="045830C0" w14:textId="3777C1FD" w:rsidR="00E14083" w:rsidRDefault="00E14083" w:rsidP="00330381">
      <w:pPr>
        <w:pStyle w:val="footnote"/>
      </w:pPr>
      <w:r>
        <w:rPr>
          <w:rStyle w:val="FootnoteReference"/>
        </w:rPr>
        <w:footnoteRef/>
      </w:r>
      <w:r>
        <w:t xml:space="preserve"> [JS] or “evildoers”</w:t>
      </w:r>
    </w:p>
  </w:footnote>
  <w:footnote w:id="731">
    <w:p w14:paraId="09C30AE4" w14:textId="6C02AB51" w:rsidR="00E14083" w:rsidRDefault="00E14083" w:rsidP="00511459">
      <w:pPr>
        <w:pStyle w:val="footnote"/>
      </w:pPr>
      <w:r>
        <w:rPr>
          <w:rStyle w:val="FootnoteReference"/>
        </w:rPr>
        <w:footnoteRef/>
      </w:r>
      <w:r>
        <w:t xml:space="preserve"> [JS] Fr. Athanasius has, “the Lord has magnified His doings with them.”</w:t>
      </w:r>
    </w:p>
  </w:footnote>
  <w:footnote w:id="732">
    <w:p w14:paraId="5CAE6DBB" w14:textId="77777777" w:rsidR="00E14083" w:rsidRDefault="00E1408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33">
    <w:p w14:paraId="2AB48656" w14:textId="77777777" w:rsidR="00E14083" w:rsidRDefault="00E1408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34">
    <w:p w14:paraId="7602D33B" w14:textId="34E014EA" w:rsidR="00E14083" w:rsidRDefault="00E14083" w:rsidP="003169DD">
      <w:pPr>
        <w:pStyle w:val="footnote"/>
      </w:pPr>
      <w:r>
        <w:rPr>
          <w:rStyle w:val="FootnoteReference"/>
        </w:rPr>
        <w:footnoteRef/>
      </w:r>
      <w:r>
        <w:t xml:space="preserve"> [JS] “from your rest”, literally, “after sitting”</w:t>
      </w:r>
    </w:p>
  </w:footnote>
  <w:footnote w:id="735">
    <w:p w14:paraId="2EF38BE0" w14:textId="36D5D79C" w:rsidR="00E14083" w:rsidRDefault="00E14083" w:rsidP="003169DD">
      <w:pPr>
        <w:pStyle w:val="footnote"/>
      </w:pPr>
      <w:r>
        <w:rPr>
          <w:rStyle w:val="FootnoteReference"/>
        </w:rPr>
        <w:footnoteRef/>
      </w:r>
      <w:r>
        <w:t xml:space="preserve"> [JS] Fr. Athanasius has, “the children of those who have been awakened.”</w:t>
      </w:r>
    </w:p>
  </w:footnote>
  <w:footnote w:id="736">
    <w:p w14:paraId="40FE15BF" w14:textId="13C73A63" w:rsidR="00E14083" w:rsidRDefault="00E14083" w:rsidP="008D24A6">
      <w:pPr>
        <w:pStyle w:val="footnote"/>
      </w:pPr>
      <w:r>
        <w:rPr>
          <w:rStyle w:val="FootnoteReference"/>
        </w:rPr>
        <w:footnoteRef/>
      </w:r>
      <w:r>
        <w:t xml:space="preserve"> [JS] Fr. Lazarus has, “such exiles”</w:t>
      </w:r>
    </w:p>
  </w:footnote>
  <w:footnote w:id="737">
    <w:p w14:paraId="48D4D6D3" w14:textId="3C1F801B" w:rsidR="00E14083" w:rsidRDefault="00E14083" w:rsidP="00087D9B">
      <w:pPr>
        <w:pStyle w:val="footnote"/>
      </w:pPr>
      <w:r>
        <w:rPr>
          <w:rStyle w:val="FootnoteReference"/>
        </w:rPr>
        <w:footnoteRef/>
      </w:r>
      <w:r>
        <w:t xml:space="preserve"> [JS] Fr. Athanasius has, “You will be blessed”</w:t>
      </w:r>
    </w:p>
  </w:footnote>
  <w:footnote w:id="738">
    <w:p w14:paraId="7A7A17DB" w14:textId="31683221" w:rsidR="00E14083" w:rsidRDefault="00E14083" w:rsidP="00087D9B">
      <w:pPr>
        <w:pStyle w:val="footnote"/>
      </w:pPr>
      <w:r>
        <w:rPr>
          <w:rStyle w:val="FootnoteReference"/>
        </w:rPr>
        <w:footnoteRef/>
      </w:r>
      <w:r>
        <w:t xml:space="preserve"> [JS]. Fr. Athanasius has, “you will,” instead of “may you”, throughout these last two vs. Lit. “sonss’ sons”</w:t>
      </w:r>
    </w:p>
  </w:footnote>
  <w:footnote w:id="739">
    <w:p w14:paraId="60A69A9F" w14:textId="2E477841" w:rsidR="00E14083" w:rsidRDefault="00E14083" w:rsidP="0061464A">
      <w:pPr>
        <w:pStyle w:val="footnote"/>
      </w:pPr>
      <w:r>
        <w:rPr>
          <w:rStyle w:val="FootnoteReference"/>
        </w:rPr>
        <w:footnoteRef/>
      </w:r>
      <w:r>
        <w:t xml:space="preserve"> [JS] OSB has “schemed behind my back,” NETS has, “On my back the sinners were practicing hteir skill”</w:t>
      </w:r>
    </w:p>
  </w:footnote>
  <w:footnote w:id="740">
    <w:p w14:paraId="74FF21CF" w14:textId="3FFF46C5" w:rsidR="00E14083" w:rsidRDefault="00E14083" w:rsidP="0061464A">
      <w:pPr>
        <w:pStyle w:val="footnote"/>
      </w:pPr>
      <w:r>
        <w:rPr>
          <w:rStyle w:val="FootnoteReference"/>
        </w:rPr>
        <w:footnoteRef/>
      </w:r>
      <w:r>
        <w:t xml:space="preserve"> [JS] or “lawlessness”</w:t>
      </w:r>
    </w:p>
  </w:footnote>
  <w:footnote w:id="741">
    <w:p w14:paraId="6A925E31" w14:textId="50F1CD8D" w:rsidR="00E14083" w:rsidRDefault="00E1408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42">
    <w:p w14:paraId="0FC01CF2" w14:textId="3C79D2D9" w:rsidR="00E14083" w:rsidRDefault="00E14083" w:rsidP="00714F88">
      <w:pPr>
        <w:pStyle w:val="footnote"/>
      </w:pPr>
      <w:r>
        <w:rPr>
          <w:rStyle w:val="FootnoteReference"/>
        </w:rPr>
        <w:footnoteRef/>
      </w:r>
      <w:r>
        <w:t xml:space="preserve"> [JS] or “transgressions” or “acts of lawlessness”, throughout.</w:t>
      </w:r>
    </w:p>
  </w:footnote>
  <w:footnote w:id="743">
    <w:p w14:paraId="0461F9AD" w14:textId="6F28CA37" w:rsidR="00E14083" w:rsidRDefault="00E14083" w:rsidP="00714F88">
      <w:pPr>
        <w:pStyle w:val="footnote"/>
      </w:pPr>
      <w:r>
        <w:rPr>
          <w:rStyle w:val="FootnoteReference"/>
        </w:rPr>
        <w:footnoteRef/>
      </w:r>
      <w:r>
        <w:t xml:space="preserve"> [JS] or “forgiveness”</w:t>
      </w:r>
    </w:p>
  </w:footnote>
  <w:footnote w:id="744">
    <w:p w14:paraId="0C346C8C" w14:textId="77777777" w:rsidR="00E14083" w:rsidRDefault="00E1408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45">
    <w:p w14:paraId="5234FC2B" w14:textId="0EBBDCE3" w:rsidR="00E14083" w:rsidRDefault="00E14083" w:rsidP="00C544D6">
      <w:pPr>
        <w:pStyle w:val="footnote"/>
      </w:pPr>
      <w:r>
        <w:rPr>
          <w:rStyle w:val="FootnoteReference"/>
        </w:rPr>
        <w:footnoteRef/>
      </w:r>
      <w:r>
        <w:t xml:space="preserve"> Cf. Titus 2:14.</w:t>
      </w:r>
    </w:p>
  </w:footnote>
  <w:footnote w:id="746">
    <w:p w14:paraId="55BAD822" w14:textId="77777777" w:rsidR="00E14083" w:rsidRDefault="00E14083" w:rsidP="00C544D6">
      <w:pPr>
        <w:pStyle w:val="footnote"/>
      </w:pPr>
      <w:r>
        <w:rPr>
          <w:rStyle w:val="FootnoteReference"/>
        </w:rPr>
        <w:footnoteRef/>
      </w:r>
      <w:r>
        <w:t xml:space="preserve"> Prov. 29:1; 2 Kings 17:14; Neh. 9:16; Dt. 9:6.</w:t>
      </w:r>
    </w:p>
  </w:footnote>
  <w:footnote w:id="747">
    <w:p w14:paraId="4E2F71A4" w14:textId="2CCCE707" w:rsidR="00E14083" w:rsidRDefault="00E14083" w:rsidP="00C0758B">
      <w:pPr>
        <w:pStyle w:val="footnote"/>
      </w:pPr>
      <w:r>
        <w:rPr>
          <w:rStyle w:val="FootnoteReference"/>
        </w:rPr>
        <w:footnoteRef/>
      </w:r>
      <w:r>
        <w:t xml:space="preserve"> [JS] literally “the tabernacle of my house”</w:t>
      </w:r>
    </w:p>
  </w:footnote>
  <w:footnote w:id="748">
    <w:p w14:paraId="7C027A5F" w14:textId="25B43E29" w:rsidR="00E14083" w:rsidRDefault="00E1408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49">
    <w:p w14:paraId="061D8F8B" w14:textId="29FA4A55" w:rsidR="00E14083" w:rsidRDefault="00E14083" w:rsidP="00C544D6">
      <w:pPr>
        <w:pStyle w:val="footnote"/>
      </w:pPr>
      <w:r>
        <w:rPr>
          <w:rStyle w:val="FootnoteReference"/>
        </w:rPr>
        <w:footnoteRef/>
      </w:r>
      <w:r>
        <w:t xml:space="preserve"> Cf. 1 Kings 6:21 (1 Sam. 6:21).</w:t>
      </w:r>
    </w:p>
  </w:footnote>
  <w:footnote w:id="750">
    <w:p w14:paraId="7A5052C0" w14:textId="161D9B7D" w:rsidR="00E14083" w:rsidRDefault="00E14083" w:rsidP="00023B09">
      <w:pPr>
        <w:pStyle w:val="footnote"/>
      </w:pPr>
      <w:r>
        <w:rPr>
          <w:rStyle w:val="FootnoteReference"/>
        </w:rPr>
        <w:footnoteRef/>
      </w:r>
      <w:r>
        <w:t xml:space="preserve"> [JS] “do obeisance”, i.e. literally “bow down”</w:t>
      </w:r>
    </w:p>
  </w:footnote>
  <w:footnote w:id="751">
    <w:p w14:paraId="7B1B3D1C" w14:textId="1A224FFE" w:rsidR="00E14083" w:rsidRDefault="00E14083" w:rsidP="00023B09">
      <w:pPr>
        <w:pStyle w:val="footnote"/>
      </w:pPr>
      <w:r>
        <w:rPr>
          <w:rStyle w:val="FootnoteReference"/>
        </w:rPr>
        <w:footnoteRef/>
      </w:r>
      <w:r>
        <w:t xml:space="preserve"> [JS] Fr. Lazarus has “resting-place”</w:t>
      </w:r>
    </w:p>
  </w:footnote>
  <w:footnote w:id="752">
    <w:p w14:paraId="57742C2B" w14:textId="024D8554" w:rsidR="00E14083" w:rsidRDefault="00E14083" w:rsidP="00023B09">
      <w:pPr>
        <w:pStyle w:val="footnote"/>
      </w:pPr>
      <w:r>
        <w:rPr>
          <w:rStyle w:val="FootnoteReference"/>
        </w:rPr>
        <w:footnoteRef/>
      </w:r>
      <w:r>
        <w:t xml:space="preserve"> [JS] or “the ark of Your holiness”</w:t>
      </w:r>
    </w:p>
  </w:footnote>
  <w:footnote w:id="753">
    <w:p w14:paraId="371872E1" w14:textId="77777777" w:rsidR="00E14083" w:rsidRDefault="00E14083" w:rsidP="00C544D6">
      <w:pPr>
        <w:pStyle w:val="footnote"/>
      </w:pPr>
      <w:r>
        <w:rPr>
          <w:rStyle w:val="FootnoteReference"/>
        </w:rPr>
        <w:footnoteRef/>
      </w:r>
      <w:r>
        <w:t xml:space="preserve"> Ps. 131:8-10 = 2 Chron. 6:41-42.</w:t>
      </w:r>
    </w:p>
  </w:footnote>
  <w:footnote w:id="754">
    <w:p w14:paraId="3FFC0219" w14:textId="77777777" w:rsidR="00E14083" w:rsidRDefault="00E14083" w:rsidP="00C544D6">
      <w:pPr>
        <w:pStyle w:val="footnote"/>
      </w:pPr>
      <w:r>
        <w:rPr>
          <w:rStyle w:val="FootnoteReference"/>
        </w:rPr>
        <w:footnoteRef/>
      </w:r>
      <w:r>
        <w:t xml:space="preserve"> I Chron. 17:11-14; Acts 2:30-33.</w:t>
      </w:r>
    </w:p>
  </w:footnote>
  <w:footnote w:id="755">
    <w:p w14:paraId="750994E1" w14:textId="39B5FB55" w:rsidR="00E14083" w:rsidRDefault="00E14083" w:rsidP="00631963">
      <w:pPr>
        <w:pStyle w:val="footnote"/>
      </w:pPr>
      <w:r>
        <w:rPr>
          <w:rStyle w:val="FootnoteReference"/>
        </w:rPr>
        <w:footnoteRef/>
      </w:r>
      <w:r>
        <w:t xml:space="preserve"> [JS] Coptic has “widow”.</w:t>
      </w:r>
    </w:p>
  </w:footnote>
  <w:footnote w:id="756">
    <w:p w14:paraId="20533A22" w14:textId="760F6E73" w:rsidR="00E14083" w:rsidRDefault="00E14083" w:rsidP="00631963">
      <w:pPr>
        <w:pStyle w:val="footnote"/>
      </w:pPr>
      <w:r>
        <w:rPr>
          <w:rStyle w:val="FootnoteReference"/>
        </w:rPr>
        <w:footnoteRef/>
      </w:r>
      <w:r>
        <w:t xml:space="preserve"> [JS] or “rejoice with rejoicing”</w:t>
      </w:r>
    </w:p>
  </w:footnote>
  <w:footnote w:id="757">
    <w:p w14:paraId="41E94330" w14:textId="77777777" w:rsidR="00E14083" w:rsidRDefault="00E14083" w:rsidP="00C544D6">
      <w:pPr>
        <w:pStyle w:val="footnote"/>
      </w:pPr>
      <w:r>
        <w:rPr>
          <w:rStyle w:val="FootnoteReference"/>
        </w:rPr>
        <w:footnoteRef/>
      </w:r>
      <w:r>
        <w:t xml:space="preserve"> stock: </w:t>
      </w:r>
      <w:r w:rsidRPr="00783CA0">
        <w:rPr>
          <w:i/>
        </w:rPr>
        <w:t>lit</w:t>
      </w:r>
      <w:r>
        <w:t>. horn.</w:t>
      </w:r>
    </w:p>
  </w:footnote>
  <w:footnote w:id="758">
    <w:p w14:paraId="2CC35491" w14:textId="77777777" w:rsidR="00E14083" w:rsidRDefault="00E1408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59">
    <w:p w14:paraId="5C900721" w14:textId="77777777" w:rsidR="00E14083" w:rsidRDefault="00E1408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60">
    <w:p w14:paraId="1C6E6FA2" w14:textId="77777777" w:rsidR="00E14083" w:rsidRDefault="00E1408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61">
    <w:p w14:paraId="53BD49E1" w14:textId="53C59812" w:rsidR="00E14083" w:rsidRDefault="00E1408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62">
    <w:p w14:paraId="6C27778C" w14:textId="276CBE19" w:rsidR="00E14083" w:rsidRDefault="00E14083" w:rsidP="008B199B">
      <w:pPr>
        <w:pStyle w:val="footnote"/>
      </w:pPr>
      <w:r>
        <w:rPr>
          <w:rStyle w:val="FootnoteReference"/>
        </w:rPr>
        <w:footnoteRef/>
      </w:r>
      <w:r>
        <w:t xml:space="preserve"> [JS] literally, “slaves”</w:t>
      </w:r>
    </w:p>
  </w:footnote>
  <w:footnote w:id="763">
    <w:p w14:paraId="1FC82724" w14:textId="77777777" w:rsidR="00E14083" w:rsidRDefault="00E14083" w:rsidP="00C544D6">
      <w:pPr>
        <w:pStyle w:val="footnote"/>
      </w:pPr>
      <w:r>
        <w:rPr>
          <w:rStyle w:val="FootnoteReference"/>
        </w:rPr>
        <w:footnoteRef/>
      </w:r>
      <w:r>
        <w:t xml:space="preserve"> The kingdoms of this world have become the kingdoms of our Lord and of His Christ’ (Rev. 11:15).</w:t>
      </w:r>
    </w:p>
  </w:footnote>
  <w:footnote w:id="764">
    <w:p w14:paraId="5C9240DB" w14:textId="77777777" w:rsidR="00E14083" w:rsidRDefault="00E14083" w:rsidP="00C544D6">
      <w:pPr>
        <w:pStyle w:val="footnote"/>
      </w:pPr>
      <w:r>
        <w:rPr>
          <w:rStyle w:val="FootnoteReference"/>
        </w:rPr>
        <w:footnoteRef/>
      </w:r>
      <w:r>
        <w:t xml:space="preserve"> Deut. 32:36.</w:t>
      </w:r>
    </w:p>
  </w:footnote>
  <w:footnote w:id="765">
    <w:p w14:paraId="6CA454B0" w14:textId="699660A9" w:rsidR="00E14083" w:rsidRDefault="00E14083" w:rsidP="009F1DA0">
      <w:pPr>
        <w:pStyle w:val="footnote"/>
      </w:pPr>
      <w:r>
        <w:rPr>
          <w:rStyle w:val="FootnoteReference"/>
        </w:rPr>
        <w:footnoteRef/>
      </w:r>
      <w:r>
        <w:t xml:space="preserve"> [JS] [] lacking in all but OSB</w:t>
      </w:r>
    </w:p>
  </w:footnote>
  <w:footnote w:id="766">
    <w:p w14:paraId="71CEF4E9" w14:textId="77777777" w:rsidR="00E14083" w:rsidRDefault="00E1408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67">
    <w:p w14:paraId="6639BD0B" w14:textId="45AA87DA" w:rsidR="00E14083" w:rsidRDefault="00E1408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68">
    <w:p w14:paraId="2B96894E" w14:textId="6C468A01" w:rsidR="00E14083" w:rsidRDefault="00E14083" w:rsidP="00C544D6">
      <w:pPr>
        <w:pStyle w:val="footnote"/>
      </w:pPr>
      <w:r>
        <w:rPr>
          <w:rStyle w:val="FootnoteReference"/>
        </w:rPr>
        <w:footnoteRef/>
      </w:r>
      <w:r>
        <w:t xml:space="preserve"> mercy: </w:t>
      </w:r>
      <w:r w:rsidRPr="007F3CE8">
        <w:rPr>
          <w:i/>
        </w:rPr>
        <w:t>or</w:t>
      </w:r>
      <w:r>
        <w:t xml:space="preserve"> love. Cf. Lk. 10:37.</w:t>
      </w:r>
    </w:p>
  </w:footnote>
  <w:footnote w:id="769">
    <w:p w14:paraId="08E6A124" w14:textId="11CACB93" w:rsidR="00E14083" w:rsidRDefault="00E1408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70">
    <w:p w14:paraId="39412F7E" w14:textId="1E04020D" w:rsidR="00E14083" w:rsidRDefault="00E14083" w:rsidP="00AE1E0F">
      <w:pPr>
        <w:pStyle w:val="footnote"/>
      </w:pPr>
      <w:r>
        <w:rPr>
          <w:rStyle w:val="FootnoteReference"/>
        </w:rPr>
        <w:footnoteRef/>
      </w:r>
      <w:r>
        <w:t xml:space="preserve"> [JS] or “and shook of Pharaoh and his army into the Red sea,”</w:t>
      </w:r>
    </w:p>
  </w:footnote>
  <w:footnote w:id="771">
    <w:p w14:paraId="0B96BC12" w14:textId="30893C5B" w:rsidR="00E14083" w:rsidRDefault="00E14083" w:rsidP="00AE1E0F">
      <w:pPr>
        <w:pStyle w:val="footnote"/>
      </w:pPr>
      <w:r>
        <w:rPr>
          <w:rStyle w:val="FootnoteReference"/>
        </w:rPr>
        <w:footnoteRef/>
      </w:r>
      <w:r>
        <w:t xml:space="preserve"> [JS] or “slew”</w:t>
      </w:r>
    </w:p>
  </w:footnote>
  <w:footnote w:id="772">
    <w:p w14:paraId="0DA78EFF" w14:textId="6EE98942" w:rsidR="00E14083" w:rsidRDefault="00E14083" w:rsidP="00AE1E0F">
      <w:pPr>
        <w:pStyle w:val="footnote"/>
      </w:pPr>
      <w:r>
        <w:rPr>
          <w:rStyle w:val="FootnoteReference"/>
        </w:rPr>
        <w:footnoteRef/>
      </w:r>
      <w:r>
        <w:t xml:space="preserve"> [JS] [] lacking in all but the Copitc. This verse and 16b lacking in most translations.</w:t>
      </w:r>
    </w:p>
  </w:footnote>
  <w:footnote w:id="773">
    <w:p w14:paraId="491E3626" w14:textId="77777777" w:rsidR="00E14083" w:rsidRDefault="00E1408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74">
    <w:p w14:paraId="27102E37" w14:textId="01E87A4E" w:rsidR="00E14083" w:rsidRDefault="00E14083" w:rsidP="00C544D6">
      <w:pPr>
        <w:pStyle w:val="footnote"/>
      </w:pPr>
      <w:r>
        <w:rPr>
          <w:rStyle w:val="FootnoteReference"/>
        </w:rPr>
        <w:footnoteRef/>
      </w:r>
      <w:r>
        <w:t xml:space="preserve"> See previous footnote.</w:t>
      </w:r>
    </w:p>
  </w:footnote>
  <w:footnote w:id="775">
    <w:p w14:paraId="32C9C8BA" w14:textId="1283C1AE" w:rsidR="00E14083" w:rsidRDefault="00E1408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76">
    <w:p w14:paraId="1CAEC73A" w14:textId="2CFEA53A" w:rsidR="00E14083" w:rsidRDefault="00E14083" w:rsidP="00AC3281">
      <w:pPr>
        <w:pStyle w:val="footnote"/>
      </w:pPr>
      <w:r>
        <w:rPr>
          <w:rStyle w:val="FootnoteReference"/>
        </w:rPr>
        <w:footnoteRef/>
      </w:r>
      <w:r>
        <w:t xml:space="preserve"> [JS] or “thank”, or “thankfully confess with praise”</w:t>
      </w:r>
    </w:p>
  </w:footnote>
  <w:footnote w:id="777">
    <w:p w14:paraId="02264BC2" w14:textId="77777777" w:rsidR="00E14083" w:rsidRDefault="00E1408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778">
    <w:p w14:paraId="474A88D1" w14:textId="00155028" w:rsidR="00E14083" w:rsidRDefault="00E14083" w:rsidP="00AC3281">
      <w:pPr>
        <w:pStyle w:val="footnote"/>
      </w:pPr>
      <w:r>
        <w:rPr>
          <w:rStyle w:val="FootnoteReference"/>
        </w:rPr>
        <w:footnoteRef/>
      </w:r>
      <w:r>
        <w:t xml:space="preserve"> [JS] “do obeisance”, elsewhere rendered “worship’, but referring to the physical act.</w:t>
      </w:r>
    </w:p>
  </w:footnote>
  <w:footnote w:id="779">
    <w:p w14:paraId="1B1D5002" w14:textId="29B07E11" w:rsidR="00E14083" w:rsidRDefault="00E14083" w:rsidP="00C1761F">
      <w:pPr>
        <w:pStyle w:val="footnote"/>
      </w:pPr>
      <w:r>
        <w:rPr>
          <w:rStyle w:val="FootnoteReference"/>
        </w:rPr>
        <w:footnoteRef/>
      </w:r>
      <w:r>
        <w:t xml:space="preserve"> [JS] or “give thanks to,” or “prase,” or “thankfully confess Your Name with praise”</w:t>
      </w:r>
    </w:p>
  </w:footnote>
  <w:footnote w:id="780">
    <w:p w14:paraId="12351032" w14:textId="637DDCD6" w:rsidR="00E14083" w:rsidRDefault="00E1408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781">
    <w:p w14:paraId="00F8589A" w14:textId="3079BAC3" w:rsidR="00E14083" w:rsidRDefault="00E14083" w:rsidP="00C1761F">
      <w:pPr>
        <w:pStyle w:val="footnote"/>
      </w:pPr>
      <w:r>
        <w:rPr>
          <w:rStyle w:val="FootnoteReference"/>
        </w:rPr>
        <w:footnoteRef/>
      </w:r>
      <w:r>
        <w:t xml:space="preserve"> [JS] or “acknowledge,” or “give thanks to,” or “thankfully confess with praise”</w:t>
      </w:r>
    </w:p>
  </w:footnote>
  <w:footnote w:id="782">
    <w:p w14:paraId="18BB02EB" w14:textId="33FE7177" w:rsidR="00E14083" w:rsidRDefault="00E1408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783">
    <w:p w14:paraId="333B0F0E" w14:textId="4D89FC4A" w:rsidR="00E14083" w:rsidRDefault="00E14083" w:rsidP="00FF6795">
      <w:pPr>
        <w:pStyle w:val="footnote"/>
      </w:pPr>
      <w:r>
        <w:rPr>
          <w:rStyle w:val="FootnoteReference"/>
        </w:rPr>
        <w:footnoteRef/>
      </w:r>
      <w:r>
        <w:t xml:space="preserve"> [JS] literally “those who are exalted” or “the high things”</w:t>
      </w:r>
    </w:p>
  </w:footnote>
  <w:footnote w:id="784">
    <w:p w14:paraId="596BB70E" w14:textId="27F87B4A" w:rsidR="00E14083" w:rsidRDefault="00E14083" w:rsidP="00C544D6">
      <w:pPr>
        <w:pStyle w:val="footnote"/>
      </w:pPr>
      <w:r>
        <w:rPr>
          <w:rStyle w:val="FootnoteReference"/>
        </w:rPr>
        <w:footnoteRef/>
      </w:r>
      <w:r>
        <w:t xml:space="preserve"> The Spirit of the Lord fills the world (Wisdom 1:7). [JS] presence: literally “face”</w:t>
      </w:r>
    </w:p>
  </w:footnote>
  <w:footnote w:id="785">
    <w:p w14:paraId="7AB3BB43" w14:textId="5D02016E" w:rsidR="00E14083" w:rsidRDefault="00E14083" w:rsidP="00485563">
      <w:pPr>
        <w:pStyle w:val="footnote"/>
      </w:pPr>
      <w:r>
        <w:rPr>
          <w:rStyle w:val="FootnoteReference"/>
        </w:rPr>
        <w:footnoteRef/>
      </w:r>
      <w:r>
        <w:t xml:space="preserve"> [JS] or “possess”</w:t>
      </w:r>
    </w:p>
  </w:footnote>
  <w:footnote w:id="786">
    <w:p w14:paraId="145A6B15" w14:textId="77777777" w:rsidR="00E14083" w:rsidRDefault="00E14083" w:rsidP="00C544D6">
      <w:pPr>
        <w:pStyle w:val="footnote"/>
      </w:pPr>
      <w:r>
        <w:rPr>
          <w:rStyle w:val="FootnoteReference"/>
        </w:rPr>
        <w:footnoteRef/>
      </w:r>
      <w:r>
        <w:t xml:space="preserve"> heart: </w:t>
      </w:r>
      <w:r w:rsidRPr="007F3CE8">
        <w:rPr>
          <w:i/>
        </w:rPr>
        <w:t>lit</w:t>
      </w:r>
      <w:r>
        <w:t>. kidneys (seat of the affections in Hebrew thought).</w:t>
      </w:r>
    </w:p>
  </w:footnote>
  <w:footnote w:id="787">
    <w:p w14:paraId="5EA66D53" w14:textId="1C1D5AB6" w:rsidR="00E14083" w:rsidRDefault="00E14083" w:rsidP="00485563">
      <w:pPr>
        <w:pStyle w:val="footnote"/>
      </w:pPr>
      <w:r>
        <w:rPr>
          <w:rStyle w:val="FootnoteReference"/>
        </w:rPr>
        <w:footnoteRef/>
      </w:r>
      <w:r>
        <w:t xml:space="preserve"> [JS] or “give thanks,” or “thankfully confess You with praise”</w:t>
      </w:r>
    </w:p>
  </w:footnote>
  <w:footnote w:id="788">
    <w:p w14:paraId="4E73646F" w14:textId="549C13C9" w:rsidR="00E14083" w:rsidRDefault="00E14083" w:rsidP="00EB72A3">
      <w:pPr>
        <w:pStyle w:val="footnote"/>
      </w:pPr>
      <w:r>
        <w:rPr>
          <w:rStyle w:val="FootnoteReference"/>
        </w:rPr>
        <w:footnoteRef/>
      </w:r>
      <w:r>
        <w:t xml:space="preserve"> [JS] or “and do I not waste away because of my enemies?”</w:t>
      </w:r>
    </w:p>
  </w:footnote>
  <w:footnote w:id="789">
    <w:p w14:paraId="4CC16564" w14:textId="262FCF3B" w:rsidR="00E14083" w:rsidRDefault="00E14083" w:rsidP="00814FC4">
      <w:pPr>
        <w:pStyle w:val="footnote"/>
      </w:pPr>
      <w:r>
        <w:rPr>
          <w:rStyle w:val="FootnoteReference"/>
        </w:rPr>
        <w:footnoteRef/>
      </w:r>
      <w:r>
        <w:t xml:space="preserve"> [JS] or “way of iniquity”</w:t>
      </w:r>
    </w:p>
  </w:footnote>
  <w:footnote w:id="790">
    <w:p w14:paraId="6BCAB3AE" w14:textId="77777777" w:rsidR="00E14083" w:rsidRDefault="00E14083" w:rsidP="00C544D6">
      <w:pPr>
        <w:pStyle w:val="footnote"/>
      </w:pPr>
      <w:r>
        <w:rPr>
          <w:rStyle w:val="FootnoteReference"/>
        </w:rPr>
        <w:footnoteRef/>
      </w:r>
      <w:r>
        <w:t xml:space="preserve"> ‘He gives songs in the night’ (Job. 35:10).</w:t>
      </w:r>
    </w:p>
  </w:footnote>
  <w:footnote w:id="791">
    <w:p w14:paraId="6FFB8AE3" w14:textId="30159915" w:rsidR="00E14083" w:rsidRDefault="00E14083" w:rsidP="00FF4A4F">
      <w:pPr>
        <w:pStyle w:val="footnote"/>
      </w:pPr>
      <w:r>
        <w:rPr>
          <w:rStyle w:val="FootnoteReference"/>
        </w:rPr>
        <w:footnoteRef/>
      </w:r>
      <w:r>
        <w:t xml:space="preserve"> Literally “voice”</w:t>
      </w:r>
    </w:p>
  </w:footnote>
  <w:footnote w:id="792">
    <w:p w14:paraId="1995E6B7" w14:textId="70D38F62" w:rsidR="00E14083" w:rsidRDefault="00E14083" w:rsidP="00EB72A3">
      <w:pPr>
        <w:pStyle w:val="footnote"/>
      </w:pPr>
      <w:r>
        <w:rPr>
          <w:rStyle w:val="FootnoteReference"/>
        </w:rPr>
        <w:footnoteRef/>
      </w:r>
      <w:r>
        <w:t xml:space="preserve"> [JS] or “praise,” or “give thanks to,” or “thankfully confess with praise”</w:t>
      </w:r>
    </w:p>
  </w:footnote>
  <w:footnote w:id="793">
    <w:p w14:paraId="7EBC0985" w14:textId="77777777" w:rsidR="00E14083" w:rsidRDefault="00E14083" w:rsidP="00784373">
      <w:pPr>
        <w:pStyle w:val="footnote"/>
      </w:pPr>
      <w:r>
        <w:rPr>
          <w:rStyle w:val="FootnoteReference"/>
        </w:rPr>
        <w:footnoteRef/>
      </w:r>
      <w:r>
        <w:t xml:space="preserve"> [JS] or “Hades”.</w:t>
      </w:r>
    </w:p>
  </w:footnote>
  <w:footnote w:id="794">
    <w:p w14:paraId="5A5C1D1C" w14:textId="586EEB89" w:rsidR="00E14083" w:rsidRDefault="00E1408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795">
    <w:p w14:paraId="1AD5A19A" w14:textId="77777777" w:rsidR="00E14083" w:rsidRDefault="00E14083" w:rsidP="00C544D6">
      <w:pPr>
        <w:pStyle w:val="footnote"/>
      </w:pPr>
      <w:r>
        <w:rPr>
          <w:rStyle w:val="FootnoteReference"/>
        </w:rPr>
        <w:footnoteRef/>
      </w:r>
      <w:r>
        <w:t xml:space="preserve"> this way: the confession of Christ (2 Tim. 3:12).</w:t>
      </w:r>
    </w:p>
  </w:footnote>
  <w:footnote w:id="796">
    <w:p w14:paraId="1B4DA4D8" w14:textId="4D3CDF72" w:rsidR="00E14083" w:rsidRDefault="00E14083" w:rsidP="00EB72A3">
      <w:pPr>
        <w:pStyle w:val="footnote"/>
      </w:pPr>
      <w:r>
        <w:rPr>
          <w:rStyle w:val="FootnoteReference"/>
        </w:rPr>
        <w:footnoteRef/>
      </w:r>
      <w:r>
        <w:t xml:space="preserve"> [JS] or “praise” or “thive thanks to,” or “thankfully confess with praise”</w:t>
      </w:r>
    </w:p>
  </w:footnote>
  <w:footnote w:id="797">
    <w:p w14:paraId="10A5500A" w14:textId="77777777" w:rsidR="00E14083" w:rsidRDefault="00E14083" w:rsidP="00C544D6">
      <w:pPr>
        <w:pStyle w:val="footnote"/>
      </w:pPr>
      <w:r>
        <w:rPr>
          <w:rStyle w:val="FootnoteReference"/>
        </w:rPr>
        <w:footnoteRef/>
      </w:r>
      <w:r>
        <w:t xml:space="preserve"> These two lines are identical with Lamentations 3:6.</w:t>
      </w:r>
    </w:p>
  </w:footnote>
  <w:footnote w:id="798">
    <w:p w14:paraId="30FC40DD" w14:textId="11119DF6" w:rsidR="00E14083" w:rsidRDefault="00E14083" w:rsidP="00C544D6">
      <w:pPr>
        <w:pStyle w:val="footnote"/>
      </w:pPr>
      <w:r>
        <w:rPr>
          <w:rStyle w:val="FootnoteReference"/>
        </w:rPr>
        <w:footnoteRef/>
      </w:r>
      <w:r>
        <w:t xml:space="preserve"> Cf. Rev. 10:5; Ezek. 20:23,28,42; Deut. 32:14.</w:t>
      </w:r>
    </w:p>
  </w:footnote>
  <w:footnote w:id="799">
    <w:p w14:paraId="58511EB9" w14:textId="77777777" w:rsidR="00E14083" w:rsidRDefault="00E1408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00">
    <w:p w14:paraId="3B148124" w14:textId="77777777" w:rsidR="00E14083" w:rsidRDefault="00E1408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01">
    <w:p w14:paraId="1CAB0511" w14:textId="43E4190B" w:rsidR="00E14083" w:rsidRDefault="00E14083" w:rsidP="00C544D6">
      <w:pPr>
        <w:pStyle w:val="footnote"/>
      </w:pPr>
      <w:r>
        <w:rPr>
          <w:rStyle w:val="FootnoteReference"/>
        </w:rPr>
        <w:footnoteRef/>
      </w:r>
      <w:r>
        <w:t xml:space="preserve"> Cf. ‘If I am lifted up from the earth, I will draw all men to Me’ (Jn. 12:32). See also Psalm 45:11 and the note there.</w:t>
      </w:r>
    </w:p>
  </w:footnote>
  <w:footnote w:id="802">
    <w:p w14:paraId="13B01E95" w14:textId="737A6D70" w:rsidR="00E14083" w:rsidRDefault="00E14083" w:rsidP="00F53108">
      <w:pPr>
        <w:pStyle w:val="footnote"/>
      </w:pPr>
      <w:r>
        <w:rPr>
          <w:rStyle w:val="FootnoteReference"/>
        </w:rPr>
        <w:footnoteRef/>
      </w:r>
      <w:r>
        <w:t xml:space="preserve"> [JS] or “gush forth”, “overflow”</w:t>
      </w:r>
    </w:p>
  </w:footnote>
  <w:footnote w:id="803">
    <w:p w14:paraId="291B5302" w14:textId="22414254" w:rsidR="00E14083" w:rsidRDefault="00E14083" w:rsidP="00F53108">
      <w:pPr>
        <w:pStyle w:val="footnote"/>
      </w:pPr>
      <w:r>
        <w:rPr>
          <w:rStyle w:val="FootnoteReference"/>
        </w:rPr>
        <w:footnoteRef/>
      </w:r>
      <w:r>
        <w:t xml:space="preserve"> [JS] or “thankfully confess You with praise”, or “praise”, or “give thanks to”</w:t>
      </w:r>
    </w:p>
  </w:footnote>
  <w:footnote w:id="804">
    <w:p w14:paraId="7FEF7BE1" w14:textId="0F451A05" w:rsidR="00E14083" w:rsidRDefault="00E14083" w:rsidP="008D3680">
      <w:pPr>
        <w:pStyle w:val="footnote"/>
      </w:pPr>
      <w:r>
        <w:rPr>
          <w:rStyle w:val="FootnoteReference"/>
        </w:rPr>
        <w:footnoteRef/>
      </w:r>
      <w:r>
        <w:t xml:space="preserve"> [JS] literally “holy ones”</w:t>
      </w:r>
    </w:p>
  </w:footnote>
  <w:footnote w:id="805">
    <w:p w14:paraId="67EE1F7C" w14:textId="1AC854C4" w:rsidR="00E14083" w:rsidRDefault="00E1408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06">
    <w:p w14:paraId="353ACEBC" w14:textId="59328CB4" w:rsidR="00E14083" w:rsidRDefault="00E14083" w:rsidP="00C544D6">
      <w:pPr>
        <w:pStyle w:val="footnote"/>
      </w:pPr>
      <w:r>
        <w:rPr>
          <w:rStyle w:val="FootnoteReference"/>
        </w:rPr>
        <w:footnoteRef/>
      </w:r>
      <w:r>
        <w:t xml:space="preserve"> Cf. Ps. 145:2 with Ps. 103:33. Only verbs differ.</w:t>
      </w:r>
    </w:p>
  </w:footnote>
  <w:footnote w:id="807">
    <w:p w14:paraId="35C0C4DD" w14:textId="71AC6682" w:rsidR="00E14083" w:rsidRDefault="00E14083" w:rsidP="007F50FD">
      <w:pPr>
        <w:pStyle w:val="footnote"/>
      </w:pPr>
      <w:r>
        <w:rPr>
          <w:rStyle w:val="FootnoteReference"/>
        </w:rPr>
        <w:footnoteRef/>
      </w:r>
      <w:r>
        <w:t xml:space="preserve"> [JS] or “spirit”</w:t>
      </w:r>
    </w:p>
  </w:footnote>
  <w:footnote w:id="808">
    <w:p w14:paraId="23EB32F2" w14:textId="235BD424" w:rsidR="00E14083" w:rsidRDefault="00E14083" w:rsidP="007F50FD">
      <w:pPr>
        <w:pStyle w:val="footnote"/>
      </w:pPr>
      <w:r>
        <w:rPr>
          <w:rStyle w:val="FootnoteReference"/>
        </w:rPr>
        <w:footnoteRef/>
      </w:r>
      <w:r>
        <w:t xml:space="preserve"> [JS] thoughts, or designs, plans, projects</w:t>
      </w:r>
    </w:p>
  </w:footnote>
  <w:footnote w:id="809">
    <w:p w14:paraId="1E480973" w14:textId="3F051D55" w:rsidR="00E14083" w:rsidRDefault="00E14083" w:rsidP="007F50FD">
      <w:pPr>
        <w:pStyle w:val="footnote"/>
      </w:pPr>
      <w:r>
        <w:rPr>
          <w:rStyle w:val="FootnoteReference"/>
        </w:rPr>
        <w:footnoteRef/>
      </w:r>
      <w:r>
        <w:t xml:space="preserve"> [JS] or “guards”</w:t>
      </w:r>
    </w:p>
  </w:footnote>
  <w:footnote w:id="810">
    <w:p w14:paraId="6A1BF79E" w14:textId="2C42AEE5" w:rsidR="00E14083" w:rsidRDefault="00E14083" w:rsidP="007F50FD">
      <w:pPr>
        <w:pStyle w:val="footnote"/>
      </w:pPr>
      <w:r>
        <w:rPr>
          <w:rStyle w:val="FootnoteReference"/>
        </w:rPr>
        <w:footnoteRef/>
      </w:r>
      <w:r>
        <w:t xml:space="preserve"> [JS] or “frees the prisoners”</w:t>
      </w:r>
    </w:p>
  </w:footnote>
  <w:footnote w:id="811">
    <w:p w14:paraId="5D5111FF" w14:textId="66B6F812" w:rsidR="00E14083" w:rsidRDefault="00E14083" w:rsidP="007F50FD">
      <w:pPr>
        <w:pStyle w:val="footnote"/>
      </w:pPr>
      <w:r>
        <w:rPr>
          <w:rStyle w:val="FootnoteReference"/>
        </w:rPr>
        <w:footnoteRef/>
      </w:r>
      <w:r>
        <w:t xml:space="preserve"> [JS] or “bent”</w:t>
      </w:r>
    </w:p>
  </w:footnote>
  <w:footnote w:id="812">
    <w:p w14:paraId="4090A924" w14:textId="68E30641" w:rsidR="00E14083" w:rsidRDefault="00E14083" w:rsidP="007F50FD">
      <w:pPr>
        <w:pStyle w:val="footnote"/>
      </w:pPr>
      <w:r>
        <w:rPr>
          <w:rStyle w:val="FootnoteReference"/>
        </w:rPr>
        <w:footnoteRef/>
      </w:r>
      <w:r>
        <w:t xml:space="preserve"> [JS] or “skill”</w:t>
      </w:r>
    </w:p>
  </w:footnote>
  <w:footnote w:id="813">
    <w:p w14:paraId="6F819BD3" w14:textId="78976808" w:rsidR="00E14083" w:rsidRDefault="00E14083" w:rsidP="007F50FD">
      <w:pPr>
        <w:pStyle w:val="footnote"/>
      </w:pPr>
      <w:r>
        <w:rPr>
          <w:rStyle w:val="FootnoteReference"/>
        </w:rPr>
        <w:footnoteRef/>
      </w:r>
      <w:r>
        <w:t xml:space="preserve"> [JS] or “foreigners”</w:t>
      </w:r>
    </w:p>
  </w:footnote>
  <w:footnote w:id="814">
    <w:p w14:paraId="78560DE2" w14:textId="6759CA05" w:rsidR="00E14083" w:rsidRDefault="00E14083" w:rsidP="007F50FD">
      <w:pPr>
        <w:pStyle w:val="footnote"/>
      </w:pPr>
      <w:r>
        <w:rPr>
          <w:rStyle w:val="FootnoteReference"/>
        </w:rPr>
        <w:footnoteRef/>
      </w:r>
      <w:r>
        <w:t xml:space="preserve"> [JS] or a psalm, or a melody</w:t>
      </w:r>
    </w:p>
  </w:footnote>
  <w:footnote w:id="815">
    <w:p w14:paraId="2C19D159" w14:textId="3C9E27D5" w:rsidR="00E14083" w:rsidRDefault="00E14083" w:rsidP="00F258B1">
      <w:pPr>
        <w:pStyle w:val="footnote"/>
      </w:pPr>
      <w:r>
        <w:rPr>
          <w:rStyle w:val="FootnoteReference"/>
        </w:rPr>
        <w:footnoteRef/>
      </w:r>
      <w:r>
        <w:t xml:space="preserve"> </w:t>
      </w:r>
      <w:r w:rsidRPr="00D813A7">
        <w:rPr>
          <w:i/>
        </w:rPr>
        <w:t>Lit</w:t>
      </w:r>
      <w:r>
        <w:t>. ‘dispersions’. Cf. Mt. 24:31.</w:t>
      </w:r>
    </w:p>
  </w:footnote>
  <w:footnote w:id="816">
    <w:p w14:paraId="7AC7AD8B" w14:textId="5BFFD4CA" w:rsidR="00E14083" w:rsidRDefault="00E1408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17">
    <w:p w14:paraId="1F0F4402" w14:textId="056F6B42" w:rsidR="00E14083" w:rsidRDefault="00E14083" w:rsidP="00CD1E61">
      <w:pPr>
        <w:pStyle w:val="footnote"/>
      </w:pPr>
      <w:r>
        <w:rPr>
          <w:rStyle w:val="FootnoteReference"/>
        </w:rPr>
        <w:footnoteRef/>
      </w:r>
      <w:r>
        <w:t xml:space="preserve"> [JS] or word, or teaching</w:t>
      </w:r>
    </w:p>
  </w:footnote>
  <w:footnote w:id="818">
    <w:p w14:paraId="407F2DDB" w14:textId="624657B1" w:rsidR="00E14083" w:rsidRDefault="00E1408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19">
    <w:p w14:paraId="35167DCD" w14:textId="373FC63F" w:rsidR="00E14083" w:rsidRDefault="00E14083" w:rsidP="00DE04F0">
      <w:pPr>
        <w:pStyle w:val="footnote"/>
      </w:pPr>
      <w:r>
        <w:rPr>
          <w:rStyle w:val="FootnoteReference"/>
        </w:rPr>
        <w:footnoteRef/>
      </w:r>
      <w:r>
        <w:t xml:space="preserve"> [JS] or “stormy wind”</w:t>
      </w:r>
    </w:p>
  </w:footnote>
  <w:footnote w:id="820">
    <w:p w14:paraId="596CA46F" w14:textId="3CE69ED5" w:rsidR="00E14083" w:rsidRDefault="00E14083" w:rsidP="00DE04F0">
      <w:pPr>
        <w:pStyle w:val="footnote"/>
      </w:pPr>
      <w:r>
        <w:rPr>
          <w:rStyle w:val="FootnoteReference"/>
        </w:rPr>
        <w:footnoteRef/>
      </w:r>
      <w:r>
        <w:t xml:space="preserve"> [JS] or “maidens,” or “unmarried women”</w:t>
      </w:r>
    </w:p>
  </w:footnote>
  <w:footnote w:id="821">
    <w:p w14:paraId="302477DE" w14:textId="111432A8" w:rsidR="00E14083" w:rsidRDefault="00E1408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22">
    <w:p w14:paraId="33D71E70" w14:textId="2D5394E7" w:rsidR="00E14083" w:rsidRDefault="00E14083" w:rsidP="007039A0">
      <w:pPr>
        <w:pStyle w:val="footnote"/>
      </w:pPr>
      <w:r>
        <w:rPr>
          <w:rStyle w:val="FootnoteReference"/>
        </w:rPr>
        <w:footnoteRef/>
      </w:r>
      <w:r>
        <w:t xml:space="preserve"> [JS] literally, “And He will raise/exalt the horn of His people”</w:t>
      </w:r>
    </w:p>
  </w:footnote>
  <w:footnote w:id="823">
    <w:p w14:paraId="43AD805B" w14:textId="6DFE2128" w:rsidR="00E14083" w:rsidRDefault="00E14083" w:rsidP="007039A0">
      <w:pPr>
        <w:pStyle w:val="footnote"/>
      </w:pPr>
      <w:r>
        <w:rPr>
          <w:rStyle w:val="FootnoteReference"/>
        </w:rPr>
        <w:footnoteRef/>
      </w:r>
      <w:r>
        <w:t xml:space="preserve"> [JS] “assembly”</w:t>
      </w:r>
    </w:p>
  </w:footnote>
  <w:footnote w:id="824">
    <w:p w14:paraId="0C277B75" w14:textId="51E0F674" w:rsidR="00E14083" w:rsidRDefault="00E14083" w:rsidP="007039A0">
      <w:pPr>
        <w:pStyle w:val="footnote"/>
      </w:pPr>
      <w:r>
        <w:rPr>
          <w:rStyle w:val="FootnoteReference"/>
        </w:rPr>
        <w:footnoteRef/>
      </w:r>
      <w:r>
        <w:t xml:space="preserve"> [JS] Coptic has “in the chorus”</w:t>
      </w:r>
    </w:p>
  </w:footnote>
  <w:footnote w:id="825">
    <w:p w14:paraId="7329AB19" w14:textId="77777777" w:rsidR="00E14083" w:rsidRDefault="00E14083" w:rsidP="00F258B1">
      <w:pPr>
        <w:pStyle w:val="footnote"/>
      </w:pPr>
      <w:r>
        <w:rPr>
          <w:rStyle w:val="FootnoteReference"/>
        </w:rPr>
        <w:footnoteRef/>
      </w:r>
      <w:r>
        <w:t xml:space="preserve"> two-edged sword: praise which conquers Amalek (St. Chrysostom).</w:t>
      </w:r>
    </w:p>
  </w:footnote>
  <w:footnote w:id="826">
    <w:p w14:paraId="2095C32A" w14:textId="77777777" w:rsidR="00E14083" w:rsidRDefault="00E14083" w:rsidP="00F258B1">
      <w:pPr>
        <w:pStyle w:val="footnote"/>
      </w:pPr>
      <w:r>
        <w:rPr>
          <w:rStyle w:val="FootnoteReference"/>
        </w:rPr>
        <w:footnoteRef/>
      </w:r>
      <w:r>
        <w:t xml:space="preserve"> ‘Holiness of life is the mother of glory’ (St Theodoret).</w:t>
      </w:r>
    </w:p>
  </w:footnote>
  <w:footnote w:id="827">
    <w:p w14:paraId="4C5EFC08" w14:textId="6D588D58" w:rsidR="00E14083" w:rsidRDefault="00E14083" w:rsidP="00AE5C5A">
      <w:pPr>
        <w:pStyle w:val="footnote"/>
      </w:pPr>
      <w:r>
        <w:rPr>
          <w:rStyle w:val="FootnoteReference"/>
        </w:rPr>
        <w:footnoteRef/>
      </w:r>
      <w:r>
        <w:t xml:space="preserve"> [JS] variant reading, “harp and lyre”</w:t>
      </w:r>
    </w:p>
  </w:footnote>
  <w:footnote w:id="828">
    <w:p w14:paraId="34B39967" w14:textId="2F98E45D" w:rsidR="00E14083" w:rsidRDefault="00E14083" w:rsidP="00AE5C5A">
      <w:pPr>
        <w:pStyle w:val="footnote"/>
      </w:pPr>
      <w:r>
        <w:rPr>
          <w:rStyle w:val="FootnoteReference"/>
        </w:rPr>
        <w:footnoteRef/>
      </w:r>
      <w:r>
        <w:t xml:space="preserve"> [JS] Coptic has “chorus” in place of “dance”</w:t>
      </w:r>
    </w:p>
  </w:footnote>
  <w:footnote w:id="829">
    <w:p w14:paraId="3F01F63D" w14:textId="7FB71CE4" w:rsidR="00E14083" w:rsidRDefault="00E14083" w:rsidP="00FB1741">
      <w:pPr>
        <w:pStyle w:val="footnote"/>
      </w:pPr>
      <w:r>
        <w:rPr>
          <w:rStyle w:val="FootnoteReference"/>
        </w:rPr>
        <w:footnoteRef/>
      </w:r>
      <w:r>
        <w:t xml:space="preserve"> [JS] or “allophyle”, which means “foreigner”, but specificially in reference to Philistines.</w:t>
      </w:r>
    </w:p>
  </w:footnote>
  <w:footnote w:id="830">
    <w:p w14:paraId="234F96D1" w14:textId="322FE18B" w:rsidR="00E14083" w:rsidRDefault="00E14083" w:rsidP="00865C59">
      <w:pPr>
        <w:pStyle w:val="footnote"/>
      </w:pPr>
      <w:r>
        <w:rPr>
          <w:rStyle w:val="FootnoteReference"/>
        </w:rPr>
        <w:footnoteRef/>
      </w:r>
      <w:r>
        <w:t xml:space="preserve"> Or “Spirit”</w:t>
      </w:r>
    </w:p>
  </w:footnote>
  <w:footnote w:id="831">
    <w:p w14:paraId="296DD30B" w14:textId="77777777" w:rsidR="00E14083" w:rsidRDefault="00E1408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32">
    <w:p w14:paraId="75462569" w14:textId="77777777" w:rsidR="00E14083" w:rsidRDefault="00E14083" w:rsidP="00344A59">
      <w:pPr>
        <w:pStyle w:val="footnote"/>
      </w:pPr>
      <w:r>
        <w:rPr>
          <w:rStyle w:val="FootnoteReference"/>
        </w:rPr>
        <w:footnoteRef/>
      </w:r>
      <w:r>
        <w:t xml:space="preserve"> The “alleluia” in each vs is inserted into each verse of the Psalm</w:t>
      </w:r>
    </w:p>
  </w:footnote>
  <w:footnote w:id="833">
    <w:p w14:paraId="1F1613E0" w14:textId="77777777" w:rsidR="00E14083" w:rsidRDefault="00E1408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w:t>
      </w:r>
      <w:proofErr w:type="gramStart"/>
      <w:r>
        <w:t>Therefore</w:t>
      </w:r>
      <w:proofErr w:type="gramEnd"/>
      <w:r>
        <w:t xml:space="preserve"> we recommend singing “Confess the Lord,” or at least “praise the Lord”, and omitting the “to Him” in order to accommodate English grammar.</w:t>
      </w:r>
    </w:p>
  </w:footnote>
  <w:footnote w:id="834">
    <w:p w14:paraId="001DC1B4" w14:textId="77777777" w:rsidR="00E14083" w:rsidRDefault="00E14083" w:rsidP="00A7333E">
      <w:pPr>
        <w:pStyle w:val="footnote"/>
      </w:pPr>
      <w:r>
        <w:rPr>
          <w:rStyle w:val="FootnoteReference"/>
        </w:rPr>
        <w:footnoteRef/>
      </w:r>
      <w:r>
        <w:t xml:space="preserve"> Do obiesance</w:t>
      </w:r>
    </w:p>
  </w:footnote>
  <w:footnote w:id="835">
    <w:p w14:paraId="109CBDA9" w14:textId="77777777" w:rsidR="00E14083" w:rsidRDefault="00E14083" w:rsidP="00A7333E">
      <w:pPr>
        <w:pStyle w:val="footnote"/>
      </w:pPr>
      <w:r>
        <w:rPr>
          <w:rStyle w:val="FootnoteReference"/>
        </w:rPr>
        <w:footnoteRef/>
      </w:r>
      <w:r>
        <w:t xml:space="preserve"> Literally, “horn”</w:t>
      </w:r>
    </w:p>
  </w:footnote>
  <w:footnote w:id="836">
    <w:p w14:paraId="6824A765" w14:textId="77777777" w:rsidR="00E14083" w:rsidRDefault="00E14083" w:rsidP="00A7333E">
      <w:pPr>
        <w:pStyle w:val="footnote"/>
      </w:pPr>
      <w:r>
        <w:rPr>
          <w:rStyle w:val="FootnoteReference"/>
        </w:rPr>
        <w:footnoteRef/>
      </w:r>
      <w:r>
        <w:t xml:space="preserve"> Or, “ways”</w:t>
      </w:r>
    </w:p>
  </w:footnote>
  <w:footnote w:id="837">
    <w:p w14:paraId="6136C7AC" w14:textId="77777777" w:rsidR="00E14083" w:rsidRDefault="00E14083" w:rsidP="00A7333E">
      <w:pPr>
        <w:pStyle w:val="footnote"/>
      </w:pPr>
      <w:r>
        <w:rPr>
          <w:rStyle w:val="FootnoteReference"/>
        </w:rPr>
        <w:footnoteRef/>
      </w:r>
      <w:r>
        <w:t xml:space="preserve"> Literally, “exalt the horn”</w:t>
      </w:r>
    </w:p>
  </w:footnote>
  <w:footnote w:id="838">
    <w:p w14:paraId="0D97069A" w14:textId="77777777" w:rsidR="00E14083" w:rsidRDefault="00E14083" w:rsidP="00A7333E">
      <w:pPr>
        <w:pStyle w:val="footnote"/>
      </w:pPr>
      <w:r>
        <w:rPr>
          <w:rStyle w:val="FootnoteReference"/>
        </w:rPr>
        <w:footnoteRef/>
      </w:r>
      <w:r>
        <w:t xml:space="preserve"> Or “christs”</w:t>
      </w:r>
    </w:p>
  </w:footnote>
  <w:footnote w:id="839">
    <w:p w14:paraId="75E4F1BF" w14:textId="77777777" w:rsidR="00E14083" w:rsidRDefault="00E14083" w:rsidP="00A7333E">
      <w:pPr>
        <w:pStyle w:val="footnote"/>
      </w:pPr>
      <w:r>
        <w:rPr>
          <w:rStyle w:val="FootnoteReference"/>
        </w:rPr>
        <w:footnoteRef/>
      </w:r>
      <w:r>
        <w:t xml:space="preserve"> Or “workers of iniquity”</w:t>
      </w:r>
    </w:p>
  </w:footnote>
  <w:footnote w:id="840">
    <w:p w14:paraId="6B1B283E" w14:textId="77777777" w:rsidR="00E14083" w:rsidRDefault="00E1408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41">
    <w:p w14:paraId="0BE3B61B" w14:textId="77777777" w:rsidR="00E14083" w:rsidRDefault="00E14083" w:rsidP="00A7333E">
      <w:pPr>
        <w:pStyle w:val="footnote"/>
      </w:pPr>
      <w:r>
        <w:rPr>
          <w:rStyle w:val="FootnoteReference"/>
        </w:rPr>
        <w:footnoteRef/>
      </w:r>
      <w:r>
        <w:t xml:space="preserve"> or “blessing”</w:t>
      </w:r>
    </w:p>
  </w:footnote>
  <w:footnote w:id="842">
    <w:p w14:paraId="39CDECB8" w14:textId="77777777" w:rsidR="00E14083" w:rsidRDefault="00E14083" w:rsidP="00A7333E">
      <w:pPr>
        <w:pStyle w:val="footnote"/>
      </w:pPr>
      <w:r>
        <w:rPr>
          <w:rStyle w:val="FootnoteReference"/>
        </w:rPr>
        <w:footnoteRef/>
      </w:r>
      <w:r>
        <w:t xml:space="preserve"> Or “Thy holy Name we do utter”</w:t>
      </w:r>
    </w:p>
  </w:footnote>
  <w:footnote w:id="843">
    <w:p w14:paraId="2BFF308D" w14:textId="77777777" w:rsidR="00E14083" w:rsidRDefault="00E14083" w:rsidP="00A7333E">
      <w:pPr>
        <w:pStyle w:val="footnote"/>
      </w:pPr>
      <w:r>
        <w:rPr>
          <w:rStyle w:val="FootnoteReference"/>
        </w:rPr>
        <w:footnoteRef/>
      </w:r>
      <w:r>
        <w:t xml:space="preserve"> Or “May it be so, Lord!”</w:t>
      </w:r>
    </w:p>
  </w:footnote>
  <w:footnote w:id="844">
    <w:p w14:paraId="7211B02A" w14:textId="77777777" w:rsidR="00E14083" w:rsidRDefault="00E14083" w:rsidP="008A378B">
      <w:pPr>
        <w:pStyle w:val="footnote"/>
      </w:pPr>
      <w:r>
        <w:rPr>
          <w:rStyle w:val="FootnoteReference"/>
        </w:rPr>
        <w:footnoteRef/>
      </w:r>
      <w:r>
        <w:t xml:space="preserve"> Or “thankfully confess You with praise”</w:t>
      </w:r>
    </w:p>
  </w:footnote>
  <w:footnote w:id="845">
    <w:p w14:paraId="693B122B" w14:textId="28D696D4" w:rsidR="00E14083" w:rsidRDefault="00E1408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46">
    <w:p w14:paraId="7672FC08" w14:textId="77777777" w:rsidR="00E14083" w:rsidRDefault="00E14083" w:rsidP="00A7333E">
      <w:pPr>
        <w:pStyle w:val="footnote"/>
      </w:pPr>
      <w:r>
        <w:rPr>
          <w:rStyle w:val="FootnoteReference"/>
        </w:rPr>
        <w:footnoteRef/>
      </w:r>
      <w:r>
        <w:t xml:space="preserve"> Latria</w:t>
      </w:r>
    </w:p>
  </w:footnote>
  <w:footnote w:id="847">
    <w:p w14:paraId="6A1BE515" w14:textId="5E13A526" w:rsidR="00E14083" w:rsidRDefault="00E14083" w:rsidP="00426715">
      <w:pPr>
        <w:pStyle w:val="footnote"/>
      </w:pPr>
      <w:r>
        <w:rPr>
          <w:rStyle w:val="FootnoteReference"/>
        </w:rPr>
        <w:footnoteRef/>
      </w:r>
      <w:r>
        <w:t xml:space="preserve"> Or, “Sing a hymn to Him, and exalt Him beyond measure unto the ages.”</w:t>
      </w:r>
    </w:p>
  </w:footnote>
  <w:footnote w:id="848">
    <w:p w14:paraId="68D0AB21" w14:textId="61EA66CA" w:rsidR="00E14083" w:rsidRDefault="00E14083" w:rsidP="00426715">
      <w:pPr>
        <w:pStyle w:val="footnote"/>
      </w:pPr>
      <w:r>
        <w:rPr>
          <w:rStyle w:val="FootnoteReference"/>
        </w:rPr>
        <w:footnoteRef/>
      </w:r>
      <w:r>
        <w:t xml:space="preserve"> This verse is lacking in the Greek.</w:t>
      </w:r>
    </w:p>
  </w:footnote>
  <w:footnote w:id="849">
    <w:p w14:paraId="26544D11" w14:textId="10502CC8" w:rsidR="00E14083" w:rsidRDefault="00E14083" w:rsidP="007757C9">
      <w:pPr>
        <w:pStyle w:val="footnote"/>
      </w:pPr>
      <w:r>
        <w:rPr>
          <w:rStyle w:val="FootnoteReference"/>
        </w:rPr>
        <w:footnoteRef/>
      </w:r>
      <w:r>
        <w:t xml:space="preserve"> In Greek this verse breaks the pattern and has “Let the earth bless the Lord…”</w:t>
      </w:r>
    </w:p>
  </w:footnote>
  <w:footnote w:id="850">
    <w:p w14:paraId="00301B8D" w14:textId="27445427" w:rsidR="00E14083" w:rsidRDefault="00E14083" w:rsidP="007757C9">
      <w:pPr>
        <w:pStyle w:val="footnote"/>
      </w:pPr>
      <w:r>
        <w:rPr>
          <w:rStyle w:val="FootnoteReference"/>
        </w:rPr>
        <w:footnoteRef/>
      </w:r>
      <w:r>
        <w:t xml:space="preserve"> Greek has “sea-monsters”</w:t>
      </w:r>
    </w:p>
  </w:footnote>
  <w:footnote w:id="851">
    <w:p w14:paraId="0ECD7B50" w14:textId="7593729A" w:rsidR="00E14083" w:rsidRDefault="00E14083" w:rsidP="007757C9">
      <w:pPr>
        <w:pStyle w:val="footnote"/>
      </w:pPr>
      <w:r>
        <w:rPr>
          <w:rStyle w:val="FootnoteReference"/>
        </w:rPr>
        <w:footnoteRef/>
      </w:r>
      <w:r>
        <w:t xml:space="preserve"> [] not found in Gk.</w:t>
      </w:r>
    </w:p>
  </w:footnote>
  <w:footnote w:id="852">
    <w:p w14:paraId="0A00818E" w14:textId="6F9A1D3E" w:rsidR="00E14083" w:rsidRDefault="00E1408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3">
    <w:p w14:paraId="4C080563" w14:textId="076FB7DA" w:rsidR="00E14083" w:rsidRDefault="00E1408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54">
    <w:p w14:paraId="52E6C24B" w14:textId="77777777" w:rsidR="00E14083" w:rsidRDefault="00E14083" w:rsidP="003758F4">
      <w:pPr>
        <w:pStyle w:val="footnote"/>
      </w:pPr>
      <w:r>
        <w:rPr>
          <w:rStyle w:val="FootnoteReference"/>
        </w:rPr>
        <w:footnoteRef/>
      </w:r>
      <w:r>
        <w:t xml:space="preserve"> Or, “Sing a hymn to Him, and exalt Him beyond measure unto the ages.”</w:t>
      </w:r>
    </w:p>
  </w:footnote>
  <w:footnote w:id="855">
    <w:p w14:paraId="3AF01027" w14:textId="77777777" w:rsidR="00E14083" w:rsidRDefault="00E14083" w:rsidP="003758F4">
      <w:pPr>
        <w:pStyle w:val="footnote"/>
      </w:pPr>
      <w:r>
        <w:rPr>
          <w:rStyle w:val="FootnoteReference"/>
        </w:rPr>
        <w:footnoteRef/>
      </w:r>
      <w:r>
        <w:t xml:space="preserve"> In Greek this verse breaks the pattern and has “Let the earth bless the Lord…”</w:t>
      </w:r>
    </w:p>
  </w:footnote>
  <w:footnote w:id="856">
    <w:p w14:paraId="29625A78" w14:textId="77777777" w:rsidR="00E14083" w:rsidRDefault="00E14083" w:rsidP="003758F4">
      <w:pPr>
        <w:pStyle w:val="footnote"/>
      </w:pPr>
      <w:r>
        <w:rPr>
          <w:rStyle w:val="FootnoteReference"/>
        </w:rPr>
        <w:footnoteRef/>
      </w:r>
      <w:r>
        <w:t xml:space="preserve"> [] not found in Gk.</w:t>
      </w:r>
    </w:p>
  </w:footnote>
  <w:footnote w:id="857">
    <w:p w14:paraId="3D357C32" w14:textId="77777777" w:rsidR="00E14083" w:rsidRDefault="00E1408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58">
    <w:p w14:paraId="206912E7" w14:textId="77777777" w:rsidR="00E14083" w:rsidRDefault="00E1408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59">
    <w:p w14:paraId="7A06DB04" w14:textId="77777777" w:rsidR="00E14083" w:rsidRDefault="00E1408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0">
    <w:p w14:paraId="28892EF0" w14:textId="6E1CE2C1" w:rsidR="00E14083" w:rsidRPr="008D5F3D" w:rsidRDefault="00E14083" w:rsidP="008D5F3D">
      <w:pPr>
        <w:pStyle w:val="footnote"/>
      </w:pPr>
      <w:r>
        <w:rPr>
          <w:rStyle w:val="FootnoteReference"/>
        </w:rPr>
        <w:footnoteRef/>
      </w:r>
      <w:r>
        <w:t xml:space="preserve"> [JS] Greek has “stars and light,” while Coptic has “stars of light”</w:t>
      </w:r>
    </w:p>
  </w:footnote>
  <w:footnote w:id="861">
    <w:p w14:paraId="6888EF75" w14:textId="7291EAAC" w:rsidR="00E14083" w:rsidRDefault="00E14083" w:rsidP="00A17656">
      <w:pPr>
        <w:pStyle w:val="footnote"/>
      </w:pPr>
      <w:r>
        <w:rPr>
          <w:rStyle w:val="FootnoteReference"/>
        </w:rPr>
        <w:footnoteRef/>
      </w:r>
      <w:r>
        <w:t xml:space="preserve"> [JS] Gk has “confession/praise of Him is in the earth and heaven”</w:t>
      </w:r>
    </w:p>
  </w:footnote>
  <w:footnote w:id="862">
    <w:p w14:paraId="0C9270F2" w14:textId="14BEF321" w:rsidR="00E14083" w:rsidRDefault="00E14083" w:rsidP="00A17656">
      <w:pPr>
        <w:pStyle w:val="footnote"/>
      </w:pPr>
      <w:r>
        <w:rPr>
          <w:rStyle w:val="FootnoteReference"/>
        </w:rPr>
        <w:footnoteRef/>
      </w:r>
      <w:r>
        <w:t xml:space="preserve"> [JS] literally, “And He will exalt the horn of His people”</w:t>
      </w:r>
    </w:p>
  </w:footnote>
  <w:footnote w:id="863">
    <w:p w14:paraId="2890F7AF" w14:textId="127DC52C" w:rsidR="00E14083" w:rsidRDefault="00E14083" w:rsidP="008A107E">
      <w:pPr>
        <w:pStyle w:val="footnote"/>
      </w:pPr>
      <w:r>
        <w:rPr>
          <w:rStyle w:val="FootnoteReference"/>
        </w:rPr>
        <w:footnoteRef/>
      </w:r>
      <w:r>
        <w:t xml:space="preserve"> or “statutes.” The meaning is the same as in Ps 118: statutes, ordinances, or truths. Literally, “engraved things”</w:t>
      </w:r>
    </w:p>
  </w:footnote>
  <w:footnote w:id="864">
    <w:p w14:paraId="1BA5672C" w14:textId="77777777" w:rsidR="00E14083" w:rsidRDefault="00E14083" w:rsidP="00680B91">
      <w:pPr>
        <w:pStyle w:val="footnote"/>
      </w:pPr>
      <w:r>
        <w:rPr>
          <w:rStyle w:val="FootnoteReference"/>
        </w:rPr>
        <w:footnoteRef/>
      </w:r>
      <w:r>
        <w:t xml:space="preserve"> Latria</w:t>
      </w:r>
    </w:p>
  </w:footnote>
  <w:footnote w:id="865">
    <w:p w14:paraId="690DC348" w14:textId="77777777" w:rsidR="00E14083" w:rsidRDefault="00E1408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6">
    <w:p w14:paraId="0E195254" w14:textId="3469BAAE" w:rsidR="00E14083" w:rsidRDefault="00E1408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67">
    <w:p w14:paraId="50098A0E" w14:textId="77777777" w:rsidR="00E14083" w:rsidRDefault="00E1408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8">
    <w:p w14:paraId="19022051" w14:textId="77777777" w:rsidR="00E14083" w:rsidRDefault="00E1408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69">
    <w:p w14:paraId="3DC9334B" w14:textId="77777777" w:rsidR="00E14083" w:rsidRDefault="00E1408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70">
    <w:p w14:paraId="6AC1A98C" w14:textId="77777777" w:rsidR="00E14083" w:rsidRPr="00260CA9" w:rsidRDefault="00E1408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71">
    <w:p w14:paraId="22924FE1" w14:textId="77777777" w:rsidR="00E14083" w:rsidRDefault="00E14083" w:rsidP="006869EE">
      <w:pPr>
        <w:pStyle w:val="footnote"/>
      </w:pPr>
      <w:r>
        <w:rPr>
          <w:rStyle w:val="FootnoteReference"/>
        </w:rPr>
        <w:footnoteRef/>
      </w:r>
      <w:r>
        <w:t xml:space="preserve"> Literally “hegoumens”, as the monastic and priestly orders have been thoroughly confused.</w:t>
      </w:r>
    </w:p>
  </w:footnote>
  <w:footnote w:id="872">
    <w:p w14:paraId="620F336B" w14:textId="77777777" w:rsidR="00E14083" w:rsidRDefault="00E1408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3">
    <w:p w14:paraId="7C34710D" w14:textId="77777777" w:rsidR="00E14083" w:rsidRDefault="00E1408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4">
    <w:p w14:paraId="02E1F01F" w14:textId="77777777" w:rsidR="00E14083" w:rsidRDefault="00E1408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5">
    <w:p w14:paraId="30C5740F" w14:textId="77777777" w:rsidR="00E14083" w:rsidRDefault="00E1408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76">
    <w:p w14:paraId="22023008" w14:textId="77777777" w:rsidR="00E14083" w:rsidRPr="00B021F8" w:rsidRDefault="00E1408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877">
    <w:p w14:paraId="48F95F73" w14:textId="77777777" w:rsidR="00E14083" w:rsidRDefault="00E14083" w:rsidP="006869EE">
      <w:pPr>
        <w:pStyle w:val="footnote"/>
      </w:pPr>
      <w:r>
        <w:rPr>
          <w:rStyle w:val="FootnoteReference"/>
        </w:rPr>
        <w:footnoteRef/>
      </w:r>
      <w:r>
        <w:t xml:space="preserve"> Originally, this litany belonged to the Deacon, not the Presbyter. However, it has shifted given the rarity of that order.</w:t>
      </w:r>
    </w:p>
  </w:footnote>
  <w:footnote w:id="878">
    <w:p w14:paraId="525C7D42" w14:textId="77777777" w:rsidR="00E14083" w:rsidRDefault="00E14083"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 xml:space="preserve">Burmester, O.H.E. “The Horologion of the Egyptian </w:t>
      </w:r>
      <w:proofErr w:type="gramStart"/>
      <w:r w:rsidRPr="00926B87">
        <w:t>Church :</w:t>
      </w:r>
      <w:proofErr w:type="gramEnd"/>
      <w:r w:rsidRPr="00926B87">
        <w:t xml:space="preserve"> Coptic and Arabic text from a mediaeval manuscript”. Edizioni del Centro Francescano di Studi Orientali Cristiani. Cairo: 1973</w:t>
      </w:r>
    </w:p>
  </w:footnote>
  <w:footnote w:id="879">
    <w:p w14:paraId="413E3953" w14:textId="77777777" w:rsidR="00E14083" w:rsidRDefault="00E14083" w:rsidP="00CA3D47">
      <w:pPr>
        <w:pStyle w:val="footnote"/>
      </w:pPr>
      <w:r>
        <w:rPr>
          <w:rStyle w:val="FootnoteReference"/>
        </w:rPr>
        <w:footnoteRef/>
      </w:r>
      <w:r>
        <w:t xml:space="preserve"> From Paoni 12 to Paopi 19: “Bless the waters of the river this year”.</w:t>
      </w:r>
    </w:p>
    <w:p w14:paraId="0B29F1A8" w14:textId="77777777" w:rsidR="00E14083" w:rsidRDefault="00E14083" w:rsidP="00CA3D47">
      <w:pPr>
        <w:pStyle w:val="footnote"/>
      </w:pPr>
      <w:r>
        <w:t>From Paopi 10 to Tobi 10: “Bless the herbs and the plants”.</w:t>
      </w:r>
    </w:p>
    <w:p w14:paraId="63287EF7" w14:textId="77777777" w:rsidR="00E14083" w:rsidRDefault="00E14083" w:rsidP="00CA3D47">
      <w:pPr>
        <w:pStyle w:val="footnote"/>
      </w:pPr>
      <w:r>
        <w:t>From Tobi 11 to paoni 18: “Bless the air of heaven”.</w:t>
      </w:r>
    </w:p>
  </w:footnote>
  <w:footnote w:id="880">
    <w:p w14:paraId="2C6CD715" w14:textId="77777777" w:rsidR="00E14083" w:rsidRDefault="00E14083">
      <w:pPr>
        <w:pStyle w:val="FootnoteText"/>
      </w:pPr>
      <w:r>
        <w:rPr>
          <w:rStyle w:val="FootnoteReference"/>
        </w:rPr>
        <w:footnoteRef/>
      </w:r>
      <w:r>
        <w:t xml:space="preserve"> Acts 7:60</w:t>
      </w:r>
    </w:p>
  </w:footnote>
  <w:footnote w:id="881">
    <w:p w14:paraId="66841CA4" w14:textId="77777777" w:rsidR="00E14083" w:rsidRDefault="00E14083" w:rsidP="006B061A">
      <w:pPr>
        <w:pStyle w:val="Footnote0"/>
      </w:pPr>
      <w:r>
        <w:rPr>
          <w:rStyle w:val="FootnoteReference"/>
        </w:rPr>
        <w:footnoteRef/>
      </w:r>
      <w:r>
        <w:t xml:space="preserve"> Literally “virgin monastic”. The traditional English term for a female monastic is not “nun”, but “virgin”.</w:t>
      </w:r>
    </w:p>
  </w:footnote>
  <w:footnote w:id="882">
    <w:p w14:paraId="4603A540" w14:textId="757615F9" w:rsidR="00E14083" w:rsidRDefault="00E14083" w:rsidP="00B52F78">
      <w:pPr>
        <w:pStyle w:val="footnote"/>
      </w:pPr>
      <w:r>
        <w:rPr>
          <w:rStyle w:val="FootnoteReference"/>
        </w:rPr>
        <w:footnoteRef/>
      </w:r>
      <w:r>
        <w:t xml:space="preserve"> Composed in English by Heg. Fr. Athanasius Iskander, of Kitchener, Ontario, Canada.</w:t>
      </w:r>
    </w:p>
  </w:footnote>
  <w:footnote w:id="883">
    <w:p w14:paraId="754B9B83" w14:textId="77777777" w:rsidR="00E14083" w:rsidRDefault="00E14083">
      <w:pPr>
        <w:pStyle w:val="footnote"/>
        <w:rPr>
          <w:ins w:id="1118" w:author="Brett Slote" w:date="2011-07-21T19:13:00Z"/>
        </w:rPr>
        <w:pPrChange w:id="1119" w:author="Brett Slote" w:date="2011-07-21T20:05:00Z">
          <w:pPr>
            <w:pStyle w:val="FootnoteText"/>
          </w:pPr>
        </w:pPrChange>
      </w:pPr>
      <w:ins w:id="1120" w:author="Brett Slote" w:date="2011-07-21T19:13:00Z">
        <w:r>
          <w:rPr>
            <w:rStyle w:val="FootnoteReference"/>
          </w:rPr>
          <w:footnoteRef/>
        </w:r>
        <w:r>
          <w:t xml:space="preserve"> Numbers 12:7-8</w:t>
        </w:r>
      </w:ins>
    </w:p>
  </w:footnote>
  <w:footnote w:id="884">
    <w:p w14:paraId="7099EBEB" w14:textId="77777777" w:rsidR="00E14083" w:rsidRDefault="00E14083">
      <w:pPr>
        <w:pStyle w:val="footnote"/>
        <w:rPr>
          <w:ins w:id="1121" w:author="Brett Slote" w:date="2011-07-21T19:13:00Z"/>
        </w:rPr>
        <w:pPrChange w:id="1122" w:author="Brett Slote" w:date="2011-07-21T20:05:00Z">
          <w:pPr>
            <w:pStyle w:val="FootnoteText"/>
          </w:pPr>
        </w:pPrChange>
      </w:pPr>
      <w:ins w:id="1123" w:author="Brett Slote" w:date="2011-07-21T19:13:00Z">
        <w:r>
          <w:rPr>
            <w:rStyle w:val="FootnoteReference"/>
          </w:rPr>
          <w:footnoteRef/>
        </w:r>
        <w:r>
          <w:t xml:space="preserve"> Exodus 28:1</w:t>
        </w:r>
      </w:ins>
    </w:p>
  </w:footnote>
  <w:footnote w:id="885">
    <w:p w14:paraId="5BFC95F9" w14:textId="77777777" w:rsidR="00E14083" w:rsidRDefault="00E14083">
      <w:pPr>
        <w:pStyle w:val="footnote"/>
        <w:rPr>
          <w:ins w:id="1124" w:author="Brett Slote" w:date="2011-07-21T19:13:00Z"/>
        </w:rPr>
        <w:pPrChange w:id="1125" w:author="Brett Slote" w:date="2011-07-21T20:05:00Z">
          <w:pPr>
            <w:pStyle w:val="FootnoteText"/>
          </w:pPr>
        </w:pPrChange>
      </w:pPr>
      <w:ins w:id="1126" w:author="Brett Slote" w:date="2011-07-21T19:13:00Z">
        <w:r>
          <w:rPr>
            <w:rStyle w:val="FootnoteReference"/>
          </w:rPr>
          <w:footnoteRef/>
        </w:r>
        <w:r>
          <w:t xml:space="preserve"> Matthew 16:18</w:t>
        </w:r>
      </w:ins>
    </w:p>
  </w:footnote>
  <w:footnote w:id="886">
    <w:p w14:paraId="04125830" w14:textId="77777777" w:rsidR="00E14083" w:rsidRDefault="00E14083">
      <w:pPr>
        <w:pStyle w:val="footnote"/>
        <w:rPr>
          <w:ins w:id="1128" w:author="Brett Slote" w:date="2011-07-21T19:13:00Z"/>
        </w:rPr>
        <w:pPrChange w:id="1129" w:author="Brett Slote" w:date="2011-07-21T20:05:00Z">
          <w:pPr>
            <w:pStyle w:val="FootnoteText"/>
          </w:pPr>
        </w:pPrChange>
      </w:pPr>
      <w:ins w:id="1130" w:author="Brett Slote" w:date="2011-07-21T19:13:00Z">
        <w:r>
          <w:rPr>
            <w:rStyle w:val="FootnoteReference"/>
          </w:rPr>
          <w:footnoteRef/>
        </w:r>
        <w:r>
          <w:t xml:space="preserve"> Psalms 110:4, Hebrews 5:6,10</w:t>
        </w:r>
      </w:ins>
    </w:p>
  </w:footnote>
  <w:footnote w:id="887">
    <w:p w14:paraId="4ECDDE09" w14:textId="77777777" w:rsidR="00E14083" w:rsidRDefault="00E1408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888">
    <w:p w14:paraId="4ACBECBD" w14:textId="77777777" w:rsidR="00E14083" w:rsidRDefault="00E1408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889">
    <w:p w14:paraId="0C45F6F7" w14:textId="77777777" w:rsidR="00E14083" w:rsidRDefault="00E14083" w:rsidP="00C0205C">
      <w:pPr>
        <w:pStyle w:val="footnote"/>
      </w:pPr>
      <w:r>
        <w:rPr>
          <w:rStyle w:val="FootnoteReference"/>
          <w:rFonts w:eastAsiaTheme="majorEastAsia"/>
        </w:rPr>
        <w:footnoteRef/>
      </w:r>
      <w:r>
        <w:t xml:space="preserve"> Ps 72:10</w:t>
      </w:r>
    </w:p>
  </w:footnote>
  <w:footnote w:id="890">
    <w:p w14:paraId="73200F36" w14:textId="77777777" w:rsidR="00E14083" w:rsidRDefault="00E14083">
      <w:pPr>
        <w:pStyle w:val="FootnoteText"/>
      </w:pPr>
      <w:r>
        <w:rPr>
          <w:rStyle w:val="FootnoteReference"/>
        </w:rPr>
        <w:footnoteRef/>
      </w:r>
      <w:r>
        <w:t xml:space="preserve"> Pope Dioscorus can but substituted here to use this doxology on his feast.</w:t>
      </w:r>
    </w:p>
  </w:footnote>
  <w:footnote w:id="891">
    <w:p w14:paraId="2FF46E46" w14:textId="77777777" w:rsidR="00E14083" w:rsidRDefault="00E14083" w:rsidP="003D4209">
      <w:pPr>
        <w:pStyle w:val="footnote"/>
      </w:pPr>
      <w:r>
        <w:rPr>
          <w:rStyle w:val="FootnoteReference"/>
        </w:rPr>
        <w:footnoteRef/>
      </w:r>
      <w:r>
        <w:t xml:space="preserve"> Dan 12:3</w:t>
      </w:r>
    </w:p>
  </w:footnote>
  <w:footnote w:id="892">
    <w:p w14:paraId="4F373D62" w14:textId="77777777" w:rsidR="00E14083" w:rsidRDefault="00E14083" w:rsidP="003D4209">
      <w:pPr>
        <w:pStyle w:val="footnote"/>
      </w:pPr>
      <w:r>
        <w:rPr>
          <w:rStyle w:val="FootnoteReference"/>
        </w:rPr>
        <w:footnoteRef/>
      </w:r>
      <w:r>
        <w:t xml:space="preserve"> The Scetis Valley in Egypt, from which the word “ascetic” comes. Sheheet means “measure of the heart.”</w:t>
      </w:r>
    </w:p>
  </w:footnote>
  <w:footnote w:id="893">
    <w:p w14:paraId="153ABD29" w14:textId="77777777" w:rsidR="00E14083" w:rsidRDefault="00E14083" w:rsidP="003D4209">
      <w:pPr>
        <w:pStyle w:val="footnote"/>
      </w:pPr>
      <w:r>
        <w:rPr>
          <w:rStyle w:val="FootnoteReference"/>
        </w:rPr>
        <w:footnoteRef/>
      </w:r>
      <w:r>
        <w:t xml:space="preserve"> Cf Lk 22:30, Mt</w:t>
      </w:r>
      <w:r w:rsidRPr="003D4209">
        <w:rPr>
          <w:rStyle w:val="footnoteChar"/>
        </w:rPr>
        <w:t xml:space="preserve"> </w:t>
      </w:r>
      <w:r>
        <w:t>19:20</w:t>
      </w:r>
    </w:p>
  </w:footnote>
  <w:footnote w:id="894">
    <w:p w14:paraId="0977783C" w14:textId="77777777" w:rsidR="00E14083" w:rsidRDefault="00E14083">
      <w:pPr>
        <w:pStyle w:val="FootnoteText"/>
      </w:pPr>
      <w:r>
        <w:rPr>
          <w:rStyle w:val="FootnoteReference"/>
        </w:rPr>
        <w:footnoteRef/>
      </w:r>
      <w:r>
        <w:t xml:space="preserve"> Rev 4:6</w:t>
      </w:r>
    </w:p>
  </w:footnote>
  <w:footnote w:id="895">
    <w:p w14:paraId="474C3AF6" w14:textId="77777777" w:rsidR="00E14083" w:rsidRDefault="00E14083" w:rsidP="00104A9B">
      <w:pPr>
        <w:pStyle w:val="FootnoteText"/>
        <w:rPr>
          <w:ins w:id="1230" w:author="Brett Slote" w:date="2011-07-19T15:43:00Z"/>
        </w:rPr>
      </w:pPr>
      <w:ins w:id="1231" w:author="Brett Slote" w:date="2011-07-19T15:43:00Z">
        <w:r>
          <w:rPr>
            <w:rStyle w:val="FootnoteReference"/>
          </w:rPr>
          <w:footnoteRef/>
        </w:r>
        <w:r>
          <w:t xml:space="preserve"> or supplications/intercessions</w:t>
        </w:r>
      </w:ins>
    </w:p>
  </w:footnote>
  <w:footnote w:id="896">
    <w:p w14:paraId="527ECCCD" w14:textId="77777777" w:rsidR="00E14083" w:rsidRDefault="00E14083">
      <w:pPr>
        <w:pStyle w:val="footnote"/>
        <w:rPr>
          <w:ins w:id="1232" w:author="Brett Slote" w:date="2011-07-19T15:43:00Z"/>
        </w:rPr>
        <w:pPrChange w:id="1233" w:author="Brett Slote" w:date="2011-07-21T19:56:00Z">
          <w:pPr>
            <w:pStyle w:val="FootnoteText"/>
          </w:pPr>
        </w:pPrChange>
      </w:pPr>
      <w:ins w:id="1234" w:author="Brett Slote" w:date="2011-07-19T15:43:00Z">
        <w:r>
          <w:rPr>
            <w:rStyle w:val="FootnoteReference"/>
          </w:rPr>
          <w:footnoteRef/>
        </w:r>
        <w:r>
          <w:t xml:space="preserve"> Joel 3:13 – but I’m trying to remember something that says “the harvest is full and the wheat plentiful”</w:t>
        </w:r>
      </w:ins>
    </w:p>
  </w:footnote>
  <w:footnote w:id="897">
    <w:p w14:paraId="6583C1B7" w14:textId="77777777" w:rsidR="00E14083" w:rsidRDefault="00E14083">
      <w:pPr>
        <w:pStyle w:val="footnote"/>
        <w:rPr>
          <w:ins w:id="1235" w:author="Brett Slote" w:date="2011-07-19T15:43:00Z"/>
          <w:rFonts w:ascii="Antonious" w:hAnsi="Antonious" w:cs="Antonious"/>
        </w:rPr>
        <w:pPrChange w:id="1236" w:author="Brett Slote" w:date="2011-07-21T19:56:00Z">
          <w:pPr>
            <w:widowControl w:val="0"/>
            <w:autoSpaceDE w:val="0"/>
            <w:autoSpaceDN w:val="0"/>
            <w:adjustRightInd w:val="0"/>
          </w:pPr>
        </w:pPrChange>
      </w:pPr>
      <w:ins w:id="123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898">
    <w:p w14:paraId="3A76C60E" w14:textId="214D0337" w:rsidR="00E14083" w:rsidRDefault="00E1408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899">
    <w:p w14:paraId="0AAB833E" w14:textId="77777777" w:rsidR="00E14083" w:rsidRDefault="00E14083">
      <w:pPr>
        <w:pStyle w:val="FootnoteText"/>
      </w:pPr>
      <w:r>
        <w:rPr>
          <w:rStyle w:val="FootnoteReference"/>
        </w:rPr>
        <w:footnoteRef/>
      </w:r>
      <w:r>
        <w:t xml:space="preserve"> Rev 4:4</w:t>
      </w:r>
    </w:p>
  </w:footnote>
  <w:footnote w:id="900">
    <w:p w14:paraId="70D69B5E" w14:textId="77777777" w:rsidR="00E14083" w:rsidRDefault="00E14083">
      <w:pPr>
        <w:pStyle w:val="FootnoteText"/>
      </w:pPr>
      <w:r>
        <w:rPr>
          <w:rStyle w:val="FootnoteReference"/>
        </w:rPr>
        <w:footnoteRef/>
      </w:r>
      <w:r>
        <w:t xml:space="preserve"> Rev 5:8</w:t>
      </w:r>
    </w:p>
  </w:footnote>
  <w:footnote w:id="901">
    <w:p w14:paraId="741347AD" w14:textId="77777777" w:rsidR="00E14083" w:rsidRDefault="00E14083">
      <w:pPr>
        <w:pStyle w:val="footnote"/>
        <w:rPr>
          <w:ins w:id="1261" w:author="Brett Slote" w:date="2011-07-19T18:33:00Z"/>
        </w:rPr>
        <w:pPrChange w:id="1262" w:author="Brett Slote" w:date="2011-07-21T19:58:00Z">
          <w:pPr>
            <w:pStyle w:val="FootnoteText"/>
          </w:pPr>
        </w:pPrChange>
      </w:pPr>
      <w:ins w:id="1263" w:author="Brett Slote" w:date="2011-07-19T18:33:00Z">
        <w:r w:rsidRPr="00C96A85">
          <w:rPr>
            <w:rStyle w:val="FootnoteReference"/>
            <w:vertAlign w:val="baseline"/>
          </w:rPr>
          <w:footnoteRef/>
        </w:r>
        <w:r w:rsidRPr="00C96A85">
          <w:t xml:space="preserve"> Ephesians 6:11</w:t>
        </w:r>
      </w:ins>
      <w:r>
        <w:t xml:space="preserve"> </w:t>
      </w:r>
      <w:ins w:id="1264" w:author="Brett Slote" w:date="2011-07-19T18:33:00Z">
        <w:r w:rsidRPr="00C96A85">
          <w:t>(Literally: “all the girding”)</w:t>
        </w:r>
      </w:ins>
    </w:p>
  </w:footnote>
  <w:footnote w:id="902">
    <w:p w14:paraId="22B1B2A8" w14:textId="77777777" w:rsidR="00E14083" w:rsidRDefault="00E14083">
      <w:pPr>
        <w:pStyle w:val="footnote"/>
        <w:rPr>
          <w:ins w:id="1267" w:author="Brett Slote" w:date="2011-07-19T18:34:00Z"/>
        </w:rPr>
        <w:pPrChange w:id="1268" w:author="Brett Slote" w:date="2011-07-21T19:58:00Z">
          <w:pPr>
            <w:pStyle w:val="FootnoteText"/>
          </w:pPr>
        </w:pPrChange>
      </w:pPr>
      <w:ins w:id="1269" w:author="Brett Slote" w:date="2011-07-19T18:34:00Z">
        <w:r>
          <w:rPr>
            <w:rStyle w:val="FootnoteReference"/>
          </w:rPr>
          <w:footnoteRef/>
        </w:r>
        <w:r>
          <w:t xml:space="preserve"> Col 3:1</w:t>
        </w:r>
      </w:ins>
    </w:p>
  </w:footnote>
  <w:footnote w:id="903">
    <w:p w14:paraId="515A7079" w14:textId="77777777" w:rsidR="00E14083" w:rsidRDefault="00E140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4">
    <w:p w14:paraId="11CE8A3A" w14:textId="77777777" w:rsidR="00E14083" w:rsidRDefault="00E140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5">
    <w:p w14:paraId="40B3C553" w14:textId="77777777" w:rsidR="00E14083" w:rsidRDefault="00E140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6">
    <w:p w14:paraId="161FA5C9" w14:textId="77777777" w:rsidR="00E14083" w:rsidRDefault="00E1408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907">
    <w:p w14:paraId="5727BFD3" w14:textId="77777777" w:rsidR="00E14083" w:rsidRDefault="00E1408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08">
    <w:p w14:paraId="2AF6D726" w14:textId="77777777" w:rsidR="00E14083" w:rsidRPr="00A20ACC" w:rsidRDefault="00E14083">
      <w:pPr>
        <w:pStyle w:val="footnote"/>
        <w:rPr>
          <w:ins w:id="1312" w:author="Brett Slote" w:date="2011-07-21T18:59:00Z"/>
          <w:color w:val="FF0000"/>
          <w:rPrChange w:id="1313" w:author="Brett Slote" w:date="2011-07-21T20:03:00Z">
            <w:rPr>
              <w:ins w:id="1314" w:author="Brett Slote" w:date="2011-07-21T18:59:00Z"/>
            </w:rPr>
          </w:rPrChange>
        </w:rPr>
        <w:pPrChange w:id="1315" w:author="Brett Slote" w:date="2011-07-21T20:03:00Z">
          <w:pPr>
            <w:pStyle w:val="FootnoteText"/>
          </w:pPr>
        </w:pPrChange>
      </w:pPr>
      <w:ins w:id="1316" w:author="Brett Slote" w:date="2011-07-21T18:59:00Z">
        <w:r w:rsidRPr="003A78C2">
          <w:rPr>
            <w:rStyle w:val="FootnoteReference"/>
            <w:color w:val="FF0000"/>
            <w:rPrChange w:id="1317" w:author="Brett Slote" w:date="2011-07-21T20:03:00Z">
              <w:rPr>
                <w:rStyle w:val="FootnoteReference"/>
              </w:rPr>
            </w:rPrChange>
          </w:rPr>
          <w:footnoteRef/>
        </w:r>
        <w:r w:rsidRPr="003A78C2">
          <w:rPr>
            <w:color w:val="FF0000"/>
            <w:rPrChange w:id="1318" w:author="Brett Slote" w:date="2011-07-21T20:03:00Z">
              <w:rPr>
                <w:vertAlign w:val="superscript"/>
              </w:rPr>
            </w:rPrChange>
          </w:rPr>
          <w:t xml:space="preserve"> Should decide on whether we’re going with Scete or Shiheet – Shiheet is easier to sing, but for now put “English” equivalents.</w:t>
        </w:r>
      </w:ins>
    </w:p>
  </w:footnote>
  <w:footnote w:id="909">
    <w:p w14:paraId="5AA889F2" w14:textId="77777777" w:rsidR="00E14083" w:rsidRDefault="00E14083">
      <w:pPr>
        <w:pStyle w:val="footnote"/>
        <w:rPr>
          <w:ins w:id="1319" w:author="Brett Slote" w:date="2011-07-21T19:00:00Z"/>
        </w:rPr>
        <w:pPrChange w:id="1320" w:author="Brett Slote" w:date="2011-07-21T20:03:00Z">
          <w:pPr>
            <w:pStyle w:val="FootnoteText"/>
          </w:pPr>
        </w:pPrChange>
      </w:pPr>
      <w:ins w:id="1321" w:author="Brett Slote" w:date="2011-07-21T19:00:00Z">
        <w:r>
          <w:rPr>
            <w:rStyle w:val="FootnoteReference"/>
          </w:rPr>
          <w:footnoteRef/>
        </w:r>
        <w:r>
          <w:t xml:space="preserve"> Need to do some research into the name of this man in English</w:t>
        </w:r>
      </w:ins>
    </w:p>
  </w:footnote>
  <w:footnote w:id="910">
    <w:p w14:paraId="4DD173AD" w14:textId="50F9B05A" w:rsidR="00E14083" w:rsidRDefault="00E14083" w:rsidP="00B52F78">
      <w:pPr>
        <w:pStyle w:val="footnote"/>
      </w:pPr>
      <w:r>
        <w:rPr>
          <w:rStyle w:val="FootnoteReference"/>
        </w:rPr>
        <w:footnoteRef/>
      </w:r>
      <w:r>
        <w:t xml:space="preserve"> Though not found on the Coptic Calendar, as one of the 318 gathered at Nicaea, it is fitting to venerate St. Spyridon.</w:t>
      </w:r>
    </w:p>
  </w:footnote>
  <w:footnote w:id="911">
    <w:p w14:paraId="0EC0EB26" w14:textId="77777777" w:rsidR="00E14083" w:rsidRDefault="00E1408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12">
    <w:p w14:paraId="1A09C94E" w14:textId="77777777" w:rsidR="00E14083" w:rsidRDefault="00E14083" w:rsidP="00073003">
      <w:pPr>
        <w:pStyle w:val="footnote"/>
      </w:pPr>
      <w:r>
        <w:rPr>
          <w:rStyle w:val="FootnoteReference"/>
        </w:rPr>
        <w:footnoteRef/>
      </w:r>
      <w:r>
        <w:t xml:space="preserve"> Revelation 7:2</w:t>
      </w:r>
    </w:p>
  </w:footnote>
  <w:footnote w:id="913">
    <w:p w14:paraId="047C672B" w14:textId="77777777" w:rsidR="00E14083" w:rsidRDefault="00E14083" w:rsidP="00073003">
      <w:pPr>
        <w:pStyle w:val="footnote"/>
      </w:pPr>
      <w:r>
        <w:rPr>
          <w:rStyle w:val="FootnoteReference"/>
        </w:rPr>
        <w:footnoteRef/>
      </w:r>
      <w:r>
        <w:t xml:space="preserve"> Revelation 7:3</w:t>
      </w:r>
    </w:p>
  </w:footnote>
  <w:footnote w:id="914">
    <w:p w14:paraId="338E8815" w14:textId="77777777" w:rsidR="00E14083" w:rsidRDefault="00E1408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15">
    <w:p w14:paraId="7E074E97" w14:textId="77777777" w:rsidR="00E14083" w:rsidRDefault="00E14083" w:rsidP="00BC160E">
      <w:pPr>
        <w:pStyle w:val="footnote"/>
      </w:pPr>
      <w:r>
        <w:rPr>
          <w:rStyle w:val="FootnoteReference"/>
        </w:rPr>
        <w:footnoteRef/>
      </w:r>
      <w:r>
        <w:t xml:space="preserve"> John 13:25</w:t>
      </w:r>
    </w:p>
  </w:footnote>
  <w:footnote w:id="916">
    <w:p w14:paraId="0E087572" w14:textId="27E962C9" w:rsidR="00E14083" w:rsidRDefault="00E1408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17">
    <w:p w14:paraId="795EE333" w14:textId="77777777" w:rsidR="00E14083" w:rsidRDefault="00E14083" w:rsidP="00B53E05">
      <w:pPr>
        <w:pStyle w:val="footnote"/>
      </w:pPr>
      <w:r>
        <w:rPr>
          <w:rStyle w:val="FootnoteReference"/>
        </w:rPr>
        <w:footnoteRef/>
      </w:r>
      <w:r>
        <w:t xml:space="preserve"> Normally reserved for the Theotokos.</w:t>
      </w:r>
    </w:p>
  </w:footnote>
  <w:footnote w:id="918">
    <w:p w14:paraId="483F0E8B" w14:textId="77777777" w:rsidR="00E14083" w:rsidRDefault="00E14083" w:rsidP="00B53E05">
      <w:pPr>
        <w:pStyle w:val="footnote"/>
      </w:pPr>
      <w:r>
        <w:rPr>
          <w:rStyle w:val="FootnoteReference"/>
        </w:rPr>
        <w:footnoteRef/>
      </w:r>
      <w:r>
        <w:t xml:space="preserve"> The law of righteousness, not the Law of the Old Covenant.</w:t>
      </w:r>
    </w:p>
  </w:footnote>
  <w:footnote w:id="919">
    <w:p w14:paraId="361DBD71" w14:textId="77777777" w:rsidR="00E14083" w:rsidRDefault="00E14083" w:rsidP="00662600">
      <w:pPr>
        <w:pStyle w:val="footnote"/>
      </w:pPr>
      <w:r>
        <w:rPr>
          <w:rStyle w:val="FootnoteReference"/>
        </w:rPr>
        <w:footnoteRef/>
      </w:r>
      <w:r>
        <w:t xml:space="preserve"> Or image</w:t>
      </w:r>
    </w:p>
  </w:footnote>
  <w:footnote w:id="920">
    <w:p w14:paraId="2DF974D0" w14:textId="77777777" w:rsidR="00E14083" w:rsidRDefault="00E14083">
      <w:pPr>
        <w:pStyle w:val="footnote"/>
        <w:rPr>
          <w:ins w:id="1422" w:author="Brett Slote" w:date="2011-07-21T18:57:00Z"/>
        </w:rPr>
        <w:pPrChange w:id="1423" w:author="Brett Slote" w:date="2011-07-21T20:03:00Z">
          <w:pPr>
            <w:pStyle w:val="FootnoteText"/>
          </w:pPr>
        </w:pPrChange>
      </w:pPr>
      <w:ins w:id="1424" w:author="Brett Slote" w:date="2011-07-21T18:57:00Z">
        <w:r>
          <w:rPr>
            <w:rStyle w:val="FootnoteReference"/>
          </w:rPr>
          <w:footnoteRef/>
        </w:r>
        <w:r>
          <w:t xml:space="preserve"> Colossians 3:14</w:t>
        </w:r>
      </w:ins>
    </w:p>
  </w:footnote>
  <w:footnote w:id="921">
    <w:p w14:paraId="56032475" w14:textId="77777777" w:rsidR="00E14083" w:rsidRDefault="00E14083" w:rsidP="00E22010">
      <w:pPr>
        <w:pStyle w:val="footnote"/>
      </w:pPr>
      <w:r>
        <w:rPr>
          <w:rStyle w:val="FootnoteReference"/>
        </w:rPr>
        <w:footnoteRef/>
      </w:r>
      <w:r>
        <w:t xml:space="preserve"> 2 Tim 4:7</w:t>
      </w:r>
    </w:p>
  </w:footnote>
  <w:footnote w:id="922">
    <w:p w14:paraId="519A6EA0" w14:textId="77777777" w:rsidR="00E14083" w:rsidRDefault="00E14083" w:rsidP="00E22010">
      <w:pPr>
        <w:pStyle w:val="footnote"/>
      </w:pPr>
      <w:r>
        <w:rPr>
          <w:rStyle w:val="FootnoteReference"/>
        </w:rPr>
        <w:footnoteRef/>
      </w:r>
      <w:r>
        <w:t xml:space="preserve"> 2 Tim 4:8</w:t>
      </w:r>
    </w:p>
  </w:footnote>
  <w:footnote w:id="923">
    <w:p w14:paraId="2C92CCF6" w14:textId="77777777" w:rsidR="00E14083" w:rsidRDefault="00E14083" w:rsidP="001779C0">
      <w:pPr>
        <w:pStyle w:val="footnote"/>
      </w:pPr>
      <w:r>
        <w:rPr>
          <w:rStyle w:val="FootnoteReference"/>
        </w:rPr>
        <w:footnoteRef/>
      </w:r>
      <w:r>
        <w:t xml:space="preserve"> Composed in Coptic and Arabic by H.G. Bishop Demetrius of Malawi circa A.D. 2000.</w:t>
      </w:r>
    </w:p>
  </w:footnote>
  <w:footnote w:id="924">
    <w:p w14:paraId="16CDD53B" w14:textId="77777777" w:rsidR="00E14083" w:rsidRDefault="00E1408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25">
    <w:p w14:paraId="717A066E" w14:textId="77777777" w:rsidR="00E14083" w:rsidRDefault="00E14083">
      <w:pPr>
        <w:pStyle w:val="footnote"/>
        <w:rPr>
          <w:ins w:id="1487" w:author="Brett Slote" w:date="2011-07-21T18:45:00Z"/>
        </w:rPr>
        <w:pPrChange w:id="1488" w:author="Brett Slote" w:date="2011-07-21T20:01:00Z">
          <w:pPr>
            <w:pStyle w:val="FootnoteText"/>
          </w:pPr>
        </w:pPrChange>
      </w:pPr>
      <w:ins w:id="1489" w:author="Brett Slote" w:date="2011-07-21T18:45:00Z">
        <w:r>
          <w:rPr>
            <w:rStyle w:val="FootnoteReference"/>
          </w:rPr>
          <w:footnoteRef/>
        </w:r>
        <w:r>
          <w:t xml:space="preserve"> Daniel 12:3</w:t>
        </w:r>
      </w:ins>
    </w:p>
  </w:footnote>
  <w:footnote w:id="926">
    <w:p w14:paraId="7155AD88" w14:textId="77777777" w:rsidR="00E14083" w:rsidRDefault="00E14083">
      <w:pPr>
        <w:pStyle w:val="footnote"/>
        <w:rPr>
          <w:ins w:id="1490" w:author="Brett Slote" w:date="2011-07-21T18:46:00Z"/>
        </w:rPr>
        <w:pPrChange w:id="1491" w:author="Brett Slote" w:date="2011-07-21T20:01:00Z">
          <w:pPr>
            <w:pStyle w:val="FootnoteText"/>
          </w:pPr>
        </w:pPrChange>
      </w:pPr>
      <w:ins w:id="1492" w:author="Brett Slote" w:date="2011-07-21T18:46:00Z">
        <w:r>
          <w:rPr>
            <w:rStyle w:val="FootnoteReference"/>
          </w:rPr>
          <w:footnoteRef/>
        </w:r>
        <w:r>
          <w:t xml:space="preserve"> Literally: all </w:t>
        </w:r>
        <w:proofErr w:type="gramStart"/>
        <w:r>
          <w:t>you</w:t>
        </w:r>
        <w:proofErr w:type="gramEnd"/>
        <w:r>
          <w:t xml:space="preserve"> monastic folk</w:t>
        </w:r>
      </w:ins>
    </w:p>
  </w:footnote>
  <w:footnote w:id="927">
    <w:p w14:paraId="7EEF391B" w14:textId="77777777" w:rsidR="00E14083" w:rsidRDefault="00E14083">
      <w:pPr>
        <w:pStyle w:val="FootnoteText"/>
      </w:pPr>
      <w:r>
        <w:rPr>
          <w:rStyle w:val="FootnoteReference"/>
        </w:rPr>
        <w:footnoteRef/>
      </w:r>
      <w:r>
        <w:t xml:space="preserve"> Published by Abouna Matta El-Maskeen of St. Macarius’ Monastery.</w:t>
      </w:r>
    </w:p>
  </w:footnote>
  <w:footnote w:id="928">
    <w:p w14:paraId="6BC2BFA9" w14:textId="77777777" w:rsidR="00E14083" w:rsidRDefault="00E1408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9">
    <w:p w14:paraId="3A6EC701" w14:textId="77777777" w:rsidR="00E14083" w:rsidRDefault="00E14083" w:rsidP="00670C79">
      <w:pPr>
        <w:pStyle w:val="footnote"/>
      </w:pPr>
      <w:r>
        <w:rPr>
          <w:rStyle w:val="FootnoteReference"/>
        </w:rPr>
        <w:footnoteRef/>
      </w:r>
      <w:r>
        <w:t xml:space="preserve"> Modern day Ethiopia and Eritrea.</w:t>
      </w:r>
    </w:p>
  </w:footnote>
  <w:footnote w:id="930">
    <w:p w14:paraId="46D5577E" w14:textId="77777777" w:rsidR="00E14083" w:rsidRDefault="00E14083" w:rsidP="0047441D">
      <w:pPr>
        <w:pStyle w:val="footnote"/>
      </w:pPr>
      <w:r>
        <w:rPr>
          <w:rStyle w:val="FootnoteReference"/>
        </w:rPr>
        <w:footnoteRef/>
      </w:r>
      <w:r>
        <w:t xml:space="preserve"> St. F</w:t>
      </w:r>
      <w:r w:rsidRPr="006422C6">
        <w:t>rumentius</w:t>
      </w:r>
      <w:r>
        <w:t>, whom the Ethiopians called “Abune Selama.”</w:t>
      </w:r>
    </w:p>
  </w:footnote>
  <w:footnote w:id="931">
    <w:p w14:paraId="2F5E6ED4" w14:textId="52CEBBCB" w:rsidR="00E14083" w:rsidRDefault="00E14083" w:rsidP="00BD2B3F">
      <w:pPr>
        <w:pStyle w:val="footnote"/>
      </w:pPr>
      <w:r>
        <w:rPr>
          <w:rStyle w:val="FootnoteReference"/>
        </w:rPr>
        <w:footnoteRef/>
      </w:r>
      <w:r>
        <w:t xml:space="preserve"> Adapted from the hymn of St. Severus of Antioch, in 2015 in English.</w:t>
      </w:r>
    </w:p>
  </w:footnote>
  <w:footnote w:id="932">
    <w:p w14:paraId="018A465B" w14:textId="77777777" w:rsidR="00E14083" w:rsidRDefault="00E14083">
      <w:pPr>
        <w:pStyle w:val="footnote"/>
        <w:rPr>
          <w:ins w:id="1578" w:author="Brett Slote" w:date="2011-07-21T19:11:00Z"/>
        </w:rPr>
        <w:pPrChange w:id="1579" w:author="Brett Slote" w:date="2011-07-21T20:05:00Z">
          <w:pPr>
            <w:pStyle w:val="FootnoteText"/>
          </w:pPr>
        </w:pPrChange>
      </w:pPr>
      <w:ins w:id="1580" w:author="Brett Slote" w:date="2011-07-21T19:11:00Z">
        <w:r>
          <w:rPr>
            <w:rStyle w:val="FootnoteReference"/>
          </w:rPr>
          <w:footnoteRef/>
        </w:r>
        <w:r>
          <w:t xml:space="preserve"> Psalm 41:1</w:t>
        </w:r>
      </w:ins>
    </w:p>
  </w:footnote>
  <w:footnote w:id="933">
    <w:p w14:paraId="30B9D2C6" w14:textId="77777777" w:rsidR="00E14083" w:rsidRDefault="00E1408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34">
    <w:p w14:paraId="63D7B4DE" w14:textId="77777777" w:rsidR="00E14083" w:rsidRDefault="00E1408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35">
    <w:p w14:paraId="6542A42A" w14:textId="77777777" w:rsidR="00E14083" w:rsidRDefault="00E1408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36">
    <w:p w14:paraId="48A0DCFD" w14:textId="77777777" w:rsidR="00E14083" w:rsidRDefault="00E14083" w:rsidP="006D27E4">
      <w:pPr>
        <w:pStyle w:val="Footnote0"/>
      </w:pPr>
      <w:r>
        <w:rPr>
          <w:rStyle w:val="FootnoteReference"/>
        </w:rPr>
        <w:footnoteRef/>
      </w:r>
      <w:r>
        <w:t xml:space="preserve"> In modern day Libya</w:t>
      </w:r>
    </w:p>
  </w:footnote>
  <w:footnote w:id="937">
    <w:p w14:paraId="5E4AA7CE" w14:textId="77777777" w:rsidR="00E14083" w:rsidRDefault="00E14083">
      <w:pPr>
        <w:pStyle w:val="footnote"/>
        <w:rPr>
          <w:ins w:id="1605" w:author="Brett Slote" w:date="2011-07-21T18:49:00Z"/>
        </w:rPr>
        <w:pPrChange w:id="1606" w:author="Brett Slote" w:date="2011-07-21T20:02:00Z">
          <w:pPr>
            <w:pStyle w:val="FootnoteText"/>
          </w:pPr>
        </w:pPrChange>
      </w:pPr>
      <w:ins w:id="1607" w:author="Brett Slote" w:date="2011-07-21T18:49:00Z">
        <w:r>
          <w:rPr>
            <w:rStyle w:val="FootnoteReference"/>
          </w:rPr>
          <w:footnoteRef/>
        </w:r>
        <w:r>
          <w:t xml:space="preserve"> Note that </w:t>
        </w:r>
        <w:r w:rsidRPr="003A78C2">
          <w:rPr>
            <w:rFonts w:ascii="CS Avva Shenouda" w:hAnsi="CS Avva Shenouda"/>
            <w:rPrChange w:id="1608" w:author="Brett Slote" w:date="2011-07-21T20:02:00Z">
              <w:rPr>
                <w:rFonts w:ascii="Antonious Normal" w:hAnsi="Antonious Normal"/>
              </w:rPr>
            </w:rPrChange>
          </w:rPr>
          <w:t>twou</w:t>
        </w:r>
        <w:r>
          <w:t xml:space="preserve"> is used as mountain and desert interchangeably in Coptic monastic literature</w:t>
        </w:r>
      </w:ins>
    </w:p>
  </w:footnote>
  <w:footnote w:id="938">
    <w:p w14:paraId="71147821" w14:textId="77777777" w:rsidR="00E14083" w:rsidRDefault="00E14083">
      <w:pPr>
        <w:pStyle w:val="footnote"/>
        <w:rPr>
          <w:ins w:id="1609" w:author="Brett Slote" w:date="2011-07-21T18:50:00Z"/>
        </w:rPr>
        <w:pPrChange w:id="1610" w:author="Brett Slote" w:date="2011-07-21T20:02:00Z">
          <w:pPr>
            <w:pStyle w:val="FootnoteText"/>
          </w:pPr>
        </w:pPrChange>
      </w:pPr>
      <w:ins w:id="1611" w:author="Brett Slote" w:date="2011-07-21T18:50:00Z">
        <w:r>
          <w:rPr>
            <w:rStyle w:val="FootnoteReference"/>
          </w:rPr>
          <w:footnoteRef/>
        </w:r>
        <w:r>
          <w:t xml:space="preserve"> US book has “travails of torment” – but it’s not possessive.</w:t>
        </w:r>
      </w:ins>
    </w:p>
  </w:footnote>
  <w:footnote w:id="939">
    <w:p w14:paraId="39517237" w14:textId="77777777" w:rsidR="00E14083" w:rsidRDefault="00E14083">
      <w:pPr>
        <w:pStyle w:val="footnote"/>
        <w:rPr>
          <w:ins w:id="1612" w:author="Brett Slote" w:date="2011-07-21T18:49:00Z"/>
        </w:rPr>
        <w:pPrChange w:id="1613" w:author="Brett Slote" w:date="2011-07-21T20:02:00Z">
          <w:pPr>
            <w:pStyle w:val="FootnoteText"/>
          </w:pPr>
        </w:pPrChange>
      </w:pPr>
      <w:ins w:id="1614" w:author="Brett Slote" w:date="2011-07-21T18:49:00Z">
        <w:r>
          <w:rPr>
            <w:rStyle w:val="FootnoteReference"/>
          </w:rPr>
          <w:footnoteRef/>
        </w:r>
        <w:r>
          <w:t xml:space="preserve"> 1 Peter 1:4</w:t>
        </w:r>
      </w:ins>
    </w:p>
  </w:footnote>
  <w:footnote w:id="940">
    <w:p w14:paraId="049774F0" w14:textId="77777777" w:rsidR="00E14083" w:rsidRDefault="00E14083" w:rsidP="00E77C68">
      <w:pPr>
        <w:pStyle w:val="footnote"/>
      </w:pPr>
      <w:r>
        <w:rPr>
          <w:rStyle w:val="FootnoteReference"/>
        </w:rPr>
        <w:footnoteRef/>
      </w:r>
      <w:r>
        <w:t xml:space="preserve"> The Coptic has “Three names, one God,” which is the heresy of modalism, and certainly was not said at Ephesus.</w:t>
      </w:r>
    </w:p>
  </w:footnote>
  <w:footnote w:id="941">
    <w:p w14:paraId="416DBD35" w14:textId="77777777" w:rsidR="00E14083" w:rsidRDefault="00E14083" w:rsidP="00E77C68">
      <w:pPr>
        <w:pStyle w:val="footnote"/>
      </w:pPr>
      <w:r>
        <w:rPr>
          <w:rStyle w:val="FootnoteReference"/>
        </w:rPr>
        <w:footnoteRef/>
      </w:r>
      <w:r>
        <w:t xml:space="preserve"> This line is heretical.</w:t>
      </w:r>
    </w:p>
  </w:footnote>
  <w:footnote w:id="942">
    <w:p w14:paraId="2A005F90" w14:textId="77777777" w:rsidR="00E14083" w:rsidRDefault="00E14083">
      <w:pPr>
        <w:pStyle w:val="footnote"/>
        <w:rPr>
          <w:ins w:id="1649" w:author="Brett Slote" w:date="2011-07-21T18:55:00Z"/>
        </w:rPr>
        <w:pPrChange w:id="1650" w:author="Brett Slote" w:date="2011-07-21T20:02:00Z">
          <w:pPr>
            <w:pStyle w:val="FootnoteText"/>
          </w:pPr>
        </w:pPrChange>
      </w:pPr>
      <w:ins w:id="1651" w:author="Brett Slote" w:date="2011-07-21T18:55:00Z">
        <w:r>
          <w:rPr>
            <w:rStyle w:val="FootnoteReference"/>
          </w:rPr>
          <w:footnoteRef/>
        </w:r>
        <w:r>
          <w:t xml:space="preserve"> Hallow or consecrate – this was, according to a tradition, when he formerly became an archimandrite</w:t>
        </w:r>
      </w:ins>
    </w:p>
  </w:footnote>
  <w:footnote w:id="943">
    <w:p w14:paraId="6B5EF1D3" w14:textId="77777777" w:rsidR="00E14083" w:rsidRDefault="00E14083">
      <w:pPr>
        <w:pStyle w:val="footnote"/>
        <w:rPr>
          <w:ins w:id="1657" w:author="Brett Slote" w:date="2011-07-21T18:52:00Z"/>
        </w:rPr>
        <w:pPrChange w:id="1658" w:author="Brett Slote" w:date="2011-07-21T20:02:00Z">
          <w:pPr/>
        </w:pPrChange>
      </w:pPr>
      <w:ins w:id="1659" w:author="Brett Slote" w:date="2011-07-21T18:52:00Z">
        <w:r w:rsidRPr="00FB36D8">
          <w:rPr>
            <w:rStyle w:val="FootnoteReference"/>
            <w:vertAlign w:val="baseline"/>
          </w:rPr>
          <w:footnoteRef/>
        </w:r>
        <w:r w:rsidRPr="00FB36D8">
          <w:t xml:space="preserve"> This line is literally “because the hope of the good”</w:t>
        </w:r>
      </w:ins>
    </w:p>
  </w:footnote>
  <w:footnote w:id="944">
    <w:p w14:paraId="347015AD" w14:textId="77777777" w:rsidR="00E14083" w:rsidRPr="00A20ACC" w:rsidRDefault="00E14083">
      <w:pPr>
        <w:pStyle w:val="footnote"/>
        <w:rPr>
          <w:ins w:id="1660" w:author="Brett Slote" w:date="2011-07-21T18:52:00Z"/>
          <w:rFonts w:ascii="CS Avva Shenouda" w:hAnsi="CS Avva Shenouda"/>
          <w:color w:val="FF0000"/>
          <w:rPrChange w:id="1661" w:author="Brett Slote" w:date="2011-07-21T20:02:00Z">
            <w:rPr>
              <w:ins w:id="1662" w:author="Brett Slote" w:date="2011-07-21T18:52:00Z"/>
              <w:color w:val="FF0000"/>
            </w:rPr>
          </w:rPrChange>
        </w:rPr>
        <w:pPrChange w:id="1663" w:author="Brett Slote" w:date="2011-07-21T20:02:00Z">
          <w:pPr/>
        </w:pPrChange>
      </w:pPr>
      <w:ins w:id="1664" w:author="Brett Slote" w:date="2011-07-21T18:52:00Z">
        <w:r w:rsidRPr="00FB36D8">
          <w:rPr>
            <w:rStyle w:val="FootnoteReference"/>
            <w:vertAlign w:val="baseline"/>
          </w:rPr>
          <w:footnoteRef/>
        </w:r>
        <w:r w:rsidRPr="00FB36D8">
          <w:t xml:space="preserve"> </w:t>
        </w:r>
        <w:r w:rsidRPr="003A78C2">
          <w:rPr>
            <w:rPrChange w:id="1665" w:author="Brett Slote" w:date="2011-07-21T20:02:00Z">
              <w:rPr>
                <w:rFonts w:ascii="Antonious Normal" w:hAnsi="Antonious Normal"/>
                <w:color w:val="FF0000"/>
              </w:rPr>
            </w:rPrChange>
          </w:rPr>
          <w:t>qen hanhwd/ nem han'almoc</w:t>
        </w:r>
      </w:ins>
    </w:p>
  </w:footnote>
  <w:footnote w:id="945">
    <w:p w14:paraId="4AFC6896" w14:textId="77777777" w:rsidR="00E14083" w:rsidRDefault="00E14083">
      <w:pPr>
        <w:pStyle w:val="FootnoteText"/>
      </w:pPr>
      <w:r>
        <w:rPr>
          <w:rStyle w:val="FootnoteReference"/>
        </w:rPr>
        <w:footnoteRef/>
      </w:r>
      <w:r>
        <w:t xml:space="preserve"> Matthew 1:20</w:t>
      </w:r>
    </w:p>
  </w:footnote>
  <w:footnote w:id="946">
    <w:p w14:paraId="0E9CA519" w14:textId="77777777" w:rsidR="00E14083" w:rsidRDefault="00E14083" w:rsidP="00662A48">
      <w:pPr>
        <w:pStyle w:val="footnote"/>
      </w:pPr>
      <w:r>
        <w:rPr>
          <w:rStyle w:val="FootnoteReference"/>
          <w:rFonts w:eastAsiaTheme="majorEastAsia"/>
        </w:rPr>
        <w:footnoteRef/>
      </w:r>
      <w:r>
        <w:t xml:space="preserve"> All-holy</w:t>
      </w:r>
    </w:p>
  </w:footnote>
  <w:footnote w:id="947">
    <w:p w14:paraId="50451B0F" w14:textId="77777777" w:rsidR="00E14083" w:rsidRDefault="00E14083">
      <w:pPr>
        <w:pStyle w:val="footnote"/>
        <w:rPr>
          <w:ins w:id="1734" w:author="Brett Slote" w:date="2011-07-21T19:04:00Z"/>
        </w:rPr>
        <w:pPrChange w:id="1735" w:author="Brett Slote" w:date="2011-07-21T20:04:00Z">
          <w:pPr>
            <w:pStyle w:val="FootnoteText"/>
          </w:pPr>
        </w:pPrChange>
      </w:pPr>
      <w:ins w:id="1736" w:author="Brett Slote" w:date="2011-07-21T19:04:00Z">
        <w:r>
          <w:rPr>
            <w:rStyle w:val="FootnoteReference"/>
          </w:rPr>
          <w:footnoteRef/>
        </w:r>
        <w:r>
          <w:t xml:space="preserve"> literal is disregarded</w:t>
        </w:r>
      </w:ins>
    </w:p>
  </w:footnote>
  <w:footnote w:id="948">
    <w:p w14:paraId="062BDCC1" w14:textId="77777777" w:rsidR="00E14083" w:rsidRDefault="00E14083">
      <w:pPr>
        <w:pStyle w:val="FootnoteText"/>
      </w:pPr>
      <w:r>
        <w:rPr>
          <w:rStyle w:val="FootnoteReference"/>
        </w:rPr>
        <w:footnoteRef/>
      </w:r>
      <w:r>
        <w:t xml:space="preserve"> Ps 8:2</w:t>
      </w:r>
    </w:p>
  </w:footnote>
  <w:footnote w:id="949">
    <w:p w14:paraId="5BC08478" w14:textId="77777777" w:rsidR="00E14083" w:rsidRPr="000C76BB" w:rsidRDefault="00E1408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50">
    <w:p w14:paraId="03A6DDD1" w14:textId="77777777" w:rsidR="00E14083" w:rsidRDefault="00E14083">
      <w:pPr>
        <w:pStyle w:val="FootnoteText"/>
      </w:pPr>
      <w:r>
        <w:rPr>
          <w:rStyle w:val="FootnoteReference"/>
        </w:rPr>
        <w:footnoteRef/>
      </w:r>
      <w:r>
        <w:t xml:space="preserve"> Matthew 28:6</w:t>
      </w:r>
    </w:p>
  </w:footnote>
  <w:footnote w:id="951">
    <w:p w14:paraId="339855D2" w14:textId="77777777" w:rsidR="00E14083" w:rsidRDefault="00E14083">
      <w:pPr>
        <w:pStyle w:val="FootnoteText"/>
      </w:pPr>
      <w:r>
        <w:rPr>
          <w:rStyle w:val="FootnoteReference"/>
        </w:rPr>
        <w:footnoteRef/>
      </w:r>
      <w:r>
        <w:t xml:space="preserve"> Matthew 28:7,6</w:t>
      </w:r>
    </w:p>
  </w:footnote>
  <w:footnote w:id="952">
    <w:p w14:paraId="76212A49" w14:textId="77777777" w:rsidR="00E14083" w:rsidRDefault="00E14083">
      <w:pPr>
        <w:pStyle w:val="FootnoteText"/>
      </w:pPr>
      <w:r>
        <w:rPr>
          <w:rStyle w:val="FootnoteReference"/>
        </w:rPr>
        <w:footnoteRef/>
      </w:r>
      <w:r>
        <w:t xml:space="preserve"> Matthew 28:7</w:t>
      </w:r>
    </w:p>
  </w:footnote>
  <w:footnote w:id="953">
    <w:p w14:paraId="716019EB" w14:textId="77777777" w:rsidR="00E14083" w:rsidRDefault="00E14083">
      <w:pPr>
        <w:pStyle w:val="FootnoteText"/>
      </w:pPr>
      <w:r>
        <w:rPr>
          <w:rStyle w:val="FootnoteReference"/>
        </w:rPr>
        <w:footnoteRef/>
      </w:r>
      <w:r>
        <w:t xml:space="preserve"> John 20:27</w:t>
      </w:r>
    </w:p>
  </w:footnote>
  <w:footnote w:id="954">
    <w:p w14:paraId="0ECF3FB0" w14:textId="77777777" w:rsidR="00E14083" w:rsidRDefault="00E14083">
      <w:pPr>
        <w:pStyle w:val="FootnoteText"/>
      </w:pPr>
      <w:r>
        <w:rPr>
          <w:rStyle w:val="FootnoteReference"/>
        </w:rPr>
        <w:footnoteRef/>
      </w:r>
      <w:r>
        <w:t xml:space="preserve"> John 20:28</w:t>
      </w:r>
    </w:p>
  </w:footnote>
  <w:footnote w:id="955">
    <w:p w14:paraId="3FCB0B65" w14:textId="77777777" w:rsidR="00E14083" w:rsidRDefault="00E14083">
      <w:pPr>
        <w:pStyle w:val="FootnoteText"/>
      </w:pPr>
      <w:r>
        <w:rPr>
          <w:rStyle w:val="FootnoteReference"/>
        </w:rPr>
        <w:footnoteRef/>
      </w:r>
      <w:r>
        <w:t xml:space="preserve"> John 20:29</w:t>
      </w:r>
    </w:p>
  </w:footnote>
  <w:footnote w:id="956">
    <w:p w14:paraId="6B80EDF7" w14:textId="77777777" w:rsidR="00E14083" w:rsidRDefault="00E14083">
      <w:pPr>
        <w:pStyle w:val="FootnoteText"/>
      </w:pPr>
      <w:r>
        <w:rPr>
          <w:rStyle w:val="FootnoteReference"/>
        </w:rPr>
        <w:footnoteRef/>
      </w:r>
      <w:r>
        <w:t xml:space="preserve"> John 20:29</w:t>
      </w:r>
    </w:p>
  </w:footnote>
  <w:footnote w:id="957">
    <w:p w14:paraId="31D8885C" w14:textId="3AFC7B18" w:rsidR="00E14083" w:rsidRDefault="00E14083" w:rsidP="009800DB">
      <w:pPr>
        <w:pStyle w:val="footnote"/>
      </w:pPr>
      <w:r>
        <w:rPr>
          <w:rStyle w:val="FootnoteReference"/>
        </w:rPr>
        <w:footnoteRef/>
      </w:r>
      <w:r>
        <w:t xml:space="preserve"> This section is still the translation of Fr. Athanasius Iskander, not yet revised to be consistent with the rest.</w:t>
      </w:r>
    </w:p>
  </w:footnote>
  <w:footnote w:id="958">
    <w:p w14:paraId="09E4919D" w14:textId="77777777" w:rsidR="00E14083" w:rsidRDefault="00E14083" w:rsidP="00134DB2">
      <w:pPr>
        <w:pStyle w:val="footnote"/>
      </w:pPr>
      <w:r>
        <w:rPr>
          <w:rStyle w:val="FootnoteReference"/>
        </w:rPr>
        <w:footnoteRef/>
      </w:r>
      <w:r>
        <w:t xml:space="preserve"> Fr. Athanasius has “My soul shall make her boast in the Lord”</w:t>
      </w:r>
    </w:p>
  </w:footnote>
  <w:footnote w:id="959">
    <w:p w14:paraId="60AC8686" w14:textId="77777777" w:rsidR="00E14083" w:rsidRDefault="00E14083" w:rsidP="00134DB2">
      <w:pPr>
        <w:pStyle w:val="footnote"/>
      </w:pPr>
      <w:r>
        <w:rPr>
          <w:rStyle w:val="FootnoteReference"/>
        </w:rPr>
        <w:footnoteRef/>
      </w:r>
      <w:r>
        <w:t xml:space="preserve"> 2 Sam. 6:2 (LXX).</w:t>
      </w:r>
    </w:p>
  </w:footnote>
  <w:footnote w:id="960">
    <w:p w14:paraId="55B1ADAD" w14:textId="77777777" w:rsidR="00E14083" w:rsidRDefault="00E14083" w:rsidP="00134DB2">
      <w:pPr>
        <w:pStyle w:val="footnote"/>
      </w:pPr>
      <w:r>
        <w:rPr>
          <w:rStyle w:val="FootnoteReference"/>
        </w:rPr>
        <w:footnoteRef/>
      </w:r>
      <w:r>
        <w:t xml:space="preserve"> [JS] or “appear” or “reveal Yourself”</w:t>
      </w:r>
    </w:p>
  </w:footnote>
  <w:footnote w:id="961">
    <w:p w14:paraId="469FEDC5" w14:textId="77777777" w:rsidR="00E14083" w:rsidRDefault="00E14083" w:rsidP="001F4F1A">
      <w:pPr>
        <w:pStyle w:val="footnote"/>
      </w:pPr>
      <w:r>
        <w:rPr>
          <w:rStyle w:val="FootnoteReference"/>
        </w:rPr>
        <w:footnoteRef/>
      </w:r>
      <w:r>
        <w:t xml:space="preserve"> [JS] or “reveal Your face”.</w:t>
      </w:r>
    </w:p>
  </w:footnote>
  <w:footnote w:id="962">
    <w:p w14:paraId="0AB37BC4" w14:textId="77777777" w:rsidR="00E14083" w:rsidRPr="004A3E27" w:rsidRDefault="00E14083"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63">
    <w:p w14:paraId="5A1ACC0E" w14:textId="77777777" w:rsidR="00E14083" w:rsidRDefault="00E14083" w:rsidP="001F4F1A">
      <w:pPr>
        <w:pStyle w:val="footnote"/>
      </w:pPr>
      <w:r>
        <w:rPr>
          <w:rStyle w:val="FootnoteReference"/>
        </w:rPr>
        <w:footnoteRef/>
      </w:r>
      <w:r>
        <w:t xml:space="preserve"> [JS] literally “do obeisance”, i.e. “bow down to”</w:t>
      </w:r>
    </w:p>
  </w:footnote>
  <w:footnote w:id="964">
    <w:p w14:paraId="51131512" w14:textId="77777777" w:rsidR="00E14083" w:rsidRPr="004A3E27" w:rsidRDefault="00E14083"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65">
    <w:p w14:paraId="6AFC128D" w14:textId="77777777" w:rsidR="00E14083" w:rsidRDefault="00E14083" w:rsidP="001F4F1A">
      <w:pPr>
        <w:pStyle w:val="footnote"/>
      </w:pPr>
      <w:r>
        <w:rPr>
          <w:rStyle w:val="FootnoteReference"/>
        </w:rPr>
        <w:footnoteRef/>
      </w:r>
      <w:r>
        <w:t xml:space="preserve"> [JS] or “beautifully situated”</w:t>
      </w:r>
    </w:p>
  </w:footnote>
  <w:footnote w:id="966">
    <w:p w14:paraId="63608FED" w14:textId="77777777" w:rsidR="00E14083" w:rsidRPr="004A3E27" w:rsidRDefault="00E14083"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67">
    <w:p w14:paraId="0D47DD48" w14:textId="77777777" w:rsidR="00E14083" w:rsidRDefault="00E14083"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68">
    <w:p w14:paraId="3F2156F8" w14:textId="77777777" w:rsidR="00E14083" w:rsidRDefault="00E14083" w:rsidP="00394CC7">
      <w:pPr>
        <w:pStyle w:val="footnote"/>
      </w:pPr>
      <w:r>
        <w:rPr>
          <w:rStyle w:val="FootnoteReference"/>
        </w:rPr>
        <w:footnoteRef/>
      </w:r>
      <w:r>
        <w:t xml:space="preserve"> [JS] or “Mother Zion will say,”</w:t>
      </w:r>
    </w:p>
  </w:footnote>
  <w:footnote w:id="969">
    <w:p w14:paraId="7D124560" w14:textId="77777777" w:rsidR="00E14083" w:rsidRDefault="00E14083" w:rsidP="00394CC7">
      <w:pPr>
        <w:pStyle w:val="footnote"/>
      </w:pPr>
      <w:r>
        <w:rPr>
          <w:rStyle w:val="FootnoteReference"/>
        </w:rPr>
        <w:footnoteRef/>
      </w:r>
      <w:r>
        <w:t xml:space="preserve"> [JS] Coptic has, “that a man and a man dwelt in her”</w:t>
      </w:r>
    </w:p>
  </w:footnote>
  <w:footnote w:id="970">
    <w:p w14:paraId="19F3F5FF" w14:textId="77777777" w:rsidR="00E14083" w:rsidRDefault="00E14083" w:rsidP="00394CC7">
      <w:pPr>
        <w:pStyle w:val="footnote"/>
      </w:pPr>
      <w:r>
        <w:rPr>
          <w:rStyle w:val="FootnoteReference"/>
        </w:rPr>
        <w:footnoteRef/>
      </w:r>
      <w:r>
        <w:t xml:space="preserve"> [JS] or “messengers”</w:t>
      </w:r>
    </w:p>
  </w:footnote>
  <w:footnote w:id="971">
    <w:p w14:paraId="3F310231" w14:textId="77777777" w:rsidR="00E14083" w:rsidRDefault="00E14083" w:rsidP="00394CC7">
      <w:pPr>
        <w:pStyle w:val="footnote"/>
      </w:pPr>
      <w:r>
        <w:rPr>
          <w:rStyle w:val="FootnoteReference"/>
        </w:rPr>
        <w:footnoteRef/>
      </w:r>
      <w:r>
        <w:t xml:space="preserve"> [JS] Fr. Lazarus has “servants”</w:t>
      </w:r>
    </w:p>
  </w:footnote>
  <w:footnote w:id="972">
    <w:p w14:paraId="562DE160" w14:textId="77777777" w:rsidR="00E14083" w:rsidRDefault="00E14083" w:rsidP="00394CC7">
      <w:pPr>
        <w:pStyle w:val="footnote"/>
      </w:pPr>
      <w:r>
        <w:rPr>
          <w:rStyle w:val="FootnoteReference"/>
        </w:rPr>
        <w:footnoteRef/>
      </w:r>
      <w:r>
        <w:t xml:space="preserve"> Heb. 1:7; Ezek. 1:14; 2 Esdras 8:22.</w:t>
      </w:r>
    </w:p>
  </w:footnote>
  <w:footnote w:id="973">
    <w:p w14:paraId="2349FFF8" w14:textId="77777777" w:rsidR="00E14083" w:rsidRDefault="00E14083" w:rsidP="00394CC7">
      <w:pPr>
        <w:pStyle w:val="footnote"/>
      </w:pPr>
      <w:r>
        <w:rPr>
          <w:rStyle w:val="FootnoteReference"/>
        </w:rPr>
        <w:footnoteRef/>
      </w:r>
      <w:r>
        <w:t xml:space="preserve"> [JS] or “makes the clouds His chariot”</w:t>
      </w:r>
    </w:p>
  </w:footnote>
  <w:footnote w:id="974">
    <w:p w14:paraId="69FA1866" w14:textId="77777777" w:rsidR="00E14083" w:rsidRDefault="00E14083" w:rsidP="00394CC7">
      <w:pPr>
        <w:pStyle w:val="footnote"/>
      </w:pPr>
      <w:r>
        <w:rPr>
          <w:rStyle w:val="FootnoteReference"/>
        </w:rPr>
        <w:footnoteRef/>
      </w:r>
      <w:r>
        <w:t xml:space="preserve"> [JS] “do obeisance”, elsewhere rendered “worship’, but referring to the physical act.</w:t>
      </w:r>
    </w:p>
  </w:footnote>
  <w:footnote w:id="975">
    <w:p w14:paraId="6E6EA07D" w14:textId="77777777" w:rsidR="00E14083" w:rsidRDefault="00E14083" w:rsidP="00486BA4">
      <w:pPr>
        <w:pStyle w:val="footnote"/>
      </w:pPr>
      <w:r>
        <w:rPr>
          <w:rStyle w:val="FootnoteReference"/>
        </w:rPr>
        <w:footnoteRef/>
      </w:r>
      <w:r>
        <w:t xml:space="preserve"> [JS] lit. day to day</w:t>
      </w:r>
    </w:p>
  </w:footnote>
  <w:footnote w:id="976">
    <w:p w14:paraId="15A4CA87" w14:textId="77777777" w:rsidR="00E14083" w:rsidRPr="004A3E27" w:rsidRDefault="00E14083" w:rsidP="00486BA4">
      <w:pPr>
        <w:pStyle w:val="footnote"/>
      </w:pPr>
      <w:r w:rsidRPr="004A3E27">
        <w:rPr>
          <w:rStyle w:val="FootnoteReference"/>
        </w:rPr>
        <w:footnoteRef/>
      </w:r>
      <w:r w:rsidRPr="004A3E27">
        <w:t xml:space="preserve"> Luke 4:32.</w:t>
      </w:r>
    </w:p>
  </w:footnote>
  <w:footnote w:id="977">
    <w:p w14:paraId="0F743031" w14:textId="77777777" w:rsidR="00E14083" w:rsidRDefault="00E14083" w:rsidP="00486BA4">
      <w:pPr>
        <w:pStyle w:val="footnote"/>
      </w:pPr>
      <w:r>
        <w:rPr>
          <w:rStyle w:val="FootnoteReference"/>
        </w:rPr>
        <w:footnoteRef/>
      </w:r>
      <w:r>
        <w:t xml:space="preserve"> [JS] or “give thanks to”. “Thankfully confess with praise”</w:t>
      </w:r>
    </w:p>
  </w:footnote>
  <w:footnote w:id="978">
    <w:p w14:paraId="5EFEDAB8" w14:textId="77777777" w:rsidR="00E14083" w:rsidRDefault="00E14083" w:rsidP="00486BA4">
      <w:pPr>
        <w:pStyle w:val="footnote"/>
      </w:pPr>
      <w:r>
        <w:rPr>
          <w:rStyle w:val="FootnoteReference"/>
        </w:rPr>
        <w:footnoteRef/>
      </w:r>
      <w:r>
        <w:t xml:space="preserve"> [JS] literally, “holy ones.”</w:t>
      </w:r>
    </w:p>
  </w:footnote>
  <w:footnote w:id="979">
    <w:p w14:paraId="7219A2E0" w14:textId="77777777" w:rsidR="00E14083" w:rsidRDefault="00E14083" w:rsidP="00486BA4">
      <w:pPr>
        <w:pStyle w:val="footnote"/>
      </w:pPr>
      <w:r>
        <w:rPr>
          <w:rStyle w:val="FootnoteReference"/>
        </w:rPr>
        <w:footnoteRef/>
      </w:r>
      <w:r>
        <w:t xml:space="preserve"> </w:t>
      </w:r>
      <w:r w:rsidRPr="00DC02D9">
        <w:rPr>
          <w:i/>
        </w:rPr>
        <w:t>Or:</w:t>
      </w:r>
      <w:r>
        <w:t xml:space="preserve"> costly (Wisdom 1:13-16).</w:t>
      </w:r>
    </w:p>
  </w:footnote>
  <w:footnote w:id="980">
    <w:p w14:paraId="1C209EBB" w14:textId="77777777" w:rsidR="00E14083" w:rsidRDefault="00E14083" w:rsidP="00486BA4">
      <w:pPr>
        <w:pStyle w:val="footnote"/>
      </w:pPr>
      <w:r>
        <w:rPr>
          <w:rStyle w:val="FootnoteReference"/>
        </w:rPr>
        <w:footnoteRef/>
      </w:r>
      <w:r>
        <w:t xml:space="preserve"> [JS] litearlly, “slave”.</w:t>
      </w:r>
    </w:p>
  </w:footnote>
  <w:footnote w:id="981">
    <w:p w14:paraId="116A3C7A" w14:textId="77777777" w:rsidR="00E14083" w:rsidRPr="004A3E27" w:rsidRDefault="00E14083" w:rsidP="0058686F">
      <w:pPr>
        <w:pStyle w:val="footnote"/>
      </w:pPr>
      <w:r w:rsidRPr="004A3E27">
        <w:rPr>
          <w:rStyle w:val="FootnoteReference"/>
        </w:rPr>
        <w:footnoteRef/>
      </w:r>
      <w:r w:rsidRPr="004A3E27">
        <w:t xml:space="preserve"> </w:t>
      </w:r>
      <w:r>
        <w:t>cf</w:t>
      </w:r>
      <w:r w:rsidRPr="004A3E27">
        <w:t>. Rev. 19:11-16.</w:t>
      </w:r>
    </w:p>
  </w:footnote>
  <w:footnote w:id="982">
    <w:p w14:paraId="0237698A" w14:textId="77777777" w:rsidR="00E14083" w:rsidRDefault="00E14083" w:rsidP="0058686F">
      <w:pPr>
        <w:pStyle w:val="footnote"/>
      </w:pPr>
      <w:r>
        <w:rPr>
          <w:rStyle w:val="FootnoteReference"/>
        </w:rPr>
        <w:footnoteRef/>
      </w:r>
      <w:r>
        <w:t xml:space="preserve"> dragon: </w:t>
      </w:r>
      <w:r w:rsidRPr="0090411D">
        <w:rPr>
          <w:i/>
        </w:rPr>
        <w:t>or</w:t>
      </w:r>
      <w:r>
        <w:t xml:space="preserve"> serpent.</w:t>
      </w:r>
    </w:p>
  </w:footnote>
  <w:footnote w:id="983">
    <w:p w14:paraId="23515252" w14:textId="77777777" w:rsidR="00E14083" w:rsidRDefault="00E14083"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984">
    <w:p w14:paraId="45DF34E0" w14:textId="77777777" w:rsidR="00E14083" w:rsidRDefault="00E14083" w:rsidP="00C502E3">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985">
    <w:p w14:paraId="6FA6EE36" w14:textId="77777777" w:rsidR="00E14083" w:rsidRDefault="00E14083" w:rsidP="00C502E3">
      <w:pPr>
        <w:pStyle w:val="footnote"/>
      </w:pPr>
      <w:r>
        <w:rPr>
          <w:rStyle w:val="FootnoteReference"/>
        </w:rPr>
        <w:footnoteRef/>
      </w:r>
      <w:r>
        <w:t xml:space="preserve"> [JS] or, “boast”</w:t>
      </w:r>
    </w:p>
  </w:footnote>
  <w:footnote w:id="986">
    <w:p w14:paraId="720D83C7" w14:textId="77777777" w:rsidR="00E14083" w:rsidRPr="004A3E27" w:rsidRDefault="00E14083" w:rsidP="00C502E3">
      <w:pPr>
        <w:pStyle w:val="footnote"/>
      </w:pPr>
      <w:r w:rsidRPr="004A3E27">
        <w:rPr>
          <w:rStyle w:val="FootnoteReference"/>
        </w:rPr>
        <w:footnoteRef/>
      </w:r>
      <w:r w:rsidRPr="004A3E27">
        <w:t xml:space="preserve"> Man is made for happiness, fruit of grace, forgiveness, right relations, holiness.</w:t>
      </w:r>
    </w:p>
  </w:footnote>
  <w:footnote w:id="987">
    <w:p w14:paraId="7DB48AE1" w14:textId="77777777" w:rsidR="00E14083" w:rsidRDefault="00E14083" w:rsidP="00743D2C">
      <w:pPr>
        <w:pStyle w:val="footnote"/>
      </w:pPr>
      <w:r>
        <w:rPr>
          <w:rStyle w:val="FootnoteReference"/>
        </w:rPr>
        <w:footnoteRef/>
      </w:r>
      <w:r>
        <w:t xml:space="preserve"> [JS] Fr. Lazarus renders “repent” as “change His mind”</w:t>
      </w:r>
    </w:p>
  </w:footnote>
  <w:footnote w:id="988">
    <w:p w14:paraId="1240DC44" w14:textId="77777777" w:rsidR="00E14083" w:rsidRDefault="00E14083" w:rsidP="00743D2C">
      <w:pPr>
        <w:pStyle w:val="footnote"/>
      </w:pPr>
      <w:r>
        <w:rPr>
          <w:rStyle w:val="FootnoteReference"/>
        </w:rPr>
        <w:footnoteRef/>
      </w:r>
      <w:r>
        <w:t xml:space="preserve"> Heb. 7:21.</w:t>
      </w:r>
    </w:p>
  </w:footnote>
  <w:footnote w:id="989">
    <w:p w14:paraId="4D23E76D" w14:textId="77777777" w:rsidR="00E14083" w:rsidRPr="004A3E27" w:rsidRDefault="00E14083"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90">
    <w:p w14:paraId="4CCF0C2B" w14:textId="77777777" w:rsidR="00E14083" w:rsidRPr="004A3E27" w:rsidRDefault="00E14083" w:rsidP="00743D2C">
      <w:pPr>
        <w:pStyle w:val="footnote"/>
      </w:pPr>
      <w:r w:rsidRPr="004A3E27">
        <w:rPr>
          <w:rStyle w:val="FootnoteReference"/>
        </w:rPr>
        <w:footnoteRef/>
      </w:r>
      <w:r w:rsidRPr="004A3E27">
        <w:t xml:space="preserve"> </w:t>
      </w:r>
      <w:r>
        <w:t>Cf</w:t>
      </w:r>
      <w:r w:rsidRPr="004A3E27">
        <w:t>. Isaiah 40:11; John 10:11.</w:t>
      </w:r>
    </w:p>
  </w:footnote>
  <w:footnote w:id="991">
    <w:p w14:paraId="19A1BCB8" w14:textId="77777777" w:rsidR="00E14083" w:rsidRDefault="00E14083" w:rsidP="00743D2C">
      <w:pPr>
        <w:pStyle w:val="footnote"/>
      </w:pPr>
      <w:r>
        <w:rPr>
          <w:rStyle w:val="FootnoteReference"/>
        </w:rPr>
        <w:footnoteRef/>
      </w:r>
      <w:r>
        <w:t xml:space="preserve"> ‘mercies of the Lord’: </w:t>
      </w:r>
      <w:r w:rsidRPr="00B246C1">
        <w:rPr>
          <w:i/>
        </w:rPr>
        <w:t>or</w:t>
      </w:r>
      <w:r>
        <w:t>, the Lord’s love.</w:t>
      </w:r>
    </w:p>
  </w:footnote>
  <w:footnote w:id="992">
    <w:p w14:paraId="4162CF7C" w14:textId="190E974A" w:rsidR="00E14083" w:rsidRDefault="00E14083" w:rsidP="00E25E68">
      <w:pPr>
        <w:pStyle w:val="footnote"/>
      </w:pPr>
      <w:r>
        <w:rPr>
          <w:rStyle w:val="FootnoteReference"/>
        </w:rPr>
        <w:footnoteRef/>
      </w:r>
      <w:r>
        <w:t xml:space="preserve"> This column is the version abridged by Fr. Athanasius Iskander.</w:t>
      </w:r>
    </w:p>
  </w:footnote>
  <w:footnote w:id="993">
    <w:p w14:paraId="73FD763A" w14:textId="5EEBDC02" w:rsidR="00E14083" w:rsidRDefault="00E14083"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94">
    <w:p w14:paraId="65C1221D" w14:textId="58B0B75A" w:rsidR="00E14083" w:rsidRDefault="00E14083" w:rsidP="005008DD">
      <w:pPr>
        <w:pStyle w:val="footnote"/>
      </w:pPr>
      <w:r>
        <w:rPr>
          <w:rStyle w:val="FootnoteReference"/>
        </w:rPr>
        <w:footnoteRef/>
      </w:r>
      <w:r>
        <w:t xml:space="preserve"> Here Fr. Athanasius Iskander replaces the remainder with a short conclusion based on the ending of the First Canticle.</w:t>
      </w:r>
    </w:p>
  </w:footnote>
  <w:footnote w:id="995">
    <w:p w14:paraId="694B1AEF" w14:textId="6CD120E4" w:rsidR="00E14083" w:rsidRDefault="00E14083" w:rsidP="0061474D">
      <w:pPr>
        <w:pStyle w:val="footnote"/>
      </w:pPr>
      <w:r>
        <w:rPr>
          <w:rStyle w:val="FootnoteReference"/>
        </w:rPr>
        <w:footnoteRef/>
      </w:r>
      <w:r>
        <w:t xml:space="preserve"> Verses marked with (*) appear in the abridged version of Fr. Athanasius Iskander</w:t>
      </w:r>
    </w:p>
  </w:footnote>
  <w:footnote w:id="996">
    <w:p w14:paraId="77C597C4" w14:textId="77777777" w:rsidR="00E14083" w:rsidRDefault="00E14083"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97">
    <w:p w14:paraId="725C3ADA" w14:textId="77777777" w:rsidR="00E14083" w:rsidRDefault="00E14083" w:rsidP="000608B8">
      <w:pPr>
        <w:pStyle w:val="footnote"/>
      </w:pPr>
      <w:r>
        <w:rPr>
          <w:rStyle w:val="FootnoteReference"/>
        </w:rPr>
        <w:footnoteRef/>
      </w:r>
      <w:r>
        <w:t xml:space="preserve"> Clearly a late addition given the Roman Catholic ecclesiology, foreign to Orthodoxy, found in these verses.</w:t>
      </w:r>
    </w:p>
  </w:footnote>
  <w:footnote w:id="998">
    <w:p w14:paraId="04C754F3" w14:textId="52CD574F" w:rsidR="00E14083" w:rsidRDefault="00E14083"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AE77286" w:rsidR="00E14083" w:rsidRPr="00E00D27" w:rsidRDefault="00E1408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448D2">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14083" w:rsidRPr="00E00D27" w:rsidRDefault="00E14083"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14083" w:rsidRPr="00E00D27" w:rsidRDefault="00E14083" w:rsidP="00686912">
    <w:pPr>
      <w:pStyle w:val="Header"/>
      <w:jc w:val="center"/>
      <w:rPr>
        <w:sz w:val="20"/>
        <w:szCs w:val="20"/>
      </w:rPr>
    </w:pPr>
  </w:p>
  <w:p w14:paraId="022704DA" w14:textId="77777777" w:rsidR="00E14083" w:rsidRPr="00686912" w:rsidRDefault="00E1408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4F01B4F" w:rsidR="00E14083" w:rsidRPr="00E00D27" w:rsidRDefault="00E1408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448D2">
      <w:rPr>
        <w:noProof/>
        <w:sz w:val="20"/>
        <w:szCs w:val="20"/>
      </w:rPr>
      <w:t>The Midnight Praise</w:t>
    </w:r>
    <w:r>
      <w:rPr>
        <w:sz w:val="20"/>
        <w:szCs w:val="20"/>
      </w:rPr>
      <w:fldChar w:fldCharType="end"/>
    </w:r>
  </w:p>
  <w:p w14:paraId="199CF7F3" w14:textId="77777777" w:rsidR="00E14083" w:rsidRPr="00E00D27" w:rsidRDefault="00E1408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75DA98DF" w:rsidR="00E14083" w:rsidRPr="00E00D27" w:rsidRDefault="00E1408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9448D2">
      <w:rPr>
        <w:noProof/>
        <w:sz w:val="20"/>
        <w:szCs w:val="20"/>
      </w:rPr>
      <w:t>Kathisma 13</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BF8512F" w:rsidR="00E14083" w:rsidRPr="00E00D27" w:rsidRDefault="00E1408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448D2">
      <w:rPr>
        <w:noProof/>
        <w:sz w:val="20"/>
        <w:szCs w:val="20"/>
      </w:rPr>
      <w:t>The Psalms</w:t>
    </w:r>
    <w:r w:rsidRPr="00E00D27">
      <w:rPr>
        <w:sz w:val="20"/>
        <w:szCs w:val="20"/>
      </w:rPr>
      <w:fldChar w:fldCharType="end"/>
    </w:r>
  </w:p>
  <w:p w14:paraId="48CF3F9A" w14:textId="245E316D" w:rsidR="00E14083" w:rsidRPr="00686912" w:rsidRDefault="00E14083"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47A72C19" w:rsidR="00E14083" w:rsidRPr="00E00D27" w:rsidRDefault="00E1408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9448D2">
      <w:rPr>
        <w:noProof/>
        <w:sz w:val="20"/>
        <w:szCs w:val="20"/>
      </w:rPr>
      <w:t xml:space="preserve">Hymns for </w:t>
    </w:r>
    <w:r w:rsidR="009448D2" w:rsidRPr="009448D2">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6805818F" w:rsidR="00E14083" w:rsidRPr="00E00D27" w:rsidRDefault="00E1408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448D2">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AF59071" w:rsidR="00E14083" w:rsidRPr="00E00D27" w:rsidRDefault="00E1408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448D2">
      <w:rPr>
        <w:noProof/>
        <w:sz w:val="20"/>
        <w:szCs w:val="20"/>
      </w:rPr>
      <w:t>Prayer for the Church</w:t>
    </w:r>
    <w:r w:rsidRPr="00E00D27">
      <w:rPr>
        <w:sz w:val="20"/>
        <w:szCs w:val="20"/>
      </w:rPr>
      <w:fldChar w:fldCharType="end"/>
    </w:r>
  </w:p>
  <w:p w14:paraId="1DAD4C8D" w14:textId="77777777" w:rsidR="00E14083" w:rsidRPr="00686912" w:rsidRDefault="00E1408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14083" w:rsidRPr="00686912" w:rsidRDefault="00E1408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3123C597" w:rsidR="00E14083" w:rsidRPr="00E00D27" w:rsidRDefault="00E1408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9448D2">
      <w:rPr>
        <w:noProof/>
        <w:sz w:val="20"/>
        <w:szCs w:val="20"/>
      </w:rPr>
      <w:t>Hymn on the Friday Theotokia</w:t>
    </w:r>
    <w:r w:rsidRPr="00E00D27">
      <w:rPr>
        <w:sz w:val="20"/>
        <w:szCs w:val="20"/>
      </w:rPr>
      <w:fldChar w:fldCharType="end"/>
    </w:r>
  </w:p>
  <w:p w14:paraId="7E9EFC1B" w14:textId="77777777" w:rsidR="00E14083" w:rsidRPr="00686912" w:rsidRDefault="00E14083"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5647"/>
    <w:rsid w:val="00035AAE"/>
    <w:rsid w:val="00040C56"/>
    <w:rsid w:val="000419EE"/>
    <w:rsid w:val="00042555"/>
    <w:rsid w:val="0004278F"/>
    <w:rsid w:val="0004283A"/>
    <w:rsid w:val="00042E9B"/>
    <w:rsid w:val="0004345A"/>
    <w:rsid w:val="00043BEF"/>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51AA"/>
    <w:rsid w:val="000656EF"/>
    <w:rsid w:val="00065700"/>
    <w:rsid w:val="000668BD"/>
    <w:rsid w:val="0006697F"/>
    <w:rsid w:val="00066C2D"/>
    <w:rsid w:val="000676C7"/>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4F35"/>
    <w:rsid w:val="000D7EED"/>
    <w:rsid w:val="000E01D1"/>
    <w:rsid w:val="000E062A"/>
    <w:rsid w:val="000E0CD4"/>
    <w:rsid w:val="000E138E"/>
    <w:rsid w:val="000E219A"/>
    <w:rsid w:val="000E2846"/>
    <w:rsid w:val="000E2F61"/>
    <w:rsid w:val="000E34BC"/>
    <w:rsid w:val="000E5D9B"/>
    <w:rsid w:val="000E610E"/>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A06"/>
    <w:rsid w:val="001E3D2D"/>
    <w:rsid w:val="001E47D1"/>
    <w:rsid w:val="001E58F5"/>
    <w:rsid w:val="001E5E16"/>
    <w:rsid w:val="001E7CE9"/>
    <w:rsid w:val="001F0BA8"/>
    <w:rsid w:val="001F1F82"/>
    <w:rsid w:val="001F277E"/>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7627"/>
    <w:rsid w:val="00257A38"/>
    <w:rsid w:val="0026211D"/>
    <w:rsid w:val="002629AC"/>
    <w:rsid w:val="002631A9"/>
    <w:rsid w:val="002663FA"/>
    <w:rsid w:val="00267F42"/>
    <w:rsid w:val="00270FEC"/>
    <w:rsid w:val="00274233"/>
    <w:rsid w:val="00280E2D"/>
    <w:rsid w:val="00281C51"/>
    <w:rsid w:val="0028222B"/>
    <w:rsid w:val="00283E41"/>
    <w:rsid w:val="00284568"/>
    <w:rsid w:val="00285979"/>
    <w:rsid w:val="00287CDE"/>
    <w:rsid w:val="002904CF"/>
    <w:rsid w:val="002922F9"/>
    <w:rsid w:val="00294542"/>
    <w:rsid w:val="002A0A20"/>
    <w:rsid w:val="002A17CA"/>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4881"/>
    <w:rsid w:val="002E495E"/>
    <w:rsid w:val="002E5DB0"/>
    <w:rsid w:val="002E67A0"/>
    <w:rsid w:val="002E7061"/>
    <w:rsid w:val="002F106A"/>
    <w:rsid w:val="002F1229"/>
    <w:rsid w:val="002F1988"/>
    <w:rsid w:val="002F1C09"/>
    <w:rsid w:val="002F2287"/>
    <w:rsid w:val="002F7B19"/>
    <w:rsid w:val="002F7CF2"/>
    <w:rsid w:val="003007A0"/>
    <w:rsid w:val="00301FFE"/>
    <w:rsid w:val="0030209C"/>
    <w:rsid w:val="00302274"/>
    <w:rsid w:val="003032D8"/>
    <w:rsid w:val="0030497C"/>
    <w:rsid w:val="00304D59"/>
    <w:rsid w:val="00305E1E"/>
    <w:rsid w:val="00306181"/>
    <w:rsid w:val="0031014B"/>
    <w:rsid w:val="003151BD"/>
    <w:rsid w:val="0031634B"/>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3962"/>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8E3"/>
    <w:rsid w:val="004A5192"/>
    <w:rsid w:val="004A51E7"/>
    <w:rsid w:val="004A623E"/>
    <w:rsid w:val="004A636F"/>
    <w:rsid w:val="004A6C94"/>
    <w:rsid w:val="004B0577"/>
    <w:rsid w:val="004B18E6"/>
    <w:rsid w:val="004B1952"/>
    <w:rsid w:val="004B3CE3"/>
    <w:rsid w:val="004B42B4"/>
    <w:rsid w:val="004B5519"/>
    <w:rsid w:val="004B7C80"/>
    <w:rsid w:val="004C0CA2"/>
    <w:rsid w:val="004C259F"/>
    <w:rsid w:val="004C2945"/>
    <w:rsid w:val="004C3E3E"/>
    <w:rsid w:val="004C506F"/>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BD9"/>
    <w:rsid w:val="00504C44"/>
    <w:rsid w:val="00510795"/>
    <w:rsid w:val="005110F9"/>
    <w:rsid w:val="00511194"/>
    <w:rsid w:val="00511398"/>
    <w:rsid w:val="00511459"/>
    <w:rsid w:val="005118C5"/>
    <w:rsid w:val="00511A14"/>
    <w:rsid w:val="00511F32"/>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40B24"/>
    <w:rsid w:val="00541EC1"/>
    <w:rsid w:val="00542B9B"/>
    <w:rsid w:val="00542C2E"/>
    <w:rsid w:val="00542DE2"/>
    <w:rsid w:val="00542F6B"/>
    <w:rsid w:val="005438BF"/>
    <w:rsid w:val="005440D7"/>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3645"/>
    <w:rsid w:val="005651AF"/>
    <w:rsid w:val="005652AE"/>
    <w:rsid w:val="0056662E"/>
    <w:rsid w:val="005676F5"/>
    <w:rsid w:val="0057017E"/>
    <w:rsid w:val="00571956"/>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3239"/>
    <w:rsid w:val="005B3452"/>
    <w:rsid w:val="005B5466"/>
    <w:rsid w:val="005B5515"/>
    <w:rsid w:val="005B716A"/>
    <w:rsid w:val="005B777F"/>
    <w:rsid w:val="005B785B"/>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4259"/>
    <w:rsid w:val="005E56A9"/>
    <w:rsid w:val="005E5B7E"/>
    <w:rsid w:val="005E7419"/>
    <w:rsid w:val="005F1CE0"/>
    <w:rsid w:val="005F3B89"/>
    <w:rsid w:val="005F3BE1"/>
    <w:rsid w:val="005F5CA1"/>
    <w:rsid w:val="005F72E7"/>
    <w:rsid w:val="005F78D8"/>
    <w:rsid w:val="005F7989"/>
    <w:rsid w:val="005F7A68"/>
    <w:rsid w:val="00600016"/>
    <w:rsid w:val="00601ED3"/>
    <w:rsid w:val="006033A2"/>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A23"/>
    <w:rsid w:val="00643986"/>
    <w:rsid w:val="00643995"/>
    <w:rsid w:val="00643B80"/>
    <w:rsid w:val="00643BB8"/>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403"/>
    <w:rsid w:val="006A0D7C"/>
    <w:rsid w:val="006A0F54"/>
    <w:rsid w:val="006A140A"/>
    <w:rsid w:val="006A2C42"/>
    <w:rsid w:val="006A37A6"/>
    <w:rsid w:val="006A3815"/>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20A6"/>
    <w:rsid w:val="006F2203"/>
    <w:rsid w:val="006F2298"/>
    <w:rsid w:val="006F3226"/>
    <w:rsid w:val="006F4187"/>
    <w:rsid w:val="006F5235"/>
    <w:rsid w:val="006F5C01"/>
    <w:rsid w:val="006F62CB"/>
    <w:rsid w:val="006F7233"/>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2B95"/>
    <w:rsid w:val="007246F6"/>
    <w:rsid w:val="007272D5"/>
    <w:rsid w:val="007279E5"/>
    <w:rsid w:val="00727B3C"/>
    <w:rsid w:val="00730C77"/>
    <w:rsid w:val="00731432"/>
    <w:rsid w:val="00733705"/>
    <w:rsid w:val="007348FF"/>
    <w:rsid w:val="00734D9B"/>
    <w:rsid w:val="007356BF"/>
    <w:rsid w:val="00740C6C"/>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B88"/>
    <w:rsid w:val="00757303"/>
    <w:rsid w:val="00757692"/>
    <w:rsid w:val="00757E19"/>
    <w:rsid w:val="00760C78"/>
    <w:rsid w:val="00762D11"/>
    <w:rsid w:val="0076363B"/>
    <w:rsid w:val="00767D1E"/>
    <w:rsid w:val="00770265"/>
    <w:rsid w:val="0077116C"/>
    <w:rsid w:val="007725BE"/>
    <w:rsid w:val="00773777"/>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768"/>
    <w:rsid w:val="00823E69"/>
    <w:rsid w:val="0082425A"/>
    <w:rsid w:val="008242AB"/>
    <w:rsid w:val="0082523C"/>
    <w:rsid w:val="00830E10"/>
    <w:rsid w:val="00831460"/>
    <w:rsid w:val="0083275D"/>
    <w:rsid w:val="00832ECA"/>
    <w:rsid w:val="00835884"/>
    <w:rsid w:val="00837AED"/>
    <w:rsid w:val="00837F89"/>
    <w:rsid w:val="008424B3"/>
    <w:rsid w:val="00843320"/>
    <w:rsid w:val="008454DD"/>
    <w:rsid w:val="00850941"/>
    <w:rsid w:val="00850BB5"/>
    <w:rsid w:val="00852DD0"/>
    <w:rsid w:val="00853000"/>
    <w:rsid w:val="008547B0"/>
    <w:rsid w:val="00854B91"/>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900F68"/>
    <w:rsid w:val="0090348C"/>
    <w:rsid w:val="009038B2"/>
    <w:rsid w:val="00904213"/>
    <w:rsid w:val="009043B3"/>
    <w:rsid w:val="00904A47"/>
    <w:rsid w:val="00906079"/>
    <w:rsid w:val="009061A3"/>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6BAA"/>
    <w:rsid w:val="009370A9"/>
    <w:rsid w:val="009403E6"/>
    <w:rsid w:val="009407CD"/>
    <w:rsid w:val="009424FE"/>
    <w:rsid w:val="009442B3"/>
    <w:rsid w:val="009448D2"/>
    <w:rsid w:val="009448DA"/>
    <w:rsid w:val="00945E5C"/>
    <w:rsid w:val="00947656"/>
    <w:rsid w:val="00950468"/>
    <w:rsid w:val="009506A5"/>
    <w:rsid w:val="00950837"/>
    <w:rsid w:val="00951605"/>
    <w:rsid w:val="00952359"/>
    <w:rsid w:val="00953CB8"/>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70EB"/>
    <w:rsid w:val="009A11DD"/>
    <w:rsid w:val="009A25DD"/>
    <w:rsid w:val="009A461A"/>
    <w:rsid w:val="009A65C4"/>
    <w:rsid w:val="009A75FD"/>
    <w:rsid w:val="009B2259"/>
    <w:rsid w:val="009B3D2D"/>
    <w:rsid w:val="009C13E9"/>
    <w:rsid w:val="009C1989"/>
    <w:rsid w:val="009C1AC4"/>
    <w:rsid w:val="009C1C97"/>
    <w:rsid w:val="009C2EC7"/>
    <w:rsid w:val="009C47FE"/>
    <w:rsid w:val="009C4DF5"/>
    <w:rsid w:val="009C594D"/>
    <w:rsid w:val="009D062A"/>
    <w:rsid w:val="009D0B24"/>
    <w:rsid w:val="009D3C8B"/>
    <w:rsid w:val="009D45BB"/>
    <w:rsid w:val="009D58BD"/>
    <w:rsid w:val="009D6F61"/>
    <w:rsid w:val="009E143A"/>
    <w:rsid w:val="009E261C"/>
    <w:rsid w:val="009E31CF"/>
    <w:rsid w:val="009E3E9E"/>
    <w:rsid w:val="009E429D"/>
    <w:rsid w:val="009E64DA"/>
    <w:rsid w:val="009E6CAF"/>
    <w:rsid w:val="009E7111"/>
    <w:rsid w:val="009F1DA0"/>
    <w:rsid w:val="009F2782"/>
    <w:rsid w:val="009F4351"/>
    <w:rsid w:val="009F45DC"/>
    <w:rsid w:val="009F46B0"/>
    <w:rsid w:val="009F4B1A"/>
    <w:rsid w:val="009F4DF5"/>
    <w:rsid w:val="009F60F1"/>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3BA1"/>
    <w:rsid w:val="00AE5C5A"/>
    <w:rsid w:val="00AE6D2A"/>
    <w:rsid w:val="00AF055B"/>
    <w:rsid w:val="00AF1044"/>
    <w:rsid w:val="00AF2A00"/>
    <w:rsid w:val="00AF4B5C"/>
    <w:rsid w:val="00AF56AD"/>
    <w:rsid w:val="00AF5DAD"/>
    <w:rsid w:val="00AF6B9E"/>
    <w:rsid w:val="00AF6D10"/>
    <w:rsid w:val="00AF6F9B"/>
    <w:rsid w:val="00AF711D"/>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702C"/>
    <w:rsid w:val="00BA23BD"/>
    <w:rsid w:val="00BA3F86"/>
    <w:rsid w:val="00BA43BA"/>
    <w:rsid w:val="00BA48D1"/>
    <w:rsid w:val="00BB3B58"/>
    <w:rsid w:val="00BB50F9"/>
    <w:rsid w:val="00BB5D46"/>
    <w:rsid w:val="00BB65AA"/>
    <w:rsid w:val="00BB7C50"/>
    <w:rsid w:val="00BC0AF3"/>
    <w:rsid w:val="00BC0B75"/>
    <w:rsid w:val="00BC0BB7"/>
    <w:rsid w:val="00BC160E"/>
    <w:rsid w:val="00BC3E53"/>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403"/>
    <w:rsid w:val="00C37A4A"/>
    <w:rsid w:val="00C42508"/>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C066E"/>
    <w:rsid w:val="00CC09DA"/>
    <w:rsid w:val="00CC1CA8"/>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6DC"/>
    <w:rsid w:val="00D019CA"/>
    <w:rsid w:val="00D019E6"/>
    <w:rsid w:val="00D01BB0"/>
    <w:rsid w:val="00D022EE"/>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10FAF"/>
    <w:rsid w:val="00E11362"/>
    <w:rsid w:val="00E12666"/>
    <w:rsid w:val="00E12AEC"/>
    <w:rsid w:val="00E139DD"/>
    <w:rsid w:val="00E14083"/>
    <w:rsid w:val="00E14E6C"/>
    <w:rsid w:val="00E16FE9"/>
    <w:rsid w:val="00E20FB4"/>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7C1"/>
    <w:rsid w:val="00E71B14"/>
    <w:rsid w:val="00E71BA2"/>
    <w:rsid w:val="00E72FD3"/>
    <w:rsid w:val="00E7448F"/>
    <w:rsid w:val="00E76A2E"/>
    <w:rsid w:val="00E76B49"/>
    <w:rsid w:val="00E771E3"/>
    <w:rsid w:val="00E77C68"/>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811"/>
    <w:rsid w:val="00F0133D"/>
    <w:rsid w:val="00F0177A"/>
    <w:rsid w:val="00F017CA"/>
    <w:rsid w:val="00F01C0B"/>
    <w:rsid w:val="00F0351E"/>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70EE"/>
    <w:rsid w:val="00F977F1"/>
    <w:rsid w:val="00F97AD6"/>
    <w:rsid w:val="00F97FFA"/>
    <w:rsid w:val="00FA1244"/>
    <w:rsid w:val="00FA139D"/>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B53E72-97C1-9840-A07F-87444FE7A479}">
  <ds:schemaRefs>
    <ds:schemaRef ds:uri="http://schemas.openxmlformats.org/officeDocument/2006/bibliography"/>
  </ds:schemaRefs>
</ds:datastoreItem>
</file>

<file path=customXml/itemProps2.xml><?xml version="1.0" encoding="utf-8"?>
<ds:datastoreItem xmlns:ds="http://schemas.openxmlformats.org/officeDocument/2006/customXml" ds:itemID="{077E3275-6BF8-F548-A818-3CB38017C720}">
  <ds:schemaRefs>
    <ds:schemaRef ds:uri="http://schemas.openxmlformats.org/officeDocument/2006/bibliography"/>
  </ds:schemaRefs>
</ds:datastoreItem>
</file>

<file path=customXml/itemProps3.xml><?xml version="1.0" encoding="utf-8"?>
<ds:datastoreItem xmlns:ds="http://schemas.openxmlformats.org/officeDocument/2006/customXml" ds:itemID="{78967377-C4D7-364A-A110-C32FEBD490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29336</TotalTime>
  <Pages>1107</Pages>
  <Words>212380</Words>
  <Characters>1210567</Characters>
  <Application>Microsoft Macintosh Word</Application>
  <DocSecurity>0</DocSecurity>
  <Lines>10088</Lines>
  <Paragraphs>2840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614</cp:revision>
  <cp:lastPrinted>2016-05-25T21:20:00Z</cp:lastPrinted>
  <dcterms:created xsi:type="dcterms:W3CDTF">2014-10-30T02:06:00Z</dcterms:created>
  <dcterms:modified xsi:type="dcterms:W3CDTF">2016-06-01T03:03:00Z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