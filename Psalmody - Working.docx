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7E594B36" w14:textId="77777777" w:rsidR="00AB40CE"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9584761" w:history="1">
        <w:r w:rsidR="00AB40CE" w:rsidRPr="009B59CD">
          <w:rPr>
            <w:rStyle w:val="Hyperlink"/>
            <w:noProof/>
          </w:rPr>
          <w:t>The Horologion: The Book of the Hours</w:t>
        </w:r>
        <w:r w:rsidR="00AB40CE">
          <w:rPr>
            <w:noProof/>
            <w:webHidden/>
          </w:rPr>
          <w:tab/>
        </w:r>
        <w:r w:rsidR="00AB40CE">
          <w:rPr>
            <w:noProof/>
            <w:webHidden/>
          </w:rPr>
          <w:fldChar w:fldCharType="begin"/>
        </w:r>
        <w:r w:rsidR="00AB40CE">
          <w:rPr>
            <w:noProof/>
            <w:webHidden/>
          </w:rPr>
          <w:instrText xml:space="preserve"> PAGEREF _Toc439584761 \h </w:instrText>
        </w:r>
        <w:r w:rsidR="00AB40CE">
          <w:rPr>
            <w:noProof/>
            <w:webHidden/>
          </w:rPr>
        </w:r>
        <w:r w:rsidR="00AB40CE">
          <w:rPr>
            <w:noProof/>
            <w:webHidden/>
          </w:rPr>
          <w:fldChar w:fldCharType="separate"/>
        </w:r>
        <w:r w:rsidR="00AB40CE">
          <w:rPr>
            <w:noProof/>
            <w:webHidden/>
          </w:rPr>
          <w:t>3</w:t>
        </w:r>
        <w:r w:rsidR="00AB40CE">
          <w:rPr>
            <w:noProof/>
            <w:webHidden/>
          </w:rPr>
          <w:fldChar w:fldCharType="end"/>
        </w:r>
      </w:hyperlink>
    </w:p>
    <w:p w14:paraId="42A749B5"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2" w:history="1">
        <w:r w:rsidR="00AB40CE" w:rsidRPr="009B59CD">
          <w:rPr>
            <w:rStyle w:val="Hyperlink"/>
            <w:noProof/>
          </w:rPr>
          <w:t>The Setting of the Sun: Vespers (the Eleventh Hour)</w:t>
        </w:r>
        <w:r w:rsidR="00AB40CE">
          <w:rPr>
            <w:noProof/>
            <w:webHidden/>
          </w:rPr>
          <w:tab/>
        </w:r>
        <w:r w:rsidR="00AB40CE">
          <w:rPr>
            <w:noProof/>
            <w:webHidden/>
          </w:rPr>
          <w:fldChar w:fldCharType="begin"/>
        </w:r>
        <w:r w:rsidR="00AB40CE">
          <w:rPr>
            <w:noProof/>
            <w:webHidden/>
          </w:rPr>
          <w:instrText xml:space="preserve"> PAGEREF _Toc439584762 \h </w:instrText>
        </w:r>
        <w:r w:rsidR="00AB40CE">
          <w:rPr>
            <w:noProof/>
            <w:webHidden/>
          </w:rPr>
        </w:r>
        <w:r w:rsidR="00AB40CE">
          <w:rPr>
            <w:noProof/>
            <w:webHidden/>
          </w:rPr>
          <w:fldChar w:fldCharType="separate"/>
        </w:r>
        <w:r w:rsidR="00AB40CE">
          <w:rPr>
            <w:noProof/>
            <w:webHidden/>
          </w:rPr>
          <w:t>4</w:t>
        </w:r>
        <w:r w:rsidR="00AB40CE">
          <w:rPr>
            <w:noProof/>
            <w:webHidden/>
          </w:rPr>
          <w:fldChar w:fldCharType="end"/>
        </w:r>
      </w:hyperlink>
    </w:p>
    <w:p w14:paraId="26C37E98"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3" w:history="1">
        <w:r w:rsidR="00AB40CE" w:rsidRPr="009B59CD">
          <w:rPr>
            <w:rStyle w:val="Hyperlink"/>
            <w:noProof/>
          </w:rPr>
          <w:t>After Supper: Retiring (the Twelfth Hour)</w:t>
        </w:r>
        <w:r w:rsidR="00AB40CE">
          <w:rPr>
            <w:noProof/>
            <w:webHidden/>
          </w:rPr>
          <w:tab/>
        </w:r>
        <w:r w:rsidR="00AB40CE">
          <w:rPr>
            <w:noProof/>
            <w:webHidden/>
          </w:rPr>
          <w:fldChar w:fldCharType="begin"/>
        </w:r>
        <w:r w:rsidR="00AB40CE">
          <w:rPr>
            <w:noProof/>
            <w:webHidden/>
          </w:rPr>
          <w:instrText xml:space="preserve"> PAGEREF _Toc439584763 \h </w:instrText>
        </w:r>
        <w:r w:rsidR="00AB40CE">
          <w:rPr>
            <w:noProof/>
            <w:webHidden/>
          </w:rPr>
        </w:r>
        <w:r w:rsidR="00AB40CE">
          <w:rPr>
            <w:noProof/>
            <w:webHidden/>
          </w:rPr>
          <w:fldChar w:fldCharType="separate"/>
        </w:r>
        <w:r w:rsidR="00AB40CE">
          <w:rPr>
            <w:noProof/>
            <w:webHidden/>
          </w:rPr>
          <w:t>47</w:t>
        </w:r>
        <w:r w:rsidR="00AB40CE">
          <w:rPr>
            <w:noProof/>
            <w:webHidden/>
          </w:rPr>
          <w:fldChar w:fldCharType="end"/>
        </w:r>
      </w:hyperlink>
    </w:p>
    <w:p w14:paraId="34DC5EE4"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4" w:history="1">
        <w:r w:rsidR="00AB40CE" w:rsidRPr="009B59CD">
          <w:rPr>
            <w:rStyle w:val="Hyperlink"/>
            <w:noProof/>
          </w:rPr>
          <w:t>Midnight</w:t>
        </w:r>
        <w:r w:rsidR="00AB40CE">
          <w:rPr>
            <w:noProof/>
            <w:webHidden/>
          </w:rPr>
          <w:tab/>
        </w:r>
        <w:r w:rsidR="00AB40CE">
          <w:rPr>
            <w:noProof/>
            <w:webHidden/>
          </w:rPr>
          <w:fldChar w:fldCharType="begin"/>
        </w:r>
        <w:r w:rsidR="00AB40CE">
          <w:rPr>
            <w:noProof/>
            <w:webHidden/>
          </w:rPr>
          <w:instrText xml:space="preserve"> PAGEREF _Toc439584764 \h </w:instrText>
        </w:r>
        <w:r w:rsidR="00AB40CE">
          <w:rPr>
            <w:noProof/>
            <w:webHidden/>
          </w:rPr>
        </w:r>
        <w:r w:rsidR="00AB40CE">
          <w:rPr>
            <w:noProof/>
            <w:webHidden/>
          </w:rPr>
          <w:fldChar w:fldCharType="separate"/>
        </w:r>
        <w:r w:rsidR="00AB40CE">
          <w:rPr>
            <w:noProof/>
            <w:webHidden/>
          </w:rPr>
          <w:t>62</w:t>
        </w:r>
        <w:r w:rsidR="00AB40CE">
          <w:rPr>
            <w:noProof/>
            <w:webHidden/>
          </w:rPr>
          <w:fldChar w:fldCharType="end"/>
        </w:r>
      </w:hyperlink>
    </w:p>
    <w:p w14:paraId="05312A39"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5" w:history="1">
        <w:r w:rsidR="00AB40CE" w:rsidRPr="009B59CD">
          <w:rPr>
            <w:rStyle w:val="Hyperlink"/>
            <w:noProof/>
          </w:rPr>
          <w:t>The Rising of the Sun: Matins (or Lauds)</w:t>
        </w:r>
        <w:r w:rsidR="00AB40CE">
          <w:rPr>
            <w:noProof/>
            <w:webHidden/>
          </w:rPr>
          <w:tab/>
        </w:r>
        <w:r w:rsidR="00AB40CE">
          <w:rPr>
            <w:noProof/>
            <w:webHidden/>
          </w:rPr>
          <w:fldChar w:fldCharType="begin"/>
        </w:r>
        <w:r w:rsidR="00AB40CE">
          <w:rPr>
            <w:noProof/>
            <w:webHidden/>
          </w:rPr>
          <w:instrText xml:space="preserve"> PAGEREF _Toc439584765 \h </w:instrText>
        </w:r>
        <w:r w:rsidR="00AB40CE">
          <w:rPr>
            <w:noProof/>
            <w:webHidden/>
          </w:rPr>
        </w:r>
        <w:r w:rsidR="00AB40CE">
          <w:rPr>
            <w:noProof/>
            <w:webHidden/>
          </w:rPr>
          <w:fldChar w:fldCharType="separate"/>
        </w:r>
        <w:r w:rsidR="00AB40CE">
          <w:rPr>
            <w:noProof/>
            <w:webHidden/>
          </w:rPr>
          <w:t>122</w:t>
        </w:r>
        <w:r w:rsidR="00AB40CE">
          <w:rPr>
            <w:noProof/>
            <w:webHidden/>
          </w:rPr>
          <w:fldChar w:fldCharType="end"/>
        </w:r>
      </w:hyperlink>
    </w:p>
    <w:p w14:paraId="4A2D7492"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6" w:history="1">
        <w:r w:rsidR="00AB40CE" w:rsidRPr="009B59CD">
          <w:rPr>
            <w:rStyle w:val="Hyperlink"/>
            <w:noProof/>
          </w:rPr>
          <w:t>Early Morning: Prime (The First Hour)</w:t>
        </w:r>
        <w:r w:rsidR="00AB40CE">
          <w:rPr>
            <w:noProof/>
            <w:webHidden/>
          </w:rPr>
          <w:tab/>
        </w:r>
        <w:r w:rsidR="00AB40CE">
          <w:rPr>
            <w:noProof/>
            <w:webHidden/>
          </w:rPr>
          <w:fldChar w:fldCharType="begin"/>
        </w:r>
        <w:r w:rsidR="00AB40CE">
          <w:rPr>
            <w:noProof/>
            <w:webHidden/>
          </w:rPr>
          <w:instrText xml:space="preserve"> PAGEREF _Toc439584766 \h </w:instrText>
        </w:r>
        <w:r w:rsidR="00AB40CE">
          <w:rPr>
            <w:noProof/>
            <w:webHidden/>
          </w:rPr>
        </w:r>
        <w:r w:rsidR="00AB40CE">
          <w:rPr>
            <w:noProof/>
            <w:webHidden/>
          </w:rPr>
          <w:fldChar w:fldCharType="separate"/>
        </w:r>
        <w:r w:rsidR="00AB40CE">
          <w:rPr>
            <w:noProof/>
            <w:webHidden/>
          </w:rPr>
          <w:t>251</w:t>
        </w:r>
        <w:r w:rsidR="00AB40CE">
          <w:rPr>
            <w:noProof/>
            <w:webHidden/>
          </w:rPr>
          <w:fldChar w:fldCharType="end"/>
        </w:r>
      </w:hyperlink>
    </w:p>
    <w:p w14:paraId="4CDDD0CB"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7" w:history="1">
        <w:r w:rsidR="00AB40CE" w:rsidRPr="009B59CD">
          <w:rPr>
            <w:rStyle w:val="Hyperlink"/>
            <w:noProof/>
          </w:rPr>
          <w:t>Mid-Morning (The Third Hour)</w:t>
        </w:r>
        <w:r w:rsidR="00AB40CE">
          <w:rPr>
            <w:noProof/>
            <w:webHidden/>
          </w:rPr>
          <w:tab/>
        </w:r>
        <w:r w:rsidR="00AB40CE">
          <w:rPr>
            <w:noProof/>
            <w:webHidden/>
          </w:rPr>
          <w:fldChar w:fldCharType="begin"/>
        </w:r>
        <w:r w:rsidR="00AB40CE">
          <w:rPr>
            <w:noProof/>
            <w:webHidden/>
          </w:rPr>
          <w:instrText xml:space="preserve"> PAGEREF _Toc439584767 \h </w:instrText>
        </w:r>
        <w:r w:rsidR="00AB40CE">
          <w:rPr>
            <w:noProof/>
            <w:webHidden/>
          </w:rPr>
        </w:r>
        <w:r w:rsidR="00AB40CE">
          <w:rPr>
            <w:noProof/>
            <w:webHidden/>
          </w:rPr>
          <w:fldChar w:fldCharType="separate"/>
        </w:r>
        <w:r w:rsidR="00AB40CE">
          <w:rPr>
            <w:noProof/>
            <w:webHidden/>
          </w:rPr>
          <w:t>271</w:t>
        </w:r>
        <w:r w:rsidR="00AB40CE">
          <w:rPr>
            <w:noProof/>
            <w:webHidden/>
          </w:rPr>
          <w:fldChar w:fldCharType="end"/>
        </w:r>
      </w:hyperlink>
    </w:p>
    <w:p w14:paraId="749FC7B8"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8" w:history="1">
        <w:r w:rsidR="00AB40CE" w:rsidRPr="009B59CD">
          <w:rPr>
            <w:rStyle w:val="Hyperlink"/>
            <w:noProof/>
          </w:rPr>
          <w:t>Noon (The Sixth Hour)</w:t>
        </w:r>
        <w:r w:rsidR="00AB40CE">
          <w:rPr>
            <w:noProof/>
            <w:webHidden/>
          </w:rPr>
          <w:tab/>
        </w:r>
        <w:r w:rsidR="00AB40CE">
          <w:rPr>
            <w:noProof/>
            <w:webHidden/>
          </w:rPr>
          <w:fldChar w:fldCharType="begin"/>
        </w:r>
        <w:r w:rsidR="00AB40CE">
          <w:rPr>
            <w:noProof/>
            <w:webHidden/>
          </w:rPr>
          <w:instrText xml:space="preserve"> PAGEREF _Toc439584768 \h </w:instrText>
        </w:r>
        <w:r w:rsidR="00AB40CE">
          <w:rPr>
            <w:noProof/>
            <w:webHidden/>
          </w:rPr>
        </w:r>
        <w:r w:rsidR="00AB40CE">
          <w:rPr>
            <w:noProof/>
            <w:webHidden/>
          </w:rPr>
          <w:fldChar w:fldCharType="separate"/>
        </w:r>
        <w:r w:rsidR="00AB40CE">
          <w:rPr>
            <w:noProof/>
            <w:webHidden/>
          </w:rPr>
          <w:t>274</w:t>
        </w:r>
        <w:r w:rsidR="00AB40CE">
          <w:rPr>
            <w:noProof/>
            <w:webHidden/>
          </w:rPr>
          <w:fldChar w:fldCharType="end"/>
        </w:r>
      </w:hyperlink>
    </w:p>
    <w:p w14:paraId="30BDE517"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69" w:history="1">
        <w:r w:rsidR="00AB40CE" w:rsidRPr="009B59CD">
          <w:rPr>
            <w:rStyle w:val="Hyperlink"/>
            <w:noProof/>
          </w:rPr>
          <w:t>Afternoon (The Ninth Hour)</w:t>
        </w:r>
        <w:r w:rsidR="00AB40CE">
          <w:rPr>
            <w:noProof/>
            <w:webHidden/>
          </w:rPr>
          <w:tab/>
        </w:r>
        <w:r w:rsidR="00AB40CE">
          <w:rPr>
            <w:noProof/>
            <w:webHidden/>
          </w:rPr>
          <w:fldChar w:fldCharType="begin"/>
        </w:r>
        <w:r w:rsidR="00AB40CE">
          <w:rPr>
            <w:noProof/>
            <w:webHidden/>
          </w:rPr>
          <w:instrText xml:space="preserve"> PAGEREF _Toc439584769 \h </w:instrText>
        </w:r>
        <w:r w:rsidR="00AB40CE">
          <w:rPr>
            <w:noProof/>
            <w:webHidden/>
          </w:rPr>
        </w:r>
        <w:r w:rsidR="00AB40CE">
          <w:rPr>
            <w:noProof/>
            <w:webHidden/>
          </w:rPr>
          <w:fldChar w:fldCharType="separate"/>
        </w:r>
        <w:r w:rsidR="00AB40CE">
          <w:rPr>
            <w:noProof/>
            <w:webHidden/>
          </w:rPr>
          <w:t>278</w:t>
        </w:r>
        <w:r w:rsidR="00AB40CE">
          <w:rPr>
            <w:noProof/>
            <w:webHidden/>
          </w:rPr>
          <w:fldChar w:fldCharType="end"/>
        </w:r>
      </w:hyperlink>
    </w:p>
    <w:p w14:paraId="000A77F4"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0" w:history="1">
        <w:r w:rsidR="00AB40CE" w:rsidRPr="009B59CD">
          <w:rPr>
            <w:rStyle w:val="Hyperlink"/>
            <w:noProof/>
            <w:lang w:val="en-GB"/>
          </w:rPr>
          <w:t>Reader’s Service</w:t>
        </w:r>
        <w:r w:rsidR="00AB40CE">
          <w:rPr>
            <w:noProof/>
            <w:webHidden/>
          </w:rPr>
          <w:tab/>
        </w:r>
        <w:r w:rsidR="00AB40CE">
          <w:rPr>
            <w:noProof/>
            <w:webHidden/>
          </w:rPr>
          <w:fldChar w:fldCharType="begin"/>
        </w:r>
        <w:r w:rsidR="00AB40CE">
          <w:rPr>
            <w:noProof/>
            <w:webHidden/>
          </w:rPr>
          <w:instrText xml:space="preserve"> PAGEREF _Toc439584770 \h </w:instrText>
        </w:r>
        <w:r w:rsidR="00AB40CE">
          <w:rPr>
            <w:noProof/>
            <w:webHidden/>
          </w:rPr>
        </w:r>
        <w:r w:rsidR="00AB40CE">
          <w:rPr>
            <w:noProof/>
            <w:webHidden/>
          </w:rPr>
          <w:fldChar w:fldCharType="separate"/>
        </w:r>
        <w:r w:rsidR="00AB40CE">
          <w:rPr>
            <w:noProof/>
            <w:webHidden/>
          </w:rPr>
          <w:t>282</w:t>
        </w:r>
        <w:r w:rsidR="00AB40CE">
          <w:rPr>
            <w:noProof/>
            <w:webHidden/>
          </w:rPr>
          <w:fldChar w:fldCharType="end"/>
        </w:r>
      </w:hyperlink>
    </w:p>
    <w:p w14:paraId="2CA881E4" w14:textId="77777777" w:rsidR="00AB40CE" w:rsidRDefault="000668BD">
      <w:pPr>
        <w:pStyle w:val="TOC1"/>
        <w:tabs>
          <w:tab w:val="right" w:leader="dot" w:pos="8846"/>
        </w:tabs>
        <w:rPr>
          <w:rFonts w:asciiTheme="minorHAnsi" w:eastAsiaTheme="minorEastAsia" w:hAnsiTheme="minorHAnsi"/>
          <w:noProof/>
          <w:szCs w:val="24"/>
          <w:lang w:val="en-US"/>
        </w:rPr>
      </w:pPr>
      <w:hyperlink w:anchor="_Toc439584771" w:history="1">
        <w:r w:rsidR="00AB40CE" w:rsidRPr="009B59CD">
          <w:rPr>
            <w:rStyle w:val="Hyperlink"/>
            <w:noProof/>
          </w:rPr>
          <w:t>The Book of the Psalter</w:t>
        </w:r>
        <w:r w:rsidR="00AB40CE">
          <w:rPr>
            <w:noProof/>
            <w:webHidden/>
          </w:rPr>
          <w:tab/>
        </w:r>
        <w:r w:rsidR="00AB40CE">
          <w:rPr>
            <w:noProof/>
            <w:webHidden/>
          </w:rPr>
          <w:fldChar w:fldCharType="begin"/>
        </w:r>
        <w:r w:rsidR="00AB40CE">
          <w:rPr>
            <w:noProof/>
            <w:webHidden/>
          </w:rPr>
          <w:instrText xml:space="preserve"> PAGEREF _Toc439584771 \h </w:instrText>
        </w:r>
        <w:r w:rsidR="00AB40CE">
          <w:rPr>
            <w:noProof/>
            <w:webHidden/>
          </w:rPr>
        </w:r>
        <w:r w:rsidR="00AB40CE">
          <w:rPr>
            <w:noProof/>
            <w:webHidden/>
          </w:rPr>
          <w:fldChar w:fldCharType="separate"/>
        </w:r>
        <w:r w:rsidR="00AB40CE">
          <w:rPr>
            <w:noProof/>
            <w:webHidden/>
          </w:rPr>
          <w:t>303</w:t>
        </w:r>
        <w:r w:rsidR="00AB40CE">
          <w:rPr>
            <w:noProof/>
            <w:webHidden/>
          </w:rPr>
          <w:fldChar w:fldCharType="end"/>
        </w:r>
      </w:hyperlink>
    </w:p>
    <w:p w14:paraId="578BCEC9"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2" w:history="1">
        <w:r w:rsidR="00AB40CE" w:rsidRPr="009B59CD">
          <w:rPr>
            <w:rStyle w:val="Hyperlink"/>
            <w:noProof/>
          </w:rPr>
          <w:t>The Psalms</w:t>
        </w:r>
        <w:r w:rsidR="00AB40CE">
          <w:rPr>
            <w:noProof/>
            <w:webHidden/>
          </w:rPr>
          <w:tab/>
        </w:r>
        <w:r w:rsidR="00AB40CE">
          <w:rPr>
            <w:noProof/>
            <w:webHidden/>
          </w:rPr>
          <w:fldChar w:fldCharType="begin"/>
        </w:r>
        <w:r w:rsidR="00AB40CE">
          <w:rPr>
            <w:noProof/>
            <w:webHidden/>
          </w:rPr>
          <w:instrText xml:space="preserve"> PAGEREF _Toc439584772 \h </w:instrText>
        </w:r>
        <w:r w:rsidR="00AB40CE">
          <w:rPr>
            <w:noProof/>
            <w:webHidden/>
          </w:rPr>
        </w:r>
        <w:r w:rsidR="00AB40CE">
          <w:rPr>
            <w:noProof/>
            <w:webHidden/>
          </w:rPr>
          <w:fldChar w:fldCharType="separate"/>
        </w:r>
        <w:r w:rsidR="00AB40CE">
          <w:rPr>
            <w:noProof/>
            <w:webHidden/>
          </w:rPr>
          <w:t>309</w:t>
        </w:r>
        <w:r w:rsidR="00AB40CE">
          <w:rPr>
            <w:noProof/>
            <w:webHidden/>
          </w:rPr>
          <w:fldChar w:fldCharType="end"/>
        </w:r>
      </w:hyperlink>
    </w:p>
    <w:p w14:paraId="2988DD06" w14:textId="77777777" w:rsidR="00AB40CE" w:rsidRDefault="000668BD">
      <w:pPr>
        <w:pStyle w:val="TOC1"/>
        <w:tabs>
          <w:tab w:val="right" w:leader="dot" w:pos="8846"/>
        </w:tabs>
        <w:rPr>
          <w:rFonts w:asciiTheme="minorHAnsi" w:eastAsiaTheme="minorEastAsia" w:hAnsiTheme="minorHAnsi"/>
          <w:noProof/>
          <w:szCs w:val="24"/>
          <w:lang w:val="en-US"/>
        </w:rPr>
      </w:pPr>
      <w:hyperlink w:anchor="_Toc439584773" w:history="1">
        <w:r w:rsidR="00AB40CE" w:rsidRPr="009B59CD">
          <w:rPr>
            <w:rStyle w:val="Hyperlink"/>
            <w:noProof/>
          </w:rPr>
          <w:t>The Book of Psalis and Doxologies</w:t>
        </w:r>
        <w:r w:rsidR="00AB40CE">
          <w:rPr>
            <w:noProof/>
            <w:webHidden/>
          </w:rPr>
          <w:tab/>
        </w:r>
        <w:r w:rsidR="00AB40CE">
          <w:rPr>
            <w:noProof/>
            <w:webHidden/>
          </w:rPr>
          <w:fldChar w:fldCharType="begin"/>
        </w:r>
        <w:r w:rsidR="00AB40CE">
          <w:rPr>
            <w:noProof/>
            <w:webHidden/>
          </w:rPr>
          <w:instrText xml:space="preserve"> PAGEREF _Toc439584773 \h </w:instrText>
        </w:r>
        <w:r w:rsidR="00AB40CE">
          <w:rPr>
            <w:noProof/>
            <w:webHidden/>
          </w:rPr>
        </w:r>
        <w:r w:rsidR="00AB40CE">
          <w:rPr>
            <w:noProof/>
            <w:webHidden/>
          </w:rPr>
          <w:fldChar w:fldCharType="separate"/>
        </w:r>
        <w:r w:rsidR="00AB40CE">
          <w:rPr>
            <w:noProof/>
            <w:webHidden/>
          </w:rPr>
          <w:t>539</w:t>
        </w:r>
        <w:r w:rsidR="00AB40CE">
          <w:rPr>
            <w:noProof/>
            <w:webHidden/>
          </w:rPr>
          <w:fldChar w:fldCharType="end"/>
        </w:r>
      </w:hyperlink>
    </w:p>
    <w:p w14:paraId="0293E728"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4" w:history="1">
        <w:r w:rsidR="00AB40CE" w:rsidRPr="009B59CD">
          <w:rPr>
            <w:rStyle w:val="Hyperlink"/>
            <w:noProof/>
          </w:rPr>
          <w:t>General and Common Doxologies</w:t>
        </w:r>
        <w:r w:rsidR="00AB40CE">
          <w:rPr>
            <w:noProof/>
            <w:webHidden/>
          </w:rPr>
          <w:tab/>
        </w:r>
        <w:r w:rsidR="00AB40CE">
          <w:rPr>
            <w:noProof/>
            <w:webHidden/>
          </w:rPr>
          <w:fldChar w:fldCharType="begin"/>
        </w:r>
        <w:r w:rsidR="00AB40CE">
          <w:rPr>
            <w:noProof/>
            <w:webHidden/>
          </w:rPr>
          <w:instrText xml:space="preserve"> PAGEREF _Toc439584774 \h </w:instrText>
        </w:r>
        <w:r w:rsidR="00AB40CE">
          <w:rPr>
            <w:noProof/>
            <w:webHidden/>
          </w:rPr>
        </w:r>
        <w:r w:rsidR="00AB40CE">
          <w:rPr>
            <w:noProof/>
            <w:webHidden/>
          </w:rPr>
          <w:fldChar w:fldCharType="separate"/>
        </w:r>
        <w:r w:rsidR="00AB40CE">
          <w:rPr>
            <w:noProof/>
            <w:webHidden/>
          </w:rPr>
          <w:t>540</w:t>
        </w:r>
        <w:r w:rsidR="00AB40CE">
          <w:rPr>
            <w:noProof/>
            <w:webHidden/>
          </w:rPr>
          <w:fldChar w:fldCharType="end"/>
        </w:r>
      </w:hyperlink>
    </w:p>
    <w:p w14:paraId="7F1790F1"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5" w:history="1">
        <w:r w:rsidR="00AB40CE" w:rsidRPr="009B59CD">
          <w:rPr>
            <w:rStyle w:val="Hyperlink"/>
            <w:noProof/>
          </w:rPr>
          <w:t xml:space="preserve">September or </w:t>
        </w:r>
        <w:r w:rsidR="00AB40CE" w:rsidRPr="009B59CD">
          <w:rPr>
            <w:rStyle w:val="Hyperlink"/>
            <w:rFonts w:ascii="FreeSerifAvvaShenouda" w:eastAsia="Arial Unicode MS" w:hAnsi="FreeSerifAvvaShenouda" w:cs="FreeSerifAvvaShenouda"/>
            <w:noProof/>
            <w:lang w:val="en-US"/>
          </w:rPr>
          <w:t>Ⲑⲟⲟⲩⲧ</w:t>
        </w:r>
        <w:r w:rsidR="00AB40CE">
          <w:rPr>
            <w:noProof/>
            <w:webHidden/>
          </w:rPr>
          <w:tab/>
        </w:r>
        <w:r w:rsidR="00AB40CE">
          <w:rPr>
            <w:noProof/>
            <w:webHidden/>
          </w:rPr>
          <w:fldChar w:fldCharType="begin"/>
        </w:r>
        <w:r w:rsidR="00AB40CE">
          <w:rPr>
            <w:noProof/>
            <w:webHidden/>
          </w:rPr>
          <w:instrText xml:space="preserve"> PAGEREF _Toc439584775 \h </w:instrText>
        </w:r>
        <w:r w:rsidR="00AB40CE">
          <w:rPr>
            <w:noProof/>
            <w:webHidden/>
          </w:rPr>
        </w:r>
        <w:r w:rsidR="00AB40CE">
          <w:rPr>
            <w:noProof/>
            <w:webHidden/>
          </w:rPr>
          <w:fldChar w:fldCharType="separate"/>
        </w:r>
        <w:r w:rsidR="00AB40CE">
          <w:rPr>
            <w:noProof/>
            <w:webHidden/>
          </w:rPr>
          <w:t>561</w:t>
        </w:r>
        <w:r w:rsidR="00AB40CE">
          <w:rPr>
            <w:noProof/>
            <w:webHidden/>
          </w:rPr>
          <w:fldChar w:fldCharType="end"/>
        </w:r>
      </w:hyperlink>
    </w:p>
    <w:p w14:paraId="46205C39"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6" w:history="1">
        <w:r w:rsidR="00AB40CE" w:rsidRPr="009B59CD">
          <w:rPr>
            <w:rStyle w:val="Hyperlink"/>
            <w:noProof/>
          </w:rPr>
          <w:t xml:space="preserve">October or </w:t>
        </w:r>
        <w:r w:rsidR="00AB40CE" w:rsidRPr="009B59CD">
          <w:rPr>
            <w:rStyle w:val="Hyperlink"/>
            <w:rFonts w:ascii="FreeSerifAvvaShenouda" w:hAnsi="FreeSerifAvvaShenouda" w:cs="FreeSerifAvvaShenouda"/>
            <w:noProof/>
          </w:rPr>
          <w:t>Ⲡⲁⲱⲡⲉ</w:t>
        </w:r>
        <w:r w:rsidR="00AB40CE">
          <w:rPr>
            <w:noProof/>
            <w:webHidden/>
          </w:rPr>
          <w:tab/>
        </w:r>
        <w:r w:rsidR="00AB40CE">
          <w:rPr>
            <w:noProof/>
            <w:webHidden/>
          </w:rPr>
          <w:fldChar w:fldCharType="begin"/>
        </w:r>
        <w:r w:rsidR="00AB40CE">
          <w:rPr>
            <w:noProof/>
            <w:webHidden/>
          </w:rPr>
          <w:instrText xml:space="preserve"> PAGEREF _Toc439584776 \h </w:instrText>
        </w:r>
        <w:r w:rsidR="00AB40CE">
          <w:rPr>
            <w:noProof/>
            <w:webHidden/>
          </w:rPr>
        </w:r>
        <w:r w:rsidR="00AB40CE">
          <w:rPr>
            <w:noProof/>
            <w:webHidden/>
          </w:rPr>
          <w:fldChar w:fldCharType="separate"/>
        </w:r>
        <w:r w:rsidR="00AB40CE">
          <w:rPr>
            <w:noProof/>
            <w:webHidden/>
          </w:rPr>
          <w:t>601</w:t>
        </w:r>
        <w:r w:rsidR="00AB40CE">
          <w:rPr>
            <w:noProof/>
            <w:webHidden/>
          </w:rPr>
          <w:fldChar w:fldCharType="end"/>
        </w:r>
      </w:hyperlink>
    </w:p>
    <w:p w14:paraId="627ECC0C"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7" w:history="1">
        <w:r w:rsidR="00AB40CE" w:rsidRPr="009B59CD">
          <w:rPr>
            <w:rStyle w:val="Hyperlink"/>
            <w:noProof/>
          </w:rPr>
          <w:t xml:space="preserve">November or </w:t>
        </w:r>
        <w:r w:rsidR="00AB40CE" w:rsidRPr="009B59CD">
          <w:rPr>
            <w:rStyle w:val="Hyperlink"/>
            <w:rFonts w:ascii="FreeSerifAvvaShenouda" w:eastAsia="Arial Unicode MS" w:hAnsi="FreeSerifAvvaShenouda" w:cs="FreeSerifAvvaShenouda"/>
            <w:noProof/>
          </w:rPr>
          <w:t>Ⲁⲑⲟⲣ</w:t>
        </w:r>
        <w:r w:rsidR="00AB40CE">
          <w:rPr>
            <w:noProof/>
            <w:webHidden/>
          </w:rPr>
          <w:tab/>
        </w:r>
        <w:r w:rsidR="00AB40CE">
          <w:rPr>
            <w:noProof/>
            <w:webHidden/>
          </w:rPr>
          <w:fldChar w:fldCharType="begin"/>
        </w:r>
        <w:r w:rsidR="00AB40CE">
          <w:rPr>
            <w:noProof/>
            <w:webHidden/>
          </w:rPr>
          <w:instrText xml:space="preserve"> PAGEREF _Toc439584777 \h </w:instrText>
        </w:r>
        <w:r w:rsidR="00AB40CE">
          <w:rPr>
            <w:noProof/>
            <w:webHidden/>
          </w:rPr>
        </w:r>
        <w:r w:rsidR="00AB40CE">
          <w:rPr>
            <w:noProof/>
            <w:webHidden/>
          </w:rPr>
          <w:fldChar w:fldCharType="separate"/>
        </w:r>
        <w:r w:rsidR="00AB40CE">
          <w:rPr>
            <w:noProof/>
            <w:webHidden/>
          </w:rPr>
          <w:t>609</w:t>
        </w:r>
        <w:r w:rsidR="00AB40CE">
          <w:rPr>
            <w:noProof/>
            <w:webHidden/>
          </w:rPr>
          <w:fldChar w:fldCharType="end"/>
        </w:r>
      </w:hyperlink>
    </w:p>
    <w:p w14:paraId="3566E44B"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8" w:history="1">
        <w:r w:rsidR="00AB40CE" w:rsidRPr="009B59CD">
          <w:rPr>
            <w:rStyle w:val="Hyperlink"/>
            <w:noProof/>
          </w:rPr>
          <w:t xml:space="preserve">December or </w:t>
        </w:r>
        <w:r w:rsidR="00AB40CE" w:rsidRPr="009B59CD">
          <w:rPr>
            <w:rStyle w:val="Hyperlink"/>
            <w:rFonts w:ascii="FreeSerifAvvaShenouda" w:hAnsi="FreeSerifAvvaShenouda" w:cs="FreeSerifAvvaShenouda"/>
            <w:noProof/>
          </w:rPr>
          <w:t>Ⲕⲟⲓⲁϩⲕ</w:t>
        </w:r>
        <w:r w:rsidR="00AB40CE">
          <w:rPr>
            <w:noProof/>
            <w:webHidden/>
          </w:rPr>
          <w:tab/>
        </w:r>
        <w:r w:rsidR="00AB40CE">
          <w:rPr>
            <w:noProof/>
            <w:webHidden/>
          </w:rPr>
          <w:fldChar w:fldCharType="begin"/>
        </w:r>
        <w:r w:rsidR="00AB40CE">
          <w:rPr>
            <w:noProof/>
            <w:webHidden/>
          </w:rPr>
          <w:instrText xml:space="preserve"> PAGEREF _Toc439584778 \h </w:instrText>
        </w:r>
        <w:r w:rsidR="00AB40CE">
          <w:rPr>
            <w:noProof/>
            <w:webHidden/>
          </w:rPr>
        </w:r>
        <w:r w:rsidR="00AB40CE">
          <w:rPr>
            <w:noProof/>
            <w:webHidden/>
          </w:rPr>
          <w:fldChar w:fldCharType="separate"/>
        </w:r>
        <w:r w:rsidR="00AB40CE">
          <w:rPr>
            <w:noProof/>
            <w:webHidden/>
          </w:rPr>
          <w:t>624</w:t>
        </w:r>
        <w:r w:rsidR="00AB40CE">
          <w:rPr>
            <w:noProof/>
            <w:webHidden/>
          </w:rPr>
          <w:fldChar w:fldCharType="end"/>
        </w:r>
      </w:hyperlink>
    </w:p>
    <w:p w14:paraId="4750D55B"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79" w:history="1">
        <w:r w:rsidR="00AB40CE" w:rsidRPr="009B59CD">
          <w:rPr>
            <w:rStyle w:val="Hyperlink"/>
            <w:noProof/>
          </w:rPr>
          <w:t xml:space="preserve">January or </w:t>
        </w:r>
        <w:r w:rsidR="00AB40CE" w:rsidRPr="009B59CD">
          <w:rPr>
            <w:rStyle w:val="Hyperlink"/>
            <w:rFonts w:ascii="FreeSerifAvvaShenouda" w:hAnsi="FreeSerifAvvaShenouda" w:cs="FreeSerifAvvaShenouda"/>
            <w:noProof/>
          </w:rPr>
          <w:t>Ⲧⲱⲃⲓ</w:t>
        </w:r>
        <w:r w:rsidR="00AB40CE">
          <w:rPr>
            <w:noProof/>
            <w:webHidden/>
          </w:rPr>
          <w:tab/>
        </w:r>
        <w:r w:rsidR="00AB40CE">
          <w:rPr>
            <w:noProof/>
            <w:webHidden/>
          </w:rPr>
          <w:fldChar w:fldCharType="begin"/>
        </w:r>
        <w:r w:rsidR="00AB40CE">
          <w:rPr>
            <w:noProof/>
            <w:webHidden/>
          </w:rPr>
          <w:instrText xml:space="preserve"> PAGEREF _Toc439584779 \h </w:instrText>
        </w:r>
        <w:r w:rsidR="00AB40CE">
          <w:rPr>
            <w:noProof/>
            <w:webHidden/>
          </w:rPr>
        </w:r>
        <w:r w:rsidR="00AB40CE">
          <w:rPr>
            <w:noProof/>
            <w:webHidden/>
          </w:rPr>
          <w:fldChar w:fldCharType="separate"/>
        </w:r>
        <w:r w:rsidR="00AB40CE">
          <w:rPr>
            <w:noProof/>
            <w:webHidden/>
          </w:rPr>
          <w:t>687</w:t>
        </w:r>
        <w:r w:rsidR="00AB40CE">
          <w:rPr>
            <w:noProof/>
            <w:webHidden/>
          </w:rPr>
          <w:fldChar w:fldCharType="end"/>
        </w:r>
      </w:hyperlink>
    </w:p>
    <w:p w14:paraId="0315E22C"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0" w:history="1">
        <w:r w:rsidR="00AB40CE" w:rsidRPr="009B59CD">
          <w:rPr>
            <w:rStyle w:val="Hyperlink"/>
            <w:noProof/>
          </w:rPr>
          <w:t xml:space="preserve">February or </w:t>
        </w:r>
        <w:r w:rsidR="00AB40CE" w:rsidRPr="009B59CD">
          <w:rPr>
            <w:rStyle w:val="Hyperlink"/>
            <w:rFonts w:ascii="FreeSerifAvvaShenouda" w:hAnsi="FreeSerifAvvaShenouda" w:cs="FreeSerifAvvaShenouda"/>
            <w:noProof/>
          </w:rPr>
          <w:t>Ⲙϣⲓⲣ</w:t>
        </w:r>
        <w:r w:rsidR="00AB40CE">
          <w:rPr>
            <w:noProof/>
            <w:webHidden/>
          </w:rPr>
          <w:tab/>
        </w:r>
        <w:r w:rsidR="00AB40CE">
          <w:rPr>
            <w:noProof/>
            <w:webHidden/>
          </w:rPr>
          <w:fldChar w:fldCharType="begin"/>
        </w:r>
        <w:r w:rsidR="00AB40CE">
          <w:rPr>
            <w:noProof/>
            <w:webHidden/>
          </w:rPr>
          <w:instrText xml:space="preserve"> PAGEREF _Toc439584780 \h </w:instrText>
        </w:r>
        <w:r w:rsidR="00AB40CE">
          <w:rPr>
            <w:noProof/>
            <w:webHidden/>
          </w:rPr>
        </w:r>
        <w:r w:rsidR="00AB40CE">
          <w:rPr>
            <w:noProof/>
            <w:webHidden/>
          </w:rPr>
          <w:fldChar w:fldCharType="separate"/>
        </w:r>
        <w:r w:rsidR="00AB40CE">
          <w:rPr>
            <w:noProof/>
            <w:webHidden/>
          </w:rPr>
          <w:t>748</w:t>
        </w:r>
        <w:r w:rsidR="00AB40CE">
          <w:rPr>
            <w:noProof/>
            <w:webHidden/>
          </w:rPr>
          <w:fldChar w:fldCharType="end"/>
        </w:r>
      </w:hyperlink>
    </w:p>
    <w:p w14:paraId="79926ADA"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1" w:history="1">
        <w:r w:rsidR="00AB40CE" w:rsidRPr="009B59CD">
          <w:rPr>
            <w:rStyle w:val="Hyperlink"/>
            <w:noProof/>
          </w:rPr>
          <w:t xml:space="preserve">March or </w:t>
        </w:r>
        <w:r w:rsidR="00AB40CE" w:rsidRPr="009B59CD">
          <w:rPr>
            <w:rStyle w:val="Hyperlink"/>
            <w:rFonts w:ascii="FreeSerifAvvaShenouda" w:hAnsi="FreeSerifAvvaShenouda" w:cs="FreeSerifAvvaShenouda"/>
            <w:noProof/>
          </w:rPr>
          <w:t>Ⲡⲁⲣⲙϩⲟⲧⲡ</w:t>
        </w:r>
        <w:r w:rsidR="00AB40CE">
          <w:rPr>
            <w:noProof/>
            <w:webHidden/>
          </w:rPr>
          <w:tab/>
        </w:r>
        <w:r w:rsidR="00AB40CE">
          <w:rPr>
            <w:noProof/>
            <w:webHidden/>
          </w:rPr>
          <w:fldChar w:fldCharType="begin"/>
        </w:r>
        <w:r w:rsidR="00AB40CE">
          <w:rPr>
            <w:noProof/>
            <w:webHidden/>
          </w:rPr>
          <w:instrText xml:space="preserve"> PAGEREF _Toc439584781 \h </w:instrText>
        </w:r>
        <w:r w:rsidR="00AB40CE">
          <w:rPr>
            <w:noProof/>
            <w:webHidden/>
          </w:rPr>
        </w:r>
        <w:r w:rsidR="00AB40CE">
          <w:rPr>
            <w:noProof/>
            <w:webHidden/>
          </w:rPr>
          <w:fldChar w:fldCharType="separate"/>
        </w:r>
        <w:r w:rsidR="00AB40CE">
          <w:rPr>
            <w:noProof/>
            <w:webHidden/>
          </w:rPr>
          <w:t>753</w:t>
        </w:r>
        <w:r w:rsidR="00AB40CE">
          <w:rPr>
            <w:noProof/>
            <w:webHidden/>
          </w:rPr>
          <w:fldChar w:fldCharType="end"/>
        </w:r>
      </w:hyperlink>
    </w:p>
    <w:p w14:paraId="011A283C"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2" w:history="1">
        <w:r w:rsidR="00AB40CE" w:rsidRPr="009B59CD">
          <w:rPr>
            <w:rStyle w:val="Hyperlink"/>
            <w:noProof/>
          </w:rPr>
          <w:t>April</w:t>
        </w:r>
        <w:r w:rsidR="00AB40CE" w:rsidRPr="009B59CD">
          <w:rPr>
            <w:rStyle w:val="Hyperlink"/>
            <w:noProof/>
            <w:lang w:val="en-US"/>
          </w:rPr>
          <w:t xml:space="preserve"> or</w:t>
        </w:r>
        <w:r w:rsidR="00AB40CE" w:rsidRPr="009B59CD">
          <w:rPr>
            <w:rStyle w:val="Hyperlink"/>
            <w:noProof/>
          </w:rPr>
          <w:t xml:space="preserve"> </w:t>
        </w:r>
        <w:r w:rsidR="00AB40CE" w:rsidRPr="009B59CD">
          <w:rPr>
            <w:rStyle w:val="Hyperlink"/>
            <w:rFonts w:ascii="FreeSerifAvvaShenouda" w:hAnsi="FreeSerifAvvaShenouda" w:cs="FreeSerifAvvaShenouda"/>
            <w:noProof/>
          </w:rPr>
          <w:t>Ⲡⲁⲣⲙⲟⲩⲧⲉ</w:t>
        </w:r>
        <w:r w:rsidR="00AB40CE">
          <w:rPr>
            <w:noProof/>
            <w:webHidden/>
          </w:rPr>
          <w:tab/>
        </w:r>
        <w:r w:rsidR="00AB40CE">
          <w:rPr>
            <w:noProof/>
            <w:webHidden/>
          </w:rPr>
          <w:fldChar w:fldCharType="begin"/>
        </w:r>
        <w:r w:rsidR="00AB40CE">
          <w:rPr>
            <w:noProof/>
            <w:webHidden/>
          </w:rPr>
          <w:instrText xml:space="preserve"> PAGEREF _Toc439584782 \h </w:instrText>
        </w:r>
        <w:r w:rsidR="00AB40CE">
          <w:rPr>
            <w:noProof/>
            <w:webHidden/>
          </w:rPr>
        </w:r>
        <w:r w:rsidR="00AB40CE">
          <w:rPr>
            <w:noProof/>
            <w:webHidden/>
          </w:rPr>
          <w:fldChar w:fldCharType="separate"/>
        </w:r>
        <w:r w:rsidR="00AB40CE">
          <w:rPr>
            <w:noProof/>
            <w:webHidden/>
          </w:rPr>
          <w:t>770</w:t>
        </w:r>
        <w:r w:rsidR="00AB40CE">
          <w:rPr>
            <w:noProof/>
            <w:webHidden/>
          </w:rPr>
          <w:fldChar w:fldCharType="end"/>
        </w:r>
      </w:hyperlink>
    </w:p>
    <w:p w14:paraId="638633BA"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3" w:history="1">
        <w:r w:rsidR="00AB40CE" w:rsidRPr="009B59CD">
          <w:rPr>
            <w:rStyle w:val="Hyperlink"/>
            <w:noProof/>
          </w:rPr>
          <w:t xml:space="preserve">May or </w:t>
        </w:r>
        <w:r w:rsidR="00AB40CE" w:rsidRPr="009B59CD">
          <w:rPr>
            <w:rStyle w:val="Hyperlink"/>
            <w:rFonts w:ascii="FreeSerifAvvaShenouda" w:eastAsia="Arial Unicode MS" w:hAnsi="FreeSerifAvvaShenouda" w:cs="FreeSerifAvvaShenouda"/>
            <w:noProof/>
            <w:lang w:val="en-US"/>
          </w:rPr>
          <w:t>Ⲡⲁϣⲁⲛⲥ</w:t>
        </w:r>
        <w:r w:rsidR="00AB40CE">
          <w:rPr>
            <w:noProof/>
            <w:webHidden/>
          </w:rPr>
          <w:tab/>
        </w:r>
        <w:r w:rsidR="00AB40CE">
          <w:rPr>
            <w:noProof/>
            <w:webHidden/>
          </w:rPr>
          <w:fldChar w:fldCharType="begin"/>
        </w:r>
        <w:r w:rsidR="00AB40CE">
          <w:rPr>
            <w:noProof/>
            <w:webHidden/>
          </w:rPr>
          <w:instrText xml:space="preserve"> PAGEREF _Toc439584783 \h </w:instrText>
        </w:r>
        <w:r w:rsidR="00AB40CE">
          <w:rPr>
            <w:noProof/>
            <w:webHidden/>
          </w:rPr>
        </w:r>
        <w:r w:rsidR="00AB40CE">
          <w:rPr>
            <w:noProof/>
            <w:webHidden/>
          </w:rPr>
          <w:fldChar w:fldCharType="separate"/>
        </w:r>
        <w:r w:rsidR="00AB40CE">
          <w:rPr>
            <w:noProof/>
            <w:webHidden/>
          </w:rPr>
          <w:t>776</w:t>
        </w:r>
        <w:r w:rsidR="00AB40CE">
          <w:rPr>
            <w:noProof/>
            <w:webHidden/>
          </w:rPr>
          <w:fldChar w:fldCharType="end"/>
        </w:r>
      </w:hyperlink>
    </w:p>
    <w:p w14:paraId="2E7B4DAD"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4" w:history="1">
        <w:r w:rsidR="00AB40CE" w:rsidRPr="009B59CD">
          <w:rPr>
            <w:rStyle w:val="Hyperlink"/>
            <w:noProof/>
          </w:rPr>
          <w:t xml:space="preserve">June or </w:t>
        </w:r>
        <w:r w:rsidR="00AB40CE" w:rsidRPr="009B59CD">
          <w:rPr>
            <w:rStyle w:val="Hyperlink"/>
            <w:rFonts w:ascii="FreeSerifAvvaShenouda" w:hAnsi="FreeSerifAvvaShenouda" w:cs="FreeSerifAvvaShenouda"/>
            <w:noProof/>
          </w:rPr>
          <w:t>Ⲡⲁⲱⲛⲉ</w:t>
        </w:r>
        <w:r w:rsidR="00AB40CE">
          <w:rPr>
            <w:noProof/>
            <w:webHidden/>
          </w:rPr>
          <w:tab/>
        </w:r>
        <w:r w:rsidR="00AB40CE">
          <w:rPr>
            <w:noProof/>
            <w:webHidden/>
          </w:rPr>
          <w:fldChar w:fldCharType="begin"/>
        </w:r>
        <w:r w:rsidR="00AB40CE">
          <w:rPr>
            <w:noProof/>
            <w:webHidden/>
          </w:rPr>
          <w:instrText xml:space="preserve"> PAGEREF _Toc439584784 \h </w:instrText>
        </w:r>
        <w:r w:rsidR="00AB40CE">
          <w:rPr>
            <w:noProof/>
            <w:webHidden/>
          </w:rPr>
        </w:r>
        <w:r w:rsidR="00AB40CE">
          <w:rPr>
            <w:noProof/>
            <w:webHidden/>
          </w:rPr>
          <w:fldChar w:fldCharType="separate"/>
        </w:r>
        <w:r w:rsidR="00AB40CE">
          <w:rPr>
            <w:noProof/>
            <w:webHidden/>
          </w:rPr>
          <w:t>799</w:t>
        </w:r>
        <w:r w:rsidR="00AB40CE">
          <w:rPr>
            <w:noProof/>
            <w:webHidden/>
          </w:rPr>
          <w:fldChar w:fldCharType="end"/>
        </w:r>
      </w:hyperlink>
    </w:p>
    <w:p w14:paraId="4B5FA264"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5" w:history="1">
        <w:r w:rsidR="00AB40CE" w:rsidRPr="009B59CD">
          <w:rPr>
            <w:rStyle w:val="Hyperlink"/>
            <w:noProof/>
          </w:rPr>
          <w:t xml:space="preserve">July or </w:t>
        </w:r>
        <w:r w:rsidR="00AB40CE" w:rsidRPr="009B59CD">
          <w:rPr>
            <w:rStyle w:val="Hyperlink"/>
            <w:rFonts w:ascii="FreeSerifAvvaShenouda" w:hAnsi="FreeSerifAvvaShenouda" w:cs="FreeSerifAvvaShenouda"/>
            <w:noProof/>
          </w:rPr>
          <w:t>Ⲉⲡⲏⲡ</w:t>
        </w:r>
        <w:r w:rsidR="00AB40CE">
          <w:rPr>
            <w:noProof/>
            <w:webHidden/>
          </w:rPr>
          <w:tab/>
        </w:r>
        <w:r w:rsidR="00AB40CE">
          <w:rPr>
            <w:noProof/>
            <w:webHidden/>
          </w:rPr>
          <w:fldChar w:fldCharType="begin"/>
        </w:r>
        <w:r w:rsidR="00AB40CE">
          <w:rPr>
            <w:noProof/>
            <w:webHidden/>
          </w:rPr>
          <w:instrText xml:space="preserve"> PAGEREF _Toc439584785 \h </w:instrText>
        </w:r>
        <w:r w:rsidR="00AB40CE">
          <w:rPr>
            <w:noProof/>
            <w:webHidden/>
          </w:rPr>
        </w:r>
        <w:r w:rsidR="00AB40CE">
          <w:rPr>
            <w:noProof/>
            <w:webHidden/>
          </w:rPr>
          <w:fldChar w:fldCharType="separate"/>
        </w:r>
        <w:r w:rsidR="00AB40CE">
          <w:rPr>
            <w:noProof/>
            <w:webHidden/>
          </w:rPr>
          <w:t>826</w:t>
        </w:r>
        <w:r w:rsidR="00AB40CE">
          <w:rPr>
            <w:noProof/>
            <w:webHidden/>
          </w:rPr>
          <w:fldChar w:fldCharType="end"/>
        </w:r>
      </w:hyperlink>
    </w:p>
    <w:p w14:paraId="2EE5A72D"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6" w:history="1">
        <w:r w:rsidR="00AB40CE" w:rsidRPr="009B59CD">
          <w:rPr>
            <w:rStyle w:val="Hyperlink"/>
            <w:noProof/>
          </w:rPr>
          <w:t xml:space="preserve">August or </w:t>
        </w:r>
        <w:r w:rsidR="00AB40CE" w:rsidRPr="009B59CD">
          <w:rPr>
            <w:rStyle w:val="Hyperlink"/>
            <w:rFonts w:ascii="FreeSerifAvvaShenouda" w:hAnsi="FreeSerifAvvaShenouda" w:cs="FreeSerifAvvaShenouda"/>
            <w:noProof/>
          </w:rPr>
          <w:t>Ⲙⲉⲥⲟⲣⲏ and Ⲕⲟⲩϫⲓ ⲛ</w:t>
        </w:r>
        <w:r w:rsidR="00AB40CE" w:rsidRPr="009B59CD">
          <w:rPr>
            <w:rStyle w:val="Hyperlink"/>
            <w:rFonts w:ascii="FreeSerifAvvaShenouda" w:hAnsi="FreeSerifAvvaShenouda" w:cs="FreeSerifAvvaShenouda"/>
            <w:noProof/>
            <w:lang w:val="en-US"/>
          </w:rPr>
          <w:t xml:space="preserve">̀ⲁ̀ⲃⲟⲧ </w:t>
        </w:r>
        <w:r w:rsidR="00AB40CE" w:rsidRPr="009B59CD">
          <w:rPr>
            <w:rStyle w:val="Hyperlink"/>
            <w:noProof/>
          </w:rPr>
          <w:t>(The Little Month)</w:t>
        </w:r>
        <w:r w:rsidR="00AB40CE">
          <w:rPr>
            <w:noProof/>
            <w:webHidden/>
          </w:rPr>
          <w:tab/>
        </w:r>
        <w:r w:rsidR="00AB40CE">
          <w:rPr>
            <w:noProof/>
            <w:webHidden/>
          </w:rPr>
          <w:fldChar w:fldCharType="begin"/>
        </w:r>
        <w:r w:rsidR="00AB40CE">
          <w:rPr>
            <w:noProof/>
            <w:webHidden/>
          </w:rPr>
          <w:instrText xml:space="preserve"> PAGEREF _Toc439584786 \h </w:instrText>
        </w:r>
        <w:r w:rsidR="00AB40CE">
          <w:rPr>
            <w:noProof/>
            <w:webHidden/>
          </w:rPr>
        </w:r>
        <w:r w:rsidR="00AB40CE">
          <w:rPr>
            <w:noProof/>
            <w:webHidden/>
          </w:rPr>
          <w:fldChar w:fldCharType="separate"/>
        </w:r>
        <w:r w:rsidR="00AB40CE">
          <w:rPr>
            <w:noProof/>
            <w:webHidden/>
          </w:rPr>
          <w:t>840</w:t>
        </w:r>
        <w:r w:rsidR="00AB40CE">
          <w:rPr>
            <w:noProof/>
            <w:webHidden/>
          </w:rPr>
          <w:fldChar w:fldCharType="end"/>
        </w:r>
      </w:hyperlink>
    </w:p>
    <w:p w14:paraId="3B4B42D0"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7" w:history="1">
        <w:r w:rsidR="00AB40CE" w:rsidRPr="009B59CD">
          <w:rPr>
            <w:rStyle w:val="Hyperlink"/>
            <w:noProof/>
          </w:rPr>
          <w:t>The Pascal Cycle</w:t>
        </w:r>
        <w:r w:rsidR="00AB40CE">
          <w:rPr>
            <w:noProof/>
            <w:webHidden/>
          </w:rPr>
          <w:tab/>
        </w:r>
        <w:r w:rsidR="00AB40CE">
          <w:rPr>
            <w:noProof/>
            <w:webHidden/>
          </w:rPr>
          <w:fldChar w:fldCharType="begin"/>
        </w:r>
        <w:r w:rsidR="00AB40CE">
          <w:rPr>
            <w:noProof/>
            <w:webHidden/>
          </w:rPr>
          <w:instrText xml:space="preserve"> PAGEREF _Toc439584787 \h </w:instrText>
        </w:r>
        <w:r w:rsidR="00AB40CE">
          <w:rPr>
            <w:noProof/>
            <w:webHidden/>
          </w:rPr>
        </w:r>
        <w:r w:rsidR="00AB40CE">
          <w:rPr>
            <w:noProof/>
            <w:webHidden/>
          </w:rPr>
          <w:fldChar w:fldCharType="separate"/>
        </w:r>
        <w:r w:rsidR="00AB40CE">
          <w:rPr>
            <w:noProof/>
            <w:webHidden/>
          </w:rPr>
          <w:t>864</w:t>
        </w:r>
        <w:r w:rsidR="00AB40CE">
          <w:rPr>
            <w:noProof/>
            <w:webHidden/>
          </w:rPr>
          <w:fldChar w:fldCharType="end"/>
        </w:r>
      </w:hyperlink>
    </w:p>
    <w:p w14:paraId="514EFAC1"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8" w:history="1">
        <w:r w:rsidR="00AB40CE" w:rsidRPr="009B59CD">
          <w:rPr>
            <w:rStyle w:val="Hyperlink"/>
            <w:noProof/>
          </w:rPr>
          <w:t>Hymns for Koiak</w:t>
        </w:r>
        <w:r w:rsidR="00AB40CE">
          <w:rPr>
            <w:noProof/>
            <w:webHidden/>
          </w:rPr>
          <w:tab/>
        </w:r>
        <w:r w:rsidR="00AB40CE">
          <w:rPr>
            <w:noProof/>
            <w:webHidden/>
          </w:rPr>
          <w:fldChar w:fldCharType="begin"/>
        </w:r>
        <w:r w:rsidR="00AB40CE">
          <w:rPr>
            <w:noProof/>
            <w:webHidden/>
          </w:rPr>
          <w:instrText xml:space="preserve"> PAGEREF _Toc439584788 \h </w:instrText>
        </w:r>
        <w:r w:rsidR="00AB40CE">
          <w:rPr>
            <w:noProof/>
            <w:webHidden/>
          </w:rPr>
        </w:r>
        <w:r w:rsidR="00AB40CE">
          <w:rPr>
            <w:noProof/>
            <w:webHidden/>
          </w:rPr>
          <w:fldChar w:fldCharType="separate"/>
        </w:r>
        <w:r w:rsidR="00AB40CE">
          <w:rPr>
            <w:noProof/>
            <w:webHidden/>
          </w:rPr>
          <w:t>939</w:t>
        </w:r>
        <w:r w:rsidR="00AB40CE">
          <w:rPr>
            <w:noProof/>
            <w:webHidden/>
          </w:rPr>
          <w:fldChar w:fldCharType="end"/>
        </w:r>
      </w:hyperlink>
    </w:p>
    <w:p w14:paraId="5DF6AC1B"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89" w:history="1">
        <w:r w:rsidR="00AB40CE" w:rsidRPr="009B59CD">
          <w:rPr>
            <w:rStyle w:val="Hyperlink"/>
            <w:noProof/>
          </w:rPr>
          <w:t>Index of Psalis</w:t>
        </w:r>
        <w:r w:rsidR="00AB40CE">
          <w:rPr>
            <w:noProof/>
            <w:webHidden/>
          </w:rPr>
          <w:tab/>
        </w:r>
        <w:r w:rsidR="00AB40CE">
          <w:rPr>
            <w:noProof/>
            <w:webHidden/>
          </w:rPr>
          <w:fldChar w:fldCharType="begin"/>
        </w:r>
        <w:r w:rsidR="00AB40CE">
          <w:rPr>
            <w:noProof/>
            <w:webHidden/>
          </w:rPr>
          <w:instrText xml:space="preserve"> PAGEREF _Toc439584789 \h </w:instrText>
        </w:r>
        <w:r w:rsidR="00AB40CE">
          <w:rPr>
            <w:noProof/>
            <w:webHidden/>
          </w:rPr>
        </w:r>
        <w:r w:rsidR="00AB40CE">
          <w:rPr>
            <w:noProof/>
            <w:webHidden/>
          </w:rPr>
          <w:fldChar w:fldCharType="separate"/>
        </w:r>
        <w:r w:rsidR="00AB40CE">
          <w:rPr>
            <w:noProof/>
            <w:webHidden/>
          </w:rPr>
          <w:t>954</w:t>
        </w:r>
        <w:r w:rsidR="00AB40CE">
          <w:rPr>
            <w:noProof/>
            <w:webHidden/>
          </w:rPr>
          <w:fldChar w:fldCharType="end"/>
        </w:r>
      </w:hyperlink>
    </w:p>
    <w:p w14:paraId="5B357A86" w14:textId="77777777" w:rsidR="00AB40CE" w:rsidRDefault="000668BD">
      <w:pPr>
        <w:pStyle w:val="TOC2"/>
        <w:tabs>
          <w:tab w:val="right" w:leader="dot" w:pos="8846"/>
        </w:tabs>
        <w:rPr>
          <w:rFonts w:asciiTheme="minorHAnsi" w:eastAsiaTheme="minorEastAsia" w:hAnsiTheme="minorHAnsi"/>
          <w:noProof/>
          <w:szCs w:val="24"/>
          <w:lang w:val="en-US"/>
        </w:rPr>
      </w:pPr>
      <w:hyperlink w:anchor="_Toc439584790" w:history="1">
        <w:r w:rsidR="00AB40CE" w:rsidRPr="009B59CD">
          <w:rPr>
            <w:rStyle w:val="Hyperlink"/>
            <w:noProof/>
          </w:rPr>
          <w:t>Index of Doxologies</w:t>
        </w:r>
        <w:r w:rsidR="00AB40CE">
          <w:rPr>
            <w:noProof/>
            <w:webHidden/>
          </w:rPr>
          <w:tab/>
        </w:r>
        <w:r w:rsidR="00AB40CE">
          <w:rPr>
            <w:noProof/>
            <w:webHidden/>
          </w:rPr>
          <w:fldChar w:fldCharType="begin"/>
        </w:r>
        <w:r w:rsidR="00AB40CE">
          <w:rPr>
            <w:noProof/>
            <w:webHidden/>
          </w:rPr>
          <w:instrText xml:space="preserve"> PAGEREF _Toc439584790 \h </w:instrText>
        </w:r>
        <w:r w:rsidR="00AB40CE">
          <w:rPr>
            <w:noProof/>
            <w:webHidden/>
          </w:rPr>
        </w:r>
        <w:r w:rsidR="00AB40CE">
          <w:rPr>
            <w:noProof/>
            <w:webHidden/>
          </w:rPr>
          <w:fldChar w:fldCharType="separate"/>
        </w:r>
        <w:r w:rsidR="00AB40CE">
          <w:rPr>
            <w:noProof/>
            <w:webHidden/>
          </w:rPr>
          <w:t>956</w:t>
        </w:r>
        <w:r w:rsidR="00AB40CE">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39584761"/>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39584762"/>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0668BD">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0668BD">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8"/>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1"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1"/>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2" w:name="_Ref434477171"/>
      <w:r>
        <w:lastRenderedPageBreak/>
        <w:t>The Introduction to the Doxologies</w:t>
      </w:r>
      <w:bookmarkEnd w:id="62"/>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3" w:name="_Ref435799700"/>
      <w:r>
        <w:t>The Doxologies</w:t>
      </w:r>
      <w:bookmarkEnd w:id="63"/>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4" w:name="_Ref434487836"/>
      <w:r>
        <w:t>The Evening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5" w:name="_Ref434487846"/>
      <w:r>
        <w:t>The Morning Doxology of the Virgin</w:t>
      </w:r>
      <w:bookmarkEnd w:id="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6"/>
            <w:r>
              <w:t xml:space="preserve">declared </w:t>
            </w:r>
            <w:commentRangeEnd w:id="66"/>
            <w:r>
              <w:rPr>
                <w:rStyle w:val="CommentReference"/>
                <w:rFonts w:ascii="Times New Roman" w:eastAsiaTheme="minorHAnsi" w:hAnsi="Times New Roman" w:cstheme="minorBidi"/>
                <w:color w:val="auto"/>
              </w:rPr>
              <w:commentReference w:id="66"/>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7"/>
            <w:r>
              <w:t xml:space="preserve">Good New </w:t>
            </w:r>
            <w:commentRangeEnd w:id="67"/>
            <w:r>
              <w:rPr>
                <w:rStyle w:val="CommentReference"/>
                <w:rFonts w:ascii="Times New Roman" w:eastAsiaTheme="minorHAnsi" w:hAnsi="Times New Roman" w:cstheme="minorBidi"/>
                <w:color w:val="auto"/>
              </w:rPr>
              <w:commentReference w:id="67"/>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8"/>
            <w:r>
              <w:t>Be our advocate</w:t>
            </w:r>
            <w:commentRangeEnd w:id="68"/>
            <w:r>
              <w:rPr>
                <w:rStyle w:val="CommentReference"/>
                <w:rFonts w:ascii="Times New Roman" w:eastAsiaTheme="minorHAnsi" w:hAnsi="Times New Roman" w:cstheme="minorBidi"/>
                <w:color w:val="auto"/>
              </w:rPr>
              <w:commentReference w:id="68"/>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9"/>
            <w:r>
              <w:t>Mary</w:t>
            </w:r>
            <w:commentRangeEnd w:id="69"/>
            <w:r>
              <w:rPr>
                <w:rStyle w:val="CommentReference"/>
                <w:rFonts w:ascii="Times New Roman" w:eastAsiaTheme="minorHAnsi" w:hAnsi="Times New Roman" w:cstheme="minorBidi"/>
                <w:color w:val="auto"/>
              </w:rPr>
              <w:commentReference w:id="69"/>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0" w:name="_Ref435799710"/>
      <w:r>
        <w:t>The Orthodox Creed</w:t>
      </w:r>
      <w:bookmarkEnd w:id="70"/>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1"/>
      <w:r>
        <w:t>God</w:t>
      </w:r>
      <w:commentRangeEnd w:id="71"/>
      <w:r w:rsidR="008E406C">
        <w:rPr>
          <w:rStyle w:val="CommentReference"/>
          <w:lang w:val="en-CA"/>
        </w:rPr>
        <w:commentReference w:id="71"/>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 xml:space="preserve">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2" w:name="_Toc410196175"/>
      <w:bookmarkStart w:id="73" w:name="_Toc410196407"/>
      <w:bookmarkStart w:id="74" w:name="_Toc410196909"/>
      <w:bookmarkStart w:id="75" w:name="_Toc439584763"/>
      <w:bookmarkStart w:id="76" w:name="Compline"/>
      <w:bookmarkEnd w:id="22"/>
      <w:r>
        <w:lastRenderedPageBreak/>
        <w:t>After Supper: Retiring</w:t>
      </w:r>
      <w:r>
        <w:rPr>
          <w:rStyle w:val="FootnoteReference"/>
        </w:rPr>
        <w:footnoteReference w:id="11"/>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39534720"/>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39534721"/>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39534722"/>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39584764"/>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Toc439534723"/>
      <w:r>
        <w:lastRenderedPageBreak/>
        <w:t xml:space="preserve">The Psalms of </w:t>
      </w:r>
      <w:bookmarkEnd w:id="107"/>
      <w:bookmarkEnd w:id="106"/>
      <w:bookmarkEnd w:id="105"/>
      <w:r w:rsidR="006D16F9">
        <w:t>Midnight</w:t>
      </w:r>
      <w:r w:rsidR="009800DB">
        <w:t xml:space="preserve"> (The Beginning of Watches)</w:t>
      </w:r>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13" w:name="_Ref434580361"/>
      <w:r>
        <w:br w:type="page"/>
      </w:r>
    </w:p>
    <w:p w14:paraId="6D21839E" w14:textId="3B925DCD" w:rsidR="00964F23" w:rsidRDefault="00964F23" w:rsidP="00964F23">
      <w:pPr>
        <w:pStyle w:val="Heading3"/>
      </w:pPr>
      <w:bookmarkStart w:id="114" w:name="_Toc439534724"/>
      <w:r>
        <w:lastRenderedPageBreak/>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16" w:name="_Toc410196181"/>
      <w:bookmarkStart w:id="117" w:name="_Toc410196413"/>
      <w:bookmarkStart w:id="118" w:name="_Toc410196915"/>
      <w:bookmarkStart w:id="119" w:name="_Ref434580482"/>
      <w:r>
        <w:br w:type="page"/>
      </w:r>
    </w:p>
    <w:p w14:paraId="479B7501" w14:textId="470FFF90" w:rsidR="00964F23" w:rsidRDefault="00964F23" w:rsidP="00964F23">
      <w:pPr>
        <w:pStyle w:val="Heading3"/>
      </w:pPr>
      <w:bookmarkStart w:id="120" w:name="_Toc439534725"/>
      <w:r>
        <w:lastRenderedPageBreak/>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12E26D2" w:rsidR="00964F23" w:rsidRDefault="00964F23" w:rsidP="00964F23">
      <w:pPr>
        <w:pStyle w:val="Heading3"/>
      </w:pPr>
      <w:bookmarkStart w:id="125" w:name="_Toc439534726"/>
      <w:r>
        <w:lastRenderedPageBreak/>
        <w:t>The Midnight Praise</w:t>
      </w:r>
      <w:bookmarkEnd w:id="122"/>
      <w:bookmarkEnd w:id="123"/>
      <w:bookmarkEnd w:id="124"/>
      <w:bookmarkEnd w:id="125"/>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6"/>
            <w:r>
              <w:t>Arise</w:t>
            </w:r>
            <w:commentRangeEnd w:id="126"/>
            <w:r>
              <w:rPr>
                <w:rStyle w:val="CommentReference"/>
              </w:rPr>
              <w:commentReference w:id="126"/>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7"/>
            <w:r>
              <w:t>flesh</w:t>
            </w:r>
            <w:commentRangeEnd w:id="127"/>
            <w:r>
              <w:rPr>
                <w:rStyle w:val="CommentReference"/>
              </w:rPr>
              <w:commentReference w:id="127"/>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8"/>
            <w:r w:rsidRPr="004E04E2">
              <w:t xml:space="preserve">send up </w:t>
            </w:r>
            <w:commentRangeEnd w:id="128"/>
            <w:r>
              <w:rPr>
                <w:rStyle w:val="CommentReference"/>
              </w:rPr>
              <w:commentReference w:id="128"/>
            </w:r>
            <w:r>
              <w:t>to</w:t>
            </w:r>
            <w:r w:rsidRPr="004E04E2">
              <w:t xml:space="preserve"> </w:t>
            </w:r>
            <w:r>
              <w:t>You</w:t>
            </w:r>
            <w:r w:rsidRPr="004E04E2">
              <w:t xml:space="preserve"> a befitting </w:t>
            </w:r>
            <w:commentRangeStart w:id="129"/>
            <w:r w:rsidRPr="004E04E2">
              <w:t>doxology</w:t>
            </w:r>
            <w:commentRangeEnd w:id="129"/>
            <w:r>
              <w:rPr>
                <w:rStyle w:val="CommentReference"/>
              </w:rPr>
              <w:commentReference w:id="129"/>
            </w:r>
            <w:r w:rsidRPr="004E04E2">
              <w:t xml:space="preserve">, and win the forgiveness of our many sins: </w:t>
            </w:r>
            <w:commentRangeStart w:id="130"/>
            <w:r w:rsidRPr="004E04E2">
              <w:t xml:space="preserve">Glory to </w:t>
            </w:r>
            <w:r>
              <w:t>You</w:t>
            </w:r>
            <w:r w:rsidRPr="004E04E2">
              <w:t xml:space="preserve"> </w:t>
            </w:r>
            <w:commentRangeEnd w:id="130"/>
            <w:r>
              <w:rPr>
                <w:rStyle w:val="CommentReference"/>
              </w:rPr>
              <w:commentReference w:id="130"/>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1"/>
            <w:r w:rsidRPr="004E04E2">
              <w:t xml:space="preserve">Who </w:t>
            </w:r>
            <w:commentRangeEnd w:id="131"/>
            <w:r>
              <w:rPr>
                <w:rStyle w:val="CommentReference"/>
              </w:rPr>
              <w:commentReference w:id="131"/>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2"/>
            <w:r w:rsidRPr="004E04E2">
              <w:t>to the sanctuary</w:t>
            </w:r>
            <w:commentRangeEnd w:id="132"/>
            <w:r>
              <w:rPr>
                <w:rStyle w:val="CommentReference"/>
              </w:rPr>
              <w:commentReference w:id="132"/>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3"/>
            <w:r w:rsidRPr="004E04E2">
              <w:t xml:space="preserve">you out </w:t>
            </w:r>
            <w:commentRangeEnd w:id="133"/>
            <w:r>
              <w:rPr>
                <w:rStyle w:val="CommentReference"/>
              </w:rPr>
              <w:commentReference w:id="133"/>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4"/>
            <w:r w:rsidRPr="004E04E2">
              <w:t xml:space="preserve">supplication </w:t>
            </w:r>
            <w:commentRangeEnd w:id="134"/>
            <w:r>
              <w:rPr>
                <w:rStyle w:val="CommentReference"/>
              </w:rPr>
              <w:commentReference w:id="134"/>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5"/>
            <w:r w:rsidRPr="004E04E2">
              <w:t xml:space="preserve">petition </w:t>
            </w:r>
            <w:commentRangeEnd w:id="135"/>
            <w:r>
              <w:rPr>
                <w:rStyle w:val="CommentReference"/>
              </w:rPr>
              <w:commentReference w:id="135"/>
            </w:r>
            <w:r w:rsidRPr="004E04E2">
              <w:t xml:space="preserve">shall come in before </w:t>
            </w:r>
            <w:r w:rsidR="001040C8">
              <w:t>You</w:t>
            </w:r>
            <w:r w:rsidRPr="004E04E2">
              <w:t xml:space="preserve">: </w:t>
            </w:r>
            <w:commentRangeStart w:id="136"/>
            <w:r w:rsidRPr="004E04E2">
              <w:t xml:space="preserve">revive </w:t>
            </w:r>
            <w:commentRangeEnd w:id="136"/>
            <w:r>
              <w:rPr>
                <w:rStyle w:val="CommentReference"/>
              </w:rPr>
              <w:commentReference w:id="136"/>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7"/>
            <w:r w:rsidRPr="004E04E2">
              <w:t>pour forth</w:t>
            </w:r>
            <w:commentRangeEnd w:id="137"/>
            <w:r>
              <w:rPr>
                <w:rStyle w:val="CommentReference"/>
              </w:rPr>
              <w:commentReference w:id="137"/>
            </w:r>
            <w:r w:rsidRPr="004E04E2">
              <w:t xml:space="preserve"> </w:t>
            </w:r>
            <w:commentRangeStart w:id="138"/>
            <w:r w:rsidRPr="004E04E2">
              <w:t>blessing</w:t>
            </w:r>
            <w:commentRangeEnd w:id="138"/>
            <w:r>
              <w:rPr>
                <w:rStyle w:val="CommentReference"/>
              </w:rPr>
              <w:commentReference w:id="138"/>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9"/>
            <w:r w:rsidRPr="004E04E2">
              <w:t xml:space="preserve">respond </w:t>
            </w:r>
            <w:commentRangeEnd w:id="139"/>
            <w:r>
              <w:rPr>
                <w:rStyle w:val="CommentReference"/>
              </w:rPr>
              <w:commentReference w:id="139"/>
            </w:r>
            <w:r w:rsidRPr="004E04E2">
              <w:t xml:space="preserve">with </w:t>
            </w:r>
            <w:r>
              <w:t>Your</w:t>
            </w:r>
            <w:r w:rsidRPr="004E04E2">
              <w:t xml:space="preserve"> words: for all </w:t>
            </w:r>
            <w:r>
              <w:t>Your</w:t>
            </w:r>
            <w:r w:rsidRPr="004E04E2">
              <w:t xml:space="preserve"> commandments are </w:t>
            </w:r>
            <w:commentRangeStart w:id="140"/>
            <w:r w:rsidRPr="004E04E2">
              <w:t>righteous</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1"/>
            <w:r w:rsidRPr="004E04E2">
              <w:t>meditation</w:t>
            </w:r>
            <w:commentRangeEnd w:id="141"/>
            <w:r>
              <w:rPr>
                <w:rStyle w:val="CommentReference"/>
              </w:rPr>
              <w:commentReference w:id="141"/>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2"/>
            <w:r w:rsidRPr="004E04E2">
              <w:t>always</w:t>
            </w:r>
            <w:commentRangeEnd w:id="142"/>
            <w:r>
              <w:rPr>
                <w:rStyle w:val="CommentReference"/>
              </w:rPr>
              <w:commentReference w:id="142"/>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3"/>
            <w:r w:rsidRPr="004E04E2">
              <w:rPr>
                <w:rFonts w:eastAsia="@MingLiU"/>
              </w:rPr>
              <w:t xml:space="preserve">and </w:t>
            </w:r>
            <w:commentRangeEnd w:id="143"/>
            <w:r>
              <w:rPr>
                <w:rStyle w:val="CommentReference"/>
              </w:rPr>
              <w:commentReference w:id="143"/>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4"/>
            <w:r w:rsidRPr="004E04E2">
              <w:rPr>
                <w:rFonts w:eastAsia="@MingLiU"/>
              </w:rPr>
              <w:t xml:space="preserve">to </w:t>
            </w:r>
            <w:commentRangeEnd w:id="144"/>
            <w:r>
              <w:rPr>
                <w:rStyle w:val="CommentReference"/>
              </w:rPr>
              <w:commentReference w:id="144"/>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5"/>
            <w:r w:rsidRPr="004E04E2">
              <w:t xml:space="preserve">to </w:t>
            </w:r>
            <w:commentRangeEnd w:id="145"/>
            <w:r>
              <w:rPr>
                <w:rStyle w:val="CommentReference"/>
              </w:rPr>
              <w:commentReference w:id="145"/>
            </w:r>
            <w:r>
              <w:t>You</w:t>
            </w:r>
            <w:r w:rsidRPr="004E04E2">
              <w:t>, O Only</w:t>
            </w:r>
            <w:r w:rsidRPr="004E04E2">
              <w:noBreakHyphen/>
            </w:r>
            <w:commentRangeStart w:id="146"/>
            <w:r w:rsidRPr="004E04E2">
              <w:t>Begotten</w:t>
            </w:r>
            <w:commentRangeEnd w:id="146"/>
            <w:r>
              <w:rPr>
                <w:rStyle w:val="CommentReference"/>
              </w:rPr>
              <w:commentReference w:id="146"/>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7"/>
            <w:r w:rsidRPr="004E04E2">
              <w:t xml:space="preserve">utter </w:t>
            </w:r>
            <w:commentRangeEnd w:id="147"/>
            <w:r>
              <w:rPr>
                <w:rStyle w:val="CommentReference"/>
              </w:rPr>
              <w:commentReference w:id="147"/>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8" w:name="_Toc297322053"/>
      <w:bookmarkStart w:id="149" w:name="_Toc297407698"/>
      <w:bookmarkStart w:id="150" w:name="_Toc298445750"/>
      <w:bookmarkStart w:id="151" w:name="_Toc298681233"/>
      <w:bookmarkStart w:id="152" w:name="_Toc298447475"/>
      <w:bookmarkStart w:id="153"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4"/>
            <w:r>
              <w:t xml:space="preserve">consider </w:t>
            </w:r>
            <w:commentRangeEnd w:id="154"/>
            <w:r>
              <w:rPr>
                <w:rStyle w:val="CommentReference"/>
                <w:lang w:val="en-CA"/>
              </w:rPr>
              <w:commentReference w:id="154"/>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5"/>
            <w:r>
              <w:t xml:space="preserve">none </w:t>
            </w:r>
            <w:commentRangeEnd w:id="155"/>
            <w:r>
              <w:rPr>
                <w:rStyle w:val="CommentReference"/>
                <w:lang w:val="en-CA"/>
              </w:rPr>
              <w:commentReference w:id="155"/>
            </w:r>
            <w:r>
              <w:t>but You.</w:t>
            </w:r>
          </w:p>
          <w:p w14:paraId="39084FDD" w14:textId="77777777" w:rsidR="005E263F" w:rsidRDefault="005E263F" w:rsidP="005E263F">
            <w:pPr>
              <w:pStyle w:val="EngHangEnd"/>
            </w:pPr>
            <w:commentRangeStart w:id="156"/>
            <w:r>
              <w:t xml:space="preserve">After </w:t>
            </w:r>
            <w:commentRangeEnd w:id="156"/>
            <w:r>
              <w:rPr>
                <w:rStyle w:val="CommentReference"/>
                <w:lang w:val="en-CA"/>
              </w:rPr>
              <w:commentReference w:id="156"/>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7"/>
            <w:r>
              <w:t xml:space="preserve">to </w:t>
            </w:r>
            <w:commentRangeEnd w:id="157"/>
            <w:r>
              <w:rPr>
                <w:rStyle w:val="CommentReference"/>
                <w:lang w:val="en-CA"/>
              </w:rPr>
              <w:commentReference w:id="157"/>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8"/>
            <w:r>
              <w:t>joyful</w:t>
            </w:r>
            <w:commentRangeEnd w:id="158"/>
            <w:r>
              <w:rPr>
                <w:rStyle w:val="CommentReference"/>
                <w:lang w:val="en-CA"/>
              </w:rPr>
              <w:commentReference w:id="158"/>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9"/>
            <w:r>
              <w:t xml:space="preserve">perfect </w:t>
            </w:r>
            <w:commentRangeEnd w:id="159"/>
            <w:r>
              <w:rPr>
                <w:rStyle w:val="CommentReference"/>
                <w:lang w:val="en-CA"/>
              </w:rPr>
              <w:commentReference w:id="159"/>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0"/>
            <w:r>
              <w:t xml:space="preserve">sealed </w:t>
            </w:r>
            <w:commentRangeEnd w:id="160"/>
            <w:r>
              <w:rPr>
                <w:rStyle w:val="CommentReference"/>
                <w:lang w:val="en-CA"/>
              </w:rPr>
              <w:commentReference w:id="160"/>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1"/>
            <w:r>
              <w:t xml:space="preserve">fragrant </w:t>
            </w:r>
            <w:commentRangeEnd w:id="161"/>
            <w:r>
              <w:rPr>
                <w:rStyle w:val="CommentReference"/>
                <w:lang w:val="en-CA"/>
              </w:rPr>
              <w:commentReference w:id="161"/>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2"/>
            <w:r>
              <w:t>spices</w:t>
            </w:r>
            <w:commentRangeEnd w:id="162"/>
            <w:r>
              <w:rPr>
                <w:rStyle w:val="CommentReference"/>
                <w:lang w:val="en-CA"/>
              </w:rPr>
              <w:commentReference w:id="162"/>
            </w:r>
            <w:r>
              <w:t>,</w:t>
            </w:r>
          </w:p>
          <w:p w14:paraId="2791AC7E" w14:textId="77777777" w:rsidR="005E263F" w:rsidRDefault="005E263F" w:rsidP="005E263F">
            <w:pPr>
              <w:pStyle w:val="EngHangEnd"/>
            </w:pPr>
            <w:r>
              <w:t xml:space="preserve">"Behold and see that the Saviour </w:t>
            </w:r>
            <w:commentRangeStart w:id="163"/>
            <w:r>
              <w:t xml:space="preserve">is risen </w:t>
            </w:r>
            <w:commentRangeEnd w:id="163"/>
            <w:r>
              <w:rPr>
                <w:rStyle w:val="CommentReference"/>
                <w:lang w:val="en-CA"/>
              </w:rPr>
              <w:commentReference w:id="163"/>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4"/>
            <w:r>
              <w:t>A</w:t>
            </w:r>
            <w:commentRangeEnd w:id="164"/>
            <w:r>
              <w:rPr>
                <w:rStyle w:val="CommentReference"/>
                <w:lang w:val="en-CA"/>
              </w:rPr>
              <w:commentReference w:id="164"/>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5"/>
            <w:r>
              <w:t xml:space="preserve">We </w:t>
            </w:r>
            <w:commentRangeEnd w:id="165"/>
            <w:r>
              <w:rPr>
                <w:rStyle w:val="CommentReference"/>
                <w:lang w:val="en-CA"/>
              </w:rPr>
              <w:commentReference w:id="165"/>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6"/>
            <w:r>
              <w:t>alteration</w:t>
            </w:r>
            <w:commentRangeEnd w:id="166"/>
            <w:r>
              <w:rPr>
                <w:rStyle w:val="CommentReference"/>
                <w:lang w:val="en-CA"/>
              </w:rPr>
              <w:commentReference w:id="166"/>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8"/>
      <w:bookmarkEnd w:id="149"/>
      <w:bookmarkEnd w:id="150"/>
      <w:bookmarkEnd w:id="151"/>
      <w:bookmarkEnd w:id="152"/>
      <w:bookmarkEnd w:id="153"/>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7"/>
            <w:r>
              <w:t>glorify Him</w:t>
            </w:r>
            <w:commentRangeEnd w:id="167"/>
            <w:r>
              <w:rPr>
                <w:rStyle w:val="CommentReference"/>
                <w:lang w:val="en-CA"/>
              </w:rPr>
              <w:commentReference w:id="167"/>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8"/>
            <w:r>
              <w:t xml:space="preserve">when he shatters </w:t>
            </w:r>
            <w:commentRangeEnd w:id="168"/>
            <w:r>
              <w:rPr>
                <w:rStyle w:val="CommentReference"/>
                <w:lang w:val="en-CA"/>
              </w:rPr>
              <w:commentReference w:id="168"/>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9"/>
            <w:r>
              <w:t xml:space="preserve">chosen </w:t>
            </w:r>
            <w:commentRangeEnd w:id="169"/>
            <w:r>
              <w:rPr>
                <w:rStyle w:val="CommentReference"/>
                <w:lang w:val="en-CA"/>
              </w:rPr>
              <w:commentReference w:id="169"/>
            </w:r>
            <w:r>
              <w:t xml:space="preserve">mounted </w:t>
            </w:r>
            <w:commentRangeStart w:id="170"/>
            <w:r>
              <w:t xml:space="preserve">captains </w:t>
            </w:r>
            <w:commentRangeEnd w:id="170"/>
            <w:r>
              <w:rPr>
                <w:rStyle w:val="CommentReference"/>
                <w:lang w:val="en-CA"/>
              </w:rPr>
              <w:commentReference w:id="170"/>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1"/>
            <w:r>
              <w:t xml:space="preserve">was </w:t>
            </w:r>
            <w:commentRangeEnd w:id="171"/>
            <w:r>
              <w:rPr>
                <w:rStyle w:val="CommentReference"/>
                <w:lang w:val="en-CA"/>
              </w:rPr>
              <w:commentReference w:id="171"/>
            </w:r>
            <w:r>
              <w:t xml:space="preserve">glorified in power. Your right hand, O Lord, </w:t>
            </w:r>
            <w:commentRangeStart w:id="172"/>
            <w:r>
              <w:t xml:space="preserve">crushed </w:t>
            </w:r>
            <w:commentRangeEnd w:id="172"/>
            <w:r>
              <w:rPr>
                <w:rStyle w:val="CommentReference"/>
                <w:lang w:val="en-CA"/>
              </w:rPr>
              <w:commentReference w:id="172"/>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3"/>
            <w:r>
              <w:t xml:space="preserve">shattered </w:t>
            </w:r>
            <w:commentRangeEnd w:id="173"/>
            <w:r>
              <w:rPr>
                <w:rStyle w:val="CommentReference"/>
                <w:lang w:val="en-CA"/>
              </w:rPr>
              <w:commentReference w:id="173"/>
            </w:r>
            <w:commentRangeStart w:id="174"/>
            <w:r>
              <w:t>Your enemies</w:t>
            </w:r>
            <w:commentRangeEnd w:id="174"/>
            <w:r>
              <w:rPr>
                <w:rStyle w:val="CommentReference"/>
                <w:lang w:val="en-CA"/>
              </w:rPr>
              <w:commentReference w:id="174"/>
            </w:r>
            <w:r>
              <w:t xml:space="preserve">; You </w:t>
            </w:r>
            <w:commentRangeStart w:id="175"/>
            <w:r>
              <w:t xml:space="preserve">sent </w:t>
            </w:r>
            <w:commentRangeEnd w:id="175"/>
            <w:r>
              <w:rPr>
                <w:rStyle w:val="CommentReference"/>
                <w:lang w:val="en-CA"/>
              </w:rPr>
              <w:commentReference w:id="175"/>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6"/>
            <w:r>
              <w:t>holy</w:t>
            </w:r>
            <w:commentRangeEnd w:id="176"/>
            <w:r>
              <w:rPr>
                <w:rStyle w:val="CommentReference"/>
                <w:lang w:val="en-CA"/>
              </w:rPr>
              <w:commentReference w:id="176"/>
            </w:r>
            <w:r>
              <w:t xml:space="preserve">, awesome in </w:t>
            </w:r>
            <w:commentRangeStart w:id="177"/>
            <w:r>
              <w:t>glorious deeds</w:t>
            </w:r>
            <w:commentRangeEnd w:id="177"/>
            <w:r>
              <w:rPr>
                <w:rStyle w:val="CommentReference"/>
                <w:lang w:val="en-CA"/>
              </w:rPr>
              <w:commentReference w:id="177"/>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8"/>
            <w:r>
              <w:t>redeemed</w:t>
            </w:r>
            <w:commentRangeEnd w:id="178"/>
            <w:r>
              <w:rPr>
                <w:rStyle w:val="CommentReference"/>
                <w:lang w:val="en-CA"/>
              </w:rPr>
              <w:commentReference w:id="178"/>
            </w:r>
            <w:r>
              <w:t xml:space="preserve">; You called them by Your power into Your holy </w:t>
            </w:r>
            <w:commentRangeStart w:id="179"/>
            <w:r>
              <w:t>abode</w:t>
            </w:r>
            <w:commentRangeEnd w:id="179"/>
            <w:r>
              <w:rPr>
                <w:rStyle w:val="CommentReference"/>
                <w:lang w:val="en-CA"/>
              </w:rPr>
              <w:commentReference w:id="179"/>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0"/>
            <w:r>
              <w:t xml:space="preserve">Sorrow </w:t>
            </w:r>
            <w:commentRangeEnd w:id="180"/>
            <w:r>
              <w:rPr>
                <w:rStyle w:val="CommentReference"/>
                <w:lang w:val="en-CA"/>
              </w:rPr>
              <w:commentReference w:id="180"/>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1"/>
            <w:r>
              <w:t>May</w:t>
            </w:r>
            <w:commentRangeEnd w:id="181"/>
            <w:r>
              <w:rPr>
                <w:rStyle w:val="CommentReference"/>
                <w:lang w:val="en-CA"/>
              </w:rPr>
              <w:commentReference w:id="181"/>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2"/>
            <w:r>
              <w:t xml:space="preserve">reigning </w:t>
            </w:r>
            <w:commentRangeEnd w:id="182"/>
            <w:r>
              <w:rPr>
                <w:rStyle w:val="CommentReference"/>
                <w:lang w:val="en-CA"/>
              </w:rPr>
              <w:commentReference w:id="182"/>
            </w:r>
            <w:r>
              <w:t xml:space="preserve">as King forever and ever </w:t>
            </w:r>
            <w:commentRangeStart w:id="183"/>
            <w:r>
              <w:t>and beyond</w:t>
            </w:r>
            <w:commentRangeEnd w:id="183"/>
            <w:r>
              <w:rPr>
                <w:rStyle w:val="CommentReference"/>
                <w:lang w:val="en-CA"/>
              </w:rPr>
              <w:commentReference w:id="183"/>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4"/>
            <w:r>
              <w:t xml:space="preserve"> </w:t>
            </w:r>
            <w:commentRangeEnd w:id="184"/>
            <w:r>
              <w:rPr>
                <w:rStyle w:val="CommentReference"/>
                <w:lang w:val="en-CA"/>
              </w:rPr>
              <w:commentReference w:id="184"/>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5"/>
            <w:r>
              <w:t>praises</w:t>
            </w:r>
            <w:commentRangeEnd w:id="185"/>
            <w:r>
              <w:rPr>
                <w:rStyle w:val="CommentReference"/>
                <w:lang w:val="en-CA"/>
              </w:rPr>
              <w:commentReference w:id="185"/>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6"/>
            <w:r>
              <w:t>for gloriously has He glorified Himself</w:t>
            </w:r>
            <w:commentRangeEnd w:id="186"/>
            <w:r>
              <w:rPr>
                <w:rStyle w:val="CommentReference"/>
                <w:lang w:val="en-CA"/>
              </w:rPr>
              <w:commentReference w:id="186"/>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7"/>
            <w:r>
              <w:t>Himself</w:t>
            </w:r>
            <w:commentRangeEnd w:id="187"/>
            <w:r>
              <w:rPr>
                <w:rStyle w:val="CommentReference"/>
                <w:lang w:val="en-CA"/>
              </w:rPr>
              <w:commentReference w:id="187"/>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8" w:name="_Toc297322054"/>
      <w:bookmarkStart w:id="189" w:name="_Toc297407699"/>
      <w:bookmarkStart w:id="190" w:name="_Toc298445751"/>
      <w:bookmarkStart w:id="191" w:name="_Toc298681234"/>
      <w:bookmarkStart w:id="192" w:name="_Toc298447476"/>
      <w:r>
        <w:lastRenderedPageBreak/>
        <w:t>Psali Adam</w:t>
      </w:r>
      <w:bookmarkEnd w:id="188"/>
      <w:bookmarkEnd w:id="189"/>
      <w:bookmarkEnd w:id="190"/>
      <w:bookmarkEnd w:id="191"/>
      <w:bookmarkEnd w:id="192"/>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3"/>
            <w:r>
              <w:t xml:space="preserve">The </w:t>
            </w:r>
            <w:commentRangeEnd w:id="193"/>
            <w:r>
              <w:rPr>
                <w:rStyle w:val="CommentReference"/>
                <w:lang w:val="en-CA"/>
              </w:rPr>
              <w:commentReference w:id="193"/>
            </w:r>
            <w:r>
              <w:t xml:space="preserve">water of the sea was parted into parts, And the great deep became a </w:t>
            </w:r>
            <w:commentRangeStart w:id="194"/>
            <w:r>
              <w:t>path</w:t>
            </w:r>
            <w:commentRangeEnd w:id="194"/>
            <w:r>
              <w:rPr>
                <w:rStyle w:val="CommentReference"/>
                <w:lang w:val="en-CA"/>
              </w:rPr>
              <w:commentReference w:id="194"/>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5"/>
            <w:r w:rsidRPr="00D33B3C">
              <w:rPr>
                <w:rFonts w:ascii="Times New Roman" w:hAnsi="Times New Roman" w:cs="Times New Roman"/>
              </w:rPr>
              <w:t>Ϧ</w:t>
            </w:r>
            <w:r w:rsidRPr="00D33B3C">
              <w:t>ⲉⲛ</w:t>
            </w:r>
            <w:commentRangeEnd w:id="195"/>
            <w:r>
              <w:rPr>
                <w:rStyle w:val="CommentReference"/>
                <w:rFonts w:ascii="Garamond" w:hAnsi="Garamond" w:cstheme="minorBidi"/>
                <w:noProof w:val="0"/>
                <w:lang w:val="en-CA"/>
              </w:rPr>
              <w:commentReference w:id="195"/>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196"/>
            <w:r>
              <w:t xml:space="preserve">miraculous </w:t>
            </w:r>
            <w:commentRangeEnd w:id="196"/>
            <w:r>
              <w:rPr>
                <w:rStyle w:val="CommentReference"/>
                <w:lang w:val="en-CA"/>
              </w:rPr>
              <w:commentReference w:id="196"/>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7"/>
            <w:r>
              <w:t xml:space="preserve">passed </w:t>
            </w:r>
            <w:commentRangeEnd w:id="197"/>
            <w:r>
              <w:rPr>
                <w:rStyle w:val="CommentReference"/>
                <w:lang w:val="en-CA"/>
              </w:rPr>
              <w:commentReference w:id="197"/>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8"/>
            <w:r>
              <w:t xml:space="preserve">praising </w:t>
            </w:r>
            <w:commentRangeEnd w:id="198"/>
            <w:r>
              <w:rPr>
                <w:rStyle w:val="CommentReference"/>
                <w:lang w:val="en-CA"/>
              </w:rPr>
              <w:commentReference w:id="198"/>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9"/>
            <w:r>
              <w:t xml:space="preserve">praise </w:t>
            </w:r>
            <w:commentRangeEnd w:id="199"/>
            <w:r>
              <w:rPr>
                <w:rStyle w:val="CommentReference"/>
                <w:lang w:val="en-CA"/>
              </w:rPr>
              <w:commentReference w:id="199"/>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0" w:name="_Toc297322055"/>
      <w:bookmarkStart w:id="201" w:name="_Toc297407700"/>
      <w:bookmarkStart w:id="202" w:name="_Ref297493889"/>
      <w:bookmarkStart w:id="203" w:name="_Toc298445752"/>
      <w:bookmarkStart w:id="204" w:name="_Toc298681235"/>
      <w:bookmarkStart w:id="205" w:name="_Toc298447477"/>
      <w:bookmarkStart w:id="206" w:name="_Toc308441895"/>
      <w:bookmarkStart w:id="207" w:name="_Ref434580757"/>
      <w:bookmarkStart w:id="208" w:name="_Ref434580763"/>
      <w:r>
        <w:lastRenderedPageBreak/>
        <w:t>The Second Canticle: Psalm 135</w:t>
      </w:r>
      <w:bookmarkEnd w:id="200"/>
      <w:bookmarkEnd w:id="201"/>
      <w:bookmarkEnd w:id="202"/>
      <w:bookmarkEnd w:id="203"/>
      <w:bookmarkEnd w:id="204"/>
      <w:bookmarkEnd w:id="205"/>
      <w:bookmarkEnd w:id="206"/>
      <w:bookmarkEnd w:id="207"/>
      <w:bookmarkEnd w:id="208"/>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9"/>
            <w:r w:rsidRPr="00597158">
              <w:t xml:space="preserve">wisdom </w:t>
            </w:r>
            <w:commentRangeEnd w:id="209"/>
            <w:r>
              <w:rPr>
                <w:rStyle w:val="CommentReference"/>
                <w:rFonts w:eastAsiaTheme="minorHAnsi" w:cstheme="minorBidi"/>
                <w:color w:val="auto"/>
                <w:lang w:val="en-CA"/>
              </w:rPr>
              <w:commentReference w:id="209"/>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0"/>
            <w:r w:rsidRPr="00597158">
              <w:t>stretched out</w:t>
            </w:r>
            <w:commentRangeEnd w:id="210"/>
            <w:r>
              <w:rPr>
                <w:rStyle w:val="CommentReference"/>
                <w:rFonts w:eastAsiaTheme="minorHAnsi" w:cstheme="minorBidi"/>
                <w:color w:val="auto"/>
                <w:lang w:val="en-CA"/>
              </w:rPr>
              <w:commentReference w:id="210"/>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1"/>
            <w:r w:rsidRPr="00597158">
              <w:t xml:space="preserve">that </w:t>
            </w:r>
            <w:commentRangeEnd w:id="211"/>
            <w:r>
              <w:rPr>
                <w:rStyle w:val="CommentReference"/>
                <w:rFonts w:eastAsiaTheme="minorHAnsi" w:cstheme="minorBidi"/>
                <w:color w:val="auto"/>
                <w:lang w:val="en-CA"/>
              </w:rPr>
              <w:commentReference w:id="211"/>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2"/>
            <w:r w:rsidRPr="00597158">
              <w:t xml:space="preserve">rule </w:t>
            </w:r>
            <w:commentRangeEnd w:id="212"/>
            <w:r>
              <w:rPr>
                <w:rStyle w:val="CommentReference"/>
                <w:rFonts w:eastAsiaTheme="minorHAnsi" w:cstheme="minorBidi"/>
                <w:color w:val="auto"/>
                <w:lang w:val="en-CA"/>
              </w:rPr>
              <w:commentReference w:id="212"/>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3"/>
            <w:r w:rsidRPr="00597158">
              <w:t xml:space="preserve">stretched-out </w:t>
            </w:r>
            <w:commentRangeEnd w:id="213"/>
            <w:r>
              <w:rPr>
                <w:rStyle w:val="CommentReference"/>
                <w:rFonts w:eastAsiaTheme="minorHAnsi" w:cstheme="minorBidi"/>
                <w:color w:val="auto"/>
                <w:lang w:val="en-CA"/>
              </w:rPr>
              <w:commentReference w:id="213"/>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4"/>
            <w:r w:rsidRPr="00597158">
              <w:t xml:space="preserve">in </w:t>
            </w:r>
            <w:commentRangeEnd w:id="214"/>
            <w:r>
              <w:rPr>
                <w:rStyle w:val="CommentReference"/>
                <w:rFonts w:eastAsiaTheme="minorHAnsi" w:cstheme="minorBidi"/>
                <w:color w:val="auto"/>
                <w:lang w:val="en-CA"/>
              </w:rPr>
              <w:commentReference w:id="214"/>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5"/>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5"/>
            <w:r w:rsidR="00FC3604">
              <w:rPr>
                <w:rStyle w:val="CommentReference"/>
                <w:rFonts w:cstheme="minorBidi"/>
                <w:color w:val="auto"/>
                <w:lang w:val="en-CA"/>
              </w:rPr>
              <w:commentReference w:id="215"/>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6"/>
            <w:r w:rsidRPr="00FC3604">
              <w:t>Ⲉⲩⲕ̀ⲗⲏⲣⲟⲛⲟⲙⲓⲁ̀ ⲙ̀ⲡⲉϥⲃⲱⲕ ⲡⲓⲥ̅ⲗ̅</w:t>
            </w:r>
            <w:r w:rsidRPr="00597158">
              <w:t xml:space="preserve"> </w:t>
            </w:r>
            <w:commentRangeEnd w:id="216"/>
            <w:r w:rsidR="00FC3604">
              <w:rPr>
                <w:rStyle w:val="CommentReference"/>
                <w:rFonts w:ascii="Garamond" w:hAnsi="Garamond" w:cstheme="minorBidi"/>
                <w:noProof w:val="0"/>
                <w:lang w:val="en-CA"/>
              </w:rPr>
              <w:commentReference w:id="216"/>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7" w:name="_Toc297322056"/>
      <w:bookmarkStart w:id="218" w:name="_Toc297407701"/>
      <w:bookmarkStart w:id="219" w:name="_Toc298445753"/>
      <w:bookmarkStart w:id="220" w:name="_Toc298681236"/>
      <w:bookmarkStart w:id="221" w:name="_Toc298447478"/>
      <w:r>
        <w:t>Psali Adam</w:t>
      </w:r>
      <w:bookmarkEnd w:id="217"/>
      <w:bookmarkEnd w:id="218"/>
      <w:bookmarkEnd w:id="219"/>
      <w:bookmarkEnd w:id="220"/>
      <w:bookmarkEnd w:id="221"/>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2"/>
            <w:r w:rsidRPr="004C0CA2">
              <w:t xml:space="preserve">brought </w:t>
            </w:r>
            <w:commentRangeEnd w:id="222"/>
            <w:r>
              <w:rPr>
                <w:rStyle w:val="CommentReference"/>
                <w:rFonts w:eastAsiaTheme="minorHAnsi" w:cstheme="minorBidi"/>
                <w:color w:val="auto"/>
                <w:lang w:val="en-CA"/>
              </w:rPr>
              <w:commentReference w:id="222"/>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3" w:name="_Toc297322057"/>
      <w:bookmarkStart w:id="224" w:name="_Toc297407702"/>
      <w:bookmarkStart w:id="225" w:name="_Toc298445754"/>
      <w:bookmarkStart w:id="226" w:name="_Toc298681237"/>
      <w:bookmarkStart w:id="227" w:name="_Toc298447479"/>
      <w:bookmarkStart w:id="228" w:name="_Toc308441896"/>
      <w:r>
        <w:lastRenderedPageBreak/>
        <w:t>The Third Canticle: The Song of the Three Children</w:t>
      </w:r>
      <w:bookmarkEnd w:id="223"/>
      <w:bookmarkEnd w:id="224"/>
      <w:bookmarkEnd w:id="225"/>
      <w:bookmarkEnd w:id="226"/>
      <w:bookmarkEnd w:id="227"/>
      <w:bookmarkEnd w:id="228"/>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9"/>
            <w:r w:rsidRPr="00BE273A">
              <w:t xml:space="preserve">Blessed </w:t>
            </w:r>
            <w:commentRangeEnd w:id="229"/>
            <w:r w:rsidRPr="00BE273A">
              <w:rPr>
                <w:rStyle w:val="CommentReference"/>
                <w:rFonts w:eastAsiaTheme="minorHAnsi"/>
                <w:sz w:val="24"/>
              </w:rPr>
              <w:commentReference w:id="229"/>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0"/>
            <w:r w:rsidRPr="00BE273A">
              <w:t>heaven</w:t>
            </w:r>
            <w:commentRangeEnd w:id="230"/>
            <w:r w:rsidRPr="00BE273A">
              <w:rPr>
                <w:rStyle w:val="CommentReference"/>
                <w:rFonts w:eastAsiaTheme="minorHAnsi"/>
                <w:sz w:val="24"/>
              </w:rPr>
              <w:commentReference w:id="230"/>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1"/>
            <w:r w:rsidRPr="00BE273A">
              <w:t xml:space="preserve">clouds </w:t>
            </w:r>
            <w:commentRangeEnd w:id="231"/>
            <w:r w:rsidRPr="00BE273A">
              <w:rPr>
                <w:rStyle w:val="CommentReference"/>
                <w:rFonts w:eastAsiaTheme="minorHAnsi"/>
                <w:sz w:val="24"/>
              </w:rPr>
              <w:commentReference w:id="231"/>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3"/>
            <w:r w:rsidRPr="00BE273A">
              <w:t>falling snow</w:t>
            </w:r>
            <w:commentRangeEnd w:id="233"/>
            <w:r w:rsidRPr="00BE273A">
              <w:rPr>
                <w:rStyle w:val="CommentReference"/>
                <w:rFonts w:eastAsiaTheme="minorHAnsi"/>
                <w:sz w:val="24"/>
              </w:rPr>
              <w:commentReference w:id="233"/>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5"/>
            <w:r w:rsidRPr="00BE273A">
              <w:t xml:space="preserve">Bless </w:t>
            </w:r>
            <w:commentRangeEnd w:id="235"/>
            <w:r w:rsidRPr="00BE273A">
              <w:rPr>
                <w:rStyle w:val="CommentReference"/>
                <w:rFonts w:eastAsiaTheme="minorHAnsi"/>
                <w:sz w:val="24"/>
              </w:rPr>
              <w:commentReference w:id="235"/>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6"/>
            <w:r w:rsidRPr="00BE273A">
              <w:t xml:space="preserve">ye </w:t>
            </w:r>
            <w:commentRangeEnd w:id="236"/>
            <w:r w:rsidR="00180AE1">
              <w:rPr>
                <w:rStyle w:val="CommentReference"/>
                <w:rFonts w:eastAsiaTheme="minorHAnsi" w:cstheme="minorBidi"/>
                <w:color w:val="auto"/>
                <w:lang w:val="en-CA"/>
              </w:rPr>
              <w:commentReference w:id="236"/>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7"/>
            <w:r w:rsidRPr="00BE273A">
              <w:t xml:space="preserve">whales </w:t>
            </w:r>
            <w:commentRangeEnd w:id="237"/>
            <w:r w:rsidRPr="00BE273A">
              <w:rPr>
                <w:rStyle w:val="CommentReference"/>
                <w:rFonts w:eastAsiaTheme="minorHAnsi"/>
                <w:sz w:val="24"/>
              </w:rPr>
              <w:commentReference w:id="237"/>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8"/>
            <w:r w:rsidRPr="00BE273A">
              <w:t xml:space="preserve">beasts </w:t>
            </w:r>
            <w:commentRangeEnd w:id="238"/>
            <w:r w:rsidRPr="00BE273A">
              <w:rPr>
                <w:rStyle w:val="CommentReference"/>
                <w:rFonts w:eastAsiaTheme="minorHAnsi"/>
                <w:sz w:val="24"/>
              </w:rPr>
              <w:commentReference w:id="238"/>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9"/>
            <w:r w:rsidRPr="00BE273A">
              <w:t xml:space="preserve">sons </w:t>
            </w:r>
            <w:commentRangeEnd w:id="239"/>
            <w:r w:rsidRPr="00BE273A">
              <w:rPr>
                <w:rStyle w:val="CommentReference"/>
                <w:rFonts w:eastAsiaTheme="minorHAnsi"/>
                <w:sz w:val="24"/>
              </w:rPr>
              <w:commentReference w:id="239"/>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0"/>
            <w:r w:rsidRPr="00BE273A">
              <w:t xml:space="preserve">of </w:t>
            </w:r>
            <w:commentRangeEnd w:id="240"/>
            <w:r w:rsidRPr="00BE273A">
              <w:rPr>
                <w:rStyle w:val="CommentReference"/>
                <w:rFonts w:eastAsiaTheme="minorHAnsi"/>
                <w:sz w:val="24"/>
              </w:rPr>
              <w:commentReference w:id="240"/>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2" w:name="_Toc297322058"/>
      <w:bookmarkStart w:id="243" w:name="_Toc297407703"/>
      <w:bookmarkStart w:id="244" w:name="_Toc298445755"/>
      <w:bookmarkStart w:id="245" w:name="_Toc298681238"/>
      <w:bookmarkStart w:id="246" w:name="_Toc298447480"/>
      <w:r>
        <w:t>Psali Batos</w:t>
      </w:r>
      <w:bookmarkEnd w:id="242"/>
      <w:bookmarkEnd w:id="243"/>
      <w:bookmarkEnd w:id="244"/>
      <w:bookmarkEnd w:id="245"/>
      <w:bookmarkEnd w:id="246"/>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7"/>
            <w:r w:rsidRPr="00436BDD">
              <w:t>Ⲁⲣⲓⲯⲁⲗⲓⲛ</w:t>
            </w:r>
            <w:commentRangeEnd w:id="247"/>
            <w:r>
              <w:rPr>
                <w:rStyle w:val="CommentReference"/>
                <w:rFonts w:ascii="Garamond" w:hAnsi="Garamond" w:cstheme="minorBidi"/>
                <w:noProof w:val="0"/>
                <w:lang w:val="en-CA"/>
              </w:rPr>
              <w:commentReference w:id="247"/>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8"/>
            <w:r>
              <w:t>Giver</w:t>
            </w:r>
            <w:r w:rsidRPr="00C05A5B">
              <w:t xml:space="preserve"> </w:t>
            </w:r>
            <w:commentRangeEnd w:id="248"/>
            <w:r>
              <w:rPr>
                <w:rStyle w:val="CommentReference"/>
                <w:rFonts w:eastAsiaTheme="minorHAnsi" w:cstheme="minorBidi"/>
                <w:color w:val="auto"/>
                <w:lang w:val="en-CA"/>
              </w:rPr>
              <w:commentReference w:id="248"/>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9"/>
            <w:r w:rsidRPr="00C05A5B">
              <w:t>nanias</w:t>
            </w:r>
            <w:commentRangeEnd w:id="249"/>
            <w:r>
              <w:rPr>
                <w:rStyle w:val="CommentReference"/>
                <w:rFonts w:eastAsiaTheme="minorHAnsi" w:cstheme="minorBidi"/>
                <w:color w:val="auto"/>
                <w:lang w:val="en-CA"/>
              </w:rPr>
              <w:commentReference w:id="249"/>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0"/>
            <w:r w:rsidRPr="00C05A5B">
              <w:t>Morning</w:t>
            </w:r>
            <w:commentRangeEnd w:id="250"/>
            <w:r>
              <w:rPr>
                <w:rStyle w:val="CommentReference"/>
                <w:rFonts w:eastAsiaTheme="minorHAnsi" w:cstheme="minorBidi"/>
                <w:color w:val="auto"/>
                <w:lang w:val="en-CA"/>
              </w:rPr>
              <w:commentReference w:id="250"/>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1"/>
            <w:r w:rsidRPr="00C05A5B">
              <w:t>Emmanuel</w:t>
            </w:r>
            <w:commentRangeEnd w:id="251"/>
            <w:r>
              <w:rPr>
                <w:rStyle w:val="CommentReference"/>
                <w:rFonts w:eastAsiaTheme="minorHAnsi" w:cstheme="minorBidi"/>
                <w:color w:val="auto"/>
                <w:lang w:val="en-CA"/>
              </w:rPr>
              <w:commentReference w:id="251"/>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2"/>
            <w:r w:rsidRPr="00C05A5B">
              <w:t xml:space="preserve">Proclaim </w:t>
            </w:r>
            <w:commentRangeEnd w:id="252"/>
            <w:r>
              <w:rPr>
                <w:rStyle w:val="CommentReference"/>
                <w:rFonts w:eastAsiaTheme="minorHAnsi" w:cstheme="minorBidi"/>
                <w:color w:val="auto"/>
                <w:lang w:val="en-CA"/>
              </w:rPr>
              <w:commentReference w:id="252"/>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3"/>
            <w:r>
              <w:t>persevere</w:t>
            </w:r>
            <w:commentRangeEnd w:id="253"/>
            <w:r>
              <w:rPr>
                <w:rStyle w:val="CommentReference"/>
                <w:rFonts w:eastAsiaTheme="minorHAnsi" w:cstheme="minorBidi"/>
                <w:color w:val="auto"/>
                <w:lang w:val="en-CA"/>
              </w:rPr>
              <w:commentReference w:id="253"/>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4"/>
            <w:r>
              <w:t>presbyters</w:t>
            </w:r>
            <w:commentRangeEnd w:id="254"/>
            <w:r>
              <w:rPr>
                <w:rStyle w:val="CommentReference"/>
                <w:rFonts w:eastAsiaTheme="minorHAnsi" w:cstheme="minorBidi"/>
                <w:color w:val="auto"/>
                <w:lang w:val="en-CA"/>
              </w:rPr>
              <w:commentReference w:id="254"/>
            </w:r>
            <w:r w:rsidRPr="00C05A5B">
              <w:t>:</w:t>
            </w:r>
          </w:p>
          <w:p w14:paraId="7637E91E" w14:textId="77777777" w:rsidR="00BE273A" w:rsidRDefault="00BE273A" w:rsidP="00BE273A">
            <w:pPr>
              <w:pStyle w:val="EngHang"/>
            </w:pPr>
            <w:r>
              <w:t>"</w:t>
            </w:r>
            <w:commentRangeStart w:id="255"/>
            <w:r>
              <w:t>Bless</w:t>
            </w:r>
            <w:commentRangeEnd w:id="255"/>
            <w:r>
              <w:rPr>
                <w:rStyle w:val="CommentReference"/>
                <w:rFonts w:eastAsiaTheme="minorHAnsi" w:cstheme="minorBidi"/>
                <w:color w:val="auto"/>
                <w:lang w:val="en-CA"/>
              </w:rPr>
              <w:commentReference w:id="255"/>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6"/>
            <w:r>
              <w:t>day</w:t>
            </w:r>
            <w:commentRangeEnd w:id="256"/>
            <w:r>
              <w:rPr>
                <w:rStyle w:val="CommentReference"/>
                <w:rFonts w:eastAsiaTheme="minorHAnsi" w:cstheme="minorBidi"/>
                <w:color w:val="auto"/>
                <w:lang w:val="en-CA"/>
              </w:rPr>
              <w:commentReference w:id="256"/>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7"/>
            <w:r w:rsidRPr="00C05A5B">
              <w:t xml:space="preserve">souls </w:t>
            </w:r>
            <w:commentRangeEnd w:id="257"/>
            <w:r>
              <w:rPr>
                <w:rStyle w:val="CommentReference"/>
                <w:rFonts w:eastAsiaTheme="minorHAnsi" w:cstheme="minorBidi"/>
                <w:color w:val="auto"/>
                <w:lang w:val="en-CA"/>
              </w:rPr>
              <w:commentReference w:id="257"/>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8"/>
            <w:r w:rsidRPr="00C05A5B">
              <w:t>sea</w:t>
            </w:r>
            <w:commentRangeEnd w:id="258"/>
            <w:r>
              <w:rPr>
                <w:rStyle w:val="CommentReference"/>
                <w:rFonts w:eastAsiaTheme="minorHAnsi" w:cstheme="minorBidi"/>
                <w:color w:val="auto"/>
                <w:lang w:val="en-CA"/>
              </w:rPr>
              <w:commentReference w:id="258"/>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9"/>
            <w:r w:rsidRPr="00C05A5B">
              <w:t xml:space="preserve">all </w:t>
            </w:r>
            <w:commentRangeEnd w:id="259"/>
            <w:r>
              <w:rPr>
                <w:rStyle w:val="CommentReference"/>
                <w:rFonts w:eastAsiaTheme="minorHAnsi" w:cstheme="minorBidi"/>
                <w:color w:val="auto"/>
                <w:lang w:val="en-CA"/>
              </w:rPr>
              <w:commentReference w:id="259"/>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0"/>
            <w:r w:rsidRPr="00C05A5B">
              <w:t>heretics</w:t>
            </w:r>
            <w:commentRangeEnd w:id="260"/>
            <w:r>
              <w:rPr>
                <w:rStyle w:val="CommentReference"/>
                <w:rFonts w:eastAsiaTheme="minorHAnsi" w:cstheme="minorBidi"/>
                <w:color w:val="auto"/>
                <w:lang w:val="en-CA"/>
              </w:rPr>
              <w:commentReference w:id="260"/>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1"/>
            <w:r w:rsidRPr="00C05A5B">
              <w:t xml:space="preserve">spirits </w:t>
            </w:r>
            <w:commentRangeEnd w:id="261"/>
            <w:r>
              <w:rPr>
                <w:rStyle w:val="CommentReference"/>
                <w:rFonts w:eastAsiaTheme="minorHAnsi" w:cstheme="minorBidi"/>
                <w:color w:val="auto"/>
                <w:lang w:val="en-CA"/>
              </w:rPr>
              <w:commentReference w:id="261"/>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2"/>
            <w:r>
              <w:t>contrite</w:t>
            </w:r>
            <w:r w:rsidRPr="00C05A5B">
              <w:t xml:space="preserve"> </w:t>
            </w:r>
            <w:commentRangeEnd w:id="262"/>
            <w:r>
              <w:rPr>
                <w:rStyle w:val="CommentReference"/>
                <w:rFonts w:eastAsiaTheme="minorHAnsi" w:cstheme="minorBidi"/>
                <w:color w:val="auto"/>
                <w:lang w:val="en-CA"/>
              </w:rPr>
              <w:commentReference w:id="262"/>
            </w:r>
            <w:commentRangeStart w:id="263"/>
            <w:r w:rsidRPr="00C05A5B">
              <w:t>hearts</w:t>
            </w:r>
            <w:commentRangeEnd w:id="263"/>
            <w:r>
              <w:rPr>
                <w:rStyle w:val="CommentReference"/>
                <w:rFonts w:eastAsiaTheme="minorHAnsi" w:cstheme="minorBidi"/>
                <w:color w:val="auto"/>
                <w:lang w:val="en-CA"/>
              </w:rPr>
              <w:commentReference w:id="263"/>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4"/>
            <w:r w:rsidRPr="00C05A5B">
              <w:t>Make haste and be very attentive</w:t>
            </w:r>
            <w:commentRangeEnd w:id="264"/>
            <w:r>
              <w:rPr>
                <w:rStyle w:val="CommentReference"/>
                <w:rFonts w:eastAsiaTheme="minorHAnsi" w:cstheme="minorBidi"/>
                <w:color w:val="auto"/>
                <w:lang w:val="en-CA"/>
              </w:rPr>
              <w:commentReference w:id="264"/>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5"/>
            <w:r w:rsidRPr="00C05A5B">
              <w:t xml:space="preserve">righteous </w:t>
            </w:r>
            <w:commentRangeEnd w:id="265"/>
            <w:r>
              <w:rPr>
                <w:rStyle w:val="CommentReference"/>
                <w:rFonts w:eastAsiaTheme="minorHAnsi" w:cstheme="minorBidi"/>
                <w:color w:val="auto"/>
                <w:lang w:val="en-CA"/>
              </w:rPr>
              <w:commentReference w:id="265"/>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6"/>
            <w:r>
              <w:t>condemned</w:t>
            </w:r>
            <w:commentRangeEnd w:id="266"/>
            <w:r>
              <w:rPr>
                <w:rStyle w:val="CommentReference"/>
                <w:rFonts w:eastAsiaTheme="minorHAnsi" w:cstheme="minorBidi"/>
                <w:color w:val="auto"/>
                <w:lang w:val="en-CA"/>
              </w:rPr>
              <w:commentReference w:id="266"/>
            </w:r>
            <w:r w:rsidRPr="00C05A5B">
              <w:t xml:space="preserve">, </w:t>
            </w:r>
          </w:p>
          <w:p w14:paraId="5C6E57B0" w14:textId="77777777" w:rsidR="00BE273A" w:rsidRDefault="00BE273A" w:rsidP="00BE273A">
            <w:pPr>
              <w:pStyle w:val="EngHang"/>
            </w:pPr>
            <w:r w:rsidRPr="00C05A5B">
              <w:t xml:space="preserve">That he may </w:t>
            </w:r>
            <w:commentRangeStart w:id="267"/>
            <w:r w:rsidRPr="00C05A5B">
              <w:t xml:space="preserve">join </w:t>
            </w:r>
            <w:commentRangeEnd w:id="267"/>
            <w:r>
              <w:rPr>
                <w:rStyle w:val="CommentReference"/>
                <w:rFonts w:eastAsiaTheme="minorHAnsi" w:cstheme="minorBidi"/>
                <w:color w:val="auto"/>
                <w:lang w:val="en-CA"/>
              </w:rPr>
              <w:commentReference w:id="267"/>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8" w:name="_Toc297322059"/>
      <w:bookmarkStart w:id="269" w:name="_Toc297407704"/>
      <w:bookmarkStart w:id="270" w:name="_Toc298445756"/>
      <w:bookmarkStart w:id="271" w:name="_Toc298681239"/>
      <w:bookmarkStart w:id="272" w:name="_Toc298447481"/>
      <w:r>
        <w:lastRenderedPageBreak/>
        <w:t xml:space="preserve">We Follow </w:t>
      </w:r>
      <w:r w:rsidR="001040C8">
        <w:t>You</w:t>
      </w:r>
      <w:bookmarkEnd w:id="268"/>
      <w:bookmarkEnd w:id="269"/>
      <w:bookmarkEnd w:id="270"/>
      <w:bookmarkEnd w:id="271"/>
      <w:bookmarkEnd w:id="272"/>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3" w:name="_Toc297322060"/>
      <w:bookmarkStart w:id="274" w:name="_Toc297407705"/>
      <w:bookmarkStart w:id="275" w:name="_Toc298445757"/>
      <w:bookmarkStart w:id="276" w:name="_Toc298681240"/>
      <w:bookmarkStart w:id="277" w:name="_Toc298447482"/>
      <w:bookmarkStart w:id="278" w:name="_Toc308441897"/>
      <w:r>
        <w:lastRenderedPageBreak/>
        <w:t>The Communion of the Saints</w:t>
      </w:r>
      <w:bookmarkEnd w:id="273"/>
      <w:bookmarkEnd w:id="274"/>
      <w:bookmarkEnd w:id="275"/>
      <w:bookmarkEnd w:id="276"/>
      <w:bookmarkEnd w:id="277"/>
      <w:bookmarkEnd w:id="278"/>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9"/>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9"/>
            <w:r w:rsidR="00FC3604">
              <w:rPr>
                <w:rStyle w:val="CommentReference"/>
                <w:rFonts w:ascii="Garamond" w:hAnsi="Garamond" w:cstheme="minorBidi"/>
                <w:noProof w:val="0"/>
                <w:lang w:val="en-CA"/>
              </w:rPr>
              <w:commentReference w:id="279"/>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0"/>
            <w:r w:rsidRPr="00006239">
              <w:t>My</w:t>
            </w:r>
            <w:commentRangeEnd w:id="280"/>
            <w:r w:rsidR="002E5DB0">
              <w:rPr>
                <w:rStyle w:val="CommentReference"/>
                <w:rFonts w:eastAsiaTheme="minorHAnsi" w:cstheme="minorBidi"/>
                <w:color w:val="auto"/>
                <w:lang w:val="en-CA"/>
              </w:rPr>
              <w:commentReference w:id="280"/>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1"/>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1"/>
            <w:r w:rsidR="00FC3604">
              <w:rPr>
                <w:rStyle w:val="CommentReference"/>
                <w:rFonts w:ascii="Garamond" w:hAnsi="Garamond" w:cstheme="minorBidi"/>
                <w:noProof w:val="0"/>
                <w:lang w:val="en-CA"/>
              </w:rPr>
              <w:commentReference w:id="281"/>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2"/>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2"/>
            <w:r w:rsidR="00FC3604">
              <w:rPr>
                <w:rStyle w:val="CommentReference"/>
                <w:rFonts w:ascii="Garamond" w:hAnsi="Garamond" w:cstheme="minorBidi"/>
                <w:noProof w:val="0"/>
                <w:lang w:val="en-CA"/>
              </w:rPr>
              <w:commentReference w:id="282"/>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3"/>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3"/>
            <w:r w:rsidR="00FC3604">
              <w:rPr>
                <w:rStyle w:val="CommentReference"/>
                <w:rFonts w:eastAsiaTheme="minorHAnsi" w:cstheme="minorBidi"/>
                <w:color w:val="auto"/>
                <w:lang w:val="en-CA"/>
              </w:rPr>
              <w:commentReference w:id="283"/>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4"/>
            <w:r w:rsidRPr="00645C3A">
              <w:t xml:space="preserve">Pray </w:t>
            </w:r>
            <w:commentRangeEnd w:id="284"/>
            <w:r>
              <w:rPr>
                <w:rStyle w:val="CommentReference"/>
                <w:rFonts w:eastAsiaTheme="minorHAnsi" w:cstheme="minorBidi"/>
                <w:color w:val="auto"/>
                <w:lang w:val="en-CA"/>
              </w:rPr>
              <w:commentReference w:id="284"/>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5"/>
            </w:r>
          </w:p>
        </w:tc>
      </w:tr>
    </w:tbl>
    <w:p w14:paraId="34EF051B" w14:textId="77777777" w:rsidR="00F977F1" w:rsidRDefault="00F977F1" w:rsidP="00F977F1">
      <w:pPr>
        <w:pStyle w:val="Heading4"/>
      </w:pPr>
      <w:bookmarkStart w:id="286" w:name="_Toc298681241"/>
      <w:bookmarkStart w:id="287" w:name="_Toc308441898"/>
      <w:r>
        <w:lastRenderedPageBreak/>
        <w:t xml:space="preserve">A </w:t>
      </w:r>
      <w:commentRangeStart w:id="288"/>
      <w:r>
        <w:t xml:space="preserve">Short </w:t>
      </w:r>
      <w:commentRangeEnd w:id="288"/>
      <w:r>
        <w:rPr>
          <w:rStyle w:val="CommentReference"/>
          <w:rFonts w:eastAsiaTheme="minorHAnsi" w:cstheme="minorBidi"/>
          <w:b w:val="0"/>
          <w:bCs w:val="0"/>
        </w:rPr>
        <w:commentReference w:id="288"/>
      </w:r>
      <w:commentRangeStart w:id="289"/>
      <w:r>
        <w:t xml:space="preserve">Communion </w:t>
      </w:r>
      <w:commentRangeEnd w:id="289"/>
      <w:r>
        <w:rPr>
          <w:rStyle w:val="CommentReference"/>
          <w:rFonts w:eastAsiaTheme="minorHAnsi" w:cstheme="minorBidi"/>
          <w:b w:val="0"/>
          <w:bCs w:val="0"/>
        </w:rPr>
        <w:commentReference w:id="289"/>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0"/>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0"/>
            <w:r w:rsidR="00FC3604">
              <w:rPr>
                <w:rStyle w:val="CommentReference"/>
                <w:rFonts w:ascii="Garamond" w:hAnsi="Garamond" w:cstheme="minorBidi"/>
                <w:noProof w:val="0"/>
                <w:lang w:val="en-CA"/>
              </w:rPr>
              <w:commentReference w:id="290"/>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1"/>
            <w:r w:rsidRPr="00006239">
              <w:t>My</w:t>
            </w:r>
            <w:commentRangeEnd w:id="291"/>
            <w:r>
              <w:rPr>
                <w:rStyle w:val="CommentReference"/>
                <w:rFonts w:eastAsiaTheme="minorHAnsi" w:cstheme="minorBidi"/>
                <w:color w:val="auto"/>
                <w:lang w:val="en-CA"/>
              </w:rPr>
              <w:commentReference w:id="291"/>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2"/>
            <w:r w:rsidRPr="00FC3604">
              <w:t>ⲡⲓϣⲟⲙⲧ ϣⲉ ⲙⲏⲧ ϣ̀ⲙⲏⲛ</w:t>
            </w:r>
            <w:commentRangeEnd w:id="292"/>
            <w:r w:rsidR="00FC3604">
              <w:rPr>
                <w:rStyle w:val="CommentReference"/>
                <w:rFonts w:ascii="Garamond" w:hAnsi="Garamond" w:cstheme="minorBidi"/>
                <w:noProof w:val="0"/>
                <w:lang w:val="en-CA"/>
              </w:rPr>
              <w:commentReference w:id="292"/>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3"/>
            <w:r w:rsidRPr="000100FF">
              <w:t xml:space="preserve">Pray </w:t>
            </w:r>
            <w:commentRangeEnd w:id="293"/>
            <w:r>
              <w:rPr>
                <w:rStyle w:val="CommentReference"/>
                <w:rFonts w:eastAsiaTheme="minorHAnsi" w:cstheme="minorBidi"/>
                <w:color w:val="auto"/>
                <w:lang w:val="en-CA"/>
              </w:rPr>
              <w:commentReference w:id="293"/>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4"/>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4"/>
            <w:r w:rsidR="00FC3604">
              <w:rPr>
                <w:rStyle w:val="CommentReference"/>
                <w:rFonts w:eastAsiaTheme="minorHAnsi" w:cstheme="minorBidi"/>
                <w:color w:val="auto"/>
                <w:lang w:val="en-CA"/>
              </w:rPr>
              <w:commentReference w:id="294"/>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6"/>
      <w:bookmarkEnd w:id="287"/>
    </w:p>
    <w:p w14:paraId="1B71B16C" w14:textId="77777777" w:rsidR="00DD4C22" w:rsidRDefault="00DD4C22" w:rsidP="00DE5308">
      <w:pPr>
        <w:pStyle w:val="Rubric"/>
        <w:rPr>
          <w:lang w:val="en-US"/>
        </w:rPr>
      </w:pPr>
      <w:bookmarkStart w:id="295"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6" w:name="_Toc308441900"/>
      <w:bookmarkStart w:id="297" w:name="_Ref434487886"/>
      <w:bookmarkStart w:id="298" w:name="_Ref434487891"/>
      <w:r>
        <w:rPr>
          <w:lang w:val="en-US"/>
        </w:rPr>
        <w:lastRenderedPageBreak/>
        <w:t>The Doxology of the Virgin for Midnight Praise</w:t>
      </w:r>
      <w:bookmarkEnd w:id="296"/>
      <w:bookmarkEnd w:id="297"/>
      <w:bookmarkEnd w:id="298"/>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9"/>
            <w:r>
              <w:t>Godhead</w:t>
            </w:r>
            <w:commentRangeEnd w:id="299"/>
            <w:r>
              <w:rPr>
                <w:rStyle w:val="CommentReference"/>
                <w:rFonts w:eastAsiaTheme="minorHAnsi" w:cstheme="minorBidi"/>
                <w:color w:val="auto"/>
                <w:lang w:val="en-CA"/>
              </w:rPr>
              <w:commentReference w:id="299"/>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0"/>
            <w:r>
              <w:t xml:space="preserve">to </w:t>
            </w:r>
            <w:commentRangeEnd w:id="300"/>
            <w:r>
              <w:rPr>
                <w:rStyle w:val="CommentReference"/>
                <w:rFonts w:eastAsiaTheme="minorHAnsi" w:cstheme="minorBidi"/>
                <w:color w:val="auto"/>
                <w:lang w:val="en-CA"/>
              </w:rPr>
              <w:commentReference w:id="300"/>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1"/>
            <w:r>
              <w:t xml:space="preserve">faithful </w:t>
            </w:r>
            <w:commentRangeEnd w:id="301"/>
            <w:r>
              <w:rPr>
                <w:rStyle w:val="CommentReference"/>
                <w:rFonts w:eastAsiaTheme="minorHAnsi" w:cstheme="minorBidi"/>
                <w:color w:val="auto"/>
                <w:lang w:val="en-CA"/>
              </w:rPr>
              <w:commentReference w:id="301"/>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2" w:name="_Toc308441901"/>
      <w:r>
        <w:rPr>
          <w:lang w:val="en-US"/>
        </w:rPr>
        <w:t xml:space="preserve">The </w:t>
      </w:r>
      <w:r w:rsidR="00384B7C">
        <w:rPr>
          <w:lang w:val="en-US"/>
        </w:rPr>
        <w:t>C</w:t>
      </w:r>
      <w:r>
        <w:rPr>
          <w:lang w:val="en-US"/>
        </w:rPr>
        <w:t>onclusion of the Doxologies</w:t>
      </w:r>
      <w:bookmarkEnd w:id="295"/>
      <w:bookmarkEnd w:id="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3"/>
            <w:r w:rsidRPr="007425E1">
              <w:rPr>
                <w:rFonts w:eastAsiaTheme="minorHAnsi"/>
              </w:rPr>
              <w:t xml:space="preserve">bless </w:t>
            </w:r>
            <w:commentRangeEnd w:id="303"/>
            <w:r>
              <w:rPr>
                <w:rStyle w:val="CommentReference"/>
                <w:rFonts w:ascii="Times New Roman" w:eastAsiaTheme="minorHAnsi" w:hAnsi="Times New Roman" w:cstheme="minorBidi"/>
                <w:color w:val="auto"/>
              </w:rPr>
              <w:commentReference w:id="30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4" w:name="_Toc410196183"/>
      <w:bookmarkStart w:id="305" w:name="_Toc410196421"/>
      <w:bookmarkStart w:id="306" w:name="_Toc410196923"/>
      <w:bookmarkStart w:id="307" w:name="_Ref435790458"/>
      <w:bookmarkStart w:id="308" w:name="_Ref435790464"/>
      <w:bookmarkStart w:id="309" w:name="_Toc439584765"/>
      <w:bookmarkEnd w:id="104"/>
      <w:r>
        <w:lastRenderedPageBreak/>
        <w:t xml:space="preserve">The Rising of the Sun: Matins </w:t>
      </w:r>
      <w:bookmarkEnd w:id="304"/>
      <w:bookmarkEnd w:id="305"/>
      <w:bookmarkEnd w:id="306"/>
      <w:r>
        <w:t>(or Lauds)</w:t>
      </w:r>
      <w:bookmarkEnd w:id="307"/>
      <w:bookmarkEnd w:id="308"/>
      <w:bookmarkEnd w:id="309"/>
    </w:p>
    <w:p w14:paraId="3E5C38FC" w14:textId="77777777" w:rsidR="00DE5308" w:rsidRDefault="00DE5308" w:rsidP="00DE5308">
      <w:pPr>
        <w:pStyle w:val="Heading3"/>
      </w:pPr>
      <w:bookmarkStart w:id="310" w:name="_Ref411320700"/>
      <w:r>
        <w:t>Matins</w:t>
      </w:r>
      <w:bookmarkEnd w:id="310"/>
    </w:p>
    <w:p w14:paraId="7302E8B8" w14:textId="77777777" w:rsidR="00DE5308" w:rsidRDefault="00DE5308" w:rsidP="00DE5308">
      <w:pPr>
        <w:pStyle w:val="Heading4"/>
      </w:pPr>
      <w:bookmarkStart w:id="311" w:name="_Toc410196423"/>
      <w:bookmarkStart w:id="312" w:name="_Toc410196925"/>
      <w:bookmarkStart w:id="313" w:name="_Ref434580708"/>
      <w:bookmarkStart w:id="314" w:name="_Ref434580714"/>
      <w:r>
        <w:t>The Fourth Canticle</w:t>
      </w:r>
      <w:bookmarkEnd w:id="311"/>
      <w:bookmarkEnd w:id="312"/>
      <w:bookmarkEnd w:id="313"/>
      <w:bookmarkEnd w:id="314"/>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5" w:name="_Toc297322062"/>
      <w:bookmarkStart w:id="316" w:name="_Toc297407707"/>
      <w:bookmarkStart w:id="317" w:name="_Toc298445759"/>
      <w:bookmarkStart w:id="318" w:name="_Toc298681245"/>
      <w:bookmarkStart w:id="319" w:name="_Toc298447484"/>
      <w:r>
        <w:rPr>
          <w:lang w:val="en-US"/>
        </w:rPr>
        <w:t>Psalm 148</w:t>
      </w:r>
      <w:bookmarkEnd w:id="315"/>
      <w:bookmarkEnd w:id="316"/>
      <w:bookmarkEnd w:id="317"/>
      <w:bookmarkEnd w:id="318"/>
      <w:bookmarkEnd w:id="319"/>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0"/>
            <w:commentRangeStart w:id="321"/>
            <w:r w:rsidRPr="00FC3604">
              <w:t>For</w:t>
            </w:r>
            <w:commentRangeEnd w:id="320"/>
            <w:r w:rsidRPr="00FC3604">
              <w:rPr>
                <w:rStyle w:val="CommentReference"/>
                <w:rFonts w:cstheme="minorBidi"/>
                <w:color w:val="auto"/>
                <w:lang w:val="en-CA"/>
              </w:rPr>
              <w:commentReference w:id="320"/>
            </w:r>
            <w:r w:rsidRPr="00FC3604">
              <w:t xml:space="preserve"> He spoke and </w:t>
            </w:r>
            <w:r w:rsidRPr="00FC3604">
              <w:rPr>
                <w:color w:val="auto"/>
              </w:rPr>
              <w:t>they</w:t>
            </w:r>
            <w:r w:rsidRPr="00FC3604">
              <w:t xml:space="preserve"> came to be!</w:t>
            </w:r>
            <w:commentRangeEnd w:id="321"/>
            <w:r w:rsidR="00FC3604">
              <w:rPr>
                <w:rStyle w:val="CommentReference"/>
                <w:rFonts w:cstheme="minorBidi"/>
                <w:color w:val="auto"/>
                <w:lang w:val="en-CA"/>
              </w:rPr>
              <w:commentReference w:id="321"/>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2"/>
            <w:r w:rsidRPr="00FC3604">
              <w:rPr>
                <w:rFonts w:eastAsiaTheme="minorHAnsi"/>
              </w:rPr>
              <w:t>For He commanded and they were created. Alleluia.</w:t>
            </w:r>
            <w:commentRangeEnd w:id="322"/>
            <w:r w:rsidR="00FC3604">
              <w:rPr>
                <w:rStyle w:val="CommentReference"/>
                <w:rFonts w:eastAsiaTheme="minorHAnsi" w:cstheme="minorBidi"/>
                <w:color w:val="auto"/>
                <w:lang w:val="en-CA"/>
              </w:rPr>
              <w:commentReference w:id="322"/>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3"/>
            <w:r w:rsidRPr="00FC3604">
              <w:t>Praise the Lord from the earth!</w:t>
            </w:r>
            <w:commentRangeEnd w:id="323"/>
            <w:r w:rsidR="00FC3604">
              <w:rPr>
                <w:rStyle w:val="CommentReference"/>
                <w:rFonts w:cstheme="minorBidi"/>
                <w:color w:val="auto"/>
                <w:lang w:val="en-CA"/>
              </w:rPr>
              <w:commentReference w:id="323"/>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4"/>
            <w:r w:rsidRPr="007425E1">
              <w:t xml:space="preserve">and </w:t>
            </w:r>
            <w:commentRangeEnd w:id="324"/>
            <w:r>
              <w:rPr>
                <w:rStyle w:val="CommentReference"/>
                <w:rFonts w:cstheme="minorBidi"/>
                <w:color w:val="auto"/>
                <w:lang w:val="en-CA"/>
              </w:rPr>
              <w:commentReference w:id="324"/>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5"/>
            <w:r w:rsidRPr="007425E1">
              <w:rPr>
                <w:rFonts w:eastAsiaTheme="minorHAnsi"/>
              </w:rPr>
              <w:t xml:space="preserve">His </w:t>
            </w:r>
            <w:commentRangeEnd w:id="325"/>
            <w:r>
              <w:rPr>
                <w:rStyle w:val="CommentReference"/>
                <w:rFonts w:eastAsiaTheme="minorHAnsi" w:cstheme="minorBidi"/>
                <w:color w:val="auto"/>
                <w:lang w:val="en-CA"/>
              </w:rPr>
              <w:commentReference w:id="325"/>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6" w:name="_Toc297322063"/>
      <w:bookmarkStart w:id="327" w:name="_Toc297407708"/>
      <w:bookmarkStart w:id="328" w:name="_Toc298445760"/>
      <w:bookmarkStart w:id="329" w:name="_Toc298681246"/>
      <w:bookmarkStart w:id="330" w:name="_Toc298447485"/>
      <w:r>
        <w:rPr>
          <w:lang w:val="en-US"/>
        </w:rPr>
        <w:t>Psalm 149</w:t>
      </w:r>
      <w:bookmarkEnd w:id="326"/>
      <w:bookmarkEnd w:id="327"/>
      <w:bookmarkEnd w:id="328"/>
      <w:bookmarkEnd w:id="329"/>
      <w:bookmarkEnd w:id="330"/>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1"/>
            <w:r w:rsidRPr="007425E1">
              <w:rPr>
                <w:rFonts w:eastAsiaTheme="minorHAnsi"/>
              </w:rPr>
              <w:t>chorus</w:t>
            </w:r>
            <w:commentRangeEnd w:id="331"/>
            <w:r>
              <w:rPr>
                <w:rStyle w:val="CommentReference"/>
                <w:rFonts w:eastAsiaTheme="minorHAnsi" w:cstheme="minorBidi"/>
                <w:color w:val="auto"/>
                <w:lang w:val="en-CA"/>
              </w:rPr>
              <w:commentReference w:id="331"/>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2"/>
            <w:r w:rsidRPr="007425E1">
              <w:rPr>
                <w:rFonts w:eastAsiaTheme="minorHAnsi"/>
              </w:rPr>
              <w:t xml:space="preserve"> </w:t>
            </w:r>
            <w:commentRangeEnd w:id="332"/>
            <w:r>
              <w:rPr>
                <w:rStyle w:val="CommentReference"/>
                <w:rFonts w:eastAsiaTheme="minorHAnsi" w:cstheme="minorBidi"/>
                <w:color w:val="auto"/>
                <w:lang w:val="en-CA"/>
              </w:rPr>
              <w:commentReference w:id="332"/>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3"/>
            <w:r>
              <w:t>rejoice</w:t>
            </w:r>
            <w:r w:rsidRPr="007425E1">
              <w:t xml:space="preserve"> </w:t>
            </w:r>
            <w:commentRangeEnd w:id="333"/>
            <w:r>
              <w:rPr>
                <w:rStyle w:val="CommentReference"/>
                <w:rFonts w:cstheme="minorBidi"/>
                <w:color w:val="auto"/>
                <w:lang w:val="en-CA"/>
              </w:rPr>
              <w:commentReference w:id="333"/>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4"/>
            <w:r w:rsidRPr="007425E1">
              <w:rPr>
                <w:rFonts w:eastAsiaTheme="minorHAnsi"/>
              </w:rPr>
              <w:t>mouth</w:t>
            </w:r>
            <w:commentRangeEnd w:id="334"/>
            <w:r>
              <w:rPr>
                <w:rStyle w:val="CommentReference"/>
                <w:rFonts w:eastAsiaTheme="minorHAnsi" w:cstheme="minorBidi"/>
                <w:color w:val="auto"/>
                <w:lang w:val="en-CA"/>
              </w:rPr>
              <w:commentReference w:id="334"/>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5"/>
            <w:r>
              <w:t>rebukes</w:t>
            </w:r>
            <w:r w:rsidRPr="007425E1">
              <w:t xml:space="preserve"> </w:t>
            </w:r>
            <w:commentRangeEnd w:id="335"/>
            <w:r>
              <w:rPr>
                <w:rStyle w:val="CommentReference"/>
                <w:rFonts w:cstheme="minorBidi"/>
                <w:color w:val="auto"/>
                <w:lang w:val="en-CA"/>
              </w:rPr>
              <w:commentReference w:id="335"/>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6" w:name="_Toc297322064"/>
      <w:bookmarkStart w:id="337" w:name="_Toc297407709"/>
      <w:bookmarkStart w:id="338" w:name="_Toc298445761"/>
      <w:bookmarkStart w:id="339" w:name="_Toc298681247"/>
      <w:bookmarkStart w:id="340" w:name="_Toc298447486"/>
      <w:r>
        <w:rPr>
          <w:lang w:val="en-US"/>
        </w:rPr>
        <w:t>Psalm 150</w:t>
      </w:r>
      <w:bookmarkEnd w:id="336"/>
      <w:bookmarkEnd w:id="337"/>
      <w:bookmarkEnd w:id="338"/>
      <w:bookmarkEnd w:id="339"/>
      <w:bookmarkEnd w:id="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1"/>
            <w:r w:rsidRPr="007425E1">
              <w:t xml:space="preserve">psaltery </w:t>
            </w:r>
            <w:commentRangeEnd w:id="341"/>
            <w:r>
              <w:rPr>
                <w:rStyle w:val="CommentReference"/>
                <w:rFonts w:cstheme="minorBidi"/>
                <w:color w:val="auto"/>
                <w:lang w:val="en-CA"/>
              </w:rPr>
              <w:commentReference w:id="341"/>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2"/>
            <w:r w:rsidRPr="007425E1">
              <w:t>chorus</w:t>
            </w:r>
            <w:commentRangeEnd w:id="342"/>
            <w:r>
              <w:rPr>
                <w:rStyle w:val="CommentReference"/>
                <w:rFonts w:cstheme="minorBidi"/>
                <w:color w:val="auto"/>
                <w:lang w:val="en-CA"/>
              </w:rPr>
              <w:commentReference w:id="342"/>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3" w:name="_Toc298681248"/>
      <w:bookmarkStart w:id="344" w:name="_Toc308441903"/>
      <w:bookmarkStart w:id="345" w:name="_Toc297322065"/>
      <w:bookmarkStart w:id="346" w:name="_Toc297407710"/>
      <w:bookmarkStart w:id="347" w:name="_Toc298445762"/>
      <w:r>
        <w:rPr>
          <w:lang w:val="en-US"/>
        </w:rPr>
        <w:t>Sunday</w:t>
      </w:r>
      <w:bookmarkEnd w:id="343"/>
      <w:bookmarkEnd w:id="344"/>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5"/>
      <w:bookmarkEnd w:id="346"/>
      <w:bookmarkEnd w:id="347"/>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8" w:name="_Toc297322066"/>
      <w:bookmarkStart w:id="349" w:name="_Toc297407711"/>
      <w:bookmarkStart w:id="350" w:name="_Toc298445763"/>
      <w:bookmarkStart w:id="351" w:name="_Toc298447488"/>
      <w:bookmarkStart w:id="352" w:name="_Toc308441905"/>
      <w:r>
        <w:rPr>
          <w:lang w:val="en-US"/>
        </w:rPr>
        <w:lastRenderedPageBreak/>
        <w:t>The Sunday Psali for the Lord</w:t>
      </w:r>
      <w:bookmarkEnd w:id="348"/>
      <w:bookmarkEnd w:id="349"/>
      <w:bookmarkEnd w:id="350"/>
      <w:bookmarkEnd w:id="351"/>
      <w:bookmarkEnd w:id="352"/>
    </w:p>
    <w:p w14:paraId="1A6A4265" w14:textId="77777777" w:rsidR="00CE3852" w:rsidRPr="00CE3852" w:rsidRDefault="00CE3852" w:rsidP="00495F1A">
      <w:pPr>
        <w:pStyle w:val="Heading5non-TOC"/>
        <w:rPr>
          <w:lang w:val="en-US"/>
        </w:rPr>
      </w:pPr>
      <w:commentRangeStart w:id="353"/>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3"/>
      <w:r w:rsidR="00FC3604">
        <w:rPr>
          <w:rStyle w:val="CommentReference"/>
          <w:rFonts w:ascii="Garamond" w:eastAsiaTheme="minorHAnsi" w:hAnsi="Garamond" w:cstheme="minorBidi"/>
        </w:rPr>
        <w:commentReference w:id="3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4"/>
            <w:r w:rsidRPr="00FC3604">
              <w:t>ⲛⲏⲓ</w:t>
            </w:r>
            <w:commentRangeEnd w:id="354"/>
            <w:r w:rsidR="00FC3604">
              <w:rPr>
                <w:rStyle w:val="CommentReference"/>
                <w:rFonts w:ascii="Garamond" w:hAnsi="Garamond" w:cstheme="minorBidi"/>
                <w:noProof w:val="0"/>
                <w:lang w:val="en-CA"/>
              </w:rPr>
              <w:commentReference w:id="354"/>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5"/>
            <w:r w:rsidRPr="005832A1">
              <w:t xml:space="preserve">praise </w:t>
            </w:r>
            <w:commentRangeEnd w:id="355"/>
            <w:r w:rsidRPr="005832A1">
              <w:rPr>
                <w:rStyle w:val="CommentReference"/>
                <w:rFonts w:eastAsiaTheme="minorHAnsi"/>
                <w:sz w:val="24"/>
              </w:rPr>
              <w:commentReference w:id="355"/>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6"/>
            <w:r w:rsidRPr="005832A1">
              <w:t>Earth</w:t>
            </w:r>
            <w:commentRangeEnd w:id="356"/>
            <w:r w:rsidRPr="005832A1">
              <w:rPr>
                <w:rStyle w:val="CommentReference"/>
                <w:rFonts w:eastAsiaTheme="minorHAnsi"/>
                <w:sz w:val="24"/>
              </w:rPr>
              <w:commentReference w:id="356"/>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7"/>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7"/>
            <w:r w:rsidR="00FC3604">
              <w:rPr>
                <w:rStyle w:val="CommentReference"/>
                <w:rFonts w:ascii="Garamond" w:hAnsi="Garamond" w:cstheme="minorBidi"/>
                <w:noProof w:val="0"/>
                <w:lang w:val="en-CA"/>
              </w:rPr>
              <w:commentReference w:id="357"/>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8"/>
            <w:r w:rsidRPr="005832A1">
              <w:t xml:space="preserve">Make haste </w:t>
            </w:r>
            <w:commentRangeEnd w:id="358"/>
            <w:r w:rsidRPr="005832A1">
              <w:rPr>
                <w:rStyle w:val="CommentReference"/>
                <w:rFonts w:eastAsiaTheme="minorHAnsi"/>
                <w:sz w:val="24"/>
              </w:rPr>
              <w:commentReference w:id="358"/>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9"/>
            <w:r w:rsidRPr="005832A1">
              <w:rPr>
                <w:rFonts w:eastAsiaTheme="minorHAnsi"/>
              </w:rPr>
              <w:t xml:space="preserve">different </w:t>
            </w:r>
            <w:commentRangeEnd w:id="359"/>
            <w:r w:rsidRPr="005832A1">
              <w:rPr>
                <w:rStyle w:val="CommentReference"/>
                <w:rFonts w:eastAsiaTheme="minorHAnsi"/>
                <w:sz w:val="24"/>
              </w:rPr>
              <w:commentReference w:id="359"/>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0"/>
            <w:r w:rsidRPr="005832A1">
              <w:t>truth</w:t>
            </w:r>
            <w:commentRangeEnd w:id="360"/>
            <w:r w:rsidRPr="005832A1">
              <w:rPr>
                <w:rStyle w:val="CommentReference"/>
                <w:rFonts w:eastAsiaTheme="minorHAnsi"/>
                <w:sz w:val="24"/>
              </w:rPr>
              <w:commentReference w:id="360"/>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1"/>
            <w:r w:rsidRPr="005832A1">
              <w:t xml:space="preserve">longsuffering </w:t>
            </w:r>
            <w:commentRangeEnd w:id="361"/>
            <w:r w:rsidRPr="005832A1">
              <w:rPr>
                <w:rStyle w:val="CommentReference"/>
                <w:rFonts w:eastAsiaTheme="minorHAnsi"/>
                <w:sz w:val="24"/>
              </w:rPr>
              <w:commentReference w:id="361"/>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2"/>
            <w:r w:rsidRPr="005832A1">
              <w:t xml:space="preserve">I rise </w:t>
            </w:r>
            <w:commentRangeEnd w:id="362"/>
            <w:r w:rsidRPr="005832A1">
              <w:rPr>
                <w:rStyle w:val="CommentReference"/>
                <w:rFonts w:eastAsiaTheme="minorHAnsi"/>
                <w:sz w:val="24"/>
              </w:rPr>
              <w:commentReference w:id="362"/>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3"/>
            <w:r w:rsidRPr="005832A1">
              <w:t>sweet</w:t>
            </w:r>
            <w:commentRangeEnd w:id="363"/>
            <w:r w:rsidRPr="005832A1">
              <w:rPr>
                <w:rStyle w:val="CommentReference"/>
                <w:rFonts w:eastAsiaTheme="minorHAnsi"/>
                <w:sz w:val="24"/>
              </w:rPr>
              <w:commentReference w:id="363"/>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4"/>
            <w:r w:rsidRPr="005832A1">
              <w:rPr>
                <w:rFonts w:eastAsiaTheme="minorHAnsi"/>
              </w:rPr>
              <w:t>Oh, how I love</w:t>
            </w:r>
            <w:commentRangeEnd w:id="364"/>
            <w:r w:rsidRPr="005832A1">
              <w:rPr>
                <w:rStyle w:val="CommentReference"/>
                <w:rFonts w:eastAsiaTheme="minorHAnsi"/>
                <w:sz w:val="24"/>
              </w:rPr>
              <w:commentReference w:id="364"/>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5"/>
            <w:r w:rsidRPr="005832A1">
              <w:rPr>
                <w:rFonts w:eastAsiaTheme="minorHAnsi"/>
              </w:rPr>
              <w:t xml:space="preserve">of </w:t>
            </w:r>
            <w:commentRangeEnd w:id="365"/>
            <w:r w:rsidRPr="005832A1">
              <w:rPr>
                <w:rStyle w:val="CommentReference"/>
                <w:rFonts w:eastAsiaTheme="minorHAnsi"/>
                <w:sz w:val="24"/>
              </w:rPr>
              <w:commentReference w:id="365"/>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6"/>
            <w:r w:rsidRPr="005832A1">
              <w:t>truth</w:t>
            </w:r>
            <w:commentRangeEnd w:id="366"/>
            <w:r w:rsidRPr="005832A1">
              <w:rPr>
                <w:rStyle w:val="CommentReference"/>
                <w:rFonts w:eastAsiaTheme="minorHAnsi"/>
                <w:sz w:val="24"/>
              </w:rPr>
              <w:commentReference w:id="366"/>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7"/>
            <w:r w:rsidRPr="005832A1">
              <w:t xml:space="preserve">true </w:t>
            </w:r>
            <w:commentRangeEnd w:id="367"/>
            <w:r w:rsidRPr="005832A1">
              <w:rPr>
                <w:rStyle w:val="CommentReference"/>
                <w:rFonts w:eastAsiaTheme="minorHAnsi"/>
                <w:sz w:val="24"/>
              </w:rPr>
              <w:commentReference w:id="367"/>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8"/>
            <w:r>
              <w:t xml:space="preserve">Whenever </w:t>
            </w:r>
            <w:commentRangeEnd w:id="368"/>
            <w:r>
              <w:rPr>
                <w:rStyle w:val="CommentReference"/>
                <w:rFonts w:eastAsiaTheme="minorHAnsi" w:cstheme="minorBidi"/>
                <w:color w:val="auto"/>
                <w:lang w:val="en-CA"/>
              </w:rPr>
              <w:commentReference w:id="368"/>
            </w:r>
            <w:r>
              <w:t>we</w:t>
            </w:r>
          </w:p>
          <w:p w14:paraId="7AE8E7A6" w14:textId="77777777" w:rsidR="005832A1" w:rsidRDefault="005832A1" w:rsidP="005832A1">
            <w:pPr>
              <w:pStyle w:val="EngHang"/>
            </w:pPr>
            <w:commentRangeStart w:id="369"/>
            <w:r>
              <w:t xml:space="preserve">Gather </w:t>
            </w:r>
            <w:commentRangeEnd w:id="369"/>
            <w:r>
              <w:rPr>
                <w:rStyle w:val="CommentReference"/>
                <w:rFonts w:eastAsiaTheme="minorHAnsi" w:cstheme="minorBidi"/>
                <w:color w:val="auto"/>
                <w:lang w:val="en-CA"/>
              </w:rPr>
              <w:commentReference w:id="369"/>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0"/>
            <w:r>
              <w:t xml:space="preserve">will </w:t>
            </w:r>
            <w:commentRangeEnd w:id="370"/>
            <w:r>
              <w:rPr>
                <w:rStyle w:val="CommentReference"/>
                <w:rFonts w:eastAsiaTheme="minorHAnsi" w:cstheme="minorBidi"/>
                <w:color w:val="auto"/>
                <w:lang w:val="en-CA"/>
              </w:rPr>
              <w:commentReference w:id="370"/>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1"/>
            <w:r>
              <w:t xml:space="preserve">Deliver </w:t>
            </w:r>
            <w:commentRangeEnd w:id="371"/>
            <w:r>
              <w:rPr>
                <w:rStyle w:val="CommentReference"/>
                <w:rFonts w:eastAsiaTheme="minorHAnsi" w:cstheme="minorBidi"/>
                <w:color w:val="auto"/>
                <w:lang w:val="en-CA"/>
              </w:rPr>
              <w:commentReference w:id="371"/>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2"/>
            <w:r w:rsidRPr="00A16DFE">
              <w:rPr>
                <w:rFonts w:eastAsiaTheme="minorHAnsi"/>
              </w:rPr>
              <w:t xml:space="preserve">come </w:t>
            </w:r>
            <w:commentRangeEnd w:id="372"/>
            <w:r>
              <w:rPr>
                <w:rStyle w:val="CommentReference"/>
                <w:rFonts w:eastAsiaTheme="minorHAnsi" w:cstheme="minorBidi"/>
                <w:color w:val="auto"/>
                <w:lang w:val="en-CA"/>
              </w:rPr>
              <w:commentReference w:id="372"/>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3"/>
            <w:r>
              <w:rPr>
                <w:rFonts w:eastAsiaTheme="minorHAnsi"/>
              </w:rPr>
              <w:t>be</w:t>
            </w:r>
            <w:r w:rsidRPr="00A16DFE">
              <w:rPr>
                <w:rFonts w:eastAsiaTheme="minorHAnsi"/>
              </w:rPr>
              <w:t xml:space="preserve"> </w:t>
            </w:r>
            <w:commentRangeEnd w:id="373"/>
            <w:r>
              <w:rPr>
                <w:rStyle w:val="CommentReference"/>
                <w:rFonts w:eastAsiaTheme="minorHAnsi" w:cstheme="minorBidi"/>
                <w:color w:val="auto"/>
                <w:lang w:val="en-CA"/>
              </w:rPr>
              <w:commentReference w:id="373"/>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4" w:name="_Toc297322067"/>
      <w:bookmarkStart w:id="375" w:name="_Toc297407712"/>
      <w:bookmarkStart w:id="376" w:name="_Toc298445764"/>
      <w:bookmarkStart w:id="377" w:name="_Toc298681249"/>
      <w:bookmarkStart w:id="378" w:name="_Toc298447489"/>
      <w:bookmarkStart w:id="379" w:name="_Toc308441906"/>
      <w:r>
        <w:rPr>
          <w:lang w:val="en-US"/>
        </w:rPr>
        <w:t>The Sunday Theotokia</w:t>
      </w:r>
      <w:bookmarkEnd w:id="374"/>
      <w:bookmarkEnd w:id="375"/>
      <w:bookmarkEnd w:id="376"/>
      <w:bookmarkEnd w:id="377"/>
      <w:bookmarkEnd w:id="378"/>
      <w:bookmarkEnd w:id="379"/>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0" w:name="_Toc298445765"/>
      <w:bookmarkStart w:id="381" w:name="_Toc298681250"/>
      <w:bookmarkStart w:id="382" w:name="_Toc298447490"/>
      <w:r>
        <w:rPr>
          <w:lang w:val="en-US"/>
        </w:rPr>
        <w:t>Part One</w:t>
      </w:r>
      <w:bookmarkEnd w:id="380"/>
      <w:bookmarkEnd w:id="381"/>
      <w:bookmarkEnd w:id="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3"/>
            <w:r w:rsidRPr="007425E1">
              <w:rPr>
                <w:rFonts w:eastAsiaTheme="minorHAnsi"/>
              </w:rPr>
              <w:t>Of the Covenant</w:t>
            </w:r>
            <w:commentRangeEnd w:id="383"/>
            <w:r>
              <w:rPr>
                <w:rStyle w:val="CommentReference"/>
                <w:rFonts w:eastAsiaTheme="minorHAnsi" w:cstheme="minorBidi"/>
                <w:color w:val="auto"/>
                <w:lang w:val="en-CA"/>
              </w:rPr>
              <w:commentReference w:id="383"/>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4"/>
            <w:r>
              <w:rPr>
                <w:rFonts w:eastAsiaTheme="minorHAnsi"/>
              </w:rPr>
              <w:t>sprinkling</w:t>
            </w:r>
            <w:commentRangeEnd w:id="384"/>
            <w:r>
              <w:rPr>
                <w:rStyle w:val="CommentReference"/>
                <w:rFonts w:eastAsiaTheme="minorHAnsi" w:cstheme="minorBidi"/>
                <w:color w:val="auto"/>
                <w:lang w:val="en-CA"/>
              </w:rPr>
              <w:commentReference w:id="384"/>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5"/>
            <w:r>
              <w:rPr>
                <w:rFonts w:eastAsiaTheme="minorHAnsi"/>
              </w:rPr>
              <w:t>dwelt</w:t>
            </w:r>
            <w:commentRangeEnd w:id="385"/>
            <w:r>
              <w:rPr>
                <w:rStyle w:val="CommentReference"/>
                <w:rFonts w:eastAsiaTheme="minorHAnsi" w:cstheme="minorBidi"/>
                <w:color w:val="auto"/>
                <w:lang w:val="en-CA"/>
              </w:rPr>
              <w:commentReference w:id="385"/>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6"/>
            <w:r>
              <w:t xml:space="preserve">Magnify </w:t>
            </w:r>
            <w:commentRangeEnd w:id="386"/>
            <w:r>
              <w:rPr>
                <w:rStyle w:val="CommentReference"/>
                <w:rFonts w:eastAsiaTheme="minorHAnsi" w:cstheme="minorBidi"/>
                <w:color w:val="auto"/>
                <w:lang w:val="en-CA"/>
              </w:rPr>
              <w:commentReference w:id="386"/>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7"/>
            <w:r>
              <w:t xml:space="preserve">obtain </w:t>
            </w:r>
            <w:commentRangeEnd w:id="387"/>
            <w:r>
              <w:rPr>
                <w:rStyle w:val="CommentReference"/>
                <w:rFonts w:eastAsiaTheme="minorHAnsi" w:cstheme="minorBidi"/>
                <w:color w:val="auto"/>
                <w:lang w:val="en-CA"/>
              </w:rPr>
              <w:commentReference w:id="387"/>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8" w:name="_Toc298445766"/>
      <w:bookmarkStart w:id="389" w:name="_Toc298681251"/>
      <w:bookmarkStart w:id="390" w:name="_Toc298447491"/>
      <w:r>
        <w:t>Part Two</w:t>
      </w:r>
      <w:bookmarkEnd w:id="388"/>
      <w:bookmarkEnd w:id="389"/>
      <w:bookmarkEnd w:id="390"/>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1"/>
            <w:r>
              <w:rPr>
                <w:rFonts w:eastAsiaTheme="minorHAnsi"/>
              </w:rPr>
              <w:t xml:space="preserve">type </w:t>
            </w:r>
            <w:commentRangeEnd w:id="391"/>
            <w:r>
              <w:rPr>
                <w:rStyle w:val="CommentReference"/>
                <w:rFonts w:eastAsiaTheme="minorHAnsi" w:cstheme="minorBidi"/>
                <w:color w:val="auto"/>
                <w:lang w:val="en-CA"/>
              </w:rPr>
              <w:commentReference w:id="391"/>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2"/>
            <w:r>
              <w:t xml:space="preserve">one </w:t>
            </w:r>
            <w:commentRangeEnd w:id="392"/>
            <w:r>
              <w:rPr>
                <w:rStyle w:val="CommentReference"/>
                <w:rFonts w:eastAsiaTheme="minorHAnsi" w:cstheme="minorBidi"/>
                <w:color w:val="auto"/>
                <w:lang w:val="en-CA"/>
              </w:rPr>
              <w:commentReference w:id="392"/>
            </w:r>
            <w:r>
              <w:t>from two,</w:t>
            </w:r>
          </w:p>
          <w:p w14:paraId="24CF4066" w14:textId="77777777" w:rsidR="005832A1" w:rsidRDefault="005832A1" w:rsidP="005832A1">
            <w:pPr>
              <w:pStyle w:val="EngHang"/>
            </w:pPr>
            <w:r>
              <w:t xml:space="preserve">A </w:t>
            </w:r>
            <w:commentRangeStart w:id="393"/>
            <w:r>
              <w:t xml:space="preserve">Holy </w:t>
            </w:r>
            <w:commentRangeEnd w:id="393"/>
            <w:r>
              <w:rPr>
                <w:rStyle w:val="CommentReference"/>
                <w:rFonts w:eastAsiaTheme="minorHAnsi" w:cstheme="minorBidi"/>
                <w:color w:val="auto"/>
                <w:lang w:val="en-CA"/>
              </w:rPr>
              <w:commentReference w:id="393"/>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4"/>
            <w:r>
              <w:rPr>
                <w:rFonts w:eastAsiaTheme="minorHAnsi"/>
              </w:rPr>
              <w:t xml:space="preserve">Begotten </w:t>
            </w:r>
            <w:commentRangeEnd w:id="394"/>
            <w:r>
              <w:rPr>
                <w:rStyle w:val="CommentReference"/>
                <w:rFonts w:eastAsiaTheme="minorHAnsi" w:cstheme="minorBidi"/>
                <w:color w:val="auto"/>
                <w:lang w:val="en-CA"/>
              </w:rPr>
              <w:commentReference w:id="394"/>
            </w:r>
            <w:r>
              <w:rPr>
                <w:rFonts w:eastAsiaTheme="minorHAnsi"/>
              </w:rPr>
              <w:t>without seed,</w:t>
            </w:r>
          </w:p>
          <w:p w14:paraId="0F7DC7A5" w14:textId="77777777" w:rsidR="005832A1" w:rsidRDefault="005832A1" w:rsidP="005832A1">
            <w:pPr>
              <w:pStyle w:val="EngHang"/>
              <w:rPr>
                <w:rFonts w:eastAsiaTheme="minorHAnsi"/>
              </w:rPr>
            </w:pPr>
            <w:commentRangeStart w:id="395"/>
            <w:r>
              <w:rPr>
                <w:rFonts w:eastAsiaTheme="minorHAnsi"/>
              </w:rPr>
              <w:t xml:space="preserve">Consubstantial </w:t>
            </w:r>
            <w:commentRangeEnd w:id="395"/>
            <w:r>
              <w:rPr>
                <w:rStyle w:val="CommentReference"/>
                <w:rFonts w:eastAsiaTheme="minorHAnsi" w:cstheme="minorBidi"/>
                <w:color w:val="auto"/>
                <w:lang w:val="en-CA"/>
              </w:rPr>
              <w:commentReference w:id="395"/>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6"/>
            <w:r>
              <w:rPr>
                <w:rFonts w:eastAsiaTheme="minorHAnsi"/>
              </w:rPr>
              <w:t xml:space="preserve">made one </w:t>
            </w:r>
            <w:commentRangeEnd w:id="396"/>
            <w:r>
              <w:rPr>
                <w:rStyle w:val="CommentReference"/>
                <w:rFonts w:eastAsiaTheme="minorHAnsi" w:cstheme="minorBidi"/>
                <w:color w:val="auto"/>
                <w:lang w:val="en-CA"/>
              </w:rPr>
              <w:commentReference w:id="396"/>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7"/>
            <w:r>
              <w:t xml:space="preserve">The </w:t>
            </w:r>
            <w:commentRangeEnd w:id="397"/>
            <w:r>
              <w:rPr>
                <w:rStyle w:val="CommentReference"/>
                <w:rFonts w:eastAsiaTheme="minorHAnsi" w:cstheme="minorBidi"/>
                <w:color w:val="auto"/>
                <w:lang w:val="en-CA"/>
              </w:rPr>
              <w:commentReference w:id="397"/>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8"/>
            <w:r>
              <w:rPr>
                <w:rFonts w:eastAsiaTheme="minorHAnsi"/>
              </w:rPr>
              <w:t xml:space="preserve">Purple </w:t>
            </w:r>
            <w:commentRangeEnd w:id="398"/>
            <w:r>
              <w:rPr>
                <w:rStyle w:val="CommentReference"/>
                <w:rFonts w:eastAsiaTheme="minorHAnsi" w:cstheme="minorBidi"/>
                <w:color w:val="auto"/>
                <w:lang w:val="en-CA"/>
              </w:rPr>
              <w:commentReference w:id="398"/>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9"/>
            <w:r>
              <w:rPr>
                <w:rFonts w:eastAsiaTheme="minorHAnsi"/>
              </w:rPr>
              <w:t xml:space="preserve">fine </w:t>
            </w:r>
            <w:commentRangeEnd w:id="399"/>
            <w:r>
              <w:rPr>
                <w:rStyle w:val="CommentReference"/>
                <w:rFonts w:eastAsiaTheme="minorHAnsi" w:cstheme="minorBidi"/>
                <w:color w:val="auto"/>
                <w:lang w:val="en-CA"/>
              </w:rPr>
              <w:commentReference w:id="399"/>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0"/>
            <w:r>
              <w:rPr>
                <w:rFonts w:eastAsiaTheme="minorHAnsi"/>
              </w:rPr>
              <w:t xml:space="preserve">wood </w:t>
            </w:r>
            <w:commentRangeEnd w:id="400"/>
            <w:r>
              <w:rPr>
                <w:rStyle w:val="CommentReference"/>
                <w:rFonts w:eastAsiaTheme="minorHAnsi" w:cstheme="minorBidi"/>
                <w:color w:val="auto"/>
                <w:lang w:val="en-CA"/>
              </w:rPr>
              <w:commentReference w:id="400"/>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1"/>
            <w:r>
              <w:t xml:space="preserve">Magnify </w:t>
            </w:r>
            <w:commentRangeEnd w:id="401"/>
            <w:r>
              <w:rPr>
                <w:rStyle w:val="CommentReference"/>
                <w:rFonts w:eastAsiaTheme="minorHAnsi" w:cstheme="minorBidi"/>
                <w:color w:val="auto"/>
                <w:lang w:val="en-CA"/>
              </w:rPr>
              <w:commentReference w:id="401"/>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2"/>
            <w:r>
              <w:t xml:space="preserve">obtain </w:t>
            </w:r>
            <w:commentRangeEnd w:id="402"/>
            <w:r>
              <w:rPr>
                <w:rStyle w:val="CommentReference"/>
                <w:rFonts w:eastAsiaTheme="minorHAnsi" w:cstheme="minorBidi"/>
                <w:color w:val="auto"/>
                <w:lang w:val="en-CA"/>
              </w:rPr>
              <w:commentReference w:id="402"/>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3" w:name="_Toc298445767"/>
      <w:bookmarkStart w:id="404" w:name="_Toc298681252"/>
      <w:bookmarkStart w:id="405" w:name="_Toc298447492"/>
      <w:r>
        <w:t>Part Three</w:t>
      </w:r>
      <w:bookmarkEnd w:id="403"/>
      <w:bookmarkEnd w:id="404"/>
      <w:bookmarkEnd w:id="405"/>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6"/>
            <w:r>
              <w:rPr>
                <w:rFonts w:eastAsiaTheme="minorHAnsi"/>
              </w:rPr>
              <w:t>Cherubs</w:t>
            </w:r>
            <w:commentRangeEnd w:id="406"/>
            <w:r>
              <w:rPr>
                <w:rStyle w:val="CommentReference"/>
                <w:rFonts w:eastAsiaTheme="minorHAnsi" w:cstheme="minorBidi"/>
                <w:color w:val="auto"/>
                <w:lang w:val="en-CA"/>
              </w:rPr>
              <w:commentReference w:id="406"/>
            </w:r>
          </w:p>
          <w:p w14:paraId="1744558C" w14:textId="77777777" w:rsidR="005832A1" w:rsidRPr="001A0083" w:rsidRDefault="005832A1" w:rsidP="005832A1">
            <w:pPr>
              <w:pStyle w:val="EngHangEnd"/>
            </w:pPr>
            <w:commentRangeStart w:id="407"/>
            <w:r>
              <w:rPr>
                <w:rFonts w:eastAsiaTheme="minorHAnsi"/>
              </w:rPr>
              <w:t xml:space="preserve">Forged </w:t>
            </w:r>
            <w:commentRangeEnd w:id="407"/>
            <w:r>
              <w:rPr>
                <w:rStyle w:val="CommentReference"/>
                <w:rFonts w:eastAsiaTheme="minorHAnsi" w:cstheme="minorBidi"/>
                <w:color w:val="auto"/>
                <w:lang w:val="en-CA"/>
              </w:rPr>
              <w:commentReference w:id="407"/>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8"/>
            <w:r>
              <w:t xml:space="preserve">Always </w:t>
            </w:r>
            <w:commentRangeEnd w:id="408"/>
            <w:r>
              <w:rPr>
                <w:rStyle w:val="CommentReference"/>
                <w:rFonts w:eastAsiaTheme="minorHAnsi" w:cstheme="minorBidi"/>
                <w:color w:val="auto"/>
                <w:lang w:val="en-CA"/>
              </w:rPr>
              <w:commentReference w:id="408"/>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9"/>
            <w:r>
              <w:rPr>
                <w:rFonts w:eastAsiaTheme="minorHAnsi"/>
              </w:rPr>
              <w:t xml:space="preserve">Overshadowed </w:t>
            </w:r>
            <w:commentRangeEnd w:id="409"/>
            <w:r>
              <w:rPr>
                <w:rStyle w:val="CommentReference"/>
                <w:rFonts w:eastAsiaTheme="minorHAnsi" w:cstheme="minorBidi"/>
                <w:color w:val="auto"/>
                <w:lang w:val="en-CA"/>
              </w:rPr>
              <w:commentReference w:id="409"/>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0"/>
            <w:r>
              <w:rPr>
                <w:rFonts w:eastAsiaTheme="minorHAnsi"/>
              </w:rPr>
              <w:t xml:space="preserve">sin </w:t>
            </w:r>
            <w:commentRangeEnd w:id="410"/>
            <w:r>
              <w:rPr>
                <w:rStyle w:val="CommentReference"/>
                <w:rFonts w:eastAsiaTheme="minorHAnsi" w:cstheme="minorBidi"/>
                <w:color w:val="auto"/>
                <w:lang w:val="en-CA"/>
              </w:rPr>
              <w:commentReference w:id="410"/>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1"/>
            <w:r>
              <w:t xml:space="preserve">Magnify </w:t>
            </w:r>
            <w:commentRangeEnd w:id="411"/>
            <w:r>
              <w:rPr>
                <w:rStyle w:val="CommentReference"/>
                <w:rFonts w:eastAsiaTheme="minorHAnsi" w:cstheme="minorBidi"/>
                <w:color w:val="auto"/>
                <w:lang w:val="en-CA"/>
              </w:rPr>
              <w:commentReference w:id="411"/>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2"/>
            <w:r>
              <w:t xml:space="preserve">obtain </w:t>
            </w:r>
            <w:commentRangeEnd w:id="412"/>
            <w:r>
              <w:rPr>
                <w:rStyle w:val="CommentReference"/>
                <w:rFonts w:eastAsiaTheme="minorHAnsi" w:cstheme="minorBidi"/>
                <w:color w:val="auto"/>
                <w:lang w:val="en-CA"/>
              </w:rPr>
              <w:commentReference w:id="412"/>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3" w:name="_Toc298445768"/>
      <w:bookmarkStart w:id="414" w:name="_Toc298681253"/>
      <w:bookmarkStart w:id="415" w:name="_Toc298447493"/>
      <w:r>
        <w:t>Part Four</w:t>
      </w:r>
      <w:bookmarkEnd w:id="413"/>
      <w:bookmarkEnd w:id="414"/>
      <w:bookmarkEnd w:id="415"/>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6"/>
            <w:r>
              <w:t xml:space="preserve">you </w:t>
            </w:r>
            <w:commentRangeEnd w:id="416"/>
            <w:r>
              <w:rPr>
                <w:rStyle w:val="CommentReference"/>
                <w:rFonts w:eastAsiaTheme="minorHAnsi" w:cstheme="minorBidi"/>
                <w:color w:val="auto"/>
                <w:lang w:val="en-CA"/>
              </w:rPr>
              <w:commentReference w:id="416"/>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7"/>
            <w:r>
              <w:rPr>
                <w:rFonts w:eastAsiaTheme="minorHAnsi"/>
              </w:rPr>
              <w:t xml:space="preserve">for </w:t>
            </w:r>
            <w:commentRangeEnd w:id="417"/>
            <w:r>
              <w:rPr>
                <w:rStyle w:val="CommentReference"/>
                <w:rFonts w:eastAsiaTheme="minorHAnsi" w:cstheme="minorBidi"/>
                <w:color w:val="auto"/>
                <w:lang w:val="en-CA"/>
              </w:rPr>
              <w:commentReference w:id="417"/>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0" w:name="_Toc298445769"/>
      <w:bookmarkStart w:id="421" w:name="_Toc298681254"/>
      <w:bookmarkStart w:id="422" w:name="_Toc298447494"/>
      <w:r>
        <w:t>Part Five</w:t>
      </w:r>
      <w:bookmarkEnd w:id="420"/>
      <w:bookmarkEnd w:id="421"/>
      <w:bookmarkEnd w:id="422"/>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3"/>
            <w:r>
              <w:rPr>
                <w:rFonts w:eastAsiaTheme="minorHAnsi"/>
              </w:rPr>
              <w:t xml:space="preserve">burning </w:t>
            </w:r>
            <w:commentRangeEnd w:id="423"/>
            <w:r>
              <w:rPr>
                <w:rStyle w:val="CommentReference"/>
                <w:rFonts w:eastAsiaTheme="minorHAnsi" w:cstheme="minorBidi"/>
                <w:color w:val="auto"/>
                <w:lang w:val="en-CA"/>
              </w:rPr>
              <w:commentReference w:id="423"/>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4"/>
            <w:r>
              <w:rPr>
                <w:rFonts w:eastAsiaTheme="minorHAnsi"/>
              </w:rPr>
              <w:t>manifestation</w:t>
            </w:r>
            <w:commentRangeEnd w:id="424"/>
            <w:r>
              <w:rPr>
                <w:rStyle w:val="CommentReference"/>
                <w:rFonts w:eastAsiaTheme="minorHAnsi" w:cstheme="minorBidi"/>
                <w:color w:val="auto"/>
                <w:lang w:val="en-CA"/>
              </w:rPr>
              <w:commentReference w:id="424"/>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5"/>
            <w:r>
              <w:rPr>
                <w:rFonts w:eastAsiaTheme="minorHAnsi"/>
              </w:rPr>
              <w:t xml:space="preserve">carried </w:t>
            </w:r>
            <w:commentRangeEnd w:id="425"/>
            <w:r>
              <w:rPr>
                <w:rStyle w:val="CommentReference"/>
                <w:rFonts w:eastAsiaTheme="minorHAnsi" w:cstheme="minorBidi"/>
                <w:color w:val="auto"/>
                <w:lang w:val="en-CA"/>
              </w:rPr>
              <w:commentReference w:id="425"/>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6"/>
            <w:r>
              <w:rPr>
                <w:rFonts w:eastAsiaTheme="minorHAnsi"/>
              </w:rPr>
              <w:t xml:space="preserve">Gives light to </w:t>
            </w:r>
            <w:commentRangeEnd w:id="426"/>
            <w:r>
              <w:rPr>
                <w:rStyle w:val="CommentReference"/>
                <w:rFonts w:eastAsiaTheme="minorHAnsi" w:cstheme="minorBidi"/>
                <w:color w:val="auto"/>
                <w:lang w:val="en-CA"/>
              </w:rPr>
              <w:commentReference w:id="426"/>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7"/>
            <w:r>
              <w:t xml:space="preserve">Magnify </w:t>
            </w:r>
            <w:commentRangeEnd w:id="427"/>
            <w:r>
              <w:rPr>
                <w:rStyle w:val="CommentReference"/>
                <w:rFonts w:eastAsiaTheme="minorHAnsi" w:cstheme="minorBidi"/>
                <w:color w:val="auto"/>
                <w:lang w:val="en-CA"/>
              </w:rPr>
              <w:commentReference w:id="427"/>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8"/>
            <w:r>
              <w:t xml:space="preserve">obtain </w:t>
            </w:r>
            <w:commentRangeEnd w:id="428"/>
            <w:r>
              <w:rPr>
                <w:rStyle w:val="CommentReference"/>
                <w:rFonts w:eastAsiaTheme="minorHAnsi" w:cstheme="minorBidi"/>
                <w:color w:val="auto"/>
                <w:lang w:val="en-CA"/>
              </w:rPr>
              <w:commentReference w:id="428"/>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9" w:name="_Toc298445770"/>
      <w:bookmarkStart w:id="430" w:name="_Toc298681255"/>
      <w:bookmarkStart w:id="431" w:name="_Toc298447495"/>
      <w:r>
        <w:t>Part Six</w:t>
      </w:r>
      <w:bookmarkEnd w:id="429"/>
      <w:bookmarkEnd w:id="430"/>
      <w:bookmarkEnd w:id="431"/>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2"/>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2"/>
            <w:r>
              <w:rPr>
                <w:rStyle w:val="CommentReference"/>
                <w:rFonts w:eastAsiaTheme="minorHAnsi" w:cstheme="minorBidi"/>
                <w:color w:val="auto"/>
                <w:lang w:val="en-CA"/>
              </w:rPr>
              <w:commentReference w:id="432"/>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3"/>
            <w:r>
              <w:rPr>
                <w:rFonts w:eastAsiaTheme="minorHAnsi"/>
              </w:rPr>
              <w:t xml:space="preserve">Upon </w:t>
            </w:r>
            <w:commentRangeEnd w:id="433"/>
            <w:r>
              <w:rPr>
                <w:rStyle w:val="CommentReference"/>
                <w:rFonts w:eastAsiaTheme="minorHAnsi" w:cstheme="minorBidi"/>
                <w:color w:val="auto"/>
                <w:lang w:val="en-CA"/>
              </w:rPr>
              <w:commentReference w:id="433"/>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6" w:name="_Toc298445771"/>
      <w:bookmarkStart w:id="437" w:name="_Toc298681256"/>
      <w:bookmarkStart w:id="438" w:name="_Toc298447496"/>
      <w:bookmarkStart w:id="439" w:name="_Ref299211949"/>
      <w:r>
        <w:t>The Gospel According the St. Luke</w:t>
      </w:r>
      <w:bookmarkEnd w:id="436"/>
      <w:bookmarkEnd w:id="437"/>
      <w:bookmarkEnd w:id="438"/>
      <w:bookmarkEnd w:id="4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0" w:name="_Toc298445772"/>
      <w:bookmarkStart w:id="441" w:name="_Toc298681257"/>
      <w:bookmarkStart w:id="442" w:name="_Toc298447497"/>
      <w:r>
        <w:t xml:space="preserve">Part </w:t>
      </w:r>
      <w:bookmarkEnd w:id="440"/>
      <w:bookmarkEnd w:id="441"/>
      <w:bookmarkEnd w:id="442"/>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3"/>
            <w:r>
              <w:rPr>
                <w:rFonts w:eastAsiaTheme="minorHAnsi"/>
              </w:rPr>
              <w:t>truth</w:t>
            </w:r>
            <w:commentRangeEnd w:id="443"/>
            <w:r>
              <w:rPr>
                <w:rStyle w:val="CommentReference"/>
                <w:rFonts w:eastAsiaTheme="minorHAnsi" w:cstheme="minorBidi"/>
                <w:color w:val="auto"/>
                <w:lang w:val="en-CA"/>
              </w:rPr>
              <w:commentReference w:id="443"/>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4"/>
            <w:r>
              <w:rPr>
                <w:rFonts w:eastAsiaTheme="minorHAnsi"/>
              </w:rPr>
              <w:t xml:space="preserve">a </w:t>
            </w:r>
            <w:commentRangeEnd w:id="444"/>
            <w:r>
              <w:rPr>
                <w:rStyle w:val="CommentReference"/>
                <w:rFonts w:eastAsiaTheme="minorHAnsi" w:cstheme="minorBidi"/>
                <w:color w:val="auto"/>
                <w:lang w:val="en-CA"/>
              </w:rPr>
              <w:commentReference w:id="444"/>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5"/>
            <w:r>
              <w:rPr>
                <w:rFonts w:eastAsiaTheme="minorHAnsi"/>
              </w:rPr>
              <w:t xml:space="preserve">holy </w:t>
            </w:r>
            <w:commentRangeEnd w:id="445"/>
            <w:r>
              <w:rPr>
                <w:rStyle w:val="CommentReference"/>
                <w:rFonts w:eastAsiaTheme="minorHAnsi" w:cstheme="minorBidi"/>
                <w:color w:val="auto"/>
                <w:lang w:val="en-CA"/>
              </w:rPr>
              <w:commentReference w:id="445"/>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6"/>
            <w:r>
              <w:rPr>
                <w:rFonts w:eastAsiaTheme="minorHAnsi"/>
              </w:rPr>
              <w:t xml:space="preserve">abode </w:t>
            </w:r>
            <w:commentRangeEnd w:id="446"/>
            <w:r>
              <w:rPr>
                <w:rStyle w:val="CommentReference"/>
                <w:rFonts w:eastAsiaTheme="minorHAnsi" w:cstheme="minorBidi"/>
                <w:color w:val="auto"/>
                <w:lang w:val="en-CA"/>
              </w:rPr>
              <w:commentReference w:id="446"/>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7"/>
            <w:r>
              <w:t xml:space="preserve">Magnify </w:t>
            </w:r>
            <w:commentRangeEnd w:id="447"/>
            <w:r>
              <w:rPr>
                <w:rStyle w:val="CommentReference"/>
                <w:rFonts w:eastAsiaTheme="minorHAnsi" w:cstheme="minorBidi"/>
                <w:color w:val="auto"/>
                <w:lang w:val="en-CA"/>
              </w:rPr>
              <w:commentReference w:id="447"/>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8"/>
            <w:r>
              <w:t xml:space="preserve">obtain </w:t>
            </w:r>
            <w:commentRangeEnd w:id="448"/>
            <w:r>
              <w:rPr>
                <w:rStyle w:val="CommentReference"/>
                <w:rFonts w:eastAsiaTheme="minorHAnsi" w:cstheme="minorBidi"/>
                <w:color w:val="auto"/>
                <w:lang w:val="en-CA"/>
              </w:rPr>
              <w:commentReference w:id="448"/>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9" w:name="_Toc298445773"/>
      <w:bookmarkStart w:id="450" w:name="_Toc298681258"/>
      <w:bookmarkStart w:id="451" w:name="_Toc298447498"/>
      <w:r>
        <w:lastRenderedPageBreak/>
        <w:t>Part Seven (</w:t>
      </w:r>
      <w:r w:rsidR="00AB7D27">
        <w:t>Modern Part Eight</w:t>
      </w:r>
      <w:r>
        <w:t>)</w:t>
      </w:r>
      <w:bookmarkEnd w:id="449"/>
      <w:bookmarkEnd w:id="450"/>
      <w:bookmarkEnd w:id="451"/>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2"/>
            <w:r>
              <w:rPr>
                <w:rFonts w:eastAsiaTheme="minorHAnsi"/>
              </w:rPr>
              <w:t>O Lord of all.</w:t>
            </w:r>
            <w:commentRangeEnd w:id="452"/>
            <w:r>
              <w:rPr>
                <w:rStyle w:val="CommentReference"/>
                <w:rFonts w:eastAsiaTheme="minorHAnsi" w:cstheme="minorBidi"/>
                <w:color w:val="auto"/>
                <w:lang w:val="en-CA"/>
              </w:rPr>
              <w:commentReference w:id="452"/>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3"/>
            <w:r>
              <w:rPr>
                <w:rFonts w:eastAsiaTheme="minorHAnsi"/>
              </w:rPr>
              <w:t>The True One who came</w:t>
            </w:r>
            <w:commentRangeEnd w:id="453"/>
            <w:r>
              <w:rPr>
                <w:rStyle w:val="CommentReference"/>
                <w:rFonts w:eastAsiaTheme="minorHAnsi" w:cstheme="minorBidi"/>
                <w:color w:val="auto"/>
                <w:lang w:val="en-CA"/>
              </w:rPr>
              <w:commentReference w:id="453"/>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4"/>
            <w:r>
              <w:rPr>
                <w:rFonts w:eastAsiaTheme="minorHAnsi"/>
              </w:rPr>
              <w:t>And perfect rejoicing.</w:t>
            </w:r>
            <w:commentRangeEnd w:id="454"/>
            <w:r>
              <w:rPr>
                <w:rStyle w:val="CommentReference"/>
                <w:rFonts w:eastAsiaTheme="minorHAnsi" w:cstheme="minorBidi"/>
                <w:color w:val="auto"/>
                <w:lang w:val="en-CA"/>
              </w:rPr>
              <w:commentReference w:id="454"/>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5"/>
            <w:r>
              <w:rPr>
                <w:rFonts w:eastAsiaTheme="minorHAnsi"/>
              </w:rPr>
              <w:t>about</w:t>
            </w:r>
            <w:commentRangeEnd w:id="455"/>
            <w:r>
              <w:rPr>
                <w:rStyle w:val="CommentReference"/>
                <w:rFonts w:eastAsiaTheme="minorHAnsi" w:cstheme="minorBidi"/>
                <w:color w:val="auto"/>
                <w:lang w:val="en-CA"/>
              </w:rPr>
              <w:commentReference w:id="455"/>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6"/>
            <w:r>
              <w:rPr>
                <w:rFonts w:eastAsiaTheme="minorHAnsi"/>
              </w:rPr>
              <w:t>proclaim</w:t>
            </w:r>
            <w:commentRangeEnd w:id="456"/>
            <w:r>
              <w:rPr>
                <w:rStyle w:val="CommentReference"/>
                <w:rFonts w:eastAsiaTheme="minorHAnsi" w:cstheme="minorBidi"/>
                <w:color w:val="auto"/>
                <w:lang w:val="en-CA"/>
              </w:rPr>
              <w:commentReference w:id="456"/>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7"/>
            <w:r>
              <w:t>gener</w:t>
            </w:r>
            <w:r>
              <w:t>a</w:t>
            </w:r>
            <w:r>
              <w:t>tions</w:t>
            </w:r>
            <w:commentRangeEnd w:id="457"/>
            <w:r>
              <w:rPr>
                <w:rStyle w:val="CommentReference"/>
                <w:rFonts w:eastAsiaTheme="minorHAnsi" w:cstheme="minorBidi"/>
                <w:color w:val="auto"/>
                <w:lang w:val="en-CA"/>
              </w:rPr>
              <w:commentReference w:id="457"/>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8"/>
            <w:r>
              <w:t xml:space="preserve">just </w:t>
            </w:r>
            <w:commentRangeEnd w:id="458"/>
            <w:r>
              <w:rPr>
                <w:rStyle w:val="CommentReference"/>
                <w:rFonts w:eastAsiaTheme="minorHAnsi" w:cstheme="minorBidi"/>
                <w:color w:val="auto"/>
                <w:lang w:val="en-CA"/>
              </w:rPr>
              <w:commentReference w:id="458"/>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9"/>
            <w:r>
              <w:t xml:space="preserve">chaste </w:t>
            </w:r>
            <w:commentRangeEnd w:id="459"/>
            <w:r>
              <w:rPr>
                <w:rStyle w:val="CommentReference"/>
                <w:rFonts w:eastAsiaTheme="minorHAnsi" w:cstheme="minorBidi"/>
                <w:color w:val="auto"/>
                <w:lang w:val="en-CA"/>
              </w:rPr>
              <w:commentReference w:id="459"/>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0"/>
            <w:r>
              <w:t>Isaac</w:t>
            </w:r>
            <w:commentRangeEnd w:id="460"/>
            <w:r>
              <w:rPr>
                <w:rStyle w:val="CommentReference"/>
                <w:rFonts w:eastAsiaTheme="minorHAnsi" w:cstheme="minorBidi"/>
                <w:color w:val="auto"/>
                <w:lang w:val="en-CA"/>
              </w:rPr>
              <w:commentReference w:id="460"/>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1"/>
            <w:r>
              <w:t>myriads of myriads.</w:t>
            </w:r>
            <w:commentRangeEnd w:id="461"/>
            <w:r>
              <w:rPr>
                <w:rStyle w:val="CommentReference"/>
                <w:rFonts w:eastAsiaTheme="minorHAnsi" w:cstheme="minorBidi"/>
                <w:color w:val="auto"/>
                <w:lang w:val="en-CA"/>
              </w:rPr>
              <w:commentReference w:id="461"/>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2"/>
            <w:r>
              <w:t>Master</w:t>
            </w:r>
            <w:commentRangeEnd w:id="462"/>
            <w:r>
              <w:rPr>
                <w:rStyle w:val="CommentReference"/>
                <w:rFonts w:eastAsiaTheme="minorHAnsi" w:cstheme="minorBidi"/>
                <w:color w:val="auto"/>
                <w:lang w:val="en-CA"/>
              </w:rPr>
              <w:commentReference w:id="462"/>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3"/>
            <w:r>
              <w:t xml:space="preserve">honour </w:t>
            </w:r>
            <w:commentRangeEnd w:id="463"/>
            <w:r>
              <w:rPr>
                <w:rStyle w:val="CommentReference"/>
                <w:rFonts w:eastAsiaTheme="minorHAnsi" w:cstheme="minorBidi"/>
                <w:color w:val="auto"/>
                <w:lang w:val="en-CA"/>
              </w:rPr>
              <w:commentReference w:id="463"/>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4"/>
            <w:r>
              <w:t xml:space="preserve">spouse </w:t>
            </w:r>
            <w:commentRangeEnd w:id="464"/>
            <w:r>
              <w:rPr>
                <w:rStyle w:val="CommentReference"/>
                <w:rFonts w:eastAsiaTheme="minorHAnsi" w:cstheme="minorBidi"/>
                <w:color w:val="auto"/>
                <w:lang w:val="en-CA"/>
              </w:rPr>
              <w:commentReference w:id="464"/>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5"/>
            <w:r>
              <w:t xml:space="preserve">health </w:t>
            </w:r>
            <w:commentRangeEnd w:id="465"/>
            <w:r>
              <w:rPr>
                <w:rStyle w:val="CommentReference"/>
                <w:rFonts w:eastAsiaTheme="minorHAnsi" w:cstheme="minorBidi"/>
                <w:color w:val="auto"/>
                <w:lang w:val="en-CA"/>
              </w:rPr>
              <w:commentReference w:id="465"/>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6"/>
            <w:r>
              <w:t>indescribable</w:t>
            </w:r>
            <w:commentRangeEnd w:id="466"/>
            <w:r>
              <w:rPr>
                <w:rStyle w:val="CommentReference"/>
                <w:rFonts w:eastAsiaTheme="minorHAnsi" w:cstheme="minorBidi"/>
                <w:color w:val="auto"/>
                <w:lang w:val="en-CA"/>
              </w:rPr>
              <w:commentReference w:id="466"/>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7"/>
            <w:r>
              <w:t>Without mingling of substance</w:t>
            </w:r>
            <w:commentRangeEnd w:id="467"/>
            <w:r>
              <w:rPr>
                <w:rStyle w:val="CommentReference"/>
                <w:rFonts w:eastAsiaTheme="minorHAnsi" w:cstheme="minorBidi"/>
                <w:color w:val="auto"/>
                <w:lang w:val="en-CA"/>
              </w:rPr>
              <w:commentReference w:id="467"/>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8"/>
            <w:r>
              <w:t xml:space="preserve">intercede </w:t>
            </w:r>
            <w:commentRangeEnd w:id="468"/>
            <w:r>
              <w:rPr>
                <w:rStyle w:val="CommentReference"/>
                <w:rFonts w:eastAsiaTheme="minorHAnsi" w:cstheme="minorBidi"/>
                <w:color w:val="auto"/>
                <w:lang w:val="en-CA"/>
              </w:rPr>
              <w:commentReference w:id="468"/>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9" w:name="_Toc298445774"/>
      <w:bookmarkStart w:id="470" w:name="_Toc298681259"/>
      <w:bookmarkStart w:id="471" w:name="_Toc298447499"/>
      <w:r>
        <w:lastRenderedPageBreak/>
        <w:t>Part Nine</w:t>
      </w:r>
      <w:bookmarkEnd w:id="469"/>
      <w:bookmarkEnd w:id="470"/>
      <w:bookmarkEnd w:id="471"/>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2" w:name="_Toc298445775"/>
      <w:bookmarkStart w:id="473" w:name="_Toc298681260"/>
      <w:bookmarkStart w:id="474" w:name="_Toc298447500"/>
      <w:r>
        <w:t>Part Ten</w:t>
      </w:r>
      <w:bookmarkEnd w:id="472"/>
      <w:bookmarkEnd w:id="473"/>
      <w:bookmarkEnd w:id="474"/>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5"/>
            <w:r>
              <w:t>honoured</w:t>
            </w:r>
            <w:r w:rsidRPr="007425E1">
              <w:t xml:space="preserve"> </w:t>
            </w:r>
            <w:commentRangeEnd w:id="475"/>
            <w:r>
              <w:rPr>
                <w:rStyle w:val="CommentReference"/>
                <w:rFonts w:eastAsiaTheme="minorHAnsi" w:cstheme="minorBidi"/>
                <w:color w:val="auto"/>
                <w:lang w:val="en-CA"/>
              </w:rPr>
              <w:commentReference w:id="475"/>
            </w:r>
            <w:commentRangeStart w:id="476"/>
            <w:r w:rsidRPr="007425E1">
              <w:t xml:space="preserve">more </w:t>
            </w:r>
            <w:commentRangeEnd w:id="476"/>
            <w:r>
              <w:rPr>
                <w:rStyle w:val="CommentReference"/>
                <w:rFonts w:eastAsiaTheme="minorHAnsi" w:cstheme="minorBidi"/>
                <w:color w:val="auto"/>
                <w:lang w:val="en-CA"/>
              </w:rPr>
              <w:commentReference w:id="476"/>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7"/>
            <w:r w:rsidRPr="007425E1">
              <w:t>means</w:t>
            </w:r>
            <w:r>
              <w:rPr>
                <w:rStyle w:val="FootnoteReference"/>
                <w:lang w:val="en-GB"/>
              </w:rPr>
              <w:t xml:space="preserve"> </w:t>
            </w:r>
            <w:commentRangeEnd w:id="477"/>
            <w:r>
              <w:rPr>
                <w:rStyle w:val="CommentReference"/>
                <w:rFonts w:eastAsiaTheme="minorHAnsi" w:cstheme="minorBidi"/>
                <w:color w:val="auto"/>
                <w:lang w:val="en-CA"/>
              </w:rPr>
              <w:commentReference w:id="477"/>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8" w:name="_Toc298445776"/>
      <w:bookmarkStart w:id="479" w:name="_Toc298681261"/>
      <w:bookmarkStart w:id="480" w:name="_Toc298447501"/>
      <w:r w:rsidRPr="00D24FE1">
        <w:t>Part</w:t>
      </w:r>
      <w:r>
        <w:t xml:space="preserve"> Eleven</w:t>
      </w:r>
      <w:bookmarkEnd w:id="478"/>
      <w:bookmarkEnd w:id="479"/>
      <w:bookmarkEnd w:id="480"/>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1" w:name="_Toc298445777"/>
      <w:bookmarkStart w:id="482" w:name="_Toc298681262"/>
      <w:bookmarkStart w:id="483" w:name="_Toc298447502"/>
      <w:r>
        <w:t>Part Twelve</w:t>
      </w:r>
      <w:bookmarkEnd w:id="481"/>
      <w:bookmarkEnd w:id="482"/>
      <w:bookmarkEnd w:id="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4"/>
            <w:r w:rsidRPr="007425E1">
              <w:t>heaven</w:t>
            </w:r>
            <w:commentRangeEnd w:id="484"/>
            <w:r>
              <w:rPr>
                <w:rStyle w:val="CommentReference"/>
                <w:rFonts w:eastAsiaTheme="minorHAnsi" w:cstheme="minorBidi"/>
                <w:color w:val="auto"/>
                <w:lang w:val="en-CA"/>
              </w:rPr>
              <w:commentReference w:id="484"/>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5"/>
            <w:r w:rsidRPr="007425E1">
              <w:t xml:space="preserve">true </w:t>
            </w:r>
            <w:commentRangeEnd w:id="485"/>
            <w:r>
              <w:rPr>
                <w:rStyle w:val="CommentReference"/>
                <w:rFonts w:eastAsiaTheme="minorHAnsi" w:cstheme="minorBidi"/>
                <w:color w:val="auto"/>
                <w:lang w:val="en-CA"/>
              </w:rPr>
              <w:commentReference w:id="485"/>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6" w:name="_Toc298445778"/>
      <w:bookmarkStart w:id="487" w:name="_Toc298681263"/>
      <w:bookmarkStart w:id="488" w:name="_Toc298447503"/>
      <w:r>
        <w:t>Part Thirteen</w:t>
      </w:r>
      <w:bookmarkEnd w:id="486"/>
      <w:bookmarkEnd w:id="487"/>
      <w:bookmarkEnd w:id="4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9"/>
            <w:r>
              <w:rPr>
                <w:rFonts w:eastAsiaTheme="minorHAnsi"/>
              </w:rPr>
              <w:t xml:space="preserve">Virgin Mary </w:t>
            </w:r>
            <w:commentRangeEnd w:id="489"/>
            <w:r>
              <w:rPr>
                <w:rStyle w:val="CommentReference"/>
                <w:rFonts w:eastAsiaTheme="minorHAnsi" w:cstheme="minorBidi"/>
                <w:color w:val="auto"/>
                <w:lang w:val="en-CA"/>
              </w:rPr>
              <w:commentReference w:id="489"/>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0"/>
            <w:r w:rsidRPr="007425E1">
              <w:t>And the Cherubic,</w:t>
            </w:r>
          </w:p>
          <w:p w14:paraId="28BB6544" w14:textId="77777777" w:rsidR="00A31CA5" w:rsidRPr="001A0083" w:rsidRDefault="00A31CA5" w:rsidP="00EB661B">
            <w:pPr>
              <w:pStyle w:val="EngHangEnd"/>
            </w:pPr>
            <w:r>
              <w:t>Mercy Seat</w:t>
            </w:r>
            <w:commentRangeEnd w:id="490"/>
            <w:r>
              <w:t>.</w:t>
            </w:r>
            <w:r>
              <w:rPr>
                <w:rStyle w:val="CommentReference"/>
                <w:rFonts w:eastAsiaTheme="minorHAnsi" w:cstheme="minorBidi"/>
                <w:color w:val="auto"/>
                <w:lang w:val="en-CA"/>
              </w:rPr>
              <w:commentReference w:id="490"/>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1"/>
            <w:r w:rsidRPr="007425E1">
              <w:t>pot</w:t>
            </w:r>
            <w:commentRangeEnd w:id="491"/>
            <w:r>
              <w:rPr>
                <w:rStyle w:val="CommentReference"/>
                <w:rFonts w:eastAsiaTheme="minorHAnsi" w:cstheme="minorBidi"/>
                <w:color w:val="auto"/>
                <w:lang w:val="en-CA"/>
              </w:rPr>
              <w:commentReference w:id="491"/>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2"/>
            <w:r w:rsidRPr="007425E1">
              <w:t>l</w:t>
            </w:r>
            <w:r>
              <w:t>ampstand</w:t>
            </w:r>
            <w:commentRangeEnd w:id="492"/>
            <w:r>
              <w:rPr>
                <w:rStyle w:val="CommentReference"/>
                <w:rFonts w:eastAsiaTheme="minorHAnsi" w:cstheme="minorBidi"/>
                <w:color w:val="auto"/>
                <w:lang w:val="en-CA"/>
              </w:rPr>
              <w:commentReference w:id="492"/>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3" w:name="_Toc298445779"/>
      <w:bookmarkStart w:id="494" w:name="_Toc298681264"/>
      <w:bookmarkStart w:id="495" w:name="_Toc298447504"/>
      <w:r>
        <w:t>Part Fourteen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6"/>
            <w:r w:rsidRPr="007425E1">
              <w:t>decorated</w:t>
            </w:r>
            <w:commentRangeEnd w:id="496"/>
            <w:r>
              <w:rPr>
                <w:rStyle w:val="CommentReference"/>
                <w:rFonts w:eastAsiaTheme="minorHAnsi" w:cstheme="minorBidi"/>
                <w:color w:val="auto"/>
                <w:lang w:val="en-CA"/>
              </w:rPr>
              <w:commentReference w:id="496"/>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7"/>
            <w:r w:rsidRPr="007425E1">
              <w:t>t</w:t>
            </w:r>
            <w:commentRangeEnd w:id="497"/>
            <w:r>
              <w:rPr>
                <w:rStyle w:val="CommentReference"/>
                <w:rFonts w:eastAsiaTheme="minorHAnsi" w:cstheme="minorBidi"/>
                <w:color w:val="auto"/>
                <w:lang w:val="en-CA"/>
              </w:rPr>
              <w:commentReference w:id="497"/>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8"/>
            <w:r>
              <w:t xml:space="preserve">The </w:t>
            </w:r>
            <w:commentRangeEnd w:id="498"/>
            <w:r>
              <w:rPr>
                <w:rStyle w:val="CommentReference"/>
                <w:rFonts w:eastAsiaTheme="minorHAnsi" w:cstheme="minorBidi"/>
                <w:color w:val="auto"/>
                <w:lang w:val="en-CA"/>
              </w:rPr>
              <w:commentReference w:id="498"/>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9"/>
            <w:r w:rsidRPr="007425E1">
              <w:t xml:space="preserve">And </w:t>
            </w:r>
            <w:commentRangeEnd w:id="499"/>
            <w:r>
              <w:rPr>
                <w:rStyle w:val="CommentReference"/>
                <w:rFonts w:eastAsiaTheme="minorHAnsi" w:cstheme="minorBidi"/>
                <w:color w:val="auto"/>
                <w:lang w:val="en-CA"/>
              </w:rPr>
              <w:commentReference w:id="499"/>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0" w:name="_Toc298445780"/>
      <w:bookmarkStart w:id="501" w:name="_Toc298681265"/>
      <w:bookmarkStart w:id="502" w:name="_Toc298447505"/>
      <w:r>
        <w:t>Part Fifteen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3"/>
            <w:r>
              <w:t>Which</w:t>
            </w:r>
            <w:r w:rsidRPr="007425E1">
              <w:t xml:space="preserve"> </w:t>
            </w:r>
            <w:commentRangeEnd w:id="503"/>
            <w:r>
              <w:rPr>
                <w:rStyle w:val="CommentReference"/>
                <w:rFonts w:eastAsiaTheme="minorHAnsi" w:cstheme="minorBidi"/>
                <w:color w:val="auto"/>
                <w:lang w:val="en-CA"/>
              </w:rPr>
              <w:commentReference w:id="503"/>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4"/>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4"/>
            <w:r w:rsidR="00FA5B8C">
              <w:rPr>
                <w:rStyle w:val="CommentReference"/>
                <w:rFonts w:ascii="Garamond" w:hAnsi="Garamond" w:cstheme="minorBidi"/>
                <w:noProof w:val="0"/>
                <w:lang w:val="en-CA"/>
              </w:rPr>
              <w:commentReference w:id="504"/>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5"/>
            <w:r w:rsidRPr="007425E1">
              <w:t>savour</w:t>
            </w:r>
            <w:commentRangeEnd w:id="505"/>
            <w:r>
              <w:rPr>
                <w:rStyle w:val="CommentReference"/>
                <w:rFonts w:eastAsiaTheme="minorHAnsi" w:cstheme="minorBidi"/>
                <w:color w:val="auto"/>
                <w:lang w:val="en-CA"/>
              </w:rPr>
              <w:commentReference w:id="505"/>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6"/>
            <w:r w:rsidRPr="007425E1">
              <w:t>estate</w:t>
            </w:r>
            <w:commentRangeEnd w:id="506"/>
            <w:r>
              <w:rPr>
                <w:rStyle w:val="CommentReference"/>
                <w:rFonts w:eastAsiaTheme="minorHAnsi" w:cstheme="minorBidi"/>
                <w:color w:val="auto"/>
                <w:lang w:val="en-CA"/>
              </w:rPr>
              <w:commentReference w:id="506"/>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7" w:name="_Toc298445781"/>
      <w:bookmarkStart w:id="508" w:name="_Toc298681266"/>
      <w:bookmarkStart w:id="509" w:name="_Toc298447506"/>
      <w:r>
        <w:rPr>
          <w:lang w:val="en-GB"/>
        </w:rPr>
        <w:t>Part Sixteen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0" w:name="_Toc298445782"/>
      <w:bookmarkStart w:id="511" w:name="_Toc298681267"/>
      <w:bookmarkStart w:id="512" w:name="_Toc298447507"/>
      <w:r w:rsidRPr="00D24FE1">
        <w:t>Part</w:t>
      </w:r>
      <w:r>
        <w:t xml:space="preserve"> Seventeen</w:t>
      </w:r>
      <w:bookmarkEnd w:id="510"/>
      <w:bookmarkEnd w:id="511"/>
      <w:bookmarkEnd w:id="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3" w:name="_Toc298445783"/>
      <w:bookmarkStart w:id="514" w:name="_Toc298681268"/>
      <w:bookmarkStart w:id="515" w:name="_Toc298447508"/>
      <w:r>
        <w:t>Part Eighteen</w:t>
      </w:r>
      <w:bookmarkEnd w:id="513"/>
      <w:bookmarkEnd w:id="514"/>
      <w:bookmarkEnd w:id="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6"/>
            <w:r>
              <w:t>care</w:t>
            </w:r>
            <w:commentRangeEnd w:id="516"/>
            <w:r>
              <w:rPr>
                <w:rStyle w:val="CommentReference"/>
                <w:rFonts w:eastAsiaTheme="minorHAnsi" w:cstheme="minorBidi"/>
                <w:color w:val="auto"/>
                <w:lang w:val="en-CA"/>
              </w:rPr>
              <w:commentReference w:id="516"/>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7"/>
            <w:r w:rsidRPr="007425E1">
              <w:t xml:space="preserve">Sabbath </w:t>
            </w:r>
            <w:commentRangeEnd w:id="517"/>
            <w:r>
              <w:rPr>
                <w:rStyle w:val="CommentReference"/>
                <w:rFonts w:eastAsiaTheme="minorHAnsi" w:cstheme="minorBidi"/>
                <w:color w:val="auto"/>
                <w:lang w:val="en-CA"/>
              </w:rPr>
              <w:commentReference w:id="517"/>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8" w:name="_Toc298445784"/>
      <w:bookmarkStart w:id="519" w:name="_Toc298681269"/>
      <w:bookmarkStart w:id="520" w:name="_Toc298447509"/>
      <w:bookmarkStart w:id="521" w:name="_Ref299212037"/>
      <w:bookmarkStart w:id="522" w:name="_Ref299212071"/>
      <w:bookmarkStart w:id="523" w:name="_Toc308441907"/>
      <w:r>
        <w:t>The Antiphonarium is read.</w:t>
      </w:r>
    </w:p>
    <w:p w14:paraId="0039C723" w14:textId="77777777" w:rsidR="00042E9B" w:rsidRDefault="00042E9B" w:rsidP="00FB5E62">
      <w:pPr>
        <w:pStyle w:val="Heading5"/>
      </w:pPr>
      <w:bookmarkStart w:id="524" w:name="_Ref434564976"/>
      <w:r>
        <w:t>The Conclusion of the Adam Theotokias</w:t>
      </w:r>
      <w:bookmarkEnd w:id="518"/>
      <w:bookmarkEnd w:id="519"/>
      <w:bookmarkEnd w:id="520"/>
      <w:bookmarkEnd w:id="521"/>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5"/>
            <w:r w:rsidRPr="007425E1">
              <w:rPr>
                <w:rFonts w:eastAsiaTheme="minorHAnsi"/>
              </w:rPr>
              <w:t xml:space="preserve">too </w:t>
            </w:r>
            <w:commentRangeEnd w:id="525"/>
            <w:r>
              <w:rPr>
                <w:rStyle w:val="CommentReference"/>
                <w:rFonts w:eastAsiaTheme="minorHAnsi" w:cstheme="minorBidi"/>
                <w:color w:val="auto"/>
                <w:lang w:val="en-CA"/>
              </w:rPr>
              <w:commentReference w:id="525"/>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sidRPr="007425E1">
              <w:rPr>
                <w:rFonts w:eastAsiaTheme="minorHAnsi"/>
              </w:rPr>
              <w:t xml:space="preserve">count </w:t>
            </w:r>
            <w:commentRangeEnd w:id="526"/>
            <w:r>
              <w:rPr>
                <w:rStyle w:val="CommentReference"/>
                <w:rFonts w:eastAsiaTheme="minorHAnsi" w:cstheme="minorBidi"/>
                <w:color w:val="auto"/>
                <w:lang w:val="en-CA"/>
              </w:rPr>
              <w:commentReference w:id="526"/>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7"/>
            <w:r>
              <w:rPr>
                <w:rFonts w:eastAsiaTheme="minorHAnsi"/>
              </w:rPr>
              <w:t>I</w:t>
            </w:r>
            <w:r w:rsidRPr="007425E1">
              <w:rPr>
                <w:rFonts w:eastAsiaTheme="minorHAnsi"/>
              </w:rPr>
              <w:t xml:space="preserve"> </w:t>
            </w:r>
            <w:commentRangeEnd w:id="527"/>
            <w:r>
              <w:rPr>
                <w:rStyle w:val="CommentReference"/>
                <w:rFonts w:eastAsiaTheme="minorHAnsi" w:cstheme="minorBidi"/>
                <w:color w:val="auto"/>
                <w:lang w:val="en-CA"/>
              </w:rPr>
              <w:commentReference w:id="527"/>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8"/>
            <w:r w:rsidRPr="007425E1">
              <w:rPr>
                <w:rFonts w:eastAsiaTheme="minorHAnsi"/>
              </w:rPr>
              <w:t>To offer repentance</w:t>
            </w:r>
            <w:commentRangeEnd w:id="528"/>
            <w:r>
              <w:rPr>
                <w:rStyle w:val="CommentReference"/>
                <w:rFonts w:eastAsiaTheme="minorHAnsi" w:cstheme="minorBidi"/>
                <w:color w:val="auto"/>
                <w:lang w:val="en-CA"/>
              </w:rPr>
              <w:commentReference w:id="528"/>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9"/>
            <w:r w:rsidRPr="007425E1">
              <w:rPr>
                <w:rFonts w:eastAsiaTheme="minorHAnsi"/>
              </w:rPr>
              <w:t>The death of a sinner</w:t>
            </w:r>
            <w:commentRangeEnd w:id="529"/>
            <w:r>
              <w:rPr>
                <w:rStyle w:val="CommentReference"/>
                <w:rFonts w:eastAsiaTheme="minorHAnsi" w:cstheme="minorBidi"/>
                <w:color w:val="auto"/>
                <w:lang w:val="en-CA"/>
              </w:rPr>
              <w:commentReference w:id="529"/>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0"/>
            <w:r>
              <w:t>kind-hearted</w:t>
            </w:r>
            <w:commentRangeEnd w:id="530"/>
            <w:r>
              <w:rPr>
                <w:rStyle w:val="CommentReference"/>
                <w:rFonts w:eastAsiaTheme="minorHAnsi" w:cstheme="minorBidi"/>
                <w:color w:val="auto"/>
                <w:lang w:val="en-CA"/>
              </w:rPr>
              <w:commentReference w:id="530"/>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1"/>
            <w:r>
              <w:t>compassions</w:t>
            </w:r>
            <w:commentRangeEnd w:id="531"/>
            <w:r>
              <w:rPr>
                <w:rStyle w:val="CommentReference"/>
                <w:rFonts w:eastAsiaTheme="minorHAnsi" w:cstheme="minorBidi"/>
                <w:color w:val="auto"/>
                <w:lang w:val="en-CA"/>
              </w:rPr>
              <w:commentReference w:id="531"/>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2"/>
            <w:r w:rsidRPr="007425E1">
              <w:t xml:space="preserve">May </w:t>
            </w:r>
            <w:commentRangeEnd w:id="532"/>
            <w:r>
              <w:rPr>
                <w:rStyle w:val="CommentReference"/>
                <w:rFonts w:eastAsiaTheme="minorHAnsi" w:cstheme="minorBidi"/>
                <w:color w:val="auto"/>
                <w:lang w:val="en-CA"/>
              </w:rPr>
              <w:commentReference w:id="532"/>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3" w:name="_Toc298445785"/>
      <w:bookmarkStart w:id="534" w:name="_Toc298681270"/>
      <w:bookmarkStart w:id="535" w:name="_Toc298447510"/>
      <w:bookmarkStart w:id="536" w:name="_Ref299212181"/>
      <w:bookmarkStart w:id="537" w:name="_Toc308441908"/>
      <w:r>
        <w:t>The Creed</w:t>
      </w:r>
      <w:bookmarkEnd w:id="533"/>
      <w:bookmarkEnd w:id="534"/>
      <w:bookmarkEnd w:id="535"/>
      <w:bookmarkEnd w:id="536"/>
      <w:bookmarkEnd w:id="5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8" w:name="_Toc298445786"/>
            <w:bookmarkStart w:id="539" w:name="_Toc298681271"/>
            <w:bookmarkStart w:id="540" w:name="_Toc298447511"/>
            <w:bookmarkStart w:id="541" w:name="_Toc308441909"/>
            <w:r>
              <w:t>The Introduction to the Creed</w:t>
            </w:r>
            <w:bookmarkEnd w:id="538"/>
            <w:bookmarkEnd w:id="539"/>
            <w:bookmarkEnd w:id="540"/>
            <w:bookmarkEnd w:id="541"/>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2" w:name="_Toc298445787"/>
            <w:bookmarkStart w:id="543" w:name="_Toc298681272"/>
            <w:bookmarkStart w:id="544" w:name="_Toc298447512"/>
            <w:bookmarkStart w:id="545" w:name="_Toc308441910"/>
            <w:r>
              <w:t>The Creed</w:t>
            </w:r>
            <w:bookmarkEnd w:id="542"/>
            <w:bookmarkEnd w:id="543"/>
            <w:bookmarkEnd w:id="544"/>
            <w:bookmarkEnd w:id="545"/>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6" w:name="_Toc298445789"/>
            <w:bookmarkStart w:id="547" w:name="_Toc298681274"/>
            <w:bookmarkStart w:id="548" w:name="_Toc298447514"/>
            <w:bookmarkStart w:id="549" w:name="_Toc308441912"/>
            <w:r>
              <w:rPr>
                <w:rFonts w:eastAsia="@MingLiU"/>
              </w:rPr>
              <w:lastRenderedPageBreak/>
              <w:t>Holy, Holy, Holy</w:t>
            </w:r>
            <w:bookmarkEnd w:id="546"/>
            <w:bookmarkEnd w:id="547"/>
            <w:bookmarkEnd w:id="548"/>
            <w:bookmarkEnd w:id="549"/>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0" w:name="_Toc298445790"/>
            <w:bookmarkStart w:id="551" w:name="_Toc298681275"/>
            <w:bookmarkStart w:id="552" w:name="_Toc298447515"/>
            <w:bookmarkStart w:id="553" w:name="_Toc308441913"/>
            <w:r>
              <w:rPr>
                <w:rFonts w:eastAsia="@MingLiU"/>
              </w:rPr>
              <w:t>The Lord’s Prayer</w:t>
            </w:r>
            <w:bookmarkEnd w:id="550"/>
            <w:bookmarkEnd w:id="551"/>
            <w:bookmarkEnd w:id="552"/>
            <w:bookmarkEnd w:id="553"/>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4" w:name="_Toc298445791"/>
      <w:bookmarkStart w:id="555" w:name="_Toc298681276"/>
      <w:bookmarkStart w:id="556" w:name="_Toc298447516"/>
      <w:bookmarkStart w:id="557" w:name="_Toc308441914"/>
      <w:r>
        <w:lastRenderedPageBreak/>
        <w:t>Monday</w:t>
      </w:r>
      <w:bookmarkEnd w:id="554"/>
      <w:bookmarkEnd w:id="555"/>
      <w:bookmarkEnd w:id="556"/>
      <w:bookmarkEnd w:id="557"/>
    </w:p>
    <w:p w14:paraId="0DED2C1B" w14:textId="77777777" w:rsidR="006E3E75" w:rsidRDefault="002E365D" w:rsidP="000E062A">
      <w:pPr>
        <w:pStyle w:val="Heading5"/>
      </w:pPr>
      <w:bookmarkStart w:id="558" w:name="_Toc298445792"/>
      <w:bookmarkStart w:id="559" w:name="_Toc298681277"/>
      <w:bookmarkStart w:id="560" w:name="_Toc298447517"/>
      <w:bookmarkStart w:id="561" w:name="_Toc308441915"/>
      <w:r>
        <w:t xml:space="preserve">The Monday </w:t>
      </w:r>
      <w:r w:rsidR="00F370C5">
        <w:t>Psali</w:t>
      </w:r>
      <w:r>
        <w:t xml:space="preserve"> Adam</w:t>
      </w:r>
      <w:bookmarkEnd w:id="558"/>
      <w:bookmarkEnd w:id="559"/>
      <w:bookmarkEnd w:id="560"/>
      <w:bookmarkEnd w:id="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2"/>
            <w:r>
              <w:t>G</w:t>
            </w:r>
            <w:r w:rsidRPr="007425E1">
              <w:t xml:space="preserve">reatly </w:t>
            </w:r>
            <w:commentRangeEnd w:id="562"/>
            <w:r>
              <w:rPr>
                <w:rStyle w:val="CommentReference"/>
                <w:rFonts w:ascii="Times New Roman" w:eastAsiaTheme="minorHAnsi" w:hAnsi="Times New Roman" w:cstheme="minorBidi"/>
                <w:color w:val="auto"/>
              </w:rPr>
              <w:commentReference w:id="562"/>
            </w:r>
            <w:r w:rsidRPr="007425E1">
              <w:t>exalted</w:t>
            </w:r>
            <w:r>
              <w:t>,</w:t>
            </w:r>
          </w:p>
          <w:p w14:paraId="2E66C453" w14:textId="77777777" w:rsidR="000E062A" w:rsidRDefault="000E062A" w:rsidP="003B4CB7">
            <w:pPr>
              <w:pStyle w:val="EngHang"/>
              <w:spacing w:before="2"/>
            </w:pPr>
            <w:commentRangeStart w:id="563"/>
            <w:r>
              <w:t>B</w:t>
            </w:r>
            <w:r w:rsidRPr="007425E1">
              <w:t xml:space="preserve">eyond </w:t>
            </w:r>
            <w:commentRangeEnd w:id="563"/>
            <w:r>
              <w:rPr>
                <w:rStyle w:val="CommentReference"/>
                <w:rFonts w:ascii="Times New Roman" w:eastAsiaTheme="minorHAnsi" w:hAnsi="Times New Roman" w:cstheme="minorBidi"/>
                <w:color w:val="auto"/>
              </w:rPr>
              <w:commentReference w:id="563"/>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4"/>
            <w:r>
              <w:t>righteous</w:t>
            </w:r>
            <w:commentRangeEnd w:id="564"/>
            <w:r>
              <w:rPr>
                <w:rStyle w:val="CommentReference"/>
                <w:rFonts w:ascii="Times New Roman" w:eastAsiaTheme="minorHAnsi" w:hAnsi="Times New Roman" w:cstheme="minorBidi"/>
                <w:color w:val="auto"/>
              </w:rPr>
              <w:commentReference w:id="564"/>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5"/>
            <w:r>
              <w:t>M</w:t>
            </w:r>
            <w:r w:rsidRPr="007425E1">
              <w:t xml:space="preserve">editate </w:t>
            </w:r>
            <w:commentRangeEnd w:id="565"/>
            <w:r>
              <w:rPr>
                <w:rStyle w:val="CommentReference"/>
                <w:rFonts w:ascii="Times New Roman" w:eastAsiaTheme="minorHAnsi" w:hAnsi="Times New Roman" w:cstheme="minorBidi"/>
                <w:color w:val="auto"/>
              </w:rPr>
              <w:commentReference w:id="565"/>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6"/>
            <w:r>
              <w:t>lips</w:t>
            </w:r>
            <w:commentRangeEnd w:id="566"/>
            <w:r>
              <w:rPr>
                <w:rStyle w:val="CommentReference"/>
              </w:rPr>
              <w:commentReference w:id="566"/>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7"/>
            <w:r>
              <w:t>O</w:t>
            </w:r>
            <w:r w:rsidRPr="007425E1">
              <w:t>f</w:t>
            </w:r>
            <w:commentRangeEnd w:id="567"/>
            <w:r>
              <w:rPr>
                <w:rStyle w:val="CommentReference"/>
              </w:rPr>
              <w:commentReference w:id="567"/>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68"/>
            <w:r w:rsidRPr="007425E1">
              <w:t>praise</w:t>
            </w:r>
            <w:r>
              <w:t xml:space="preserve"> </w:t>
            </w:r>
            <w:commentRangeEnd w:id="568"/>
            <w:r>
              <w:rPr>
                <w:rStyle w:val="CommentReference"/>
                <w:rFonts w:ascii="Times New Roman" w:eastAsiaTheme="minorHAnsi" w:hAnsi="Times New Roman" w:cstheme="minorBidi"/>
                <w:color w:val="auto"/>
              </w:rPr>
              <w:commentReference w:id="568"/>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69"/>
            <w:r>
              <w:t>set</w:t>
            </w:r>
            <w:r w:rsidRPr="007425E1">
              <w:t xml:space="preserve"> </w:t>
            </w:r>
            <w:commentRangeEnd w:id="569"/>
            <w:r>
              <w:rPr>
                <w:rStyle w:val="CommentReference"/>
                <w:rFonts w:ascii="Times New Roman" w:eastAsiaTheme="minorHAnsi" w:hAnsi="Times New Roman" w:cstheme="minorBidi"/>
                <w:color w:val="auto"/>
              </w:rPr>
              <w:commentReference w:id="569"/>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0"/>
            <w:r w:rsidR="000E062A" w:rsidRPr="007425E1">
              <w:t xml:space="preserve"> </w:t>
            </w:r>
            <w:commentRangeEnd w:id="570"/>
            <w:r w:rsidR="000E062A">
              <w:rPr>
                <w:rStyle w:val="CommentReference"/>
                <w:rFonts w:ascii="Times New Roman" w:eastAsiaTheme="minorHAnsi" w:hAnsi="Times New Roman" w:cstheme="minorBidi"/>
                <w:color w:val="auto"/>
              </w:rPr>
              <w:commentReference w:id="570"/>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1"/>
            <w:r>
              <w:t xml:space="preserve">similitudes </w:t>
            </w:r>
            <w:commentRangeEnd w:id="571"/>
            <w:r>
              <w:rPr>
                <w:rStyle w:val="CommentReference"/>
                <w:rFonts w:ascii="Times New Roman" w:eastAsiaTheme="minorHAnsi" w:hAnsi="Times New Roman" w:cstheme="minorBidi"/>
                <w:color w:val="auto"/>
              </w:rPr>
              <w:commentReference w:id="571"/>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2" w:name="_Toc298445793"/>
      <w:bookmarkStart w:id="573" w:name="_Toc298681278"/>
      <w:bookmarkStart w:id="574" w:name="_Toc298447518"/>
      <w:bookmarkStart w:id="575" w:name="_Toc308441916"/>
      <w:r w:rsidRPr="00FD2E69">
        <w:t xml:space="preserve">The </w:t>
      </w:r>
      <w:r w:rsidR="002D610D" w:rsidRPr="00FD2E69">
        <w:t>C</w:t>
      </w:r>
      <w:r w:rsidRPr="00FD2E69">
        <w:t>onclusion of the Adam Psali</w:t>
      </w:r>
      <w:bookmarkEnd w:id="572"/>
      <w:bookmarkEnd w:id="573"/>
      <w:bookmarkEnd w:id="574"/>
      <w:bookmarkEnd w:id="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6" w:name="_Toc298445794"/>
      <w:bookmarkStart w:id="577" w:name="_Toc298681279"/>
      <w:bookmarkStart w:id="578" w:name="_Toc298447519"/>
      <w:r>
        <w:t>Part One</w:t>
      </w:r>
      <w:bookmarkEnd w:id="576"/>
      <w:bookmarkEnd w:id="577"/>
      <w:bookmarkEnd w:id="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9"/>
            <w:r>
              <w:t xml:space="preserve">his </w:t>
            </w:r>
            <w:commentRangeEnd w:id="579"/>
            <w:r>
              <w:rPr>
                <w:rStyle w:val="CommentReference"/>
              </w:rPr>
              <w:commentReference w:id="579"/>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0"/>
            <w:r w:rsidRPr="007425E1">
              <w:t xml:space="preserve">risen </w:t>
            </w:r>
            <w:commentRangeEnd w:id="580"/>
            <w:r>
              <w:rPr>
                <w:rStyle w:val="CommentReference"/>
                <w:rFonts w:ascii="Times New Roman" w:eastAsiaTheme="minorHAnsi" w:hAnsi="Times New Roman" w:cstheme="minorBidi"/>
                <w:color w:val="auto"/>
              </w:rPr>
              <w:commentReference w:id="580"/>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1" w:name="_Toc298445795"/>
      <w:bookmarkStart w:id="582" w:name="_Toc298681280"/>
      <w:bookmarkStart w:id="583" w:name="_Toc298447520"/>
      <w:r>
        <w:t>Part Two</w:t>
      </w:r>
      <w:bookmarkEnd w:id="581"/>
      <w:bookmarkEnd w:id="582"/>
      <w:bookmarkEnd w:id="5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4" w:name="_Toc298445796"/>
      <w:bookmarkStart w:id="585" w:name="_Toc298681281"/>
      <w:bookmarkStart w:id="586" w:name="_Toc298447521"/>
      <w:r>
        <w:t>Part Three</w:t>
      </w:r>
      <w:bookmarkEnd w:id="584"/>
      <w:bookmarkEnd w:id="585"/>
      <w:bookmarkEnd w:id="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7"/>
            <w:r w:rsidRPr="007425E1">
              <w:t xml:space="preserve">only </w:t>
            </w:r>
            <w:commentRangeEnd w:id="587"/>
            <w:r>
              <w:rPr>
                <w:rStyle w:val="CommentReference"/>
                <w:rFonts w:ascii="Times New Roman" w:eastAsiaTheme="minorHAnsi" w:hAnsi="Times New Roman" w:cstheme="minorBidi"/>
                <w:color w:val="auto"/>
              </w:rPr>
              <w:commentReference w:id="587"/>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8"/>
            <w:r w:rsidRPr="007425E1">
              <w:t xml:space="preserve">save </w:t>
            </w:r>
            <w:commentRangeEnd w:id="588"/>
            <w:r>
              <w:rPr>
                <w:rStyle w:val="CommentReference"/>
              </w:rPr>
              <w:commentReference w:id="588"/>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9" w:name="_Toc298445797"/>
      <w:bookmarkStart w:id="590" w:name="_Toc298681282"/>
      <w:bookmarkStart w:id="591" w:name="_Toc298447522"/>
      <w:r>
        <w:lastRenderedPageBreak/>
        <w:t>Part Four</w:t>
      </w:r>
      <w:bookmarkEnd w:id="589"/>
      <w:bookmarkEnd w:id="590"/>
      <w:bookmarkEnd w:id="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2"/>
            <w:r w:rsidRPr="007425E1">
              <w:t>Esaias</w:t>
            </w:r>
            <w:commentRangeEnd w:id="592"/>
            <w:r>
              <w:rPr>
                <w:rStyle w:val="CommentReference"/>
                <w:rFonts w:ascii="Times New Roman" w:eastAsiaTheme="minorHAnsi" w:hAnsi="Times New Roman" w:cstheme="minorBidi"/>
                <w:color w:val="auto"/>
              </w:rPr>
              <w:commentReference w:id="592"/>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3"/>
            <w:r w:rsidRPr="007425E1">
              <w:t>counsel</w:t>
            </w:r>
            <w:commentRangeEnd w:id="593"/>
            <w:r>
              <w:rPr>
                <w:rStyle w:val="CommentReference"/>
              </w:rPr>
              <w:commentReference w:id="593"/>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4" w:name="_Toc298445798"/>
      <w:bookmarkStart w:id="595" w:name="_Toc298681283"/>
      <w:bookmarkStart w:id="596" w:name="_Toc298447523"/>
      <w:r>
        <w:t>Part Five</w:t>
      </w:r>
      <w:bookmarkEnd w:id="594"/>
      <w:bookmarkEnd w:id="595"/>
      <w:bookmarkEnd w:id="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7"/>
            <w:r w:rsidRPr="007425E1">
              <w:t>overcome</w:t>
            </w:r>
            <w:commentRangeEnd w:id="597"/>
            <w:r>
              <w:rPr>
                <w:rStyle w:val="CommentReference"/>
                <w:rFonts w:ascii="Times New Roman" w:eastAsiaTheme="minorHAnsi" w:hAnsi="Times New Roman" w:cstheme="minorBidi"/>
                <w:color w:val="auto"/>
              </w:rPr>
              <w:commentReference w:id="597"/>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8" w:name="_Toc298445799"/>
      <w:bookmarkStart w:id="599" w:name="_Toc298681284"/>
      <w:bookmarkStart w:id="600" w:name="_Toc298447524"/>
      <w:r>
        <w:t>Part Six</w:t>
      </w:r>
      <w:bookmarkEnd w:id="598"/>
      <w:bookmarkEnd w:id="599"/>
      <w:bookmarkEnd w:id="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1"/>
            <w:r>
              <w:t>A</w:t>
            </w:r>
            <w:r w:rsidRPr="007425E1">
              <w:t>nd became perfect man</w:t>
            </w:r>
            <w:commentRangeEnd w:id="601"/>
            <w:r>
              <w:rPr>
                <w:rStyle w:val="CommentReference"/>
              </w:rPr>
              <w:commentReference w:id="601"/>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2"/>
            <w:r w:rsidRPr="007425E1">
              <w:t xml:space="preserve">Without </w:t>
            </w:r>
            <w:commentRangeEnd w:id="602"/>
            <w:r>
              <w:rPr>
                <w:rStyle w:val="CommentReference"/>
                <w:rFonts w:ascii="Times New Roman" w:eastAsiaTheme="minorHAnsi" w:hAnsi="Times New Roman" w:cstheme="minorBidi"/>
                <w:color w:val="auto"/>
              </w:rPr>
              <w:commentReference w:id="602"/>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3" w:name="_Toc298445800"/>
      <w:bookmarkStart w:id="604" w:name="_Toc298681285"/>
      <w:bookmarkStart w:id="605" w:name="_Toc298447525"/>
      <w:r>
        <w:t>Part Seven</w:t>
      </w:r>
      <w:bookmarkEnd w:id="603"/>
      <w:bookmarkEnd w:id="604"/>
      <w:bookmarkEnd w:id="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6" w:name="_Toc298445801"/>
      <w:bookmarkStart w:id="607" w:name="_Toc298681286"/>
      <w:bookmarkStart w:id="608" w:name="_Toc298447526"/>
      <w:r>
        <w:t>Part Eight</w:t>
      </w:r>
      <w:bookmarkEnd w:id="606"/>
      <w:bookmarkEnd w:id="607"/>
      <w:bookmarkEnd w:id="6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9"/>
            <w:r>
              <w:t>And good</w:t>
            </w:r>
            <w:r w:rsidRPr="007425E1">
              <w:t>will toward men</w:t>
            </w:r>
            <w:commentRangeEnd w:id="609"/>
            <w:r>
              <w:rPr>
                <w:rStyle w:val="CommentReference"/>
              </w:rPr>
              <w:commentReference w:id="609"/>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0"/>
            <w:r w:rsidRPr="007425E1">
              <w:t xml:space="preserve">middle </w:t>
            </w:r>
            <w:commentRangeEnd w:id="610"/>
            <w:r>
              <w:rPr>
                <w:rStyle w:val="CommentReference"/>
                <w:rFonts w:ascii="Times New Roman" w:eastAsiaTheme="minorHAnsi" w:hAnsi="Times New Roman" w:cstheme="minorBidi"/>
                <w:color w:val="auto"/>
              </w:rPr>
              <w:commentReference w:id="610"/>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1" w:name="_Toc298445802"/>
      <w:bookmarkStart w:id="612" w:name="_Toc298681287"/>
      <w:bookmarkStart w:id="613" w:name="_Toc298447527"/>
      <w:r>
        <w:t>Part Nine</w:t>
      </w:r>
      <w:bookmarkEnd w:id="611"/>
      <w:bookmarkEnd w:id="612"/>
      <w:bookmarkEnd w:id="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4"/>
            <w:r>
              <w:t>A</w:t>
            </w:r>
            <w:r w:rsidRPr="007425E1">
              <w:t>ngels</w:t>
            </w:r>
            <w:commentRangeEnd w:id="614"/>
            <w:r>
              <w:rPr>
                <w:rStyle w:val="CommentReference"/>
                <w:rFonts w:ascii="Times New Roman" w:eastAsiaTheme="minorHAnsi" w:hAnsi="Times New Roman" w:cstheme="minorBidi"/>
                <w:color w:val="auto"/>
              </w:rPr>
              <w:commentReference w:id="614"/>
            </w:r>
            <w:r w:rsidRPr="007425E1">
              <w:t xml:space="preserve"> of light </w:t>
            </w:r>
          </w:p>
          <w:p w14:paraId="675EE1B6" w14:textId="77777777" w:rsidR="000E062A" w:rsidRDefault="000E062A" w:rsidP="003B4CB7">
            <w:pPr>
              <w:pStyle w:val="EngHangEnd"/>
            </w:pPr>
            <w:commentRangeStart w:id="615"/>
            <w:r>
              <w:t>P</w:t>
            </w:r>
            <w:r w:rsidRPr="007425E1">
              <w:t xml:space="preserve">raise </w:t>
            </w:r>
            <w:commentRangeEnd w:id="615"/>
            <w:r>
              <w:rPr>
                <w:rStyle w:val="CommentReference"/>
              </w:rPr>
              <w:commentReference w:id="615"/>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6"/>
            <w:r>
              <w:t>shone</w:t>
            </w:r>
            <w:commentRangeEnd w:id="616"/>
            <w:r>
              <w:rPr>
                <w:rStyle w:val="CommentReference"/>
                <w:rFonts w:ascii="Times New Roman" w:eastAsiaTheme="minorHAnsi" w:hAnsi="Times New Roman" w:cstheme="minorBidi"/>
                <w:color w:val="auto"/>
              </w:rPr>
              <w:commentReference w:id="616"/>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7"/>
            <w:r w:rsidRPr="007425E1">
              <w:t xml:space="preserve">In </w:t>
            </w:r>
            <w:commentRangeEnd w:id="617"/>
            <w:r>
              <w:rPr>
                <w:rStyle w:val="CommentReference"/>
                <w:rFonts w:ascii="Times New Roman" w:eastAsiaTheme="minorHAnsi" w:hAnsi="Times New Roman" w:cstheme="minorBidi"/>
                <w:color w:val="auto"/>
              </w:rPr>
              <w:commentReference w:id="617"/>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8"/>
            <w:r>
              <w:t>W</w:t>
            </w:r>
            <w:r w:rsidRPr="007425E1">
              <w:t xml:space="preserve">ho </w:t>
            </w:r>
            <w:commentRangeEnd w:id="618"/>
            <w:r>
              <w:rPr>
                <w:rStyle w:val="CommentReference"/>
                <w:rFonts w:ascii="Times New Roman" w:eastAsiaTheme="minorHAnsi" w:hAnsi="Times New Roman" w:cstheme="minorBidi"/>
                <w:color w:val="auto"/>
              </w:rPr>
              <w:commentReference w:id="618"/>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9"/>
            <w:r w:rsidRPr="007425E1">
              <w:t xml:space="preserve">we bless </w:t>
            </w:r>
            <w:r>
              <w:t>You</w:t>
            </w:r>
            <w:r w:rsidRPr="007425E1">
              <w:t xml:space="preserve"> </w:t>
            </w:r>
            <w:commentRangeEnd w:id="619"/>
            <w:r>
              <w:rPr>
                <w:rStyle w:val="CommentReference"/>
                <w:rFonts w:ascii="Times New Roman" w:eastAsiaTheme="minorHAnsi" w:hAnsi="Times New Roman" w:cstheme="minorBidi"/>
                <w:color w:val="auto"/>
              </w:rPr>
              <w:commentReference w:id="619"/>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0" w:name="_Toc298445803"/>
      <w:bookmarkStart w:id="621" w:name="_Toc298681288"/>
      <w:bookmarkStart w:id="622" w:name="_Toc298447528"/>
      <w:bookmarkStart w:id="623" w:name="_Toc308441917"/>
      <w:r>
        <w:lastRenderedPageBreak/>
        <w:t>The Crown Adam</w:t>
      </w:r>
      <w:bookmarkEnd w:id="620"/>
      <w:bookmarkEnd w:id="621"/>
      <w:bookmarkEnd w:id="622"/>
      <w:bookmarkEnd w:id="623"/>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4"/>
            <w:r>
              <w:t>D</w:t>
            </w:r>
            <w:r w:rsidRPr="007425E1">
              <w:t xml:space="preserve">id </w:t>
            </w:r>
            <w:commentRangeEnd w:id="624"/>
            <w:r>
              <w:rPr>
                <w:rStyle w:val="CommentReference"/>
                <w:rFonts w:ascii="Times New Roman" w:eastAsiaTheme="minorHAnsi" w:hAnsi="Times New Roman" w:cstheme="minorBidi"/>
                <w:color w:val="auto"/>
              </w:rPr>
              <w:commentReference w:id="624"/>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5"/>
            <w:r w:rsidRPr="007425E1">
              <w:t>estate</w:t>
            </w:r>
            <w:commentRangeEnd w:id="625"/>
            <w:r>
              <w:rPr>
                <w:rStyle w:val="CommentReference"/>
              </w:rPr>
              <w:commentReference w:id="625"/>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6"/>
            <w:r w:rsidRPr="007425E1">
              <w:t xml:space="preserve">holy </w:t>
            </w:r>
            <w:commentRangeEnd w:id="626"/>
            <w:r>
              <w:rPr>
                <w:rStyle w:val="CommentReference"/>
              </w:rPr>
              <w:commentReference w:id="626"/>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7"/>
            <w:r>
              <w:t xml:space="preserve">Womanhood </w:t>
            </w:r>
            <w:commentRangeEnd w:id="627"/>
            <w:r>
              <w:rPr>
                <w:rStyle w:val="CommentReference"/>
                <w:rFonts w:ascii="Times New Roman" w:eastAsiaTheme="minorHAnsi" w:hAnsi="Times New Roman" w:cstheme="minorBidi"/>
                <w:color w:val="auto"/>
              </w:rPr>
              <w:commentReference w:id="627"/>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8" w:name="_Toc298445804"/>
      <w:bookmarkStart w:id="629" w:name="_Toc298681289"/>
      <w:bookmarkStart w:id="630" w:name="_Toc298447529"/>
      <w:bookmarkStart w:id="631" w:name="_Toc308441918"/>
      <w:r>
        <w:lastRenderedPageBreak/>
        <w:t>Tuesday</w:t>
      </w:r>
      <w:bookmarkEnd w:id="628"/>
      <w:bookmarkEnd w:id="629"/>
      <w:bookmarkEnd w:id="630"/>
      <w:bookmarkEnd w:id="631"/>
    </w:p>
    <w:p w14:paraId="67A4FF66" w14:textId="77777777" w:rsidR="002E365D" w:rsidRDefault="002E365D" w:rsidP="000D107E">
      <w:pPr>
        <w:pStyle w:val="Heading5"/>
      </w:pPr>
      <w:bookmarkStart w:id="632" w:name="_Toc298445805"/>
      <w:bookmarkStart w:id="633" w:name="_Toc298681290"/>
      <w:bookmarkStart w:id="634" w:name="_Toc298447530"/>
      <w:bookmarkStart w:id="635" w:name="_Toc308441919"/>
      <w:r>
        <w:t>The Tuesday Psali Adam</w:t>
      </w:r>
      <w:bookmarkEnd w:id="632"/>
      <w:bookmarkEnd w:id="633"/>
      <w:bookmarkEnd w:id="634"/>
      <w:bookmarkEnd w:id="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6"/>
            <w:r w:rsidRPr="007425E1">
              <w:t>wandered</w:t>
            </w:r>
            <w:commentRangeEnd w:id="636"/>
            <w:r>
              <w:rPr>
                <w:rStyle w:val="CommentReference"/>
                <w:rFonts w:ascii="Times New Roman" w:eastAsiaTheme="minorHAnsi" w:hAnsi="Times New Roman" w:cstheme="minorBidi"/>
                <w:color w:val="auto"/>
              </w:rPr>
              <w:commentReference w:id="636"/>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7"/>
            <w:r w:rsidRPr="007425E1">
              <w:t>cold and frost</w:t>
            </w:r>
            <w:commentRangeEnd w:id="637"/>
            <w:r>
              <w:rPr>
                <w:rStyle w:val="CommentReference"/>
              </w:rPr>
              <w:commentReference w:id="637"/>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8"/>
            <w:r>
              <w:t>From</w:t>
            </w:r>
            <w:r w:rsidRPr="007425E1">
              <w:t xml:space="preserve"> </w:t>
            </w:r>
            <w:commentRangeEnd w:id="638"/>
            <w:r>
              <w:rPr>
                <w:rStyle w:val="CommentReference"/>
              </w:rPr>
              <w:commentReference w:id="638"/>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9" w:name="_Toc298445806"/>
      <w:bookmarkStart w:id="640" w:name="_Toc298681291"/>
      <w:bookmarkStart w:id="641" w:name="_Toc298447531"/>
      <w:bookmarkStart w:id="642" w:name="_Toc308441920"/>
      <w:r w:rsidRPr="00FD2E69">
        <w:lastRenderedPageBreak/>
        <w:t>The Conclusion of the Adam Psali</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3" w:name="_Toc298445807"/>
      <w:bookmarkStart w:id="644" w:name="_Toc298681292"/>
      <w:bookmarkStart w:id="645" w:name="_Toc298447532"/>
      <w:bookmarkStart w:id="646" w:name="_Toc308441921"/>
      <w:r>
        <w:t>The Tuesday Theotokia</w:t>
      </w:r>
      <w:bookmarkEnd w:id="643"/>
      <w:bookmarkEnd w:id="644"/>
      <w:bookmarkEnd w:id="645"/>
      <w:bookmarkEnd w:id="646"/>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7" w:name="_Toc298445808"/>
      <w:bookmarkStart w:id="648" w:name="_Toc298681293"/>
      <w:bookmarkStart w:id="649" w:name="_Toc298447533"/>
      <w:r>
        <w:t>Part One</w:t>
      </w:r>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0" w:name="_Toc298445809"/>
      <w:bookmarkStart w:id="651" w:name="_Toc298681294"/>
      <w:bookmarkStart w:id="652" w:name="_Toc298447534"/>
      <w:r>
        <w:t>Part Tw</w:t>
      </w:r>
      <w:bookmarkEnd w:id="650"/>
      <w:r w:rsidR="00236E2B">
        <w:t>o</w:t>
      </w:r>
      <w:bookmarkEnd w:id="651"/>
      <w:bookmarkEnd w:id="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3"/>
            <w:r>
              <w:t>received</w:t>
            </w:r>
            <w:commentRangeEnd w:id="653"/>
            <w:r>
              <w:rPr>
                <w:rStyle w:val="CommentReference"/>
                <w:rFonts w:ascii="Times New Roman" w:eastAsiaTheme="minorHAnsi" w:hAnsi="Times New Roman" w:cstheme="minorBidi"/>
                <w:color w:val="auto"/>
              </w:rPr>
              <w:commentReference w:id="653"/>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4" w:name="_Toc298681295"/>
      <w:bookmarkStart w:id="655" w:name="_Toc298447535"/>
      <w:r>
        <w:lastRenderedPageBreak/>
        <w:t>Part Three</w:t>
      </w:r>
      <w:bookmarkEnd w:id="654"/>
      <w:bookmarkEnd w:id="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6"/>
            <w:r w:rsidRPr="007425E1">
              <w:t>Hail</w:t>
            </w:r>
            <w:commentRangeEnd w:id="656"/>
            <w:r>
              <w:rPr>
                <w:rStyle w:val="CommentReference"/>
                <w:rFonts w:ascii="Times New Roman" w:eastAsiaTheme="minorHAnsi" w:hAnsi="Times New Roman" w:cstheme="minorBidi"/>
                <w:color w:val="auto"/>
              </w:rPr>
              <w:commentReference w:id="656"/>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7" w:name="_Toc298681296"/>
      <w:bookmarkStart w:id="658" w:name="_Toc298447536"/>
      <w:r>
        <w:lastRenderedPageBreak/>
        <w:t>Part Four</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9"/>
            <w:r w:rsidRPr="007425E1">
              <w:t xml:space="preserve">perfect </w:t>
            </w:r>
            <w:commentRangeEnd w:id="659"/>
            <w:r>
              <w:rPr>
                <w:rStyle w:val="CommentReference"/>
              </w:rPr>
              <w:commentReference w:id="659"/>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0" w:name="_Toc298681297"/>
      <w:bookmarkStart w:id="661" w:name="_Toc298447537"/>
      <w:r>
        <w:t>Part Five</w:t>
      </w:r>
      <w:bookmarkEnd w:id="660"/>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2"/>
            <w:r>
              <w:t>unlimited</w:t>
            </w:r>
            <w:commentRangeEnd w:id="662"/>
            <w:r>
              <w:rPr>
                <w:rStyle w:val="CommentReference"/>
                <w:rFonts w:ascii="Times New Roman" w:eastAsiaTheme="minorHAnsi" w:hAnsi="Times New Roman" w:cstheme="minorBidi"/>
                <w:color w:val="auto"/>
              </w:rPr>
              <w:commentReference w:id="662"/>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3" w:name="_Toc298681298"/>
      <w:bookmarkStart w:id="664" w:name="_Toc298447538"/>
      <w:r>
        <w:t>Part Six</w:t>
      </w:r>
      <w:bookmarkEnd w:id="663"/>
      <w:bookmarkEnd w:id="6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5"/>
            <w:r>
              <w:t xml:space="preserve"> </w:t>
            </w:r>
            <w:commentRangeEnd w:id="665"/>
            <w:r>
              <w:rPr>
                <w:rStyle w:val="CommentReference"/>
              </w:rPr>
              <w:commentReference w:id="665"/>
            </w:r>
            <w:r>
              <w:t>f</w:t>
            </w:r>
            <w:commentRangeStart w:id="666"/>
            <w:r>
              <w:t>aith</w:t>
            </w:r>
            <w:commentRangeEnd w:id="666"/>
            <w:r>
              <w:rPr>
                <w:rStyle w:val="CommentReference"/>
              </w:rPr>
              <w:commentReference w:id="666"/>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7" w:name="_Toc298681299"/>
      <w:bookmarkStart w:id="668" w:name="_Toc298447539"/>
      <w:r>
        <w:lastRenderedPageBreak/>
        <w:t>Part Seven</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9"/>
            <w:r>
              <w:t xml:space="preserve">a </w:t>
            </w:r>
            <w:commentRangeEnd w:id="669"/>
            <w:r>
              <w:rPr>
                <w:rStyle w:val="CommentReference"/>
                <w:rFonts w:ascii="Times New Roman" w:eastAsiaTheme="minorHAnsi" w:hAnsi="Times New Roman" w:cstheme="minorBidi"/>
                <w:color w:val="auto"/>
              </w:rPr>
              <w:commentReference w:id="669"/>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0" w:name="_Toc298681300"/>
      <w:bookmarkStart w:id="671" w:name="_Toc298447540"/>
      <w:bookmarkStart w:id="672" w:name="_Toc308441922"/>
      <w:r>
        <w:t>The Crown Adam</w:t>
      </w:r>
      <w:bookmarkEnd w:id="670"/>
      <w:bookmarkEnd w:id="671"/>
      <w:bookmarkEnd w:id="672"/>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3"/>
            <w:r>
              <w:t>He</w:t>
            </w:r>
            <w:r w:rsidRPr="007425E1">
              <w:t xml:space="preserve"> </w:t>
            </w:r>
            <w:commentRangeEnd w:id="673"/>
            <w:r>
              <w:rPr>
                <w:rStyle w:val="CommentReference"/>
                <w:rFonts w:ascii="Times New Roman" w:eastAsiaTheme="minorHAnsi" w:hAnsi="Times New Roman" w:cstheme="minorBidi"/>
                <w:color w:val="auto"/>
              </w:rPr>
              <w:commentReference w:id="673"/>
            </w:r>
            <w:r w:rsidRPr="007425E1">
              <w:t xml:space="preserve">who is carried </w:t>
            </w:r>
          </w:p>
          <w:p w14:paraId="4DC85712" w14:textId="77777777" w:rsidR="00DB1FC6" w:rsidRDefault="00DB1FC6" w:rsidP="00DB1FC6">
            <w:pPr>
              <w:pStyle w:val="EngHangEnd"/>
            </w:pPr>
            <w:commentRangeStart w:id="674"/>
            <w:r>
              <w:t>O</w:t>
            </w:r>
            <w:r w:rsidRPr="007425E1">
              <w:t xml:space="preserve">n </w:t>
            </w:r>
            <w:commentRangeEnd w:id="674"/>
            <w:r>
              <w:rPr>
                <w:rStyle w:val="CommentReference"/>
              </w:rPr>
              <w:commentReference w:id="674"/>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5"/>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5"/>
            <w:r w:rsidR="00FA5B8C">
              <w:rPr>
                <w:rStyle w:val="CommentReference"/>
                <w:rFonts w:ascii="Garamond" w:hAnsi="Garamond" w:cstheme="minorBidi"/>
                <w:noProof w:val="0"/>
                <w:lang w:val="en-CA"/>
              </w:rPr>
              <w:commentReference w:id="675"/>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76" w:name="_Toc298681301"/>
      <w:bookmarkStart w:id="677" w:name="_Toc308441923"/>
      <w:r>
        <w:lastRenderedPageBreak/>
        <w:t>Wednesday</w:t>
      </w:r>
      <w:bookmarkEnd w:id="676"/>
      <w:bookmarkEnd w:id="677"/>
    </w:p>
    <w:p w14:paraId="1CC03E9C" w14:textId="77777777" w:rsidR="00703BF0" w:rsidRDefault="00703BF0" w:rsidP="00DB1FC6">
      <w:pPr>
        <w:pStyle w:val="Heading5"/>
      </w:pPr>
      <w:bookmarkStart w:id="678" w:name="_Toc298681302"/>
      <w:bookmarkStart w:id="679" w:name="_Toc308441924"/>
      <w:r>
        <w:t>The Wednesday Psali Batos</w:t>
      </w:r>
      <w:bookmarkEnd w:id="678"/>
      <w:bookmarkEnd w:id="679"/>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0"/>
            <w:r>
              <w:t xml:space="preserve">breaths </w:t>
            </w:r>
            <w:commentRangeEnd w:id="680"/>
            <w:r>
              <w:rPr>
                <w:rStyle w:val="CommentReference"/>
                <w:rFonts w:ascii="Times New Roman" w:eastAsiaTheme="minorHAnsi" w:hAnsi="Times New Roman" w:cstheme="minorBidi"/>
                <w:color w:val="auto"/>
              </w:rPr>
              <w:commentReference w:id="680"/>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1"/>
            <w:r>
              <w:t xml:space="preserve">When </w:t>
            </w:r>
            <w:commentRangeEnd w:id="681"/>
            <w:r>
              <w:rPr>
                <w:rStyle w:val="CommentReference"/>
                <w:rFonts w:ascii="Times New Roman" w:eastAsiaTheme="minorHAnsi" w:hAnsi="Times New Roman" w:cstheme="minorBidi"/>
                <w:color w:val="auto"/>
              </w:rPr>
              <w:commentReference w:id="681"/>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2"/>
            <w:r>
              <w:t>tribulations</w:t>
            </w:r>
            <w:commentRangeEnd w:id="682"/>
            <w:r>
              <w:rPr>
                <w:rStyle w:val="CommentReference"/>
                <w:rFonts w:ascii="Times New Roman" w:eastAsiaTheme="minorHAnsi" w:hAnsi="Times New Roman" w:cstheme="minorBidi"/>
                <w:color w:val="auto"/>
              </w:rPr>
              <w:commentReference w:id="682"/>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3" w:name="_Toc298681303"/>
      <w:bookmarkStart w:id="684" w:name="_Toc308441925"/>
      <w:r w:rsidRPr="00FD2E69">
        <w:t xml:space="preserve">The Conclusion of the </w:t>
      </w:r>
      <w:r>
        <w:t>Batos</w:t>
      </w:r>
      <w:r w:rsidRPr="00FD2E69">
        <w:t xml:space="preserve"> Psali</w:t>
      </w:r>
      <w:bookmarkEnd w:id="683"/>
      <w:bookmarkEnd w:id="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5" w:name="_Toc298681304"/>
      <w:bookmarkStart w:id="686" w:name="_Toc308441926"/>
      <w:r>
        <w:t>The Wednesday Theotokia</w:t>
      </w:r>
      <w:bookmarkEnd w:id="685"/>
      <w:bookmarkEnd w:id="686"/>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7" w:name="_Toc298681305"/>
      <w:r>
        <w:t>Part One</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8" w:name="_Toc298681306"/>
      <w:r>
        <w:t>Part Two</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9"/>
            <w:r w:rsidRPr="00FA5B8C">
              <w:t>ⲥⲉⲙⲟϣⲓ ϧⲉⲛ ⲛ̀ⲧⲉ ⲡ̀ⲕⲁϩⲓ ⲥⲉⲙⲟϣⲓ ϧⲉⲛ ⲡⲉⲟⲩⲱⲓⲛⲓ</w:t>
            </w:r>
            <w:r w:rsidRPr="00F6464C">
              <w:t xml:space="preserve"> </w:t>
            </w:r>
            <w:commentRangeEnd w:id="689"/>
            <w:r w:rsidR="00FA5B8C">
              <w:rPr>
                <w:rStyle w:val="CommentReference"/>
                <w:rFonts w:ascii="Garamond" w:hAnsi="Garamond" w:cstheme="minorBidi"/>
                <w:noProof w:val="0"/>
                <w:lang w:val="en-CA"/>
              </w:rPr>
              <w:commentReference w:id="689"/>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0" w:name="_Toc298681307"/>
      <w:r>
        <w:lastRenderedPageBreak/>
        <w:t>Part Three</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1"/>
            <w:r w:rsidRPr="007425E1">
              <w:t>For you brought forth</w:t>
            </w:r>
            <w:commentRangeEnd w:id="691"/>
            <w:r>
              <w:rPr>
                <w:rStyle w:val="CommentReference"/>
                <w:rFonts w:ascii="Times New Roman" w:eastAsiaTheme="minorHAnsi" w:hAnsi="Times New Roman" w:cstheme="minorBidi"/>
                <w:color w:val="auto"/>
              </w:rPr>
              <w:commentReference w:id="691"/>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2" w:name="_Toc298681308"/>
      <w:r>
        <w:t>Part Four</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3" w:name="_Toc298681309"/>
      <w:r>
        <w:t>Part Five</w:t>
      </w:r>
      <w:bookmarkEnd w:id="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4"/>
            <w:r>
              <w:t>He</w:t>
            </w:r>
            <w:r w:rsidRPr="007425E1">
              <w:t xml:space="preserve"> </w:t>
            </w:r>
            <w:commentRangeEnd w:id="694"/>
            <w:r>
              <w:rPr>
                <w:rStyle w:val="CommentReference"/>
              </w:rPr>
              <w:commentReference w:id="694"/>
            </w:r>
            <w:r w:rsidRPr="007425E1">
              <w:t xml:space="preserve">Who </w:t>
            </w:r>
            <w:commentRangeStart w:id="695"/>
            <w:r w:rsidRPr="007425E1">
              <w:t xml:space="preserve">is </w:t>
            </w:r>
            <w:commentRangeEnd w:id="695"/>
            <w:r>
              <w:rPr>
                <w:rStyle w:val="CommentReference"/>
              </w:rPr>
              <w:commentReference w:id="695"/>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6"/>
            <w:r w:rsidRPr="007425E1">
              <w:t>He to Whom is due the glory forever</w:t>
            </w:r>
            <w:commentRangeEnd w:id="696"/>
            <w:r>
              <w:rPr>
                <w:rStyle w:val="CommentReference"/>
                <w:rFonts w:ascii="Times New Roman" w:eastAsiaTheme="minorHAnsi" w:hAnsi="Times New Roman" w:cstheme="minorBidi"/>
                <w:color w:val="auto"/>
              </w:rPr>
              <w:commentReference w:id="696"/>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7" w:name="_Toc298681310"/>
      <w:r>
        <w:t>Part Six</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8"/>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8"/>
            <w:r>
              <w:rPr>
                <w:rStyle w:val="CommentReference"/>
              </w:rPr>
              <w:commentReference w:id="698"/>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9"/>
            <w:r w:rsidRPr="00FA5B8C">
              <w:t>ⲙⲁⲣⲓⲁ</w:t>
            </w:r>
            <w:r w:rsidRPr="002147AA">
              <w:t xml:space="preserve"> </w:t>
            </w:r>
            <w:commentRangeEnd w:id="699"/>
            <w:r w:rsidR="00FA5B8C">
              <w:rPr>
                <w:rStyle w:val="CommentReference"/>
                <w:rFonts w:ascii="Garamond" w:hAnsi="Garamond" w:cstheme="minorBidi"/>
                <w:noProof w:val="0"/>
                <w:lang w:val="en-CA"/>
              </w:rPr>
              <w:commentReference w:id="699"/>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0"/>
            <w:r w:rsidRPr="00FA5B8C">
              <w:t>ⲥⲧⲁⲓⲏⲟⲩⲧ ̀</w:t>
            </w:r>
            <w:commentRangeEnd w:id="700"/>
            <w:r w:rsidR="00FA5B8C">
              <w:rPr>
                <w:rStyle w:val="CommentReference"/>
                <w:rFonts w:ascii="Garamond" w:hAnsi="Garamond" w:cstheme="minorBidi"/>
                <w:noProof w:val="0"/>
                <w:lang w:val="en-CA"/>
              </w:rPr>
              <w:commentReference w:id="700"/>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1"/>
            <w:r w:rsidRPr="00FA5B8C">
              <w:t>ⲙⲡⲓⲟⲩⲁⲓ ̀</w:t>
            </w:r>
            <w:commentRangeEnd w:id="701"/>
            <w:r w:rsidR="00FA5B8C">
              <w:rPr>
                <w:rStyle w:val="CommentReference"/>
                <w:rFonts w:ascii="Garamond" w:hAnsi="Garamond" w:cstheme="minorBidi"/>
                <w:noProof w:val="0"/>
                <w:lang w:val="en-CA"/>
              </w:rPr>
              <w:commentReference w:id="701"/>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2"/>
            <w:r w:rsidRPr="00FA5B8C">
              <w:t>ⲉⲣⲉ ̀</w:t>
            </w:r>
            <w:commentRangeEnd w:id="702"/>
            <w:r w:rsidR="00FA5B8C">
              <w:rPr>
                <w:rStyle w:val="CommentReference"/>
                <w:rFonts w:ascii="Garamond" w:hAnsi="Garamond" w:cstheme="minorBidi"/>
                <w:noProof w:val="0"/>
                <w:lang w:val="en-CA"/>
              </w:rPr>
              <w:commentReference w:id="702"/>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3" w:name="_Toc298681311"/>
      <w:r>
        <w:t>Part Seven</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4"/>
            <w:r>
              <w:t xml:space="preserve">sits </w:t>
            </w:r>
            <w:commentRangeEnd w:id="704"/>
            <w:r>
              <w:rPr>
                <w:rStyle w:val="CommentReference"/>
                <w:rFonts w:ascii="Times New Roman" w:eastAsiaTheme="minorHAnsi" w:hAnsi="Times New Roman" w:cstheme="minorBidi"/>
                <w:color w:val="auto"/>
              </w:rPr>
              <w:commentReference w:id="704"/>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5"/>
            <w:r w:rsidRPr="00FA5B8C">
              <w:t>ⲉⲧⲁϥⲟⲩⲱⲛϩ</w:t>
            </w:r>
            <w:r w:rsidRPr="002147AA">
              <w:t xml:space="preserve"> </w:t>
            </w:r>
            <w:commentRangeEnd w:id="705"/>
            <w:r w:rsidR="00FA5B8C">
              <w:rPr>
                <w:rStyle w:val="CommentReference"/>
                <w:rFonts w:ascii="Garamond" w:hAnsi="Garamond" w:cstheme="minorBidi"/>
                <w:noProof w:val="0"/>
                <w:lang w:val="en-CA"/>
              </w:rPr>
              <w:commentReference w:id="705"/>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6"/>
            <w:r w:rsidRPr="00FA5B8C">
              <w:t>Ϫⲉ ⲡⲓⲁⲧⲥⲁⲣⲝ</w:t>
            </w:r>
            <w:commentRangeEnd w:id="706"/>
            <w:r w:rsidR="00FA5B8C">
              <w:rPr>
                <w:rStyle w:val="CommentReference"/>
                <w:rFonts w:ascii="Garamond" w:hAnsi="Garamond" w:cstheme="minorBidi"/>
                <w:noProof w:val="0"/>
                <w:lang w:val="en-CA"/>
              </w:rPr>
              <w:commentReference w:id="706"/>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7" w:name="_Toc298681312"/>
      <w:bookmarkStart w:id="708" w:name="_Toc308441927"/>
      <w:r>
        <w:t>The Crown Batos</w:t>
      </w:r>
      <w:bookmarkEnd w:id="707"/>
      <w:bookmarkEnd w:id="708"/>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9"/>
            <w:r w:rsidRPr="007425E1">
              <w:t>has entered and come forth</w:t>
            </w:r>
            <w:commentRangeEnd w:id="709"/>
            <w:r>
              <w:rPr>
                <w:rStyle w:val="CommentReference"/>
                <w:rFonts w:ascii="Times New Roman" w:eastAsiaTheme="minorHAnsi" w:hAnsi="Times New Roman" w:cstheme="minorBidi"/>
                <w:color w:val="auto"/>
              </w:rPr>
              <w:commentReference w:id="709"/>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0"/>
            <w:r w:rsidRPr="007425E1">
              <w:t>manifestation</w:t>
            </w:r>
            <w:commentRangeEnd w:id="710"/>
            <w:r>
              <w:rPr>
                <w:rStyle w:val="CommentReference"/>
              </w:rPr>
              <w:commentReference w:id="710"/>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1"/>
            <w:r>
              <w:t>and</w:t>
            </w:r>
            <w:r w:rsidRPr="007425E1">
              <w:t xml:space="preserve"> </w:t>
            </w:r>
            <w:commentRangeEnd w:id="711"/>
            <w:r>
              <w:rPr>
                <w:rStyle w:val="CommentReference"/>
              </w:rPr>
              <w:commentReference w:id="711"/>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2" w:name="_Toc298681313"/>
      <w:bookmarkStart w:id="713" w:name="_Toc308441928"/>
      <w:r>
        <w:t>Thursday</w:t>
      </w:r>
      <w:bookmarkEnd w:id="712"/>
      <w:bookmarkEnd w:id="713"/>
    </w:p>
    <w:p w14:paraId="7C95284D" w14:textId="77777777" w:rsidR="0031014B" w:rsidRDefault="0031014B" w:rsidP="00DB1FC6">
      <w:pPr>
        <w:pStyle w:val="Heading5"/>
      </w:pPr>
      <w:bookmarkStart w:id="714" w:name="_Toc298681314"/>
      <w:bookmarkStart w:id="715" w:name="_Toc308441929"/>
      <w:r>
        <w:t>The Psali Batos for Tuesday</w:t>
      </w:r>
      <w:bookmarkEnd w:id="714"/>
      <w:bookmarkEnd w:id="715"/>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6"/>
            <w:r w:rsidRPr="007425E1">
              <w:t xml:space="preserve">on </w:t>
            </w:r>
            <w:commentRangeEnd w:id="716"/>
            <w:r>
              <w:rPr>
                <w:rStyle w:val="CommentReference"/>
              </w:rPr>
              <w:commentReference w:id="716"/>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7"/>
            <w:r w:rsidRPr="007425E1">
              <w:t xml:space="preserve">Forty </w:t>
            </w:r>
            <w:commentRangeEnd w:id="717"/>
            <w:r>
              <w:rPr>
                <w:rStyle w:val="CommentReference"/>
                <w:rFonts w:ascii="Times New Roman" w:eastAsiaTheme="minorHAnsi" w:hAnsi="Times New Roman" w:cstheme="minorBidi"/>
                <w:color w:val="auto"/>
              </w:rPr>
              <w:commentReference w:id="717"/>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8"/>
            <w:r w:rsidRPr="007425E1">
              <w:t>Crush under us</w:t>
            </w:r>
            <w:commentRangeEnd w:id="718"/>
            <w:r>
              <w:rPr>
                <w:rStyle w:val="CommentReference"/>
                <w:rFonts w:ascii="Times New Roman" w:eastAsiaTheme="minorHAnsi" w:hAnsi="Times New Roman" w:cstheme="minorBidi"/>
                <w:color w:val="auto"/>
              </w:rPr>
              <w:commentReference w:id="718"/>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9" w:name="_Toc298681315"/>
      <w:bookmarkStart w:id="720" w:name="_Toc308441930"/>
      <w:r w:rsidRPr="00FD2E69">
        <w:lastRenderedPageBreak/>
        <w:t xml:space="preserve">The Conclusion of the </w:t>
      </w:r>
      <w:r>
        <w:t>Batos</w:t>
      </w:r>
      <w:r w:rsidRPr="00FD2E69">
        <w:t xml:space="preserve"> Psali</w:t>
      </w:r>
      <w:bookmarkEnd w:id="719"/>
      <w:bookmarkEnd w:id="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1" w:name="_Toc298681316"/>
      <w:bookmarkStart w:id="722" w:name="_Toc308441931"/>
      <w:r>
        <w:t>The Thursday Theotokia</w:t>
      </w:r>
      <w:bookmarkEnd w:id="721"/>
      <w:bookmarkEnd w:id="722"/>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3" w:name="_Toc298681317"/>
      <w:r>
        <w:t>Part One</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4"/>
            <w:r w:rsidRPr="007425E1">
              <w:t>virgin</w:t>
            </w:r>
            <w:commentRangeEnd w:id="724"/>
            <w:r>
              <w:rPr>
                <w:rStyle w:val="CommentReference"/>
                <w:rFonts w:ascii="Times New Roman" w:eastAsiaTheme="minorHAnsi" w:hAnsi="Times New Roman" w:cstheme="minorBidi"/>
                <w:color w:val="auto"/>
              </w:rPr>
              <w:commentReference w:id="724"/>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5" w:name="_Toc298681318"/>
      <w:r>
        <w:t>Part Two</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6"/>
            <w:r>
              <w:t>abolished</w:t>
            </w:r>
            <w:commentRangeEnd w:id="726"/>
            <w:r>
              <w:rPr>
                <w:rStyle w:val="CommentReference"/>
                <w:rFonts w:ascii="Times New Roman" w:eastAsiaTheme="minorHAnsi" w:hAnsi="Times New Roman" w:cstheme="minorBidi"/>
                <w:color w:val="auto"/>
              </w:rPr>
              <w:commentReference w:id="726"/>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7" w:name="_Toc298681319"/>
      <w:r>
        <w:t>Part Three</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8" w:name="_Toc298681320"/>
      <w:r>
        <w:t>Part Four</w:t>
      </w:r>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9"/>
            <w:r>
              <w:t>.</w:t>
            </w:r>
            <w:commentRangeEnd w:id="729"/>
            <w:r>
              <w:rPr>
                <w:rStyle w:val="CommentReference"/>
              </w:rPr>
              <w:commentReference w:id="729"/>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0"/>
            <w:r>
              <w:t xml:space="preserve">appeared </w:t>
            </w:r>
            <w:commentRangeEnd w:id="730"/>
            <w:r>
              <w:rPr>
                <w:rStyle w:val="CommentReference"/>
                <w:rFonts w:ascii="Times New Roman" w:eastAsiaTheme="minorHAnsi" w:hAnsi="Times New Roman" w:cstheme="minorBidi"/>
                <w:color w:val="auto"/>
              </w:rPr>
              <w:commentReference w:id="730"/>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1"/>
            <w:r>
              <w:t>"</w:t>
            </w:r>
            <w:commentRangeEnd w:id="731"/>
            <w:r>
              <w:rPr>
                <w:rStyle w:val="CommentReference"/>
                <w:rFonts w:ascii="Times New Roman" w:eastAsiaTheme="minorHAnsi" w:hAnsi="Times New Roman" w:cstheme="minorBidi"/>
                <w:color w:val="auto"/>
              </w:rPr>
              <w:commentReference w:id="731"/>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2"/>
            <w:r w:rsidRPr="007425E1">
              <w:t>strength</w:t>
            </w:r>
            <w:commentRangeEnd w:id="732"/>
            <w:r>
              <w:rPr>
                <w:rStyle w:val="CommentReference"/>
                <w:rFonts w:ascii="Times New Roman" w:eastAsiaTheme="minorHAnsi" w:hAnsi="Times New Roman" w:cstheme="minorBidi"/>
                <w:color w:val="auto"/>
              </w:rPr>
              <w:commentReference w:id="732"/>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3"/>
            <w:r>
              <w:t>N</w:t>
            </w:r>
            <w:r w:rsidRPr="007425E1">
              <w:t xml:space="preserve">ow </w:t>
            </w:r>
            <w:commentRangeEnd w:id="733"/>
            <w:r>
              <w:rPr>
                <w:rStyle w:val="CommentReference"/>
                <w:rFonts w:ascii="Times New Roman" w:eastAsiaTheme="minorHAnsi" w:hAnsi="Times New Roman" w:cstheme="minorBidi"/>
                <w:color w:val="auto"/>
              </w:rPr>
              <w:commentReference w:id="733"/>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4" w:name="_Toc298681321"/>
      <w:r>
        <w:t>Part Five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5"/>
            <w:r>
              <w:t>Theotokos</w:t>
            </w:r>
            <w:commentRangeEnd w:id="735"/>
            <w:r>
              <w:rPr>
                <w:rStyle w:val="CommentReference"/>
                <w:rFonts w:ascii="Times New Roman" w:eastAsiaTheme="minorHAnsi" w:hAnsi="Times New Roman" w:cstheme="minorBidi"/>
                <w:color w:val="auto"/>
              </w:rPr>
              <w:commentReference w:id="735"/>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6"/>
            <w:r>
              <w:t xml:space="preserve">of </w:t>
            </w:r>
            <w:commentRangeEnd w:id="736"/>
            <w:r>
              <w:rPr>
                <w:rStyle w:val="CommentReference"/>
                <w:rFonts w:ascii="Times New Roman" w:eastAsiaTheme="minorHAnsi" w:hAnsi="Times New Roman" w:cstheme="minorBidi"/>
                <w:color w:val="auto"/>
              </w:rPr>
              <w:commentReference w:id="736"/>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7" w:name="_Toc298681322"/>
      <w:r>
        <w:t>Part Six</w:t>
      </w:r>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8"/>
            <w:r>
              <w:t xml:space="preserve">The </w:t>
            </w:r>
            <w:commentRangeEnd w:id="738"/>
            <w:r>
              <w:rPr>
                <w:rStyle w:val="CommentReference"/>
                <w:rFonts w:ascii="Times New Roman" w:eastAsiaTheme="minorHAnsi" w:hAnsi="Times New Roman" w:cstheme="minorBidi"/>
                <w:color w:val="auto"/>
              </w:rPr>
              <w:commentReference w:id="738"/>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9"/>
            <w:r>
              <w:t>would</w:t>
            </w:r>
            <w:r w:rsidRPr="007425E1">
              <w:t xml:space="preserve"> </w:t>
            </w:r>
            <w:commentRangeEnd w:id="739"/>
            <w:r>
              <w:rPr>
                <w:rStyle w:val="CommentReference"/>
              </w:rPr>
              <w:commentReference w:id="739"/>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0" w:name="_Toc298681323"/>
      <w:r>
        <w:t>Part Seven</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1"/>
            <w:r>
              <w:t>David</w:t>
            </w:r>
            <w:commentRangeEnd w:id="741"/>
            <w:r>
              <w:rPr>
                <w:rStyle w:val="CommentReference"/>
                <w:rFonts w:ascii="Times New Roman" w:eastAsiaTheme="minorHAnsi" w:hAnsi="Times New Roman" w:cstheme="minorBidi"/>
                <w:color w:val="auto"/>
              </w:rPr>
              <w:commentReference w:id="741"/>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2"/>
            <w:r w:rsidRPr="00E03CD4">
              <w:t xml:space="preserve">deemed </w:t>
            </w:r>
            <w:commentRangeEnd w:id="742"/>
            <w:r>
              <w:rPr>
                <w:rStyle w:val="CommentReference"/>
                <w:rFonts w:ascii="Times New Roman" w:eastAsiaTheme="minorHAnsi" w:hAnsi="Times New Roman" w:cstheme="minorBidi"/>
                <w:color w:val="auto"/>
              </w:rPr>
              <w:commentReference w:id="742"/>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3" w:name="_Toc298681324"/>
      <w:r>
        <w:t>Part Eight</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4"/>
            <w:r>
              <w:t>heaven</w:t>
            </w:r>
            <w:r w:rsidRPr="007425E1">
              <w:t xml:space="preserve"> </w:t>
            </w:r>
            <w:commentRangeEnd w:id="744"/>
            <w:r>
              <w:rPr>
                <w:rStyle w:val="CommentReference"/>
                <w:rFonts w:ascii="Times New Roman" w:eastAsiaTheme="minorHAnsi" w:hAnsi="Times New Roman" w:cstheme="minorBidi"/>
                <w:color w:val="auto"/>
              </w:rPr>
              <w:commentReference w:id="744"/>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5" w:name="_Toc298681325"/>
      <w:r>
        <w:t>Part Nine</w:t>
      </w:r>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6"/>
            <w:r w:rsidRPr="007425E1">
              <w:t>Rises</w:t>
            </w:r>
            <w:commentRangeEnd w:id="746"/>
            <w:r>
              <w:rPr>
                <w:rStyle w:val="CommentReference"/>
              </w:rPr>
              <w:commentReference w:id="746"/>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7" w:name="_Toc298681326"/>
      <w:bookmarkStart w:id="748" w:name="_Toc308441932"/>
      <w:r>
        <w:t xml:space="preserve">The </w:t>
      </w:r>
      <w:r w:rsidRPr="007C4181">
        <w:t>Crown</w:t>
      </w:r>
      <w:bookmarkEnd w:id="747"/>
      <w:bookmarkEnd w:id="748"/>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9"/>
            <w:r w:rsidRPr="007425E1">
              <w:t>destroyed</w:t>
            </w:r>
            <w:commentRangeEnd w:id="749"/>
            <w:r>
              <w:rPr>
                <w:rStyle w:val="CommentReference"/>
                <w:rFonts w:ascii="Times New Roman" w:eastAsiaTheme="minorHAnsi" w:hAnsi="Times New Roman" w:cstheme="minorBidi"/>
                <w:color w:val="auto"/>
              </w:rPr>
              <w:commentReference w:id="749"/>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0" w:name="_Toc298681327"/>
      <w:bookmarkStart w:id="751" w:name="_Toc308441933"/>
      <w:r>
        <w:lastRenderedPageBreak/>
        <w:t>Friday</w:t>
      </w:r>
      <w:bookmarkEnd w:id="750"/>
      <w:bookmarkEnd w:id="751"/>
    </w:p>
    <w:p w14:paraId="3BFA5E49" w14:textId="77777777" w:rsidR="007C4181" w:rsidRDefault="007C4181" w:rsidP="008A3F9A">
      <w:pPr>
        <w:pStyle w:val="Heading5"/>
      </w:pPr>
      <w:bookmarkStart w:id="752" w:name="_Toc298681328"/>
      <w:bookmarkStart w:id="753" w:name="_Toc308441934"/>
      <w:r>
        <w:t>The Psali Batos for Friday</w:t>
      </w:r>
      <w:bookmarkEnd w:id="752"/>
      <w:bookmarkEnd w:id="753"/>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4"/>
            <w:r w:rsidRPr="007425E1">
              <w:t>servants</w:t>
            </w:r>
            <w:commentRangeEnd w:id="754"/>
            <w:r>
              <w:rPr>
                <w:rStyle w:val="CommentReference"/>
                <w:rFonts w:ascii="Times New Roman" w:eastAsiaTheme="minorHAnsi" w:hAnsi="Times New Roman" w:cstheme="minorBidi"/>
                <w:color w:val="auto"/>
              </w:rPr>
              <w:commentReference w:id="754"/>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5"/>
            <w:r w:rsidRPr="007425E1">
              <w:t>To escape the face of the bows.</w:t>
            </w:r>
            <w:commentRangeEnd w:id="755"/>
            <w:r>
              <w:rPr>
                <w:rStyle w:val="CommentReference"/>
              </w:rPr>
              <w:commentReference w:id="755"/>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6"/>
            <w:r w:rsidRPr="00FA5B8C">
              <w:t>ⲉⲑⲣⲟⲩⲱ̀ϣⲉⲙ ⲛ̀ⲧ̀ϫⲟⲙ ⲛ̀ⲧⲉ ⲡⲓⲭ̀ⲣⲱⲙ</w:t>
            </w:r>
            <w:commentRangeEnd w:id="756"/>
            <w:r w:rsidR="00FA5B8C">
              <w:rPr>
                <w:rStyle w:val="CommentReference"/>
                <w:rFonts w:ascii="Garamond" w:hAnsi="Garamond" w:cstheme="minorBidi"/>
                <w:noProof w:val="0"/>
                <w:lang w:val="en-CA"/>
              </w:rPr>
              <w:commentReference w:id="756"/>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7" w:name="_Toc298681329"/>
      <w:bookmarkStart w:id="758" w:name="_Toc308441935"/>
      <w:r w:rsidRPr="00FD2E69">
        <w:lastRenderedPageBreak/>
        <w:t xml:space="preserve">The Conclusion of the </w:t>
      </w:r>
      <w:r>
        <w:t>Batos</w:t>
      </w:r>
      <w:r w:rsidRPr="00FD2E69">
        <w:t xml:space="preserve"> Psali</w:t>
      </w:r>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9" w:name="_Toc298681330"/>
      <w:bookmarkStart w:id="760" w:name="_Toc308441936"/>
      <w:r>
        <w:t>The Friday Theotokia</w:t>
      </w:r>
      <w:bookmarkEnd w:id="759"/>
      <w:bookmarkEnd w:id="760"/>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1" w:name="_Toc298681331"/>
      <w:r>
        <w:t>Part One</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2"/>
            <w:r>
              <w:t>the fruit of your womb</w:t>
            </w:r>
            <w:commentRangeEnd w:id="762"/>
            <w:r>
              <w:rPr>
                <w:rStyle w:val="CommentReference"/>
                <w:rFonts w:ascii="Times New Roman" w:eastAsiaTheme="minorHAnsi" w:hAnsi="Times New Roman" w:cstheme="minorBidi"/>
                <w:color w:val="auto"/>
              </w:rPr>
              <w:commentReference w:id="762"/>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3" w:name="_Toc298681332"/>
      <w:r>
        <w:lastRenderedPageBreak/>
        <w:t>Part Two</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4"/>
            <w:r>
              <w:t xml:space="preserve">incarnate </w:t>
            </w:r>
            <w:commentRangeEnd w:id="764"/>
            <w:r>
              <w:rPr>
                <w:rStyle w:val="CommentReference"/>
                <w:rFonts w:ascii="Times New Roman" w:eastAsiaTheme="minorHAnsi" w:hAnsi="Times New Roman" w:cstheme="minorBidi"/>
                <w:color w:val="auto"/>
              </w:rPr>
              <w:commentReference w:id="764"/>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5" w:name="_Toc298681333"/>
      <w:r>
        <w:t>Part Three</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6"/>
            <w:r>
              <w:t>O</w:t>
            </w:r>
            <w:commentRangeEnd w:id="766"/>
            <w:r>
              <w:rPr>
                <w:rStyle w:val="CommentReference"/>
                <w:rFonts w:ascii="Times New Roman" w:eastAsiaTheme="minorHAnsi" w:hAnsi="Times New Roman" w:cstheme="minorBidi"/>
                <w:color w:val="auto"/>
              </w:rPr>
              <w:commentReference w:id="766"/>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7" w:name="_Toc298681334"/>
      <w:r>
        <w:t>Part Four</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8" w:name="_Toc298681335"/>
      <w:r>
        <w:t>Part Five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9" w:name="_Toc298681336"/>
      <w:r>
        <w:lastRenderedPageBreak/>
        <w:t>Part Six</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0" w:name="_Toc298681337"/>
      <w:r>
        <w:t>Part Seven</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1"/>
            <w:r>
              <w:t>temple</w:t>
            </w:r>
            <w:commentRangeEnd w:id="771"/>
            <w:r>
              <w:rPr>
                <w:rStyle w:val="CommentReference"/>
                <w:rFonts w:ascii="Times New Roman" w:eastAsiaTheme="minorHAnsi" w:hAnsi="Times New Roman" w:cstheme="minorBidi"/>
                <w:color w:val="auto"/>
              </w:rPr>
              <w:commentReference w:id="771"/>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2" w:name="_Toc298681338"/>
      <w:bookmarkStart w:id="773" w:name="_Toc308441937"/>
      <w:r>
        <w:lastRenderedPageBreak/>
        <w:t>The Crown</w:t>
      </w:r>
      <w:bookmarkEnd w:id="772"/>
      <w:bookmarkEnd w:id="773"/>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4"/>
            <w:r w:rsidRPr="00F0646D">
              <w:t xml:space="preserve">Infinite </w:t>
            </w:r>
            <w:commentRangeEnd w:id="774"/>
            <w:r>
              <w:rPr>
                <w:rStyle w:val="CommentReference"/>
                <w:rFonts w:ascii="Times New Roman" w:eastAsiaTheme="minorHAnsi" w:hAnsi="Times New Roman" w:cstheme="minorBidi"/>
                <w:color w:val="auto"/>
              </w:rPr>
              <w:commentReference w:id="774"/>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5"/>
            <w:r w:rsidRPr="007425E1">
              <w:t>hook</w:t>
            </w:r>
            <w:commentRangeEnd w:id="775"/>
            <w:r>
              <w:rPr>
                <w:rStyle w:val="CommentReference"/>
                <w:rFonts w:ascii="Times New Roman" w:eastAsiaTheme="minorHAnsi" w:hAnsi="Times New Roman" w:cstheme="minorBidi"/>
                <w:color w:val="auto"/>
              </w:rPr>
              <w:commentReference w:id="775"/>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6"/>
            <w:r w:rsidRPr="007425E1">
              <w:t xml:space="preserve">Teaching </w:t>
            </w:r>
            <w:commentRangeEnd w:id="776"/>
            <w:r>
              <w:rPr>
                <w:rStyle w:val="CommentReference"/>
                <w:rFonts w:ascii="Times New Roman" w:eastAsiaTheme="minorHAnsi" w:hAnsi="Times New Roman" w:cstheme="minorBidi"/>
                <w:color w:val="auto"/>
              </w:rPr>
              <w:commentReference w:id="776"/>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7"/>
            <w:r w:rsidRPr="007425E1">
              <w:t>a cause</w:t>
            </w:r>
            <w:r>
              <w:t xml:space="preserve"> for us</w:t>
            </w:r>
            <w:r w:rsidRPr="007425E1">
              <w:t>,</w:t>
            </w:r>
            <w:commentRangeEnd w:id="777"/>
            <w:r>
              <w:rPr>
                <w:rStyle w:val="CommentReference"/>
                <w:rFonts w:ascii="Times New Roman" w:eastAsiaTheme="minorHAnsi" w:hAnsi="Times New Roman" w:cstheme="minorBidi"/>
                <w:color w:val="auto"/>
              </w:rPr>
              <w:commentReference w:id="777"/>
            </w:r>
          </w:p>
          <w:p w14:paraId="5C22D0FC" w14:textId="77777777" w:rsidR="008A3F9A" w:rsidRDefault="008A3F9A" w:rsidP="008A3F9A">
            <w:pPr>
              <w:pStyle w:val="EngHangEnd"/>
            </w:pPr>
            <w:r w:rsidRPr="007425E1">
              <w:t xml:space="preserve">To ascend the </w:t>
            </w:r>
            <w:commentRangeStart w:id="778"/>
            <w:r w:rsidRPr="007425E1">
              <w:t xml:space="preserve">path </w:t>
            </w:r>
            <w:commentRangeEnd w:id="778"/>
            <w:r>
              <w:rPr>
                <w:rStyle w:val="CommentReference"/>
                <w:rFonts w:ascii="Times New Roman" w:eastAsiaTheme="minorHAnsi" w:hAnsi="Times New Roman" w:cstheme="minorBidi"/>
                <w:color w:val="auto"/>
              </w:rPr>
              <w:commentReference w:id="778"/>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9"/>
            </w:r>
            <w:r>
              <w:t>,</w:t>
            </w:r>
          </w:p>
          <w:p w14:paraId="56D50A29" w14:textId="77777777" w:rsidR="008A3F9A" w:rsidRDefault="008A3F9A" w:rsidP="008A3F9A">
            <w:pPr>
              <w:pStyle w:val="EngHangEnd"/>
            </w:pPr>
            <w:r>
              <w:t>With</w:t>
            </w:r>
            <w:r w:rsidRPr="007425E1">
              <w:t xml:space="preserve"> joy and </w:t>
            </w:r>
            <w:commentRangeStart w:id="780"/>
            <w:r w:rsidRPr="007425E1">
              <w:t>rejoicing</w:t>
            </w:r>
            <w:commentRangeEnd w:id="780"/>
            <w:r>
              <w:rPr>
                <w:rStyle w:val="CommentReference"/>
                <w:rFonts w:ascii="Times New Roman" w:eastAsiaTheme="minorHAnsi" w:hAnsi="Times New Roman" w:cstheme="minorBidi"/>
                <w:color w:val="auto"/>
              </w:rPr>
              <w:commentReference w:id="780"/>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1" w:name="_Toc298681339"/>
      <w:bookmarkStart w:id="782" w:name="_Toc308441938"/>
      <w:r>
        <w:lastRenderedPageBreak/>
        <w:t>Saturday</w:t>
      </w:r>
      <w:bookmarkEnd w:id="781"/>
      <w:bookmarkEnd w:id="782"/>
    </w:p>
    <w:p w14:paraId="2A44F0B1" w14:textId="77777777" w:rsidR="00FC1BD5" w:rsidRDefault="00FC1BD5" w:rsidP="008A3F9A">
      <w:pPr>
        <w:pStyle w:val="Heading5"/>
      </w:pPr>
      <w:bookmarkStart w:id="783" w:name="_Toc298681340"/>
      <w:bookmarkStart w:id="784" w:name="_Toc308441939"/>
      <w:r>
        <w:t>The Saturday Psali Batos</w:t>
      </w:r>
      <w:bookmarkEnd w:id="783"/>
      <w:bookmarkEnd w:id="784"/>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5"/>
            <w:r w:rsidRPr="007425E1">
              <w:rPr>
                <w:rFonts w:eastAsiaTheme="minorHAnsi"/>
              </w:rPr>
              <w:t xml:space="preserve">All </w:t>
            </w:r>
            <w:commentRangeEnd w:id="785"/>
            <w:r>
              <w:rPr>
                <w:rStyle w:val="CommentReference"/>
                <w:rFonts w:ascii="Times New Roman" w:eastAsiaTheme="minorHAnsi" w:hAnsi="Times New Roman" w:cstheme="minorBidi"/>
                <w:color w:val="auto"/>
              </w:rPr>
              <w:commentReference w:id="785"/>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6"/>
            <w:r w:rsidRPr="007425E1">
              <w:rPr>
                <w:rFonts w:eastAsiaTheme="minorHAnsi"/>
              </w:rPr>
              <w:t>every</w:t>
            </w:r>
            <w:r>
              <w:rPr>
                <w:rFonts w:eastAsiaTheme="minorHAnsi"/>
              </w:rPr>
              <w:t xml:space="preserve"> </w:t>
            </w:r>
            <w:r w:rsidRPr="007425E1">
              <w:rPr>
                <w:rFonts w:eastAsiaTheme="minorHAnsi"/>
              </w:rPr>
              <w:t>day</w:t>
            </w:r>
            <w:commentRangeEnd w:id="786"/>
            <w:r>
              <w:rPr>
                <w:rStyle w:val="CommentReference"/>
                <w:rFonts w:ascii="Times New Roman" w:eastAsiaTheme="minorHAnsi" w:hAnsi="Times New Roman" w:cstheme="minorBidi"/>
                <w:color w:val="auto"/>
              </w:rPr>
              <w:commentReference w:id="786"/>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7"/>
            <w:r>
              <w:rPr>
                <w:rFonts w:eastAsiaTheme="minorHAnsi"/>
              </w:rPr>
              <w:t>ecstasy</w:t>
            </w:r>
            <w:commentRangeEnd w:id="787"/>
            <w:r>
              <w:rPr>
                <w:rStyle w:val="CommentReference"/>
                <w:rFonts w:ascii="Times New Roman" w:eastAsiaTheme="minorHAnsi" w:hAnsi="Times New Roman" w:cstheme="minorBidi"/>
                <w:color w:val="auto"/>
              </w:rPr>
              <w:commentReference w:id="787"/>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8"/>
            <w:r w:rsidRPr="007425E1">
              <w:rPr>
                <w:color w:val="000000"/>
              </w:rPr>
              <w:t xml:space="preserve">glory </w:t>
            </w:r>
            <w:commentRangeEnd w:id="788"/>
            <w:r>
              <w:rPr>
                <w:rStyle w:val="CommentReference"/>
              </w:rPr>
              <w:commentReference w:id="788"/>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9"/>
            <w:r>
              <w:rPr>
                <w:rFonts w:eastAsiaTheme="minorHAnsi"/>
              </w:rPr>
              <w:t xml:space="preserve">From </w:t>
            </w:r>
            <w:commentRangeEnd w:id="789"/>
            <w:r>
              <w:rPr>
                <w:rStyle w:val="CommentReference"/>
                <w:rFonts w:ascii="Times New Roman" w:eastAsiaTheme="minorHAnsi" w:hAnsi="Times New Roman" w:cstheme="minorBidi"/>
                <w:color w:val="auto"/>
              </w:rPr>
              <w:commentReference w:id="789"/>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0"/>
            <w:r>
              <w:rPr>
                <w:rFonts w:eastAsiaTheme="minorHAnsi"/>
              </w:rPr>
              <w:t>prophet</w:t>
            </w:r>
            <w:commentRangeEnd w:id="790"/>
            <w:r>
              <w:rPr>
                <w:rStyle w:val="CommentReference"/>
                <w:rFonts w:ascii="Times New Roman" w:eastAsiaTheme="minorHAnsi" w:hAnsi="Times New Roman" w:cstheme="minorBidi"/>
                <w:color w:val="auto"/>
              </w:rPr>
              <w:commentReference w:id="790"/>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1"/>
            <w:r w:rsidRPr="007425E1">
              <w:rPr>
                <w:rFonts w:eastAsiaTheme="minorHAnsi"/>
              </w:rPr>
              <w:t>everyone</w:t>
            </w:r>
            <w:commentRangeEnd w:id="791"/>
            <w:r>
              <w:rPr>
                <w:rStyle w:val="CommentReference"/>
                <w:rFonts w:ascii="Times New Roman" w:eastAsiaTheme="minorHAnsi" w:hAnsi="Times New Roman" w:cstheme="minorBidi"/>
                <w:color w:val="auto"/>
              </w:rPr>
              <w:commentReference w:id="791"/>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2"/>
            <w:r>
              <w:rPr>
                <w:rFonts w:eastAsiaTheme="minorHAnsi"/>
              </w:rPr>
              <w:t xml:space="preserve">never </w:t>
            </w:r>
            <w:commentRangeEnd w:id="792"/>
            <w:r>
              <w:rPr>
                <w:rStyle w:val="CommentReference"/>
                <w:rFonts w:ascii="Times New Roman" w:eastAsiaTheme="minorHAnsi" w:hAnsi="Times New Roman" w:cstheme="minorBidi"/>
                <w:color w:val="auto"/>
              </w:rPr>
              <w:commentReference w:id="792"/>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3"/>
            <w:r w:rsidRPr="007425E1">
              <w:rPr>
                <w:rFonts w:eastAsiaTheme="minorHAnsi"/>
              </w:rPr>
              <w:t xml:space="preserve">and </w:t>
            </w:r>
            <w:commentRangeEnd w:id="793"/>
            <w:r>
              <w:rPr>
                <w:rStyle w:val="CommentReference"/>
                <w:rFonts w:ascii="Times New Roman" w:eastAsiaTheme="minorHAnsi" w:hAnsi="Times New Roman" w:cstheme="minorBidi"/>
                <w:color w:val="auto"/>
              </w:rPr>
              <w:commentReference w:id="793"/>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4"/>
            <w:r w:rsidRPr="007425E1">
              <w:rPr>
                <w:rFonts w:eastAsiaTheme="minorHAnsi"/>
              </w:rPr>
              <w:t xml:space="preserve">praises </w:t>
            </w:r>
            <w:commentRangeEnd w:id="794"/>
            <w:r>
              <w:rPr>
                <w:rStyle w:val="CommentReference"/>
                <w:rFonts w:ascii="Times New Roman" w:eastAsiaTheme="minorHAnsi" w:hAnsi="Times New Roman" w:cstheme="minorBidi"/>
                <w:color w:val="auto"/>
              </w:rPr>
              <w:commentReference w:id="794"/>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5"/>
            <w:r w:rsidRPr="007425E1">
              <w:rPr>
                <w:rFonts w:eastAsiaTheme="minorHAnsi"/>
              </w:rPr>
              <w:t>blessing</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6"/>
            <w:r w:rsidRPr="007425E1">
              <w:rPr>
                <w:rFonts w:eastAsiaTheme="minorHAnsi"/>
              </w:rPr>
              <w:t xml:space="preserve">we'll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7"/>
            <w:r w:rsidRPr="007425E1">
              <w:rPr>
                <w:rFonts w:eastAsiaTheme="minorHAnsi"/>
              </w:rPr>
              <w:t xml:space="preserve">perfect </w:t>
            </w:r>
            <w:commentRangeEnd w:id="797"/>
            <w:r>
              <w:rPr>
                <w:rStyle w:val="CommentReference"/>
                <w:rFonts w:ascii="Times New Roman" w:eastAsiaTheme="minorHAnsi" w:hAnsi="Times New Roman" w:cstheme="minorBidi"/>
                <w:color w:val="auto"/>
              </w:rPr>
              <w:commentReference w:id="797"/>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8" w:name="_Toc298681341"/>
      <w:bookmarkStart w:id="799" w:name="_Toc308441940"/>
      <w:r w:rsidRPr="00FD2E69">
        <w:t xml:space="preserve">The Conclusion of the </w:t>
      </w:r>
      <w:r>
        <w:t>Batos</w:t>
      </w:r>
      <w:r w:rsidRPr="00FD2E69">
        <w:t xml:space="preserve"> Psali</w:t>
      </w:r>
      <w:bookmarkEnd w:id="798"/>
      <w:bookmarkEnd w:id="7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0"/>
            <w:r w:rsidR="00582AD7">
              <w:rPr>
                <w:rStyle w:val="CommentReference"/>
                <w:rFonts w:ascii="Garamond" w:hAnsi="Garamond" w:cstheme="minorBidi"/>
                <w:noProof w:val="0"/>
                <w:lang w:val="en-CA"/>
              </w:rPr>
              <w:commentReference w:id="800"/>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1" w:name="_Toc298681342"/>
      <w:bookmarkStart w:id="802" w:name="_Toc308441941"/>
      <w:r>
        <w:t>The Saturday Theotokia</w:t>
      </w:r>
      <w:bookmarkEnd w:id="801"/>
      <w:bookmarkEnd w:id="802"/>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3" w:name="_Toc298681343"/>
      <w:r>
        <w:t>Part One</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4" w:name="_Toc298681344"/>
      <w:r w:rsidRPr="00D24FE1">
        <w:t>Part</w:t>
      </w:r>
      <w:r>
        <w:t xml:space="preserve"> Two</w:t>
      </w:r>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5"/>
            <w:r w:rsidRPr="007425E1">
              <w:rPr>
                <w:rFonts w:eastAsiaTheme="minorHAnsi"/>
              </w:rPr>
              <w:t xml:space="preserve">honour </w:t>
            </w:r>
            <w:commentRangeEnd w:id="805"/>
            <w:r>
              <w:rPr>
                <w:rStyle w:val="CommentReference"/>
                <w:rFonts w:ascii="Times New Roman" w:eastAsiaTheme="minorHAnsi" w:hAnsi="Times New Roman" w:cstheme="minorBidi"/>
                <w:color w:val="auto"/>
              </w:rPr>
              <w:commentReference w:id="805"/>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6"/>
            <w:r w:rsidRPr="007425E1">
              <w:rPr>
                <w:rFonts w:eastAsiaTheme="minorHAnsi"/>
              </w:rPr>
              <w:t xml:space="preserve">prudent </w:t>
            </w:r>
            <w:commentRangeEnd w:id="806"/>
            <w:r>
              <w:rPr>
                <w:rStyle w:val="CommentReference"/>
                <w:rFonts w:ascii="Times New Roman" w:eastAsiaTheme="minorHAnsi" w:hAnsi="Times New Roman" w:cstheme="minorBidi"/>
                <w:color w:val="auto"/>
              </w:rPr>
              <w:commentReference w:id="806"/>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7" w:name="_Toc298681345"/>
      <w:r>
        <w:t>Part Three</w:t>
      </w:r>
      <w:bookmarkEnd w:id="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8"/>
            <w:r w:rsidRPr="007425E1">
              <w:rPr>
                <w:rFonts w:eastAsiaTheme="minorHAnsi"/>
              </w:rPr>
              <w:t>bride</w:t>
            </w:r>
            <w:commentRangeEnd w:id="808"/>
            <w:r>
              <w:rPr>
                <w:rStyle w:val="CommentReference"/>
                <w:rFonts w:ascii="Times New Roman" w:eastAsiaTheme="minorHAnsi" w:hAnsi="Times New Roman" w:cstheme="minorBidi"/>
                <w:color w:val="auto"/>
              </w:rPr>
              <w:commentReference w:id="808"/>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9"/>
            <w:r w:rsidRPr="007425E1">
              <w:rPr>
                <w:rFonts w:eastAsiaTheme="minorHAnsi"/>
              </w:rPr>
              <w:t xml:space="preserve">rue </w:t>
            </w:r>
            <w:commentRangeEnd w:id="809"/>
            <w:r>
              <w:rPr>
                <w:rStyle w:val="CommentReference"/>
                <w:rFonts w:ascii="Times New Roman" w:eastAsiaTheme="minorHAnsi" w:hAnsi="Times New Roman" w:cstheme="minorBidi"/>
                <w:color w:val="auto"/>
              </w:rPr>
              <w:commentReference w:id="809"/>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0"/>
            <w:r w:rsidRPr="007425E1">
              <w:rPr>
                <w:rFonts w:eastAsiaTheme="minorHAnsi"/>
              </w:rPr>
              <w:t xml:space="preserve">ed </w:t>
            </w:r>
            <w:commentRangeEnd w:id="810"/>
            <w:r>
              <w:rPr>
                <w:rStyle w:val="CommentReference"/>
                <w:rFonts w:ascii="Times New Roman" w:eastAsiaTheme="minorHAnsi" w:hAnsi="Times New Roman" w:cstheme="minorBidi"/>
                <w:color w:val="auto"/>
              </w:rPr>
              <w:commentReference w:id="810"/>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1" w:name="_Toc298681346"/>
      <w:r w:rsidRPr="00D24FE1">
        <w:t>Part</w:t>
      </w:r>
      <w:r>
        <w:t xml:space="preserve"> </w:t>
      </w:r>
      <w:r w:rsidR="00625164">
        <w:t>Four</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2"/>
            <w:r>
              <w:rPr>
                <w:rFonts w:eastAsiaTheme="minorHAnsi"/>
              </w:rPr>
              <w:t xml:space="preserve">unto </w:t>
            </w:r>
            <w:commentRangeEnd w:id="812"/>
            <w:r>
              <w:rPr>
                <w:rStyle w:val="CommentReference"/>
                <w:rFonts w:ascii="Times New Roman" w:eastAsiaTheme="minorHAnsi" w:hAnsi="Times New Roman" w:cstheme="minorBidi"/>
                <w:color w:val="auto"/>
              </w:rPr>
              <w:commentReference w:id="812"/>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3" w:name="_Toc298681347"/>
      <w:r w:rsidRPr="00D24FE1">
        <w:t>Part</w:t>
      </w:r>
      <w:r>
        <w:t xml:space="preserve"> </w:t>
      </w:r>
      <w:r w:rsidR="00625164">
        <w:t>Five</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4" w:name="_Toc298681348"/>
      <w:r>
        <w:t xml:space="preserve">Part </w:t>
      </w:r>
      <w:r w:rsidR="00625164">
        <w:t>Six</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5"/>
            <w:r w:rsidRPr="007425E1">
              <w:t>rejoice</w:t>
            </w:r>
            <w:r>
              <w:t>d</w:t>
            </w:r>
            <w:commentRangeEnd w:id="815"/>
            <w:r>
              <w:rPr>
                <w:rStyle w:val="CommentReference"/>
                <w:rFonts w:ascii="Times New Roman" w:eastAsiaTheme="minorHAnsi" w:hAnsi="Times New Roman" w:cstheme="minorBidi"/>
                <w:color w:val="auto"/>
              </w:rPr>
              <w:commentReference w:id="815"/>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6"/>
            <w:r>
              <w:t>save</w:t>
            </w:r>
            <w:r w:rsidRPr="007425E1">
              <w:t xml:space="preserve"> </w:t>
            </w:r>
            <w:commentRangeEnd w:id="816"/>
            <w:r>
              <w:rPr>
                <w:rStyle w:val="CommentReference"/>
              </w:rPr>
              <w:commentReference w:id="816"/>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7" w:name="_Toc298681349"/>
      <w:r>
        <w:t>Part Seven</w:t>
      </w:r>
      <w:bookmarkEnd w:id="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8"/>
            <w:r>
              <w:t>Paradoxically</w:t>
            </w:r>
            <w:commentRangeEnd w:id="818"/>
            <w:r>
              <w:rPr>
                <w:rStyle w:val="CommentReference"/>
                <w:rFonts w:ascii="Times New Roman" w:eastAsiaTheme="minorHAnsi" w:hAnsi="Times New Roman" w:cstheme="minorBidi"/>
                <w:color w:val="auto"/>
              </w:rPr>
              <w:commentReference w:id="818"/>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9"/>
            <w:r>
              <w:t xml:space="preserve">is </w:t>
            </w:r>
            <w:commentRangeEnd w:id="819"/>
            <w:r>
              <w:rPr>
                <w:rStyle w:val="CommentReference"/>
                <w:rFonts w:ascii="Times New Roman" w:eastAsiaTheme="minorHAnsi" w:hAnsi="Times New Roman" w:cstheme="minorBidi"/>
                <w:color w:val="auto"/>
              </w:rPr>
              <w:commentReference w:id="819"/>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0" w:name="_Toc298681350"/>
      <w:r>
        <w:t>Part Eight</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1"/>
            <w:r w:rsidRPr="007425E1">
              <w:t>from all sides</w:t>
            </w:r>
            <w:commentRangeEnd w:id="821"/>
            <w:r>
              <w:rPr>
                <w:rStyle w:val="CommentReference"/>
                <w:rFonts w:ascii="Times New Roman" w:eastAsiaTheme="minorHAnsi" w:hAnsi="Times New Roman" w:cstheme="minorBidi"/>
                <w:color w:val="auto"/>
              </w:rPr>
              <w:commentReference w:id="821"/>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2"/>
            <w:r>
              <w:t>Saviour</w:t>
            </w:r>
            <w:commentRangeEnd w:id="822"/>
            <w:r>
              <w:rPr>
                <w:rStyle w:val="CommentReference"/>
                <w:rFonts w:ascii="Times New Roman" w:eastAsiaTheme="minorHAnsi" w:hAnsi="Times New Roman" w:cstheme="minorBidi"/>
                <w:color w:val="auto"/>
              </w:rPr>
              <w:commentReference w:id="822"/>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3" w:name="_Toc298681351"/>
      <w:r>
        <w:t>Part Nine</w:t>
      </w:r>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4"/>
            <w:r>
              <w:t>compassion</w:t>
            </w:r>
            <w:commentRangeEnd w:id="824"/>
            <w:r>
              <w:rPr>
                <w:rStyle w:val="CommentReference"/>
                <w:rFonts w:ascii="Times New Roman" w:eastAsiaTheme="minorHAnsi" w:hAnsi="Times New Roman" w:cstheme="minorBidi"/>
                <w:color w:val="auto"/>
              </w:rPr>
              <w:commentReference w:id="824"/>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5" w:name="_Toc298681352"/>
      <w:bookmarkStart w:id="826" w:name="_Toc308441942"/>
      <w:r>
        <w:lastRenderedPageBreak/>
        <w:t>The Crown Batos</w:t>
      </w:r>
      <w:bookmarkEnd w:id="825"/>
      <w:bookmarkEnd w:id="826"/>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7"/>
            <w:r>
              <w:t>Sanctuary</w:t>
            </w:r>
            <w:commentRangeEnd w:id="827"/>
            <w:r>
              <w:rPr>
                <w:rStyle w:val="CommentReference"/>
                <w:rFonts w:ascii="Times New Roman" w:eastAsiaTheme="minorHAnsi" w:hAnsi="Times New Roman" w:cstheme="minorBidi"/>
                <w:color w:val="auto"/>
              </w:rPr>
              <w:commentReference w:id="827"/>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8"/>
            <w:r>
              <w:t>lampstand</w:t>
            </w:r>
            <w:commentRangeEnd w:id="828"/>
            <w:r>
              <w:rPr>
                <w:rStyle w:val="CommentReference"/>
                <w:rFonts w:ascii="Times New Roman" w:eastAsiaTheme="minorHAnsi" w:hAnsi="Times New Roman" w:cstheme="minorBidi"/>
                <w:color w:val="auto"/>
              </w:rPr>
              <w:commentReference w:id="828"/>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9"/>
            <w:r>
              <w:t>Greeted</w:t>
            </w:r>
            <w:commentRangeEnd w:id="829"/>
            <w:r>
              <w:rPr>
                <w:rStyle w:val="CommentReference"/>
                <w:rFonts w:ascii="Times New Roman" w:eastAsiaTheme="minorHAnsi" w:hAnsi="Times New Roman" w:cstheme="minorBidi"/>
                <w:color w:val="auto"/>
              </w:rPr>
              <w:commentReference w:id="829"/>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0"/>
            <w:r w:rsidRPr="007425E1">
              <w:t xml:space="preserve">For </w:t>
            </w:r>
            <w:commentRangeEnd w:id="830"/>
            <w:r>
              <w:rPr>
                <w:rStyle w:val="CommentReference"/>
                <w:rFonts w:ascii="Times New Roman" w:eastAsiaTheme="minorHAnsi" w:hAnsi="Times New Roman" w:cstheme="minorBidi"/>
                <w:color w:val="auto"/>
              </w:rPr>
              <w:commentReference w:id="830"/>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1"/>
            <w:r>
              <w:t>coming</w:t>
            </w:r>
            <w:r w:rsidRPr="007425E1">
              <w:t xml:space="preserve"> </w:t>
            </w:r>
            <w:commentRangeEnd w:id="831"/>
            <w:r>
              <w:rPr>
                <w:rStyle w:val="CommentReference"/>
                <w:rFonts w:ascii="Times New Roman" w:eastAsiaTheme="minorHAnsi" w:hAnsi="Times New Roman" w:cstheme="minorBidi"/>
                <w:color w:val="auto"/>
              </w:rPr>
              <w:commentReference w:id="831"/>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2"/>
            <w:r w:rsidRPr="00582AD7">
              <w:t>ⲧⲉⲥⲱⲙⲁ</w:t>
            </w:r>
            <w:commentRangeEnd w:id="832"/>
            <w:r w:rsidR="00582AD7">
              <w:rPr>
                <w:rStyle w:val="CommentReference"/>
                <w:rFonts w:ascii="Garamond" w:hAnsi="Garamond" w:cstheme="minorBidi"/>
                <w:noProof w:val="0"/>
                <w:lang w:val="en-CA"/>
              </w:rPr>
              <w:commentReference w:id="832"/>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3"/>
            <w:r w:rsidRPr="007425E1">
              <w:t>you</w:t>
            </w:r>
            <w:commentRangeEnd w:id="833"/>
            <w:r>
              <w:rPr>
                <w:rStyle w:val="CommentReference"/>
                <w:rFonts w:ascii="Times New Roman" w:eastAsiaTheme="minorHAnsi" w:hAnsi="Times New Roman" w:cstheme="minorBidi"/>
                <w:color w:val="auto"/>
              </w:rPr>
              <w:commentReference w:id="833"/>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4" w:name="_Toc298681353"/>
      <w:bookmarkStart w:id="835" w:name="_Toc308441943"/>
      <w:r>
        <w:lastRenderedPageBreak/>
        <w:t>The Second Crown Batos</w:t>
      </w:r>
      <w:bookmarkEnd w:id="834"/>
      <w:bookmarkEnd w:id="835"/>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6"/>
            <w:r>
              <w:t>evangelized</w:t>
            </w:r>
            <w:r w:rsidRPr="007425E1">
              <w:t xml:space="preserve"> </w:t>
            </w:r>
            <w:commentRangeEnd w:id="836"/>
            <w:r>
              <w:rPr>
                <w:rStyle w:val="CommentReference"/>
                <w:rFonts w:ascii="Times New Roman" w:eastAsiaTheme="minorHAnsi" w:hAnsi="Times New Roman" w:cstheme="minorBidi"/>
                <w:color w:val="auto"/>
              </w:rPr>
              <w:commentReference w:id="836"/>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7"/>
            <w:r w:rsidRPr="007425E1">
              <w:t>thereof</w:t>
            </w:r>
            <w:commentRangeEnd w:id="837"/>
            <w:r>
              <w:rPr>
                <w:rStyle w:val="CommentReference"/>
                <w:rFonts w:ascii="Times New Roman" w:eastAsiaTheme="minorHAnsi" w:hAnsi="Times New Roman" w:cstheme="minorBidi"/>
                <w:color w:val="auto"/>
              </w:rPr>
              <w:commentReference w:id="837"/>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8"/>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8"/>
            <w:r w:rsidR="00582AD7">
              <w:rPr>
                <w:rStyle w:val="CommentReference"/>
                <w:rFonts w:ascii="Garamond" w:hAnsi="Garamond" w:cstheme="minorBidi"/>
                <w:noProof w:val="0"/>
                <w:lang w:val="en-CA"/>
              </w:rPr>
              <w:commentReference w:id="838"/>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9" w:name="_Toc298681354"/>
      <w:bookmarkStart w:id="840" w:name="_Ref299212102"/>
      <w:bookmarkStart w:id="841" w:name="_Ref299212144"/>
      <w:bookmarkStart w:id="842" w:name="_Ref299212161"/>
      <w:bookmarkStart w:id="843" w:name="_Toc308441944"/>
      <w:r>
        <w:lastRenderedPageBreak/>
        <w:t>The Ending of the Batos Theotokias</w:t>
      </w:r>
      <w:bookmarkEnd w:id="839"/>
      <w:bookmarkEnd w:id="840"/>
      <w:bookmarkEnd w:id="841"/>
      <w:bookmarkEnd w:id="842"/>
      <w:bookmarkEnd w:id="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4"/>
            <w:r w:rsidRPr="007425E1">
              <w:rPr>
                <w:rFonts w:eastAsiaTheme="minorHAnsi"/>
              </w:rPr>
              <w:t>Awesome and full of glory</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5"/>
            <w:r w:rsidRPr="007425E1">
              <w:rPr>
                <w:rFonts w:eastAsiaTheme="minorHAnsi"/>
              </w:rPr>
              <w:t>works</w:t>
            </w:r>
            <w:commentRangeEnd w:id="845"/>
            <w:r>
              <w:rPr>
                <w:rStyle w:val="CommentReference"/>
                <w:rFonts w:ascii="Times New Roman" w:eastAsiaTheme="minorHAnsi" w:hAnsi="Times New Roman" w:cstheme="minorBidi"/>
                <w:color w:val="auto"/>
              </w:rPr>
              <w:commentReference w:id="845"/>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6"/>
            <w:r w:rsidRPr="00582AD7">
              <w:t>ϥ̀ⲛⲁϯ ⲙ̀ⲡⲓⲟⲩⲁⲓ</w:t>
            </w:r>
            <w:commentRangeEnd w:id="846"/>
            <w:r w:rsidR="00582AD7">
              <w:rPr>
                <w:rStyle w:val="CommentReference"/>
                <w:rFonts w:ascii="Garamond" w:hAnsi="Garamond" w:cstheme="minorBidi"/>
                <w:noProof w:val="0"/>
                <w:lang w:val="en-CA"/>
              </w:rPr>
              <w:commentReference w:id="846"/>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7"/>
            <w:r w:rsidRPr="007425E1">
              <w:rPr>
                <w:rFonts w:eastAsiaTheme="minorHAnsi"/>
              </w:rPr>
              <w:t xml:space="preserve">with </w:t>
            </w:r>
            <w:commentRangeEnd w:id="847"/>
            <w:r>
              <w:rPr>
                <w:rStyle w:val="CommentReference"/>
                <w:rFonts w:ascii="Times New Roman" w:eastAsiaTheme="minorHAnsi" w:hAnsi="Times New Roman" w:cstheme="minorBidi"/>
                <w:color w:val="auto"/>
              </w:rPr>
              <w:commentReference w:id="847"/>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8"/>
            <w:r w:rsidRPr="00582AD7">
              <w:t>ⲡⲁⲓ ⲉ̀ϩⲟⲟⲩ</w:t>
            </w:r>
            <w:commentRangeEnd w:id="848"/>
            <w:r w:rsidR="00582AD7">
              <w:rPr>
                <w:rStyle w:val="CommentReference"/>
                <w:rFonts w:ascii="Garamond" w:hAnsi="Garamond" w:cstheme="minorBidi"/>
                <w:noProof w:val="0"/>
                <w:lang w:val="en-CA"/>
              </w:rPr>
              <w:commentReference w:id="848"/>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9"/>
            <w:r w:rsidRPr="007425E1">
              <w:rPr>
                <w:rFonts w:eastAsiaTheme="minorHAnsi"/>
              </w:rPr>
              <w:t xml:space="preserve">bless </w:t>
            </w:r>
            <w:commentRangeEnd w:id="849"/>
            <w:r>
              <w:rPr>
                <w:rStyle w:val="CommentReference"/>
                <w:rFonts w:ascii="Times New Roman" w:eastAsiaTheme="minorHAnsi" w:hAnsi="Times New Roman" w:cstheme="minorBidi"/>
                <w:color w:val="auto"/>
              </w:rPr>
              <w:commentReference w:id="849"/>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0" w:name="_Toc410196185"/>
      <w:bookmarkStart w:id="851" w:name="_Toc410196427"/>
      <w:bookmarkStart w:id="852" w:name="_Toc410196929"/>
      <w:bookmarkStart w:id="853" w:name="_Toc439584766"/>
      <w:bookmarkStart w:id="854" w:name="Prime"/>
      <w:r>
        <w:lastRenderedPageBreak/>
        <w:t>Early Morning: Prime (The First Hour)</w:t>
      </w:r>
      <w:bookmarkEnd w:id="850"/>
      <w:bookmarkEnd w:id="851"/>
      <w:bookmarkEnd w:id="852"/>
      <w:bookmarkEnd w:id="853"/>
    </w:p>
    <w:bookmarkStart w:id="855" w:name="_Toc410196186" w:displacedByCustomXml="next"/>
    <w:bookmarkStart w:id="856" w:name="_Toc410196428" w:displacedByCustomXml="next"/>
    <w:bookmarkStart w:id="857" w:name="_Toc410196930" w:displacedByCustomXml="next"/>
    <w:bookmarkStart w:id="858" w:name="_Ref435434336" w:displacedByCustomXml="next"/>
    <w:bookmarkStart w:id="859" w:name="_Ref435434342" w:displacedByCustomXml="next"/>
    <w:bookmarkStart w:id="860" w:name="_Ref435789623" w:displacedByCustomXml="next"/>
    <w:bookmarkStart w:id="861" w:name="_Ref435789629" w:displacedByCustomXml="next"/>
    <w:bookmarkStart w:id="862" w:name="_Ref435799254" w:displacedByCustomXml="next"/>
    <w:bookmarkStart w:id="863"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4" w:name="_Toc439534727"/>
      <w:r>
        <w:lastRenderedPageBreak/>
        <w:t>The Psalms of Prime</w:t>
      </w:r>
      <w:bookmarkEnd w:id="863"/>
      <w:bookmarkEnd w:id="862"/>
      <w:bookmarkEnd w:id="861"/>
      <w:bookmarkEnd w:id="860"/>
      <w:bookmarkEnd w:id="859"/>
      <w:bookmarkEnd w:id="858"/>
      <w:bookmarkEnd w:id="857"/>
      <w:bookmarkEnd w:id="856"/>
      <w:bookmarkEnd w:id="855"/>
      <w:bookmarkEnd w:id="86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5" w:name="_Ref434575533"/>
      <w:r>
        <w:rPr>
          <w:lang w:val="en-GB"/>
        </w:rPr>
        <w:lastRenderedPageBreak/>
        <w:t>The Psalm</w:t>
      </w:r>
      <w:r w:rsidR="00F14AA6">
        <w:rPr>
          <w:lang w:val="en-GB"/>
        </w:rPr>
        <w:t>s of Early Morning (Prime)</w:t>
      </w:r>
      <w:bookmarkEnd w:id="865"/>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66" w:name="_Ref435799363"/>
      <w:r>
        <w:t>T</w:t>
      </w:r>
      <w:r w:rsidR="00AB78C6">
        <w:t>he Gospel from Saint John</w:t>
      </w:r>
      <w:r>
        <w:t xml:space="preserve"> 1:1 17</w:t>
      </w:r>
      <w:bookmarkEnd w:id="866"/>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7" w:name="_Toc410196187"/>
      <w:bookmarkStart w:id="868" w:name="_Toc410196429"/>
      <w:bookmarkStart w:id="869"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0" w:name="_Ref412098903"/>
      <w:r>
        <w:br w:type="page"/>
      </w:r>
    </w:p>
    <w:p w14:paraId="454C0BF9" w14:textId="4F7D835B" w:rsidR="00495F1A" w:rsidRDefault="00495F1A" w:rsidP="00495F1A">
      <w:pPr>
        <w:pStyle w:val="Heading3"/>
      </w:pPr>
      <w:bookmarkStart w:id="871" w:name="_Toc439534728"/>
      <w:r>
        <w:lastRenderedPageBreak/>
        <w:t>The Doxology of Prime</w:t>
      </w:r>
      <w:bookmarkEnd w:id="867"/>
      <w:bookmarkEnd w:id="868"/>
      <w:bookmarkEnd w:id="869"/>
      <w:bookmarkEnd w:id="870"/>
      <w:bookmarkEnd w:id="87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2"/>
            <w:r>
              <w:t>That gives light,</w:t>
            </w:r>
            <w:commentRangeEnd w:id="872"/>
            <w:r>
              <w:rPr>
                <w:rStyle w:val="CommentReference"/>
                <w:rFonts w:ascii="Times New Roman" w:eastAsiaTheme="minorHAnsi" w:hAnsi="Times New Roman" w:cstheme="minorBidi"/>
                <w:color w:val="auto"/>
              </w:rPr>
              <w:commentReference w:id="87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3"/>
            <w:r>
              <w:rPr>
                <w:rStyle w:val="CommentReference"/>
                <w:rFonts w:ascii="Garamond" w:hAnsi="Garamond" w:cstheme="minorBidi"/>
                <w:noProof w:val="0"/>
                <w:lang w:val="en-CA"/>
              </w:rPr>
              <w:commentReference w:id="87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4"/>
            <w:r w:rsidRPr="007425E1">
              <w:rPr>
                <w:rFonts w:eastAsiaTheme="minorHAnsi"/>
              </w:rPr>
              <w:t>prelate</w:t>
            </w:r>
            <w:commentRangeEnd w:id="874"/>
            <w:r>
              <w:rPr>
                <w:rStyle w:val="CommentReference"/>
                <w:rFonts w:ascii="Times New Roman" w:eastAsiaTheme="minorHAnsi" w:hAnsi="Times New Roman" w:cstheme="minorBidi"/>
                <w:color w:val="auto"/>
              </w:rPr>
              <w:commentReference w:id="87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75" w:name="_Toc410196188"/>
      <w:bookmarkStart w:id="876" w:name="_Toc410196430"/>
      <w:bookmarkStart w:id="877" w:name="_Toc410196932"/>
      <w:bookmarkStart w:id="878" w:name="_Ref412099016"/>
      <w:bookmarkStart w:id="879" w:name="_Toc298681357"/>
      <w:bookmarkStart w:id="880" w:name="_Ref299211976"/>
      <w:bookmarkStart w:id="881" w:name="_Toc308441947"/>
      <w:r>
        <w:br w:type="page"/>
      </w:r>
    </w:p>
    <w:p w14:paraId="67316D19" w14:textId="56ECD544" w:rsidR="00495F1A" w:rsidRDefault="00495F1A" w:rsidP="00495F1A">
      <w:pPr>
        <w:pStyle w:val="Heading3"/>
      </w:pPr>
      <w:bookmarkStart w:id="882" w:name="_Toc439534729"/>
      <w:r>
        <w:lastRenderedPageBreak/>
        <w:t>The Raising of Morning Incense</w:t>
      </w:r>
      <w:bookmarkEnd w:id="875"/>
      <w:bookmarkEnd w:id="876"/>
      <w:bookmarkEnd w:id="877"/>
      <w:bookmarkEnd w:id="878"/>
      <w:bookmarkEnd w:id="88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3" w:name="_Toc410196189"/>
      <w:bookmarkStart w:id="884" w:name="_Toc410196431"/>
      <w:bookmarkStart w:id="885" w:name="_Toc410196933"/>
      <w:bookmarkStart w:id="886" w:name="_Toc439584767"/>
      <w:bookmarkEnd w:id="854"/>
      <w:r>
        <w:lastRenderedPageBreak/>
        <w:t>Mid-Morning (The Third Hour)</w:t>
      </w:r>
      <w:bookmarkEnd w:id="883"/>
      <w:bookmarkEnd w:id="884"/>
      <w:bookmarkEnd w:id="885"/>
      <w:bookmarkEnd w:id="886"/>
    </w:p>
    <w:p w14:paraId="62F33FD5" w14:textId="77777777" w:rsidR="00495F1A" w:rsidRDefault="00495F1A" w:rsidP="00495F1A">
      <w:pPr>
        <w:pStyle w:val="Heading3"/>
      </w:pPr>
      <w:bookmarkStart w:id="887" w:name="_Toc410196190"/>
      <w:bookmarkStart w:id="888" w:name="_Toc410196432"/>
      <w:bookmarkStart w:id="889" w:name="_Toc410196934"/>
      <w:bookmarkStart w:id="890" w:name="_Ref435434353"/>
      <w:bookmarkStart w:id="891" w:name="_Ref435434358"/>
      <w:bookmarkStart w:id="892" w:name="_Ref435800051"/>
      <w:bookmarkStart w:id="893" w:name="_Ref435800057"/>
      <w:r>
        <w:t>The Psalms of the Third Hour</w:t>
      </w:r>
      <w:bookmarkEnd w:id="887"/>
      <w:bookmarkEnd w:id="888"/>
      <w:bookmarkEnd w:id="889"/>
      <w:bookmarkEnd w:id="890"/>
      <w:bookmarkEnd w:id="891"/>
      <w:bookmarkEnd w:id="892"/>
      <w:bookmarkEnd w:id="8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4" w:name="_Ref434576019"/>
      <w:r>
        <w:rPr>
          <w:lang w:val="en-GB"/>
        </w:rPr>
        <w:t>The Psalms</w:t>
      </w:r>
      <w:r w:rsidR="00F14AA6">
        <w:rPr>
          <w:lang w:val="en-GB"/>
        </w:rPr>
        <w:t xml:space="preserve"> of Mid-Morning (The Third Hour)</w:t>
      </w:r>
      <w:bookmarkEnd w:id="89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895" w:name="_Ref435800080"/>
      <w:r>
        <w:t>The Gospel from Saint John</w:t>
      </w:r>
      <w:r w:rsidR="009407CD">
        <w:t xml:space="preserve"> 14:26—</w:t>
      </w:r>
      <w:r w:rsidR="00075EAD">
        <w:t>15:3</w:t>
      </w:r>
      <w:bookmarkEnd w:id="8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6" w:name="_Toc410196191"/>
      <w:bookmarkStart w:id="897" w:name="_Toc410196433"/>
      <w:bookmarkStart w:id="898" w:name="_Toc410196935"/>
      <w:bookmarkStart w:id="899" w:name="_Toc439584768"/>
      <w:r>
        <w:lastRenderedPageBreak/>
        <w:t>Noon (The Sixth Hour)</w:t>
      </w:r>
      <w:bookmarkEnd w:id="896"/>
      <w:bookmarkEnd w:id="897"/>
      <w:bookmarkEnd w:id="898"/>
      <w:bookmarkEnd w:id="899"/>
    </w:p>
    <w:p w14:paraId="7BA25D87" w14:textId="77777777" w:rsidR="00495F1A" w:rsidRDefault="00495F1A" w:rsidP="00495F1A">
      <w:pPr>
        <w:pStyle w:val="Heading3"/>
      </w:pPr>
      <w:bookmarkStart w:id="900" w:name="_Toc410196192"/>
      <w:bookmarkStart w:id="901" w:name="_Toc410196434"/>
      <w:bookmarkStart w:id="902" w:name="_Toc410196936"/>
      <w:bookmarkStart w:id="903" w:name="_Ref435434365"/>
      <w:bookmarkStart w:id="904" w:name="_Ref435434371"/>
      <w:r>
        <w:t>The Psalms of the Sixth Hour</w:t>
      </w:r>
      <w:bookmarkEnd w:id="900"/>
      <w:bookmarkEnd w:id="901"/>
      <w:bookmarkEnd w:id="902"/>
      <w:bookmarkEnd w:id="903"/>
      <w:bookmarkEnd w:id="9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5" w:name="_Ref434576249"/>
      <w:r>
        <w:rPr>
          <w:lang w:val="en-GB"/>
        </w:rPr>
        <w:t>The Psalms</w:t>
      </w:r>
      <w:r w:rsidR="00F14AA6">
        <w:rPr>
          <w:lang w:val="en-GB"/>
        </w:rPr>
        <w:t xml:space="preserve"> of Noon (The Sixth Hour)</w:t>
      </w:r>
      <w:bookmarkEnd w:id="90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6"/>
      <w:r>
        <w:t>Life Giver</w:t>
      </w:r>
      <w:r w:rsidR="00075EAD">
        <w:t>,</w:t>
      </w:r>
      <w:commentRangeEnd w:id="906"/>
      <w:r>
        <w:rPr>
          <w:rStyle w:val="CommentReference"/>
          <w:lang w:val="en-CA"/>
        </w:rPr>
        <w:commentReference w:id="906"/>
      </w:r>
      <w:r w:rsidR="00075EAD">
        <w:t xml:space="preserve"> now, and ever, and unto the ages of ages</w:t>
      </w:r>
      <w:r w:rsidR="00984EE6">
        <w:t>.</w:t>
      </w:r>
    </w:p>
    <w:p w14:paraId="402E0ACF" w14:textId="77777777" w:rsidR="00984EE6" w:rsidRDefault="00984EE6" w:rsidP="00984EE6">
      <w:pPr>
        <w:pStyle w:val="Rubric"/>
      </w:pPr>
      <w:commentRangeStart w:id="9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7"/>
      <w:r w:rsidR="00180AE1">
        <w:rPr>
          <w:rStyle w:val="CommentReference"/>
          <w:i w:val="0"/>
        </w:rPr>
        <w:commentReference w:id="90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8" w:name="_Toc410196193"/>
      <w:bookmarkStart w:id="909" w:name="_Toc410196435"/>
      <w:bookmarkStart w:id="910" w:name="_Toc410196937"/>
      <w:bookmarkStart w:id="911" w:name="_Toc439584769"/>
      <w:r>
        <w:lastRenderedPageBreak/>
        <w:t>Afternoon (The Ninth Hour)</w:t>
      </w:r>
      <w:bookmarkEnd w:id="908"/>
      <w:bookmarkEnd w:id="909"/>
      <w:bookmarkEnd w:id="910"/>
      <w:bookmarkEnd w:id="911"/>
    </w:p>
    <w:p w14:paraId="76CF3E2D" w14:textId="77777777" w:rsidR="00495F1A" w:rsidRDefault="00495F1A" w:rsidP="00495F1A">
      <w:pPr>
        <w:pStyle w:val="Heading3"/>
      </w:pPr>
      <w:bookmarkStart w:id="912" w:name="_Toc410196194"/>
      <w:bookmarkStart w:id="913" w:name="_Toc410196436"/>
      <w:bookmarkStart w:id="914" w:name="_Toc410196938"/>
      <w:bookmarkStart w:id="915" w:name="_Ref435434381"/>
      <w:bookmarkStart w:id="916" w:name="_Ref435434387"/>
      <w:r>
        <w:t>The Psalms of the Ninth Hour</w:t>
      </w:r>
      <w:bookmarkEnd w:id="912"/>
      <w:bookmarkEnd w:id="913"/>
      <w:bookmarkEnd w:id="914"/>
      <w:bookmarkEnd w:id="915"/>
      <w:bookmarkEnd w:id="9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7" w:name="_Ref434576482"/>
      <w:r>
        <w:rPr>
          <w:lang w:val="en-GB"/>
        </w:rPr>
        <w:t>The Psalms</w:t>
      </w:r>
      <w:r w:rsidR="00F14AA6">
        <w:rPr>
          <w:lang w:val="en-GB"/>
        </w:rPr>
        <w:t xml:space="preserve"> of the Afternoon (Ninth hour)</w:t>
      </w:r>
      <w:bookmarkEnd w:id="91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1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18"/>
      <w:r w:rsidR="00984EE6">
        <w:rPr>
          <w:rStyle w:val="CommentReference"/>
          <w:rFonts w:eastAsiaTheme="minorHAnsi" w:cstheme="minorBidi"/>
          <w:color w:val="auto"/>
          <w:lang w:val="en-CA"/>
        </w:rPr>
        <w:commentReference w:id="91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9" w:name="_Toc439584770"/>
      <w:r>
        <w:rPr>
          <w:lang w:val="en-GB"/>
        </w:rPr>
        <w:lastRenderedPageBreak/>
        <w:t>Reader’s Service</w:t>
      </w:r>
      <w:bookmarkEnd w:id="91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0668BD"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0668BD"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20" w:name="_Toc410196195"/>
      <w:bookmarkStart w:id="921" w:name="_Toc410196437"/>
      <w:bookmarkStart w:id="92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3" w:name="_Toc439584771"/>
      <w:r>
        <w:t>The Book of the Psalter</w:t>
      </w:r>
      <w:bookmarkEnd w:id="920"/>
      <w:bookmarkEnd w:id="921"/>
      <w:bookmarkEnd w:id="922"/>
      <w:bookmarkEnd w:id="923"/>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24"/>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2F3CFB28" w14:textId="23DA9205" w:rsidR="00D44900" w:rsidRDefault="00D44900" w:rsidP="00D44900">
      <w:pPr>
        <w:pStyle w:val="Heading2"/>
      </w:pPr>
      <w:bookmarkStart w:id="927" w:name="_Toc439584772"/>
      <w:r>
        <w:lastRenderedPageBreak/>
        <w:t>The Psalms</w:t>
      </w:r>
      <w:bookmarkEnd w:id="927"/>
    </w:p>
    <w:p w14:paraId="5D1E6FC7" w14:textId="06BF4D7B" w:rsidR="003A7286" w:rsidRDefault="003A7286" w:rsidP="003A7286">
      <w:pPr>
        <w:pStyle w:val="Heading3"/>
      </w:pPr>
      <w:bookmarkStart w:id="928" w:name="_Ref439535283"/>
      <w:r>
        <w:t>Kathisma 1</w:t>
      </w:r>
      <w:bookmarkEnd w:id="926"/>
      <w:bookmarkEnd w:id="928"/>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lastRenderedPageBreak/>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31"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lastRenderedPageBreak/>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lastRenderedPageBreak/>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lastRenderedPageBreak/>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lastRenderedPageBreak/>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lastRenderedPageBreak/>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lastRenderedPageBreak/>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lastRenderedPageBreak/>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lastRenderedPageBreak/>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lastRenderedPageBreak/>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lastRenderedPageBreak/>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lastRenderedPageBreak/>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lastRenderedPageBreak/>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lastRenderedPageBreak/>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lastRenderedPageBreak/>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lastRenderedPageBreak/>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lastRenderedPageBreak/>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lastRenderedPageBreak/>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lastRenderedPageBreak/>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lastRenderedPageBreak/>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lastRenderedPageBreak/>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lastRenderedPageBreak/>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lastRenderedPageBreak/>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lastRenderedPageBreak/>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lastRenderedPageBreak/>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lastRenderedPageBreak/>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lastRenderedPageBreak/>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lastRenderedPageBreak/>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lastRenderedPageBreak/>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lastRenderedPageBreak/>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lastRenderedPageBreak/>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lastRenderedPageBreak/>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lastRenderedPageBreak/>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lastRenderedPageBreak/>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lastRenderedPageBreak/>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lastRenderedPageBreak/>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lastRenderedPageBreak/>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lastRenderedPageBreak/>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lastRenderedPageBreak/>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lastRenderedPageBreak/>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lastRenderedPageBreak/>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lastRenderedPageBreak/>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lastRenderedPageBreak/>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lastRenderedPageBreak/>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lastRenderedPageBreak/>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lastRenderedPageBreak/>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2"/>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3"/>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5"/>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06"/>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lastRenderedPageBreak/>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7"/>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lastRenderedPageBreak/>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09"/>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0"/>
      </w:r>
    </w:p>
    <w:p w14:paraId="3D99310F" w14:textId="748ADA62" w:rsidR="00950468" w:rsidRPr="00AB1781" w:rsidRDefault="00950468" w:rsidP="004E0D33">
      <w:pPr>
        <w:pStyle w:val="EnglishHangEndNoCoptic"/>
      </w:pPr>
      <w:r w:rsidRPr="00AB1781">
        <w:lastRenderedPageBreak/>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lastRenderedPageBreak/>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lastRenderedPageBreak/>
        <w:t xml:space="preserve">2 My heart </w:t>
      </w:r>
      <w:r w:rsidR="008A76D3">
        <w:t>erupted</w:t>
      </w:r>
      <w:r w:rsidRPr="00AB1781">
        <w:t xml:space="preserve"> with a good word;</w:t>
      </w:r>
      <w:r w:rsidRPr="00AB1781">
        <w:rPr>
          <w:rStyle w:val="FootnoteReference"/>
        </w:rPr>
        <w:footnoteReference w:id="21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4"/>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5"/>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6"/>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7"/>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8"/>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59" w:name="_Ref412110915"/>
      <w:r>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19"/>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0"/>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21"/>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2"/>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lastRenderedPageBreak/>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3"/>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4"/>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5"/>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6"/>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7"/>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lastRenderedPageBreak/>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8"/>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29"/>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lastRenderedPageBreak/>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0"/>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1"/>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4"/>
      </w:r>
      <w:r w:rsidRPr="00AB1781">
        <w:t>,</w:t>
      </w:r>
    </w:p>
    <w:p w14:paraId="31327F2A" w14:textId="3AEA2228" w:rsidR="00A6346F" w:rsidRPr="00AB1781" w:rsidRDefault="00A6346F" w:rsidP="00A6346F">
      <w:pPr>
        <w:pStyle w:val="EnglishHangEndNoCoptic"/>
      </w:pPr>
      <w:r w:rsidRPr="00AB1781">
        <w:lastRenderedPageBreak/>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5"/>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lastRenderedPageBreak/>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lastRenderedPageBreak/>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3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62" w:name="_Ref411967565"/>
      <w:r>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3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lastRenderedPageBreak/>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lastRenderedPageBreak/>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lastRenderedPageBreak/>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lastRenderedPageBreak/>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3"/>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4"/>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5"/>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6"/>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lastRenderedPageBreak/>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7"/>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8"/>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lastRenderedPageBreak/>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49"/>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lastRenderedPageBreak/>
        <w:tab/>
        <w:t>who war against me from on high.</w:t>
      </w:r>
      <w:r w:rsidRPr="00AB1781">
        <w:rPr>
          <w:rStyle w:val="FootnoteReference"/>
        </w:rPr>
        <w:footnoteReference w:id="250"/>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1"/>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2"/>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lastRenderedPageBreak/>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3"/>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lastRenderedPageBreak/>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4"/>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lastRenderedPageBreak/>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5"/>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lastRenderedPageBreak/>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6"/>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7"/>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8"/>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59"/>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lastRenderedPageBreak/>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lastRenderedPageBreak/>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26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lastRenderedPageBreak/>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lastRenderedPageBreak/>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5"/>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6"/>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lastRenderedPageBreak/>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7"/>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8"/>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69"/>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0"/>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1"/>
      </w:r>
      <w:r w:rsidRPr="00AB1781">
        <w:t xml:space="preserve"> worship</w:t>
      </w:r>
      <w:r w:rsidR="000E01D1">
        <w:rPr>
          <w:rStyle w:val="FootnoteReference"/>
        </w:rPr>
        <w:footnoteReference w:id="272"/>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3"/>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4"/>
      </w:r>
    </w:p>
    <w:p w14:paraId="69E7213A" w14:textId="171D42E3" w:rsidR="00C879D4" w:rsidRPr="00AB1781" w:rsidRDefault="00C879D4" w:rsidP="00C879D4">
      <w:pPr>
        <w:pStyle w:val="EnglishHangEndNoCoptic"/>
      </w:pPr>
      <w:r w:rsidRPr="00AB1781">
        <w:lastRenderedPageBreak/>
        <w:tab/>
      </w:r>
      <w:r w:rsidR="000E01D1">
        <w:t>than</w:t>
      </w:r>
      <w:r w:rsidR="000E01D1">
        <w:rPr>
          <w:rStyle w:val="FootnoteReference"/>
        </w:rPr>
        <w:footnoteReference w:id="275"/>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6"/>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7"/>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8"/>
      </w:r>
    </w:p>
    <w:p w14:paraId="0899357D" w14:textId="77777777" w:rsidR="00C879D4" w:rsidRPr="00AB1781" w:rsidRDefault="00C879D4" w:rsidP="00C879D4">
      <w:pPr>
        <w:pStyle w:val="EnglishHangNoCoptic"/>
      </w:pPr>
      <w:r w:rsidRPr="00AB1781">
        <w:lastRenderedPageBreak/>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79"/>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0"/>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lastRenderedPageBreak/>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1"/>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2"/>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3"/>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lastRenderedPageBreak/>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4"/>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5"/>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6"/>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7"/>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8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lastRenderedPageBreak/>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bookmarkStart w:id="970" w:name="_GoBack"/>
      <w:bookmarkEnd w:id="970"/>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93"/>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94"/>
      </w:r>
    </w:p>
    <w:p w14:paraId="01AF3DE7" w14:textId="77777777" w:rsidR="00C879D4" w:rsidRPr="00AB1781" w:rsidRDefault="00C879D4" w:rsidP="00B139A8">
      <w:pPr>
        <w:pStyle w:val="EnglishHangNoCoptic"/>
      </w:pPr>
      <w:r w:rsidRPr="00AB1781">
        <w:lastRenderedPageBreak/>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5"/>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96"/>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97"/>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lastRenderedPageBreak/>
        <w:tab/>
        <w:t>and in my thirst they gave me vinegar to drink.</w:t>
      </w:r>
      <w:r w:rsidRPr="00AB1781">
        <w:rPr>
          <w:rStyle w:val="FootnoteReference"/>
        </w:rPr>
        <w:footnoteReference w:id="298"/>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99"/>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300"/>
      </w:r>
      <w:r w:rsidRPr="00AB1781">
        <w:t xml:space="preserve"> will possess it;</w:t>
      </w:r>
    </w:p>
    <w:p w14:paraId="6D00491F" w14:textId="77777777" w:rsidR="00C879D4" w:rsidRPr="00B139A8" w:rsidRDefault="00C879D4" w:rsidP="00B139A8">
      <w:pPr>
        <w:pStyle w:val="EnglishHangEndNoCoptic"/>
      </w:pPr>
      <w:r w:rsidRPr="00AB1781">
        <w:lastRenderedPageBreak/>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301"/>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302"/>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303"/>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lastRenderedPageBreak/>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304"/>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5"/>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306"/>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307"/>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0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309"/>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lastRenderedPageBreak/>
        <w:t>15 He lives</w:t>
      </w:r>
      <w:r w:rsidRPr="00AB1781">
        <w:rPr>
          <w:rStyle w:val="FootnoteReference"/>
        </w:rPr>
        <w:footnoteReference w:id="310"/>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311"/>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lastRenderedPageBreak/>
        <w:tab/>
        <w:t>when I saw the peace</w:t>
      </w:r>
      <w:r w:rsidRPr="00AB1781">
        <w:rPr>
          <w:rStyle w:val="FootnoteReference"/>
        </w:rPr>
        <w:footnoteReference w:id="312"/>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313"/>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lastRenderedPageBreak/>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314"/>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315"/>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16"/>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317"/>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1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19"/>
      </w:r>
    </w:p>
    <w:p w14:paraId="4CB8B2B6" w14:textId="77777777" w:rsidR="00CA0029" w:rsidRPr="00AB1781" w:rsidRDefault="00CA0029" w:rsidP="00CA0029">
      <w:pPr>
        <w:pStyle w:val="Rubric"/>
      </w:pPr>
      <w:r w:rsidRPr="00AB1781">
        <w:lastRenderedPageBreak/>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2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1"/>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lastRenderedPageBreak/>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22"/>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23"/>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lastRenderedPageBreak/>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24"/>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25"/>
      </w:r>
      <w:r w:rsidRPr="00AB1781">
        <w:t xml:space="preserve"> </w:t>
      </w:r>
      <w:r w:rsidRPr="00AB1781">
        <w:rPr>
          <w:i/>
        </w:rPr>
        <w:t>(Pause)</w:t>
      </w:r>
    </w:p>
    <w:p w14:paraId="2B4CE2FF" w14:textId="77777777"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26"/>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27"/>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28"/>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lastRenderedPageBreak/>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lastRenderedPageBreak/>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29"/>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lastRenderedPageBreak/>
        <w:t>5 He raised up a testimony</w:t>
      </w:r>
      <w:r w:rsidRPr="00AB1781">
        <w:rPr>
          <w:rStyle w:val="FootnoteReference"/>
        </w:rPr>
        <w:footnoteReference w:id="33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31"/>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lastRenderedPageBreak/>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3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lastRenderedPageBreak/>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lastRenderedPageBreak/>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lastRenderedPageBreak/>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33"/>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lastRenderedPageBreak/>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34"/>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lastRenderedPageBreak/>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3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36"/>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37"/>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lastRenderedPageBreak/>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38"/>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39"/>
      </w:r>
    </w:p>
    <w:p w14:paraId="1292B446" w14:textId="77777777" w:rsidR="004A51E7" w:rsidRPr="00AB1781" w:rsidRDefault="004A51E7" w:rsidP="00A93CE8">
      <w:pPr>
        <w:pStyle w:val="EnglishHangNoCoptic"/>
      </w:pPr>
      <w:r w:rsidRPr="00AB1781">
        <w:lastRenderedPageBreak/>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40"/>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41"/>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lastRenderedPageBreak/>
        <w:t>God stands in the assembly of judges,</w:t>
      </w:r>
      <w:r w:rsidRPr="00AB1781">
        <w:rPr>
          <w:rStyle w:val="FootnoteReference"/>
        </w:rPr>
        <w:footnoteReference w:id="342"/>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43"/>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44"/>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45"/>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46"/>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lastRenderedPageBreak/>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74" w:name="_Ref412111290"/>
      <w:r>
        <w:lastRenderedPageBreak/>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4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48"/>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49"/>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lastRenderedPageBreak/>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50"/>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lastRenderedPageBreak/>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51"/>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52"/>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lastRenderedPageBreak/>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53"/>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lastRenderedPageBreak/>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54"/>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55"/>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56"/>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lastRenderedPageBreak/>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57"/>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lastRenderedPageBreak/>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58"/>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59"/>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60"/>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61"/>
      </w:r>
    </w:p>
    <w:p w14:paraId="75CAE281" w14:textId="77777777" w:rsidR="00935D4B" w:rsidRPr="00AB1781" w:rsidRDefault="00935D4B" w:rsidP="00935D4B">
      <w:pPr>
        <w:pStyle w:val="EnglishHangEndNoCoptic"/>
      </w:pPr>
      <w:r w:rsidRPr="00AB1781">
        <w:lastRenderedPageBreak/>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62"/>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63"/>
      </w:r>
    </w:p>
    <w:p w14:paraId="34483DC9" w14:textId="77777777" w:rsidR="00935D4B" w:rsidRPr="00AB1781" w:rsidRDefault="00935D4B" w:rsidP="00935D4B">
      <w:pPr>
        <w:pStyle w:val="EnglishHangEndNoCoptic"/>
      </w:pPr>
      <w:r w:rsidRPr="00AB1781">
        <w:lastRenderedPageBreak/>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64"/>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65"/>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66"/>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67"/>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lastRenderedPageBreak/>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lastRenderedPageBreak/>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68"/>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69"/>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lastRenderedPageBreak/>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70"/>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lastRenderedPageBreak/>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71"/>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72"/>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lastRenderedPageBreak/>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73"/>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7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75"/>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lastRenderedPageBreak/>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76"/>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lastRenderedPageBreak/>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77"/>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78"/>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79"/>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80"/>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81"/>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382"/>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83"/>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84"/>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lastRenderedPageBreak/>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85"/>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lastRenderedPageBreak/>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86"/>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87"/>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88"/>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89"/>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9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91"/>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92"/>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93"/>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94"/>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95"/>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9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97"/>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398"/>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99"/>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00"/>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0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lastRenderedPageBreak/>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02"/>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03"/>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04"/>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05"/>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06"/>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0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0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0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10"/>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11"/>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1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1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1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15"/>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1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1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1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19"/>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20"/>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2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22"/>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2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2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25"/>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2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2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28"/>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2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30"/>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3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3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3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34"/>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3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3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3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3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3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4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4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42"/>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4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4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4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46"/>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4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4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4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5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5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5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5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5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5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5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5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5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5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6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6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6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6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6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6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6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67"/>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6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6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70"/>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71"/>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7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7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7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lastRenderedPageBreak/>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7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7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7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7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7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8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8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8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8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8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8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86"/>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8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8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8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9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9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9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9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9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9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9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97"/>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9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9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0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0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0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03"/>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0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0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0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0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0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0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10"/>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1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1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1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1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1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1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17"/>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1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1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2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2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2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2"/>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9584773"/>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9584774"/>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2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2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lastRenderedPageBreak/>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lastRenderedPageBreak/>
        <w:t>The Doxology of St. Athanasius the Apostolic</w:t>
      </w:r>
      <w:bookmarkEnd w:id="1065"/>
      <w:r w:rsidR="00B52F78">
        <w:rPr>
          <w:rStyle w:val="FootnoteReference"/>
        </w:rPr>
        <w:footnoteReference w:id="52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2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2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2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2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9584775"/>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9534731"/>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9534732"/>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098" w:name="_Toc439534733"/>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099" w:name="_Toc439534734"/>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9534735"/>
      <w:r>
        <w:lastRenderedPageBreak/>
        <w:t>September 3 (4) / Tho-out 6: St. Phoebe the Protodeaconess</w:t>
      </w:r>
      <w:r w:rsidR="008C4D26">
        <w:rPr>
          <w:rStyle w:val="FootnoteReference"/>
        </w:rPr>
        <w:footnoteReference w:id="530"/>
      </w:r>
      <w:bookmarkEnd w:id="1101"/>
    </w:p>
    <w:p w14:paraId="47E3028B" w14:textId="77777777" w:rsidR="0039635A" w:rsidRDefault="0039635A" w:rsidP="0039635A">
      <w:pPr>
        <w:pStyle w:val="Heading3"/>
      </w:pPr>
      <w:bookmarkStart w:id="1102" w:name="_Toc439534736"/>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03" w:name="_Toc439534737"/>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9534738"/>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06" w:name="_Toc439534739"/>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9534740"/>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9534741"/>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18" w:name="_Toc439534742"/>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19" w:name="_Toc439534743"/>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9534744"/>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9534745"/>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3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3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9534746"/>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9534747"/>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3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9584776"/>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9534748"/>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9534749"/>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48" w:name="_Toc439534750"/>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49" w:name="_Toc439534751"/>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50" w:name="_Ref434564830"/>
      <w:bookmarkStart w:id="1151" w:name="_Toc439534752"/>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3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3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3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9534753"/>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54" w:name="_Toc439534754"/>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9534755"/>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9534756"/>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60" w:name="_Toc439534757"/>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9534758"/>
      <w:r>
        <w:t>October 26 (27) / Paopi 29: Commemoration of the Annunciation, Nativ</w:t>
      </w:r>
      <w:r>
        <w:t>i</w:t>
      </w:r>
      <w:r>
        <w:t>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63" w:name="_Toc439534759"/>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64" w:name="_Toc439534760"/>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9584777"/>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9534761"/>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9534762"/>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73"/>
            <w:r>
              <w:t>Bea</w:t>
            </w:r>
            <w:r w:rsidR="001D2DF6">
              <w:t>s</w:t>
            </w:r>
            <w:r>
              <w:t>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3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9534763"/>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3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3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4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189" w:name="_Toc439534764"/>
      <w:r>
        <w:t>November 10 (11) / Athor 14: St. Martin of Tours</w:t>
      </w:r>
      <w:bookmarkEnd w:id="1189"/>
    </w:p>
    <w:p w14:paraId="098FEB00" w14:textId="77777777" w:rsidR="00056020" w:rsidRDefault="00056020" w:rsidP="00056020">
      <w:pPr>
        <w:pStyle w:val="Heading4"/>
      </w:pPr>
      <w:bookmarkStart w:id="1190" w:name="_Ref439518461"/>
      <w:r>
        <w:t>The Doxology for St. Martin of Tours</w:t>
      </w:r>
      <w:r>
        <w:rPr>
          <w:rStyle w:val="FootnoteReference"/>
        </w:rPr>
        <w:footnoteReference w:id="541"/>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191" w:name="_Toc439534765"/>
      <w:r>
        <w:t>November 11 (12) / Athor 15: St</w:t>
      </w:r>
      <w:r w:rsidR="004750F8">
        <w:t>. Me</w:t>
      </w:r>
      <w:r>
        <w:t>na the Martyr</w:t>
      </w:r>
      <w:bookmarkEnd w:id="1191"/>
    </w:p>
    <w:p w14:paraId="5E17B349" w14:textId="77777777" w:rsidR="00205EA4" w:rsidRDefault="00205EA4" w:rsidP="00205EA4">
      <w:pPr>
        <w:pStyle w:val="Heading4"/>
      </w:pPr>
      <w:bookmarkStart w:id="1192" w:name="_Ref434489493"/>
      <w:r>
        <w:t>The Doxology</w:t>
      </w:r>
      <w:r w:rsidR="00B46E6E">
        <w:t xml:space="preserve"> for St. Mena</w:t>
      </w:r>
      <w:bookmarkEnd w:id="11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3"/>
            <w:r w:rsidRPr="004764BD">
              <w:t>Voice Divine</w:t>
            </w:r>
            <w:commentRangeEnd w:id="1193"/>
            <w:r>
              <w:rPr>
                <w:rStyle w:val="CommentReference"/>
                <w:rFonts w:ascii="Times New Roman" w:eastAsiaTheme="minorHAnsi" w:hAnsi="Times New Roman" w:cstheme="minorBidi"/>
                <w:color w:val="auto"/>
              </w:rPr>
              <w:commentReference w:id="119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4"/>
            <w:r w:rsidRPr="004764BD">
              <w:t xml:space="preserve">received </w:t>
            </w:r>
            <w:commentRangeEnd w:id="1194"/>
            <w:r>
              <w:rPr>
                <w:rStyle w:val="CommentReference"/>
                <w:rFonts w:ascii="Times New Roman" w:eastAsiaTheme="minorHAnsi" w:hAnsi="Times New Roman" w:cstheme="minorBidi"/>
                <w:color w:val="auto"/>
              </w:rPr>
              <w:commentReference w:id="119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5" w:name="_Toc439534766"/>
      <w:r>
        <w:t>November 14 (15) / Athor 18: St. Philip the Apostle</w:t>
      </w:r>
      <w:bookmarkEnd w:id="1195"/>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196" w:name="_Toc439534767"/>
      <w:r>
        <w:t>November 15 (16) / Athor 19: The Preaching of St. Bartholomew</w:t>
      </w:r>
      <w:bookmarkEnd w:id="1196"/>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197" w:name="_Toc439534768"/>
      <w:r>
        <w:t>November 15 (16) / Athor 19: Also the Consecration of the Church of Sts. Sergius and Bacchus.</w:t>
      </w:r>
      <w:bookmarkEnd w:id="1197"/>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198" w:name="_Toc439534769"/>
      <w:r>
        <w:t>November 16 (17) / Athor 20: Consecration of Sts. Theodore and Theodore</w:t>
      </w:r>
      <w:bookmarkEnd w:id="1198"/>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199"/>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199"/>
      <w:r w:rsidR="00191A26">
        <w:rPr>
          <w:rStyle w:val="CommentReference"/>
          <w:i w:val="0"/>
        </w:rPr>
        <w:commentReference w:id="1199"/>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00" w:name="_Toc439534770"/>
      <w:r>
        <w:t>November 17 (18) / Athor 21: Commemoration of the Theotokos</w:t>
      </w:r>
      <w:bookmarkEnd w:id="1200"/>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01" w:name="_Ref434562715"/>
      <w:bookmarkStart w:id="1202" w:name="_Toc439534771"/>
      <w:r>
        <w:lastRenderedPageBreak/>
        <w:t>November 18 (19) / Athor 22: Martyrdom of Sts. Cosmas, Damian, and their Brothers</w:t>
      </w:r>
      <w:bookmarkEnd w:id="1201"/>
      <w:bookmarkEnd w:id="1202"/>
    </w:p>
    <w:p w14:paraId="63F7F3A5" w14:textId="77777777" w:rsidR="0059166B" w:rsidRDefault="0059166B" w:rsidP="0059166B">
      <w:pPr>
        <w:pStyle w:val="Heading4"/>
      </w:pPr>
      <w:bookmarkStart w:id="1203" w:name="_Ref434489688"/>
      <w:r>
        <w:t>The Doxology</w:t>
      </w:r>
      <w:r w:rsidR="00B46E6E">
        <w:t xml:space="preserve"> for Sts. Cosmas, Damian, their Brothers and their Mother</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4"/>
            <w:r>
              <w:t>Prabioc</w:t>
            </w:r>
            <w:commentRangeEnd w:id="1204"/>
            <w:r>
              <w:rPr>
                <w:rStyle w:val="CommentReference"/>
                <w:rFonts w:ascii="Times New Roman" w:eastAsiaTheme="minorHAnsi" w:hAnsi="Times New Roman" w:cstheme="minorBidi"/>
                <w:color w:val="auto"/>
              </w:rPr>
              <w:commentReference w:id="120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5"/>
            <w:r>
              <w:t xml:space="preserve">confirming </w:t>
            </w:r>
            <w:commentRangeEnd w:id="1205"/>
            <w:r>
              <w:rPr>
                <w:rStyle w:val="CommentReference"/>
                <w:rFonts w:ascii="Times New Roman" w:eastAsiaTheme="minorHAnsi" w:hAnsi="Times New Roman" w:cstheme="minorBidi"/>
                <w:color w:val="auto"/>
              </w:rPr>
              <w:commentReference w:id="120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6" w:name="_Toc439534772"/>
      <w:r>
        <w:t>November 19 (20) / Athor 23: Consecration of the Church of St. Marina</w:t>
      </w:r>
      <w:bookmarkEnd w:id="1206"/>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07" w:name="_Toc439534773"/>
      <w:r>
        <w:t>November 20 (21) / Athor 24: The Twenty Four Presbyters</w:t>
      </w:r>
      <w:bookmarkEnd w:id="1207"/>
    </w:p>
    <w:p w14:paraId="4A042C64" w14:textId="77777777" w:rsidR="00205EA4" w:rsidRDefault="00205EA4" w:rsidP="00205EA4">
      <w:pPr>
        <w:pStyle w:val="Heading4"/>
      </w:pPr>
      <w:bookmarkStart w:id="1208" w:name="_Ref434488339"/>
      <w:r>
        <w:t>The Doxology</w:t>
      </w:r>
      <w:r w:rsidR="00B46E6E">
        <w:t xml:space="preserve"> for the Twenty Four Presbyters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42"/>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43"/>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9" w:name="_Toc439534774"/>
      <w:r>
        <w:t>November 21 (22) / Athor 25: St. Philopater Mercurius</w:t>
      </w:r>
      <w:bookmarkEnd w:id="1209"/>
    </w:p>
    <w:p w14:paraId="1868DD24" w14:textId="77777777" w:rsidR="00205EA4" w:rsidRDefault="00205EA4" w:rsidP="00205EA4">
      <w:pPr>
        <w:pStyle w:val="Heading4"/>
      </w:pPr>
      <w:bookmarkStart w:id="1210" w:name="_Ref434489457"/>
      <w:r>
        <w:t>The Doxology</w:t>
      </w:r>
      <w:r w:rsidR="00B46E6E">
        <w:t xml:space="preserve"> for St. Philopater Mercurius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44"/>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5"/>
            <w:r>
              <w:t>Placed</w:t>
            </w:r>
            <w:commentRangeEnd w:id="1215"/>
            <w:r>
              <w:rPr>
                <w:rStyle w:val="CommentReference"/>
                <w:rFonts w:ascii="Times New Roman" w:eastAsiaTheme="minorHAnsi" w:hAnsi="Times New Roman" w:cstheme="minorBidi"/>
                <w:color w:val="auto"/>
              </w:rPr>
              <w:commentReference w:id="12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6"/>
            <w:r>
              <w:t>emperate</w:t>
            </w:r>
            <w:r w:rsidRPr="004764BD">
              <w:t xml:space="preserve"> </w:t>
            </w:r>
            <w:r>
              <w:t>with</w:t>
            </w:r>
            <w:commentRangeEnd w:id="1216"/>
            <w:r>
              <w:rPr>
                <w:rStyle w:val="CommentReference"/>
                <w:rFonts w:ascii="Times New Roman" w:eastAsiaTheme="minorHAnsi" w:hAnsi="Times New Roman" w:cstheme="minorBidi"/>
                <w:color w:val="auto"/>
              </w:rPr>
              <w:commentReference w:id="12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45"/>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20" w:name="_Toc439534775"/>
      <w:r>
        <w:t>November 24 (25) / Athor 28: Martyrdom of St. Serapamon, the bishop of Nikiou</w:t>
      </w:r>
      <w:bookmarkEnd w:id="1220"/>
    </w:p>
    <w:p w14:paraId="764EF4A2" w14:textId="77777777" w:rsidR="00DF43CA" w:rsidRDefault="00DF43CA" w:rsidP="00DF43CA">
      <w:pPr>
        <w:pStyle w:val="Heading4"/>
      </w:pPr>
      <w:bookmarkStart w:id="1221" w:name="_Ref434489794"/>
      <w:r>
        <w:t>The Doxology</w:t>
      </w:r>
      <w:r w:rsidR="00B46E6E">
        <w:t xml:space="preserve"> for St. Serapamon</w:t>
      </w:r>
      <w:bookmarkEnd w:id="12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2"/>
            <w:r>
              <w:t>sprang forth</w:t>
            </w:r>
            <w:commentRangeEnd w:id="1222"/>
            <w:r>
              <w:rPr>
                <w:rStyle w:val="CommentReference"/>
                <w:rFonts w:ascii="Times New Roman" w:eastAsiaTheme="minorHAnsi" w:hAnsi="Times New Roman" w:cstheme="minorBidi"/>
                <w:color w:val="auto"/>
              </w:rPr>
              <w:commentReference w:id="122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3" w:name="_Toc439534776"/>
      <w:r>
        <w:t>November 25 (26) / Athor 29: Commemoration of the Annunciation, Nativity, and Resurrection on the 29</w:t>
      </w:r>
      <w:r w:rsidRPr="00C0205C">
        <w:rPr>
          <w:vertAlign w:val="superscript"/>
        </w:rPr>
        <w:t>th</w:t>
      </w:r>
      <w:r>
        <w:t xml:space="preserve"> of Every Month</w:t>
      </w:r>
      <w:bookmarkEnd w:id="1223"/>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24" w:name="_Toc439534777"/>
      <w:r>
        <w:t>November 26 (27) / Athor 30: Consecration of a Church of St. Cosmas and Damian, Their Brothers and Their Mother</w:t>
      </w:r>
      <w:bookmarkEnd w:id="1224"/>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25" w:name="_Toc439534778"/>
      <w:r>
        <w:t>November 27 (28) / Koiak 1: Consecration of the Church of St. Shenoute</w:t>
      </w:r>
      <w:bookmarkEnd w:id="1225"/>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26" w:name="_Toc439534779"/>
      <w:r>
        <w:lastRenderedPageBreak/>
        <w:t>November 30 (December 1) / Koiak 4: Martyrdom of St. Andrew the Apostle</w:t>
      </w:r>
      <w:bookmarkEnd w:id="1226"/>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7" w:name="_Toc410196202"/>
      <w:bookmarkStart w:id="1228" w:name="_Toc410196444"/>
      <w:bookmarkStart w:id="1229" w:name="_Toc410196946"/>
      <w:bookmarkStart w:id="1230" w:name="_Toc439534780"/>
      <w:bookmarkStart w:id="1231" w:name="_Toc439584778"/>
      <w:bookmarkStart w:id="1232" w:name="December"/>
      <w:r>
        <w:lastRenderedPageBreak/>
        <w:t>December</w:t>
      </w:r>
      <w:bookmarkEnd w:id="1227"/>
      <w:bookmarkEnd w:id="1228"/>
      <w:bookmarkEnd w:id="1229"/>
      <w:r w:rsidR="00205EA4">
        <w:t xml:space="preserve"> or </w:t>
      </w:r>
      <w:r w:rsidR="00205EA4">
        <w:rPr>
          <w:rFonts w:ascii="FreeSerifAvvaShenouda" w:hAnsi="FreeSerifAvvaShenouda" w:cs="FreeSerifAvvaShenouda"/>
        </w:rPr>
        <w:t>Ⲕⲟⲓⲁϩⲕ</w:t>
      </w:r>
      <w:bookmarkEnd w:id="1230"/>
      <w:bookmarkEnd w:id="1231"/>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4"/>
            <w:r>
              <w:rPr>
                <w:rStyle w:val="CommentReference"/>
                <w:rFonts w:ascii="Times New Roman" w:eastAsiaTheme="minorHAnsi" w:hAnsi="Times New Roman" w:cstheme="minorBidi"/>
                <w:color w:val="auto"/>
              </w:rPr>
              <w:commentReference w:id="123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5"/>
            <w:r>
              <w:t xml:space="preserve">Announced </w:t>
            </w:r>
            <w:commentRangeEnd w:id="1235"/>
            <w:r>
              <w:rPr>
                <w:rStyle w:val="CommentReference"/>
                <w:rFonts w:ascii="Times New Roman" w:eastAsiaTheme="minorHAnsi" w:hAnsi="Times New Roman" w:cstheme="minorBidi"/>
                <w:color w:val="auto"/>
              </w:rPr>
              <w:commentReference w:id="123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46"/>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7" w:name="_Ref434478867"/>
      <w:r>
        <w:t xml:space="preserve">The Third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47"/>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8" w:name="_Ref434478878"/>
      <w:r>
        <w:t xml:space="preserve">The Fourth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9"/>
            <w:r>
              <w:t>He raised us with a new invitation.</w:t>
            </w:r>
            <w:commentRangeEnd w:id="1239"/>
            <w:r>
              <w:rPr>
                <w:rStyle w:val="CommentReference"/>
                <w:rFonts w:ascii="Times New Roman" w:eastAsiaTheme="minorHAnsi" w:hAnsi="Times New Roman" w:cstheme="minorBidi"/>
                <w:color w:val="auto"/>
              </w:rPr>
              <w:commentReference w:id="123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40"/>
            <w:r>
              <w:t>Bride</w:t>
            </w:r>
            <w:commentRangeEnd w:id="1240"/>
            <w:r>
              <w:rPr>
                <w:rStyle w:val="CommentReference"/>
                <w:rFonts w:ascii="Times New Roman" w:eastAsiaTheme="minorHAnsi" w:hAnsi="Times New Roman" w:cstheme="minorBidi"/>
                <w:color w:val="auto"/>
              </w:rPr>
              <w:commentReference w:id="124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41" w:name="_Ref434478888"/>
      <w:r>
        <w:t xml:space="preserve">The Fifth Doxology of December or </w:t>
      </w:r>
      <w:r w:rsidRPr="006C0F49">
        <w:rPr>
          <w:rFonts w:ascii="FreeSerifAvvaShenouda" w:hAnsi="FreeSerifAvvaShenouda" w:cs="FreeSerifAvvaShenouda"/>
        </w:rPr>
        <w:t>Ⲕⲟⲓⲁϩⲕ</w:t>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48"/>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2" w:name="_Ref434478907"/>
      <w:r>
        <w:t xml:space="preserve">The Sixth Doxology of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3"/>
            <w:r>
              <w:t xml:space="preserve">return </w:t>
            </w:r>
            <w:commentRangeEnd w:id="1243"/>
            <w:r>
              <w:rPr>
                <w:rStyle w:val="CommentReference"/>
              </w:rPr>
              <w:commentReference w:id="124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4"/>
            <w:r>
              <w:t xml:space="preserve">confirmation </w:t>
            </w:r>
            <w:commentRangeEnd w:id="1244"/>
            <w:r>
              <w:rPr>
                <w:rStyle w:val="CommentReference"/>
              </w:rPr>
              <w:commentReference w:id="124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6"/>
            <w:r>
              <w:t>Angel-evangel of Good News</w:t>
            </w:r>
            <w:commentRangeEnd w:id="1246"/>
            <w:r>
              <w:rPr>
                <w:rStyle w:val="CommentReference"/>
                <w:rFonts w:ascii="Times New Roman" w:eastAsiaTheme="minorHAnsi" w:hAnsi="Times New Roman" w:cstheme="minorBidi"/>
                <w:color w:val="auto"/>
              </w:rPr>
              <w:commentReference w:id="124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7"/>
            <w:r>
              <w:t>Hail, O full of grace</w:t>
            </w:r>
            <w:commentRangeEnd w:id="1247"/>
            <w:r>
              <w:rPr>
                <w:rStyle w:val="CommentReference"/>
                <w:rFonts w:ascii="Times New Roman" w:eastAsiaTheme="minorHAnsi" w:hAnsi="Times New Roman" w:cstheme="minorBidi"/>
                <w:color w:val="auto"/>
              </w:rPr>
              <w:commentReference w:id="124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8"/>
            <w:r>
              <w:t>Angel-Evangel</w:t>
            </w:r>
            <w:commentRangeEnd w:id="1248"/>
            <w:r>
              <w:rPr>
                <w:rStyle w:val="CommentReference"/>
                <w:rFonts w:ascii="Times New Roman" w:eastAsiaTheme="minorHAnsi" w:hAnsi="Times New Roman" w:cstheme="minorBidi"/>
                <w:color w:val="auto"/>
              </w:rPr>
              <w:commentReference w:id="124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9" w:name="_Ref434564112"/>
      <w:bookmarkStart w:id="1250" w:name="_Toc439534781"/>
      <w:bookmarkStart w:id="1251" w:name="_Toc410196203"/>
      <w:bookmarkStart w:id="1252" w:name="_Toc410196445"/>
      <w:bookmarkStart w:id="1253" w:name="_Toc410196947"/>
      <w:r>
        <w:lastRenderedPageBreak/>
        <w:t>December 1 (2) / Koiak 5: Martyrdom of St. Victor</w:t>
      </w:r>
      <w:bookmarkEnd w:id="1249"/>
      <w:bookmarkEnd w:id="1250"/>
    </w:p>
    <w:p w14:paraId="5851AA48" w14:textId="77777777" w:rsidR="00253C5F" w:rsidRDefault="00253C5F" w:rsidP="00253C5F">
      <w:pPr>
        <w:pStyle w:val="Heading4"/>
      </w:pPr>
      <w:bookmarkStart w:id="1254" w:name="_Ref434489590"/>
      <w:r>
        <w:t>The Doxology</w:t>
      </w:r>
      <w:r w:rsidR="00B46E6E">
        <w:t xml:space="preserve"> for St. Victor</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5"/>
            <w:r>
              <w:t>saint</w:t>
            </w:r>
            <w:commentRangeEnd w:id="1255"/>
            <w:r>
              <w:rPr>
                <w:rStyle w:val="CommentReference"/>
                <w:rFonts w:ascii="Times New Roman" w:eastAsiaTheme="minorHAnsi" w:hAnsi="Times New Roman" w:cstheme="minorBidi"/>
                <w:color w:val="auto"/>
              </w:rPr>
              <w:commentReference w:id="125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6" w:name="_Toc439534782"/>
      <w:r>
        <w:lastRenderedPageBreak/>
        <w:t>December 2 (3) / Koiak 6: Pope Abraam the Syrian</w:t>
      </w:r>
      <w:bookmarkEnd w:id="1256"/>
    </w:p>
    <w:p w14:paraId="705AECE8" w14:textId="77777777" w:rsidR="00F416C6" w:rsidRDefault="00F416C6" w:rsidP="00F416C6">
      <w:pPr>
        <w:pStyle w:val="Heading4"/>
      </w:pPr>
      <w:bookmarkStart w:id="1257" w:name="_Ref434492343"/>
      <w:r>
        <w:t>The Doxology of St. Simon the Tanner</w:t>
      </w:r>
      <w:r>
        <w:rPr>
          <w:rStyle w:val="FootnoteReference"/>
        </w:rPr>
        <w:footnoteReference w:id="549"/>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50"/>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8" w:name="_Toc439534783"/>
      <w:r>
        <w:t xml:space="preserve">December 4 (5) / Koiak 8: </w:t>
      </w:r>
      <w:r w:rsidR="00743CE8">
        <w:t xml:space="preserve">The Martyrdom of </w:t>
      </w:r>
      <w:r>
        <w:t>Sts. Barbara and Juliana</w:t>
      </w:r>
      <w:bookmarkEnd w:id="1258"/>
    </w:p>
    <w:p w14:paraId="1D4A5115" w14:textId="77777777" w:rsidR="00FF5FF3" w:rsidRDefault="00FF5FF3" w:rsidP="00FF5FF3">
      <w:pPr>
        <w:pStyle w:val="Heading4"/>
      </w:pPr>
      <w:bookmarkStart w:id="1259" w:name="_Ref434490169"/>
      <w:r>
        <w:t>The Doxology</w:t>
      </w:r>
      <w:r w:rsidR="00B46E6E">
        <w:t xml:space="preserve"> for Sts. Barbara and Juliana</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60" w:name="_Toc439534784"/>
      <w:r>
        <w:t>December 4 (5) / Koiak 8: Also St. Samuel the Confessor</w:t>
      </w:r>
      <w:bookmarkEnd w:id="1260"/>
    </w:p>
    <w:p w14:paraId="2EE78AB4" w14:textId="77777777" w:rsidR="00224925" w:rsidRDefault="00224925" w:rsidP="00224925">
      <w:pPr>
        <w:pStyle w:val="Heading4"/>
      </w:pPr>
      <w:bookmarkStart w:id="1261" w:name="_Ref434491260"/>
      <w:r>
        <w:t>The Doxology</w:t>
      </w:r>
      <w:r w:rsidR="00810F04">
        <w:t xml:space="preserve"> for St. Samuel the Confessor</w:t>
      </w:r>
      <w:bookmarkEnd w:id="12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51"/>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2" w:name="_Toc439534785"/>
      <w:r>
        <w:t>December 6 (7) / Koiak 10: Relocation of St. Severus’ Relics</w:t>
      </w:r>
      <w:bookmarkEnd w:id="1272"/>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73" w:name="_Toc439534786"/>
      <w:r>
        <w:t>December 8 (9) / Koiak 12: Commemoration of Archangel Michael</w:t>
      </w:r>
      <w:bookmarkEnd w:id="1273"/>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74" w:name="_Toc439534787"/>
      <w:r>
        <w:t>December 12 (13) / Koiak 16: Saint Spyridon</w:t>
      </w:r>
      <w:r>
        <w:rPr>
          <w:rStyle w:val="FootnoteReference"/>
        </w:rPr>
        <w:footnoteReference w:id="553"/>
      </w:r>
      <w:bookmarkEnd w:id="1274"/>
    </w:p>
    <w:p w14:paraId="598A6BCC" w14:textId="77777777" w:rsidR="005329C1" w:rsidRDefault="005329C1" w:rsidP="005329C1">
      <w:pPr>
        <w:pStyle w:val="Heading3"/>
      </w:pPr>
      <w:bookmarkStart w:id="1275" w:name="_Toc439534788"/>
      <w:r>
        <w:t>December 17 (18) / Koiak 21: Commemoration of the Theotokos</w:t>
      </w:r>
      <w:bookmarkEnd w:id="1275"/>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76" w:name="_Toc439534789"/>
      <w:r>
        <w:lastRenderedPageBreak/>
        <w:t>December 17 (18) / Koiak 21: Also the Martyrdom of St. Barnabas, on</w:t>
      </w:r>
      <w:r w:rsidR="00743CE8">
        <w:t>e</w:t>
      </w:r>
      <w:r>
        <w:t xml:space="preserve"> of the Seventy Two</w:t>
      </w:r>
      <w:bookmarkEnd w:id="1276"/>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77" w:name="_Toc439534790"/>
      <w:r>
        <w:t>December 18 (19) / Koiak 22: Archangel Gabriel</w:t>
      </w:r>
      <w:r w:rsidR="00481AE5">
        <w:t xml:space="preserve"> (Consecration)</w:t>
      </w:r>
      <w:bookmarkEnd w:id="1277"/>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78" w:name="_Toc439534791"/>
      <w:r>
        <w:t>December 20 (21) / Koiak 24: The Birth of St. Takle Haymanot</w:t>
      </w:r>
      <w:bookmarkEnd w:id="1278"/>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79" w:name="_Toc439534792"/>
      <w:r>
        <w:t>December 21 (22) / Koiak 25: St. John Kami</w:t>
      </w:r>
      <w:bookmarkEnd w:id="1279"/>
    </w:p>
    <w:p w14:paraId="3F9EF92D" w14:textId="77777777" w:rsidR="00810F04" w:rsidRPr="00810F04" w:rsidRDefault="00810F04" w:rsidP="00810F04">
      <w:pPr>
        <w:pStyle w:val="Heading4"/>
      </w:pPr>
      <w:bookmarkStart w:id="1280" w:name="_Ref434491108"/>
      <w:r>
        <w:t>The Doxology for St. John Kami</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81" w:name="_Toc439534793"/>
      <w:r>
        <w:t>December 24 (25) / Koiak 28: Nativity Preparation Day</w:t>
      </w:r>
      <w:bookmarkEnd w:id="128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2" w:name="_Ref434477504"/>
      <w:r>
        <w:t>The Doxology</w:t>
      </w:r>
      <w:r w:rsidR="00E21EA3">
        <w:t xml:space="preserve"> for the Preparation Day of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3" w:name="_Toc439534794"/>
      <w:r>
        <w:t>December 25 (26) / Koiak 29: The Feast of the Nativity</w:t>
      </w:r>
      <w:bookmarkEnd w:id="128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4" w:name="_Ref434477532"/>
      <w:r>
        <w:t xml:space="preserve">The </w:t>
      </w:r>
      <w:r w:rsidR="00C33BEB">
        <w:t xml:space="preserve">First </w:t>
      </w:r>
      <w:r>
        <w:t>Doxology</w:t>
      </w:r>
      <w:r w:rsidR="00C33BEB">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5" w:name="_Ref434477542"/>
      <w:r>
        <w:t>The Second Doxology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6"/>
            <w:r>
              <w:t xml:space="preserve">rescued </w:t>
            </w:r>
            <w:commentRangeEnd w:id="1286"/>
            <w:r>
              <w:rPr>
                <w:rStyle w:val="CommentReference"/>
                <w:rFonts w:ascii="Times New Roman" w:eastAsiaTheme="minorHAnsi" w:hAnsi="Times New Roman" w:cstheme="minorBidi"/>
                <w:color w:val="auto"/>
              </w:rPr>
              <w:commentReference w:id="1286"/>
            </w:r>
            <w:r>
              <w:t>and saved us,</w:t>
            </w:r>
          </w:p>
          <w:p w14:paraId="372D1056" w14:textId="77777777" w:rsidR="00C33BEB" w:rsidRDefault="00C33BEB" w:rsidP="00C33BEB">
            <w:pPr>
              <w:pStyle w:val="EngHangEnd"/>
            </w:pPr>
            <w:commentRangeStart w:id="1287"/>
            <w:r>
              <w:t xml:space="preserve">We </w:t>
            </w:r>
            <w:commentRangeEnd w:id="1287"/>
            <w:r>
              <w:rPr>
                <w:rStyle w:val="CommentReference"/>
                <w:rFonts w:ascii="Times New Roman" w:eastAsiaTheme="minorHAnsi" w:hAnsi="Times New Roman" w:cstheme="minorBidi"/>
                <w:color w:val="auto"/>
              </w:rPr>
              <w:commentReference w:id="128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8" w:name="_Ref434477554"/>
      <w:r>
        <w:lastRenderedPageBreak/>
        <w:t>The Third Doxology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9" w:name="_Ref434475057"/>
      <w:r>
        <w:t>The Sunday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90" w:name="_Ref434475083"/>
      <w:r>
        <w:lastRenderedPageBreak/>
        <w:t>The Monday Psali Adam</w:t>
      </w:r>
      <w:r w:rsidR="006C1B94">
        <w:t xml:space="preserve"> for Nativity</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91" w:name="_Ref434475102"/>
      <w:r>
        <w:lastRenderedPageBreak/>
        <w:t>The Tuesday Psali Adam</w:t>
      </w:r>
      <w:r w:rsidR="006C1B94">
        <w:t xml:space="preserve"> for Nativity</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2"/>
            <w:r>
              <w:t xml:space="preserve">Shone </w:t>
            </w:r>
            <w:commentRangeEnd w:id="1292"/>
            <w:r>
              <w:rPr>
                <w:rStyle w:val="CommentReference"/>
              </w:rPr>
              <w:commentReference w:id="129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3"/>
            <w:r>
              <w:t>All</w:t>
            </w:r>
            <w:commentRangeEnd w:id="1293"/>
            <w:r>
              <w:rPr>
                <w:rStyle w:val="CommentReference"/>
              </w:rPr>
              <w:commentReference w:id="129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4"/>
            <w:r>
              <w:t>seals</w:t>
            </w:r>
            <w:commentRangeEnd w:id="1294"/>
            <w:r>
              <w:rPr>
                <w:rStyle w:val="CommentReference"/>
              </w:rPr>
              <w:commentReference w:id="129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5"/>
            <w:r>
              <w:t>Tetra</w:t>
            </w:r>
            <w:commentRangeEnd w:id="1295"/>
            <w:r>
              <w:rPr>
                <w:rStyle w:val="CommentReference"/>
              </w:rPr>
              <w:commentReference w:id="129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6"/>
            <w:r>
              <w:t xml:space="preserve">flaming </w:t>
            </w:r>
            <w:commentRangeEnd w:id="1296"/>
            <w:r>
              <w:rPr>
                <w:rStyle w:val="CommentReference"/>
              </w:rPr>
              <w:commentReference w:id="129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7"/>
            <w:r>
              <w:t>disease</w:t>
            </w:r>
            <w:commentRangeEnd w:id="1297"/>
            <w:r>
              <w:rPr>
                <w:rStyle w:val="CommentReference"/>
              </w:rPr>
              <w:commentReference w:id="129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8" w:name="_Ref434475128"/>
      <w:r>
        <w:lastRenderedPageBreak/>
        <w:t>The Wednesday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9" w:name="_Ref434475150"/>
      <w:r>
        <w:t>The Thursday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00"/>
            <w:r>
              <w:t xml:space="preserve">Isaiah </w:t>
            </w:r>
            <w:commentRangeEnd w:id="1300"/>
            <w:r>
              <w:rPr>
                <w:rStyle w:val="CommentReference"/>
              </w:rPr>
              <w:commentReference w:id="130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01" w:name="_Ref434475177"/>
      <w:r>
        <w:t>The Friday Psali Batos</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2" w:name="_Ref434475196"/>
      <w:r>
        <w:t>The Saturday Psali Batos</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3"/>
            <w:r>
              <w:t>For I cannot speak.</w:t>
            </w:r>
            <w:commentRangeEnd w:id="1303"/>
            <w:r>
              <w:rPr>
                <w:rStyle w:val="CommentReference"/>
              </w:rPr>
              <w:commentReference w:id="130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4" w:name="_Toc439534795"/>
      <w:r>
        <w:t>December 26 (27) / Koiak 30: The Second Day of the Feast of the Nativity</w:t>
      </w:r>
      <w:bookmarkEnd w:id="130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5" w:name="_Ref434561401"/>
      <w:bookmarkStart w:id="1306" w:name="_Toc439534796"/>
      <w:r>
        <w:t>December 27 (28) / Tobi 1: St. Stephen Day</w:t>
      </w:r>
      <w:bookmarkEnd w:id="1305"/>
      <w:bookmarkEnd w:id="1306"/>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07" w:name="_Toc439534797"/>
      <w:r>
        <w:t>December 29 (30) / Tobi 3: The One Hundred and Forty Four Thousand</w:t>
      </w:r>
      <w:bookmarkEnd w:id="1307"/>
    </w:p>
    <w:p w14:paraId="2FE981A9" w14:textId="77777777" w:rsidR="00073003" w:rsidRDefault="00073003" w:rsidP="00073003">
      <w:pPr>
        <w:pStyle w:val="Heading4"/>
      </w:pPr>
      <w:bookmarkStart w:id="1308" w:name="_Ref434488616"/>
      <w:r>
        <w:t>The Doxology</w:t>
      </w:r>
      <w:r w:rsidR="00B46E6E">
        <w:t xml:space="preserve"> for the One Hundred and Forty Four Thousand</w:t>
      </w:r>
      <w:bookmarkEnd w:id="13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9" w:name="_Ref434564016"/>
      <w:bookmarkStart w:id="1310" w:name="_Toc439534798"/>
      <w:r>
        <w:t>December 30 (31) / Tobi 4: St. John the Evangelist</w:t>
      </w:r>
      <w:bookmarkEnd w:id="1309"/>
      <w:bookmarkEnd w:id="1310"/>
    </w:p>
    <w:p w14:paraId="3C0BCC81" w14:textId="77777777" w:rsidR="00FF5FF3" w:rsidRDefault="00FF5FF3" w:rsidP="00FF5FF3">
      <w:pPr>
        <w:pStyle w:val="Heading4"/>
      </w:pPr>
      <w:bookmarkStart w:id="1311" w:name="_Ref434488768"/>
      <w:r>
        <w:t>The Doxology</w:t>
      </w:r>
      <w:r w:rsidR="00B46E6E">
        <w:t xml:space="preserve"> for</w:t>
      </w:r>
      <w:r w:rsidR="00BC160E">
        <w:t xml:space="preserve"> St. John the Evangelist</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2"/>
            <w:r>
              <w:t>Zebulun</w:t>
            </w:r>
            <w:commentRangeEnd w:id="1312"/>
            <w:r>
              <w:rPr>
                <w:rStyle w:val="FootnoteReference"/>
              </w:rPr>
              <w:footnoteReference w:id="557"/>
            </w:r>
            <w:r>
              <w:rPr>
                <w:rStyle w:val="CommentReference"/>
                <w:rFonts w:ascii="Times New Roman" w:eastAsiaTheme="minorHAnsi" w:hAnsi="Times New Roman" w:cstheme="minorBidi"/>
                <w:color w:val="auto"/>
              </w:rPr>
              <w:commentReference w:id="131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3" w:name="_Toc410196204"/>
      <w:bookmarkStart w:id="1314" w:name="_Toc410196446"/>
      <w:bookmarkStart w:id="1315" w:name="_Toc410196948"/>
      <w:bookmarkStart w:id="1316" w:name="_Toc439584779"/>
      <w:bookmarkStart w:id="1317" w:name="January"/>
      <w:bookmarkEnd w:id="1232"/>
      <w:bookmarkEnd w:id="1251"/>
      <w:bookmarkEnd w:id="1252"/>
      <w:bookmarkEnd w:id="1253"/>
      <w:r>
        <w:lastRenderedPageBreak/>
        <w:t>January</w:t>
      </w:r>
      <w:bookmarkEnd w:id="1313"/>
      <w:bookmarkEnd w:id="1314"/>
      <w:bookmarkEnd w:id="1315"/>
      <w:r w:rsidR="00FF5FF3">
        <w:t xml:space="preserve"> or </w:t>
      </w:r>
      <w:r w:rsidR="00FF5FF3">
        <w:rPr>
          <w:rFonts w:ascii="FreeSerifAvvaShenouda" w:hAnsi="FreeSerifAvvaShenouda" w:cs="FreeSerifAvvaShenouda"/>
        </w:rPr>
        <w:t>Ⲧⲱⲃⲓ</w:t>
      </w:r>
      <w:bookmarkEnd w:id="1316"/>
    </w:p>
    <w:bookmarkStart w:id="1318" w:name="_Toc410196205" w:displacedByCustomXml="next"/>
    <w:bookmarkStart w:id="1319" w:name="_Toc410196447" w:displacedByCustomXml="next"/>
    <w:bookmarkStart w:id="1320"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21" w:name="_Toc439534799"/>
      <w:r>
        <w:rPr>
          <w:lang w:val="en-US"/>
        </w:rPr>
        <w:lastRenderedPageBreak/>
        <w:t>January 1 (2) / Tobi 6</w:t>
      </w:r>
      <w:r w:rsidR="00FF5FF3">
        <w:rPr>
          <w:lang w:val="en-US"/>
        </w:rPr>
        <w:t xml:space="preserve">: The Feast of the </w:t>
      </w:r>
      <w:r w:rsidR="00495F1A">
        <w:t>Circumcision</w:t>
      </w:r>
      <w:bookmarkEnd w:id="1320"/>
      <w:bookmarkEnd w:id="1319"/>
      <w:bookmarkEnd w:id="1318"/>
      <w:bookmarkEnd w:id="1321"/>
    </w:p>
    <w:p w14:paraId="1387E376" w14:textId="77777777" w:rsidR="00FF5FF3" w:rsidRDefault="00FF5FF3" w:rsidP="00FF5FF3">
      <w:pPr>
        <w:pStyle w:val="Heading4"/>
      </w:pPr>
      <w:bookmarkStart w:id="1322" w:name="_Ref434477590"/>
      <w:r>
        <w:t>The Doxology</w:t>
      </w:r>
      <w:r w:rsidR="00E21EA3">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3"/>
            <w:r>
              <w:t xml:space="preserve">Christian </w:t>
            </w:r>
            <w:commentRangeEnd w:id="1323"/>
            <w:r>
              <w:rPr>
                <w:rStyle w:val="CommentReference"/>
                <w:rFonts w:ascii="Times New Roman" w:eastAsiaTheme="minorHAnsi" w:hAnsi="Times New Roman" w:cstheme="minorBidi"/>
                <w:color w:val="auto"/>
              </w:rPr>
              <w:commentReference w:id="132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4" w:name="_Ref434475229"/>
      <w:r>
        <w:t>The Psali Adam</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5"/>
            <w:r>
              <w:t xml:space="preserve">Victorious </w:t>
            </w:r>
            <w:commentRangeEnd w:id="1325"/>
            <w:r>
              <w:rPr>
                <w:rStyle w:val="CommentReference"/>
              </w:rPr>
              <w:commentReference w:id="132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6" w:name="_Ref434475252"/>
      <w:r>
        <w:t>The Psali Batos</w:t>
      </w:r>
      <w:r w:rsidR="006C1B94">
        <w:t xml:space="preserve"> for the Circumcision</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7"/>
            <w:r>
              <w:t>divinity</w:t>
            </w:r>
            <w:commentRangeEnd w:id="1327"/>
            <w:r>
              <w:rPr>
                <w:rStyle w:val="CommentReference"/>
              </w:rPr>
              <w:commentReference w:id="132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8" w:name="_Toc410196206"/>
      <w:bookmarkStart w:id="1329" w:name="_Toc410196448"/>
      <w:bookmarkStart w:id="1330" w:name="_Toc410196950"/>
      <w:bookmarkStart w:id="1331" w:name="_Toc439534800"/>
      <w:r>
        <w:t xml:space="preserve">January 6 (7) / Tobi 11: The Feast of </w:t>
      </w:r>
      <w:r w:rsidR="00495F1A">
        <w:t>Theophany</w:t>
      </w:r>
      <w:bookmarkEnd w:id="1328"/>
      <w:bookmarkEnd w:id="1329"/>
      <w:bookmarkEnd w:id="1330"/>
      <w:bookmarkEnd w:id="1331"/>
    </w:p>
    <w:p w14:paraId="322B4F7B" w14:textId="77777777" w:rsidR="00FF5FF3" w:rsidRDefault="00430630" w:rsidP="00FF5FF3">
      <w:pPr>
        <w:pStyle w:val="Heading4"/>
      </w:pPr>
      <w:bookmarkStart w:id="1332" w:name="_Ref434477630"/>
      <w:r>
        <w:t>An</w:t>
      </w:r>
      <w:r w:rsidR="00FF5FF3">
        <w:t xml:space="preserve"> </w:t>
      </w:r>
      <w:r>
        <w:t xml:space="preserve">Abridged </w:t>
      </w:r>
      <w:r w:rsidR="00FF5FF3">
        <w:t>Doxology</w:t>
      </w:r>
      <w:r w:rsidR="00E21EA3">
        <w:t xml:space="preserve">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3" w:name="_Ref434477641"/>
      <w:r>
        <w:lastRenderedPageBreak/>
        <w:t>The First Doxology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4" w:name="_Ref434477660"/>
      <w:r>
        <w:lastRenderedPageBreak/>
        <w:t>The Second Doxology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5" w:name="_Ref434475280"/>
      <w:r>
        <w:t>The Sunday Psali Adam</w:t>
      </w:r>
      <w:r w:rsidR="006C1B94">
        <w:t xml:space="preserve"> for Theophany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6"/>
            <w:r>
              <w:t xml:space="preserve">confirm </w:t>
            </w:r>
            <w:commentRangeEnd w:id="1336"/>
            <w:r>
              <w:rPr>
                <w:rStyle w:val="CommentReference"/>
              </w:rPr>
              <w:commentReference w:id="133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7"/>
            <w:r>
              <w:t>ⲛ̀ϫⲉ</w:t>
            </w:r>
            <w:commentRangeEnd w:id="1337"/>
            <w:r>
              <w:rPr>
                <w:rStyle w:val="CommentReference"/>
                <w:rFonts w:ascii="Times New Roman" w:hAnsi="Times New Roman"/>
              </w:rPr>
              <w:commentReference w:id="133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8"/>
            <w:r>
              <w:t>moved</w:t>
            </w:r>
            <w:commentRangeEnd w:id="1338"/>
            <w:r>
              <w:rPr>
                <w:rStyle w:val="CommentReference"/>
              </w:rPr>
              <w:commentReference w:id="133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9"/>
            <w:r>
              <w:t>thrice holy,</w:t>
            </w:r>
            <w:commentRangeEnd w:id="1339"/>
            <w:r>
              <w:rPr>
                <w:rStyle w:val="CommentReference"/>
              </w:rPr>
              <w:commentReference w:id="133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40" w:name="_Ref434475309"/>
      <w:r>
        <w:lastRenderedPageBreak/>
        <w:t>The Monday Psali Adam</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41"/>
            <w:r>
              <w:t xml:space="preserve">Ⲓⲱⲁⲛⲛⲟⲩ </w:t>
            </w:r>
            <w:commentRangeEnd w:id="1341"/>
            <w:r>
              <w:rPr>
                <w:rStyle w:val="CommentReference"/>
                <w:rFonts w:ascii="Times New Roman" w:hAnsi="Times New Roman"/>
              </w:rPr>
              <w:commentReference w:id="134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2"/>
            <w:r>
              <w:rPr>
                <w:rFonts w:eastAsia="Arial Unicode MS" w:cs="FreeSerifAvvaShenouda"/>
              </w:rPr>
              <w:t>ⲛⲓϯϩⲟ</w:t>
            </w:r>
            <w:commentRangeEnd w:id="1342"/>
            <w:r>
              <w:rPr>
                <w:rStyle w:val="CommentReference"/>
                <w:rFonts w:ascii="Times New Roman" w:hAnsi="Times New Roman"/>
              </w:rPr>
              <w:commentReference w:id="134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3" w:name="_Ref434475331"/>
      <w:r>
        <w:t>The Tuesday Psali Adam</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4"/>
            <w:r>
              <w:t>ⲫⲏ</w:t>
            </w:r>
            <w:commentRangeEnd w:id="1344"/>
            <w:r>
              <w:rPr>
                <w:rStyle w:val="CommentReference"/>
                <w:rFonts w:ascii="Times New Roman" w:hAnsi="Times New Roman"/>
              </w:rPr>
              <w:commentReference w:id="134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5"/>
            <w:r>
              <w:t>ϯⲥⲩⲛⲧⲉⲗⲓⲁ</w:t>
            </w:r>
            <w:commentRangeEnd w:id="1345"/>
            <w:r>
              <w:rPr>
                <w:rStyle w:val="CommentReference"/>
                <w:rFonts w:ascii="Times New Roman" w:hAnsi="Times New Roman"/>
              </w:rPr>
              <w:commentReference w:id="134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6" w:name="_Ref434475362"/>
      <w:r>
        <w:t>The Wednesday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7" w:name="_Ref434475388"/>
      <w:r>
        <w:t>The Thursday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8" w:name="_Ref434475411"/>
      <w:r>
        <w:t>The Friday Psali Batos</w:t>
      </w:r>
      <w:r w:rsidR="006C1B94">
        <w:t xml:space="preserve"> for Theophany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9" w:name="_Ref434475434"/>
      <w:r>
        <w:t>The Saturday Psali Batos</w:t>
      </w:r>
      <w:r w:rsidR="006C1B94">
        <w:t xml:space="preserve"> for Theophany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50"/>
            <w:r>
              <w:t>liberty</w:t>
            </w:r>
            <w:commentRangeEnd w:id="1350"/>
            <w:r>
              <w:rPr>
                <w:rStyle w:val="CommentReference"/>
              </w:rPr>
              <w:commentReference w:id="135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51"/>
            <w:r>
              <w:t xml:space="preserve">confirm </w:t>
            </w:r>
            <w:commentRangeEnd w:id="1351"/>
            <w:r>
              <w:rPr>
                <w:rStyle w:val="CommentReference"/>
              </w:rPr>
              <w:commentReference w:id="135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2" w:name="_Toc439534801"/>
      <w:r>
        <w:t>January 7 (8) / Tobi 12</w:t>
      </w:r>
      <w:r w:rsidR="001225FA">
        <w:t xml:space="preserve">: </w:t>
      </w:r>
      <w:r>
        <w:t>The Second Day of the Feast of Theophany</w:t>
      </w:r>
      <w:bookmarkEnd w:id="135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3" w:name="_Toc439534802"/>
      <w:r>
        <w:lastRenderedPageBreak/>
        <w:t>January 7 (8) / Tobi 12</w:t>
      </w:r>
      <w:r w:rsidR="001225FA">
        <w:t xml:space="preserve">: </w:t>
      </w:r>
      <w:r>
        <w:t>Also the Commemoration of Archangel Michael</w:t>
      </w:r>
      <w:bookmarkEnd w:id="1353"/>
    </w:p>
    <w:p w14:paraId="322A578A" w14:textId="77777777" w:rsidR="00191A26" w:rsidRPr="00B637D8" w:rsidRDefault="00191A26" w:rsidP="00191A26">
      <w:pPr>
        <w:pStyle w:val="Rubric"/>
      </w:pPr>
      <w:bookmarkStart w:id="1354" w:name="_Toc410196207"/>
      <w:bookmarkStart w:id="1355" w:name="_Toc410196449"/>
      <w:bookmarkStart w:id="1356"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57" w:name="_Ref434562461"/>
      <w:bookmarkStart w:id="1358" w:name="_Toc439534803"/>
      <w:r>
        <w:t>January 7 (8) / Tobi 12</w:t>
      </w:r>
      <w:r w:rsidR="001225FA">
        <w:t xml:space="preserve">: </w:t>
      </w:r>
      <w:commentRangeStart w:id="1359"/>
      <w:r>
        <w:t>Also St. Theodore Anatoly</w:t>
      </w:r>
      <w:commentRangeEnd w:id="1359"/>
      <w:r>
        <w:rPr>
          <w:rStyle w:val="CommentReference"/>
          <w:rFonts w:eastAsiaTheme="minorHAnsi" w:cstheme="minorBidi"/>
          <w:b w:val="0"/>
          <w:bCs w:val="0"/>
        </w:rPr>
        <w:commentReference w:id="1359"/>
      </w:r>
      <w:bookmarkEnd w:id="1357"/>
      <w:bookmarkEnd w:id="1358"/>
    </w:p>
    <w:p w14:paraId="7DD26869" w14:textId="77777777" w:rsidR="006B44CE" w:rsidRDefault="006B44CE" w:rsidP="006B44CE">
      <w:pPr>
        <w:pStyle w:val="Heading4"/>
      </w:pPr>
      <w:bookmarkStart w:id="1360" w:name="_Ref434477694"/>
      <w:bookmarkStart w:id="1361" w:name="_Ref434489376"/>
      <w:r>
        <w:t>The Doxology</w:t>
      </w:r>
      <w:bookmarkEnd w:id="1360"/>
      <w:r w:rsidR="00B46E6E">
        <w:t xml:space="preserve"> for St. Theodore Anatoly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2" w:name="_Toc439534804"/>
      <w:r>
        <w:t>January 8 (9) / Tobi 13: The Feast of T</w:t>
      </w:r>
      <w:r w:rsidR="00495F1A">
        <w:t>he Wedding of Cana of Galilee</w:t>
      </w:r>
      <w:bookmarkEnd w:id="1354"/>
      <w:bookmarkEnd w:id="1355"/>
      <w:bookmarkEnd w:id="1356"/>
      <w:bookmarkEnd w:id="1362"/>
    </w:p>
    <w:p w14:paraId="46F7A60E" w14:textId="77777777" w:rsidR="00A37BB6" w:rsidRDefault="00A37BB6" w:rsidP="00A37BB6">
      <w:pPr>
        <w:pStyle w:val="Heading4"/>
      </w:pPr>
      <w:bookmarkStart w:id="1363" w:name="_Ref434477774"/>
      <w:r>
        <w:t>The Doxology</w:t>
      </w:r>
      <w:r w:rsidR="00E21EA3">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4" w:name="_Ref434475472"/>
      <w:r>
        <w:t>The Psali Adam</w:t>
      </w:r>
      <w:r w:rsidR="006C1B94">
        <w:t xml:space="preserve"> for the Wedding of Cana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5" w:name="_Ref434475500"/>
      <w:r>
        <w:lastRenderedPageBreak/>
        <w:t>The Psali Batos</w:t>
      </w:r>
      <w:r w:rsidR="006C1B94">
        <w:t xml:space="preserve"> for the Wedding of Cana</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6" w:name="_Ref434560112"/>
      <w:bookmarkStart w:id="1367" w:name="_Toc439534805"/>
      <w:r>
        <w:t>January 8 (9) / Tobi 13: Also the Martyrdom of St. Demiana</w:t>
      </w:r>
      <w:bookmarkEnd w:id="1366"/>
      <w:bookmarkEnd w:id="1367"/>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68" w:name="_Ref434490124"/>
      <w:r>
        <w:lastRenderedPageBreak/>
        <w:t>Another Doxology of St. Demiana</w:t>
      </w:r>
      <w:bookmarkEnd w:id="13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5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6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9" w:name="_Ref434563224"/>
      <w:bookmarkStart w:id="1370" w:name="_Toc439534806"/>
      <w:r>
        <w:t>January 9 (10) / Tobi 14: St. Maximus</w:t>
      </w:r>
      <w:bookmarkEnd w:id="1369"/>
      <w:bookmarkEnd w:id="1370"/>
    </w:p>
    <w:p w14:paraId="1847ABB1" w14:textId="77777777" w:rsidR="00662600" w:rsidRDefault="00810F04" w:rsidP="00810F04">
      <w:pPr>
        <w:pStyle w:val="Heading4"/>
      </w:pPr>
      <w:bookmarkStart w:id="1371" w:name="_Ref434490957"/>
      <w:r>
        <w:t>The Doxology for</w:t>
      </w:r>
      <w:r w:rsidR="00662600">
        <w:t xml:space="preserve"> Sts. Maximus and Dometius</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6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6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5" w:name="_Toc439534807"/>
      <w:r>
        <w:t>Jan</w:t>
      </w:r>
      <w:r w:rsidR="00662600">
        <w:t>uary 12 (13) / Tobi 17: St. Dome</w:t>
      </w:r>
      <w:r>
        <w:t>tius</w:t>
      </w:r>
      <w:bookmarkEnd w:id="1375"/>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76" w:name="_Toc439534808"/>
      <w:r>
        <w:t>January 13 (14) / Tobi 18: St. Hilary of Poitiers</w:t>
      </w:r>
      <w:bookmarkEnd w:id="1376"/>
    </w:p>
    <w:p w14:paraId="1C984C3F" w14:textId="77777777" w:rsidR="00160DE3" w:rsidRDefault="00160DE3" w:rsidP="00160DE3">
      <w:pPr>
        <w:pStyle w:val="Heading3"/>
      </w:pPr>
      <w:bookmarkStart w:id="1377" w:name="_Toc439534809"/>
      <w:bookmarkStart w:id="1378" w:name="_Toc410196208"/>
      <w:bookmarkStart w:id="1379" w:name="_Toc410196450"/>
      <w:bookmarkStart w:id="1380" w:name="_Toc410196952"/>
      <w:r>
        <w:t>January 15 (16) / Tobi 20: Departure of St. Prochorus the Disciple</w:t>
      </w:r>
      <w:bookmarkEnd w:id="1377"/>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81" w:name="_Toc439534810"/>
      <w:r>
        <w:t xml:space="preserve">January 16 (17) / Tobi 21: </w:t>
      </w:r>
      <w:r w:rsidR="00495F1A">
        <w:t>The Dormition of the Virgin</w:t>
      </w:r>
      <w:bookmarkEnd w:id="1378"/>
      <w:bookmarkEnd w:id="1379"/>
      <w:bookmarkEnd w:id="1380"/>
      <w:bookmarkEnd w:id="1381"/>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82" w:name="_Ref434560171"/>
      <w:bookmarkStart w:id="1383" w:name="_Toc439534811"/>
      <w:r>
        <w:t>January 17 (18) / Tobi 22: St. Anthony the Great</w:t>
      </w:r>
      <w:bookmarkEnd w:id="1382"/>
      <w:bookmarkEnd w:id="1383"/>
    </w:p>
    <w:p w14:paraId="38BCD1D7" w14:textId="77777777" w:rsidR="00FF5FF3" w:rsidRDefault="00FF5FF3" w:rsidP="00FF5FF3">
      <w:pPr>
        <w:pStyle w:val="Heading4"/>
      </w:pPr>
      <w:bookmarkStart w:id="1384" w:name="_Ref434490340"/>
      <w:r>
        <w:t>The Doxology</w:t>
      </w:r>
      <w:r w:rsidR="00B46E6E">
        <w:t xml:space="preserve"> for St. Anthony the Great</w:t>
      </w:r>
      <w:bookmarkEnd w:id="1384"/>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5" w:name="_Toc439534812"/>
      <w:r>
        <w:lastRenderedPageBreak/>
        <w:t>January 18 (19) / Tobi 23: St. Timothy the Apostle</w:t>
      </w:r>
      <w:bookmarkEnd w:id="1385"/>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86" w:name="_Toc439534813"/>
      <w:r>
        <w:t>January 22 (23) / Tobi 27: Archangel Suriel</w:t>
      </w:r>
      <w:bookmarkEnd w:id="1386"/>
    </w:p>
    <w:p w14:paraId="79FCFE0C" w14:textId="77777777" w:rsidR="00596AC8" w:rsidRDefault="00596AC8" w:rsidP="00596AC8">
      <w:pPr>
        <w:pStyle w:val="Heading4"/>
      </w:pPr>
      <w:bookmarkStart w:id="1387" w:name="_Ref434488250"/>
      <w:r>
        <w:t>The Doxology</w:t>
      </w:r>
      <w:r w:rsidR="00B46E6E">
        <w:t xml:space="preserve"> for Archangel Suriel</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8" w:name="_Toc439534814"/>
      <w:r>
        <w:t>January 22 (23) / Tobi 27: Also Relocation of St. Timothy the Apostle’s Relics</w:t>
      </w:r>
      <w:bookmarkEnd w:id="1388"/>
    </w:p>
    <w:p w14:paraId="3FBC7E0C" w14:textId="77777777" w:rsidR="00191A26" w:rsidRDefault="00191A26" w:rsidP="00191A26">
      <w:pPr>
        <w:pStyle w:val="Rubric"/>
      </w:pPr>
      <w:bookmarkStart w:id="1389"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390" w:name="_Toc439534815"/>
      <w:r>
        <w:lastRenderedPageBreak/>
        <w:t>January 24 (25) / Tobi 29: Commemoration of the Annunciation, Nativity, and Resurrection on the 29</w:t>
      </w:r>
      <w:r w:rsidRPr="00C0205C">
        <w:rPr>
          <w:vertAlign w:val="superscript"/>
        </w:rPr>
        <w:t>th</w:t>
      </w:r>
      <w:r>
        <w:t xml:space="preserve"> of Every Month</w:t>
      </w:r>
      <w:bookmarkEnd w:id="1390"/>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391" w:name="_Toc439534816"/>
      <w:r>
        <w:t>January 27 (28) / Meshir 2: St. Paul the Anchorite</w:t>
      </w:r>
      <w:bookmarkEnd w:id="1389"/>
      <w:bookmarkEnd w:id="1391"/>
    </w:p>
    <w:p w14:paraId="680E4267" w14:textId="77777777" w:rsidR="00C30529" w:rsidRDefault="00C30529" w:rsidP="00C30529">
      <w:pPr>
        <w:pStyle w:val="Heading4"/>
      </w:pPr>
      <w:bookmarkStart w:id="1392" w:name="_Ref434490368"/>
      <w:r>
        <w:t>The Doxology</w:t>
      </w:r>
      <w:r w:rsidR="00B46E6E">
        <w:t xml:space="preserve"> for St. Paul the Anchorite</w:t>
      </w:r>
      <w:bookmarkEnd w:id="1392"/>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6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6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3" w:name="_Toc439534817"/>
      <w:r>
        <w:t>January 29 (30) / Meshir 4: Martyrdom of St. Agabus the Disciple</w:t>
      </w:r>
      <w:bookmarkEnd w:id="1393"/>
    </w:p>
    <w:p w14:paraId="6DDD9040" w14:textId="77777777" w:rsidR="00191A26" w:rsidRDefault="00191A26" w:rsidP="00191A26">
      <w:pPr>
        <w:pStyle w:val="Rubric"/>
      </w:pPr>
      <w:bookmarkStart w:id="1394" w:name="_Toc410196209"/>
      <w:bookmarkStart w:id="1395" w:name="_Toc410196451"/>
      <w:bookmarkStart w:id="1396"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397" w:name="_Toc439534818"/>
      <w:r>
        <w:t>January 21 (31) / Meshir 5: St. Apollo the Friend of St. Apip</w:t>
      </w:r>
      <w:bookmarkEnd w:id="1397"/>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398" w:name="_Toc439584780"/>
      <w:bookmarkStart w:id="1399" w:name="February"/>
      <w:bookmarkEnd w:id="1317"/>
      <w:r>
        <w:lastRenderedPageBreak/>
        <w:t>February</w:t>
      </w:r>
      <w:bookmarkEnd w:id="1394"/>
      <w:bookmarkEnd w:id="1395"/>
      <w:bookmarkEnd w:id="1396"/>
      <w:r w:rsidR="00C30529">
        <w:t xml:space="preserve"> or </w:t>
      </w:r>
      <w:r w:rsidR="00C30529">
        <w:rPr>
          <w:rFonts w:ascii="FreeSerifAvvaShenouda" w:hAnsi="FreeSerifAvvaShenouda" w:cs="FreeSerifAvvaShenouda"/>
        </w:rPr>
        <w:t>Ⲙϣⲓⲣ</w:t>
      </w:r>
      <w:bookmarkEnd w:id="1398"/>
    </w:p>
    <w:bookmarkStart w:id="1400" w:name="_Toc410196210" w:displacedByCustomXml="next"/>
    <w:bookmarkStart w:id="1401" w:name="_Toc410196452" w:displacedByCustomXml="next"/>
    <w:bookmarkStart w:id="1402"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3" w:name="_Toc439534819"/>
      <w:r>
        <w:lastRenderedPageBreak/>
        <w:t xml:space="preserve">February 2 (3): Meshir 8: </w:t>
      </w:r>
      <w:r w:rsidR="00495F1A">
        <w:t>The Entrance into the Temple</w:t>
      </w:r>
      <w:bookmarkEnd w:id="1402"/>
      <w:bookmarkEnd w:id="1401"/>
      <w:bookmarkEnd w:id="1400"/>
      <w:bookmarkEnd w:id="1403"/>
    </w:p>
    <w:p w14:paraId="6E92944D" w14:textId="77777777" w:rsidR="00C30529" w:rsidRDefault="00C30529" w:rsidP="00124ADD">
      <w:pPr>
        <w:pStyle w:val="Heading4"/>
      </w:pPr>
      <w:bookmarkStart w:id="1404" w:name="_Ref434477815"/>
      <w:r>
        <w:t>The Doxology</w:t>
      </w:r>
      <w:r w:rsidR="00E21EA3">
        <w:t xml:space="preserve"> for the Entrance into the Temple</w:t>
      </w:r>
      <w:bookmarkEnd w:id="14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05" w:name="_Toc439534820"/>
      <w:r>
        <w:t>February 4 (5) / Meshir 10: Martyrdom of St. James the Son of Alphaeus</w:t>
      </w:r>
      <w:bookmarkEnd w:id="1405"/>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06" w:name="_Toc439534821"/>
      <w:r>
        <w:t>February 6 (7) / Meshir 12: Commemoration of Archangel Michael</w:t>
      </w:r>
      <w:bookmarkEnd w:id="1406"/>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07" w:name="_Toc439534822"/>
      <w:r>
        <w:t>February 8 (9) / Meshir 14: The Departure of St. Severus</w:t>
      </w:r>
      <w:bookmarkEnd w:id="1407"/>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08" w:name="_Toc439534823"/>
      <w:r>
        <w:t>February 10 (11) / Meshir 16: Isaac the Syrian</w:t>
      </w:r>
      <w:bookmarkEnd w:id="1408"/>
    </w:p>
    <w:p w14:paraId="2F7479F8" w14:textId="77777777" w:rsidR="005329C1" w:rsidRDefault="005242D1" w:rsidP="005329C1">
      <w:pPr>
        <w:pStyle w:val="Heading3"/>
      </w:pPr>
      <w:bookmarkStart w:id="1409" w:name="_Toc439534824"/>
      <w:r>
        <w:t>February</w:t>
      </w:r>
      <w:r w:rsidR="005329C1">
        <w:t xml:space="preserve"> 15 (16) / Meshir 21: Commemoration of the Theotokos</w:t>
      </w:r>
      <w:bookmarkEnd w:id="1409"/>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10" w:name="_Toc439534825"/>
      <w:r>
        <w:t>February 15 (16) / Meshir 21: Also Martyrdom of St. Onesimus, the Disc</w:t>
      </w:r>
      <w:r>
        <w:t>i</w:t>
      </w:r>
      <w:r>
        <w:t>ple of St. Paul</w:t>
      </w:r>
      <w:bookmarkEnd w:id="1410"/>
    </w:p>
    <w:p w14:paraId="197E567A" w14:textId="77777777" w:rsidR="00B52D77" w:rsidRDefault="00B52D77" w:rsidP="00B52D77">
      <w:pPr>
        <w:pStyle w:val="Heading3"/>
      </w:pPr>
      <w:bookmarkStart w:id="1411" w:name="_Toc439534826"/>
      <w:r>
        <w:t>February 23 (24) / Meshir 29: Commemoration of the Annunciation, Nativity, and Resurrection on the 29</w:t>
      </w:r>
      <w:r w:rsidRPr="00C0205C">
        <w:rPr>
          <w:vertAlign w:val="superscript"/>
        </w:rPr>
        <w:t>th</w:t>
      </w:r>
      <w:r>
        <w:t xml:space="preserve"> of Every Month</w:t>
      </w:r>
      <w:bookmarkEnd w:id="1411"/>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12" w:name="_Toc439534827"/>
      <w:r>
        <w:lastRenderedPageBreak/>
        <w:t>February 24 (25) / Meshir 30: Appearance of the Head of St. John the Baptist</w:t>
      </w:r>
      <w:bookmarkEnd w:id="1412"/>
    </w:p>
    <w:p w14:paraId="49513F8D" w14:textId="77777777" w:rsidR="00191A26" w:rsidRDefault="00191A26" w:rsidP="00191A26">
      <w:pPr>
        <w:pStyle w:val="Rubric"/>
      </w:pPr>
      <w:bookmarkStart w:id="1413" w:name="_Toc410196211"/>
      <w:bookmarkStart w:id="1414" w:name="_Toc410196453"/>
      <w:bookmarkStart w:id="1415"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16" w:name="_Toc439534828"/>
      <w:r>
        <w:t>February 24 (25) / Meshir 30: Also St. Cyril VI</w:t>
      </w:r>
      <w:bookmarkEnd w:id="1416"/>
    </w:p>
    <w:p w14:paraId="0CDD55AC" w14:textId="77777777" w:rsidR="001779C0" w:rsidRDefault="001779C0" w:rsidP="001779C0">
      <w:pPr>
        <w:pStyle w:val="Heading4"/>
      </w:pPr>
      <w:bookmarkStart w:id="1417" w:name="_Ref434492506"/>
      <w:r>
        <w:t>The Doxology</w:t>
      </w:r>
      <w:r w:rsidR="00B82753">
        <w:t xml:space="preserve"> for St. Cyril VI</w:t>
      </w:r>
      <w:r>
        <w:rPr>
          <w:rStyle w:val="FootnoteReference"/>
        </w:rPr>
        <w:footnoteReference w:id="565"/>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8" w:name="_Toc439584781"/>
      <w:bookmarkStart w:id="1419" w:name="March"/>
      <w:bookmarkEnd w:id="1399"/>
      <w:r>
        <w:lastRenderedPageBreak/>
        <w:t>March</w:t>
      </w:r>
      <w:bookmarkEnd w:id="1413"/>
      <w:bookmarkEnd w:id="1414"/>
      <w:bookmarkEnd w:id="1415"/>
      <w:r w:rsidR="00C30529">
        <w:t xml:space="preserve"> or </w:t>
      </w:r>
      <w:r w:rsidR="00C30529">
        <w:rPr>
          <w:rFonts w:ascii="FreeSerifAvvaShenouda" w:hAnsi="FreeSerifAvvaShenouda" w:cs="FreeSerifAvvaShenouda"/>
        </w:rPr>
        <w:t>Ⲡⲁⲣⲙϩⲟⲧⲡ</w:t>
      </w:r>
      <w:bookmarkEnd w:id="1418"/>
    </w:p>
    <w:bookmarkStart w:id="1420" w:name="_Toc410196212" w:displacedByCustomXml="next"/>
    <w:bookmarkStart w:id="1421" w:name="_Toc410196454" w:displacedByCustomXml="next"/>
    <w:bookmarkStart w:id="1422"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3" w:name="_Toc439534829"/>
      <w:r>
        <w:lastRenderedPageBreak/>
        <w:t>March 2: Departure of St. Chad of Mercia</w:t>
      </w:r>
      <w:r w:rsidR="00377E51">
        <w:rPr>
          <w:rStyle w:val="FootnoteReference"/>
        </w:rPr>
        <w:footnoteReference w:id="566"/>
      </w:r>
      <w:bookmarkEnd w:id="1423"/>
    </w:p>
    <w:p w14:paraId="668738F1" w14:textId="77777777" w:rsidR="006A140A" w:rsidRDefault="006A140A" w:rsidP="006A140A">
      <w:pPr>
        <w:pStyle w:val="Heading4"/>
      </w:pPr>
      <w:bookmarkStart w:id="1424" w:name="_Ref434492702"/>
      <w:r>
        <w:t>The Doxology</w:t>
      </w:r>
      <w:r w:rsidR="00B82753">
        <w:t xml:space="preserve"> for St. Chad of Mercia</w:t>
      </w:r>
      <w:bookmarkEnd w:id="14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5" w:name="_Toc439534830"/>
      <w:r>
        <w:t>March 4 / Phamenoth 8: Martyrdom of St. Matthias the Apostle</w:t>
      </w:r>
      <w:bookmarkEnd w:id="1425"/>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26" w:name="_Toc439534831"/>
      <w:r>
        <w:t xml:space="preserve">March 6 / Phamenoth 10: </w:t>
      </w:r>
      <w:r w:rsidR="00495F1A">
        <w:t>The Finding of the Holy Cross</w:t>
      </w:r>
      <w:bookmarkEnd w:id="1422"/>
      <w:bookmarkEnd w:id="1421"/>
      <w:bookmarkEnd w:id="1420"/>
      <w:bookmarkEnd w:id="1426"/>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27" w:name="_Toc439534832"/>
      <w:r>
        <w:t>March 8 / Phamenoth</w:t>
      </w:r>
      <w:r w:rsidR="005329C1">
        <w:t xml:space="preserve"> 12</w:t>
      </w:r>
      <w:r>
        <w:t>: Commemoration of Archangel Michael</w:t>
      </w:r>
      <w:bookmarkEnd w:id="1427"/>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28" w:name="_Toc439534833"/>
      <w:r>
        <w:t>March 9 / Phamenoth 13: Return of St. Macarius the Great and St. Ma</w:t>
      </w:r>
      <w:r>
        <w:t>c</w:t>
      </w:r>
      <w:r>
        <w:t>arius of Alexandria from Exile</w:t>
      </w:r>
      <w:bookmarkEnd w:id="1428"/>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29" w:name="_Toc439534834"/>
      <w:r>
        <w:t>March 15 / Phamenoth 19: Martyrdom of St. Aristobulus the Apostle</w:t>
      </w:r>
      <w:bookmarkEnd w:id="1429"/>
    </w:p>
    <w:p w14:paraId="57821F33" w14:textId="77777777" w:rsidR="00191A26" w:rsidRDefault="00191A26" w:rsidP="00191A26">
      <w:pPr>
        <w:pStyle w:val="Rubric"/>
      </w:pPr>
      <w:bookmarkStart w:id="1430" w:name="_Toc410196213"/>
      <w:bookmarkStart w:id="1431" w:name="_Toc410196455"/>
      <w:bookmarkStart w:id="1432"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33" w:name="_Toc439534835"/>
      <w:r>
        <w:lastRenderedPageBreak/>
        <w:t>March 17 / Phamenoth 21: Commemoration of the Theotokos</w:t>
      </w:r>
      <w:bookmarkEnd w:id="1433"/>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34" w:name="_Ref434563557"/>
      <w:bookmarkStart w:id="1435" w:name="_Toc439534836"/>
      <w:r>
        <w:t>March 23 / Phamenoth 27: St. Macarius the Great</w:t>
      </w:r>
      <w:bookmarkEnd w:id="1434"/>
      <w:bookmarkEnd w:id="1435"/>
    </w:p>
    <w:p w14:paraId="19445963" w14:textId="77777777" w:rsidR="003E7329" w:rsidRDefault="003E7329" w:rsidP="003E7329">
      <w:pPr>
        <w:pStyle w:val="Heading4"/>
      </w:pPr>
      <w:bookmarkStart w:id="1436" w:name="_Ref434490507"/>
      <w:r>
        <w:t>The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67"/>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68"/>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3" w:name="_Ref434490525"/>
      <w:r>
        <w:t>Another Doxology of St. Macarius the Great</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4" w:name="_Ref434490542"/>
      <w:r>
        <w:t>Another</w:t>
      </w:r>
      <w:r w:rsidR="00C30529">
        <w:t xml:space="preserve"> Doxology</w:t>
      </w:r>
      <w:r>
        <w:t xml:space="preserve"> of St. Macarius the Great</w:t>
      </w:r>
      <w:r>
        <w:rPr>
          <w:rStyle w:val="FootnoteReference"/>
        </w:rPr>
        <w:footnoteReference w:id="569"/>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5" w:name="_Toc439534837"/>
      <w:r>
        <w:lastRenderedPageBreak/>
        <w:t xml:space="preserve">March 25 / Phamenoth 29: </w:t>
      </w:r>
      <w:r w:rsidR="00495F1A">
        <w:t>Annunciation</w:t>
      </w:r>
      <w:bookmarkEnd w:id="1430"/>
      <w:bookmarkEnd w:id="1431"/>
      <w:bookmarkEnd w:id="1432"/>
      <w:bookmarkEnd w:id="1445"/>
    </w:p>
    <w:p w14:paraId="6F91E2E0" w14:textId="77777777" w:rsidR="00C30529" w:rsidRDefault="00C30529" w:rsidP="00C30529">
      <w:pPr>
        <w:pStyle w:val="Heading4"/>
      </w:pPr>
      <w:bookmarkStart w:id="1446" w:name="_Ref434477856"/>
      <w:r>
        <w:t>The Doxology</w:t>
      </w:r>
      <w:r w:rsidR="00E21EA3">
        <w:t xml:space="preserve"> for the Annunciation</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7" w:name="_Ref434475566"/>
      <w:bookmarkStart w:id="1448" w:name="_Toc410196214"/>
      <w:bookmarkStart w:id="1449" w:name="_Toc410196456"/>
      <w:bookmarkStart w:id="1450" w:name="_Toc410196958"/>
      <w:r>
        <w:t>The Psali Adam</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51"/>
            <w:r>
              <w:t>Head</w:t>
            </w:r>
            <w:commentRangeEnd w:id="1451"/>
            <w:r>
              <w:rPr>
                <w:rStyle w:val="CommentReference"/>
              </w:rPr>
              <w:commentReference w:id="14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52" w:name="_Ref434475591"/>
      <w:r>
        <w:t>The Psali Batos</w:t>
      </w:r>
      <w:r w:rsidR="006C1B94">
        <w:t xml:space="preserve"> for Annunciation</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3"/>
            <w:r>
              <w:t>ruler</w:t>
            </w:r>
            <w:commentRangeEnd w:id="1453"/>
            <w:r>
              <w:rPr>
                <w:rStyle w:val="CommentReference"/>
              </w:rPr>
              <w:commentReference w:id="14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70"/>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4"/>
            <w:r>
              <w:t xml:space="preserve">peoples </w:t>
            </w:r>
            <w:commentRangeEnd w:id="1454"/>
            <w:r>
              <w:rPr>
                <w:rStyle w:val="CommentReference"/>
              </w:rPr>
              <w:commentReference w:id="14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5"/>
            <w:r>
              <w:t>burned</w:t>
            </w:r>
            <w:commentRangeEnd w:id="1455"/>
            <w:r>
              <w:rPr>
                <w:rStyle w:val="CommentReference"/>
              </w:rPr>
              <w:commentReference w:id="14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6"/>
            <w:r>
              <w:t>Servant</w:t>
            </w:r>
            <w:commentRangeEnd w:id="1456"/>
            <w:r>
              <w:rPr>
                <w:rStyle w:val="CommentReference"/>
              </w:rPr>
              <w:commentReference w:id="14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7"/>
            <w:r>
              <w:t xml:space="preserve">Ⲫⲱⲕ </w:t>
            </w:r>
            <w:commentRangeEnd w:id="1457"/>
            <w:r>
              <w:rPr>
                <w:rStyle w:val="CommentReference"/>
                <w:rFonts w:ascii="Times New Roman" w:hAnsi="Times New Roman"/>
              </w:rPr>
              <w:commentReference w:id="14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8" w:name="_Ref434562998"/>
      <w:bookmarkStart w:id="1459" w:name="_Toc439534838"/>
      <w:r>
        <w:t xml:space="preserve">March 26 / Phamenoth 30: </w:t>
      </w:r>
      <w:r w:rsidR="00D31016">
        <w:t>Arch</w:t>
      </w:r>
      <w:r>
        <w:t>angel Gabriel</w:t>
      </w:r>
      <w:bookmarkEnd w:id="1458"/>
      <w:bookmarkEnd w:id="1459"/>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60" w:name="_Toc439534839"/>
      <w:r>
        <w:t xml:space="preserve">March 28 / Pharamuthi 2: Martyrdom of St. James </w:t>
      </w:r>
      <w:r w:rsidR="008762FF">
        <w:t xml:space="preserve">the son of </w:t>
      </w:r>
      <w:r w:rsidR="002E495E">
        <w:t>Zebedee</w:t>
      </w:r>
      <w:r>
        <w:t>, the Apostles</w:t>
      </w:r>
      <w:bookmarkEnd w:id="1460"/>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61" w:name="_Toc439584782"/>
      <w:bookmarkStart w:id="1462" w:name="April"/>
      <w:bookmarkEnd w:id="1419"/>
      <w:r>
        <w:lastRenderedPageBreak/>
        <w:t>April</w:t>
      </w:r>
      <w:bookmarkEnd w:id="1448"/>
      <w:bookmarkEnd w:id="1449"/>
      <w:bookmarkEnd w:id="14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61"/>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3" w:name="_Toc439534840"/>
      <w:r>
        <w:lastRenderedPageBreak/>
        <w:t>April 1 / Pharamuthi 6</w:t>
      </w:r>
      <w:r w:rsidR="006E4762">
        <w:t xml:space="preserve">: </w:t>
      </w:r>
      <w:r>
        <w:t>Saint Mary of Egypt</w:t>
      </w:r>
      <w:bookmarkEnd w:id="1463"/>
    </w:p>
    <w:p w14:paraId="70D0F650" w14:textId="77777777" w:rsidR="00254945" w:rsidRDefault="00254945" w:rsidP="00254945">
      <w:pPr>
        <w:pStyle w:val="Heading4"/>
      </w:pPr>
      <w:bookmarkStart w:id="1464" w:name="_Ref434491512"/>
      <w:r>
        <w:t>The Doxology</w:t>
      </w:r>
      <w:r w:rsidR="00810F04">
        <w:t xml:space="preserve"> for St. Mary of Egypt</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5" w:name="_Toc439534841"/>
      <w:r>
        <w:lastRenderedPageBreak/>
        <w:t>April 7 / Pharamuthi 12: Commemoration of Archangel Michael</w:t>
      </w:r>
      <w:bookmarkEnd w:id="1465"/>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66" w:name="_Toc439534842"/>
      <w:r>
        <w:t>April 10 / Pharamuthi 15: Consecrating of the Church of St. Agabus the Apostle</w:t>
      </w:r>
      <w:bookmarkEnd w:id="1466"/>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67" w:name="_Toc439534843"/>
      <w:r>
        <w:t xml:space="preserve">April 12 / Pharamuthi 17: Martyrdom of St. </w:t>
      </w:r>
      <w:commentRangeStart w:id="1468"/>
      <w:r>
        <w:t xml:space="preserve">James </w:t>
      </w:r>
      <w:commentRangeEnd w:id="1468"/>
      <w:r>
        <w:rPr>
          <w:rStyle w:val="CommentReference"/>
          <w:rFonts w:eastAsiaTheme="minorHAnsi" w:cstheme="minorBidi"/>
          <w:b w:val="0"/>
          <w:bCs w:val="0"/>
        </w:rPr>
        <w:commentReference w:id="1468"/>
      </w:r>
      <w:r>
        <w:t xml:space="preserve">the brother of </w:t>
      </w:r>
      <w:r w:rsidR="002E495E">
        <w:t>the Lord the bishop of Jerusalem</w:t>
      </w:r>
      <w:bookmarkEnd w:id="1467"/>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69" w:name="_Toc439534844"/>
      <w:r>
        <w:t>April 16 / Pharamuthi 21: Commemoration of the Theotokos</w:t>
      </w:r>
      <w:bookmarkEnd w:id="1469"/>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70" w:name="_Ref434560035"/>
      <w:bookmarkStart w:id="1471" w:name="_Toc439534845"/>
      <w:r>
        <w:t>April 18 / Pharamuthi 23: Martyrdom of St. George the Prince of the Martyrs</w:t>
      </w:r>
      <w:bookmarkEnd w:id="1470"/>
      <w:bookmarkEnd w:id="1471"/>
    </w:p>
    <w:p w14:paraId="480B7CF0" w14:textId="77777777" w:rsidR="00AF6D10" w:rsidRDefault="00AF6D10" w:rsidP="00AF6D10">
      <w:pPr>
        <w:pStyle w:val="Heading4"/>
      </w:pPr>
      <w:bookmarkStart w:id="1472" w:name="_Ref434489211"/>
      <w:r>
        <w:t>Another Doxology of St. George</w:t>
      </w:r>
      <w:bookmarkEnd w:id="1472"/>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3" w:name="_Toc439534846"/>
      <w:r>
        <w:lastRenderedPageBreak/>
        <w:t>April 24 / Pharamuthi 29: Commemoration of the Annunciation, Nativity, and Resurrection on the 29</w:t>
      </w:r>
      <w:r w:rsidRPr="00C0205C">
        <w:rPr>
          <w:vertAlign w:val="superscript"/>
        </w:rPr>
        <w:t>th</w:t>
      </w:r>
      <w:r>
        <w:t xml:space="preserve"> of Every Month</w:t>
      </w:r>
      <w:bookmarkEnd w:id="1473"/>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74" w:name="_Toc439534847"/>
      <w:r>
        <w:t xml:space="preserve">April 24 / Pharamuthi 29: </w:t>
      </w:r>
      <w:r w:rsidR="00B52D77">
        <w:t xml:space="preserve">Also the </w:t>
      </w:r>
      <w:r>
        <w:t>Departure of St. Erastus the Apostle</w:t>
      </w:r>
      <w:bookmarkEnd w:id="1474"/>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75" w:name="_Ref434562195"/>
      <w:bookmarkStart w:id="1476" w:name="_Toc439534848"/>
      <w:r>
        <w:t>April 25 / Pharamuthi 30: Martyrdom of St. Mark the Evangelist</w:t>
      </w:r>
      <w:bookmarkEnd w:id="1475"/>
      <w:bookmarkEnd w:id="1476"/>
    </w:p>
    <w:p w14:paraId="1A50F251" w14:textId="77777777" w:rsidR="00072324" w:rsidRDefault="00B46E6E" w:rsidP="00072324">
      <w:pPr>
        <w:pStyle w:val="Heading4"/>
      </w:pPr>
      <w:bookmarkStart w:id="1477" w:name="_Ref434488936"/>
      <w:r>
        <w:t>Another</w:t>
      </w:r>
      <w:r w:rsidR="00072324">
        <w:t xml:space="preserve"> Doxology</w:t>
      </w:r>
      <w:r>
        <w:t xml:space="preserve"> of St. Mark</w:t>
      </w:r>
      <w:bookmarkEnd w:id="1477"/>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8" w:name="_Toc439534849"/>
      <w:r>
        <w:t>April 26 / Pashons 1: Nativity of the Theotokos</w:t>
      </w:r>
      <w:bookmarkEnd w:id="1478"/>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79" w:name="_Toc439534850"/>
      <w:r>
        <w:t>April 28 /</w:t>
      </w:r>
      <w:r w:rsidR="00F66BB3">
        <w:t xml:space="preserve"> Pashons 3: Departure of St. Jas</w:t>
      </w:r>
      <w:r>
        <w:t>on the Disciple</w:t>
      </w:r>
      <w:bookmarkEnd w:id="1479"/>
    </w:p>
    <w:p w14:paraId="588AE276" w14:textId="77777777" w:rsidR="00191A26" w:rsidRDefault="00191A26" w:rsidP="00191A26">
      <w:pPr>
        <w:pStyle w:val="Rubric"/>
      </w:pPr>
      <w:bookmarkStart w:id="1480" w:name="_Toc410196215"/>
      <w:bookmarkStart w:id="1481" w:name="_Toc410196457"/>
      <w:bookmarkStart w:id="1482"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83" w:name="_Toc439534851"/>
      <w:r>
        <w:t>April 28 / Pashons 3: Also St. Theodore</w:t>
      </w:r>
      <w:r w:rsidR="00AF6F9B">
        <w:t xml:space="preserve"> the Disciple of St. Pachom</w:t>
      </w:r>
      <w:bookmarkEnd w:id="14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4" w:name="_Toc439584783"/>
      <w:bookmarkStart w:id="1485" w:name="May"/>
      <w:bookmarkEnd w:id="1462"/>
      <w:r>
        <w:lastRenderedPageBreak/>
        <w:t>May</w:t>
      </w:r>
      <w:r w:rsidR="00495F1A">
        <w:t xml:space="preserve"> or </w:t>
      </w:r>
      <w:bookmarkEnd w:id="1480"/>
      <w:bookmarkEnd w:id="1481"/>
      <w:bookmarkEnd w:id="1482"/>
      <w:r w:rsidRPr="00FB5E62">
        <w:rPr>
          <w:rFonts w:ascii="FreeSerifAvvaShenouda" w:eastAsia="Arial Unicode MS" w:hAnsi="FreeSerifAvvaShenouda" w:cs="FreeSerifAvvaShenouda"/>
          <w:lang w:val="en-US"/>
        </w:rPr>
        <w:t>Ⲡⲁϣⲁⲛⲥ</w:t>
      </w:r>
      <w:bookmarkEnd w:id="1484"/>
    </w:p>
    <w:bookmarkStart w:id="1486" w:name="_Ref434563583" w:displacedByCustomXml="next"/>
    <w:bookmarkStart w:id="1487" w:name="_Toc410196216" w:displacedByCustomXml="next"/>
    <w:bookmarkStart w:id="1488" w:name="_Toc410196458" w:displacedByCustomXml="next"/>
    <w:bookmarkStart w:id="1489"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90" w:name="_Ref436250616"/>
      <w:bookmarkStart w:id="1491" w:name="_Toc439534852"/>
      <w:r>
        <w:lastRenderedPageBreak/>
        <w:t>May 1 / Pashons 6: St. Macarius of Alexandria, the Presbyter</w:t>
      </w:r>
      <w:bookmarkEnd w:id="1486"/>
      <w:bookmarkEnd w:id="1490"/>
      <w:bookmarkEnd w:id="1491"/>
    </w:p>
    <w:p w14:paraId="65054283" w14:textId="77777777" w:rsidR="00137929" w:rsidRDefault="00137929" w:rsidP="00137929">
      <w:pPr>
        <w:pStyle w:val="Heading4"/>
      </w:pPr>
      <w:bookmarkStart w:id="1492" w:name="_Ref434490596"/>
      <w:r>
        <w:t>The Doxology</w:t>
      </w:r>
      <w:r w:rsidR="00B46E6E">
        <w:t xml:space="preserve"> for St. Macarius of Alexandria, the Presbyter</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3" w:name="_Ref434560539"/>
      <w:bookmarkStart w:id="1494" w:name="_Toc439534853"/>
      <w:r>
        <w:t>May 2 / Pashons 7: St. Athanasius the Apostolic</w:t>
      </w:r>
      <w:bookmarkEnd w:id="1493"/>
      <w:bookmarkEnd w:id="1494"/>
    </w:p>
    <w:p w14:paraId="5C918841" w14:textId="77777777" w:rsidR="00EE657B" w:rsidRDefault="00EE657B" w:rsidP="00EE657B">
      <w:pPr>
        <w:pStyle w:val="Heading4"/>
      </w:pPr>
      <w:bookmarkStart w:id="1495" w:name="_Ref434492183"/>
      <w:r>
        <w:t>The Doxology</w:t>
      </w:r>
      <w:r w:rsidR="00B82753">
        <w:t xml:space="preserve"> for St. Athanasius the Apostolic</w:t>
      </w:r>
      <w:bookmarkEnd w:id="1495"/>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6" w:name="_Ref434492196"/>
      <w:r>
        <w:lastRenderedPageBreak/>
        <w:t>Another</w:t>
      </w:r>
      <w:r w:rsidR="0047441D">
        <w:t xml:space="preserve"> Doxology</w:t>
      </w:r>
      <w:r>
        <w:t xml:space="preserve"> for St. Athanasius the Apostolic</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71"/>
            </w:r>
            <w:r>
              <w:t>;</w:t>
            </w:r>
          </w:p>
          <w:p w14:paraId="38DFDD79" w14:textId="77777777" w:rsidR="0047441D" w:rsidRDefault="0047441D" w:rsidP="0047441D">
            <w:pPr>
              <w:pStyle w:val="EngHang"/>
            </w:pPr>
            <w:r>
              <w:t>He sent them “the Father of Peace</w:t>
            </w:r>
            <w:r>
              <w:rPr>
                <w:rStyle w:val="FootnoteReference"/>
              </w:rPr>
              <w:footnoteReference w:id="572"/>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7" w:name="_Toc439534854"/>
      <w:r>
        <w:t>May 7 / Pashons 12: Commemoration of Archangel Michael</w:t>
      </w:r>
      <w:bookmarkEnd w:id="1497"/>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498" w:name="_Toc439534855"/>
      <w:r>
        <w:t>May 7 / Pashons 12: Also the Consecration of the Church of St. Demiana</w:t>
      </w:r>
      <w:bookmarkEnd w:id="1498"/>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499" w:name="_Toc439534856"/>
      <w:r>
        <w:t>May 8 / Pashons 13 St. Junia of the Seventy Two Disciples</w:t>
      </w:r>
      <w:bookmarkEnd w:id="1499"/>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00" w:name="_Toc439534857"/>
      <w:r>
        <w:t xml:space="preserve">May 8 / Pashons 13 Also St. </w:t>
      </w:r>
      <w:commentRangeStart w:id="1501"/>
      <w:r>
        <w:t>Arsenius</w:t>
      </w:r>
      <w:commentRangeEnd w:id="1501"/>
      <w:r>
        <w:rPr>
          <w:rStyle w:val="CommentReference"/>
          <w:rFonts w:eastAsiaTheme="minorHAnsi" w:cstheme="minorBidi"/>
          <w:b w:val="0"/>
          <w:bCs w:val="0"/>
        </w:rPr>
        <w:commentReference w:id="1501"/>
      </w:r>
      <w:bookmarkEnd w:id="1500"/>
    </w:p>
    <w:p w14:paraId="2EEE01C8" w14:textId="77777777" w:rsidR="00220DFD" w:rsidRDefault="00220DFD" w:rsidP="00220DFD">
      <w:pPr>
        <w:pStyle w:val="Heading4"/>
      </w:pPr>
      <w:bookmarkStart w:id="1502" w:name="_Ref434490892"/>
      <w:r>
        <w:t>The Doxology</w:t>
      </w:r>
      <w:r w:rsidR="00810F04">
        <w:t xml:space="preserve"> for St. Arsenius</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3" w:name="_Toc439534858"/>
      <w:r>
        <w:t>May 9 / Pashons 14: St. Pachomius</w:t>
      </w:r>
      <w:bookmarkEnd w:id="1503"/>
    </w:p>
    <w:p w14:paraId="1731E46B" w14:textId="77777777" w:rsidR="00C30529" w:rsidRDefault="00C30529" w:rsidP="00C30529">
      <w:pPr>
        <w:pStyle w:val="Heading4"/>
      </w:pPr>
      <w:bookmarkStart w:id="1504" w:name="_Ref434491150"/>
      <w:r>
        <w:t>The Doxology</w:t>
      </w:r>
      <w:r w:rsidR="00810F04">
        <w:t xml:space="preserve"> for St. Pachomius</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5" w:name="_Toc439534859"/>
      <w:r>
        <w:lastRenderedPageBreak/>
        <w:t>May 11 / Pashons 16: Commemoration of St. John the Evangelist</w:t>
      </w:r>
      <w:bookmarkEnd w:id="1505"/>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06" w:name="_Toc439534860"/>
      <w:r>
        <w:t>May 16 / Pashons 21: Commemoration of the Theotokos</w:t>
      </w:r>
      <w:bookmarkEnd w:id="1506"/>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07" w:name="_Toc439534861"/>
      <w:r>
        <w:t xml:space="preserve">May 17 / Pashons 22: Departure of St. Andronicus the </w:t>
      </w:r>
      <w:r w:rsidR="00191A26">
        <w:t>Disciple</w:t>
      </w:r>
      <w:bookmarkEnd w:id="1507"/>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08" w:name="_Toc439534862"/>
      <w:r>
        <w:t xml:space="preserve">May 19 / Pashons 24: </w:t>
      </w:r>
      <w:r w:rsidR="00495F1A">
        <w:t>The Entrance into Egypt</w:t>
      </w:r>
      <w:bookmarkEnd w:id="1489"/>
      <w:bookmarkEnd w:id="1488"/>
      <w:bookmarkEnd w:id="1487"/>
      <w:bookmarkEnd w:id="1508"/>
    </w:p>
    <w:p w14:paraId="608201BF" w14:textId="77777777" w:rsidR="00C30529" w:rsidRDefault="00C30529" w:rsidP="00C30529">
      <w:pPr>
        <w:pStyle w:val="Heading4"/>
      </w:pPr>
      <w:bookmarkStart w:id="1509" w:name="_Ref434477906"/>
      <w:r>
        <w:t>The Doxology</w:t>
      </w:r>
      <w:r w:rsidR="00E21EA3">
        <w:t xml:space="preserve"> for the Entrance into Egypt</w:t>
      </w:r>
      <w:bookmarkEnd w:id="1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10" w:name="_Ref434476089"/>
      <w:r>
        <w:t>The Psali Adam</w:t>
      </w:r>
      <w:r w:rsidR="006C1B94">
        <w:t xml:space="preserve"> for the Entrance into Egypt</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11" w:name="_Ref434476112"/>
      <w:r>
        <w:t>The Psali Batos</w:t>
      </w:r>
      <w:r w:rsidR="006C1B94">
        <w:t xml:space="preserve"> for the Entrance into Egypt</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12"/>
            <w:r>
              <w:t>approached</w:t>
            </w:r>
            <w:commentRangeEnd w:id="1512"/>
            <w:r>
              <w:rPr>
                <w:rStyle w:val="CommentReference"/>
              </w:rPr>
              <w:commentReference w:id="15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3"/>
            <w:r>
              <w:t xml:space="preserve">Ⲫⲱⲕ </w:t>
            </w:r>
            <w:commentRangeEnd w:id="1513"/>
            <w:r>
              <w:rPr>
                <w:rStyle w:val="CommentReference"/>
                <w:rFonts w:ascii="Times New Roman" w:hAnsi="Times New Roman"/>
              </w:rPr>
              <w:commentReference w:id="15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4" w:name="_Toc439534863"/>
      <w:r>
        <w:lastRenderedPageBreak/>
        <w:t>May 19 / Pashons 24: Also, St. Pashnouni, the Monk and Martyr</w:t>
      </w:r>
      <w:bookmarkEnd w:id="1514"/>
    </w:p>
    <w:p w14:paraId="408F0E44" w14:textId="77777777" w:rsidR="00A055D8" w:rsidRDefault="00A055D8" w:rsidP="00A055D8">
      <w:pPr>
        <w:pStyle w:val="Heading4"/>
      </w:pPr>
      <w:bookmarkStart w:id="1515" w:name="_Ref434491429"/>
      <w:r>
        <w:t>The Doxology</w:t>
      </w:r>
      <w:r w:rsidR="00810F04">
        <w:t xml:space="preserve"> for St. Pashnouni</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6" w:name="_Toc439534864"/>
      <w:r>
        <w:t xml:space="preserve">May 21 / Pashons 26: </w:t>
      </w:r>
      <w:r w:rsidR="00072324">
        <w:t>Martyrdom of St. Thomas the Apostle</w:t>
      </w:r>
      <w:bookmarkEnd w:id="1516"/>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17" w:name="_Toc439534865"/>
      <w:r>
        <w:t>May 22 / Pashons 27: St. Thomas the Anchorite</w:t>
      </w:r>
      <w:bookmarkEnd w:id="1517"/>
    </w:p>
    <w:p w14:paraId="638D349A" w14:textId="77777777" w:rsidR="007A6E4F" w:rsidRDefault="007A6E4F" w:rsidP="007A6E4F">
      <w:pPr>
        <w:pStyle w:val="Heading4"/>
      </w:pPr>
      <w:bookmarkStart w:id="1518" w:name="_Ref434490403"/>
      <w:r>
        <w:t>The Doxology</w:t>
      </w:r>
      <w:r w:rsidR="00B46E6E">
        <w:t xml:space="preserve"> for St. Thomas the Anchorite</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9"/>
            <w:r>
              <w:t>Like amber</w:t>
            </w:r>
          </w:p>
          <w:p w14:paraId="2CE5E879" w14:textId="77777777" w:rsidR="007A6E4F" w:rsidRDefault="007A6E4F" w:rsidP="007A6E4F">
            <w:pPr>
              <w:pStyle w:val="EngHangEnd"/>
            </w:pPr>
            <w:r>
              <w:t>Spreading in paradise.</w:t>
            </w:r>
            <w:commentRangeEnd w:id="1519"/>
            <w:r>
              <w:rPr>
                <w:rStyle w:val="CommentReference"/>
                <w:rFonts w:ascii="Times New Roman" w:eastAsiaTheme="minorHAnsi" w:hAnsi="Times New Roman" w:cstheme="minorBidi"/>
                <w:color w:val="auto"/>
              </w:rPr>
              <w:commentReference w:id="15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20" w:name="_Toc439534866"/>
      <w:r>
        <w:t>May 24 (25) / Pashons 29: Commemoration of the Annunciation, Nativity, and Resurrection on the 29</w:t>
      </w:r>
      <w:r w:rsidRPr="00C0205C">
        <w:rPr>
          <w:vertAlign w:val="superscript"/>
        </w:rPr>
        <w:t>th</w:t>
      </w:r>
      <w:r>
        <w:t xml:space="preserve"> of Every Month</w:t>
      </w:r>
      <w:bookmarkEnd w:id="1520"/>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21" w:name="_Toc439534867"/>
      <w:r>
        <w:lastRenderedPageBreak/>
        <w:t xml:space="preserve">May 24 (25) / Pashons 29: Also St. </w:t>
      </w:r>
      <w:r w:rsidR="00F525F0">
        <w:t>Simeon</w:t>
      </w:r>
      <w:r>
        <w:t xml:space="preserve"> the Stylite</w:t>
      </w:r>
      <w:bookmarkEnd w:id="1521"/>
    </w:p>
    <w:p w14:paraId="6BC6625E" w14:textId="07CBC558" w:rsidR="00F525F0" w:rsidRPr="00F525F0" w:rsidRDefault="00F525F0" w:rsidP="00F525F0">
      <w:pPr>
        <w:pStyle w:val="Heading4"/>
      </w:pPr>
      <w:bookmarkStart w:id="1522" w:name="_Ref439328220"/>
      <w:r>
        <w:t>The Doxology for St. Simeon the Stylite</w:t>
      </w:r>
      <w:r w:rsidR="00BD2B3F">
        <w:rPr>
          <w:rStyle w:val="FootnoteReference"/>
        </w:rPr>
        <w:footnoteReference w:id="573"/>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3" w:name="_Toc439534868"/>
      <w:r>
        <w:t>May 25 / Pashons 30: Departure of St. Fournous the Disciple</w:t>
      </w:r>
      <w:bookmarkEnd w:id="1523"/>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24" w:name="_Toc439534869"/>
      <w:r>
        <w:t>May 27 / Paoni 2: St. Commemoration of the Appearance of the Bodies of St. John the Baptist and Elisha the Prophet</w:t>
      </w:r>
      <w:bookmarkEnd w:id="1524"/>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25" w:name="_Toc439534870"/>
      <w:r>
        <w:t>May 28 / Paoni 3: Consecration of St. George’s Church</w:t>
      </w:r>
      <w:bookmarkEnd w:id="1525"/>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26" w:name="_Toc439534871"/>
      <w:r>
        <w:t xml:space="preserve">May 28 / Paoni 3: </w:t>
      </w:r>
      <w:r w:rsidR="00601ED3">
        <w:t xml:space="preserve">Also </w:t>
      </w:r>
      <w:r>
        <w:t>St. Abraam of Fayyoum</w:t>
      </w:r>
      <w:bookmarkEnd w:id="1526"/>
    </w:p>
    <w:p w14:paraId="26D71FAF" w14:textId="77777777" w:rsidR="00C30529" w:rsidRDefault="00C30529" w:rsidP="00C30529">
      <w:pPr>
        <w:pStyle w:val="Heading4"/>
      </w:pPr>
      <w:bookmarkStart w:id="1527" w:name="_Ref434492469"/>
      <w:r>
        <w:t>The Doxology</w:t>
      </w:r>
      <w:r w:rsidR="00B82753">
        <w:t xml:space="preserve"> for St. Abraam of Fayyoum</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74"/>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31" w:name="_Toc439534872"/>
      <w:r>
        <w:t>May 30 / Paoni 5: Consecration of the Church of St. Victor</w:t>
      </w:r>
      <w:bookmarkEnd w:id="1531"/>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32" w:name="_Toc410196217"/>
      <w:bookmarkStart w:id="1533" w:name="_Toc410196459"/>
      <w:bookmarkStart w:id="1534" w:name="_Toc410196961"/>
      <w:bookmarkStart w:id="1535" w:name="_Toc439584784"/>
      <w:bookmarkStart w:id="1536" w:name="June"/>
      <w:bookmarkEnd w:id="1485"/>
      <w:r>
        <w:lastRenderedPageBreak/>
        <w:t>June</w:t>
      </w:r>
      <w:bookmarkEnd w:id="1532"/>
      <w:bookmarkEnd w:id="1533"/>
      <w:bookmarkEnd w:id="1534"/>
      <w:r w:rsidR="00C30529">
        <w:t xml:space="preserve"> or </w:t>
      </w:r>
      <w:r w:rsidR="00C30529">
        <w:rPr>
          <w:rFonts w:ascii="FreeSerifAvvaShenouda" w:hAnsi="FreeSerifAvvaShenouda" w:cs="FreeSerifAvvaShenouda"/>
        </w:rPr>
        <w:t>Ⲡⲁⲱⲛⲉ</w:t>
      </w:r>
      <w:bookmarkEnd w:id="1535"/>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7" w:name="_Toc439534873"/>
      <w:r>
        <w:lastRenderedPageBreak/>
        <w:t>The Apostles' Fast</w:t>
      </w:r>
      <w:bookmarkEnd w:id="1537"/>
    </w:p>
    <w:p w14:paraId="06362FF7" w14:textId="77777777" w:rsidR="00654C55" w:rsidRDefault="00654C55" w:rsidP="00654C55">
      <w:pPr>
        <w:pStyle w:val="Heading4"/>
      </w:pPr>
      <w:bookmarkStart w:id="1538" w:name="_Ref434476183"/>
      <w:r>
        <w:t>The Psali Adam</w:t>
      </w:r>
      <w:r w:rsidR="006C1B94">
        <w:t xml:space="preserve"> for the Apostles’ Fast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9" w:name="_Ref434476204"/>
      <w:r>
        <w:t>The Psali Batos</w:t>
      </w:r>
      <w:r w:rsidR="006C1B94">
        <w:t xml:space="preserve"> for the Apostles’ Fast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40"/>
            <w:r>
              <w:t xml:space="preserve">the </w:t>
            </w:r>
            <w:commentRangeEnd w:id="1540"/>
            <w:r>
              <w:rPr>
                <w:rStyle w:val="CommentReference"/>
              </w:rPr>
              <w:commentReference w:id="15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41" w:name="_Toc439534874"/>
      <w:r>
        <w:t>June 6 / Paoni 12: Commemoration of Archangel Michael</w:t>
      </w:r>
      <w:bookmarkEnd w:id="1541"/>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42" w:name="_Toc439534875"/>
      <w:r>
        <w:t>June 7 / Paoni 13: Archangel Gabriel</w:t>
      </w:r>
      <w:r w:rsidR="00D31016">
        <w:t>, the Evangelist of Daniel</w:t>
      </w:r>
      <w:bookmarkEnd w:id="1542"/>
    </w:p>
    <w:p w14:paraId="00F4ACC1" w14:textId="77777777" w:rsidR="00595AF3" w:rsidRPr="00980D99" w:rsidRDefault="00595AF3" w:rsidP="00595AF3">
      <w:pPr>
        <w:pStyle w:val="Heading4"/>
      </w:pPr>
      <w:bookmarkStart w:id="1543" w:name="_Ref434488149"/>
      <w:r>
        <w:t>The Doxology</w:t>
      </w:r>
      <w:r w:rsidR="00B46E6E">
        <w:t xml:space="preserve"> for Archangel Gabriel, the Evangelist of Daniel</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75"/>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76"/>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77"/>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4" w:name="_Ref434564551"/>
      <w:bookmarkStart w:id="1545" w:name="_Toc439534876"/>
      <w:r>
        <w:t>June 8 / Paoni 14: Sts. Apakir and John</w:t>
      </w:r>
      <w:bookmarkEnd w:id="1544"/>
      <w:bookmarkEnd w:id="1545"/>
    </w:p>
    <w:p w14:paraId="25CBD4EF" w14:textId="77777777" w:rsidR="006A0D7C" w:rsidRPr="00980D99" w:rsidRDefault="006A0D7C" w:rsidP="006A0D7C">
      <w:pPr>
        <w:pStyle w:val="Heading4"/>
      </w:pPr>
      <w:bookmarkStart w:id="1546" w:name="_Ref434489722"/>
      <w:r>
        <w:t>The Doxology</w:t>
      </w:r>
      <w:r w:rsidR="00B46E6E">
        <w:t xml:space="preserve"> for Sts. Apakir and John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7" w:name="_Toc439534877"/>
      <w:r>
        <w:rPr>
          <w:lang w:val="en-US"/>
        </w:rPr>
        <w:t>June 9 / Paoni 15: Handing over of St. Mark's Relics</w:t>
      </w:r>
      <w:bookmarkEnd w:id="1547"/>
    </w:p>
    <w:p w14:paraId="12A16B61" w14:textId="77777777" w:rsidR="00980D99" w:rsidRDefault="00980D99" w:rsidP="00980D99">
      <w:pPr>
        <w:pStyle w:val="Heading3"/>
        <w:rPr>
          <w:lang w:val="en-US"/>
        </w:rPr>
      </w:pPr>
      <w:bookmarkStart w:id="1548" w:name="_Toc439534878"/>
      <w:r>
        <w:rPr>
          <w:lang w:val="en-US"/>
        </w:rPr>
        <w:t>June 11 / Paoni 17: Return of St. Mark's Relics</w:t>
      </w:r>
      <w:bookmarkEnd w:id="1548"/>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9" w:name="_Toc439534879"/>
      <w:r>
        <w:rPr>
          <w:lang w:val="en-US"/>
        </w:rPr>
        <w:lastRenderedPageBreak/>
        <w:t>June 13 / Paoni 19: Martyrdom of St. George of Zahim</w:t>
      </w:r>
      <w:bookmarkEnd w:id="1549"/>
    </w:p>
    <w:p w14:paraId="4EBBC2F1" w14:textId="77777777" w:rsidR="006D27E4" w:rsidRPr="00980D99" w:rsidRDefault="006D27E4" w:rsidP="006D27E4">
      <w:pPr>
        <w:pStyle w:val="Heading4"/>
      </w:pPr>
      <w:bookmarkStart w:id="1550" w:name="_Ref434489925"/>
      <w:r>
        <w:t>The Doxology</w:t>
      </w:r>
      <w:r w:rsidR="00B46E6E">
        <w:t xml:space="preserve"> for St. George of Zahim</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78"/>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51" w:name="_Toc439534880"/>
      <w:r>
        <w:lastRenderedPageBreak/>
        <w:t>June 15 / Paoni 21: Commemoration of the Theotokos</w:t>
      </w:r>
      <w:bookmarkEnd w:id="1551"/>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52" w:name="_Toc439534881"/>
      <w:r>
        <w:t>June 16 / Paoni 22: Consecration of a Church of St. Cosmas and Damian, Their Brothers and Their Mother</w:t>
      </w:r>
      <w:bookmarkEnd w:id="1552"/>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53" w:name="_Toc439534882"/>
      <w:r>
        <w:rPr>
          <w:lang w:val="en-US"/>
        </w:rPr>
        <w:t xml:space="preserve">June 18 / Paoni 24: </w:t>
      </w:r>
      <w:r w:rsidR="001B4E41">
        <w:rPr>
          <w:lang w:val="en-US"/>
        </w:rPr>
        <w:t xml:space="preserve">The Strong </w:t>
      </w:r>
      <w:r>
        <w:rPr>
          <w:lang w:val="en-US"/>
        </w:rPr>
        <w:t>St. Moses</w:t>
      </w:r>
      <w:bookmarkEnd w:id="1553"/>
    </w:p>
    <w:p w14:paraId="5BCAE9A6" w14:textId="77777777" w:rsidR="00980D99" w:rsidRDefault="00980D99" w:rsidP="00980D99">
      <w:pPr>
        <w:pStyle w:val="Heading4"/>
        <w:rPr>
          <w:lang w:val="en-US"/>
        </w:rPr>
      </w:pPr>
      <w:bookmarkStart w:id="1554" w:name="_Ref434491006"/>
      <w:r>
        <w:rPr>
          <w:lang w:val="en-US"/>
        </w:rPr>
        <w:t>The Doxology</w:t>
      </w:r>
      <w:r w:rsidR="00810F04">
        <w:rPr>
          <w:lang w:val="en-US"/>
        </w:rPr>
        <w:t xml:space="preserve"> for the Strong St. Moses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79"/>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80"/>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81"/>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5" w:name="_Toc439534883"/>
      <w:r>
        <w:rPr>
          <w:lang w:val="en-US"/>
        </w:rPr>
        <w:t>June 19 / Paoni 25: Martyrdom of St</w:t>
      </w:r>
      <w:r w:rsidR="00191A26">
        <w:rPr>
          <w:lang w:val="en-US"/>
        </w:rPr>
        <w:t>. Jude the Disciple and Epistle-</w:t>
      </w:r>
      <w:r>
        <w:rPr>
          <w:lang w:val="en-US"/>
        </w:rPr>
        <w:t>Writer</w:t>
      </w:r>
      <w:bookmarkEnd w:id="1565"/>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66" w:name="_Toc439534884"/>
      <w:r>
        <w:t xml:space="preserve">June 20 / Paoni 26: </w:t>
      </w:r>
      <w:r w:rsidR="00237D47">
        <w:t xml:space="preserve">Consecration of the Church of </w:t>
      </w:r>
      <w:r>
        <w:t>Archangel Gabriel</w:t>
      </w:r>
      <w:bookmarkEnd w:id="1566"/>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67" w:name="_Toc439534885"/>
      <w:r>
        <w:rPr>
          <w:lang w:val="en-US"/>
        </w:rPr>
        <w:lastRenderedPageBreak/>
        <w:t>June 21 / Paoni 27: Martyrdom of St. Ananias the Apostle</w:t>
      </w:r>
      <w:bookmarkEnd w:id="1567"/>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68" w:name="_Toc439534886"/>
      <w:r>
        <w:t>June 23 / Paoni 29: Commemoration of the Annunciation, Nativity, and Resurrection on the 29</w:t>
      </w:r>
      <w:r w:rsidRPr="00C0205C">
        <w:rPr>
          <w:vertAlign w:val="superscript"/>
        </w:rPr>
        <w:t>th</w:t>
      </w:r>
      <w:r>
        <w:t xml:space="preserve"> of Every Month</w:t>
      </w:r>
      <w:bookmarkEnd w:id="1568"/>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69" w:name="_Toc439534887"/>
      <w:r>
        <w:rPr>
          <w:lang w:val="en-US"/>
        </w:rPr>
        <w:t>June 24 / Paoni 30: The Nativity of St. John the Baptist</w:t>
      </w:r>
      <w:bookmarkEnd w:id="1569"/>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70" w:name="_Toc439534888"/>
      <w:r>
        <w:t>June 26 / Epip 2: Departure of St. Thaddaeus the Apostle</w:t>
      </w:r>
      <w:bookmarkEnd w:id="1570"/>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71" w:name="_Toc439534889"/>
      <w:r>
        <w:t>June 27 / Epip 3: St. Cyril of Alexandria</w:t>
      </w:r>
      <w:bookmarkEnd w:id="15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72" w:name="_Toc439534890"/>
      <w:r>
        <w:t>June 28 / Epip 4: Sts. Apakir and John</w:t>
      </w:r>
      <w:bookmarkEnd w:id="1572"/>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73"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3"/>
    </w:p>
    <w:p w14:paraId="6FD478B9" w14:textId="77777777" w:rsidR="004C7F73" w:rsidRDefault="004C7F73" w:rsidP="004C7F73">
      <w:pPr>
        <w:pStyle w:val="Heading4"/>
      </w:pPr>
      <w:bookmarkStart w:id="1574" w:name="_Ref434477973"/>
      <w:r>
        <w:t>The Doxology of Sts. Peter and Paul</w:t>
      </w:r>
      <w:bookmarkEnd w:id="1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5"/>
            <w:r>
              <w:t>Are the working husbandmen</w:t>
            </w:r>
            <w:commentRangeEnd w:id="1575"/>
            <w:r>
              <w:rPr>
                <w:rStyle w:val="CommentReference"/>
                <w:rFonts w:ascii="Times New Roman" w:eastAsiaTheme="minorHAnsi" w:hAnsi="Times New Roman" w:cstheme="minorBidi"/>
                <w:color w:val="auto"/>
              </w:rPr>
              <w:commentReference w:id="15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6"/>
            <w:r>
              <w:t xml:space="preserve">With </w:t>
            </w:r>
            <w:commentRangeEnd w:id="1576"/>
            <w:r>
              <w:rPr>
                <w:rStyle w:val="CommentReference"/>
                <w:rFonts w:ascii="Times New Roman" w:eastAsiaTheme="minorHAnsi" w:hAnsi="Times New Roman" w:cstheme="minorBidi"/>
                <w:color w:val="auto"/>
              </w:rPr>
              <w:commentReference w:id="15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7"/>
            <w:commentRangeStart w:id="1578"/>
            <w:r>
              <w:t xml:space="preserve">sound </w:t>
            </w:r>
            <w:commentRangeEnd w:id="1577"/>
            <w:r>
              <w:rPr>
                <w:rStyle w:val="CommentReference"/>
                <w:rFonts w:ascii="Times New Roman" w:eastAsiaTheme="minorHAnsi" w:hAnsi="Times New Roman" w:cstheme="minorBidi"/>
                <w:color w:val="auto"/>
              </w:rPr>
              <w:commentReference w:id="1577"/>
            </w:r>
            <w:commentRangeEnd w:id="1578"/>
            <w:r>
              <w:rPr>
                <w:rStyle w:val="CommentReference"/>
                <w:rFonts w:ascii="Times New Roman" w:eastAsiaTheme="minorHAnsi" w:hAnsi="Times New Roman" w:cstheme="minorBidi"/>
                <w:color w:val="auto"/>
              </w:rPr>
              <w:commentReference w:id="15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9" w:name="_Ref434488724"/>
      <w:r>
        <w:t>The Doxology of St. Paul</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81"/>
            <w:r>
              <w:t xml:space="preserve">To </w:t>
            </w:r>
            <w:commentRangeEnd w:id="1581"/>
            <w:r>
              <w:rPr>
                <w:rStyle w:val="CommentReference"/>
                <w:rFonts w:ascii="Times New Roman" w:eastAsiaTheme="minorHAnsi" w:hAnsi="Times New Roman" w:cstheme="minorBidi"/>
                <w:color w:val="auto"/>
              </w:rPr>
              <w:commentReference w:id="1581"/>
            </w:r>
            <w:r>
              <w:t xml:space="preserve">all the </w:t>
            </w:r>
            <w:commentRangeStart w:id="1582"/>
            <w:r>
              <w:t>Gentiles</w:t>
            </w:r>
            <w:commentRangeEnd w:id="1582"/>
            <w:r>
              <w:rPr>
                <w:rStyle w:val="CommentReference"/>
                <w:rFonts w:ascii="Times New Roman" w:eastAsiaTheme="minorHAnsi" w:hAnsi="Times New Roman" w:cstheme="minorBidi"/>
                <w:color w:val="auto"/>
              </w:rPr>
              <w:commentReference w:id="15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3"/>
            <w:r>
              <w:t>To be completely filled</w:t>
            </w:r>
          </w:p>
          <w:p w14:paraId="68A85021" w14:textId="77777777" w:rsidR="00306181" w:rsidRDefault="00306181" w:rsidP="00306181">
            <w:pPr>
              <w:pStyle w:val="EngHangEnd"/>
            </w:pPr>
            <w:r>
              <w:t>With God in love.</w:t>
            </w:r>
            <w:commentRangeEnd w:id="1583"/>
            <w:r>
              <w:rPr>
                <w:rStyle w:val="CommentReference"/>
                <w:rFonts w:ascii="Times New Roman" w:eastAsiaTheme="minorHAnsi" w:hAnsi="Times New Roman" w:cstheme="minorBidi"/>
                <w:color w:val="auto"/>
              </w:rPr>
              <w:commentReference w:id="15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4" w:name="_Ref434476236"/>
      <w:r>
        <w:t>The Psali Adam</w:t>
      </w:r>
      <w:r w:rsidR="006C1B94">
        <w:t xml:space="preserve"> for the Apostles’ Feast</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5" w:name="_Ref434476261"/>
      <w:r>
        <w:t>The Psali Batos</w:t>
      </w:r>
      <w:r w:rsidR="006C1B94">
        <w:t xml:space="preserve"> for the Apostles’ Feast</w:t>
      </w:r>
      <w:bookmarkEnd w:id="1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6" w:name="_Toc439534892"/>
      <w:r>
        <w:rPr>
          <w:lang w:val="en-US"/>
        </w:rPr>
        <w:t>June 30 / Epip 6: Martyrdom of St. Aoulimpas the Apostle</w:t>
      </w:r>
      <w:bookmarkEnd w:id="1586"/>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7" w:name="_Toc410196218"/>
      <w:bookmarkStart w:id="1588" w:name="_Toc410196460"/>
      <w:bookmarkStart w:id="1589" w:name="_Toc410196962"/>
      <w:bookmarkStart w:id="1590" w:name="_Toc439584785"/>
      <w:bookmarkStart w:id="1591" w:name="July"/>
      <w:bookmarkEnd w:id="1536"/>
      <w:r>
        <w:lastRenderedPageBreak/>
        <w:t>July</w:t>
      </w:r>
      <w:bookmarkEnd w:id="1587"/>
      <w:bookmarkEnd w:id="1588"/>
      <w:bookmarkEnd w:id="1589"/>
      <w:r w:rsidR="00980D99">
        <w:t xml:space="preserve"> or </w:t>
      </w:r>
      <w:r w:rsidR="00980D99">
        <w:rPr>
          <w:rFonts w:ascii="FreeSerifAvvaShenouda" w:hAnsi="FreeSerifAvvaShenouda" w:cs="FreeSerifAvvaShenouda"/>
        </w:rPr>
        <w:t>Ⲉⲡⲏⲡ</w:t>
      </w:r>
      <w:bookmarkEnd w:id="1590"/>
    </w:p>
    <w:bookmarkStart w:id="1592" w:name="_Ref434562742" w:displacedByCustomXml="next"/>
    <w:bookmarkStart w:id="1593" w:name="_Toc410196221" w:displacedByCustomXml="next"/>
    <w:bookmarkStart w:id="1594" w:name="_Toc410196463" w:displacedByCustomXml="next"/>
    <w:bookmarkStart w:id="1595"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6" w:name="_Ref436250323"/>
      <w:bookmarkStart w:id="1597" w:name="_Toc439534893"/>
      <w:r>
        <w:rPr>
          <w:rFonts w:ascii="Times New Roman" w:hAnsi="Times New Roman" w:cs="Times New Roman"/>
        </w:rPr>
        <w:lastRenderedPageBreak/>
        <w:t>July 1 / Epip 7: St. Shenoute</w:t>
      </w:r>
      <w:bookmarkEnd w:id="1592"/>
      <w:bookmarkEnd w:id="1596"/>
      <w:bookmarkEnd w:id="1597"/>
    </w:p>
    <w:p w14:paraId="5B5A5AD3" w14:textId="77777777" w:rsidR="00980D99" w:rsidRDefault="00980D99" w:rsidP="00980D99">
      <w:pPr>
        <w:pStyle w:val="Heading4"/>
        <w:rPr>
          <w:lang w:val="en-US"/>
        </w:rPr>
      </w:pPr>
      <w:bookmarkStart w:id="1598" w:name="_Ref434491186"/>
      <w:r>
        <w:rPr>
          <w:lang w:val="en-US"/>
        </w:rPr>
        <w:t>The Doxology</w:t>
      </w:r>
      <w:r w:rsidR="00810F04">
        <w:rPr>
          <w:lang w:val="en-US"/>
        </w:rPr>
        <w:t xml:space="preserve"> for St. Shenoute</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82"/>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83"/>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84"/>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02" w:name="_Ref434491207"/>
      <w:r>
        <w:rPr>
          <w:lang w:val="en-US"/>
        </w:rPr>
        <w:t>A Doxology for St. Besa</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3" w:name="_Toc439534894"/>
      <w:r>
        <w:rPr>
          <w:rFonts w:ascii="Times New Roman" w:hAnsi="Times New Roman" w:cs="Times New Roman"/>
        </w:rPr>
        <w:t>July 1 / Epip 7: Also St. Ignatius</w:t>
      </w:r>
      <w:bookmarkEnd w:id="1603"/>
    </w:p>
    <w:p w14:paraId="08CD1881" w14:textId="77777777" w:rsidR="00980D99" w:rsidRDefault="00980D99" w:rsidP="00980D99">
      <w:pPr>
        <w:pStyle w:val="Heading3"/>
        <w:rPr>
          <w:lang w:val="en-US"/>
        </w:rPr>
      </w:pPr>
      <w:bookmarkStart w:id="1604" w:name="_Ref434560325"/>
      <w:bookmarkStart w:id="1605" w:name="_Toc439534895"/>
      <w:r>
        <w:rPr>
          <w:lang w:val="en-US"/>
        </w:rPr>
        <w:t>July 2 / Epip 8: St. Pishoy</w:t>
      </w:r>
      <w:bookmarkEnd w:id="1604"/>
      <w:bookmarkEnd w:id="1605"/>
    </w:p>
    <w:p w14:paraId="3F31CCDA" w14:textId="77777777" w:rsidR="00980D99" w:rsidRDefault="00980D99" w:rsidP="00980D99">
      <w:pPr>
        <w:pStyle w:val="Heading4"/>
        <w:rPr>
          <w:lang w:val="en-US"/>
        </w:rPr>
      </w:pPr>
      <w:bookmarkStart w:id="1606" w:name="_Ref434490783"/>
      <w:r>
        <w:rPr>
          <w:lang w:val="en-US"/>
        </w:rPr>
        <w:t>The Doxology</w:t>
      </w:r>
      <w:r w:rsidR="00810F04">
        <w:rPr>
          <w:lang w:val="en-US"/>
        </w:rPr>
        <w:t xml:space="preserve"> for St. Pishoy</w:t>
      </w:r>
      <w:bookmarkEnd w:id="1606"/>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85"/>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86"/>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6" w:name="_Toc439534896"/>
      <w:r>
        <w:t>The Virgin’s Fast</w:t>
      </w:r>
      <w:bookmarkEnd w:id="1595"/>
      <w:bookmarkEnd w:id="1594"/>
      <w:bookmarkEnd w:id="1593"/>
      <w:bookmarkEnd w:id="1616"/>
    </w:p>
    <w:p w14:paraId="67B94F6A" w14:textId="77777777" w:rsidR="005B716A" w:rsidRDefault="005B716A" w:rsidP="005B716A">
      <w:pPr>
        <w:pStyle w:val="Heading3"/>
        <w:rPr>
          <w:lang w:val="en-US"/>
        </w:rPr>
      </w:pPr>
      <w:bookmarkStart w:id="1617" w:name="_Toc439534897"/>
      <w:r>
        <w:rPr>
          <w:lang w:val="en-US"/>
        </w:rPr>
        <w:t>July 3 / Epip 9: Martyrdom of</w:t>
      </w:r>
      <w:r w:rsidR="00FE0AE4">
        <w:rPr>
          <w:lang w:val="en-US"/>
        </w:rPr>
        <w:t xml:space="preserve"> </w:t>
      </w:r>
      <w:r>
        <w:rPr>
          <w:lang w:val="en-US"/>
        </w:rPr>
        <w:t>St. Simon Cleophas the Apostle</w:t>
      </w:r>
      <w:bookmarkEnd w:id="1617"/>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18" w:name="_Toc439534898"/>
      <w:r>
        <w:t>July 6 / Epip 12: Commemoration of Archangel Michael</w:t>
      </w:r>
      <w:bookmarkEnd w:id="1618"/>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19" w:name="_Toc439534899"/>
      <w:r>
        <w:t>July 12 / Epip 18: Martyrdom of St. James the Apostle, the Bishop of Jerusalem</w:t>
      </w:r>
      <w:bookmarkEnd w:id="1619"/>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20" w:name="_Ref434562330"/>
      <w:bookmarkStart w:id="1621" w:name="_Toc439534900"/>
      <w:r>
        <w:t>July 14 / Epip 20: Martyrdom of St. Theodore of Shotep, the General</w:t>
      </w:r>
      <w:bookmarkEnd w:id="1620"/>
      <w:bookmarkEnd w:id="1621"/>
    </w:p>
    <w:p w14:paraId="7B584133" w14:textId="77777777" w:rsidR="009C1989" w:rsidRDefault="009C1989" w:rsidP="009C1989">
      <w:pPr>
        <w:pStyle w:val="Heading4"/>
      </w:pPr>
      <w:bookmarkStart w:id="1622" w:name="_Ref434489277"/>
      <w:r>
        <w:t>The Doxology of St. Theodore of Shotep, the General</w:t>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3" w:name="_Ref434489296"/>
      <w:r>
        <w:t>Another Doxology of St. Theodore of Shotep, the General</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4"/>
            <w:r>
              <w:t>struggler</w:t>
            </w:r>
            <w:commentRangeEnd w:id="1624"/>
            <w:r>
              <w:rPr>
                <w:rStyle w:val="CommentReference"/>
                <w:rFonts w:ascii="Times New Roman" w:eastAsiaTheme="minorHAnsi" w:hAnsi="Times New Roman" w:cstheme="minorBidi"/>
                <w:color w:val="auto"/>
              </w:rPr>
              <w:commentReference w:id="16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5" w:name="_Toc439534901"/>
      <w:r>
        <w:t>July 15 / Epip 21: Commemoration of the Theotokos</w:t>
      </w:r>
      <w:bookmarkEnd w:id="1625"/>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26" w:name="_Ref434562663"/>
      <w:bookmarkStart w:id="1627" w:name="_Toc439534902"/>
      <w:r>
        <w:t>July 17 / Epip 23: The Martyrdom of St. Marina</w:t>
      </w:r>
      <w:bookmarkEnd w:id="1626"/>
      <w:bookmarkEnd w:id="1627"/>
    </w:p>
    <w:p w14:paraId="71210AE6" w14:textId="77777777" w:rsidR="0078548F" w:rsidRDefault="0078548F" w:rsidP="0078548F">
      <w:pPr>
        <w:pStyle w:val="Heading4"/>
      </w:pPr>
      <w:bookmarkStart w:id="1628" w:name="_Ref434490204"/>
      <w:r>
        <w:t>The Doxology</w:t>
      </w:r>
      <w:r w:rsidR="00B46E6E">
        <w:t xml:space="preserve"> for St. Marina</w:t>
      </w:r>
      <w:bookmarkEnd w:id="16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9" w:name="_Toc439534903"/>
      <w:r>
        <w:t>July 18 / Epip 24: The Martyrdom of Abba Noub</w:t>
      </w:r>
      <w:bookmarkEnd w:id="1629"/>
    </w:p>
    <w:p w14:paraId="45A4C76D" w14:textId="77777777" w:rsidR="00951605" w:rsidRDefault="00951605" w:rsidP="00951605">
      <w:pPr>
        <w:pStyle w:val="Heading4"/>
      </w:pPr>
      <w:bookmarkStart w:id="1630" w:name="_Ref434489534"/>
      <w:r>
        <w:t>The Doxology</w:t>
      </w:r>
      <w:r w:rsidR="00B46E6E">
        <w:t xml:space="preserve"> for Abba Noub</w:t>
      </w:r>
      <w:bookmarkEnd w:id="16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31"/>
            <w:r>
              <w:t>Abba Noub</w:t>
            </w:r>
            <w:commentRangeEnd w:id="1631"/>
            <w:r>
              <w:rPr>
                <w:rStyle w:val="CommentReference"/>
                <w:rFonts w:ascii="Times New Roman" w:eastAsiaTheme="minorHAnsi" w:hAnsi="Times New Roman" w:cstheme="minorBidi"/>
                <w:color w:val="auto"/>
              </w:rPr>
              <w:commentReference w:id="16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32"/>
            <w:r>
              <w:t xml:space="preserve">upright </w:t>
            </w:r>
            <w:commentRangeEnd w:id="1632"/>
            <w:r>
              <w:rPr>
                <w:rStyle w:val="CommentReference"/>
                <w:rFonts w:ascii="Times New Roman" w:eastAsiaTheme="minorHAnsi" w:hAnsi="Times New Roman" w:cstheme="minorBidi"/>
                <w:color w:val="auto"/>
              </w:rPr>
              <w:commentReference w:id="16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3" w:name="_Toc439534904"/>
      <w:r>
        <w:t>July 20 / Epip 26: Joseph the Carpenter</w:t>
      </w:r>
      <w:bookmarkEnd w:id="1633"/>
    </w:p>
    <w:p w14:paraId="5DE3B33E" w14:textId="77777777" w:rsidR="00BF240D" w:rsidRDefault="00BF240D" w:rsidP="00BF240D">
      <w:pPr>
        <w:pStyle w:val="Heading4"/>
      </w:pPr>
      <w:bookmarkStart w:id="1634" w:name="_Ref434488476"/>
      <w:r>
        <w:t>The Doxology</w:t>
      </w:r>
      <w:r w:rsidR="00B46E6E">
        <w:t xml:space="preserve"> for St. Joseph the Carpenter</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87"/>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5" w:name="_Toc439534905"/>
      <w:bookmarkStart w:id="1636" w:name="_Toc410196222"/>
      <w:bookmarkStart w:id="1637" w:name="_Toc410196464"/>
      <w:bookmarkStart w:id="1638" w:name="_Toc410196966"/>
      <w:r>
        <w:t>July 20 / Epip 26: Also St. Frumentius (Abune Selama), the First Bishop of Ethiopia</w:t>
      </w:r>
      <w:bookmarkEnd w:id="1635"/>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39" w:name="_Toc439534906"/>
      <w:r>
        <w:t>July 22 / Epip 28: Departure of St. Mary Magdalene</w:t>
      </w:r>
      <w:bookmarkEnd w:id="1639"/>
    </w:p>
    <w:p w14:paraId="41ADBBFF" w14:textId="77777777" w:rsidR="00C325FC" w:rsidRDefault="00C325FC" w:rsidP="00C325FC">
      <w:pPr>
        <w:pStyle w:val="Heading4"/>
      </w:pPr>
      <w:bookmarkStart w:id="1640" w:name="_Ref434489077"/>
      <w:r>
        <w:t>The Doxology</w:t>
      </w:r>
      <w:r w:rsidR="00B46E6E">
        <w:t xml:space="preserve"> for St. Mary Magdalene</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41"/>
            <w:r>
              <w:t xml:space="preserve">ϯⲁⲅⲓⲁ </w:t>
            </w:r>
            <w:commentRangeEnd w:id="1641"/>
            <w:r>
              <w:rPr>
                <w:rStyle w:val="CommentReference"/>
                <w:rFonts w:ascii="Times New Roman" w:hAnsi="Times New Roman" w:cstheme="minorBidi"/>
                <w:noProof w:val="0"/>
              </w:rPr>
              <w:commentReference w:id="16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42"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42"/>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43" w:name="_Toc439534908"/>
      <w:r>
        <w:t xml:space="preserve">July 23 / Epip 29: </w:t>
      </w:r>
      <w:r w:rsidR="00B52D77">
        <w:t xml:space="preserve">Also the </w:t>
      </w:r>
      <w:r>
        <w:t>Translocation of the Relics of St. Andrew, the Apostle</w:t>
      </w:r>
      <w:bookmarkEnd w:id="1643"/>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44" w:name="_Toc439534909"/>
      <w:r>
        <w:t>July 28 / Mesori 4: Consecration of the Church of St. Anthony</w:t>
      </w:r>
      <w:bookmarkEnd w:id="1644"/>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591"/>
      <w:r>
        <w:t>.</w:t>
      </w:r>
    </w:p>
    <w:p w14:paraId="62D72F65" w14:textId="77777777" w:rsidR="00495F1A" w:rsidRPr="00980D99" w:rsidRDefault="00495F1A" w:rsidP="00495F1A">
      <w:pPr>
        <w:pStyle w:val="Heading2"/>
        <w:rPr>
          <w:lang w:val="en-US"/>
        </w:rPr>
      </w:pPr>
      <w:bookmarkStart w:id="1645" w:name="_Toc439584786"/>
      <w:bookmarkStart w:id="1646" w:name="August"/>
      <w:r>
        <w:lastRenderedPageBreak/>
        <w:t>August</w:t>
      </w:r>
      <w:bookmarkEnd w:id="1636"/>
      <w:bookmarkEnd w:id="1637"/>
      <w:bookmarkEnd w:id="16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5"/>
    </w:p>
    <w:bookmarkStart w:id="1647" w:name="_Toc410196223" w:displacedByCustomXml="next"/>
    <w:bookmarkStart w:id="1648" w:name="_Toc410196465" w:displacedByCustomXml="next"/>
    <w:bookmarkStart w:id="1649"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50" w:name="_Toc439534910"/>
      <w:r>
        <w:lastRenderedPageBreak/>
        <w:t>August 1 / Mesori 8: The Confession of St. Peter</w:t>
      </w:r>
      <w:bookmarkEnd w:id="1650"/>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51" w:name="_Toc439534911"/>
      <w:r>
        <w:t>August 5 / Mesori 12: Commemoration of Archangel Michael</w:t>
      </w:r>
      <w:bookmarkEnd w:id="1651"/>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52" w:name="_Toc439534912"/>
      <w:r>
        <w:t xml:space="preserve">August 6 / Mesori 13: </w:t>
      </w:r>
      <w:r w:rsidR="00495F1A">
        <w:t>The Transfiguration</w:t>
      </w:r>
      <w:bookmarkEnd w:id="1649"/>
      <w:bookmarkEnd w:id="1648"/>
      <w:bookmarkEnd w:id="1647"/>
      <w:bookmarkEnd w:id="1652"/>
    </w:p>
    <w:p w14:paraId="1EF4D652" w14:textId="77777777" w:rsidR="00980D99" w:rsidRDefault="00980D99" w:rsidP="00980D99">
      <w:pPr>
        <w:pStyle w:val="Heading4"/>
      </w:pPr>
      <w:bookmarkStart w:id="1653" w:name="_Ref434478012"/>
      <w:r>
        <w:t>The Doxology</w:t>
      </w:r>
      <w:r w:rsidR="00E21EA3">
        <w:t xml:space="preserve"> of the Transfiguration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4" w:name="_Ref434476299"/>
      <w:r>
        <w:t>The Psali Adam</w:t>
      </w:r>
      <w:r w:rsidR="006C1B94">
        <w:t xml:space="preserve"> for the Transfiguration</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5" w:name="_Ref434476316"/>
      <w:r>
        <w:t>The Psali Batos</w:t>
      </w:r>
      <w:r w:rsidR="006C1B94">
        <w:t xml:space="preserve"> for the Transfiguration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6" w:name="_Toc410196224"/>
      <w:bookmarkStart w:id="1657" w:name="_Toc410196466"/>
      <w:bookmarkStart w:id="1658" w:name="_Toc410196968"/>
      <w:bookmarkStart w:id="1659" w:name="_Ref435642801"/>
      <w:bookmarkStart w:id="1660" w:name="_Ref435642808"/>
      <w:bookmarkStart w:id="1661" w:name="_Toc439534913"/>
      <w:r>
        <w:t xml:space="preserve">August 9 / Mesori 16: </w:t>
      </w:r>
      <w:r w:rsidR="00495F1A">
        <w:t>The Assumption of the Virgin</w:t>
      </w:r>
      <w:bookmarkEnd w:id="1656"/>
      <w:bookmarkEnd w:id="1657"/>
      <w:bookmarkEnd w:id="1658"/>
      <w:bookmarkEnd w:id="1659"/>
      <w:bookmarkEnd w:id="1660"/>
      <w:bookmarkEnd w:id="1661"/>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62" w:name="_Ref435642763"/>
      <w:r>
        <w:t xml:space="preserve">The Psali </w:t>
      </w:r>
      <w:commentRangeStart w:id="1663"/>
      <w:r>
        <w:t xml:space="preserve">Adam </w:t>
      </w:r>
      <w:commentRangeEnd w:id="1663"/>
      <w:r>
        <w:rPr>
          <w:rStyle w:val="CommentReference"/>
          <w:rFonts w:eastAsiaTheme="minorHAnsi" w:cstheme="minorBidi"/>
          <w:b w:val="0"/>
          <w:bCs w:val="0"/>
          <w:iCs w:val="0"/>
          <w:color w:val="auto"/>
        </w:rPr>
        <w:commentReference w:id="1663"/>
      </w:r>
      <w:r>
        <w:t>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4"/>
            <w:r>
              <w:t>With divine hands.”</w:t>
            </w:r>
            <w:commentRangeEnd w:id="1664"/>
            <w:r>
              <w:rPr>
                <w:rStyle w:val="CommentReference"/>
                <w:rFonts w:ascii="Times New Roman" w:eastAsiaTheme="minorHAnsi" w:hAnsi="Times New Roman" w:cstheme="minorBidi"/>
                <w:color w:val="auto"/>
              </w:rPr>
              <w:commentReference w:id="16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5" w:name="_Ref435734818"/>
      <w:r>
        <w:t>The Psali Batos for the Virgin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88"/>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6"/>
            <w:r>
              <w:t>forever</w:t>
            </w:r>
            <w:commentRangeEnd w:id="1666"/>
            <w:r>
              <w:rPr>
                <w:rStyle w:val="CommentReference"/>
                <w:rFonts w:ascii="Times New Roman" w:eastAsiaTheme="minorHAnsi" w:hAnsi="Times New Roman" w:cstheme="minorBidi"/>
                <w:color w:val="auto"/>
              </w:rPr>
              <w:commentReference w:id="16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7"/>
            <w:r>
              <w:t>In the unshakable places.</w:t>
            </w:r>
            <w:commentRangeEnd w:id="1667"/>
            <w:r>
              <w:rPr>
                <w:rStyle w:val="CommentReference"/>
                <w:rFonts w:ascii="Times New Roman" w:eastAsiaTheme="minorHAnsi" w:hAnsi="Times New Roman" w:cstheme="minorBidi"/>
                <w:color w:val="auto"/>
              </w:rPr>
              <w:commentReference w:id="16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8"/>
            <w:r>
              <w:t>Your name adorns our works.</w:t>
            </w:r>
            <w:commentRangeEnd w:id="1668"/>
            <w:r>
              <w:rPr>
                <w:rStyle w:val="CommentReference"/>
                <w:rFonts w:ascii="Times New Roman" w:eastAsiaTheme="minorHAnsi" w:hAnsi="Times New Roman" w:cstheme="minorBidi"/>
                <w:color w:val="auto"/>
              </w:rPr>
              <w:commentReference w:id="16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9"/>
            <w:r>
              <w:t xml:space="preserve">Interceding </w:t>
            </w:r>
            <w:commentRangeEnd w:id="1669"/>
            <w:r>
              <w:rPr>
                <w:rStyle w:val="CommentReference"/>
                <w:rFonts w:ascii="Times New Roman" w:eastAsiaTheme="minorHAnsi" w:hAnsi="Times New Roman" w:cstheme="minorBidi"/>
                <w:color w:val="auto"/>
              </w:rPr>
              <w:commentReference w:id="16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70" w:name="_Toc439534914"/>
      <w:r>
        <w:t>August 12 / Mesori 19: Translocation of the Relics of St. Macarius the Great</w:t>
      </w:r>
      <w:bookmarkEnd w:id="1670"/>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71" w:name="_Toc439534915"/>
      <w:r>
        <w:t>August 14 / Mesori 21: Commemoration of the Theotokos</w:t>
      </w:r>
      <w:bookmarkEnd w:id="1671"/>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72" w:name="_Ref434563030"/>
      <w:bookmarkStart w:id="1673" w:name="_Toc439534916"/>
      <w:r>
        <w:t>August 17 / Mesori 24: Departure of St. Takle Haymanot</w:t>
      </w:r>
      <w:bookmarkEnd w:id="1672"/>
      <w:bookmarkEnd w:id="1673"/>
    </w:p>
    <w:p w14:paraId="34845613" w14:textId="77777777" w:rsidR="009F60F1" w:rsidRDefault="009F60F1" w:rsidP="009F60F1">
      <w:pPr>
        <w:pStyle w:val="Heading4"/>
      </w:pPr>
      <w:bookmarkStart w:id="1674" w:name="_Ref434492302"/>
      <w:r>
        <w:t>The Doxology</w:t>
      </w:r>
      <w:r w:rsidR="00B82753">
        <w:t xml:space="preserve"> for St. Takle Haymanot</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5" w:name="_Toc439534917"/>
      <w:r>
        <w:lastRenderedPageBreak/>
        <w:t>August 21 / Mesori 28: The Patriarchs: Abraham, Isaac, and Jacob</w:t>
      </w:r>
      <w:bookmarkEnd w:id="1675"/>
    </w:p>
    <w:p w14:paraId="1D063B19" w14:textId="77777777" w:rsidR="00431ABD" w:rsidRDefault="00431ABD" w:rsidP="00431ABD">
      <w:pPr>
        <w:pStyle w:val="Heading4"/>
      </w:pPr>
      <w:bookmarkStart w:id="1676" w:name="_Ref434492413"/>
      <w:r>
        <w:t>The Doxology</w:t>
      </w:r>
      <w:r w:rsidR="00B82753">
        <w:t xml:space="preserve"> for the Patriarchs: Abraham, Isaac, and Jacob</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7" w:name="_Toc439534918"/>
      <w:r>
        <w:lastRenderedPageBreak/>
        <w:t>August 22 / Mesori 29: Commemoration of the Annunciation, Nativity, and Resurrection on the 29</w:t>
      </w:r>
      <w:r w:rsidRPr="00C0205C">
        <w:rPr>
          <w:vertAlign w:val="superscript"/>
        </w:rPr>
        <w:t>th</w:t>
      </w:r>
      <w:r>
        <w:t xml:space="preserve"> of Every Month</w:t>
      </w:r>
      <w:bookmarkEnd w:id="1677"/>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78" w:name="_Toc439534919"/>
      <w:r>
        <w:t xml:space="preserve">August 22 / Mesori 29: </w:t>
      </w:r>
      <w:r w:rsidR="007D439A">
        <w:t xml:space="preserve">Also the </w:t>
      </w:r>
      <w:r>
        <w:t>Translocation of the Relics of St. John the Short to Scetis</w:t>
      </w:r>
      <w:bookmarkEnd w:id="1678"/>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79" w:name="_Toc439534920"/>
      <w:r>
        <w:t>August 25 / Little Month 2: Departure of St. Titus the Apostle</w:t>
      </w:r>
      <w:bookmarkEnd w:id="1679"/>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80" w:name="_Toc439534921"/>
      <w:r>
        <w:t>August 26 / Little Month 3: Archangel Raphael</w:t>
      </w:r>
      <w:bookmarkEnd w:id="1680"/>
    </w:p>
    <w:p w14:paraId="0292BCC5" w14:textId="77777777" w:rsidR="00C30039" w:rsidRDefault="00C30039" w:rsidP="00C30039">
      <w:pPr>
        <w:pStyle w:val="Heading4"/>
      </w:pPr>
      <w:bookmarkStart w:id="1681" w:name="_Ref434488208"/>
      <w:r>
        <w:t>The Doxology</w:t>
      </w:r>
      <w:r w:rsidR="00B46E6E">
        <w:t xml:space="preserve"> for Archangel Raphael</w:t>
      </w:r>
      <w:bookmarkEnd w:id="1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82" w:name="_Toc439534922"/>
      <w:r>
        <w:t>August 28 / Little Month 5</w:t>
      </w:r>
      <w:r w:rsidR="00980D99">
        <w:t>: St. Parsouma</w:t>
      </w:r>
      <w:bookmarkEnd w:id="1682"/>
    </w:p>
    <w:p w14:paraId="32F5CFB7" w14:textId="77777777" w:rsidR="00980D99" w:rsidRDefault="00980D99" w:rsidP="00980D99">
      <w:pPr>
        <w:pStyle w:val="Heading4"/>
      </w:pPr>
      <w:bookmarkStart w:id="1683" w:name="_Ref434491294"/>
      <w:r>
        <w:t>The Doxology</w:t>
      </w:r>
      <w:r w:rsidR="00810F04">
        <w:t xml:space="preserve"> for St. Parsouma</w:t>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89"/>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7"/>
            <w:r>
              <w:t xml:space="preserve">ⲙ̀Ⲡⲭ̄ⲥ̄ </w:t>
            </w:r>
            <w:commentRangeEnd w:id="1687"/>
            <w:r>
              <w:rPr>
                <w:rStyle w:val="CommentReference"/>
                <w:rFonts w:ascii="Times New Roman" w:hAnsi="Times New Roman" w:cstheme="minorBidi"/>
                <w:noProof w:val="0"/>
              </w:rPr>
              <w:commentReference w:id="16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8"/>
            <w:r>
              <w:t xml:space="preserve">ⲡⲉⲛⲥⲱⲧⲏⲣ </w:t>
            </w:r>
            <w:commentRangeEnd w:id="1688"/>
            <w:r>
              <w:rPr>
                <w:rStyle w:val="CommentReference"/>
                <w:rFonts w:ascii="Times New Roman" w:hAnsi="Times New Roman" w:cstheme="minorBidi"/>
                <w:noProof w:val="0"/>
              </w:rPr>
              <w:commentReference w:id="16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9" w:name="_Toc410196226"/>
      <w:bookmarkStart w:id="1690" w:name="_Toc410196468"/>
      <w:bookmarkStart w:id="1691" w:name="_Toc410196970"/>
      <w:bookmarkStart w:id="1692" w:name="_Toc439584787"/>
      <w:bookmarkStart w:id="1693" w:name="Pascal"/>
      <w:bookmarkEnd w:id="1646"/>
      <w:r>
        <w:lastRenderedPageBreak/>
        <w:t>The Pascal Cycle</w:t>
      </w:r>
      <w:bookmarkEnd w:id="1689"/>
      <w:bookmarkEnd w:id="1690"/>
      <w:bookmarkEnd w:id="1691"/>
      <w:bookmarkEnd w:id="1692"/>
    </w:p>
    <w:bookmarkStart w:id="1694" w:name="_Toc410196227" w:displacedByCustomXml="next"/>
    <w:bookmarkStart w:id="1695" w:name="_Toc410196469" w:displacedByCustomXml="next"/>
    <w:bookmarkStart w:id="1696"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0668BD">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7" w:name="_Toc439534923"/>
      <w:r>
        <w:lastRenderedPageBreak/>
        <w:t>Jonah’s Fast</w:t>
      </w:r>
      <w:bookmarkEnd w:id="1696"/>
      <w:bookmarkEnd w:id="1695"/>
      <w:bookmarkEnd w:id="1694"/>
      <w:bookmarkEnd w:id="1697"/>
    </w:p>
    <w:p w14:paraId="7A658690" w14:textId="77777777" w:rsidR="001E5E16" w:rsidRPr="001E5E16" w:rsidRDefault="001E5E16" w:rsidP="001E5E16">
      <w:pPr>
        <w:pStyle w:val="Heading4"/>
      </w:pPr>
      <w:bookmarkStart w:id="1698" w:name="_Ref434478053"/>
      <w:r>
        <w:t>The Doxology</w:t>
      </w:r>
      <w:r w:rsidR="00E21EA3">
        <w:t xml:space="preserve"> of Jonah’s Fast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9" w:name="_Toc410196228"/>
      <w:bookmarkStart w:id="1700" w:name="_Toc410196470"/>
      <w:bookmarkStart w:id="1701" w:name="_Toc410196972"/>
      <w:bookmarkStart w:id="1702" w:name="_Toc439534924"/>
      <w:r>
        <w:t>Jonah’s Feast</w:t>
      </w:r>
      <w:bookmarkEnd w:id="1699"/>
      <w:bookmarkEnd w:id="1700"/>
      <w:bookmarkEnd w:id="1701"/>
      <w:bookmarkEnd w:id="1702"/>
    </w:p>
    <w:p w14:paraId="6EE6C439" w14:textId="77777777" w:rsidR="00495F1A" w:rsidRDefault="00495F1A" w:rsidP="00495F1A">
      <w:pPr>
        <w:pStyle w:val="Heading3"/>
      </w:pPr>
      <w:bookmarkStart w:id="1703" w:name="_Toc410196229"/>
      <w:bookmarkStart w:id="1704" w:name="_Toc410196471"/>
      <w:bookmarkStart w:id="1705" w:name="_Toc410196973"/>
      <w:bookmarkStart w:id="1706" w:name="_Toc439534925"/>
      <w:r>
        <w:t>Great Lent</w:t>
      </w:r>
      <w:bookmarkEnd w:id="1703"/>
      <w:bookmarkEnd w:id="1704"/>
      <w:bookmarkEnd w:id="1705"/>
      <w:bookmarkEnd w:id="1706"/>
    </w:p>
    <w:p w14:paraId="2602B6E5" w14:textId="77777777" w:rsidR="00EC2AEB" w:rsidRPr="001E5E16" w:rsidRDefault="00EC2AEB" w:rsidP="00EC2AEB">
      <w:pPr>
        <w:pStyle w:val="Heading4"/>
      </w:pPr>
      <w:bookmarkStart w:id="1707" w:name="_Ref434478080"/>
      <w:r>
        <w:t>The Doxology</w:t>
      </w:r>
      <w:r w:rsidR="00420CFA">
        <w:t xml:space="preserve"> for Saturday and Sunday</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8" w:name="_Ref434478104"/>
      <w:r>
        <w:t>The Doxology</w:t>
      </w:r>
      <w:r w:rsidR="00E21EA3">
        <w:t xml:space="preserve"> for Weekdays in Great Lent</w:t>
      </w:r>
      <w:bookmarkEnd w:id="1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9"/>
            <w:r>
              <w:t>ⲛⲓⲉ̀ⲛⲉϩ</w:t>
            </w:r>
            <w:commentRangeEnd w:id="1709"/>
            <w:r>
              <w:rPr>
                <w:rStyle w:val="CommentReference"/>
                <w:rFonts w:ascii="Times New Roman" w:hAnsi="Times New Roman" w:cstheme="minorBidi"/>
                <w:noProof w:val="0"/>
              </w:rPr>
              <w:commentReference w:id="1709"/>
            </w:r>
            <w:r>
              <w:t>.</w:t>
            </w:r>
          </w:p>
        </w:tc>
      </w:tr>
    </w:tbl>
    <w:p w14:paraId="1A70F51E" w14:textId="77777777" w:rsidR="00420CFA" w:rsidRPr="001E5E16" w:rsidRDefault="00420CFA" w:rsidP="00420CFA">
      <w:pPr>
        <w:pStyle w:val="Heading4"/>
      </w:pPr>
      <w:bookmarkStart w:id="1710" w:name="_Ref434478128"/>
      <w:r>
        <w:t>A Second Doxology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11"/>
            <w:r>
              <w:t xml:space="preserve">He </w:t>
            </w:r>
            <w:r w:rsidR="00253DD3">
              <w:t>humiliated</w:t>
            </w:r>
          </w:p>
          <w:p w14:paraId="774AFAE4" w14:textId="77777777" w:rsidR="00420CFA" w:rsidRDefault="00420CFA" w:rsidP="00420CFA">
            <w:pPr>
              <w:pStyle w:val="EngHangEnd"/>
            </w:pPr>
            <w:r>
              <w:t>The Tempter</w:t>
            </w:r>
            <w:commentRangeEnd w:id="1711"/>
            <w:r>
              <w:rPr>
                <w:rStyle w:val="CommentReference"/>
              </w:rPr>
              <w:commentReference w:id="171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12"/>
            <w:r>
              <w:t>“Fast in watchfulness</w:t>
            </w:r>
          </w:p>
          <w:p w14:paraId="6B2FDE71" w14:textId="77777777" w:rsidR="00420CFA" w:rsidRDefault="00420CFA" w:rsidP="00420CFA">
            <w:pPr>
              <w:pStyle w:val="EngHangEnd"/>
            </w:pPr>
            <w:r>
              <w:t>By day and by night.”</w:t>
            </w:r>
            <w:commentRangeEnd w:id="1712"/>
            <w:r>
              <w:rPr>
                <w:rStyle w:val="CommentReference"/>
              </w:rPr>
              <w:commentReference w:id="171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3" w:name="_Ref434478147"/>
      <w:r>
        <w:lastRenderedPageBreak/>
        <w:t>A Third</w:t>
      </w:r>
      <w:r w:rsidR="00420CFA">
        <w:t xml:space="preserve"> Doxology</w:t>
      </w:r>
      <w:r>
        <w:t xml:space="preserve"> for Weekdays</w:t>
      </w:r>
      <w:r w:rsidR="00E21EA3">
        <w:t xml:space="preserve"> in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4" w:name="_Ref434478172"/>
      <w:r>
        <w:t xml:space="preserve">The </w:t>
      </w:r>
      <w:r w:rsidR="007A72D2">
        <w:t xml:space="preserve">Fourth </w:t>
      </w:r>
      <w:r>
        <w:t>Doxology</w:t>
      </w:r>
      <w:r w:rsidR="007A72D2">
        <w:t xml:space="preserve"> </w:t>
      </w:r>
      <w:r w:rsidR="00E21EA3">
        <w:t>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5"/>
            <w:r>
              <w:t xml:space="preserve">Ϯⲛⲏⲥⲧⲓⲁ̀ </w:t>
            </w:r>
            <w:commentRangeEnd w:id="1715"/>
            <w:r>
              <w:rPr>
                <w:rStyle w:val="CommentReference"/>
                <w:rFonts w:ascii="Times New Roman" w:hAnsi="Times New Roman" w:cstheme="minorBidi"/>
                <w:noProof w:val="0"/>
              </w:rPr>
              <w:commentReference w:id="171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6"/>
            <w:r>
              <w:t>pretense</w:t>
            </w:r>
            <w:commentRangeEnd w:id="1716"/>
            <w:r>
              <w:rPr>
                <w:rStyle w:val="CommentReference"/>
              </w:rPr>
              <w:commentReference w:id="171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7"/>
            <w:r>
              <w:t>strugglers</w:t>
            </w:r>
            <w:commentRangeEnd w:id="1717"/>
            <w:r>
              <w:rPr>
                <w:rStyle w:val="CommentReference"/>
              </w:rPr>
              <w:commentReference w:id="171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8"/>
            <w:r>
              <w:t>martyrdom</w:t>
            </w:r>
            <w:commentRangeEnd w:id="1718"/>
            <w:r>
              <w:rPr>
                <w:rStyle w:val="CommentReference"/>
              </w:rPr>
              <w:commentReference w:id="171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9"/>
            <w:r>
              <w:t xml:space="preserve">carries </w:t>
            </w:r>
            <w:commentRangeEnd w:id="1719"/>
            <w:r>
              <w:rPr>
                <w:rStyle w:val="CommentReference"/>
              </w:rPr>
              <w:commentReference w:id="171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20"/>
            <w:r>
              <w:t>assembly</w:t>
            </w:r>
            <w:commentRangeEnd w:id="1720"/>
            <w:r>
              <w:rPr>
                <w:rStyle w:val="CommentReference"/>
              </w:rPr>
              <w:commentReference w:id="1720"/>
            </w:r>
            <w:r>
              <w:t>,</w:t>
            </w:r>
          </w:p>
          <w:p w14:paraId="33941A18" w14:textId="77777777" w:rsidR="006A78B4" w:rsidRDefault="006A78B4" w:rsidP="006A78B4">
            <w:pPr>
              <w:pStyle w:val="EngHangEnd"/>
            </w:pPr>
            <w:r>
              <w:t xml:space="preserve">From now until the </w:t>
            </w:r>
            <w:commentRangeStart w:id="1721"/>
            <w:r>
              <w:t>ages of ages</w:t>
            </w:r>
            <w:commentRangeEnd w:id="1721"/>
            <w:r>
              <w:rPr>
                <w:rStyle w:val="CommentReference"/>
              </w:rPr>
              <w:commentReference w:id="172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22" w:name="_Ref434476347"/>
      <w:r>
        <w:lastRenderedPageBreak/>
        <w:t>The Psali Adam</w:t>
      </w:r>
      <w:r w:rsidR="006C1B94">
        <w:t xml:space="preserve"> for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3" w:name="_Ref434476369"/>
      <w:r>
        <w:t>The Psali Batos</w:t>
      </w:r>
      <w:r w:rsidR="006C1B94">
        <w:t xml:space="preserve"> for Great Lent</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4" w:name="_Toc410196230"/>
      <w:bookmarkStart w:id="1725" w:name="_Toc410196472"/>
      <w:bookmarkStart w:id="1726" w:name="_Toc410196974"/>
      <w:bookmarkStart w:id="1727" w:name="_Toc439534926"/>
      <w:r>
        <w:t>Lazarus Saturday</w:t>
      </w:r>
      <w:bookmarkEnd w:id="1724"/>
      <w:bookmarkEnd w:id="1725"/>
      <w:bookmarkEnd w:id="1726"/>
      <w:bookmarkEnd w:id="1727"/>
    </w:p>
    <w:p w14:paraId="536840DE" w14:textId="77777777" w:rsidR="00EC2AEB" w:rsidRPr="001E5E16" w:rsidRDefault="00EC2AEB" w:rsidP="00EC2AEB">
      <w:pPr>
        <w:pStyle w:val="Heading4"/>
      </w:pPr>
      <w:bookmarkStart w:id="1728" w:name="_Ref434478195"/>
      <w:r>
        <w:t>The Doxology</w:t>
      </w:r>
      <w:r w:rsidR="00E21EA3">
        <w:t xml:space="preserve"> for Lazarus Saturday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9" w:name="_Ref434476394"/>
      <w:r>
        <w:t>The Psali Batos</w:t>
      </w:r>
      <w:r w:rsidR="006C1B94">
        <w:t xml:space="preserve"> for Lazarus Saturday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30"/>
            <w:r>
              <w:t>With glory befitting You</w:t>
            </w:r>
            <w:commentRangeEnd w:id="1730"/>
            <w:r>
              <w:rPr>
                <w:rStyle w:val="CommentReference"/>
              </w:rPr>
              <w:commentReference w:id="173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31" w:name="_Toc410196231"/>
      <w:bookmarkStart w:id="1732" w:name="_Toc410196473"/>
      <w:bookmarkStart w:id="1733" w:name="_Toc410196975"/>
      <w:bookmarkStart w:id="1734" w:name="_Toc439534927"/>
      <w:r>
        <w:t>Palm Sunday</w:t>
      </w:r>
      <w:bookmarkEnd w:id="1731"/>
      <w:bookmarkEnd w:id="1732"/>
      <w:bookmarkEnd w:id="1733"/>
      <w:bookmarkEnd w:id="1734"/>
    </w:p>
    <w:p w14:paraId="5FD5B809" w14:textId="77777777" w:rsidR="00EC2AEB" w:rsidRPr="001E5E16" w:rsidRDefault="00EC2AEB" w:rsidP="00EC2AEB">
      <w:pPr>
        <w:pStyle w:val="Heading4"/>
      </w:pPr>
      <w:bookmarkStart w:id="1735" w:name="_Ref434478217"/>
      <w:r>
        <w:t xml:space="preserve">The </w:t>
      </w:r>
      <w:r w:rsidR="00FA139D">
        <w:t xml:space="preserve">First </w:t>
      </w:r>
      <w:r>
        <w:t>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6"/>
            <w:r>
              <w:t>To the ages.</w:t>
            </w:r>
            <w:commentRangeEnd w:id="1736"/>
            <w:r>
              <w:rPr>
                <w:rStyle w:val="CommentReference"/>
              </w:rPr>
              <w:commentReference w:id="173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7" w:name="_Ref434478234"/>
      <w:r>
        <w:t>The Second Doxology</w:t>
      </w:r>
      <w:r w:rsidR="00E21EA3">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9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8" w:name="_Ref434478255"/>
      <w:r>
        <w:t>The Third Doxology</w:t>
      </w:r>
      <w:r w:rsidR="00E21EA3">
        <w:t xml:space="preserve"> for Palm Sunday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9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9"/>
            <w:r>
              <w:t xml:space="preserve">is </w:t>
            </w:r>
            <w:commentRangeEnd w:id="1739"/>
            <w:r>
              <w:rPr>
                <w:rStyle w:val="CommentReference"/>
              </w:rPr>
              <w:commentReference w:id="173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40" w:name="_Ref434476417"/>
      <w:r>
        <w:t>The Psali Adam</w:t>
      </w:r>
      <w:r w:rsidR="006C1B94">
        <w:t xml:space="preserve"> for Palm Sunday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41"/>
            <w:r>
              <w:t xml:space="preserve">Offer </w:t>
            </w:r>
            <w:commentRangeEnd w:id="1741"/>
            <w:r>
              <w:rPr>
                <w:rStyle w:val="CommentReference"/>
              </w:rPr>
              <w:commentReference w:id="174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42"/>
            <w:r>
              <w:t>Kranion</w:t>
            </w:r>
            <w:commentRangeEnd w:id="1742"/>
            <w:r>
              <w:rPr>
                <w:rStyle w:val="CommentReference"/>
              </w:rPr>
              <w:commentReference w:id="174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3" w:name="_Toc439534928"/>
      <w:bookmarkStart w:id="1744" w:name="_Toc410196232"/>
      <w:bookmarkStart w:id="1745" w:name="_Toc410196474"/>
      <w:bookmarkStart w:id="1746" w:name="_Toc410196976"/>
      <w:r>
        <w:lastRenderedPageBreak/>
        <w:t>Joyous Saturday</w:t>
      </w:r>
      <w:bookmarkEnd w:id="1743"/>
    </w:p>
    <w:p w14:paraId="65F4337A" w14:textId="2CA465AF" w:rsidR="003E106D" w:rsidRDefault="003E106D" w:rsidP="003E106D">
      <w:pPr>
        <w:pStyle w:val="Heading4"/>
      </w:pPr>
      <w:bookmarkStart w:id="1747" w:name="_Ref435562018"/>
      <w:r>
        <w:t>The Psali Batos for the Joyous Saturday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8"/>
            <w:r>
              <w:t xml:space="preserve">abolished </w:t>
            </w:r>
            <w:commentRangeEnd w:id="1748"/>
            <w:r>
              <w:rPr>
                <w:rStyle w:val="CommentReference"/>
              </w:rPr>
              <w:commentReference w:id="174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9"/>
            <w:r>
              <w:t>power</w:t>
            </w:r>
            <w:commentRangeEnd w:id="1749"/>
            <w:r>
              <w:rPr>
                <w:rStyle w:val="CommentReference"/>
              </w:rPr>
              <w:commentReference w:id="174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50" w:name="_Toc439534929"/>
      <w:r>
        <w:t>Resurrection</w:t>
      </w:r>
      <w:bookmarkEnd w:id="1744"/>
      <w:bookmarkEnd w:id="1745"/>
      <w:bookmarkEnd w:id="1746"/>
      <w:r w:rsidR="003E106D">
        <w:t xml:space="preserve"> Sunday</w:t>
      </w:r>
      <w:bookmarkEnd w:id="1750"/>
    </w:p>
    <w:p w14:paraId="48D283B9" w14:textId="77777777" w:rsidR="00EC2AEB" w:rsidRPr="001E5E16" w:rsidRDefault="00EC2AEB" w:rsidP="00EC2AEB">
      <w:pPr>
        <w:pStyle w:val="Heading4"/>
      </w:pPr>
      <w:bookmarkStart w:id="1751" w:name="_Ref434478294"/>
      <w:r>
        <w:t>The Doxology</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52"/>
            <w:r>
              <w:t>Name</w:t>
            </w:r>
            <w:commentRangeEnd w:id="1752"/>
            <w:r>
              <w:rPr>
                <w:rStyle w:val="CommentReference"/>
              </w:rPr>
              <w:commentReference w:id="175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3" w:name="_Ref434478317"/>
      <w:r>
        <w:t>A</w:t>
      </w:r>
      <w:r w:rsidR="00E21EA3">
        <w:t>nother</w:t>
      </w:r>
      <w:r>
        <w:t xml:space="preserve"> Doxology</w:t>
      </w:r>
      <w:r w:rsidR="00E21EA3">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4" w:name="_Ref434478347"/>
      <w:r>
        <w:t>A Doxology for Archangel Michael</w:t>
      </w:r>
      <w:r w:rsidR="00E21EA3">
        <w:t xml:space="preserve"> for the Resurrection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9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9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9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5" w:name="_Ref434476440"/>
      <w:r>
        <w:t>The Psali Adam</w:t>
      </w:r>
      <w:r w:rsidR="006C1B94">
        <w:t xml:space="preserve"> for the Resurrection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6" w:name="_Ref434476459"/>
      <w:r>
        <w:lastRenderedPageBreak/>
        <w:t>The Psali Batos</w:t>
      </w:r>
      <w:r w:rsidR="006C1B94">
        <w:t xml:space="preserve"> for the Resurrection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7" w:name="_Toc410196233"/>
      <w:bookmarkStart w:id="1758" w:name="_Toc410196475"/>
      <w:bookmarkStart w:id="1759" w:name="_Toc410196977"/>
      <w:bookmarkStart w:id="1760" w:name="_Toc439534930"/>
      <w:r>
        <w:t>Thomas Sunday</w:t>
      </w:r>
      <w:bookmarkEnd w:id="1757"/>
      <w:bookmarkEnd w:id="1758"/>
      <w:bookmarkEnd w:id="1759"/>
      <w:bookmarkEnd w:id="1760"/>
    </w:p>
    <w:p w14:paraId="1CFE554E" w14:textId="77777777" w:rsidR="00EC2AEB" w:rsidRDefault="00EC2AEB" w:rsidP="00EC2AEB">
      <w:pPr>
        <w:pStyle w:val="Heading4"/>
      </w:pPr>
      <w:bookmarkStart w:id="1761" w:name="_Ref434478375"/>
      <w:r>
        <w:t>The Doxology</w:t>
      </w:r>
      <w:r w:rsidR="00E21EA3">
        <w:t xml:space="preserve"> for Thomas Sunday</w:t>
      </w:r>
      <w:bookmarkEnd w:id="1761"/>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9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9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9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9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3" w:name="_Toc410196235"/>
      <w:bookmarkStart w:id="1764" w:name="_Toc410196477"/>
      <w:bookmarkStart w:id="1765" w:name="_Toc410196979"/>
      <w:bookmarkStart w:id="1766" w:name="_Toc439534931"/>
      <w:r>
        <w:t>Ascension</w:t>
      </w:r>
      <w:bookmarkEnd w:id="1763"/>
      <w:bookmarkEnd w:id="1764"/>
      <w:bookmarkEnd w:id="1765"/>
      <w:bookmarkEnd w:id="1766"/>
    </w:p>
    <w:p w14:paraId="41C1E8F1" w14:textId="77777777" w:rsidR="00EC2AEB" w:rsidRPr="001E5E16" w:rsidRDefault="00EC2AEB" w:rsidP="00EC2AEB">
      <w:pPr>
        <w:pStyle w:val="Heading4"/>
      </w:pPr>
      <w:bookmarkStart w:id="1767" w:name="_Ref434478556"/>
      <w:r>
        <w:t>The Doxology</w:t>
      </w:r>
      <w:r w:rsidR="00CC1CA8">
        <w:t xml:space="preserve"> for the Ascension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8"/>
            <w:r>
              <w:t>Name</w:t>
            </w:r>
            <w:commentRangeEnd w:id="1768"/>
            <w:r>
              <w:rPr>
                <w:rStyle w:val="CommentReference"/>
              </w:rPr>
              <w:commentReference w:id="176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9"/>
            <w:r>
              <w:t>to Him</w:t>
            </w:r>
            <w:commentRangeEnd w:id="1769"/>
            <w:r>
              <w:rPr>
                <w:rStyle w:val="CommentReference"/>
              </w:rPr>
              <w:commentReference w:id="176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70"/>
            <w:r>
              <w:t>might</w:t>
            </w:r>
            <w:commentRangeEnd w:id="1770"/>
            <w:r>
              <w:rPr>
                <w:rStyle w:val="CommentReference"/>
              </w:rPr>
              <w:commentReference w:id="177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71"/>
            <w:r>
              <w:t xml:space="preserve">Jesus </w:t>
            </w:r>
            <w:commentRangeEnd w:id="1771"/>
            <w:r>
              <w:rPr>
                <w:rStyle w:val="CommentReference"/>
                <w:rFonts w:ascii="Times New Roman" w:hAnsi="Times New Roman"/>
              </w:rPr>
              <w:commentReference w:id="177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72" w:name="_Ref434476482"/>
      <w:r>
        <w:t>The Psali Adam</w:t>
      </w:r>
      <w:r w:rsidR="006C1B94">
        <w:t xml:space="preserve"> for the Ascension</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3" w:name="_Ref434476541"/>
      <w:r>
        <w:t>The Psali Batos</w:t>
      </w:r>
      <w:r w:rsidR="006C1B94">
        <w:t xml:space="preserve"> for the Ascension</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4"/>
            <w:r>
              <w:t>miracles</w:t>
            </w:r>
            <w:commentRangeEnd w:id="1774"/>
            <w:r>
              <w:rPr>
                <w:rStyle w:val="CommentReference"/>
              </w:rPr>
              <w:commentReference w:id="177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5" w:name="_Toc410196236"/>
      <w:bookmarkStart w:id="1776" w:name="_Toc410196478"/>
      <w:bookmarkStart w:id="1777" w:name="_Toc410196980"/>
      <w:bookmarkStart w:id="1778" w:name="_Toc439534932"/>
      <w:r>
        <w:t>Pentecost</w:t>
      </w:r>
      <w:bookmarkEnd w:id="1775"/>
      <w:bookmarkEnd w:id="1776"/>
      <w:bookmarkEnd w:id="1777"/>
      <w:bookmarkEnd w:id="1778"/>
    </w:p>
    <w:p w14:paraId="79712352" w14:textId="77777777" w:rsidR="00EC2AEB" w:rsidRPr="001E5E16" w:rsidRDefault="00EC2AEB" w:rsidP="00EC2AEB">
      <w:pPr>
        <w:pStyle w:val="Heading4"/>
      </w:pPr>
      <w:bookmarkStart w:id="1779" w:name="_Ref434478581"/>
      <w:r>
        <w:t>The Doxology</w:t>
      </w:r>
      <w:r w:rsidR="00CC1CA8">
        <w:t xml:space="preserve"> for Pentecost</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3" w:name="_Ref434476566"/>
      <w:r>
        <w:lastRenderedPageBreak/>
        <w:t>The Psali Adam</w:t>
      </w:r>
      <w:r w:rsidR="006C1B94">
        <w:t xml:space="preserve"> for Pentecost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4" w:name="_Toc410196981"/>
      <w:bookmarkStart w:id="1785" w:name="_Toc439584788"/>
      <w:bookmarkEnd w:id="1693"/>
      <w:r>
        <w:lastRenderedPageBreak/>
        <w:t>Hymns for Koiak</w:t>
      </w:r>
      <w:bookmarkEnd w:id="879"/>
      <w:bookmarkEnd w:id="880"/>
      <w:bookmarkEnd w:id="881"/>
      <w:bookmarkEnd w:id="1784"/>
      <w:r w:rsidR="00860765">
        <w:rPr>
          <w:rStyle w:val="FootnoteReference"/>
        </w:rPr>
        <w:footnoteReference w:id="599"/>
      </w:r>
      <w:bookmarkEnd w:id="1785"/>
    </w:p>
    <w:p w14:paraId="349B59E0" w14:textId="77777777" w:rsidR="00233CE3" w:rsidRDefault="00233CE3" w:rsidP="00E27B27">
      <w:pPr>
        <w:pStyle w:val="Heading3"/>
      </w:pPr>
      <w:bookmarkStart w:id="1786" w:name="_Ref435645419"/>
      <w:r>
        <w:t>THE KIAK CANTICLE</w:t>
      </w:r>
      <w:bookmarkEnd w:id="1786"/>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7" w:name="_Ref435645438"/>
      <w:r>
        <w:rPr>
          <w:sz w:val="24"/>
        </w:rPr>
        <w:t>PSALI ADAM</w:t>
      </w:r>
      <w:r>
        <w:t xml:space="preserve"> AFTER THE FIRST CANTICLE</w:t>
      </w:r>
      <w:bookmarkEnd w:id="1787"/>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8" w:name="_Ref435645453"/>
      <w:r>
        <w:t>PSALI ADAM (BEFORE THE SECOND CANTICLE)</w:t>
      </w:r>
      <w:bookmarkEnd w:id="1788"/>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9" w:name="_Ref435645565"/>
      <w:r>
        <w:rPr>
          <w:sz w:val="24"/>
        </w:rPr>
        <w:t>PSALI ADAM</w:t>
      </w:r>
      <w:r>
        <w:t xml:space="preserve"> AFTER THE SECOND CANTICLE</w:t>
      </w:r>
      <w:bookmarkEnd w:id="1789"/>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90" w:name="_Ref435645467"/>
      <w:r>
        <w:t>THE FIERY BUSH</w:t>
      </w:r>
      <w:bookmarkEnd w:id="1790"/>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91" w:name="_Ref435645593"/>
      <w:r>
        <w:t>PSALI BATO</w:t>
      </w:r>
      <w:r>
        <w:rPr>
          <w:lang w:val="en-US"/>
        </w:rPr>
        <w:t>S AFTER THE THIRD CANTICLE</w:t>
      </w:r>
      <w:bookmarkEnd w:id="1791"/>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92" w:name="_Toc439584789"/>
      <w:r>
        <w:lastRenderedPageBreak/>
        <w:t>Index of Psalis</w:t>
      </w:r>
      <w:bookmarkEnd w:id="1792"/>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793" w:name="_Toc439584790"/>
      <w:r>
        <w:lastRenderedPageBreak/>
        <w:t>Index of Doxologies</w:t>
      </w:r>
      <w:bookmarkEnd w:id="1793"/>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794" w:name="_Ref435642966"/>
      <w:r>
        <w:t>Seasonal Doxologies</w:t>
      </w:r>
      <w:bookmarkEnd w:id="1794"/>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795" w:name="_Ref435643009"/>
      <w:r>
        <w:t>Saints’ Doxologies</w:t>
      </w:r>
      <w:bookmarkEnd w:id="1795"/>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AC3180" w:rsidRDefault="00AC3180">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AC3180" w:rsidRDefault="00AC3180" w:rsidP="0043158C">
      <w:pPr>
        <w:pStyle w:val="CommentText"/>
      </w:pPr>
      <w:r>
        <w:rPr>
          <w:rStyle w:val="CommentReference"/>
        </w:rPr>
        <w:annotationRef/>
      </w:r>
      <w:r>
        <w:t>May He or that He may</w:t>
      </w:r>
    </w:p>
  </w:comment>
  <w:comment w:id="54" w:author="Windows User" w:date="2015-10-30T08:56:00Z" w:initials="BS">
    <w:p w14:paraId="0CF6FD46" w14:textId="77777777" w:rsidR="00AC3180" w:rsidRDefault="00AC3180">
      <w:pPr>
        <w:pStyle w:val="CommentText"/>
      </w:pPr>
      <w:r>
        <w:rPr>
          <w:rStyle w:val="CommentReference"/>
        </w:rPr>
        <w:annotationRef/>
      </w:r>
      <w:r>
        <w:t>protopresbyters?</w:t>
      </w:r>
    </w:p>
  </w:comment>
  <w:comment w:id="55" w:author="Windows User" w:date="2015-10-30T08:56:00Z" w:initials="BS">
    <w:p w14:paraId="7A5F1901" w14:textId="77777777" w:rsidR="00AC3180" w:rsidRDefault="00AC3180">
      <w:pPr>
        <w:pStyle w:val="CommentText"/>
      </w:pPr>
      <w:r>
        <w:rPr>
          <w:rStyle w:val="CommentReference"/>
        </w:rPr>
        <w:annotationRef/>
      </w:r>
      <w:r>
        <w:t>those who?</w:t>
      </w:r>
    </w:p>
  </w:comment>
  <w:comment w:id="56" w:author="Windows User" w:date="2015-10-30T08:56:00Z" w:initials="BS">
    <w:p w14:paraId="2D4F2C82" w14:textId="77777777" w:rsidR="00AC3180" w:rsidRDefault="00AC3180">
      <w:pPr>
        <w:pStyle w:val="CommentText"/>
      </w:pPr>
      <w:r>
        <w:rPr>
          <w:rStyle w:val="CommentReference"/>
        </w:rPr>
        <w:annotationRef/>
      </w:r>
      <w:r>
        <w:t>Yourself?</w:t>
      </w:r>
    </w:p>
  </w:comment>
  <w:comment w:id="60" w:author="Windows User" w:date="2015-11-27T20:09:00Z" w:initials="WU">
    <w:p w14:paraId="714F787D" w14:textId="77777777" w:rsidR="00AC3180" w:rsidRDefault="00AC3180" w:rsidP="00952359">
      <w:pPr>
        <w:pStyle w:val="CommentText"/>
      </w:pPr>
      <w:r>
        <w:rPr>
          <w:rStyle w:val="CommentReference"/>
        </w:rPr>
        <w:annotationRef/>
      </w:r>
      <w:r>
        <w:t>Confess to the Lord or confess the Lord?</w:t>
      </w:r>
    </w:p>
  </w:comment>
  <w:comment w:id="66" w:author="Windows User" w:date="2015-10-30T08:56:00Z" w:initials="WU">
    <w:p w14:paraId="18EFFA71" w14:textId="77777777" w:rsidR="00AC3180" w:rsidRDefault="00AC3180">
      <w:pPr>
        <w:pStyle w:val="CommentText"/>
      </w:pPr>
      <w:r>
        <w:rPr>
          <w:rStyle w:val="CommentReference"/>
        </w:rPr>
        <w:annotationRef/>
      </w:r>
      <w:r>
        <w:t>Funny just to have declared here with nothing else.</w:t>
      </w:r>
    </w:p>
  </w:comment>
  <w:comment w:id="67" w:author="Windows User" w:date="2015-10-30T08:56:00Z" w:initials="WU">
    <w:p w14:paraId="49678875" w14:textId="77777777" w:rsidR="00AC3180" w:rsidRDefault="00AC3180">
      <w:pPr>
        <w:pStyle w:val="CommentText"/>
      </w:pPr>
      <w:r>
        <w:rPr>
          <w:rStyle w:val="CommentReference"/>
        </w:rPr>
        <w:annotationRef/>
      </w:r>
      <w:r>
        <w:t>Good News or Glad Tidings?</w:t>
      </w:r>
    </w:p>
  </w:comment>
  <w:comment w:id="68" w:author="Windows User" w:date="2015-10-30T08:56:00Z" w:initials="WU">
    <w:p w14:paraId="23EACE51" w14:textId="77777777" w:rsidR="00AC3180" w:rsidRDefault="00AC3180">
      <w:pPr>
        <w:pStyle w:val="CommentText"/>
      </w:pPr>
      <w:r>
        <w:rPr>
          <w:rStyle w:val="CommentReference"/>
        </w:rPr>
        <w:annotationRef/>
      </w:r>
      <w:r>
        <w:t>Which is it? Advocate or watch over us?</w:t>
      </w:r>
    </w:p>
  </w:comment>
  <w:comment w:id="69" w:author="Windows User" w:date="2015-10-30T08:56:00Z" w:initials="WU">
    <w:p w14:paraId="01F9BCCA" w14:textId="77777777" w:rsidR="00AC3180" w:rsidRDefault="00AC3180">
      <w:pPr>
        <w:pStyle w:val="CommentText"/>
      </w:pPr>
      <w:r>
        <w:rPr>
          <w:rStyle w:val="CommentReference"/>
        </w:rPr>
        <w:annotationRef/>
      </w:r>
      <w:r>
        <w:t>Coptic doesn’t seem to have “Mary”</w:t>
      </w:r>
    </w:p>
  </w:comment>
  <w:comment w:id="71" w:author="Windows User" w:date="2015-10-30T08:56:00Z" w:initials="WU">
    <w:p w14:paraId="64CC502C" w14:textId="77777777" w:rsidR="00AC3180" w:rsidRDefault="00AC3180">
      <w:pPr>
        <w:pStyle w:val="CommentText"/>
      </w:pPr>
      <w:r>
        <w:rPr>
          <w:rStyle w:val="CommentReference"/>
        </w:rPr>
        <w:annotationRef/>
      </w:r>
      <w:r>
        <w:t>Add footnote of what this is</w:t>
      </w:r>
    </w:p>
  </w:comment>
  <w:comment w:id="91" w:author="Windows User" w:date="2015-11-27T20:09:00Z" w:initials="WU">
    <w:p w14:paraId="03405E79" w14:textId="77777777" w:rsidR="00AC3180" w:rsidRDefault="00AC3180"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AC3180" w:rsidRDefault="00AC3180">
      <w:pPr>
        <w:pStyle w:val="CommentText"/>
      </w:pPr>
      <w:r>
        <w:rPr>
          <w:rStyle w:val="CommentReference"/>
        </w:rPr>
        <w:annotationRef/>
      </w:r>
      <w:r>
        <w:t>Compare to various translations</w:t>
      </w:r>
    </w:p>
  </w:comment>
  <w:comment w:id="94" w:author="Windows User" w:date="2015-10-30T12:37:00Z" w:initials="WU">
    <w:p w14:paraId="00B9961B" w14:textId="77777777" w:rsidR="00AC3180" w:rsidRDefault="00AC3180">
      <w:pPr>
        <w:pStyle w:val="CommentText"/>
      </w:pPr>
      <w:r>
        <w:rPr>
          <w:rStyle w:val="CommentReference"/>
        </w:rPr>
        <w:annotationRef/>
      </w:r>
      <w:r>
        <w:t>Is this supposed to be doubled?</w:t>
      </w:r>
    </w:p>
  </w:comment>
  <w:comment w:id="95" w:author="Windows User" w:date="2015-11-27T20:09:00Z" w:initials="WU">
    <w:p w14:paraId="218998C8" w14:textId="77777777" w:rsidR="00AC3180" w:rsidRDefault="00AC3180"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AC3180" w:rsidRDefault="00AC3180">
      <w:pPr>
        <w:pStyle w:val="CommentText"/>
      </w:pPr>
      <w:r>
        <w:rPr>
          <w:rStyle w:val="CommentReference"/>
        </w:rPr>
        <w:annotationRef/>
      </w:r>
      <w:r>
        <w:t>Does this go before Creed?</w:t>
      </w:r>
    </w:p>
  </w:comment>
  <w:comment w:id="99" w:author="Windows User" w:date="2015-11-06T13:03:00Z" w:initials="WU">
    <w:p w14:paraId="6B9D0F75" w14:textId="77777777" w:rsidR="00AC3180" w:rsidRDefault="00AC3180">
      <w:pPr>
        <w:pStyle w:val="CommentText"/>
      </w:pPr>
      <w:r>
        <w:rPr>
          <w:rStyle w:val="CommentReference"/>
        </w:rPr>
        <w:annotationRef/>
      </w:r>
      <w:r>
        <w:t>Coptic reader has Ps 3 here!</w:t>
      </w:r>
    </w:p>
  </w:comment>
  <w:comment w:id="115" w:author="Windows User" w:date="2015-11-02T08:54:00Z" w:initials="WU">
    <w:p w14:paraId="0366F544" w14:textId="77777777" w:rsidR="00AC3180" w:rsidRDefault="00AC3180">
      <w:pPr>
        <w:pStyle w:val="CommentText"/>
      </w:pPr>
      <w:r>
        <w:rPr>
          <w:rStyle w:val="CommentReference"/>
        </w:rPr>
        <w:annotationRef/>
      </w:r>
      <w:r>
        <w:t>Is there a phrase missing here?</w:t>
      </w:r>
    </w:p>
  </w:comment>
  <w:comment w:id="121" w:author="Windows User" w:date="2015-10-30T08:56:00Z" w:initials="WU">
    <w:p w14:paraId="1FDBEBA0" w14:textId="77777777" w:rsidR="00AC3180" w:rsidRDefault="00AC3180">
      <w:pPr>
        <w:pStyle w:val="CommentText"/>
      </w:pPr>
      <w:r>
        <w:rPr>
          <w:rStyle w:val="CommentReference"/>
        </w:rPr>
        <w:annotationRef/>
      </w:r>
      <w:r>
        <w:t>Should Glory be be here?</w:t>
      </w:r>
    </w:p>
  </w:comment>
  <w:comment w:id="126" w:author="Windows User" w:date="2015-11-02T12:45:00Z" w:initials="WU">
    <w:p w14:paraId="52EB1C43" w14:textId="77777777" w:rsidR="00AC3180" w:rsidRDefault="00AC3180">
      <w:pPr>
        <w:pStyle w:val="CommentText"/>
      </w:pPr>
      <w:r>
        <w:rPr>
          <w:rStyle w:val="CommentReference"/>
        </w:rPr>
        <w:annotationRef/>
      </w:r>
      <w:r>
        <w:t>Any argument for "Rise up" rather than arise?"</w:t>
      </w:r>
    </w:p>
  </w:comment>
  <w:comment w:id="127" w:author="Windows User" w:date="2015-10-30T08:56:00Z" w:initials="WU">
    <w:p w14:paraId="20A80697" w14:textId="77777777" w:rsidR="00AC3180" w:rsidRDefault="00AC3180">
      <w:pPr>
        <w:pStyle w:val="CommentText"/>
      </w:pPr>
      <w:r>
        <w:rPr>
          <w:rStyle w:val="CommentReference"/>
        </w:rPr>
        <w:annotationRef/>
      </w:r>
      <w:r>
        <w:t>flesh or body?</w:t>
      </w:r>
    </w:p>
  </w:comment>
  <w:comment w:id="128" w:author="Windows User" w:date="2015-10-30T08:56:00Z" w:initials="WU">
    <w:p w14:paraId="691196EF" w14:textId="77777777" w:rsidR="00AC3180" w:rsidRDefault="00AC3180">
      <w:pPr>
        <w:pStyle w:val="CommentText"/>
      </w:pPr>
      <w:r>
        <w:rPr>
          <w:rStyle w:val="CommentReference"/>
        </w:rPr>
        <w:annotationRef/>
      </w:r>
      <w:r>
        <w:t>Send up, or ascribe?</w:t>
      </w:r>
    </w:p>
  </w:comment>
  <w:comment w:id="129" w:author="Windows User" w:date="2015-10-30T08:56:00Z" w:initials="WU">
    <w:p w14:paraId="62D844FC" w14:textId="77777777" w:rsidR="00AC3180" w:rsidRDefault="00AC3180">
      <w:pPr>
        <w:pStyle w:val="CommentText"/>
      </w:pPr>
      <w:r>
        <w:rPr>
          <w:rStyle w:val="CommentReference"/>
        </w:rPr>
        <w:annotationRef/>
      </w:r>
      <w:r>
        <w:t>doxology or glorification?</w:t>
      </w:r>
    </w:p>
  </w:comment>
  <w:comment w:id="130" w:author="Windows User" w:date="2015-10-30T08:56:00Z" w:initials="WU">
    <w:p w14:paraId="1DDB628C" w14:textId="77777777" w:rsidR="00AC3180" w:rsidRDefault="00AC3180">
      <w:pPr>
        <w:pStyle w:val="CommentText"/>
      </w:pPr>
      <w:r>
        <w:rPr>
          <w:rStyle w:val="CommentReference"/>
        </w:rPr>
        <w:annotationRef/>
      </w:r>
      <w:r>
        <w:t>"Glory to you" or "Glory be to you"?</w:t>
      </w:r>
    </w:p>
  </w:comment>
  <w:comment w:id="131" w:author="Windows User" w:date="2015-10-30T08:56:00Z" w:initials="WU">
    <w:p w14:paraId="04605706" w14:textId="77777777" w:rsidR="00AC3180" w:rsidRDefault="00AC3180">
      <w:pPr>
        <w:pStyle w:val="CommentText"/>
      </w:pPr>
      <w:r>
        <w:rPr>
          <w:rStyle w:val="CommentReference"/>
        </w:rPr>
        <w:annotationRef/>
      </w:r>
      <w:r>
        <w:t>You?</w:t>
      </w:r>
    </w:p>
  </w:comment>
  <w:comment w:id="132" w:author="Windows User" w:date="2015-10-30T08:56:00Z" w:initials="WU">
    <w:p w14:paraId="7EF74390" w14:textId="77777777" w:rsidR="00AC3180" w:rsidRDefault="00AC3180">
      <w:pPr>
        <w:pStyle w:val="CommentText"/>
      </w:pPr>
      <w:r>
        <w:rPr>
          <w:rStyle w:val="CommentReference"/>
        </w:rPr>
        <w:annotationRef/>
      </w:r>
      <w:r>
        <w:t>To the Sanctuary or O you saints???</w:t>
      </w:r>
    </w:p>
  </w:comment>
  <w:comment w:id="133" w:author="Windows User" w:date="2015-10-30T08:56:00Z" w:initials="WU">
    <w:p w14:paraId="6EE7E8F7" w14:textId="77777777" w:rsidR="00AC3180" w:rsidRDefault="00AC3180">
      <w:pPr>
        <w:pStyle w:val="CommentText"/>
      </w:pPr>
      <w:r>
        <w:rPr>
          <w:rStyle w:val="CommentReference"/>
        </w:rPr>
        <w:annotationRef/>
      </w:r>
      <w:r>
        <w:t>from sounds more natural than out of. Any compelling reason to keep?</w:t>
      </w:r>
    </w:p>
  </w:comment>
  <w:comment w:id="134" w:author="Windows User" w:date="2015-10-30T08:56:00Z" w:initials="WU">
    <w:p w14:paraId="51E13D19" w14:textId="77777777" w:rsidR="00AC3180" w:rsidRDefault="00AC3180">
      <w:pPr>
        <w:pStyle w:val="CommentText"/>
      </w:pPr>
      <w:r>
        <w:rPr>
          <w:rStyle w:val="CommentReference"/>
        </w:rPr>
        <w:annotationRef/>
      </w:r>
      <w:r>
        <w:t>supplication or cry?</w:t>
      </w:r>
    </w:p>
  </w:comment>
  <w:comment w:id="135" w:author="Windows User" w:date="2015-10-30T08:56:00Z" w:initials="WU">
    <w:p w14:paraId="48F1BB2D" w14:textId="77777777" w:rsidR="00AC3180" w:rsidRDefault="00AC3180">
      <w:pPr>
        <w:pStyle w:val="CommentText"/>
      </w:pPr>
      <w:r>
        <w:rPr>
          <w:rStyle w:val="CommentReference"/>
        </w:rPr>
        <w:annotationRef/>
      </w:r>
      <w:r>
        <w:t>petition or supplication? supplication sounds much better.</w:t>
      </w:r>
    </w:p>
  </w:comment>
  <w:comment w:id="136" w:author="Windows User" w:date="2015-10-30T08:56:00Z" w:initials="WU">
    <w:p w14:paraId="7CA6980B" w14:textId="77777777" w:rsidR="00AC3180" w:rsidRDefault="00AC3180">
      <w:pPr>
        <w:pStyle w:val="CommentText"/>
      </w:pPr>
      <w:r>
        <w:rPr>
          <w:rStyle w:val="CommentReference"/>
        </w:rPr>
        <w:annotationRef/>
      </w:r>
      <w:r>
        <w:t>revive or deliver?</w:t>
      </w:r>
    </w:p>
  </w:comment>
  <w:comment w:id="137" w:author="Windows User" w:date="2015-10-30T08:56:00Z" w:initials="WU">
    <w:p w14:paraId="1E23D103" w14:textId="77777777" w:rsidR="00AC3180" w:rsidRDefault="00AC3180">
      <w:pPr>
        <w:pStyle w:val="CommentText"/>
      </w:pPr>
      <w:r>
        <w:rPr>
          <w:rStyle w:val="CommentReference"/>
        </w:rPr>
        <w:annotationRef/>
      </w:r>
      <w:r>
        <w:t>pour forth, utter, or overflow? I like the way overflow sounds more than pour forth. More natural.</w:t>
      </w:r>
    </w:p>
  </w:comment>
  <w:comment w:id="138" w:author="Windows User" w:date="2015-10-30T08:56:00Z" w:initials="WU">
    <w:p w14:paraId="5F163309" w14:textId="77777777" w:rsidR="00AC3180" w:rsidRDefault="00AC3180">
      <w:pPr>
        <w:pStyle w:val="CommentText"/>
      </w:pPr>
      <w:r>
        <w:rPr>
          <w:rStyle w:val="CommentReference"/>
        </w:rPr>
        <w:annotationRef/>
      </w:r>
      <w:r>
        <w:t>blessing or praise?</w:t>
      </w:r>
    </w:p>
  </w:comment>
  <w:comment w:id="139" w:author="Windows User" w:date="2015-10-30T08:56:00Z" w:initials="WU">
    <w:p w14:paraId="71B0BD07" w14:textId="77777777" w:rsidR="00AC3180" w:rsidRDefault="00AC3180">
      <w:pPr>
        <w:pStyle w:val="CommentText"/>
      </w:pPr>
      <w:r>
        <w:rPr>
          <w:rStyle w:val="CommentReference"/>
        </w:rPr>
        <w:annotationRef/>
      </w:r>
      <w:r>
        <w:t>respond with? respond to? speak of?</w:t>
      </w:r>
    </w:p>
  </w:comment>
  <w:comment w:id="140" w:author="Windows User" w:date="2015-10-30T08:56:00Z" w:initials="WU">
    <w:p w14:paraId="2450B0CD" w14:textId="77777777" w:rsidR="00AC3180" w:rsidRDefault="00AC3180">
      <w:pPr>
        <w:pStyle w:val="CommentText"/>
      </w:pPr>
      <w:r>
        <w:rPr>
          <w:rStyle w:val="CommentReference"/>
        </w:rPr>
        <w:annotationRef/>
      </w:r>
      <w:r>
        <w:t>rightous, true, or truth?</w:t>
      </w:r>
    </w:p>
  </w:comment>
  <w:comment w:id="141" w:author="Windows User" w:date="2015-10-30T08:56:00Z" w:initials="WU">
    <w:p w14:paraId="469B7AAB" w14:textId="77777777" w:rsidR="00AC3180" w:rsidRDefault="00AC3180">
      <w:pPr>
        <w:pStyle w:val="CommentText"/>
      </w:pPr>
      <w:r>
        <w:rPr>
          <w:rStyle w:val="CommentReference"/>
        </w:rPr>
        <w:annotationRef/>
      </w:r>
      <w:r>
        <w:t>meditation, or delight?</w:t>
      </w:r>
    </w:p>
  </w:comment>
  <w:comment w:id="142" w:author="Windows User" w:date="2015-10-30T08:56:00Z" w:initials="WU">
    <w:p w14:paraId="55BDD5ED" w14:textId="77777777" w:rsidR="00AC3180" w:rsidRDefault="00AC3180">
      <w:pPr>
        <w:pStyle w:val="CommentText"/>
      </w:pPr>
      <w:r>
        <w:rPr>
          <w:rStyle w:val="CommentReference"/>
        </w:rPr>
        <w:annotationRef/>
      </w:r>
      <w:r>
        <w:t>forever or always?</w:t>
      </w:r>
    </w:p>
  </w:comment>
  <w:comment w:id="143" w:author="Windows User" w:date="2015-10-30T08:56:00Z" w:initials="WU">
    <w:p w14:paraId="6EC4BCD6" w14:textId="77777777" w:rsidR="00AC3180" w:rsidRDefault="00AC3180">
      <w:pPr>
        <w:pStyle w:val="CommentText"/>
      </w:pPr>
      <w:r>
        <w:rPr>
          <w:rStyle w:val="CommentReference"/>
        </w:rPr>
        <w:annotationRef/>
      </w:r>
      <w:r>
        <w:t>and forever?</w:t>
      </w:r>
    </w:p>
  </w:comment>
  <w:comment w:id="144" w:author="Windows User" w:date="2015-10-30T08:56:00Z" w:initials="WU">
    <w:p w14:paraId="0C8D527C" w14:textId="77777777" w:rsidR="00AC3180" w:rsidRDefault="00AC3180">
      <w:pPr>
        <w:pStyle w:val="CommentText"/>
      </w:pPr>
      <w:r>
        <w:rPr>
          <w:rStyle w:val="CommentReference"/>
        </w:rPr>
        <w:annotationRef/>
      </w:r>
      <w:r>
        <w:t>be?</w:t>
      </w:r>
    </w:p>
  </w:comment>
  <w:comment w:id="145" w:author="Windows User" w:date="2015-10-30T08:56:00Z" w:initials="WU">
    <w:p w14:paraId="24A21286" w14:textId="77777777" w:rsidR="00AC3180" w:rsidRDefault="00AC3180">
      <w:pPr>
        <w:pStyle w:val="CommentText"/>
      </w:pPr>
      <w:r>
        <w:rPr>
          <w:rStyle w:val="CommentReference"/>
        </w:rPr>
        <w:annotationRef/>
      </w:r>
      <w:r>
        <w:t>be?</w:t>
      </w:r>
    </w:p>
  </w:comment>
  <w:comment w:id="146" w:author="Windows User" w:date="2015-10-30T08:56:00Z" w:initials="WU">
    <w:p w14:paraId="78AD7059" w14:textId="77777777" w:rsidR="00AC3180" w:rsidRDefault="00AC3180">
      <w:pPr>
        <w:pStyle w:val="CommentText"/>
      </w:pPr>
      <w:r>
        <w:rPr>
          <w:rStyle w:val="CommentReference"/>
        </w:rPr>
        <w:annotationRef/>
      </w:r>
      <w:r>
        <w:t>is the insertion of "one" after "begotten" needed in english?</w:t>
      </w:r>
    </w:p>
  </w:comment>
  <w:comment w:id="147" w:author="Windows User" w:date="2015-10-30T08:56:00Z" w:initials="WU">
    <w:p w14:paraId="30BC0616" w14:textId="77777777" w:rsidR="00AC3180" w:rsidRDefault="00AC3180">
      <w:pPr>
        <w:pStyle w:val="CommentText"/>
      </w:pPr>
      <w:r>
        <w:rPr>
          <w:rStyle w:val="CommentReference"/>
        </w:rPr>
        <w:annotationRef/>
      </w:r>
      <w:r>
        <w:t>utter or declare?</w:t>
      </w:r>
    </w:p>
  </w:comment>
  <w:comment w:id="154" w:author="Windows User" w:date="2015-10-30T08:56:00Z" w:initials="BS">
    <w:p w14:paraId="3842484B" w14:textId="77777777" w:rsidR="00AC3180" w:rsidRDefault="00AC3180">
      <w:pPr>
        <w:pStyle w:val="CommentText"/>
      </w:pPr>
      <w:r>
        <w:rPr>
          <w:rStyle w:val="CommentReference"/>
        </w:rPr>
        <w:annotationRef/>
      </w:r>
      <w:r>
        <w:t>look at? look upon? regard?</w:t>
      </w:r>
    </w:p>
  </w:comment>
  <w:comment w:id="155" w:author="Windows User" w:date="2015-10-30T08:56:00Z" w:initials="BS">
    <w:p w14:paraId="61DC37F7" w14:textId="77777777" w:rsidR="00AC3180" w:rsidRDefault="00AC3180">
      <w:pPr>
        <w:pStyle w:val="CommentText"/>
      </w:pPr>
      <w:r>
        <w:rPr>
          <w:rStyle w:val="CommentReference"/>
        </w:rPr>
        <w:annotationRef/>
      </w:r>
      <w:r>
        <w:t>no one?</w:t>
      </w:r>
    </w:p>
  </w:comment>
  <w:comment w:id="156" w:author="Windows User" w:date="2015-10-30T08:56:00Z" w:initials="BS">
    <w:p w14:paraId="585BECF3" w14:textId="77777777" w:rsidR="00AC3180" w:rsidRDefault="00AC3180">
      <w:pPr>
        <w:pStyle w:val="CommentText"/>
      </w:pPr>
      <w:r>
        <w:rPr>
          <w:rStyle w:val="CommentReference"/>
        </w:rPr>
        <w:annotationRef/>
      </w:r>
      <w:r>
        <w:t>in?</w:t>
      </w:r>
    </w:p>
    <w:p w14:paraId="599E0788" w14:textId="77777777" w:rsidR="00AC3180" w:rsidRDefault="00AC3180">
      <w:pPr>
        <w:pStyle w:val="CommentText"/>
      </w:pPr>
    </w:p>
  </w:comment>
  <w:comment w:id="157" w:author="Windows User" w:date="2015-10-30T08:56:00Z" w:initials="BS">
    <w:p w14:paraId="1E93E3C5" w14:textId="77777777" w:rsidR="00AC3180" w:rsidRDefault="00AC3180">
      <w:pPr>
        <w:pStyle w:val="CommentText"/>
      </w:pPr>
      <w:r>
        <w:rPr>
          <w:rStyle w:val="CommentReference"/>
        </w:rPr>
        <w:annotationRef/>
      </w:r>
      <w:r>
        <w:t>before?</w:t>
      </w:r>
    </w:p>
  </w:comment>
  <w:comment w:id="158" w:author="Windows User" w:date="2015-10-30T08:56:00Z" w:initials="BS">
    <w:p w14:paraId="2A95BD9B" w14:textId="77777777" w:rsidR="00AC3180" w:rsidRDefault="00AC3180">
      <w:pPr>
        <w:pStyle w:val="CommentText"/>
      </w:pPr>
      <w:r>
        <w:rPr>
          <w:rStyle w:val="CommentReference"/>
        </w:rPr>
        <w:annotationRef/>
      </w:r>
      <w:r>
        <w:t>joy entered into the whole world doesn't mean much...</w:t>
      </w:r>
    </w:p>
  </w:comment>
  <w:comment w:id="159" w:author="Windows User" w:date="2015-10-30T08:56:00Z" w:initials="BS">
    <w:p w14:paraId="4D97B042" w14:textId="77777777" w:rsidR="00AC3180" w:rsidRDefault="00AC3180">
      <w:pPr>
        <w:pStyle w:val="CommentText"/>
      </w:pPr>
      <w:r>
        <w:rPr>
          <w:rStyle w:val="CommentReference"/>
        </w:rPr>
        <w:annotationRef/>
      </w:r>
      <w:r>
        <w:t>? any better way to express that's more accurate while meaning something?</w:t>
      </w:r>
    </w:p>
  </w:comment>
  <w:comment w:id="160" w:author="Windows User" w:date="2015-10-30T08:56:00Z" w:initials="BS">
    <w:p w14:paraId="4F51C2B8" w14:textId="77777777" w:rsidR="00AC3180" w:rsidRDefault="00AC3180">
      <w:pPr>
        <w:pStyle w:val="CommentText"/>
      </w:pPr>
      <w:r>
        <w:rPr>
          <w:rStyle w:val="CommentReference"/>
        </w:rPr>
        <w:annotationRef/>
      </w:r>
      <w:r>
        <w:t>sealed as in ever virgin... or more like hidden?</w:t>
      </w:r>
    </w:p>
  </w:comment>
  <w:comment w:id="161" w:author="Windows User" w:date="2015-10-30T08:56:00Z" w:initials="BS">
    <w:p w14:paraId="0EA7F885" w14:textId="77777777" w:rsidR="00AC3180" w:rsidRDefault="00AC3180">
      <w:pPr>
        <w:pStyle w:val="CommentText"/>
      </w:pPr>
      <w:r>
        <w:rPr>
          <w:rStyle w:val="CommentReference"/>
        </w:rPr>
        <w:annotationRef/>
      </w:r>
      <w:r>
        <w:t>fragrant ointment? ointment? Incense and ointment with weeping and mourning?</w:t>
      </w:r>
    </w:p>
  </w:comment>
  <w:comment w:id="162" w:author="Windows User" w:date="2015-10-30T08:56:00Z" w:initials="BS">
    <w:p w14:paraId="5CF5BA77" w14:textId="77777777" w:rsidR="00AC3180" w:rsidRDefault="00AC3180">
      <w:pPr>
        <w:pStyle w:val="CommentText"/>
      </w:pPr>
      <w:r>
        <w:rPr>
          <w:rStyle w:val="CommentReference"/>
        </w:rPr>
        <w:annotationRef/>
      </w:r>
      <w:r>
        <w:t>spices or ointment</w:t>
      </w:r>
    </w:p>
  </w:comment>
  <w:comment w:id="163" w:author="Windows User" w:date="2015-10-30T08:56:00Z" w:initials="BS">
    <w:p w14:paraId="59FF5141" w14:textId="77777777" w:rsidR="00AC3180" w:rsidRDefault="00AC3180">
      <w:pPr>
        <w:pStyle w:val="CommentText"/>
      </w:pPr>
      <w:r>
        <w:rPr>
          <w:rStyle w:val="CommentReference"/>
        </w:rPr>
        <w:annotationRef/>
      </w:r>
      <w:r>
        <w:t>Is risen or has risen?</w:t>
      </w:r>
    </w:p>
  </w:comment>
  <w:comment w:id="164" w:author="Windows User" w:date="2015-10-30T08:56:00Z" w:initials="BS">
    <w:p w14:paraId="32DD0547" w14:textId="77777777" w:rsidR="00AC3180" w:rsidRDefault="00AC3180">
      <w:pPr>
        <w:pStyle w:val="CommentText"/>
      </w:pPr>
      <w:r>
        <w:rPr>
          <w:rStyle w:val="CommentReference"/>
        </w:rPr>
        <w:annotationRef/>
      </w:r>
      <w:r>
        <w:t>need a consistent policy for what to capitalize!</w:t>
      </w:r>
    </w:p>
  </w:comment>
  <w:comment w:id="165" w:author="Windows User" w:date="2015-10-30T08:56:00Z" w:initials="BS">
    <w:p w14:paraId="64204663" w14:textId="77777777" w:rsidR="00AC3180" w:rsidRDefault="00AC3180">
      <w:pPr>
        <w:pStyle w:val="CommentText"/>
      </w:pPr>
      <w:r>
        <w:rPr>
          <w:rStyle w:val="CommentReference"/>
        </w:rPr>
        <w:annotationRef/>
      </w:r>
      <w:r>
        <w:t>need to break other verses like this to have new lines in place of ':' so we can show where to break the tune without mangling the punctuation.</w:t>
      </w:r>
    </w:p>
  </w:comment>
  <w:comment w:id="166" w:author="Windows User" w:date="2015-10-30T08:56:00Z" w:initials="BS">
    <w:p w14:paraId="45393CC0" w14:textId="77777777" w:rsidR="00AC3180" w:rsidRDefault="00AC3180">
      <w:pPr>
        <w:pStyle w:val="CommentText"/>
      </w:pPr>
      <w:r>
        <w:rPr>
          <w:rStyle w:val="CommentReference"/>
        </w:rPr>
        <w:annotationRef/>
      </w:r>
      <w:r>
        <w:t xml:space="preserve">decay? </w:t>
      </w:r>
    </w:p>
  </w:comment>
  <w:comment w:id="167" w:author="Windows User" w:date="2015-10-30T08:56:00Z" w:initials="WU">
    <w:p w14:paraId="3FDC6419" w14:textId="77777777" w:rsidR="00AC3180" w:rsidRDefault="00AC3180">
      <w:pPr>
        <w:pStyle w:val="CommentText"/>
      </w:pPr>
      <w:r>
        <w:rPr>
          <w:rStyle w:val="CommentReference"/>
        </w:rPr>
        <w:annotationRef/>
      </w:r>
      <w:r>
        <w:t>LXX has glorify him, not prepare Him an habitation</w:t>
      </w:r>
    </w:p>
  </w:comment>
  <w:comment w:id="168" w:author="Windows User" w:date="2015-10-30T08:56:00Z" w:initials="WU">
    <w:p w14:paraId="04F8DE77" w14:textId="77777777" w:rsidR="00AC3180" w:rsidRDefault="00AC3180">
      <w:pPr>
        <w:pStyle w:val="CommentText"/>
      </w:pPr>
      <w:r>
        <w:rPr>
          <w:rStyle w:val="CommentReference"/>
        </w:rPr>
        <w:annotationRef/>
      </w:r>
      <w:r>
        <w:t>or when he brings wars to naught. NETS has shatters</w:t>
      </w:r>
    </w:p>
  </w:comment>
  <w:comment w:id="169" w:author="Windows User" w:date="2015-10-30T08:56:00Z" w:initials="WU">
    <w:p w14:paraId="5A7B245D" w14:textId="77777777" w:rsidR="00AC3180" w:rsidRDefault="00AC3180">
      <w:pPr>
        <w:pStyle w:val="CommentText"/>
      </w:pPr>
      <w:r>
        <w:rPr>
          <w:rStyle w:val="CommentReference"/>
        </w:rPr>
        <w:annotationRef/>
      </w:r>
      <w:r>
        <w:t>literally choice mounted captains?</w:t>
      </w:r>
    </w:p>
  </w:comment>
  <w:comment w:id="170" w:author="Windows User" w:date="2015-10-30T08:56:00Z" w:initials="WU">
    <w:p w14:paraId="412EF946" w14:textId="77777777" w:rsidR="00AC3180" w:rsidRDefault="00AC3180">
      <w:pPr>
        <w:pStyle w:val="CommentText"/>
      </w:pPr>
      <w:r>
        <w:rPr>
          <w:rStyle w:val="CommentReference"/>
        </w:rPr>
        <w:annotationRef/>
      </w:r>
      <w:r>
        <w:t>Nets has third-ranked officers. Captain is the modern term for the 3rd rank of officer, sticking with captain</w:t>
      </w:r>
    </w:p>
  </w:comment>
  <w:comment w:id="171" w:author="Windows User" w:date="2015-10-30T08:56:00Z" w:initials="WU">
    <w:p w14:paraId="421DC513" w14:textId="77777777" w:rsidR="00AC3180" w:rsidRDefault="00AC3180">
      <w:pPr>
        <w:pStyle w:val="CommentText"/>
      </w:pPr>
      <w:r>
        <w:rPr>
          <w:rStyle w:val="CommentReference"/>
        </w:rPr>
        <w:annotationRef/>
      </w:r>
      <w:r>
        <w:t>Have to have a consistent tense... was to go with above, if want has been all above needs to change to that tense.</w:t>
      </w:r>
    </w:p>
  </w:comment>
  <w:comment w:id="172" w:author="Windows User" w:date="2015-10-30T08:56:00Z" w:initials="WU">
    <w:p w14:paraId="0B1E5128" w14:textId="77777777" w:rsidR="00AC3180" w:rsidRDefault="00AC3180">
      <w:pPr>
        <w:pStyle w:val="CommentText"/>
      </w:pPr>
      <w:r>
        <w:rPr>
          <w:rStyle w:val="CommentReference"/>
        </w:rPr>
        <w:annotationRef/>
      </w:r>
      <w:r>
        <w:t>crushed or destroyed?</w:t>
      </w:r>
    </w:p>
  </w:comment>
  <w:comment w:id="173" w:author="Windows User" w:date="2015-10-30T08:56:00Z" w:initials="WU">
    <w:p w14:paraId="251C2A8C" w14:textId="77777777" w:rsidR="00AC3180" w:rsidRDefault="00AC3180">
      <w:pPr>
        <w:pStyle w:val="CommentText"/>
      </w:pPr>
      <w:r>
        <w:rPr>
          <w:rStyle w:val="CommentReference"/>
        </w:rPr>
        <w:annotationRef/>
      </w:r>
      <w:r>
        <w:t>elsewhere ekhomkhem is translated as crushed... NETS has shattered. Brenton destroyed.</w:t>
      </w:r>
    </w:p>
  </w:comment>
  <w:comment w:id="174" w:author="Windows User" w:date="2015-10-30T08:56:00Z" w:initials="WU">
    <w:p w14:paraId="44990D7B" w14:textId="77777777" w:rsidR="00AC3180" w:rsidRDefault="00AC3180">
      <w:pPr>
        <w:pStyle w:val="CommentText"/>
      </w:pPr>
      <w:r>
        <w:rPr>
          <w:rStyle w:val="CommentReference"/>
        </w:rPr>
        <w:annotationRef/>
      </w:r>
      <w:r>
        <w:t>your enemies or our enemies?</w:t>
      </w:r>
    </w:p>
  </w:comment>
  <w:comment w:id="175" w:author="Windows User" w:date="2015-10-30T08:56:00Z" w:initials="WU">
    <w:p w14:paraId="3EA7129B" w14:textId="77777777" w:rsidR="00AC3180" w:rsidRDefault="00AC3180">
      <w:pPr>
        <w:pStyle w:val="CommentText"/>
      </w:pPr>
      <w:r>
        <w:rPr>
          <w:rStyle w:val="CommentReference"/>
        </w:rPr>
        <w:annotationRef/>
      </w:r>
      <w:r>
        <w:t>sent or sent forth?</w:t>
      </w:r>
    </w:p>
  </w:comment>
  <w:comment w:id="176" w:author="Windows User" w:date="2015-10-30T08:56:00Z" w:initials="WU">
    <w:p w14:paraId="2A81A5DE" w14:textId="77777777" w:rsidR="00AC3180" w:rsidRDefault="00AC3180">
      <w:pPr>
        <w:pStyle w:val="CommentText"/>
      </w:pPr>
      <w:r>
        <w:rPr>
          <w:rStyle w:val="CommentReference"/>
        </w:rPr>
        <w:annotationRef/>
      </w:r>
      <w:r>
        <w:t>or saints? ft note?</w:t>
      </w:r>
    </w:p>
  </w:comment>
  <w:comment w:id="177" w:author="Windows User" w:date="2015-10-30T08:56:00Z" w:initials="WU">
    <w:p w14:paraId="4AC4FC28" w14:textId="77777777" w:rsidR="00AC3180" w:rsidRDefault="00AC3180">
      <w:pPr>
        <w:pStyle w:val="CommentText"/>
      </w:pPr>
      <w:r>
        <w:rPr>
          <w:rStyle w:val="CommentReference"/>
        </w:rPr>
        <w:annotationRef/>
      </w:r>
      <w:r>
        <w:t>glories? glorious deeds? or in glory?</w:t>
      </w:r>
    </w:p>
  </w:comment>
  <w:comment w:id="178" w:author="Windows User" w:date="2015-10-30T08:56:00Z" w:initials="WU">
    <w:p w14:paraId="020A6174" w14:textId="77777777" w:rsidR="00AC3180" w:rsidRDefault="00AC3180">
      <w:pPr>
        <w:pStyle w:val="CommentText"/>
      </w:pPr>
      <w:r>
        <w:rPr>
          <w:rStyle w:val="CommentReference"/>
        </w:rPr>
        <w:annotationRef/>
      </w:r>
      <w:r>
        <w:t>redeemed? or chose?</w:t>
      </w:r>
    </w:p>
  </w:comment>
  <w:comment w:id="179" w:author="Windows User" w:date="2015-10-30T08:56:00Z" w:initials="WU">
    <w:p w14:paraId="6349473A" w14:textId="77777777" w:rsidR="00AC3180" w:rsidRDefault="00AC3180">
      <w:pPr>
        <w:pStyle w:val="CommentText"/>
      </w:pPr>
      <w:r>
        <w:rPr>
          <w:rStyle w:val="CommentReference"/>
        </w:rPr>
        <w:annotationRef/>
      </w:r>
      <w:r>
        <w:t>abode? habitation? resting place?</w:t>
      </w:r>
    </w:p>
  </w:comment>
  <w:comment w:id="180" w:author="Windows User" w:date="2015-10-30T08:56:00Z" w:initials="WU">
    <w:p w14:paraId="0D3E5CBC" w14:textId="77777777" w:rsidR="00AC3180" w:rsidRDefault="00AC3180">
      <w:pPr>
        <w:pStyle w:val="CommentText"/>
      </w:pPr>
      <w:r>
        <w:rPr>
          <w:rStyle w:val="CommentReference"/>
        </w:rPr>
        <w:annotationRef/>
      </w:r>
      <w:r>
        <w:t>Nets has pangs.</w:t>
      </w:r>
    </w:p>
  </w:comment>
  <w:comment w:id="181" w:author="Windows User" w:date="2015-10-30T08:56:00Z" w:initials="WU">
    <w:p w14:paraId="2C78488D" w14:textId="77777777" w:rsidR="00AC3180" w:rsidRDefault="00AC3180">
      <w:pPr>
        <w:pStyle w:val="CommentText"/>
      </w:pPr>
      <w:r>
        <w:rPr>
          <w:rStyle w:val="CommentReference"/>
        </w:rPr>
        <w:annotationRef/>
      </w:r>
      <w:r>
        <w:t>Nets has tense change here rather than start of next vs. Brenton too.</w:t>
      </w:r>
    </w:p>
  </w:comment>
  <w:comment w:id="182" w:author="Windows User" w:date="2015-10-30T08:56:00Z" w:initials="WU">
    <w:p w14:paraId="1D84222A" w14:textId="77777777" w:rsidR="00AC3180" w:rsidRDefault="00AC3180">
      <w:pPr>
        <w:pStyle w:val="CommentText"/>
      </w:pPr>
      <w:r>
        <w:rPr>
          <w:rStyle w:val="CommentReference"/>
        </w:rPr>
        <w:annotationRef/>
      </w:r>
      <w:r>
        <w:t xml:space="preserve">reign? king? reign as king? tense? shall reign? </w:t>
      </w:r>
    </w:p>
  </w:comment>
  <w:comment w:id="183" w:author="Windows User" w:date="2015-10-30T08:56:00Z" w:initials="WU">
    <w:p w14:paraId="711F7009" w14:textId="77777777" w:rsidR="00AC3180" w:rsidRDefault="00AC3180">
      <w:pPr>
        <w:pStyle w:val="CommentText"/>
      </w:pPr>
      <w:r>
        <w:rPr>
          <w:rStyle w:val="CommentReference"/>
        </w:rPr>
        <w:annotationRef/>
      </w:r>
      <w:r>
        <w:t>What does the Coptic say? Is it something like this?</w:t>
      </w:r>
    </w:p>
  </w:comment>
  <w:comment w:id="184" w:author="Windows User" w:date="2015-10-30T08:56:00Z" w:initials="WU">
    <w:p w14:paraId="5E19EDBF" w14:textId="77777777" w:rsidR="00AC3180" w:rsidRDefault="00AC3180">
      <w:pPr>
        <w:pStyle w:val="CommentText"/>
      </w:pPr>
      <w:r>
        <w:rPr>
          <w:rStyle w:val="CommentReference"/>
        </w:rPr>
        <w:annotationRef/>
      </w:r>
      <w:r>
        <w:t>For? or Since?</w:t>
      </w:r>
    </w:p>
  </w:comment>
  <w:comment w:id="185" w:author="Windows User" w:date="2015-10-30T08:56:00Z" w:initials="WU">
    <w:p w14:paraId="23C2A88E" w14:textId="77777777" w:rsidR="00AC3180" w:rsidRDefault="00AC3180">
      <w:pPr>
        <w:pStyle w:val="CommentText"/>
      </w:pPr>
      <w:r>
        <w:rPr>
          <w:rStyle w:val="CommentReference"/>
        </w:rPr>
        <w:annotationRef/>
      </w:r>
      <w:r>
        <w:t>Brenton and NETS have dances. Coptic has hanhos (guessing hos is praises or songs). I'm thinking not praises... but need you guys to clarify</w:t>
      </w:r>
    </w:p>
  </w:comment>
  <w:comment w:id="186" w:author="Windows User" w:date="2015-10-30T08:56:00Z" w:initials="WU">
    <w:p w14:paraId="7DC92633" w14:textId="77777777" w:rsidR="00AC3180" w:rsidRDefault="00AC3180">
      <w:pPr>
        <w:pStyle w:val="CommentText"/>
      </w:pPr>
      <w:r>
        <w:rPr>
          <w:rStyle w:val="CommentReference"/>
        </w:rPr>
        <w:annotationRef/>
      </w:r>
      <w:r>
        <w:t>The NETS phrasing seems to me the only way to reconcile the other translations.</w:t>
      </w:r>
    </w:p>
  </w:comment>
  <w:comment w:id="187" w:author="Windows User" w:date="2015-10-30T08:56:00Z" w:initials="WU">
    <w:p w14:paraId="28CB71D5" w14:textId="77777777" w:rsidR="00AC3180" w:rsidRDefault="00AC3180">
      <w:pPr>
        <w:pStyle w:val="CommentText"/>
      </w:pPr>
      <w:r>
        <w:rPr>
          <w:rStyle w:val="CommentReference"/>
        </w:rPr>
        <w:annotationRef/>
      </w:r>
      <w:r>
        <w:t>The last verse is not in the Bible... So Miriam's words "Horse and rider.." should be in quotes. These should not, they are our (the church's) words in response.</w:t>
      </w:r>
    </w:p>
  </w:comment>
  <w:comment w:id="193" w:author="Windows User" w:date="2015-10-30T08:56:00Z" w:initials="WU">
    <w:p w14:paraId="1FDAC33C" w14:textId="77777777" w:rsidR="00AC3180" w:rsidRDefault="00AC3180">
      <w:pPr>
        <w:pStyle w:val="CommentText"/>
      </w:pPr>
      <w:r>
        <w:rPr>
          <w:rStyle w:val="CommentReference"/>
        </w:rPr>
        <w:annotationRef/>
      </w:r>
      <w:r>
        <w:t>This way sure sounds better. I know "With the split" is more literal, but it doesn't make any sense in English. This does.</w:t>
      </w:r>
    </w:p>
  </w:comment>
  <w:comment w:id="194" w:author="Windows User" w:date="2015-10-30T08:56:00Z" w:initials="WU">
    <w:p w14:paraId="268099E2" w14:textId="77777777" w:rsidR="00AC3180" w:rsidRDefault="00AC3180">
      <w:pPr>
        <w:pStyle w:val="CommentText"/>
      </w:pPr>
      <w:r>
        <w:rPr>
          <w:rStyle w:val="CommentReference"/>
        </w:rPr>
        <w:annotationRef/>
      </w:r>
      <w:r>
        <w:t>path or walkway?</w:t>
      </w:r>
    </w:p>
  </w:comment>
  <w:comment w:id="195" w:author="Brett Slote" w:date="2015-10-30T08:56:00Z" w:initials="BS">
    <w:p w14:paraId="2E9C38B6" w14:textId="77777777" w:rsidR="00AC3180" w:rsidRDefault="00AC3180">
      <w:pPr>
        <w:pStyle w:val="CommentText"/>
      </w:pPr>
      <w:r>
        <w:rPr>
          <w:rStyle w:val="CommentReference"/>
        </w:rPr>
        <w:annotationRef/>
      </w:r>
      <w:r>
        <w:t>needs : at least to indicate breaks in tune</w:t>
      </w:r>
    </w:p>
  </w:comment>
  <w:comment w:id="196" w:author="Windows User" w:date="2015-10-30T08:56:00Z" w:initials="WU">
    <w:p w14:paraId="3A386E24" w14:textId="77777777" w:rsidR="00AC3180" w:rsidRDefault="00AC3180">
      <w:pPr>
        <w:pStyle w:val="CommentText"/>
      </w:pPr>
      <w:r>
        <w:rPr>
          <w:rStyle w:val="CommentReference"/>
        </w:rPr>
        <w:annotationRef/>
      </w:r>
      <w:r>
        <w:t>miraculous, or something closer to paradoxical but sounding good?</w:t>
      </w:r>
    </w:p>
  </w:comment>
  <w:comment w:id="197" w:author="Windows User" w:date="2015-10-30T08:56:00Z" w:initials="WU">
    <w:p w14:paraId="21E6349F" w14:textId="77777777" w:rsidR="00AC3180" w:rsidRDefault="00AC3180">
      <w:pPr>
        <w:pStyle w:val="CommentText"/>
      </w:pPr>
      <w:r>
        <w:rPr>
          <w:rStyle w:val="CommentReference"/>
        </w:rPr>
        <w:annotationRef/>
      </w:r>
      <w:r>
        <w:t>passed and crossed mean teh same thing... but passed over carries connotation of connection to pass over...</w:t>
      </w:r>
    </w:p>
  </w:comment>
  <w:comment w:id="198" w:author="Windows User" w:date="2015-10-30T08:56:00Z" w:initials="WU">
    <w:p w14:paraId="177D6D90" w14:textId="77777777" w:rsidR="00AC3180" w:rsidRDefault="00AC3180">
      <w:pPr>
        <w:pStyle w:val="CommentText"/>
      </w:pPr>
      <w:r>
        <w:rPr>
          <w:rStyle w:val="CommentReference"/>
        </w:rPr>
        <w:annotationRef/>
      </w:r>
      <w:r>
        <w:t>praising or singing?</w:t>
      </w:r>
    </w:p>
  </w:comment>
  <w:comment w:id="199" w:author="Windows User" w:date="2015-10-30T08:56:00Z" w:initials="WU">
    <w:p w14:paraId="41E0F0D3" w14:textId="77777777" w:rsidR="00AC3180" w:rsidRDefault="00AC3180">
      <w:pPr>
        <w:pStyle w:val="CommentText"/>
      </w:pPr>
      <w:r>
        <w:rPr>
          <w:rStyle w:val="CommentReference"/>
        </w:rPr>
        <w:annotationRef/>
      </w:r>
      <w:r>
        <w:t>I think this should be sing to</w:t>
      </w:r>
    </w:p>
  </w:comment>
  <w:comment w:id="209" w:author="Windows User" w:date="2015-10-30T08:56:00Z" w:initials="BS">
    <w:p w14:paraId="6D839B60" w14:textId="77777777" w:rsidR="00AC3180" w:rsidRDefault="00AC3180">
      <w:pPr>
        <w:pStyle w:val="CommentText"/>
      </w:pPr>
      <w:r>
        <w:rPr>
          <w:rStyle w:val="CommentReference"/>
        </w:rPr>
        <w:annotationRef/>
      </w:r>
      <w:r>
        <w:t>both Brenton and NETS have "understanding"</w:t>
      </w:r>
    </w:p>
  </w:comment>
  <w:comment w:id="210" w:author="Windows User" w:date="2015-10-30T08:56:00Z" w:initials="BS">
    <w:p w14:paraId="6CECB213" w14:textId="77777777" w:rsidR="00AC3180" w:rsidRDefault="00AC3180">
      <w:pPr>
        <w:pStyle w:val="CommentText"/>
      </w:pPr>
      <w:r>
        <w:rPr>
          <w:rStyle w:val="CommentReference"/>
        </w:rPr>
        <w:annotationRef/>
      </w:r>
      <w:r>
        <w:t>NETS just has made</w:t>
      </w:r>
    </w:p>
  </w:comment>
  <w:comment w:id="211" w:author="Windows User" w:date="2015-10-30T08:56:00Z" w:initials="BS">
    <w:p w14:paraId="4F787B03" w14:textId="77777777" w:rsidR="00AC3180" w:rsidRDefault="00AC3180">
      <w:pPr>
        <w:pStyle w:val="CommentText"/>
      </w:pPr>
      <w:r>
        <w:rPr>
          <w:rStyle w:val="CommentReference"/>
        </w:rPr>
        <w:annotationRef/>
      </w:r>
      <w:r>
        <w:t>does Coptic have "alone"?</w:t>
      </w:r>
    </w:p>
  </w:comment>
  <w:comment w:id="212" w:author="Windows User" w:date="2015-10-30T08:56:00Z" w:initials="BS">
    <w:p w14:paraId="5C140285" w14:textId="77777777" w:rsidR="00AC3180" w:rsidRDefault="00AC3180">
      <w:pPr>
        <w:pStyle w:val="CommentText"/>
      </w:pPr>
      <w:r>
        <w:rPr>
          <w:rStyle w:val="CommentReference"/>
        </w:rPr>
        <w:annotationRef/>
      </w:r>
      <w:r>
        <w:t>NETS "have authority". Maybe 'govern' would fit connotations better than rule?</w:t>
      </w:r>
    </w:p>
  </w:comment>
  <w:comment w:id="213" w:author="Windows User" w:date="2015-10-30T08:56:00Z" w:initials="BS">
    <w:p w14:paraId="06B19FC2" w14:textId="77777777" w:rsidR="00AC3180" w:rsidRDefault="00AC3180">
      <w:pPr>
        <w:pStyle w:val="CommentText"/>
      </w:pPr>
      <w:r>
        <w:rPr>
          <w:rStyle w:val="CommentReference"/>
        </w:rPr>
        <w:annotationRef/>
      </w:r>
      <w:r>
        <w:t>NETS has 'raised'. Makes more sense?</w:t>
      </w:r>
    </w:p>
  </w:comment>
  <w:comment w:id="214" w:author="Windows User" w:date="2015-10-30T08:56:00Z" w:initials="BS">
    <w:p w14:paraId="674A771E" w14:textId="77777777" w:rsidR="00AC3180" w:rsidRDefault="00AC3180">
      <w:pPr>
        <w:pStyle w:val="CommentText"/>
      </w:pPr>
      <w:r>
        <w:rPr>
          <w:rStyle w:val="CommentReference"/>
        </w:rPr>
        <w:annotationRef/>
      </w:r>
      <w:r>
        <w:t>into?</w:t>
      </w:r>
    </w:p>
  </w:comment>
  <w:comment w:id="215" w:author="Windows User" w:date="2015-11-21T12:58:00Z" w:initials="WU">
    <w:p w14:paraId="2C494D12" w14:textId="145D1282" w:rsidR="00AC3180" w:rsidRDefault="00AC3180">
      <w:pPr>
        <w:pStyle w:val="CommentText"/>
      </w:pPr>
      <w:r>
        <w:rPr>
          <w:rStyle w:val="CommentReference"/>
        </w:rPr>
        <w:annotationRef/>
      </w:r>
      <w:r>
        <w:t>Check</w:t>
      </w:r>
    </w:p>
  </w:comment>
  <w:comment w:id="216" w:author="Windows User" w:date="2015-11-21T12:59:00Z" w:initials="WU">
    <w:p w14:paraId="519BCA9C" w14:textId="267E5213" w:rsidR="00AC3180" w:rsidRDefault="00AC3180">
      <w:pPr>
        <w:pStyle w:val="CommentText"/>
      </w:pPr>
      <w:r>
        <w:rPr>
          <w:rStyle w:val="CommentReference"/>
        </w:rPr>
        <w:annotationRef/>
      </w:r>
      <w:r>
        <w:t>check</w:t>
      </w:r>
    </w:p>
  </w:comment>
  <w:comment w:id="222" w:author="Windows User" w:date="2015-10-30T08:56:00Z" w:initials="BS">
    <w:p w14:paraId="2EC8A918" w14:textId="77777777" w:rsidR="00AC3180" w:rsidRDefault="00AC3180">
      <w:pPr>
        <w:pStyle w:val="CommentText"/>
      </w:pPr>
      <w:r>
        <w:rPr>
          <w:rStyle w:val="CommentReference"/>
        </w:rPr>
        <w:annotationRef/>
      </w:r>
      <w:r>
        <w:t>clearly the missing vs above belongs</w:t>
      </w:r>
    </w:p>
  </w:comment>
  <w:comment w:id="229" w:author="Windows User" w:date="2015-10-30T08:56:00Z" w:initials="BS">
    <w:p w14:paraId="630BC679" w14:textId="77777777" w:rsidR="00AC3180" w:rsidRDefault="00AC3180">
      <w:pPr>
        <w:pStyle w:val="CommentText"/>
      </w:pPr>
      <w:r>
        <w:rPr>
          <w:rStyle w:val="CommentReference"/>
        </w:rPr>
        <w:annotationRef/>
      </w:r>
      <w:r>
        <w:t>NETS has blessed is your glorious holy name... but the Coptic seems to be Blessed is the Holy Name of Your glory... is that too literal though?</w:t>
      </w:r>
    </w:p>
  </w:comment>
  <w:comment w:id="230" w:author="Windows User" w:date="2015-10-30T08:56:00Z" w:initials="BS">
    <w:p w14:paraId="55C9F81B" w14:textId="77777777" w:rsidR="00AC3180" w:rsidRDefault="00AC3180">
      <w:pPr>
        <w:pStyle w:val="CommentText"/>
      </w:pPr>
      <w:r>
        <w:rPr>
          <w:rStyle w:val="CommentReference"/>
        </w:rPr>
        <w:annotationRef/>
      </w:r>
      <w:r>
        <w:t>heavens?</w:t>
      </w:r>
    </w:p>
  </w:comment>
  <w:comment w:id="231" w:author="Windows User" w:date="2015-10-30T08:56:00Z" w:initials="BS">
    <w:p w14:paraId="40401015" w14:textId="77777777" w:rsidR="00AC3180" w:rsidRDefault="00AC3180">
      <w:pPr>
        <w:pStyle w:val="CommentText"/>
      </w:pPr>
      <w:r>
        <w:rPr>
          <w:rStyle w:val="CommentReference"/>
        </w:rPr>
        <w:annotationRef/>
      </w:r>
      <w:r>
        <w:t>NETS omits clouds</w:t>
      </w:r>
    </w:p>
  </w:comment>
  <w:comment w:id="232" w:author="Windows User" w:date="2015-10-30T08:56:00Z" w:initials="BS">
    <w:p w14:paraId="74B5BB29" w14:textId="77777777" w:rsidR="00AC3180" w:rsidRDefault="00AC3180">
      <w:pPr>
        <w:pStyle w:val="CommentText"/>
      </w:pPr>
      <w:r>
        <w:rPr>
          <w:rStyle w:val="CommentReference"/>
        </w:rPr>
        <w:annotationRef/>
      </w:r>
      <w:r>
        <w:t>NETS omits this vs</w:t>
      </w:r>
    </w:p>
  </w:comment>
  <w:comment w:id="233" w:author="Windows User" w:date="2015-10-30T08:56:00Z" w:initials="BS">
    <w:p w14:paraId="7ADA034F" w14:textId="77777777" w:rsidR="00AC3180" w:rsidRDefault="00AC3180">
      <w:pPr>
        <w:pStyle w:val="CommentText"/>
      </w:pPr>
      <w:r>
        <w:rPr>
          <w:rStyle w:val="CommentReference"/>
        </w:rPr>
        <w:annotationRef/>
      </w:r>
      <w:r>
        <w:t>NETS has falling snow which matches AI hoar frosts.</w:t>
      </w:r>
    </w:p>
  </w:comment>
  <w:comment w:id="234" w:author="Windows User" w:date="2015-10-30T08:56:00Z" w:initials="BS">
    <w:p w14:paraId="18BDF1CD" w14:textId="77777777" w:rsidR="00AC3180" w:rsidRDefault="00AC3180">
      <w:pPr>
        <w:pStyle w:val="CommentText"/>
      </w:pPr>
      <w:r>
        <w:rPr>
          <w:rStyle w:val="CommentReference"/>
        </w:rPr>
        <w:annotationRef/>
      </w:r>
      <w:r>
        <w:t>reversed ice and hoarfrosts of this vs and last to match NETS. Coptic?</w:t>
      </w:r>
    </w:p>
  </w:comment>
  <w:comment w:id="235" w:author="Windows User" w:date="2015-10-30T08:56:00Z" w:initials="BS">
    <w:p w14:paraId="49F201F1" w14:textId="77777777" w:rsidR="00AC3180" w:rsidRDefault="00AC3180">
      <w:pPr>
        <w:pStyle w:val="CommentText"/>
      </w:pPr>
      <w:r>
        <w:rPr>
          <w:rStyle w:val="CommentReference"/>
        </w:rPr>
        <w:annotationRef/>
      </w:r>
      <w:r>
        <w:t>NETS switches this vs with next</w:t>
      </w:r>
    </w:p>
  </w:comment>
  <w:comment w:id="236" w:author="Windows User" w:date="2015-11-04T08:55:00Z" w:initials="WU">
    <w:p w14:paraId="6441446E" w14:textId="77777777" w:rsidR="00AC3180" w:rsidRDefault="00AC3180">
      <w:pPr>
        <w:pStyle w:val="CommentText"/>
      </w:pPr>
      <w:r>
        <w:rPr>
          <w:rStyle w:val="CommentReference"/>
        </w:rPr>
        <w:annotationRef/>
      </w:r>
      <w:r>
        <w:t>Get rid of ye’s!</w:t>
      </w:r>
    </w:p>
  </w:comment>
  <w:comment w:id="237" w:author="Windows User" w:date="2015-10-30T08:56:00Z" w:initials="BS">
    <w:p w14:paraId="36EB0D8C" w14:textId="77777777" w:rsidR="00AC3180" w:rsidRDefault="00AC3180">
      <w:pPr>
        <w:pStyle w:val="CommentText"/>
      </w:pPr>
      <w:r>
        <w:rPr>
          <w:rStyle w:val="CommentReference"/>
        </w:rPr>
        <w:annotationRef/>
      </w:r>
      <w:r>
        <w:t>NETS has sea-monsters</w:t>
      </w:r>
    </w:p>
  </w:comment>
  <w:comment w:id="238" w:author="Windows User" w:date="2015-10-30T08:56:00Z" w:initials="BS">
    <w:p w14:paraId="727388AD" w14:textId="77777777" w:rsidR="00AC3180" w:rsidRDefault="00AC3180">
      <w:pPr>
        <w:pStyle w:val="CommentText"/>
      </w:pPr>
      <w:r>
        <w:rPr>
          <w:rStyle w:val="CommentReference"/>
        </w:rPr>
        <w:annotationRef/>
      </w:r>
      <w:r>
        <w:t>NETS has four-footed and wild animals of the land</w:t>
      </w:r>
    </w:p>
  </w:comment>
  <w:comment w:id="239" w:author="Windows User" w:date="2015-10-30T08:56:00Z" w:initials="BS">
    <w:p w14:paraId="554F465D" w14:textId="77777777" w:rsidR="00AC3180" w:rsidRDefault="00AC3180">
      <w:pPr>
        <w:pStyle w:val="CommentText"/>
      </w:pPr>
      <w:r>
        <w:rPr>
          <w:rStyle w:val="CommentReference"/>
        </w:rPr>
        <w:annotationRef/>
      </w:r>
      <w:r>
        <w:t>NETS has all humans on earth</w:t>
      </w:r>
    </w:p>
  </w:comment>
  <w:comment w:id="240" w:author="Windows User" w:date="2015-10-30T08:56:00Z" w:initials="BS">
    <w:p w14:paraId="5D4B3ED1" w14:textId="77777777" w:rsidR="00AC3180" w:rsidRDefault="00AC3180">
      <w:pPr>
        <w:pStyle w:val="CommentText"/>
      </w:pPr>
      <w:r>
        <w:rPr>
          <w:rStyle w:val="CommentReference"/>
        </w:rPr>
        <w:annotationRef/>
      </w:r>
      <w:r>
        <w:t>NETS has "priests, slaves of the Lord", then omits next vs.</w:t>
      </w:r>
    </w:p>
  </w:comment>
  <w:comment w:id="241" w:author="Windows User" w:date="2015-10-30T08:56:00Z" w:initials="BS">
    <w:p w14:paraId="2AB5BA62" w14:textId="77777777" w:rsidR="00AC3180" w:rsidRDefault="00AC3180">
      <w:pPr>
        <w:pStyle w:val="CommentText"/>
      </w:pPr>
      <w:r>
        <w:rPr>
          <w:rStyle w:val="CommentReference"/>
        </w:rPr>
        <w:annotationRef/>
      </w:r>
      <w:r>
        <w:t>NETS ends quite differently</w:t>
      </w:r>
    </w:p>
  </w:comment>
  <w:comment w:id="247" w:author="Brett Slote" w:date="2015-10-30T08:56:00Z" w:initials="BS">
    <w:p w14:paraId="18BC0F01" w14:textId="77777777" w:rsidR="00AC3180" w:rsidRDefault="00AC3180">
      <w:pPr>
        <w:pStyle w:val="CommentText"/>
      </w:pPr>
      <w:r>
        <w:rPr>
          <w:rStyle w:val="CommentReference"/>
        </w:rPr>
        <w:annotationRef/>
      </w:r>
      <w:r>
        <w:t>These should be broken into lines with the tune!</w:t>
      </w:r>
    </w:p>
  </w:comment>
  <w:comment w:id="248" w:author="Windows User" w:date="2015-10-30T08:56:00Z" w:initials="BS">
    <w:p w14:paraId="01986532" w14:textId="77777777" w:rsidR="00AC3180" w:rsidRDefault="00AC3180">
      <w:pPr>
        <w:pStyle w:val="CommentText"/>
      </w:pPr>
      <w:r>
        <w:rPr>
          <w:rStyle w:val="CommentReference"/>
        </w:rPr>
        <w:annotationRef/>
      </w:r>
      <w:r>
        <w:t>giver, or maker?</w:t>
      </w:r>
    </w:p>
  </w:comment>
  <w:comment w:id="249" w:author="Windows User" w:date="2015-10-30T08:56:00Z" w:initials="BS">
    <w:p w14:paraId="4E6EDBBF" w14:textId="77777777" w:rsidR="00AC3180" w:rsidRDefault="00AC3180">
      <w:pPr>
        <w:pStyle w:val="CommentText"/>
      </w:pPr>
      <w:r>
        <w:rPr>
          <w:rStyle w:val="CommentReference"/>
        </w:rPr>
        <w:annotationRef/>
      </w:r>
      <w:r>
        <w:t>even NETS has Hananias</w:t>
      </w:r>
    </w:p>
  </w:comment>
  <w:comment w:id="250" w:author="Windows User" w:date="2015-10-30T08:56:00Z" w:initials="BS">
    <w:p w14:paraId="0DF10B27" w14:textId="77777777" w:rsidR="00AC3180" w:rsidRDefault="00AC3180">
      <w:pPr>
        <w:pStyle w:val="CommentText"/>
      </w:pPr>
      <w:r>
        <w:rPr>
          <w:rStyle w:val="CommentReference"/>
        </w:rPr>
        <w:annotationRef/>
      </w:r>
      <w:r>
        <w:t>does Coptic have evening first?</w:t>
      </w:r>
    </w:p>
  </w:comment>
  <w:comment w:id="251" w:author="Windows User" w:date="2015-10-30T08:56:00Z" w:initials="BS">
    <w:p w14:paraId="73459129" w14:textId="77777777" w:rsidR="00AC3180" w:rsidRDefault="00AC3180">
      <w:pPr>
        <w:pStyle w:val="CommentText"/>
      </w:pPr>
      <w:r>
        <w:rPr>
          <w:rStyle w:val="CommentReference"/>
        </w:rPr>
        <w:annotationRef/>
      </w:r>
      <w:r>
        <w:t>Coptic doesn't have "Our God"</w:t>
      </w:r>
    </w:p>
  </w:comment>
  <w:comment w:id="252" w:author="Windows User" w:date="2015-10-30T08:56:00Z" w:initials="BS">
    <w:p w14:paraId="4EDEC25C" w14:textId="77777777" w:rsidR="00AC3180" w:rsidRDefault="00AC3180">
      <w:pPr>
        <w:pStyle w:val="CommentText"/>
      </w:pPr>
      <w:r>
        <w:rPr>
          <w:rStyle w:val="CommentReference"/>
        </w:rPr>
        <w:annotationRef/>
      </w:r>
      <w:r>
        <w:t>celebrate or proclaim?</w:t>
      </w:r>
    </w:p>
  </w:comment>
  <w:comment w:id="253" w:author="Windows User" w:date="2015-10-30T08:56:00Z" w:initials="BS">
    <w:p w14:paraId="52D335FD" w14:textId="77777777" w:rsidR="00AC3180" w:rsidRDefault="00AC3180">
      <w:pPr>
        <w:pStyle w:val="CommentText"/>
      </w:pPr>
      <w:r>
        <w:rPr>
          <w:rStyle w:val="CommentReference"/>
        </w:rPr>
        <w:annotationRef/>
      </w:r>
      <w:r>
        <w:t>persevere or be sober?</w:t>
      </w:r>
    </w:p>
  </w:comment>
  <w:comment w:id="254" w:author="Windows User" w:date="2015-10-30T08:56:00Z" w:initials="BS">
    <w:p w14:paraId="0BCAFA56" w14:textId="77777777" w:rsidR="00AC3180" w:rsidRDefault="00AC3180">
      <w:pPr>
        <w:pStyle w:val="CommentText"/>
      </w:pPr>
      <w:r>
        <w:rPr>
          <w:rStyle w:val="CommentReference"/>
        </w:rPr>
        <w:annotationRef/>
      </w:r>
      <w:r>
        <w:t>Coptic has presbyters, not priests (oweeb)</w:t>
      </w:r>
    </w:p>
  </w:comment>
  <w:comment w:id="255" w:author="Windows User" w:date="2015-10-30T08:56:00Z" w:initials="BS">
    <w:p w14:paraId="04F27D67" w14:textId="77777777" w:rsidR="00AC3180" w:rsidRDefault="00AC3180">
      <w:pPr>
        <w:pStyle w:val="CommentText"/>
      </w:pPr>
      <w:r>
        <w:rPr>
          <w:rStyle w:val="CommentReference"/>
        </w:rPr>
        <w:annotationRef/>
      </w:r>
      <w:r>
        <w:t>esmo is bless, not praise...</w:t>
      </w:r>
    </w:p>
  </w:comment>
  <w:comment w:id="256" w:author="Windows User" w:date="2015-10-30T08:56:00Z" w:initials="BS">
    <w:p w14:paraId="65C188D2" w14:textId="77777777" w:rsidR="00AC3180" w:rsidRDefault="00AC3180">
      <w:pPr>
        <w:pStyle w:val="CommentText"/>
      </w:pPr>
      <w:r>
        <w:rPr>
          <w:rStyle w:val="CommentReference"/>
        </w:rPr>
        <w:annotationRef/>
      </w:r>
      <w:r>
        <w:t>Coptic doesn't look like day to day... "Until this day" doesn't make as much sense... is there something less literal but closer to the maning?</w:t>
      </w:r>
    </w:p>
  </w:comment>
  <w:comment w:id="257" w:author="Windows User" w:date="2015-10-30T08:56:00Z" w:initials="BS">
    <w:p w14:paraId="4CAAC72A" w14:textId="77777777" w:rsidR="00AC3180" w:rsidRDefault="00AC3180">
      <w:pPr>
        <w:pStyle w:val="CommentText"/>
      </w:pPr>
      <w:r>
        <w:rPr>
          <w:rStyle w:val="CommentReference"/>
        </w:rPr>
        <w:annotationRef/>
      </w:r>
      <w:r>
        <w:t>Is LA right with breaths and spirits?</w:t>
      </w:r>
    </w:p>
  </w:comment>
  <w:comment w:id="258" w:author="Windows User" w:date="2015-10-30T08:56:00Z" w:initials="BS">
    <w:p w14:paraId="4EA77F28" w14:textId="77777777" w:rsidR="00AC3180" w:rsidRDefault="00AC3180">
      <w:pPr>
        <w:pStyle w:val="CommentText"/>
      </w:pPr>
      <w:r>
        <w:rPr>
          <w:rStyle w:val="CommentReference"/>
        </w:rPr>
        <w:annotationRef/>
      </w:r>
      <w:r>
        <w:t>doesn't look like waters... is it ssea?</w:t>
      </w:r>
    </w:p>
  </w:comment>
  <w:comment w:id="259" w:author="Windows User" w:date="2015-10-30T08:56:00Z" w:initials="BS">
    <w:p w14:paraId="0AC606C3" w14:textId="77777777" w:rsidR="00AC3180" w:rsidRDefault="00AC3180">
      <w:pPr>
        <w:pStyle w:val="CommentText"/>
      </w:pPr>
      <w:r>
        <w:rPr>
          <w:rStyle w:val="CommentReference"/>
        </w:rPr>
        <w:annotationRef/>
      </w:r>
      <w:r>
        <w:t>I still don't get of all the things we would see after seeing all the praise of nature would be "Bless the Lord you birds".</w:t>
      </w:r>
    </w:p>
  </w:comment>
  <w:comment w:id="260" w:author="Windows User" w:date="2015-10-30T08:56:00Z" w:initials="BS">
    <w:p w14:paraId="69FE2986" w14:textId="77777777" w:rsidR="00AC3180" w:rsidRDefault="00AC3180">
      <w:pPr>
        <w:pStyle w:val="CommentText"/>
      </w:pPr>
      <w:r>
        <w:rPr>
          <w:rStyle w:val="CommentReference"/>
        </w:rPr>
        <w:annotationRef/>
      </w:r>
      <w:r>
        <w:t>disobedient? heretics?</w:t>
      </w:r>
    </w:p>
  </w:comment>
  <w:comment w:id="261" w:author="Windows User" w:date="2015-10-30T08:56:00Z" w:initials="BS">
    <w:p w14:paraId="568BECD8" w14:textId="77777777" w:rsidR="00AC3180" w:rsidRDefault="00AC3180">
      <w:pPr>
        <w:pStyle w:val="CommentText"/>
      </w:pPr>
      <w:r>
        <w:rPr>
          <w:rStyle w:val="CommentReference"/>
        </w:rPr>
        <w:annotationRef/>
      </w:r>
      <w:r>
        <w:t>souls or spirits?</w:t>
      </w:r>
    </w:p>
  </w:comment>
  <w:comment w:id="262" w:author="Windows User" w:date="2015-10-30T08:56:00Z" w:initials="BS">
    <w:p w14:paraId="5109FB46" w14:textId="77777777" w:rsidR="00AC3180" w:rsidRDefault="00AC3180">
      <w:pPr>
        <w:pStyle w:val="CommentText"/>
      </w:pPr>
      <w:r>
        <w:rPr>
          <w:rStyle w:val="CommentReference"/>
        </w:rPr>
        <w:annotationRef/>
      </w:r>
      <w:r>
        <w:t>humble or contrite?</w:t>
      </w:r>
    </w:p>
  </w:comment>
  <w:comment w:id="263" w:author="Windows User" w:date="2015-10-30T08:56:00Z" w:initials="BS">
    <w:p w14:paraId="06F9A059" w14:textId="77777777" w:rsidR="00AC3180" w:rsidRDefault="00AC3180">
      <w:pPr>
        <w:pStyle w:val="CommentText"/>
      </w:pPr>
      <w:r>
        <w:rPr>
          <w:rStyle w:val="CommentReference"/>
        </w:rPr>
        <w:annotationRef/>
      </w:r>
      <w:r>
        <w:t>hearts?</w:t>
      </w:r>
    </w:p>
  </w:comment>
  <w:comment w:id="264" w:author="Windows User" w:date="2015-10-30T08:56:00Z" w:initials="BS">
    <w:p w14:paraId="318929BC" w14:textId="77777777" w:rsidR="00AC3180" w:rsidRDefault="00AC3180">
      <w:pPr>
        <w:pStyle w:val="CommentText"/>
      </w:pPr>
      <w:r>
        <w:rPr>
          <w:rStyle w:val="CommentReference"/>
        </w:rPr>
        <w:annotationRef/>
      </w:r>
      <w:r>
        <w:t>this or LA?</w:t>
      </w:r>
    </w:p>
  </w:comment>
  <w:comment w:id="265" w:author="Windows User" w:date="2015-10-30T08:56:00Z" w:initials="BS">
    <w:p w14:paraId="7612DBFF" w14:textId="77777777" w:rsidR="00AC3180" w:rsidRDefault="00AC3180">
      <w:pPr>
        <w:pStyle w:val="CommentText"/>
      </w:pPr>
      <w:r>
        <w:rPr>
          <w:rStyle w:val="CommentReference"/>
        </w:rPr>
        <w:annotationRef/>
      </w:r>
      <w:r>
        <w:t>righteous of, or who revere</w:t>
      </w:r>
    </w:p>
  </w:comment>
  <w:comment w:id="266" w:author="Windows User" w:date="2015-10-30T08:56:00Z" w:initials="BS">
    <w:p w14:paraId="4C8EC983" w14:textId="77777777" w:rsidR="00AC3180" w:rsidRDefault="00AC3180">
      <w:pPr>
        <w:pStyle w:val="CommentText"/>
      </w:pPr>
      <w:r>
        <w:rPr>
          <w:rStyle w:val="CommentReference"/>
        </w:rPr>
        <w:annotationRef/>
      </w:r>
      <w:r>
        <w:t>this, or accountable? or something else?</w:t>
      </w:r>
    </w:p>
  </w:comment>
  <w:comment w:id="267" w:author="Windows User" w:date="2015-10-30T08:56:00Z" w:initials="BS">
    <w:p w14:paraId="1CD57471" w14:textId="77777777" w:rsidR="00AC3180" w:rsidRDefault="00AC3180">
      <w:pPr>
        <w:pStyle w:val="CommentText"/>
      </w:pPr>
      <w:r>
        <w:rPr>
          <w:rStyle w:val="CommentReference"/>
        </w:rPr>
        <w:annotationRef/>
      </w:r>
      <w:r>
        <w:t>that he may praise and say?</w:t>
      </w:r>
    </w:p>
  </w:comment>
  <w:comment w:id="279" w:author="Windows User" w:date="2015-11-21T13:00:00Z" w:initials="WU">
    <w:p w14:paraId="571F5793" w14:textId="01C52A10" w:rsidR="00AC3180" w:rsidRDefault="00AC3180">
      <w:pPr>
        <w:pStyle w:val="CommentText"/>
      </w:pPr>
      <w:r>
        <w:rPr>
          <w:rStyle w:val="CommentReference"/>
        </w:rPr>
        <w:annotationRef/>
      </w:r>
      <w:r>
        <w:t>Check, and 2 above.</w:t>
      </w:r>
    </w:p>
  </w:comment>
  <w:comment w:id="280" w:author="Brett Slote" w:date="2015-10-30T08:56:00Z" w:initials="BS">
    <w:p w14:paraId="43E0E253" w14:textId="77777777" w:rsidR="00AC3180" w:rsidRDefault="00AC3180">
      <w:pPr>
        <w:pStyle w:val="CommentText"/>
      </w:pPr>
      <w:r>
        <w:rPr>
          <w:rStyle w:val="CommentReference"/>
        </w:rPr>
        <w:annotationRef/>
      </w:r>
      <w:r>
        <w:t>Fred wants 'O' here, saying it matches the Coptic... but it isn't in the Coptic!</w:t>
      </w:r>
    </w:p>
  </w:comment>
  <w:comment w:id="281" w:author="Windows User" w:date="2015-11-21T13:00:00Z" w:initials="WU">
    <w:p w14:paraId="03EB6B07" w14:textId="2FFDD004" w:rsidR="00AC3180" w:rsidRDefault="00AC3180">
      <w:pPr>
        <w:pStyle w:val="CommentText"/>
      </w:pPr>
      <w:r>
        <w:rPr>
          <w:rStyle w:val="CommentReference"/>
        </w:rPr>
        <w:annotationRef/>
      </w:r>
      <w:r>
        <w:t>check</w:t>
      </w:r>
    </w:p>
  </w:comment>
  <w:comment w:id="282" w:author="Windows User" w:date="2015-11-21T13:00:00Z" w:initials="WU">
    <w:p w14:paraId="3721E8EB" w14:textId="071AE840" w:rsidR="00AC3180" w:rsidRDefault="00AC3180">
      <w:pPr>
        <w:pStyle w:val="CommentText"/>
      </w:pPr>
      <w:r>
        <w:rPr>
          <w:rStyle w:val="CommentReference"/>
        </w:rPr>
        <w:annotationRef/>
      </w:r>
      <w:r>
        <w:t>check</w:t>
      </w:r>
    </w:p>
  </w:comment>
  <w:comment w:id="283" w:author="Windows User" w:date="2015-11-21T13:01:00Z" w:initials="WU">
    <w:p w14:paraId="2E4C9CB1" w14:textId="1DA21660" w:rsidR="00AC3180" w:rsidRDefault="00AC3180">
      <w:pPr>
        <w:pStyle w:val="CommentText"/>
      </w:pPr>
      <w:r>
        <w:rPr>
          <w:rStyle w:val="CommentReference"/>
        </w:rPr>
        <w:annotationRef/>
      </w:r>
      <w:r>
        <w:t>check, find Copitic</w:t>
      </w:r>
    </w:p>
  </w:comment>
  <w:comment w:id="284" w:author="Windows User" w:date="2015-10-30T08:56:00Z" w:initials="BS">
    <w:p w14:paraId="25576ABD" w14:textId="77777777" w:rsidR="00AC3180" w:rsidRDefault="00AC3180" w:rsidP="00F977F1">
      <w:pPr>
        <w:pStyle w:val="CommentText"/>
      </w:pPr>
      <w:r>
        <w:rPr>
          <w:rStyle w:val="CommentReference"/>
        </w:rPr>
        <w:annotationRef/>
      </w:r>
      <w:r>
        <w:t>why do books not have a vs for the bishop???</w:t>
      </w:r>
    </w:p>
  </w:comment>
  <w:comment w:id="285" w:author="Windows User" w:date="2015-10-30T08:56:00Z" w:initials="BS">
    <w:p w14:paraId="25A68D4F" w14:textId="77777777" w:rsidR="00AC3180" w:rsidRDefault="00AC3180">
      <w:pPr>
        <w:pStyle w:val="CommentText"/>
      </w:pPr>
      <w:r>
        <w:rPr>
          <w:rStyle w:val="CommentReference"/>
        </w:rPr>
        <w:annotationRef/>
      </w:r>
      <w:r>
        <w:t>add</w:t>
      </w:r>
    </w:p>
  </w:comment>
  <w:comment w:id="288" w:author="Windows User" w:date="2015-10-30T08:56:00Z" w:initials="BS">
    <w:p w14:paraId="0187CF78" w14:textId="77777777" w:rsidR="00AC3180" w:rsidRDefault="00AC3180" w:rsidP="00F977F1">
      <w:pPr>
        <w:pStyle w:val="CommentText"/>
      </w:pPr>
      <w:r>
        <w:rPr>
          <w:rStyle w:val="CommentReference"/>
        </w:rPr>
        <w:annotationRef/>
      </w:r>
      <w:r>
        <w:t>the first two sections each have 7 verses. Maybe each section had seven verses and then became inflated? Keeping 7 vs in each section</w:t>
      </w:r>
    </w:p>
  </w:comment>
  <w:comment w:id="289" w:author="Windows User" w:date="2015-10-30T08:56:00Z" w:initials="BS">
    <w:p w14:paraId="522ED1CF" w14:textId="77777777" w:rsidR="00AC3180" w:rsidRDefault="00AC3180" w:rsidP="00F977F1">
      <w:pPr>
        <w:pStyle w:val="CommentText"/>
      </w:pPr>
      <w:r>
        <w:rPr>
          <w:rStyle w:val="CommentReference"/>
        </w:rPr>
        <w:annotationRef/>
      </w:r>
      <w:r>
        <w:t>Communion or commemor</w:t>
      </w:r>
      <w:r>
        <w:t>a</w:t>
      </w:r>
      <w:r>
        <w:t>tion?</w:t>
      </w:r>
    </w:p>
  </w:comment>
  <w:comment w:id="290" w:author="Windows User" w:date="2015-11-21T13:01:00Z" w:initials="WU">
    <w:p w14:paraId="6E411433" w14:textId="58ED5E83" w:rsidR="00AC3180" w:rsidRDefault="00AC3180">
      <w:pPr>
        <w:pStyle w:val="CommentText"/>
      </w:pPr>
      <w:r>
        <w:rPr>
          <w:rStyle w:val="CommentReference"/>
        </w:rPr>
        <w:annotationRef/>
      </w:r>
      <w:r>
        <w:t>Check, and 2 above</w:t>
      </w:r>
    </w:p>
  </w:comment>
  <w:comment w:id="291" w:author="Brett Slote" w:date="2015-10-30T08:56:00Z" w:initials="BS">
    <w:p w14:paraId="6933DA46" w14:textId="77777777" w:rsidR="00AC3180" w:rsidRDefault="00AC3180" w:rsidP="00F977F1">
      <w:pPr>
        <w:pStyle w:val="CommentText"/>
      </w:pPr>
      <w:r>
        <w:rPr>
          <w:rStyle w:val="CommentReference"/>
        </w:rPr>
        <w:annotationRef/>
      </w:r>
      <w:r>
        <w:t>Fred wants 'O' here, saying it matches the Coptic... but it isn't in the Coptic!</w:t>
      </w:r>
    </w:p>
  </w:comment>
  <w:comment w:id="292" w:author="Windows User" w:date="2015-11-21T13:02:00Z" w:initials="WU">
    <w:p w14:paraId="254FA4BA" w14:textId="76B4B56D" w:rsidR="00AC3180" w:rsidRDefault="00AC3180">
      <w:pPr>
        <w:pStyle w:val="CommentText"/>
      </w:pPr>
      <w:r>
        <w:rPr>
          <w:rStyle w:val="CommentReference"/>
        </w:rPr>
        <w:annotationRef/>
      </w:r>
      <w:r>
        <w:t>check</w:t>
      </w:r>
    </w:p>
  </w:comment>
  <w:comment w:id="293" w:author="Windows User" w:date="2015-10-30T08:56:00Z" w:initials="BS">
    <w:p w14:paraId="0549A033" w14:textId="77777777" w:rsidR="00AC3180" w:rsidRDefault="00AC3180"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4" w:author="Windows User" w:date="2015-11-21T13:02:00Z" w:initials="WU">
    <w:p w14:paraId="0DA11BC0" w14:textId="0590B3FD" w:rsidR="00AC3180" w:rsidRDefault="00AC3180">
      <w:pPr>
        <w:pStyle w:val="CommentText"/>
      </w:pPr>
      <w:r>
        <w:rPr>
          <w:rStyle w:val="CommentReference"/>
        </w:rPr>
        <w:annotationRef/>
      </w:r>
      <w:r>
        <w:t>check.  Add Coptic</w:t>
      </w:r>
    </w:p>
  </w:comment>
  <w:comment w:id="299" w:author="Windows User" w:date="2015-11-02T12:45:00Z" w:initials="BS">
    <w:p w14:paraId="74938629" w14:textId="77777777" w:rsidR="00AC3180" w:rsidRDefault="00AC3180">
      <w:pPr>
        <w:pStyle w:val="CommentText"/>
      </w:pPr>
      <w:r>
        <w:rPr>
          <w:rStyle w:val="CommentReference"/>
        </w:rPr>
        <w:annotationRef/>
      </w:r>
      <w:r>
        <w:t>Godhead or Divinity?</w:t>
      </w:r>
    </w:p>
  </w:comment>
  <w:comment w:id="300" w:author="Windows User" w:date="2015-10-30T08:56:00Z" w:initials="BS">
    <w:p w14:paraId="5A8ED797" w14:textId="77777777" w:rsidR="00AC3180" w:rsidRDefault="00AC3180">
      <w:pPr>
        <w:pStyle w:val="CommentText"/>
      </w:pPr>
      <w:r>
        <w:rPr>
          <w:rStyle w:val="CommentReference"/>
        </w:rPr>
        <w:annotationRef/>
      </w:r>
      <w:r>
        <w:t>I get why he picked to... for doesn't have the same connotation of filfillling the promise he made to us... but I still think for flows better.</w:t>
      </w:r>
    </w:p>
  </w:comment>
  <w:comment w:id="301" w:author="Windows User" w:date="2015-10-30T08:56:00Z" w:initials="BS">
    <w:p w14:paraId="36FC71D0" w14:textId="77777777" w:rsidR="00AC3180" w:rsidRDefault="00AC3180">
      <w:pPr>
        <w:pStyle w:val="CommentText"/>
      </w:pPr>
      <w:r>
        <w:rPr>
          <w:rStyle w:val="CommentReference"/>
        </w:rPr>
        <w:annotationRef/>
      </w:r>
      <w:r>
        <w:t>faithful or trusted? faithful sounds better as it is her action and not ours, as trusted.</w:t>
      </w:r>
    </w:p>
  </w:comment>
  <w:comment w:id="303" w:author="Windows User" w:date="2015-10-30T08:56:00Z" w:initials="BS">
    <w:p w14:paraId="0DA71926" w14:textId="77777777" w:rsidR="00AC3180" w:rsidRDefault="00AC3180">
      <w:pPr>
        <w:pStyle w:val="CommentText"/>
      </w:pPr>
      <w:r>
        <w:rPr>
          <w:rStyle w:val="CommentReference"/>
        </w:rPr>
        <w:annotationRef/>
      </w:r>
      <w:r>
        <w:t>bless or praise? inconsistent rendering of esmo</w:t>
      </w:r>
    </w:p>
  </w:comment>
  <w:comment w:id="320" w:author="Windows User" w:date="2015-10-30T08:56:00Z" w:initials="BS">
    <w:p w14:paraId="5E7C7F73" w14:textId="77777777" w:rsidR="00AC3180" w:rsidRDefault="00AC3180">
      <w:pPr>
        <w:pStyle w:val="CommentText"/>
      </w:pPr>
      <w:r>
        <w:rPr>
          <w:rStyle w:val="CommentReference"/>
        </w:rPr>
        <w:annotationRef/>
      </w:r>
      <w:r>
        <w:t>MT (KJV) and Ra lack. NETS has and so does Coptic.</w:t>
      </w:r>
    </w:p>
  </w:comment>
  <w:comment w:id="321" w:author="Windows User" w:date="2015-11-21T13:03:00Z" w:initials="WU">
    <w:p w14:paraId="6D16F4AD" w14:textId="6384F417" w:rsidR="00AC3180" w:rsidRDefault="00AC3180">
      <w:pPr>
        <w:pStyle w:val="CommentText"/>
      </w:pPr>
      <w:r>
        <w:rPr>
          <w:rStyle w:val="CommentReference"/>
        </w:rPr>
        <w:annotationRef/>
      </w:r>
      <w:r>
        <w:t>check</w:t>
      </w:r>
    </w:p>
  </w:comment>
  <w:comment w:id="322" w:author="Windows User" w:date="2015-11-21T13:03:00Z" w:initials="WU">
    <w:p w14:paraId="302AFACD" w14:textId="01C13B92" w:rsidR="00AC3180" w:rsidRDefault="00AC3180">
      <w:pPr>
        <w:pStyle w:val="CommentText"/>
      </w:pPr>
      <w:r>
        <w:rPr>
          <w:rStyle w:val="CommentReference"/>
        </w:rPr>
        <w:annotationRef/>
      </w:r>
      <w:r>
        <w:t>check</w:t>
      </w:r>
    </w:p>
  </w:comment>
  <w:comment w:id="323" w:author="Windows User" w:date="2015-11-21T13:04:00Z" w:initials="WU">
    <w:p w14:paraId="7E94FD74" w14:textId="1C1744DB" w:rsidR="00AC3180" w:rsidRDefault="00AC3180">
      <w:pPr>
        <w:pStyle w:val="CommentText"/>
      </w:pPr>
      <w:r>
        <w:rPr>
          <w:rStyle w:val="CommentReference"/>
        </w:rPr>
        <w:annotationRef/>
      </w:r>
      <w:r>
        <w:t>check</w:t>
      </w:r>
    </w:p>
  </w:comment>
  <w:comment w:id="324" w:author="Windows User" w:date="2015-10-30T08:56:00Z" w:initials="BS">
    <w:p w14:paraId="693244E7" w14:textId="77777777" w:rsidR="00AC3180" w:rsidRDefault="00AC3180">
      <w:pPr>
        <w:pStyle w:val="CommentText"/>
      </w:pPr>
      <w:r>
        <w:rPr>
          <w:rStyle w:val="CommentReference"/>
        </w:rPr>
        <w:annotationRef/>
      </w:r>
      <w:r>
        <w:t>this structure rather than just a list is probably a KJVism...</w:t>
      </w:r>
    </w:p>
  </w:comment>
  <w:comment w:id="325" w:author="Windows User" w:date="2015-10-30T08:56:00Z" w:initials="BS">
    <w:p w14:paraId="488A41DC" w14:textId="77777777" w:rsidR="00AC3180" w:rsidRDefault="00AC3180">
      <w:pPr>
        <w:pStyle w:val="CommentText"/>
      </w:pPr>
      <w:r>
        <w:rPr>
          <w:rStyle w:val="CommentReference"/>
        </w:rPr>
        <w:annotationRef/>
      </w:r>
      <w:r>
        <w:t>Coptic varies greatly from NETS</w:t>
      </w:r>
    </w:p>
  </w:comment>
  <w:comment w:id="331" w:author="Windows User" w:date="2015-10-30T08:56:00Z" w:initials="BS">
    <w:p w14:paraId="7B0D7CFE" w14:textId="77777777" w:rsidR="00AC3180" w:rsidRDefault="00AC3180">
      <w:pPr>
        <w:pStyle w:val="CommentText"/>
      </w:pPr>
      <w:r>
        <w:rPr>
          <w:rStyle w:val="CommentReference"/>
        </w:rPr>
        <w:annotationRef/>
      </w:r>
      <w:r>
        <w:t>NETS has dance... also drum &amp; harp...</w:t>
      </w:r>
    </w:p>
  </w:comment>
  <w:comment w:id="332" w:author="Windows User" w:date="2015-10-30T08:56:00Z" w:initials="BS">
    <w:p w14:paraId="4F8127F0" w14:textId="77777777" w:rsidR="00AC3180" w:rsidRDefault="00AC3180">
      <w:pPr>
        <w:pStyle w:val="CommentText"/>
      </w:pPr>
      <w:r>
        <w:rPr>
          <w:rStyle w:val="CommentReference"/>
        </w:rPr>
        <w:annotationRef/>
      </w:r>
      <w:r>
        <w:t>NETS and LA have boast in glory...</w:t>
      </w:r>
    </w:p>
  </w:comment>
  <w:comment w:id="333" w:author="Windows User" w:date="2015-10-30T08:56:00Z" w:initials="BS">
    <w:p w14:paraId="28E61235" w14:textId="77777777" w:rsidR="00AC3180" w:rsidRDefault="00AC3180">
      <w:pPr>
        <w:pStyle w:val="CommentText"/>
      </w:pPr>
      <w:r>
        <w:rPr>
          <w:rStyle w:val="CommentReference"/>
        </w:rPr>
        <w:annotationRef/>
      </w:r>
      <w:r>
        <w:t>NETS has rejoice. Coptis looks to me like glorify... Sing aloud? Rejoice?</w:t>
      </w:r>
    </w:p>
  </w:comment>
  <w:comment w:id="334" w:author="Windows User" w:date="2015-10-30T08:56:00Z" w:initials="BS">
    <w:p w14:paraId="1D5543F0" w14:textId="77777777" w:rsidR="00AC3180" w:rsidRDefault="00AC3180">
      <w:pPr>
        <w:pStyle w:val="CommentText"/>
      </w:pPr>
      <w:r>
        <w:rPr>
          <w:rStyle w:val="CommentReference"/>
        </w:rPr>
        <w:annotationRef/>
      </w:r>
      <w:r>
        <w:t>NETS has throats too. I'm leaving mouths. Throats is too literal. Not how we say it in English...</w:t>
      </w:r>
    </w:p>
  </w:comment>
  <w:comment w:id="335" w:author="Windows User" w:date="2015-10-30T08:56:00Z" w:initials="BS">
    <w:p w14:paraId="6B1C0901" w14:textId="77777777" w:rsidR="00AC3180" w:rsidRDefault="00AC3180">
      <w:pPr>
        <w:pStyle w:val="CommentText"/>
      </w:pPr>
      <w:r>
        <w:rPr>
          <w:rStyle w:val="CommentReference"/>
        </w:rPr>
        <w:annotationRef/>
      </w:r>
      <w:r>
        <w:t>NETS has rebukes. punishments?</w:t>
      </w:r>
    </w:p>
  </w:comment>
  <w:comment w:id="341" w:author="Windows User" w:date="2015-10-30T08:56:00Z" w:initials="BS">
    <w:p w14:paraId="2D925BC2" w14:textId="77777777" w:rsidR="00AC3180" w:rsidRDefault="00AC3180">
      <w:pPr>
        <w:pStyle w:val="CommentText"/>
      </w:pPr>
      <w:r>
        <w:rPr>
          <w:rStyle w:val="CommentReference"/>
        </w:rPr>
        <w:annotationRef/>
      </w:r>
      <w:r>
        <w:t>psaltry? or lyre?</w:t>
      </w:r>
    </w:p>
  </w:comment>
  <w:comment w:id="342" w:author="Windows User" w:date="2015-10-30T08:56:00Z" w:initials="BS">
    <w:p w14:paraId="62D6E6A2" w14:textId="77777777" w:rsidR="00AC3180" w:rsidRDefault="00AC3180">
      <w:pPr>
        <w:pStyle w:val="CommentText"/>
      </w:pPr>
      <w:r>
        <w:rPr>
          <w:rStyle w:val="CommentReference"/>
        </w:rPr>
        <w:annotationRef/>
      </w:r>
      <w:r>
        <w:t>NETS has drum and dance.</w:t>
      </w:r>
    </w:p>
  </w:comment>
  <w:comment w:id="353" w:author="Windows User" w:date="2015-11-21T13:04:00Z" w:initials="WU">
    <w:p w14:paraId="43B95056" w14:textId="739F9DEF" w:rsidR="00AC3180" w:rsidRDefault="00AC3180">
      <w:pPr>
        <w:pStyle w:val="CommentText"/>
      </w:pPr>
      <w:r>
        <w:rPr>
          <w:rStyle w:val="CommentReference"/>
        </w:rPr>
        <w:annotationRef/>
      </w:r>
      <w:r>
        <w:t>check</w:t>
      </w:r>
    </w:p>
  </w:comment>
  <w:comment w:id="354" w:author="Windows User" w:date="2015-11-21T13:04:00Z" w:initials="WU">
    <w:p w14:paraId="4D7ACFD6" w14:textId="1714861D" w:rsidR="00AC3180" w:rsidRDefault="00AC3180">
      <w:pPr>
        <w:pStyle w:val="CommentText"/>
      </w:pPr>
      <w:r>
        <w:rPr>
          <w:rStyle w:val="CommentReference"/>
        </w:rPr>
        <w:annotationRef/>
      </w:r>
      <w:r>
        <w:t>check</w:t>
      </w:r>
    </w:p>
  </w:comment>
  <w:comment w:id="355" w:author="Windows User" w:date="2015-10-30T08:56:00Z" w:initials="BS">
    <w:p w14:paraId="695AC7CA" w14:textId="77777777" w:rsidR="00AC3180" w:rsidRDefault="00AC3180">
      <w:pPr>
        <w:pStyle w:val="CommentText"/>
      </w:pPr>
      <w:r>
        <w:rPr>
          <w:rStyle w:val="CommentReference"/>
        </w:rPr>
        <w:annotationRef/>
      </w:r>
      <w:r>
        <w:t>tense? praise or will praise?</w:t>
      </w:r>
    </w:p>
  </w:comment>
  <w:comment w:id="356" w:author="Windows User" w:date="2015-10-30T08:56:00Z" w:initials="BS">
    <w:p w14:paraId="5AAF82A6" w14:textId="77777777" w:rsidR="00AC3180" w:rsidRDefault="00AC3180">
      <w:pPr>
        <w:pStyle w:val="CommentText"/>
      </w:pPr>
      <w:r>
        <w:rPr>
          <w:rStyle w:val="CommentReference"/>
        </w:rPr>
        <w:annotationRef/>
      </w:r>
      <w:r>
        <w:t>earth? land? creation?</w:t>
      </w:r>
    </w:p>
  </w:comment>
  <w:comment w:id="357" w:author="Windows User" w:date="2015-11-21T13:05:00Z" w:initials="WU">
    <w:p w14:paraId="0969C40E" w14:textId="58443D94" w:rsidR="00AC3180" w:rsidRDefault="00AC3180">
      <w:pPr>
        <w:pStyle w:val="CommentText"/>
      </w:pPr>
      <w:r>
        <w:rPr>
          <w:rStyle w:val="CommentReference"/>
        </w:rPr>
        <w:annotationRef/>
      </w:r>
      <w:r>
        <w:t>check</w:t>
      </w:r>
    </w:p>
  </w:comment>
  <w:comment w:id="358" w:author="Windows User" w:date="2015-10-30T08:56:00Z" w:initials="BS">
    <w:p w14:paraId="1A33F439" w14:textId="77777777" w:rsidR="00AC3180" w:rsidRDefault="00AC3180">
      <w:pPr>
        <w:pStyle w:val="CommentText"/>
      </w:pPr>
      <w:r>
        <w:rPr>
          <w:rStyle w:val="CommentReference"/>
        </w:rPr>
        <w:annotationRef/>
      </w:r>
      <w:r>
        <w:t>make haste is a little archaic. But hurry is way too colloquial. Quicken doesn't sound right.</w:t>
      </w:r>
    </w:p>
  </w:comment>
  <w:comment w:id="359" w:author="Windows User" w:date="2015-10-30T08:56:00Z" w:initials="BS">
    <w:p w14:paraId="562CE0FC" w14:textId="77777777" w:rsidR="00AC3180" w:rsidRDefault="00AC3180">
      <w:pPr>
        <w:pStyle w:val="CommentText"/>
      </w:pPr>
      <w:r>
        <w:rPr>
          <w:rStyle w:val="CommentReference"/>
        </w:rPr>
        <w:annotationRef/>
      </w:r>
      <w:r>
        <w:t>should either be diverse here or different elsewhere</w:t>
      </w:r>
    </w:p>
  </w:comment>
  <w:comment w:id="360" w:author="Windows User" w:date="2015-10-30T08:56:00Z" w:initials="BS">
    <w:p w14:paraId="12BFF8D2" w14:textId="77777777" w:rsidR="00AC3180" w:rsidRDefault="00AC3180">
      <w:pPr>
        <w:pStyle w:val="CommentText"/>
      </w:pPr>
      <w:r>
        <w:rPr>
          <w:rStyle w:val="CommentReference"/>
        </w:rPr>
        <w:annotationRef/>
      </w:r>
      <w:r>
        <w:t>truth or righteousness? Or justice?</w:t>
      </w:r>
    </w:p>
  </w:comment>
  <w:comment w:id="361" w:author="Windows User" w:date="2015-10-30T08:56:00Z" w:initials="BS">
    <w:p w14:paraId="69B93886" w14:textId="77777777" w:rsidR="00AC3180" w:rsidRDefault="00AC3180">
      <w:pPr>
        <w:pStyle w:val="CommentText"/>
      </w:pPr>
      <w:r>
        <w:rPr>
          <w:rStyle w:val="CommentReference"/>
        </w:rPr>
        <w:annotationRef/>
      </w:r>
      <w:r>
        <w:t>patience or longsuffering?</w:t>
      </w:r>
    </w:p>
  </w:comment>
  <w:comment w:id="362" w:author="Windows User" w:date="2015-10-30T08:56:00Z" w:initials="BS">
    <w:p w14:paraId="01BA5B47" w14:textId="77777777" w:rsidR="00AC3180" w:rsidRDefault="00AC3180">
      <w:pPr>
        <w:pStyle w:val="CommentText"/>
      </w:pPr>
      <w:r>
        <w:rPr>
          <w:rStyle w:val="CommentReference"/>
        </w:rPr>
        <w:annotationRef/>
      </w:r>
      <w:r>
        <w:t>just "at the first watch"?</w:t>
      </w:r>
    </w:p>
  </w:comment>
  <w:comment w:id="363" w:author="Windows User" w:date="2015-10-30T08:56:00Z" w:initials="BS">
    <w:p w14:paraId="654C6A2A" w14:textId="77777777" w:rsidR="00AC3180" w:rsidRDefault="00AC3180">
      <w:pPr>
        <w:pStyle w:val="CommentText"/>
      </w:pPr>
      <w:r>
        <w:rPr>
          <w:rStyle w:val="CommentReference"/>
        </w:rPr>
        <w:annotationRef/>
      </w:r>
      <w:r>
        <w:t>sweet, or easy?</w:t>
      </w:r>
    </w:p>
  </w:comment>
  <w:comment w:id="364" w:author="Windows User" w:date="2015-10-30T08:56:00Z" w:initials="BS">
    <w:p w14:paraId="3F91B004" w14:textId="77777777" w:rsidR="00AC3180" w:rsidRDefault="00AC3180">
      <w:pPr>
        <w:pStyle w:val="CommentText"/>
      </w:pPr>
      <w:r>
        <w:rPr>
          <w:rStyle w:val="CommentReference"/>
        </w:rPr>
        <w:annotationRef/>
      </w:r>
      <w:r>
        <w:t>less accurate than beloved, but sounds a lot better..</w:t>
      </w:r>
    </w:p>
  </w:comment>
  <w:comment w:id="365" w:author="Windows User" w:date="2015-10-30T08:56:00Z" w:initials="BS">
    <w:p w14:paraId="531A635E" w14:textId="77777777" w:rsidR="00AC3180" w:rsidRDefault="00AC3180">
      <w:pPr>
        <w:pStyle w:val="CommentText"/>
      </w:pPr>
      <w:r>
        <w:rPr>
          <w:rStyle w:val="CommentReference"/>
        </w:rPr>
        <w:annotationRef/>
      </w:r>
      <w:r>
        <w:t>sound better if omit of?</w:t>
      </w:r>
    </w:p>
  </w:comment>
  <w:comment w:id="366" w:author="Windows User" w:date="2015-10-30T08:56:00Z" w:initials="BS">
    <w:p w14:paraId="3662E5CA" w14:textId="77777777" w:rsidR="00AC3180" w:rsidRDefault="00AC3180">
      <w:pPr>
        <w:pStyle w:val="CommentText"/>
      </w:pPr>
      <w:r>
        <w:rPr>
          <w:rStyle w:val="CommentReference"/>
        </w:rPr>
        <w:annotationRef/>
      </w:r>
      <w:r>
        <w:t>truth, or righteousness?</w:t>
      </w:r>
    </w:p>
  </w:comment>
  <w:comment w:id="367" w:author="Windows User" w:date="2015-10-30T08:56:00Z" w:initials="BS">
    <w:p w14:paraId="0B164BA8" w14:textId="77777777" w:rsidR="00AC3180" w:rsidRDefault="00AC3180">
      <w:pPr>
        <w:pStyle w:val="CommentText"/>
      </w:pPr>
      <w:r>
        <w:rPr>
          <w:rStyle w:val="CommentReference"/>
        </w:rPr>
        <w:annotationRef/>
      </w:r>
      <w:r>
        <w:t>true, or perfecvt?</w:t>
      </w:r>
    </w:p>
  </w:comment>
  <w:comment w:id="368" w:author="Windows User" w:date="2015-10-30T08:56:00Z" w:initials="BS">
    <w:p w14:paraId="71611444" w14:textId="77777777" w:rsidR="00AC3180" w:rsidRDefault="00AC3180">
      <w:pPr>
        <w:pStyle w:val="CommentText"/>
      </w:pPr>
      <w:r>
        <w:rPr>
          <w:rStyle w:val="CommentReference"/>
        </w:rPr>
        <w:annotationRef/>
      </w:r>
      <w:r>
        <w:t>and?</w:t>
      </w:r>
    </w:p>
  </w:comment>
  <w:comment w:id="369" w:author="Windows User" w:date="2015-10-30T08:56:00Z" w:initials="BS">
    <w:p w14:paraId="3453634C" w14:textId="77777777" w:rsidR="00AC3180" w:rsidRDefault="00AC3180">
      <w:pPr>
        <w:pStyle w:val="CommentText"/>
      </w:pPr>
      <w:r>
        <w:rPr>
          <w:rStyle w:val="CommentReference"/>
        </w:rPr>
        <w:annotationRef/>
      </w:r>
      <w:r>
        <w:t>gather is in first line in Coptic, but tune flows better here..</w:t>
      </w:r>
    </w:p>
  </w:comment>
  <w:comment w:id="370" w:author="Windows User" w:date="2015-10-30T08:56:00Z" w:initials="BS">
    <w:p w14:paraId="7E153857" w14:textId="77777777" w:rsidR="00AC3180" w:rsidRDefault="00AC3180">
      <w:pPr>
        <w:pStyle w:val="CommentText"/>
      </w:pPr>
      <w:r>
        <w:rPr>
          <w:rStyle w:val="CommentReference"/>
        </w:rPr>
        <w:annotationRef/>
      </w:r>
      <w:r>
        <w:t>will?</w:t>
      </w:r>
    </w:p>
  </w:comment>
  <w:comment w:id="371" w:author="Windows User" w:date="2015-10-30T08:56:00Z" w:initials="BS">
    <w:p w14:paraId="0F1F6ABA" w14:textId="77777777" w:rsidR="00AC3180" w:rsidRDefault="00AC3180">
      <w:pPr>
        <w:pStyle w:val="CommentText"/>
      </w:pPr>
      <w:r>
        <w:rPr>
          <w:rStyle w:val="CommentReference"/>
        </w:rPr>
        <w:annotationRef/>
      </w:r>
      <w:r>
        <w:t>save? keep? deliver?</w:t>
      </w:r>
    </w:p>
  </w:comment>
  <w:comment w:id="372" w:author="Windows User" w:date="2015-10-30T08:56:00Z" w:initials="BS">
    <w:p w14:paraId="434E24A2" w14:textId="77777777" w:rsidR="00AC3180" w:rsidRDefault="00AC3180">
      <w:pPr>
        <w:pStyle w:val="CommentText"/>
      </w:pPr>
      <w:r>
        <w:rPr>
          <w:rStyle w:val="CommentReference"/>
        </w:rPr>
        <w:annotationRef/>
      </w:r>
      <w:r>
        <w:t>need a convention for making "ak ee". {}? bold?</w:t>
      </w:r>
    </w:p>
  </w:comment>
  <w:comment w:id="373" w:author="Windows User" w:date="2015-10-30T08:56:00Z" w:initials="BS">
    <w:p w14:paraId="27E02422" w14:textId="77777777" w:rsidR="00AC3180" w:rsidRDefault="00AC3180">
      <w:pPr>
        <w:pStyle w:val="CommentText"/>
      </w:pPr>
      <w:r>
        <w:rPr>
          <w:rStyle w:val="CommentReference"/>
        </w:rPr>
        <w:annotationRef/>
      </w:r>
      <w:r>
        <w:t>I like it better with "be" in... thoughts?</w:t>
      </w:r>
    </w:p>
  </w:comment>
  <w:comment w:id="383" w:author="Windows User" w:date="2015-11-02T12:45:00Z" w:initials="BS">
    <w:p w14:paraId="5CD6F88D" w14:textId="77777777" w:rsidR="00AC3180" w:rsidRDefault="00AC3180">
      <w:pPr>
        <w:pStyle w:val="CommentText"/>
      </w:pPr>
      <w:r>
        <w:rPr>
          <w:rStyle w:val="CommentReference"/>
        </w:rPr>
        <w:annotationRef/>
      </w:r>
      <w:r>
        <w:t>this splitting of the verses doesn't follow the Coptic... does it really flow much better, or is it just that I'm more used to it?</w:t>
      </w:r>
    </w:p>
  </w:comment>
  <w:comment w:id="384" w:author="Windows User" w:date="2015-10-30T08:56:00Z" w:initials="BS">
    <w:p w14:paraId="3E0A2F03" w14:textId="77777777" w:rsidR="00AC3180" w:rsidRDefault="00AC3180">
      <w:pPr>
        <w:pStyle w:val="CommentText"/>
      </w:pPr>
      <w:r>
        <w:rPr>
          <w:rStyle w:val="CommentReference"/>
        </w:rPr>
        <w:annotationRef/>
      </w:r>
      <w:r>
        <w:t>does coptic bear out? Feels much more right to me.</w:t>
      </w:r>
    </w:p>
  </w:comment>
  <w:comment w:id="385" w:author="Windows User" w:date="2015-10-30T08:56:00Z" w:initials="BS">
    <w:p w14:paraId="27BA4E3F" w14:textId="77777777" w:rsidR="00AC3180" w:rsidRDefault="00AC3180">
      <w:pPr>
        <w:pStyle w:val="CommentText"/>
      </w:pPr>
      <w:r>
        <w:rPr>
          <w:rStyle w:val="CommentReference"/>
        </w:rPr>
        <w:annotationRef/>
      </w:r>
      <w:r>
        <w:t>tense?</w:t>
      </w:r>
    </w:p>
  </w:comment>
  <w:comment w:id="386" w:author="Windows User" w:date="2015-10-30T08:56:00Z" w:initials="BS">
    <w:p w14:paraId="31589DA8" w14:textId="77777777" w:rsidR="00AC3180" w:rsidRDefault="00AC3180">
      <w:pPr>
        <w:pStyle w:val="CommentText"/>
      </w:pPr>
      <w:r>
        <w:rPr>
          <w:rStyle w:val="CommentReference"/>
        </w:rPr>
        <w:annotationRef/>
      </w:r>
      <w:r>
        <w:t>exalt or magnify?</w:t>
      </w:r>
    </w:p>
  </w:comment>
  <w:comment w:id="387" w:author="Windows User" w:date="2015-10-30T08:56:00Z" w:initials="BS">
    <w:p w14:paraId="2FA4F68C" w14:textId="77777777" w:rsidR="00AC3180" w:rsidRDefault="00AC3180">
      <w:pPr>
        <w:pStyle w:val="CommentText"/>
      </w:pPr>
      <w:r>
        <w:rPr>
          <w:rStyle w:val="CommentReference"/>
        </w:rPr>
        <w:annotationRef/>
      </w:r>
      <w:r>
        <w:t>or iwn?</w:t>
      </w:r>
    </w:p>
  </w:comment>
  <w:comment w:id="391" w:author="Windows User" w:date="2015-10-30T08:56:00Z" w:initials="BS">
    <w:p w14:paraId="66931B65" w14:textId="77777777" w:rsidR="00AC3180" w:rsidRDefault="00AC3180">
      <w:pPr>
        <w:pStyle w:val="CommentText"/>
      </w:pPr>
      <w:r>
        <w:rPr>
          <w:rStyle w:val="CommentReference"/>
        </w:rPr>
        <w:annotationRef/>
      </w:r>
      <w:r>
        <w:t>does type capture "it foretold the sign" in more contemporary language than "a figure"</w:t>
      </w:r>
    </w:p>
  </w:comment>
  <w:comment w:id="392" w:author="Windows User" w:date="2015-10-30T08:56:00Z" w:initials="BS">
    <w:p w14:paraId="348ED6EC" w14:textId="77777777" w:rsidR="00AC3180" w:rsidRDefault="00AC3180">
      <w:pPr>
        <w:pStyle w:val="CommentText"/>
      </w:pPr>
      <w:r>
        <w:rPr>
          <w:rStyle w:val="CommentReference"/>
        </w:rPr>
        <w:annotationRef/>
      </w:r>
      <w:r>
        <w:t>correct that no mention of nature?</w:t>
      </w:r>
    </w:p>
  </w:comment>
  <w:comment w:id="393" w:author="Windows User" w:date="2015-10-30T08:56:00Z" w:initials="BS">
    <w:p w14:paraId="66D7DE6B" w14:textId="77777777" w:rsidR="00AC3180" w:rsidRDefault="00AC3180">
      <w:pPr>
        <w:pStyle w:val="CommentText"/>
      </w:pPr>
      <w:r>
        <w:rPr>
          <w:rStyle w:val="CommentReference"/>
        </w:rPr>
        <w:annotationRef/>
      </w:r>
      <w:r>
        <w:t>holy or pure? divinity or godhead?</w:t>
      </w:r>
    </w:p>
  </w:comment>
  <w:comment w:id="394" w:author="Windows User" w:date="2015-10-30T08:56:00Z" w:initials="BS">
    <w:p w14:paraId="027CA20A" w14:textId="77777777" w:rsidR="00AC3180" w:rsidRDefault="00AC3180">
      <w:pPr>
        <w:pStyle w:val="CommentText"/>
      </w:pPr>
      <w:r>
        <w:rPr>
          <w:rStyle w:val="CommentReference"/>
        </w:rPr>
        <w:annotationRef/>
      </w:r>
      <w:r>
        <w:t>born or begotten? begotten without seeed or without mixture of substance?</w:t>
      </w:r>
    </w:p>
  </w:comment>
  <w:comment w:id="395" w:author="Windows User" w:date="2015-10-30T08:56:00Z" w:initials="BS">
    <w:p w14:paraId="02611415" w14:textId="77777777" w:rsidR="00AC3180" w:rsidRDefault="00AC3180">
      <w:pPr>
        <w:pStyle w:val="CommentText"/>
      </w:pPr>
      <w:r>
        <w:rPr>
          <w:rStyle w:val="CommentReference"/>
        </w:rPr>
        <w:annotationRef/>
      </w:r>
      <w:r>
        <w:t>coessential or consubstantial?</w:t>
      </w:r>
    </w:p>
  </w:comment>
  <w:comment w:id="396" w:author="Windows User" w:date="2015-10-30T08:56:00Z" w:initials="BS">
    <w:p w14:paraId="614C10D1" w14:textId="77777777" w:rsidR="00AC3180" w:rsidRDefault="00AC3180">
      <w:pPr>
        <w:pStyle w:val="CommentText"/>
      </w:pPr>
      <w:r>
        <w:rPr>
          <w:rStyle w:val="CommentReference"/>
        </w:rPr>
        <w:annotationRef/>
      </w:r>
      <w:r>
        <w:t>made one or joined?</w:t>
      </w:r>
    </w:p>
  </w:comment>
  <w:comment w:id="397" w:author="Windows User" w:date="2015-10-30T08:56:00Z" w:initials="BS">
    <w:p w14:paraId="3E2E12B0" w14:textId="77777777" w:rsidR="00AC3180" w:rsidRDefault="00AC3180">
      <w:pPr>
        <w:pStyle w:val="CommentText"/>
      </w:pPr>
      <w:r>
        <w:rPr>
          <w:rStyle w:val="CommentReference"/>
        </w:rPr>
        <w:annotationRef/>
      </w:r>
      <w:r>
        <w:t>does this rephrasing capture it ok?</w:t>
      </w:r>
    </w:p>
  </w:comment>
  <w:comment w:id="398" w:author="Windows User" w:date="2015-10-30T08:56:00Z" w:initials="BS">
    <w:p w14:paraId="088FCA4D" w14:textId="77777777" w:rsidR="00AC3180" w:rsidRDefault="00AC3180">
      <w:pPr>
        <w:pStyle w:val="CommentText"/>
      </w:pPr>
      <w:r>
        <w:rPr>
          <w:rStyle w:val="CommentReference"/>
        </w:rPr>
        <w:annotationRef/>
      </w:r>
      <w:r>
        <w:t>something clearer than putplue?</w:t>
      </w:r>
    </w:p>
  </w:comment>
  <w:comment w:id="399" w:author="Windows User" w:date="2015-10-30T08:56:00Z" w:initials="BS">
    <w:p w14:paraId="0F508FB7" w14:textId="77777777" w:rsidR="00AC3180" w:rsidRDefault="00AC3180">
      <w:pPr>
        <w:pStyle w:val="CommentText"/>
      </w:pPr>
      <w:r>
        <w:rPr>
          <w:rStyle w:val="CommentReference"/>
        </w:rPr>
        <w:annotationRef/>
      </w:r>
      <w:r>
        <w:t>woven or fine?</w:t>
      </w:r>
    </w:p>
  </w:comment>
  <w:comment w:id="400" w:author="Windows User" w:date="2015-10-30T08:56:00Z" w:initials="BS">
    <w:p w14:paraId="20A62B9C" w14:textId="77777777" w:rsidR="00AC3180" w:rsidRDefault="00AC3180">
      <w:pPr>
        <w:pStyle w:val="CommentText"/>
      </w:pPr>
      <w:r>
        <w:rPr>
          <w:rStyle w:val="CommentReference"/>
        </w:rPr>
        <w:annotationRef/>
      </w:r>
      <w:r>
        <w:t>palin</w:t>
      </w:r>
    </w:p>
  </w:comment>
  <w:comment w:id="401" w:author="Windows User" w:date="2015-10-30T08:56:00Z" w:initials="BS">
    <w:p w14:paraId="21E3C821" w14:textId="77777777" w:rsidR="00AC3180" w:rsidRDefault="00AC3180">
      <w:pPr>
        <w:pStyle w:val="CommentText"/>
      </w:pPr>
      <w:r>
        <w:rPr>
          <w:rStyle w:val="CommentReference"/>
        </w:rPr>
        <w:annotationRef/>
      </w:r>
      <w:r>
        <w:t>exalt or magnify?</w:t>
      </w:r>
    </w:p>
  </w:comment>
  <w:comment w:id="402" w:author="Windows User" w:date="2015-10-30T08:56:00Z" w:initials="BS">
    <w:p w14:paraId="3A816644" w14:textId="77777777" w:rsidR="00AC3180" w:rsidRDefault="00AC3180">
      <w:pPr>
        <w:pStyle w:val="CommentText"/>
      </w:pPr>
      <w:r>
        <w:rPr>
          <w:rStyle w:val="CommentReference"/>
        </w:rPr>
        <w:annotationRef/>
      </w:r>
      <w:r>
        <w:t>or iwn?</w:t>
      </w:r>
    </w:p>
  </w:comment>
  <w:comment w:id="406" w:author="Windows User" w:date="2015-10-30T08:56:00Z" w:initials="BS">
    <w:p w14:paraId="113D1519" w14:textId="77777777" w:rsidR="00AC3180" w:rsidRDefault="00AC3180">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7" w:author="Windows User" w:date="2015-10-30T08:56:00Z" w:initials="BS">
    <w:p w14:paraId="6F5F241D" w14:textId="77777777" w:rsidR="00AC3180" w:rsidRDefault="00AC3180">
      <w:pPr>
        <w:pStyle w:val="CommentText"/>
      </w:pPr>
      <w:r>
        <w:rPr>
          <w:rStyle w:val="CommentReference"/>
        </w:rPr>
        <w:annotationRef/>
      </w:r>
      <w:r>
        <w:t>forged or beaten?</w:t>
      </w:r>
    </w:p>
  </w:comment>
  <w:comment w:id="408" w:author="Windows User" w:date="2015-10-30T08:56:00Z" w:initials="BS">
    <w:p w14:paraId="2FF96A0B" w14:textId="77777777" w:rsidR="00AC3180" w:rsidRDefault="00AC3180">
      <w:pPr>
        <w:pStyle w:val="CommentText"/>
      </w:pPr>
      <w:r>
        <w:rPr>
          <w:rStyle w:val="CommentReference"/>
        </w:rPr>
        <w:annotationRef/>
      </w:r>
      <w:r>
        <w:t>omit? always and move up mercy seat?</w:t>
      </w:r>
    </w:p>
  </w:comment>
  <w:comment w:id="409" w:author="Windows User" w:date="2015-10-30T08:56:00Z" w:initials="BS">
    <w:p w14:paraId="0E65E511" w14:textId="77777777" w:rsidR="00AC3180" w:rsidRDefault="00AC3180">
      <w:pPr>
        <w:pStyle w:val="CommentText"/>
      </w:pPr>
      <w:r>
        <w:rPr>
          <w:rStyle w:val="CommentReference"/>
        </w:rPr>
        <w:annotationRef/>
      </w:r>
      <w:r>
        <w:t>tense? past makes a lot more sense</w:t>
      </w:r>
    </w:p>
  </w:comment>
  <w:comment w:id="410" w:author="Windows User" w:date="2015-10-30T08:56:00Z" w:initials="BS">
    <w:p w14:paraId="76117212" w14:textId="77777777" w:rsidR="00AC3180" w:rsidRDefault="00AC3180">
      <w:pPr>
        <w:pStyle w:val="CommentText"/>
      </w:pPr>
      <w:r>
        <w:rPr>
          <w:rStyle w:val="CommentReference"/>
        </w:rPr>
        <w:annotationRef/>
      </w:r>
      <w:r>
        <w:t>why does Abouna omit sin?</w:t>
      </w:r>
    </w:p>
  </w:comment>
  <w:comment w:id="411" w:author="Windows User" w:date="2015-10-30T08:56:00Z" w:initials="BS">
    <w:p w14:paraId="165225E3" w14:textId="77777777" w:rsidR="00AC3180" w:rsidRDefault="00AC3180">
      <w:pPr>
        <w:pStyle w:val="CommentText"/>
      </w:pPr>
      <w:r>
        <w:rPr>
          <w:rStyle w:val="CommentReference"/>
        </w:rPr>
        <w:annotationRef/>
      </w:r>
      <w:r>
        <w:t>exalt or magnify?</w:t>
      </w:r>
    </w:p>
  </w:comment>
  <w:comment w:id="412" w:author="Windows User" w:date="2015-10-30T08:56:00Z" w:initials="BS">
    <w:p w14:paraId="688426FE" w14:textId="77777777" w:rsidR="00AC3180" w:rsidRDefault="00AC3180">
      <w:pPr>
        <w:pStyle w:val="CommentText"/>
      </w:pPr>
      <w:r>
        <w:rPr>
          <w:rStyle w:val="CommentReference"/>
        </w:rPr>
        <w:annotationRef/>
      </w:r>
      <w:r>
        <w:t>or iwn?</w:t>
      </w:r>
    </w:p>
  </w:comment>
  <w:comment w:id="416" w:author="Windows User" w:date="2015-10-30T08:56:00Z" w:initials="BS">
    <w:p w14:paraId="30D8BA96" w14:textId="77777777" w:rsidR="00AC3180" w:rsidRDefault="00AC3180">
      <w:pPr>
        <w:pStyle w:val="CommentText"/>
      </w:pPr>
      <w:r>
        <w:rPr>
          <w:rStyle w:val="CommentReference"/>
        </w:rPr>
        <w:annotationRef/>
      </w:r>
      <w:r>
        <w:t>That your name be called... sounds like an expression that should just be that you be called in english. Thoughts?</w:t>
      </w:r>
    </w:p>
  </w:comment>
  <w:comment w:id="417" w:author="Windows User" w:date="2015-10-30T08:56:00Z" w:initials="BS">
    <w:p w14:paraId="057ADDF1" w14:textId="77777777" w:rsidR="00AC3180" w:rsidRDefault="00AC3180">
      <w:pPr>
        <w:pStyle w:val="CommentText"/>
      </w:pPr>
      <w:r>
        <w:rPr>
          <w:rStyle w:val="CommentReference"/>
        </w:rPr>
        <w:annotationRef/>
      </w:r>
      <w:r>
        <w:t>for isn't accurate... but sounds better</w:t>
      </w:r>
    </w:p>
  </w:comment>
  <w:comment w:id="418" w:author="Windows User" w:date="2015-10-30T08:56:00Z" w:initials="BS">
    <w:p w14:paraId="55A12B09" w14:textId="77777777" w:rsidR="00AC3180" w:rsidRDefault="00AC3180">
      <w:pPr>
        <w:pStyle w:val="CommentText"/>
      </w:pPr>
      <w:r>
        <w:rPr>
          <w:rStyle w:val="CommentReference"/>
        </w:rPr>
        <w:annotationRef/>
      </w:r>
      <w:r>
        <w:t>exalt or magnify?</w:t>
      </w:r>
    </w:p>
  </w:comment>
  <w:comment w:id="419" w:author="Windows User" w:date="2015-10-30T08:56:00Z" w:initials="BS">
    <w:p w14:paraId="22FCD2DC" w14:textId="77777777" w:rsidR="00AC3180" w:rsidRDefault="00AC3180">
      <w:pPr>
        <w:pStyle w:val="CommentText"/>
      </w:pPr>
      <w:r>
        <w:rPr>
          <w:rStyle w:val="CommentReference"/>
        </w:rPr>
        <w:annotationRef/>
      </w:r>
      <w:r>
        <w:t>or iwn?</w:t>
      </w:r>
    </w:p>
  </w:comment>
  <w:comment w:id="423" w:author="Windows User" w:date="2015-10-30T08:56:00Z" w:initials="BS">
    <w:p w14:paraId="58320C8D" w14:textId="77777777" w:rsidR="00AC3180" w:rsidRDefault="00AC3180">
      <w:pPr>
        <w:pStyle w:val="CommentText"/>
      </w:pPr>
      <w:r>
        <w:rPr>
          <w:rStyle w:val="CommentReference"/>
        </w:rPr>
        <w:annotationRef/>
      </w:r>
      <w:r>
        <w:t>perpetual lamp?</w:t>
      </w:r>
    </w:p>
  </w:comment>
  <w:comment w:id="424" w:author="Windows User" w:date="2015-10-30T08:56:00Z" w:initials="BS">
    <w:p w14:paraId="131853C5" w14:textId="77777777" w:rsidR="00AC3180" w:rsidRDefault="00AC3180">
      <w:pPr>
        <w:pStyle w:val="CommentText"/>
      </w:pPr>
      <w:r>
        <w:rPr>
          <w:rStyle w:val="CommentReference"/>
        </w:rPr>
        <w:annotationRef/>
      </w:r>
      <w:r>
        <w:t>parousia?</w:t>
      </w:r>
    </w:p>
  </w:comment>
  <w:comment w:id="425" w:author="Windows User" w:date="2015-10-30T08:56:00Z" w:initials="BS">
    <w:p w14:paraId="2752582D" w14:textId="77777777" w:rsidR="00AC3180" w:rsidRDefault="00AC3180">
      <w:pPr>
        <w:pStyle w:val="CommentText"/>
      </w:pPr>
      <w:r>
        <w:rPr>
          <w:rStyle w:val="CommentReference"/>
        </w:rPr>
        <w:annotationRef/>
      </w:r>
      <w:r>
        <w:t>tense?</w:t>
      </w:r>
    </w:p>
  </w:comment>
  <w:comment w:id="426" w:author="Windows User" w:date="2015-10-30T08:56:00Z" w:initials="BS">
    <w:p w14:paraId="1D0D8540" w14:textId="77777777" w:rsidR="00AC3180" w:rsidRDefault="00AC3180">
      <w:pPr>
        <w:pStyle w:val="CommentText"/>
      </w:pPr>
      <w:r>
        <w:rPr>
          <w:rStyle w:val="CommentReference"/>
        </w:rPr>
        <w:annotationRef/>
      </w:r>
      <w:r>
        <w:t>enlightens?</w:t>
      </w:r>
    </w:p>
  </w:comment>
  <w:comment w:id="427" w:author="Windows User" w:date="2015-10-30T08:56:00Z" w:initials="BS">
    <w:p w14:paraId="2ABDA5FE" w14:textId="77777777" w:rsidR="00AC3180" w:rsidRDefault="00AC3180">
      <w:pPr>
        <w:pStyle w:val="CommentText"/>
      </w:pPr>
      <w:r>
        <w:rPr>
          <w:rStyle w:val="CommentReference"/>
        </w:rPr>
        <w:annotationRef/>
      </w:r>
      <w:r>
        <w:t>exalt or magnify?</w:t>
      </w:r>
    </w:p>
  </w:comment>
  <w:comment w:id="428" w:author="Windows User" w:date="2015-10-30T08:56:00Z" w:initials="BS">
    <w:p w14:paraId="4895CE86" w14:textId="77777777" w:rsidR="00AC3180" w:rsidRDefault="00AC3180">
      <w:pPr>
        <w:pStyle w:val="CommentText"/>
      </w:pPr>
      <w:r>
        <w:rPr>
          <w:rStyle w:val="CommentReference"/>
        </w:rPr>
        <w:annotationRef/>
      </w:r>
      <w:r>
        <w:t>or iwn?</w:t>
      </w:r>
    </w:p>
  </w:comment>
  <w:comment w:id="432" w:author="Windows User" w:date="2015-10-30T08:56:00Z" w:initials="BS">
    <w:p w14:paraId="3620CEEF" w14:textId="77777777" w:rsidR="00AC3180" w:rsidRDefault="00AC3180">
      <w:pPr>
        <w:pStyle w:val="CommentText"/>
      </w:pPr>
      <w:r>
        <w:rPr>
          <w:rStyle w:val="CommentReference"/>
        </w:rPr>
        <w:annotationRef/>
      </w:r>
      <w:r>
        <w:t>this order better or worse?</w:t>
      </w:r>
    </w:p>
  </w:comment>
  <w:comment w:id="433" w:author="Windows User" w:date="2015-10-30T08:56:00Z" w:initials="BS">
    <w:p w14:paraId="23AF8204" w14:textId="77777777" w:rsidR="00AC3180" w:rsidRDefault="00AC3180">
      <w:pPr>
        <w:pStyle w:val="CommentText"/>
      </w:pPr>
      <w:r>
        <w:rPr>
          <w:rStyle w:val="CommentReference"/>
        </w:rPr>
        <w:annotationRef/>
      </w:r>
      <w:r>
        <w:t>I think upon should stay here</w:t>
      </w:r>
    </w:p>
  </w:comment>
  <w:comment w:id="434" w:author="Windows User" w:date="2015-10-30T08:56:00Z" w:initials="BS">
    <w:p w14:paraId="1F1B891B" w14:textId="77777777" w:rsidR="00AC3180" w:rsidRDefault="00AC3180">
      <w:pPr>
        <w:pStyle w:val="CommentText"/>
      </w:pPr>
      <w:r>
        <w:rPr>
          <w:rStyle w:val="CommentReference"/>
        </w:rPr>
        <w:annotationRef/>
      </w:r>
      <w:r>
        <w:t>exalt or magnify?</w:t>
      </w:r>
    </w:p>
  </w:comment>
  <w:comment w:id="435" w:author="Windows User" w:date="2015-10-30T08:56:00Z" w:initials="BS">
    <w:p w14:paraId="7E678661" w14:textId="77777777" w:rsidR="00AC3180" w:rsidRDefault="00AC3180">
      <w:pPr>
        <w:pStyle w:val="CommentText"/>
      </w:pPr>
      <w:r>
        <w:rPr>
          <w:rStyle w:val="CommentReference"/>
        </w:rPr>
        <w:annotationRef/>
      </w:r>
      <w:r>
        <w:t>or iwn?</w:t>
      </w:r>
    </w:p>
  </w:comment>
  <w:comment w:id="443" w:author="Windows User" w:date="2015-10-30T08:56:00Z" w:initials="BS">
    <w:p w14:paraId="649B3291" w14:textId="77777777" w:rsidR="00AC3180" w:rsidRDefault="00AC3180">
      <w:pPr>
        <w:pStyle w:val="CommentText"/>
      </w:pPr>
      <w:r>
        <w:rPr>
          <w:rStyle w:val="CommentReference"/>
        </w:rPr>
        <w:annotationRef/>
      </w:r>
      <w:r>
        <w:t>The phrase is "Our God in truth". Placing a coma before "in truth" makis it sound like "in truth withotu the seed of man"</w:t>
      </w:r>
    </w:p>
  </w:comment>
  <w:comment w:id="444" w:author="Windows User" w:date="2015-10-30T08:56:00Z" w:initials="BS">
    <w:p w14:paraId="30EFE448" w14:textId="77777777" w:rsidR="00AC3180" w:rsidRDefault="00AC3180">
      <w:pPr>
        <w:pStyle w:val="CommentText"/>
      </w:pPr>
      <w:r>
        <w:rPr>
          <w:rStyle w:val="CommentReference"/>
        </w:rPr>
        <w:annotationRef/>
      </w:r>
      <w:r>
        <w:t>While being virgin is correct. But it sounds strange. being a virgin is less accurate. Being virginal?</w:t>
      </w:r>
    </w:p>
  </w:comment>
  <w:comment w:id="445" w:author="Windows User" w:date="2015-10-30T08:56:00Z" w:initials="BS">
    <w:p w14:paraId="7E155E71" w14:textId="77777777" w:rsidR="00AC3180" w:rsidRDefault="00AC3180">
      <w:pPr>
        <w:pStyle w:val="CommentText"/>
      </w:pPr>
      <w:r>
        <w:rPr>
          <w:rStyle w:val="CommentReference"/>
        </w:rPr>
        <w:annotationRef/>
      </w:r>
      <w:r>
        <w:t>I like holy better than saint. But it isn't very consistent since Abouna renders it saint everywhere else...</w:t>
      </w:r>
    </w:p>
  </w:comment>
  <w:comment w:id="446" w:author="Windows User" w:date="2015-10-30T08:56:00Z" w:initials="BS">
    <w:p w14:paraId="14D50F69" w14:textId="77777777" w:rsidR="00AC3180" w:rsidRDefault="00AC3180">
      <w:pPr>
        <w:pStyle w:val="CommentText"/>
      </w:pPr>
      <w:r>
        <w:rPr>
          <w:rStyle w:val="CommentReference"/>
        </w:rPr>
        <w:annotationRef/>
      </w:r>
      <w:r>
        <w:t>what word works here? dwelling doesn't. it would have to be dwelling place, which is too long.</w:t>
      </w:r>
    </w:p>
  </w:comment>
  <w:comment w:id="447" w:author="Windows User" w:date="2015-10-30T08:56:00Z" w:initials="BS">
    <w:p w14:paraId="4CBCFA72" w14:textId="77777777" w:rsidR="00AC3180" w:rsidRDefault="00AC3180">
      <w:pPr>
        <w:pStyle w:val="CommentText"/>
      </w:pPr>
      <w:r>
        <w:rPr>
          <w:rStyle w:val="CommentReference"/>
        </w:rPr>
        <w:annotationRef/>
      </w:r>
      <w:r>
        <w:t>exalt or magnify?</w:t>
      </w:r>
    </w:p>
  </w:comment>
  <w:comment w:id="448" w:author="Windows User" w:date="2015-10-30T08:56:00Z" w:initials="BS">
    <w:p w14:paraId="08E0D650" w14:textId="77777777" w:rsidR="00AC3180" w:rsidRDefault="00AC3180">
      <w:pPr>
        <w:pStyle w:val="CommentText"/>
      </w:pPr>
      <w:r>
        <w:rPr>
          <w:rStyle w:val="CommentReference"/>
        </w:rPr>
        <w:annotationRef/>
      </w:r>
      <w:r>
        <w:t>or iwn?</w:t>
      </w:r>
    </w:p>
  </w:comment>
  <w:comment w:id="452" w:author="Windows User" w:date="2015-10-30T08:56:00Z" w:initials="BS">
    <w:p w14:paraId="348A67F2" w14:textId="77777777" w:rsidR="00AC3180" w:rsidRDefault="00AC3180">
      <w:pPr>
        <w:pStyle w:val="CommentText"/>
      </w:pPr>
      <w:r>
        <w:rPr>
          <w:rStyle w:val="CommentReference"/>
        </w:rPr>
        <w:annotationRef/>
      </w:r>
      <w:r>
        <w:t>does this work?</w:t>
      </w:r>
    </w:p>
  </w:comment>
  <w:comment w:id="453" w:author="Windows User" w:date="2015-10-30T08:56:00Z" w:initials="BS">
    <w:p w14:paraId="3CC28130" w14:textId="77777777" w:rsidR="00AC3180" w:rsidRDefault="00AC3180">
      <w:pPr>
        <w:pStyle w:val="CommentText"/>
      </w:pPr>
      <w:r>
        <w:rPr>
          <w:rStyle w:val="CommentReference"/>
        </w:rPr>
        <w:annotationRef/>
      </w:r>
      <w:r>
        <w:t>is this right?</w:t>
      </w:r>
    </w:p>
  </w:comment>
  <w:comment w:id="454" w:author="Windows User" w:date="2015-10-30T08:56:00Z" w:initials="BS">
    <w:p w14:paraId="0CE2D2DA" w14:textId="77777777" w:rsidR="00AC3180" w:rsidRDefault="00AC3180">
      <w:pPr>
        <w:pStyle w:val="CommentText"/>
      </w:pPr>
      <w:r>
        <w:rPr>
          <w:rStyle w:val="CommentReference"/>
        </w:rPr>
        <w:annotationRef/>
      </w:r>
      <w:r>
        <w:t>?</w:t>
      </w:r>
    </w:p>
  </w:comment>
  <w:comment w:id="455" w:author="Windows User" w:date="2015-10-30T08:56:00Z" w:initials="BS">
    <w:p w14:paraId="74BFA273" w14:textId="77777777" w:rsidR="00AC3180" w:rsidRDefault="00AC3180">
      <w:pPr>
        <w:pStyle w:val="CommentText"/>
      </w:pPr>
      <w:r>
        <w:rPr>
          <w:rStyle w:val="CommentReference"/>
        </w:rPr>
        <w:annotationRef/>
      </w:r>
      <w:r>
        <w:t>about or to?</w:t>
      </w:r>
    </w:p>
  </w:comment>
  <w:comment w:id="456" w:author="Windows User" w:date="2015-10-30T08:56:00Z" w:initials="BS">
    <w:p w14:paraId="76C80AE3" w14:textId="77777777" w:rsidR="00AC3180" w:rsidRDefault="00AC3180">
      <w:pPr>
        <w:pStyle w:val="CommentText"/>
      </w:pPr>
      <w:r>
        <w:rPr>
          <w:rStyle w:val="CommentReference"/>
        </w:rPr>
        <w:annotationRef/>
      </w:r>
      <w:r>
        <w:t>proclaim or cry?</w:t>
      </w:r>
    </w:p>
  </w:comment>
  <w:comment w:id="457" w:author="Windows User" w:date="2015-10-30T08:56:00Z" w:initials="BS">
    <w:p w14:paraId="7356A311" w14:textId="77777777" w:rsidR="00AC3180" w:rsidRDefault="00AC3180">
      <w:pPr>
        <w:pStyle w:val="CommentText"/>
      </w:pPr>
      <w:r>
        <w:rPr>
          <w:rStyle w:val="CommentReference"/>
        </w:rPr>
        <w:annotationRef/>
      </w:r>
      <w:r>
        <w:t>??</w:t>
      </w:r>
    </w:p>
  </w:comment>
  <w:comment w:id="458" w:author="Windows User" w:date="2015-10-30T08:56:00Z" w:initials="BS">
    <w:p w14:paraId="5DBAC613" w14:textId="77777777" w:rsidR="00AC3180" w:rsidRDefault="00AC3180">
      <w:pPr>
        <w:pStyle w:val="CommentText"/>
      </w:pPr>
      <w:r>
        <w:rPr>
          <w:rStyle w:val="CommentReference"/>
        </w:rPr>
        <w:annotationRef/>
      </w:r>
      <w:r>
        <w:t>just?</w:t>
      </w:r>
    </w:p>
  </w:comment>
  <w:comment w:id="459" w:author="Windows User" w:date="2015-10-30T08:56:00Z" w:initials="BS">
    <w:p w14:paraId="614DAD54" w14:textId="77777777" w:rsidR="00AC3180" w:rsidRDefault="00AC3180">
      <w:pPr>
        <w:pStyle w:val="CommentText"/>
      </w:pPr>
      <w:r>
        <w:rPr>
          <w:rStyle w:val="CommentReference"/>
        </w:rPr>
        <w:annotationRef/>
      </w:r>
      <w:r>
        <w:t>chaste or meek?</w:t>
      </w:r>
    </w:p>
  </w:comment>
  <w:comment w:id="460" w:author="Windows User" w:date="2015-10-30T08:56:00Z" w:initials="BS">
    <w:p w14:paraId="7BFF54F7" w14:textId="77777777" w:rsidR="00AC3180" w:rsidRDefault="00AC3180">
      <w:pPr>
        <w:pStyle w:val="CommentText"/>
      </w:pPr>
      <w:r>
        <w:rPr>
          <w:rStyle w:val="CommentReference"/>
        </w:rPr>
        <w:annotationRef/>
      </w:r>
      <w:r>
        <w:t>St. Isaac? Holy issac?</w:t>
      </w:r>
    </w:p>
  </w:comment>
  <w:comment w:id="461" w:author="Windows User" w:date="2015-10-30T08:56:00Z" w:initials="BS">
    <w:p w14:paraId="0D6B85B0" w14:textId="77777777" w:rsidR="00AC3180" w:rsidRDefault="00AC3180">
      <w:pPr>
        <w:pStyle w:val="CommentText"/>
      </w:pPr>
      <w:r>
        <w:rPr>
          <w:rStyle w:val="CommentReference"/>
        </w:rPr>
        <w:annotationRef/>
      </w:r>
      <w:r>
        <w:t>ten thousand time?</w:t>
      </w:r>
    </w:p>
  </w:comment>
  <w:comment w:id="462" w:author="Windows User" w:date="2015-10-30T08:56:00Z" w:initials="BS">
    <w:p w14:paraId="70F47173" w14:textId="77777777" w:rsidR="00AC3180" w:rsidRDefault="00AC3180">
      <w:pPr>
        <w:pStyle w:val="CommentText"/>
      </w:pPr>
      <w:r>
        <w:rPr>
          <w:rStyle w:val="CommentReference"/>
        </w:rPr>
        <w:annotationRef/>
      </w:r>
      <w:r>
        <w:t>probably don't want to say despot.</w:t>
      </w:r>
    </w:p>
  </w:comment>
  <w:comment w:id="463" w:author="Windows User" w:date="2015-10-30T08:56:00Z" w:initials="BS">
    <w:p w14:paraId="6CB131AD" w14:textId="77777777" w:rsidR="00AC3180" w:rsidRDefault="00AC3180">
      <w:pPr>
        <w:pStyle w:val="CommentText"/>
      </w:pPr>
      <w:r>
        <w:rPr>
          <w:rStyle w:val="CommentReference"/>
        </w:rPr>
        <w:annotationRef/>
      </w:r>
      <w:r>
        <w:t>honour or pride?</w:t>
      </w:r>
    </w:p>
  </w:comment>
  <w:comment w:id="464" w:author="Windows User" w:date="2015-10-30T08:56:00Z" w:initials="BS">
    <w:p w14:paraId="64CB9F13" w14:textId="77777777" w:rsidR="00AC3180" w:rsidRDefault="00AC3180">
      <w:pPr>
        <w:pStyle w:val="CommentText"/>
      </w:pPr>
      <w:r>
        <w:rPr>
          <w:rStyle w:val="CommentReference"/>
        </w:rPr>
        <w:annotationRef/>
      </w:r>
      <w:r>
        <w:t>spouse or friend???</w:t>
      </w:r>
    </w:p>
  </w:comment>
  <w:comment w:id="465" w:author="Windows User" w:date="2015-10-30T08:56:00Z" w:initials="BS">
    <w:p w14:paraId="72A28506" w14:textId="77777777" w:rsidR="00AC3180" w:rsidRDefault="00AC3180">
      <w:pPr>
        <w:pStyle w:val="CommentText"/>
      </w:pPr>
      <w:r>
        <w:rPr>
          <w:rStyle w:val="CommentReference"/>
        </w:rPr>
        <w:annotationRef/>
      </w:r>
      <w:r>
        <w:t>word can be health or salvation... but health would parallel healing in next verse??? should it be salvation?</w:t>
      </w:r>
    </w:p>
  </w:comment>
  <w:comment w:id="466" w:author="Windows User" w:date="2015-10-30T08:56:00Z" w:initials="BS">
    <w:p w14:paraId="5FD63150" w14:textId="77777777" w:rsidR="00AC3180" w:rsidRDefault="00AC3180">
      <w:pPr>
        <w:pStyle w:val="CommentText"/>
      </w:pPr>
      <w:r>
        <w:rPr>
          <w:rStyle w:val="CommentReference"/>
        </w:rPr>
        <w:annotationRef/>
      </w:r>
      <w:r>
        <w:t>unity or oneness? indescribable or unparalleled?</w:t>
      </w:r>
    </w:p>
  </w:comment>
  <w:comment w:id="467" w:author="Windows User" w:date="2015-10-30T08:56:00Z" w:initials="BS">
    <w:p w14:paraId="372EA6E6" w14:textId="77777777" w:rsidR="00AC3180" w:rsidRDefault="00AC3180">
      <w:pPr>
        <w:pStyle w:val="CommentText"/>
      </w:pPr>
      <w:r>
        <w:rPr>
          <w:rStyle w:val="CommentReference"/>
        </w:rPr>
        <w:annotationRef/>
      </w:r>
      <w:r>
        <w:t>mingling of substance or human seed? kind of a big difference.</w:t>
      </w:r>
    </w:p>
  </w:comment>
  <w:comment w:id="468" w:author="Windows User" w:date="2015-10-30T08:56:00Z" w:initials="BS">
    <w:p w14:paraId="13C5A16B" w14:textId="77777777" w:rsidR="00AC3180" w:rsidRDefault="00AC3180">
      <w:pPr>
        <w:pStyle w:val="CommentText"/>
      </w:pPr>
      <w:r>
        <w:rPr>
          <w:rStyle w:val="CommentReference"/>
        </w:rPr>
        <w:annotationRef/>
      </w:r>
      <w:r>
        <w:t>pray or interceed? With or before?</w:t>
      </w:r>
    </w:p>
  </w:comment>
  <w:comment w:id="475" w:author="Windows User" w:date="2015-10-30T08:56:00Z" w:initials="WU">
    <w:p w14:paraId="1FCE53E0" w14:textId="77777777" w:rsidR="00AC3180" w:rsidRDefault="00AC3180">
      <w:pPr>
        <w:pStyle w:val="CommentText"/>
      </w:pPr>
      <w:r>
        <w:rPr>
          <w:rStyle w:val="CommentReference"/>
        </w:rPr>
        <w:annotationRef/>
      </w:r>
      <w:r>
        <w:t>Are exalted abve. Are honoured more. Parallel structure. More honoured doesn’t flow as well because it doesn’t parallel the structure</w:t>
      </w:r>
    </w:p>
  </w:comment>
  <w:comment w:id="476" w:author="Windows User" w:date="2015-10-30T08:56:00Z" w:initials="WU">
    <w:p w14:paraId="49746F39" w14:textId="77777777" w:rsidR="00AC3180" w:rsidRDefault="00AC3180">
      <w:pPr>
        <w:pStyle w:val="CommentText"/>
      </w:pPr>
      <w:r>
        <w:rPr>
          <w:rStyle w:val="CommentReference"/>
        </w:rPr>
        <w:annotationRef/>
      </w:r>
      <w:r>
        <w:t>Are more honoured?</w:t>
      </w:r>
    </w:p>
  </w:comment>
  <w:comment w:id="477" w:author="Windows User" w:date="2015-10-30T08:56:00Z" w:initials="WU">
    <w:p w14:paraId="12DBB60D" w14:textId="77777777" w:rsidR="00AC3180" w:rsidRDefault="00AC3180">
      <w:pPr>
        <w:pStyle w:val="CommentText"/>
      </w:pPr>
      <w:r>
        <w:rPr>
          <w:rStyle w:val="CommentReference"/>
        </w:rPr>
        <w:annotationRef/>
      </w:r>
      <w:r>
        <w:t xml:space="preserve">Means or path? Means with freedom of speech is not a sclear as a way orpath that has a freedom of speech. </w:t>
      </w:r>
    </w:p>
  </w:comment>
  <w:comment w:id="484" w:author="Windows User" w:date="2015-10-30T08:56:00Z" w:initials="WU">
    <w:p w14:paraId="11E3CA1F" w14:textId="77777777" w:rsidR="00AC3180" w:rsidRDefault="00AC3180">
      <w:pPr>
        <w:pStyle w:val="CommentText"/>
      </w:pPr>
      <w:r>
        <w:rPr>
          <w:rStyle w:val="CommentReference"/>
        </w:rPr>
        <w:annotationRef/>
      </w:r>
      <w:r>
        <w:t>Above heaven or above the heavens. Not above the heaven.</w:t>
      </w:r>
    </w:p>
  </w:comment>
  <w:comment w:id="485" w:author="Windows User" w:date="2015-10-30T08:56:00Z" w:initials="WU">
    <w:p w14:paraId="6ACDBFFB" w14:textId="77777777" w:rsidR="00AC3180" w:rsidRDefault="00AC3180">
      <w:pPr>
        <w:pStyle w:val="CommentText"/>
      </w:pPr>
      <w:r>
        <w:rPr>
          <w:rStyle w:val="CommentReference"/>
        </w:rPr>
        <w:annotationRef/>
      </w:r>
      <w:r>
        <w:t>Reuse of truth is very awkward</w:t>
      </w:r>
    </w:p>
  </w:comment>
  <w:comment w:id="489" w:author="Windows User" w:date="2015-10-30T08:56:00Z" w:initials="WU">
    <w:p w14:paraId="724AED47" w14:textId="77777777" w:rsidR="00AC3180" w:rsidRDefault="00AC3180">
      <w:pPr>
        <w:pStyle w:val="CommentText"/>
      </w:pPr>
      <w:r>
        <w:rPr>
          <w:rStyle w:val="CommentReference"/>
        </w:rPr>
        <w:annotationRef/>
      </w:r>
      <w:r>
        <w:t>The Virgin Mary?</w:t>
      </w:r>
    </w:p>
  </w:comment>
  <w:comment w:id="490" w:author="Windows User" w:date="2015-10-30T08:56:00Z" w:initials="WU">
    <w:p w14:paraId="3F7DA89D" w14:textId="77777777" w:rsidR="00AC3180" w:rsidRDefault="00AC3180">
      <w:pPr>
        <w:pStyle w:val="CommentText"/>
      </w:pPr>
      <w:r>
        <w:rPr>
          <w:rStyle w:val="CommentReference"/>
        </w:rPr>
        <w:annotationRef/>
      </w:r>
      <w:r>
        <w:t>And the Mercy Seat / with the Cherubs? Less literal, but makes more sense.</w:t>
      </w:r>
    </w:p>
  </w:comment>
  <w:comment w:id="491" w:author="Windows User" w:date="2015-10-30T08:56:00Z" w:initials="WU">
    <w:p w14:paraId="52BA778F" w14:textId="77777777" w:rsidR="00AC3180" w:rsidRDefault="00AC3180">
      <w:pPr>
        <w:pStyle w:val="CommentText"/>
      </w:pPr>
      <w:r>
        <w:rPr>
          <w:rStyle w:val="CommentReference"/>
        </w:rPr>
        <w:annotationRef/>
      </w:r>
      <w:r>
        <w:t>Jar or vessel for the sake of youth who think marijuana?</w:t>
      </w:r>
    </w:p>
  </w:comment>
  <w:comment w:id="492" w:author="Windows User" w:date="2015-10-30T08:56:00Z" w:initials="WU">
    <w:p w14:paraId="568991B3" w14:textId="77777777" w:rsidR="00AC3180" w:rsidRDefault="00AC3180">
      <w:pPr>
        <w:pStyle w:val="CommentText"/>
      </w:pPr>
      <w:r>
        <w:rPr>
          <w:rStyle w:val="CommentReference"/>
        </w:rPr>
        <w:annotationRef/>
      </w:r>
      <w:r>
        <w:t>Not lampstand?</w:t>
      </w:r>
    </w:p>
  </w:comment>
  <w:comment w:id="496" w:author="Windows User" w:date="2015-10-30T08:56:00Z" w:initials="WU">
    <w:p w14:paraId="76A75751" w14:textId="77777777" w:rsidR="00AC3180" w:rsidRDefault="00AC3180">
      <w:pPr>
        <w:pStyle w:val="CommentText"/>
      </w:pPr>
      <w:r>
        <w:rPr>
          <w:rStyle w:val="CommentReference"/>
        </w:rPr>
        <w:annotationRef/>
      </w:r>
      <w:r>
        <w:t>Adorend? Ornamented?</w:t>
      </w:r>
    </w:p>
  </w:comment>
  <w:comment w:id="497" w:author="Windows User" w:date="2015-10-30T08:56:00Z" w:initials="WU">
    <w:p w14:paraId="0CCDAFB9" w14:textId="77777777" w:rsidR="00AC3180" w:rsidRDefault="00AC3180">
      <w:pPr>
        <w:pStyle w:val="CommentText"/>
      </w:pPr>
      <w:r>
        <w:rPr>
          <w:rStyle w:val="CommentReference"/>
        </w:rPr>
        <w:annotationRef/>
      </w:r>
      <w:r>
        <w:t>Need to decide whether to capitalize and be Consistent.</w:t>
      </w:r>
    </w:p>
  </w:comment>
  <w:comment w:id="498" w:author="Windows User" w:date="2015-10-30T08:56:00Z" w:initials="WU">
    <w:p w14:paraId="49DAF1E5" w14:textId="77777777" w:rsidR="00AC3180" w:rsidRDefault="00AC3180">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9" w:author="Windows User" w:date="2015-10-30T08:56:00Z" w:initials="WU">
    <w:p w14:paraId="6F7EC60A" w14:textId="77777777" w:rsidR="00AC3180" w:rsidRDefault="00AC3180">
      <w:pPr>
        <w:pStyle w:val="CommentText"/>
      </w:pPr>
      <w:r>
        <w:rPr>
          <w:rStyle w:val="CommentReference"/>
        </w:rPr>
        <w:annotationRef/>
      </w:r>
      <w:r>
        <w:t>Tense(s) of this vs?</w:t>
      </w:r>
    </w:p>
  </w:comment>
  <w:comment w:id="503" w:author="Windows User" w:date="2015-10-30T08:56:00Z" w:initials="WU">
    <w:p w14:paraId="6D806464" w14:textId="77777777" w:rsidR="00AC3180" w:rsidRDefault="00AC3180">
      <w:pPr>
        <w:pStyle w:val="CommentText"/>
      </w:pPr>
      <w:r>
        <w:rPr>
          <w:rStyle w:val="CommentReference"/>
        </w:rPr>
        <w:annotationRef/>
      </w:r>
      <w:r>
        <w:t>If no coma, then that. If coma, then which.</w:t>
      </w:r>
    </w:p>
  </w:comment>
  <w:comment w:id="504" w:author="Windows User" w:date="2015-11-21T13:10:00Z" w:initials="WU">
    <w:p w14:paraId="21B267A2" w14:textId="21A4BB9B" w:rsidR="00AC3180" w:rsidRPr="00FA5B8C" w:rsidRDefault="00AC3180">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5" w:author="Windows User" w:date="2015-10-30T08:56:00Z" w:initials="WU">
    <w:p w14:paraId="71984CC8" w14:textId="77777777" w:rsidR="00AC3180" w:rsidRDefault="00AC3180">
      <w:pPr>
        <w:pStyle w:val="CommentText"/>
      </w:pPr>
      <w:r>
        <w:rPr>
          <w:rStyle w:val="CommentReference"/>
        </w:rPr>
        <w:annotationRef/>
      </w:r>
      <w:r>
        <w:t>Ok for traditional English. But in current usage hasn’t it narrowed to taste rather than still including smell? Armona?</w:t>
      </w:r>
    </w:p>
  </w:comment>
  <w:comment w:id="506" w:author="Windows User" w:date="2015-10-30T08:56:00Z" w:initials="WU">
    <w:p w14:paraId="7AC6899E" w14:textId="77777777" w:rsidR="00AC3180" w:rsidRDefault="00AC3180">
      <w:pPr>
        <w:pStyle w:val="CommentText"/>
      </w:pPr>
      <w:r>
        <w:rPr>
          <w:rStyle w:val="CommentReference"/>
        </w:rPr>
        <w:annotationRef/>
      </w:r>
      <w:r>
        <w:t>This makes little sense. An estate is just a state, a status… you can restore to a first status, but not to a status</w:t>
      </w:r>
    </w:p>
  </w:comment>
  <w:comment w:id="516" w:author="Windows User" w:date="2015-10-30T08:56:00Z" w:initials="WU">
    <w:p w14:paraId="2D9A6112" w14:textId="77777777" w:rsidR="00AC3180" w:rsidRDefault="00AC3180">
      <w:pPr>
        <w:pStyle w:val="CommentText"/>
      </w:pPr>
      <w:r>
        <w:rPr>
          <w:rStyle w:val="CommentReference"/>
        </w:rPr>
        <w:annotationRef/>
      </w:r>
      <w:r>
        <w:t>Care or concern?</w:t>
      </w:r>
    </w:p>
  </w:comment>
  <w:comment w:id="517" w:author="Windows User" w:date="2015-10-30T08:56:00Z" w:initials="WU">
    <w:p w14:paraId="168AADF5" w14:textId="77777777" w:rsidR="00AC3180" w:rsidRDefault="00AC3180">
      <w:pPr>
        <w:pStyle w:val="CommentText"/>
      </w:pPr>
      <w:r>
        <w:rPr>
          <w:rStyle w:val="CommentReference"/>
        </w:rPr>
        <w:annotationRef/>
      </w:r>
      <w:r>
        <w:t>Uhm…. ? Coptic clearly says Sabbaton…. But wasn’t it the first day?</w:t>
      </w:r>
    </w:p>
  </w:comment>
  <w:comment w:id="525" w:author="Windows User" w:date="2015-10-30T08:56:00Z" w:initials="WU">
    <w:p w14:paraId="61404F3E" w14:textId="77777777" w:rsidR="00AC3180" w:rsidRDefault="00AC3180">
      <w:pPr>
        <w:pStyle w:val="CommentText"/>
      </w:pPr>
      <w:r>
        <w:rPr>
          <w:rStyle w:val="CommentReference"/>
        </w:rPr>
        <w:annotationRef/>
      </w:r>
      <w:r>
        <w:t>Exceedingly? Too? So?</w:t>
      </w:r>
    </w:p>
  </w:comment>
  <w:comment w:id="526" w:author="Windows User" w:date="2015-10-30T08:56:00Z" w:initials="WU">
    <w:p w14:paraId="7B2CE30C" w14:textId="77777777" w:rsidR="00AC3180" w:rsidRDefault="00AC3180">
      <w:pPr>
        <w:pStyle w:val="CommentText"/>
      </w:pPr>
      <w:r>
        <w:rPr>
          <w:rStyle w:val="CommentReference"/>
        </w:rPr>
        <w:annotationRef/>
      </w:r>
      <w:r>
        <w:t>Count or heed?</w:t>
      </w:r>
    </w:p>
  </w:comment>
  <w:comment w:id="527" w:author="Windows User" w:date="2015-10-30T08:56:00Z" w:initials="WU">
    <w:p w14:paraId="040F4849" w14:textId="77777777" w:rsidR="00AC3180" w:rsidRDefault="00AC3180">
      <w:pPr>
        <w:pStyle w:val="CommentText"/>
      </w:pPr>
      <w:r>
        <w:rPr>
          <w:rStyle w:val="CommentReference"/>
        </w:rPr>
        <w:annotationRef/>
      </w:r>
      <w:r>
        <w:t>Ramez, I or me?</w:t>
      </w:r>
    </w:p>
  </w:comment>
  <w:comment w:id="528" w:author="Windows User" w:date="2015-10-30T08:56:00Z" w:initials="WU">
    <w:p w14:paraId="5954D4FC" w14:textId="77777777" w:rsidR="00AC3180" w:rsidRDefault="00AC3180">
      <w:pPr>
        <w:pStyle w:val="CommentText"/>
      </w:pPr>
      <w:r>
        <w:rPr>
          <w:rStyle w:val="CommentReference"/>
        </w:rPr>
        <w:annotationRef/>
      </w:r>
      <w:r>
        <w:t>Teach to offer repentance or instruct in repentance?</w:t>
      </w:r>
    </w:p>
  </w:comment>
  <w:comment w:id="529" w:author="Windows User" w:date="2015-10-30T08:56:00Z" w:initials="WU">
    <w:p w14:paraId="267BB7CB" w14:textId="77777777" w:rsidR="00AC3180" w:rsidRDefault="00AC3180">
      <w:pPr>
        <w:pStyle w:val="CommentText"/>
      </w:pPr>
      <w:r>
        <w:rPr>
          <w:rStyle w:val="CommentReference"/>
        </w:rPr>
        <w:annotationRef/>
      </w:r>
      <w:r>
        <w:t>That a sinner die would make this consistent.</w:t>
      </w:r>
    </w:p>
  </w:comment>
  <w:comment w:id="530" w:author="Windows User" w:date="2015-10-30T08:56:00Z" w:initials="WU">
    <w:p w14:paraId="73469DF7" w14:textId="77777777" w:rsidR="00AC3180" w:rsidRDefault="00AC3180">
      <w:pPr>
        <w:pStyle w:val="CommentText"/>
      </w:pPr>
      <w:r>
        <w:rPr>
          <w:rStyle w:val="CommentReference"/>
        </w:rPr>
        <w:annotationRef/>
      </w:r>
      <w:r>
        <w:t>Kind-hearted or merciful?</w:t>
      </w:r>
    </w:p>
  </w:comment>
  <w:comment w:id="531" w:author="Windows User" w:date="2015-10-30T08:56:00Z" w:initials="WU">
    <w:p w14:paraId="772707E9" w14:textId="77777777" w:rsidR="00AC3180" w:rsidRDefault="00AC3180">
      <w:pPr>
        <w:pStyle w:val="CommentText"/>
      </w:pPr>
      <w:r>
        <w:rPr>
          <w:rStyle w:val="CommentReference"/>
        </w:rPr>
        <w:annotationRef/>
      </w:r>
      <w:r>
        <w:t>Compassions or tender mercies?</w:t>
      </w:r>
    </w:p>
  </w:comment>
  <w:comment w:id="532" w:author="Windows User" w:date="2015-10-30T08:56:00Z" w:initials="WU">
    <w:p w14:paraId="2F67672A" w14:textId="77777777" w:rsidR="00AC3180" w:rsidRDefault="00AC3180">
      <w:pPr>
        <w:pStyle w:val="CommentText"/>
      </w:pPr>
      <w:r>
        <w:rPr>
          <w:rStyle w:val="CommentReference"/>
        </w:rPr>
        <w:annotationRef/>
      </w:r>
      <w:r>
        <w:t>May He or that He may</w:t>
      </w:r>
    </w:p>
  </w:comment>
  <w:comment w:id="562" w:author="Windows User" w:date="2015-10-30T08:56:00Z" w:initials="BS">
    <w:p w14:paraId="2CED70EE" w14:textId="77777777" w:rsidR="00AC3180" w:rsidRDefault="00AC3180">
      <w:pPr>
        <w:pStyle w:val="CommentText"/>
      </w:pPr>
      <w:r>
        <w:rPr>
          <w:rStyle w:val="CommentReference"/>
        </w:rPr>
        <w:annotationRef/>
      </w:r>
      <w:r>
        <w:t>very greatly is redundant...</w:t>
      </w:r>
    </w:p>
  </w:comment>
  <w:comment w:id="563" w:author="Windows User" w:date="2015-10-30T08:56:00Z" w:initials="BS">
    <w:p w14:paraId="2C12168E" w14:textId="77777777" w:rsidR="00AC3180" w:rsidRDefault="00AC3180">
      <w:pPr>
        <w:pStyle w:val="CommentText"/>
      </w:pPr>
      <w:r>
        <w:rPr>
          <w:rStyle w:val="CommentReference"/>
        </w:rPr>
        <w:annotationRef/>
      </w:r>
      <w:r>
        <w:t>above? in?</w:t>
      </w:r>
    </w:p>
  </w:comment>
  <w:comment w:id="564" w:author="Windows User" w:date="2015-10-30T08:56:00Z" w:initials="BS">
    <w:p w14:paraId="4CF812FD" w14:textId="77777777" w:rsidR="00AC3180" w:rsidRDefault="00AC3180">
      <w:pPr>
        <w:pStyle w:val="CommentText"/>
      </w:pPr>
      <w:r>
        <w:rPr>
          <w:rStyle w:val="CommentReference"/>
        </w:rPr>
        <w:annotationRef/>
      </w:r>
      <w:r>
        <w:t>dikeos is usually rended 'righteous'. Is there good cause to use 'just' here?</w:t>
      </w:r>
    </w:p>
  </w:comment>
  <w:comment w:id="565" w:author="Windows User" w:date="2015-10-30T08:56:00Z" w:initials="BS">
    <w:p w14:paraId="63FD3FBC" w14:textId="77777777" w:rsidR="00AC3180" w:rsidRDefault="00AC3180">
      <w:pPr>
        <w:pStyle w:val="CommentText"/>
      </w:pPr>
      <w:r>
        <w:rPr>
          <w:rStyle w:val="CommentReference"/>
        </w:rPr>
        <w:annotationRef/>
      </w:r>
      <w:r>
        <w:t>mediated or put into practice?</w:t>
      </w:r>
    </w:p>
  </w:comment>
  <w:comment w:id="566" w:author="Windows User" w:date="2015-10-30T08:56:00Z" w:initials="BS">
    <w:p w14:paraId="0583089C" w14:textId="77777777" w:rsidR="00AC3180" w:rsidRDefault="00AC3180">
      <w:pPr>
        <w:pStyle w:val="CommentText"/>
      </w:pPr>
      <w:r>
        <w:rPr>
          <w:rStyle w:val="CommentReference"/>
        </w:rPr>
        <w:annotationRef/>
      </w:r>
      <w:r>
        <w:t>on their lips is a common English expression that seems to have the same meaning as "in their mouths"</w:t>
      </w:r>
    </w:p>
  </w:comment>
  <w:comment w:id="567" w:author="Windows User" w:date="2015-10-30T08:56:00Z" w:initials="BS">
    <w:p w14:paraId="0EEDFF13" w14:textId="77777777" w:rsidR="00AC3180" w:rsidRDefault="00AC3180">
      <w:pPr>
        <w:pStyle w:val="CommentText"/>
      </w:pPr>
      <w:r>
        <w:rPr>
          <w:rStyle w:val="CommentReference"/>
        </w:rPr>
        <w:annotationRef/>
      </w:r>
      <w:r>
        <w:t>The tree of immortality would flow better in English.</w:t>
      </w:r>
    </w:p>
  </w:comment>
  <w:comment w:id="568" w:author="Windows User" w:date="2015-10-30T08:56:00Z" w:initials="BS">
    <w:p w14:paraId="5B5F2A6E" w14:textId="77777777" w:rsidR="00AC3180" w:rsidRDefault="00AC3180">
      <w:pPr>
        <w:pStyle w:val="CommentText"/>
      </w:pPr>
      <w:r>
        <w:rPr>
          <w:rStyle w:val="CommentReference"/>
        </w:rPr>
        <w:annotationRef/>
      </w:r>
      <w:r>
        <w:t>thoughts or senses?</w:t>
      </w:r>
    </w:p>
  </w:comment>
  <w:comment w:id="569" w:author="Windows User" w:date="2015-10-30T08:56:00Z" w:initials="BS">
    <w:p w14:paraId="6CEBB671" w14:textId="77777777" w:rsidR="00AC3180" w:rsidRDefault="00AC3180">
      <w:pPr>
        <w:pStyle w:val="CommentText"/>
      </w:pPr>
      <w:r>
        <w:rPr>
          <w:rStyle w:val="CommentReference"/>
        </w:rPr>
        <w:annotationRef/>
      </w:r>
      <w:r>
        <w:t>lay? set? cast?</w:t>
      </w:r>
    </w:p>
  </w:comment>
  <w:comment w:id="570" w:author="Windows User" w:date="2015-10-30T08:56:00Z" w:initials="BS">
    <w:p w14:paraId="29C31040" w14:textId="77777777" w:rsidR="00AC3180" w:rsidRDefault="00AC3180">
      <w:pPr>
        <w:pStyle w:val="CommentText"/>
      </w:pPr>
      <w:r>
        <w:rPr>
          <w:rStyle w:val="CommentReference"/>
        </w:rPr>
        <w:annotationRef/>
      </w:r>
      <w:r>
        <w:t>more common word... does it capture meaning well enough?</w:t>
      </w:r>
    </w:p>
  </w:comment>
  <w:comment w:id="571" w:author="Windows User" w:date="2015-10-30T08:56:00Z" w:initials="BS">
    <w:p w14:paraId="3B534330" w14:textId="77777777" w:rsidR="00AC3180" w:rsidRDefault="00AC3180">
      <w:pPr>
        <w:pStyle w:val="CommentText"/>
      </w:pPr>
      <w:r>
        <w:rPr>
          <w:rStyle w:val="CommentReference"/>
        </w:rPr>
        <w:annotationRef/>
      </w:r>
      <w:r>
        <w:t>types?</w:t>
      </w:r>
    </w:p>
  </w:comment>
  <w:comment w:id="579" w:author="Windows User" w:date="2015-10-30T08:56:00Z" w:initials="BS">
    <w:p w14:paraId="04455D69" w14:textId="77777777" w:rsidR="00AC3180" w:rsidRDefault="00AC3180">
      <w:pPr>
        <w:pStyle w:val="CommentText"/>
      </w:pPr>
      <w:r>
        <w:rPr>
          <w:rStyle w:val="CommentReference"/>
        </w:rPr>
        <w:annotationRef/>
      </w:r>
      <w:r>
        <w:t>Coptic clearly says beginning... is there anything in it about authority as the other translations have?</w:t>
      </w:r>
    </w:p>
  </w:comment>
  <w:comment w:id="580" w:author="Windows User" w:date="2015-10-30T08:56:00Z" w:initials="BS">
    <w:p w14:paraId="741D37DE" w14:textId="77777777" w:rsidR="00AC3180" w:rsidRDefault="00AC3180">
      <w:pPr>
        <w:pStyle w:val="CommentText"/>
      </w:pPr>
      <w:r>
        <w:rPr>
          <w:rStyle w:val="CommentReference"/>
        </w:rPr>
        <w:annotationRef/>
      </w:r>
      <w:r>
        <w:t>risen, or shone?</w:t>
      </w:r>
    </w:p>
  </w:comment>
  <w:comment w:id="587" w:author="Windows User" w:date="2015-10-30T08:56:00Z" w:initials="BS">
    <w:p w14:paraId="1FF53EBB" w14:textId="77777777" w:rsidR="00AC3180" w:rsidRDefault="00AC3180">
      <w:pPr>
        <w:pStyle w:val="CommentText"/>
      </w:pPr>
      <w:r>
        <w:rPr>
          <w:rStyle w:val="CommentReference"/>
        </w:rPr>
        <w:annotationRef/>
      </w:r>
      <w:r>
        <w:t>cap?</w:t>
      </w:r>
    </w:p>
  </w:comment>
  <w:comment w:id="588" w:author="Windows User" w:date="2015-10-30T08:56:00Z" w:initials="BS">
    <w:p w14:paraId="1E7441CF" w14:textId="77777777" w:rsidR="00AC3180" w:rsidRDefault="00AC3180">
      <w:pPr>
        <w:pStyle w:val="CommentText"/>
      </w:pPr>
      <w:r>
        <w:rPr>
          <w:rStyle w:val="CommentReference"/>
        </w:rPr>
        <w:annotationRef/>
      </w:r>
      <w:r>
        <w:t>save? redeem?</w:t>
      </w:r>
    </w:p>
  </w:comment>
  <w:comment w:id="592" w:author="Windows User" w:date="2015-11-02T09:17:00Z" w:initials="BS">
    <w:p w14:paraId="6D0D6CAD" w14:textId="77777777" w:rsidR="00AC3180" w:rsidRDefault="00AC3180" w:rsidP="003B4CB7">
      <w:pPr>
        <w:pStyle w:val="CommentText"/>
      </w:pPr>
      <w:r>
        <w:rPr>
          <w:rStyle w:val="CommentReference"/>
        </w:rPr>
        <w:annotationRef/>
      </w:r>
      <w:r>
        <w:t>need a policy on names formes. Greek or Hebrew? But Coptic doesn't even have Isaiah... Reordered from next vs... ok.</w:t>
      </w:r>
    </w:p>
  </w:comment>
  <w:comment w:id="593" w:author="Windows User" w:date="2015-10-30T08:56:00Z" w:initials="BS">
    <w:p w14:paraId="370F17D1" w14:textId="77777777" w:rsidR="00AC3180" w:rsidRDefault="00AC3180">
      <w:pPr>
        <w:pStyle w:val="CommentText"/>
      </w:pPr>
      <w:r>
        <w:rPr>
          <w:rStyle w:val="CommentReference"/>
        </w:rPr>
        <w:annotationRef/>
      </w:r>
      <w:r>
        <w:t>or should " be down here</w:t>
      </w:r>
    </w:p>
  </w:comment>
  <w:comment w:id="597" w:author="Windows User" w:date="2015-10-30T08:56:00Z" w:initials="BS">
    <w:p w14:paraId="59118737" w14:textId="77777777" w:rsidR="00AC3180" w:rsidRDefault="00AC3180">
      <w:pPr>
        <w:pStyle w:val="CommentText"/>
      </w:pPr>
      <w:r>
        <w:rPr>
          <w:rStyle w:val="CommentReference"/>
        </w:rPr>
        <w:annotationRef/>
      </w:r>
      <w:r>
        <w:t>was overcame or did overcome? very different...</w:t>
      </w:r>
    </w:p>
  </w:comment>
  <w:comment w:id="601" w:author="Windows User" w:date="2015-10-30T08:56:00Z" w:initials="BS">
    <w:p w14:paraId="107D1E1A" w14:textId="77777777" w:rsidR="00AC3180" w:rsidRDefault="00AC3180">
      <w:pPr>
        <w:pStyle w:val="CommentText"/>
      </w:pPr>
      <w:r>
        <w:rPr>
          <w:rStyle w:val="CommentReference"/>
        </w:rPr>
        <w:annotationRef/>
      </w:r>
      <w:r>
        <w:t>awkward, but changing to a perfect man or man perfectly destroys meaning...</w:t>
      </w:r>
    </w:p>
  </w:comment>
  <w:comment w:id="602" w:author="Windows User" w:date="2015-10-30T08:56:00Z" w:initials="BS">
    <w:p w14:paraId="2AF88C1C" w14:textId="77777777" w:rsidR="00AC3180" w:rsidRDefault="00AC3180">
      <w:pPr>
        <w:pStyle w:val="CommentText"/>
      </w:pPr>
      <w:r>
        <w:rPr>
          <w:rStyle w:val="CommentReference"/>
        </w:rPr>
        <w:annotationRef/>
      </w:r>
      <w:r>
        <w:t>L.A. is quite different fo rthis vs...</w:t>
      </w:r>
    </w:p>
  </w:comment>
  <w:comment w:id="609" w:author="Windows User" w:date="2015-10-30T08:56:00Z" w:initials="BS">
    <w:p w14:paraId="1C23DEA6" w14:textId="77777777" w:rsidR="00AC3180" w:rsidRDefault="00AC3180">
      <w:pPr>
        <w:pStyle w:val="CommentText"/>
      </w:pPr>
      <w:r>
        <w:rPr>
          <w:rStyle w:val="CommentReference"/>
        </w:rPr>
        <w:annotationRef/>
      </w:r>
      <w:r>
        <w:t>and goodwill towards men, or towards men of goodwill?</w:t>
      </w:r>
    </w:p>
  </w:comment>
  <w:comment w:id="610" w:author="Windows User" w:date="2015-10-30T08:56:00Z" w:initials="BS">
    <w:p w14:paraId="27213CEE" w14:textId="77777777" w:rsidR="00AC3180" w:rsidRDefault="00AC3180">
      <w:pPr>
        <w:pStyle w:val="CommentText"/>
      </w:pPr>
      <w:r>
        <w:rPr>
          <w:rStyle w:val="CommentReference"/>
        </w:rPr>
        <w:annotationRef/>
      </w:r>
      <w:r>
        <w:t>dividing wall?</w:t>
      </w:r>
    </w:p>
  </w:comment>
  <w:comment w:id="614" w:author="Windows User" w:date="2015-10-30T08:56:00Z" w:initials="BS">
    <w:p w14:paraId="412B39E6" w14:textId="77777777" w:rsidR="00AC3180" w:rsidRDefault="00AC3180">
      <w:pPr>
        <w:pStyle w:val="CommentText"/>
      </w:pPr>
      <w:r>
        <w:rPr>
          <w:rStyle w:val="CommentReference"/>
        </w:rPr>
        <w:annotationRef/>
      </w:r>
      <w:r>
        <w:t>what does han mean? can we say teh angels of light?</w:t>
      </w:r>
    </w:p>
  </w:comment>
  <w:comment w:id="615" w:author="Windows User" w:date="2015-10-30T08:56:00Z" w:initials="BS">
    <w:p w14:paraId="3258F250" w14:textId="77777777" w:rsidR="00AC3180" w:rsidRDefault="00AC3180">
      <w:pPr>
        <w:pStyle w:val="CommentText"/>
      </w:pPr>
      <w:r>
        <w:rPr>
          <w:rStyle w:val="CommentReference"/>
        </w:rPr>
        <w:annotationRef/>
      </w:r>
      <w:r>
        <w:t>sing hymns to be consistent with above?</w:t>
      </w:r>
    </w:p>
  </w:comment>
  <w:comment w:id="616" w:author="Windows User" w:date="2015-10-30T08:56:00Z" w:initials="BS">
    <w:p w14:paraId="1954C506" w14:textId="77777777" w:rsidR="00AC3180" w:rsidRDefault="00AC3180">
      <w:pPr>
        <w:pStyle w:val="CommentText"/>
      </w:pPr>
      <w:r>
        <w:rPr>
          <w:rStyle w:val="CommentReference"/>
        </w:rPr>
        <w:annotationRef/>
      </w:r>
      <w:r>
        <w:t>should be arose to match parallel with next vs... but makes no sense in English. Arose within Mary or shone from Mary.</w:t>
      </w:r>
    </w:p>
  </w:comment>
  <w:comment w:id="617" w:author="Windows User" w:date="2015-10-30T08:56:00Z" w:initials="BS">
    <w:p w14:paraId="6417487A" w14:textId="77777777" w:rsidR="00AC3180" w:rsidRDefault="00AC3180">
      <w:pPr>
        <w:pStyle w:val="CommentText"/>
      </w:pPr>
      <w:r>
        <w:rPr>
          <w:rStyle w:val="CommentReference"/>
        </w:rPr>
        <w:annotationRef/>
      </w:r>
      <w:r>
        <w:t>Is "je" enough justification to prepend 'saying'?</w:t>
      </w:r>
    </w:p>
  </w:comment>
  <w:comment w:id="618" w:author="Windows User" w:date="2015-10-30T08:56:00Z" w:initials="BS">
    <w:p w14:paraId="6C444D3B" w14:textId="77777777" w:rsidR="00AC3180" w:rsidRDefault="00AC3180">
      <w:pPr>
        <w:pStyle w:val="CommentText"/>
      </w:pPr>
      <w:r>
        <w:rPr>
          <w:rStyle w:val="CommentReference"/>
        </w:rPr>
        <w:annotationRef/>
      </w:r>
      <w:r>
        <w:t>abouna's doxology of prime has 'that' here I think...</w:t>
      </w:r>
    </w:p>
  </w:comment>
  <w:comment w:id="619" w:author="Windows User" w:date="2015-10-30T08:56:00Z" w:initials="BS">
    <w:p w14:paraId="1353B344" w14:textId="77777777" w:rsidR="00AC3180" w:rsidRDefault="00AC3180">
      <w:pPr>
        <w:pStyle w:val="CommentText"/>
      </w:pPr>
      <w:r>
        <w:rPr>
          <w:rStyle w:val="CommentReference"/>
        </w:rPr>
        <w:annotationRef/>
      </w:r>
      <w:r>
        <w:t>or "sining"?</w:t>
      </w:r>
    </w:p>
  </w:comment>
  <w:comment w:id="624" w:author="Windows User" w:date="2015-10-30T08:56:00Z" w:initials="BS">
    <w:p w14:paraId="0D1101A9" w14:textId="77777777" w:rsidR="00AC3180" w:rsidRDefault="00AC3180">
      <w:pPr>
        <w:pStyle w:val="CommentText"/>
      </w:pPr>
      <w:r>
        <w:rPr>
          <w:rStyle w:val="CommentReference"/>
        </w:rPr>
        <w:annotationRef/>
      </w:r>
      <w:r>
        <w:t>If continuing as one sentence from previous verse, can't repeat 'adam' here.</w:t>
      </w:r>
    </w:p>
  </w:comment>
  <w:comment w:id="625" w:author="Windows User" w:date="2015-10-30T08:56:00Z" w:initials="BS">
    <w:p w14:paraId="60796E95" w14:textId="77777777" w:rsidR="00AC3180" w:rsidRDefault="00AC3180">
      <w:pPr>
        <w:pStyle w:val="CommentText"/>
      </w:pPr>
      <w:r>
        <w:rPr>
          <w:rStyle w:val="CommentReference"/>
        </w:rPr>
        <w:annotationRef/>
      </w:r>
      <w:r>
        <w:t>any sense of authority in coptic?</w:t>
      </w:r>
    </w:p>
  </w:comment>
  <w:comment w:id="626" w:author="Windows User" w:date="2015-11-02T12:45:00Z" w:initials="BS">
    <w:p w14:paraId="2D944131" w14:textId="77777777" w:rsidR="00AC3180" w:rsidRDefault="00AC3180">
      <w:pPr>
        <w:pStyle w:val="CommentText"/>
      </w:pPr>
      <w:r>
        <w:rPr>
          <w:rStyle w:val="CommentReference"/>
        </w:rPr>
        <w:annotationRef/>
      </w:r>
      <w:r>
        <w:t>or saint mary? I prefer the holy... but we should be consistent one way or the other.</w:t>
      </w:r>
    </w:p>
  </w:comment>
  <w:comment w:id="627" w:author="Windows User" w:date="2015-10-30T08:56:00Z" w:initials="BS">
    <w:p w14:paraId="2B95C054" w14:textId="77777777" w:rsidR="00AC3180" w:rsidRDefault="00AC3180">
      <w:pPr>
        <w:pStyle w:val="CommentText"/>
      </w:pPr>
      <w:r>
        <w:rPr>
          <w:rStyle w:val="CommentReference"/>
        </w:rPr>
        <w:annotationRef/>
      </w:r>
      <w:r>
        <w:t>how to express abstract genus of woman or womanhood? race of women doesn't work in modern English, and gender of women doesn't capture it.</w:t>
      </w:r>
    </w:p>
  </w:comment>
  <w:comment w:id="636" w:author="Windows User" w:date="2015-10-30T08:56:00Z" w:initials="BS">
    <w:p w14:paraId="2B0033F4" w14:textId="77777777" w:rsidR="00AC3180" w:rsidRDefault="00AC3180">
      <w:pPr>
        <w:pStyle w:val="CommentText"/>
      </w:pPr>
      <w:r>
        <w:rPr>
          <w:rStyle w:val="CommentReference"/>
        </w:rPr>
        <w:annotationRef/>
      </w:r>
      <w:r>
        <w:t>tense is flipping so much vs to vs. Any way to make more consistent?</w:t>
      </w:r>
    </w:p>
  </w:comment>
  <w:comment w:id="637" w:author="Windows User" w:date="2015-11-02T12:41:00Z" w:initials="BS">
    <w:p w14:paraId="41D5DE86" w14:textId="77777777" w:rsidR="00AC3180" w:rsidRDefault="00AC3180">
      <w:pPr>
        <w:pStyle w:val="CommentText"/>
      </w:pPr>
      <w:r>
        <w:rPr>
          <w:rStyle w:val="CommentReference"/>
        </w:rPr>
        <w:annotationRef/>
      </w:r>
      <w:r>
        <w:t>cold frost? frosty cold? too many ands.</w:t>
      </w:r>
    </w:p>
  </w:comment>
  <w:comment w:id="638" w:author="Windows User" w:date="2015-10-30T08:56:00Z" w:initials="BS">
    <w:p w14:paraId="44C68E13" w14:textId="77777777" w:rsidR="00AC3180" w:rsidRDefault="00AC3180">
      <w:pPr>
        <w:pStyle w:val="CommentText"/>
      </w:pPr>
      <w:r>
        <w:rPr>
          <w:rStyle w:val="CommentReference"/>
        </w:rPr>
        <w:annotationRef/>
      </w:r>
      <w:r>
        <w:t>In is probably more right... I probably shouldn't have changed that...</w:t>
      </w:r>
    </w:p>
  </w:comment>
  <w:comment w:id="653" w:author="Brett Slote" w:date="2015-10-30T08:56:00Z" w:initials="BS">
    <w:p w14:paraId="10454F1D" w14:textId="77777777" w:rsidR="00AC3180" w:rsidRDefault="00AC3180">
      <w:pPr>
        <w:pStyle w:val="CommentText"/>
      </w:pPr>
      <w:r>
        <w:rPr>
          <w:rStyle w:val="CommentReference"/>
        </w:rPr>
        <w:annotationRef/>
      </w:r>
      <w:r>
        <w:t>Received or bought?</w:t>
      </w:r>
    </w:p>
  </w:comment>
  <w:comment w:id="656" w:author="Brett Slote" w:date="2015-10-30T08:56:00Z" w:initials="BS">
    <w:p w14:paraId="4DF8C7B4" w14:textId="77777777" w:rsidR="00AC3180" w:rsidRDefault="00AC3180">
      <w:pPr>
        <w:pStyle w:val="CommentText"/>
      </w:pPr>
      <w:r>
        <w:rPr>
          <w:rStyle w:val="CommentReference"/>
        </w:rPr>
        <w:annotationRef/>
      </w:r>
      <w:r>
        <w:t>Not hail to you?</w:t>
      </w:r>
    </w:p>
  </w:comment>
  <w:comment w:id="659" w:author="Brett Slote" w:date="2015-10-30T08:56:00Z" w:initials="BS">
    <w:p w14:paraId="5C1218C2" w14:textId="77777777" w:rsidR="00AC3180" w:rsidRDefault="00AC3180">
      <w:pPr>
        <w:pStyle w:val="CommentText"/>
      </w:pPr>
      <w:r>
        <w:rPr>
          <w:rStyle w:val="CommentReference"/>
        </w:rPr>
        <w:annotationRef/>
      </w:r>
      <w:r>
        <w:t>Again ‘a’ perfect man loses meaning, but as is sounds awkward.</w:t>
      </w:r>
    </w:p>
  </w:comment>
  <w:comment w:id="662" w:author="Brett Slote" w:date="2015-10-30T08:56:00Z" w:initials="BS">
    <w:p w14:paraId="3D4CB88C" w14:textId="77777777" w:rsidR="00AC3180" w:rsidRDefault="00AC3180">
      <w:pPr>
        <w:pStyle w:val="CommentText"/>
      </w:pPr>
      <w:r>
        <w:rPr>
          <w:rStyle w:val="CommentReference"/>
        </w:rPr>
        <w:annotationRef/>
      </w:r>
      <w:r>
        <w:t>Uncircumscript?</w:t>
      </w:r>
    </w:p>
  </w:comment>
  <w:comment w:id="665" w:author="Brett Slote" w:date="2015-10-30T08:56:00Z" w:initials="BS">
    <w:p w14:paraId="4350A62E" w14:textId="77777777" w:rsidR="00AC3180" w:rsidRDefault="00AC3180">
      <w:pPr>
        <w:pStyle w:val="CommentText"/>
      </w:pPr>
      <w:r>
        <w:rPr>
          <w:rStyle w:val="CommentReference"/>
        </w:rPr>
        <w:annotationRef/>
      </w:r>
      <w:r>
        <w:t>Orthodox?</w:t>
      </w:r>
    </w:p>
  </w:comment>
  <w:comment w:id="666" w:author="Brett Slote" w:date="2015-10-30T08:56:00Z" w:initials="BS">
    <w:p w14:paraId="08040BF4" w14:textId="77777777" w:rsidR="00AC3180" w:rsidRDefault="00AC3180">
      <w:pPr>
        <w:pStyle w:val="CommentText"/>
      </w:pPr>
      <w:r>
        <w:rPr>
          <w:rStyle w:val="CommentReference"/>
        </w:rPr>
        <w:annotationRef/>
      </w:r>
      <w:r>
        <w:t>Faith?</w:t>
      </w:r>
    </w:p>
  </w:comment>
  <w:comment w:id="669" w:author="Brett Slote" w:date="2015-10-30T08:56:00Z" w:initials="BS">
    <w:p w14:paraId="1E4B4FEE" w14:textId="77777777" w:rsidR="00AC3180" w:rsidRDefault="00AC3180">
      <w:pPr>
        <w:pStyle w:val="CommentText"/>
      </w:pPr>
      <w:r>
        <w:rPr>
          <w:rStyle w:val="CommentReference"/>
        </w:rPr>
        <w:annotationRef/>
      </w:r>
      <w:r>
        <w:t>Need a consistent policy</w:t>
      </w:r>
    </w:p>
  </w:comment>
  <w:comment w:id="673" w:author="Brett Slote" w:date="2015-10-30T08:56:00Z" w:initials="BS">
    <w:p w14:paraId="4A463175" w14:textId="77777777" w:rsidR="00AC3180" w:rsidRDefault="00AC3180">
      <w:pPr>
        <w:pStyle w:val="CommentText"/>
      </w:pPr>
      <w:r>
        <w:rPr>
          <w:rStyle w:val="CommentReference"/>
        </w:rPr>
        <w:annotationRef/>
      </w:r>
      <w:r>
        <w:t>Ramez, He or Him?</w:t>
      </w:r>
    </w:p>
  </w:comment>
  <w:comment w:id="674" w:author="Brett Slote" w:date="2015-10-30T08:56:00Z" w:initials="BS">
    <w:p w14:paraId="01E420BC" w14:textId="77777777" w:rsidR="00AC3180" w:rsidRDefault="00AC3180">
      <w:pPr>
        <w:pStyle w:val="CommentText"/>
      </w:pPr>
      <w:r>
        <w:rPr>
          <w:rStyle w:val="CommentReference"/>
        </w:rPr>
        <w:annotationRef/>
      </w:r>
      <w:r>
        <w:t>On? By?</w:t>
      </w:r>
    </w:p>
  </w:comment>
  <w:comment w:id="675" w:author="Windows User" w:date="2015-11-21T13:15:00Z" w:initials="WU">
    <w:p w14:paraId="4BEB75B4" w14:textId="201EED17" w:rsidR="00AC3180" w:rsidRDefault="00AC3180">
      <w:pPr>
        <w:pStyle w:val="CommentText"/>
      </w:pPr>
      <w:r>
        <w:rPr>
          <w:rStyle w:val="CommentReference"/>
        </w:rPr>
        <w:annotationRef/>
      </w:r>
      <w:r>
        <w:t>check</w:t>
      </w:r>
    </w:p>
  </w:comment>
  <w:comment w:id="680" w:author="Windows User" w:date="2015-10-30T08:56:00Z" w:initials="BS">
    <w:p w14:paraId="27C88DDC" w14:textId="77777777" w:rsidR="00AC3180" w:rsidRDefault="00AC3180">
      <w:pPr>
        <w:pStyle w:val="CommentText"/>
      </w:pPr>
      <w:r>
        <w:rPr>
          <w:rStyle w:val="CommentReference"/>
        </w:rPr>
        <w:annotationRef/>
      </w:r>
      <w:r>
        <w:t>Are the breaths referring to the inspiration of scripture, as the other translations have, or the breath of creation cf gn 1?</w:t>
      </w:r>
    </w:p>
  </w:comment>
  <w:comment w:id="681" w:author="Windows User" w:date="2015-10-30T08:56:00Z" w:initials="BS">
    <w:p w14:paraId="53F7084A" w14:textId="77777777" w:rsidR="00AC3180" w:rsidRDefault="00AC3180">
      <w:pPr>
        <w:pStyle w:val="CommentText"/>
      </w:pPr>
      <w:r>
        <w:rPr>
          <w:rStyle w:val="CommentReference"/>
        </w:rPr>
        <w:annotationRef/>
      </w:r>
      <w:r>
        <w:t>When we love the Name of our Lord Jesus Christ, the Name of Salvation...</w:t>
      </w:r>
    </w:p>
  </w:comment>
  <w:comment w:id="682" w:author="Windows User" w:date="2015-10-30T08:56:00Z" w:initials="BS">
    <w:p w14:paraId="4705E7C8" w14:textId="77777777" w:rsidR="00AC3180" w:rsidRDefault="00AC3180">
      <w:pPr>
        <w:pStyle w:val="CommentText"/>
      </w:pPr>
      <w:r>
        <w:rPr>
          <w:rStyle w:val="CommentReference"/>
        </w:rPr>
        <w:annotationRef/>
      </w:r>
      <w:r>
        <w:t>adjective? severe?</w:t>
      </w:r>
    </w:p>
  </w:comment>
  <w:comment w:id="689" w:author="Windows User" w:date="2015-11-21T13:15:00Z" w:initials="WU">
    <w:p w14:paraId="5D7A5708" w14:textId="27F5BDCC" w:rsidR="00AC3180" w:rsidRDefault="00AC3180">
      <w:pPr>
        <w:pStyle w:val="CommentText"/>
      </w:pPr>
      <w:r>
        <w:rPr>
          <w:rStyle w:val="CommentReference"/>
        </w:rPr>
        <w:annotationRef/>
      </w:r>
      <w:r>
        <w:t>check</w:t>
      </w:r>
    </w:p>
  </w:comment>
  <w:comment w:id="691" w:author="Windows User" w:date="2015-10-30T08:56:00Z" w:initials="BS">
    <w:p w14:paraId="4899C8E2" w14:textId="77777777" w:rsidR="00AC3180" w:rsidRDefault="00AC3180">
      <w:pPr>
        <w:pStyle w:val="CommentText"/>
      </w:pPr>
      <w:r>
        <w:rPr>
          <w:rStyle w:val="CommentReference"/>
        </w:rPr>
        <w:annotationRef/>
      </w:r>
      <w:r>
        <w:t>too literal?</w:t>
      </w:r>
    </w:p>
  </w:comment>
  <w:comment w:id="694" w:author="Windows User" w:date="2015-10-30T08:56:00Z" w:initials="BS">
    <w:p w14:paraId="4EBC6F27" w14:textId="77777777" w:rsidR="00AC3180" w:rsidRDefault="00AC3180">
      <w:pPr>
        <w:pStyle w:val="CommentText"/>
      </w:pPr>
      <w:r>
        <w:rPr>
          <w:rStyle w:val="CommentReference"/>
        </w:rPr>
        <w:annotationRef/>
      </w:r>
      <w:r>
        <w:t>awkward</w:t>
      </w:r>
    </w:p>
  </w:comment>
  <w:comment w:id="695" w:author="Windows User" w:date="2015-10-30T08:56:00Z" w:initials="BS">
    <w:p w14:paraId="2E00F7F9" w14:textId="77777777" w:rsidR="00AC3180" w:rsidRDefault="00AC3180">
      <w:pPr>
        <w:pStyle w:val="CommentText"/>
      </w:pPr>
      <w:r>
        <w:rPr>
          <w:rStyle w:val="CommentReference"/>
        </w:rPr>
        <w:annotationRef/>
      </w:r>
      <w:r>
        <w:t>sits, less literal, but more clear?</w:t>
      </w:r>
    </w:p>
  </w:comment>
  <w:comment w:id="696" w:author="Windows User" w:date="2015-10-30T08:56:00Z" w:initials="BS">
    <w:p w14:paraId="7635C5E6" w14:textId="77777777" w:rsidR="00AC3180" w:rsidRDefault="00AC3180">
      <w:pPr>
        <w:pStyle w:val="CommentText"/>
      </w:pPr>
      <w:r>
        <w:rPr>
          <w:rStyle w:val="CommentReference"/>
        </w:rPr>
        <w:annotationRef/>
      </w:r>
      <w:r>
        <w:t>awkward</w:t>
      </w:r>
    </w:p>
  </w:comment>
  <w:comment w:id="698" w:author="Windows User" w:date="2015-10-30T08:56:00Z" w:initials="BS">
    <w:p w14:paraId="07F5FC79" w14:textId="77777777" w:rsidR="00AC3180" w:rsidRDefault="00AC3180">
      <w:pPr>
        <w:pStyle w:val="CommentText"/>
      </w:pPr>
      <w:r>
        <w:rPr>
          <w:rStyle w:val="CommentReference"/>
        </w:rPr>
        <w:annotationRef/>
      </w:r>
      <w:r>
        <w:t>terribly awkward</w:t>
      </w:r>
    </w:p>
  </w:comment>
  <w:comment w:id="699" w:author="Windows User" w:date="2015-11-21T13:16:00Z" w:initials="WU">
    <w:p w14:paraId="197F0F42" w14:textId="5078F6FA" w:rsidR="00AC3180" w:rsidRDefault="00AC3180">
      <w:pPr>
        <w:pStyle w:val="CommentText"/>
      </w:pPr>
      <w:r>
        <w:rPr>
          <w:rStyle w:val="CommentReference"/>
        </w:rPr>
        <w:annotationRef/>
      </w:r>
      <w:r>
        <w:t>check</w:t>
      </w:r>
    </w:p>
  </w:comment>
  <w:comment w:id="700" w:author="Windows User" w:date="2015-11-21T13:16:00Z" w:initials="WU">
    <w:p w14:paraId="4BA7ACF0" w14:textId="3D32F115" w:rsidR="00AC3180" w:rsidRDefault="00AC3180">
      <w:pPr>
        <w:pStyle w:val="CommentText"/>
      </w:pPr>
      <w:r>
        <w:rPr>
          <w:rStyle w:val="CommentReference"/>
        </w:rPr>
        <w:annotationRef/>
      </w:r>
      <w:r>
        <w:t>check</w:t>
      </w:r>
    </w:p>
  </w:comment>
  <w:comment w:id="701" w:author="Windows User" w:date="2015-11-21T13:16:00Z" w:initials="WU">
    <w:p w14:paraId="6657783C" w14:textId="2A8AC09D" w:rsidR="00AC3180" w:rsidRDefault="00AC3180">
      <w:pPr>
        <w:pStyle w:val="CommentText"/>
      </w:pPr>
      <w:r>
        <w:rPr>
          <w:rStyle w:val="CommentReference"/>
        </w:rPr>
        <w:annotationRef/>
      </w:r>
      <w:r>
        <w:t>check</w:t>
      </w:r>
    </w:p>
  </w:comment>
  <w:comment w:id="702" w:author="Windows User" w:date="2015-11-21T13:16:00Z" w:initials="WU">
    <w:p w14:paraId="280C2333" w14:textId="7D468F5B" w:rsidR="00AC3180" w:rsidRDefault="00AC3180">
      <w:pPr>
        <w:pStyle w:val="CommentText"/>
      </w:pPr>
      <w:r>
        <w:rPr>
          <w:rStyle w:val="CommentReference"/>
        </w:rPr>
        <w:annotationRef/>
      </w:r>
      <w:r>
        <w:t>check</w:t>
      </w:r>
    </w:p>
  </w:comment>
  <w:comment w:id="704" w:author="Windows User" w:date="2015-10-30T08:56:00Z" w:initials="BS">
    <w:p w14:paraId="02E36170" w14:textId="77777777" w:rsidR="00AC3180" w:rsidRDefault="00AC3180">
      <w:pPr>
        <w:pStyle w:val="CommentText"/>
      </w:pPr>
      <w:r>
        <w:rPr>
          <w:rStyle w:val="CommentReference"/>
        </w:rPr>
        <w:annotationRef/>
      </w:r>
      <w:r>
        <w:t>sat?</w:t>
      </w:r>
    </w:p>
  </w:comment>
  <w:comment w:id="705" w:author="Windows User" w:date="2015-11-21T13:17:00Z" w:initials="WU">
    <w:p w14:paraId="16F69644" w14:textId="555FDE59" w:rsidR="00AC3180" w:rsidRDefault="00AC3180">
      <w:pPr>
        <w:pStyle w:val="CommentText"/>
      </w:pPr>
      <w:r>
        <w:rPr>
          <w:rStyle w:val="CommentReference"/>
        </w:rPr>
        <w:annotationRef/>
      </w:r>
      <w:r>
        <w:t>check</w:t>
      </w:r>
    </w:p>
  </w:comment>
  <w:comment w:id="706" w:author="Windows User" w:date="2015-11-21T13:17:00Z" w:initials="WU">
    <w:p w14:paraId="59E1ECCC" w14:textId="61291C66" w:rsidR="00AC3180" w:rsidRDefault="00AC3180">
      <w:pPr>
        <w:pStyle w:val="CommentText"/>
      </w:pPr>
      <w:r>
        <w:rPr>
          <w:rStyle w:val="CommentReference"/>
        </w:rPr>
        <w:annotationRef/>
      </w:r>
      <w:r>
        <w:t>check</w:t>
      </w:r>
    </w:p>
  </w:comment>
  <w:comment w:id="709" w:author="Windows User" w:date="2015-10-30T08:56:00Z" w:initials="BS">
    <w:p w14:paraId="681DB0FE" w14:textId="77777777" w:rsidR="00AC3180" w:rsidRDefault="00AC3180">
      <w:pPr>
        <w:pStyle w:val="CommentText"/>
      </w:pPr>
      <w:r>
        <w:rPr>
          <w:rStyle w:val="CommentReference"/>
        </w:rPr>
        <w:annotationRef/>
      </w:r>
      <w:r>
        <w:t>entered and come forth, or entered through it?</w:t>
      </w:r>
    </w:p>
  </w:comment>
  <w:comment w:id="710" w:author="Windows User" w:date="2015-10-30T08:56:00Z" w:initials="BS">
    <w:p w14:paraId="561C0007" w14:textId="77777777" w:rsidR="00AC3180" w:rsidRDefault="00AC3180">
      <w:pPr>
        <w:pStyle w:val="CommentText"/>
      </w:pPr>
      <w:r>
        <w:rPr>
          <w:rStyle w:val="CommentReference"/>
        </w:rPr>
        <w:annotationRef/>
      </w:r>
      <w:r>
        <w:t>appearing?</w:t>
      </w:r>
    </w:p>
  </w:comment>
  <w:comment w:id="711" w:author="Windows User" w:date="2015-10-30T08:56:00Z" w:initials="BS">
    <w:p w14:paraId="0B39F1C6" w14:textId="77777777" w:rsidR="00AC3180" w:rsidRDefault="00AC3180">
      <w:pPr>
        <w:pStyle w:val="CommentText"/>
      </w:pPr>
      <w:r>
        <w:rPr>
          <w:rStyle w:val="CommentReference"/>
        </w:rPr>
        <w:annotationRef/>
      </w:r>
      <w:r>
        <w:t>He</w:t>
      </w:r>
    </w:p>
  </w:comment>
  <w:comment w:id="716" w:author="Windows User" w:date="2015-10-30T08:56:00Z" w:initials="BS">
    <w:p w14:paraId="48FCFB9E" w14:textId="77777777" w:rsidR="00AC3180" w:rsidRDefault="00AC3180">
      <w:pPr>
        <w:pStyle w:val="CommentText"/>
      </w:pPr>
      <w:r>
        <w:rPr>
          <w:rStyle w:val="CommentReference"/>
        </w:rPr>
        <w:annotationRef/>
      </w:r>
      <w:r>
        <w:t>I feel like upon sounds better here and below</w:t>
      </w:r>
    </w:p>
  </w:comment>
  <w:comment w:id="717" w:author="Windows User" w:date="2015-10-30T08:56:00Z" w:initials="BS">
    <w:p w14:paraId="2C4DA934" w14:textId="77777777" w:rsidR="00AC3180" w:rsidRDefault="00AC3180">
      <w:pPr>
        <w:pStyle w:val="CommentText"/>
      </w:pPr>
      <w:r>
        <w:rPr>
          <w:rStyle w:val="CommentReference"/>
        </w:rPr>
        <w:annotationRef/>
      </w:r>
      <w:r>
        <w:t>For forty days</w:t>
      </w:r>
    </w:p>
  </w:comment>
  <w:comment w:id="718" w:author="Windows User" w:date="2015-10-30T08:56:00Z" w:initials="BS">
    <w:p w14:paraId="3A60EA56" w14:textId="77777777" w:rsidR="00AC3180" w:rsidRDefault="00AC3180">
      <w:pPr>
        <w:pStyle w:val="CommentText"/>
      </w:pPr>
      <w:r>
        <w:rPr>
          <w:rStyle w:val="CommentReference"/>
        </w:rPr>
        <w:annotationRef/>
      </w:r>
      <w:r>
        <w:t>awkward. Crush under our feet or crush within us? Even if feet not literally there, needed to complete the implied thought in english.</w:t>
      </w:r>
    </w:p>
  </w:comment>
  <w:comment w:id="724" w:author="Windows User" w:date="2015-10-30T08:56:00Z" w:initials="BS">
    <w:p w14:paraId="330AB2CB" w14:textId="77777777" w:rsidR="00AC3180" w:rsidRDefault="00AC3180">
      <w:pPr>
        <w:pStyle w:val="CommentText"/>
      </w:pPr>
      <w:r>
        <w:rPr>
          <w:rStyle w:val="CommentReference"/>
        </w:rPr>
        <w:annotationRef/>
      </w:r>
      <w:r>
        <w:t>a? I know virgin doesn't sound right. Nor virginal. But a virgin seems to cheapen the thought...</w:t>
      </w:r>
    </w:p>
  </w:comment>
  <w:comment w:id="726" w:author="Windows User" w:date="2015-10-30T08:56:00Z" w:initials="BS">
    <w:p w14:paraId="3C79EF83" w14:textId="77777777" w:rsidR="00AC3180" w:rsidRDefault="00AC3180">
      <w:pPr>
        <w:pStyle w:val="CommentText"/>
      </w:pPr>
      <w:r>
        <w:rPr>
          <w:rStyle w:val="CommentReference"/>
        </w:rPr>
        <w:annotationRef/>
      </w:r>
      <w:r>
        <w:t>annulled has connotation from catholicism of never having been. I like abolished better. Sounds more poetic like too.</w:t>
      </w:r>
    </w:p>
  </w:comment>
  <w:comment w:id="729" w:author="Windows User" w:date="2015-10-30T08:56:00Z" w:initials="BS">
    <w:p w14:paraId="2CE63F4B" w14:textId="77777777" w:rsidR="00AC3180" w:rsidRDefault="00AC3180">
      <w:pPr>
        <w:pStyle w:val="CommentText"/>
      </w:pPr>
      <w:r>
        <w:rPr>
          <w:rStyle w:val="CommentReference"/>
        </w:rPr>
        <w:annotationRef/>
      </w:r>
      <w:r>
        <w:t>yes, it is a continuous thought. But this and next are complete sentences in themselves.</w:t>
      </w:r>
    </w:p>
  </w:comment>
  <w:comment w:id="730" w:author="Windows User" w:date="2015-10-30T08:56:00Z" w:initials="BS">
    <w:p w14:paraId="1816FDC2" w14:textId="77777777" w:rsidR="00AC3180" w:rsidRDefault="00AC3180">
      <w:pPr>
        <w:pStyle w:val="CommentText"/>
      </w:pPr>
      <w:r>
        <w:rPr>
          <w:rStyle w:val="CommentReference"/>
        </w:rPr>
        <w:annotationRef/>
      </w:r>
      <w:r>
        <w:t>revealed almost makes sense here... but not with the next line having "said"</w:t>
      </w:r>
    </w:p>
  </w:comment>
  <w:comment w:id="731" w:author="Windows User" w:date="2015-10-30T08:56:00Z" w:initials="BS">
    <w:p w14:paraId="4511C954" w14:textId="77777777" w:rsidR="00AC3180" w:rsidRDefault="00AC3180">
      <w:pPr>
        <w:pStyle w:val="CommentText"/>
      </w:pPr>
      <w:r>
        <w:rPr>
          <w:rStyle w:val="CommentReference"/>
        </w:rPr>
        <w:annotationRef/>
      </w:r>
      <w:r>
        <w:t>repeat quotes or contiguious?</w:t>
      </w:r>
    </w:p>
  </w:comment>
  <w:comment w:id="732" w:author="Windows User" w:date="2015-10-30T08:56:00Z" w:initials="BS">
    <w:p w14:paraId="56656ACA" w14:textId="77777777" w:rsidR="00AC3180" w:rsidRDefault="00AC3180">
      <w:pPr>
        <w:pStyle w:val="CommentText"/>
      </w:pPr>
      <w:r>
        <w:rPr>
          <w:rStyle w:val="CommentReference"/>
        </w:rPr>
        <w:annotationRef/>
      </w:r>
      <w:r>
        <w:t>in strength?</w:t>
      </w:r>
    </w:p>
  </w:comment>
  <w:comment w:id="733" w:author="Windows User" w:date="2015-10-30T08:56:00Z" w:initials="BS">
    <w:p w14:paraId="0BBEA7F8" w14:textId="77777777" w:rsidR="00AC3180" w:rsidRDefault="00AC3180">
      <w:pPr>
        <w:pStyle w:val="CommentText"/>
      </w:pPr>
      <w:r>
        <w:rPr>
          <w:rStyle w:val="CommentReference"/>
        </w:rPr>
        <w:annotationRef/>
      </w:r>
      <w:r>
        <w:t>in the tune it just sounds more emphatic dropping the "both"</w:t>
      </w:r>
    </w:p>
  </w:comment>
  <w:comment w:id="735" w:author="Windows User" w:date="2015-10-30T08:56:00Z" w:initials="BS">
    <w:p w14:paraId="2C3E8DBE" w14:textId="77777777" w:rsidR="00AC3180" w:rsidRDefault="00AC3180">
      <w:pPr>
        <w:pStyle w:val="CommentText"/>
      </w:pPr>
      <w:r>
        <w:rPr>
          <w:rStyle w:val="CommentReference"/>
        </w:rPr>
        <w:annotationRef/>
      </w:r>
      <w:r>
        <w:t>theotokos, not mav em ef Nooti</w:t>
      </w:r>
    </w:p>
  </w:comment>
  <w:comment w:id="736" w:author="Windows User" w:date="2015-10-30T08:56:00Z" w:initials="BS">
    <w:p w14:paraId="76D071C9" w14:textId="77777777" w:rsidR="00AC3180" w:rsidRDefault="00AC3180">
      <w:pPr>
        <w:pStyle w:val="CommentText"/>
      </w:pPr>
      <w:r>
        <w:rPr>
          <w:rStyle w:val="CommentReference"/>
        </w:rPr>
        <w:annotationRef/>
      </w:r>
      <w:r>
        <w:t>in?</w:t>
      </w:r>
    </w:p>
  </w:comment>
  <w:comment w:id="738" w:author="Windows User" w:date="2015-10-30T08:56:00Z" w:initials="BS">
    <w:p w14:paraId="35AA1BF7" w14:textId="77777777" w:rsidR="00AC3180" w:rsidRDefault="00AC3180">
      <w:pPr>
        <w:pStyle w:val="CommentText"/>
      </w:pPr>
      <w:r>
        <w:rPr>
          <w:rStyle w:val="CommentReference"/>
        </w:rPr>
        <w:annotationRef/>
      </w:r>
      <w:r>
        <w:t>it's literally "And" but that leaves too much grammatical ambiguity that tends towards nonsensical parsing.</w:t>
      </w:r>
    </w:p>
  </w:comment>
  <w:comment w:id="739" w:author="Windows User" w:date="2015-10-30T08:56:00Z" w:initials="BS">
    <w:p w14:paraId="59FF9497" w14:textId="77777777" w:rsidR="00AC3180" w:rsidRDefault="00AC3180">
      <w:pPr>
        <w:pStyle w:val="CommentText"/>
      </w:pPr>
      <w:r>
        <w:rPr>
          <w:rStyle w:val="CommentReference"/>
        </w:rPr>
        <w:annotationRef/>
      </w:r>
      <w:r>
        <w:t>tense?</w:t>
      </w:r>
    </w:p>
  </w:comment>
  <w:comment w:id="741" w:author="Windows User" w:date="2015-10-30T08:56:00Z" w:initials="BS">
    <w:p w14:paraId="3CF45818" w14:textId="77777777" w:rsidR="00AC3180" w:rsidRDefault="00AC3180">
      <w:pPr>
        <w:pStyle w:val="CommentText"/>
      </w:pPr>
      <w:r>
        <w:rPr>
          <w:rStyle w:val="CommentReference"/>
        </w:rPr>
        <w:annotationRef/>
      </w:r>
      <w:r>
        <w:t>too far for a pronoun</w:t>
      </w:r>
    </w:p>
  </w:comment>
  <w:comment w:id="742" w:author="Windows User" w:date="2015-10-30T08:56:00Z" w:initials="BS">
    <w:p w14:paraId="04E47880" w14:textId="77777777" w:rsidR="00AC3180" w:rsidRDefault="00AC3180">
      <w:pPr>
        <w:pStyle w:val="CommentText"/>
      </w:pPr>
      <w:r>
        <w:rPr>
          <w:rStyle w:val="CommentReference"/>
        </w:rPr>
        <w:annotationRef/>
      </w:r>
      <w:r>
        <w:t>deemed or made?</w:t>
      </w:r>
    </w:p>
  </w:comment>
  <w:comment w:id="744" w:author="Windows User" w:date="2015-10-30T08:56:00Z" w:initials="BS">
    <w:p w14:paraId="4BEF6991" w14:textId="77777777" w:rsidR="00AC3180" w:rsidRDefault="00AC3180">
      <w:pPr>
        <w:pStyle w:val="CommentText"/>
      </w:pPr>
      <w:r>
        <w:rPr>
          <w:rStyle w:val="CommentReference"/>
        </w:rPr>
        <w:annotationRef/>
      </w:r>
      <w:r>
        <w:t>coptic is heavens of heavens, but we usually say heaven of heavens.</w:t>
      </w:r>
    </w:p>
  </w:comment>
  <w:comment w:id="746" w:author="Windows User" w:date="2015-10-30T08:56:00Z" w:initials="BS">
    <w:p w14:paraId="3AB1B9D1" w14:textId="77777777" w:rsidR="00AC3180" w:rsidRDefault="00AC3180">
      <w:pPr>
        <w:pStyle w:val="CommentText"/>
      </w:pPr>
      <w:r>
        <w:rPr>
          <w:rStyle w:val="CommentReference"/>
        </w:rPr>
        <w:annotationRef/>
      </w:r>
      <w:r>
        <w:t>rises or shines?</w:t>
      </w:r>
    </w:p>
  </w:comment>
  <w:comment w:id="749" w:author="Windows User" w:date="2015-10-30T08:56:00Z" w:initials="BS">
    <w:p w14:paraId="4F324E1B" w14:textId="77777777" w:rsidR="00AC3180" w:rsidRDefault="00AC3180">
      <w:pPr>
        <w:pStyle w:val="CommentText"/>
      </w:pPr>
      <w:r>
        <w:rPr>
          <w:rStyle w:val="CommentReference"/>
        </w:rPr>
        <w:annotationRef/>
      </w:r>
      <w:r>
        <w:t>destroyed or damaged?</w:t>
      </w:r>
    </w:p>
  </w:comment>
  <w:comment w:id="754" w:author="Windows User" w:date="2015-10-30T08:56:00Z" w:initials="BS">
    <w:p w14:paraId="79923BFC" w14:textId="77777777" w:rsidR="00AC3180" w:rsidRDefault="00AC3180">
      <w:pPr>
        <w:pStyle w:val="CommentText"/>
      </w:pPr>
      <w:r>
        <w:rPr>
          <w:rStyle w:val="CommentReference"/>
        </w:rPr>
        <w:annotationRef/>
      </w:r>
      <w:r>
        <w:t>servant, or slave?</w:t>
      </w:r>
    </w:p>
  </w:comment>
  <w:comment w:id="755" w:author="Windows User" w:date="2015-10-30T08:56:00Z" w:initials="BS">
    <w:p w14:paraId="7A143CF0" w14:textId="77777777" w:rsidR="00AC3180" w:rsidRDefault="00AC3180">
      <w:pPr>
        <w:pStyle w:val="CommentText"/>
      </w:pPr>
      <w:r>
        <w:rPr>
          <w:rStyle w:val="CommentReference"/>
        </w:rPr>
        <w:annotationRef/>
      </w:r>
      <w:r>
        <w:t>Feels way too literal</w:t>
      </w:r>
    </w:p>
  </w:comment>
  <w:comment w:id="756" w:author="Windows User" w:date="2015-11-21T13:18:00Z" w:initials="WU">
    <w:p w14:paraId="013367B3" w14:textId="1342797D" w:rsidR="00AC3180" w:rsidRDefault="00AC3180">
      <w:pPr>
        <w:pStyle w:val="CommentText"/>
      </w:pPr>
      <w:r>
        <w:rPr>
          <w:rStyle w:val="CommentReference"/>
        </w:rPr>
        <w:annotationRef/>
      </w:r>
      <w:r>
        <w:t>check</w:t>
      </w:r>
    </w:p>
  </w:comment>
  <w:comment w:id="762" w:author="Windows User" w:date="2015-10-30T08:56:00Z" w:initials="BS">
    <w:p w14:paraId="7572AFE8" w14:textId="77777777" w:rsidR="00AC3180" w:rsidRDefault="00AC3180">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4" w:author="Windows User" w:date="2015-10-30T08:56:00Z" w:initials="BS">
    <w:p w14:paraId="4BD346B3" w14:textId="77777777" w:rsidR="00AC3180" w:rsidRDefault="00AC3180">
      <w:pPr>
        <w:pStyle w:val="CommentText"/>
      </w:pPr>
      <w:r>
        <w:rPr>
          <w:rStyle w:val="CommentReference"/>
        </w:rPr>
        <w:annotationRef/>
      </w:r>
      <w:r>
        <w:t>was incarnate or took flesh? Need a decision for this common phrase.</w:t>
      </w:r>
    </w:p>
  </w:comment>
  <w:comment w:id="766" w:author="Windows User" w:date="2015-10-30T08:56:00Z" w:initials="BS">
    <w:p w14:paraId="034C1EC4" w14:textId="77777777" w:rsidR="00AC3180" w:rsidRDefault="00AC3180">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1" w:author="Windows User" w:date="2015-10-30T08:56:00Z" w:initials="BS">
    <w:p w14:paraId="1A450199" w14:textId="77777777" w:rsidR="00AC3180" w:rsidRDefault="00AC3180">
      <w:pPr>
        <w:pStyle w:val="CommentText"/>
      </w:pPr>
      <w:r>
        <w:rPr>
          <w:rStyle w:val="CommentReference"/>
        </w:rPr>
        <w:annotationRef/>
      </w:r>
      <w:r>
        <w:t>Altar/The place where the Sacrifice is offered, is clearly not right. But Temple? Or Holy of Holies?</w:t>
      </w:r>
    </w:p>
  </w:comment>
  <w:comment w:id="774" w:author="Windows User" w:date="2015-10-30T08:56:00Z" w:initials="BS">
    <w:p w14:paraId="645B0D7E" w14:textId="77777777" w:rsidR="00AC3180" w:rsidRDefault="00AC3180">
      <w:pPr>
        <w:pStyle w:val="CommentText"/>
      </w:pPr>
      <w:r>
        <w:rPr>
          <w:rStyle w:val="CommentReference"/>
        </w:rPr>
        <w:annotationRef/>
      </w:r>
      <w:r>
        <w:t>I think infinite captures the meaning of uncircumscript in a more approachable way.</w:t>
      </w:r>
    </w:p>
  </w:comment>
  <w:comment w:id="775" w:author="Windows User" w:date="2015-10-30T08:56:00Z" w:initials="BS">
    <w:p w14:paraId="1421937C" w14:textId="77777777" w:rsidR="00AC3180" w:rsidRDefault="00AC3180">
      <w:pPr>
        <w:pStyle w:val="CommentText"/>
      </w:pPr>
      <w:r>
        <w:rPr>
          <w:rStyle w:val="CommentReference"/>
        </w:rPr>
        <w:annotationRef/>
      </w:r>
      <w:r>
        <w:t>net or hook?</w:t>
      </w:r>
    </w:p>
  </w:comment>
  <w:comment w:id="776" w:author="Windows User" w:date="2015-10-30T08:56:00Z" w:initials="BS">
    <w:p w14:paraId="6723C76C" w14:textId="77777777" w:rsidR="00AC3180" w:rsidRDefault="00AC3180">
      <w:pPr>
        <w:pStyle w:val="CommentText"/>
      </w:pPr>
      <w:r>
        <w:rPr>
          <w:rStyle w:val="CommentReference"/>
        </w:rPr>
        <w:annotationRef/>
      </w:r>
      <w:r>
        <w:t>Instructing them in the worship?</w:t>
      </w:r>
    </w:p>
  </w:comment>
  <w:comment w:id="777" w:author="Windows User" w:date="2015-10-30T08:56:00Z" w:initials="BS">
    <w:p w14:paraId="62A67018" w14:textId="77777777" w:rsidR="00AC3180" w:rsidRDefault="00AC3180">
      <w:pPr>
        <w:pStyle w:val="CommentText"/>
      </w:pPr>
      <w:r>
        <w:rPr>
          <w:rStyle w:val="CommentReference"/>
        </w:rPr>
        <w:annotationRef/>
      </w:r>
      <w:r>
        <w:t>what does this mean?</w:t>
      </w:r>
    </w:p>
  </w:comment>
  <w:comment w:id="778" w:author="Windows User" w:date="2015-10-30T08:56:00Z" w:initials="BS">
    <w:p w14:paraId="26273E35" w14:textId="77777777" w:rsidR="00AC3180" w:rsidRDefault="00AC3180">
      <w:pPr>
        <w:pStyle w:val="CommentText"/>
      </w:pPr>
      <w:r>
        <w:rPr>
          <w:rStyle w:val="CommentReference"/>
        </w:rPr>
        <w:annotationRef/>
      </w:r>
      <w:r>
        <w:t>Path? Or Way? i.e. Christ?</w:t>
      </w:r>
    </w:p>
  </w:comment>
  <w:comment w:id="779" w:author="Windows User" w:date="2015-10-30T08:56:00Z" w:initials="BS">
    <w:p w14:paraId="4A8A49E6" w14:textId="77777777" w:rsidR="00AC3180" w:rsidRDefault="00AC3180">
      <w:pPr>
        <w:pStyle w:val="CommentText"/>
      </w:pPr>
      <w:r>
        <w:rPr>
          <w:rStyle w:val="CommentReference"/>
        </w:rPr>
        <w:annotationRef/>
      </w:r>
      <w:r>
        <w:t>forward to? Or towards?</w:t>
      </w:r>
    </w:p>
  </w:comment>
  <w:comment w:id="780" w:author="Windows User" w:date="2015-10-30T08:56:00Z" w:initials="BS">
    <w:p w14:paraId="3641E3CF" w14:textId="77777777" w:rsidR="00AC3180" w:rsidRDefault="00AC3180">
      <w:pPr>
        <w:pStyle w:val="CommentText"/>
      </w:pPr>
      <w:r>
        <w:rPr>
          <w:rStyle w:val="CommentReference"/>
        </w:rPr>
        <w:annotationRef/>
      </w:r>
      <w:r>
        <w:t>gladness</w:t>
      </w:r>
    </w:p>
  </w:comment>
  <w:comment w:id="785" w:author="Windows User" w:date="2015-10-30T08:56:00Z" w:initials="BS">
    <w:p w14:paraId="18CD3B37" w14:textId="77777777" w:rsidR="00AC3180" w:rsidRDefault="00AC3180">
      <w:pPr>
        <w:pStyle w:val="CommentText"/>
      </w:pPr>
      <w:r>
        <w:rPr>
          <w:rStyle w:val="CommentReference"/>
        </w:rPr>
        <w:annotationRef/>
      </w:r>
      <w:r>
        <w:t>Inclined to switch to L.A. ordering, but probably better to be consistent with Black.</w:t>
      </w:r>
    </w:p>
  </w:comment>
  <w:comment w:id="786" w:author="Windows User" w:date="2015-10-30T08:56:00Z" w:initials="BS">
    <w:p w14:paraId="14657D9B" w14:textId="77777777" w:rsidR="00AC3180" w:rsidRDefault="00AC3180">
      <w:pPr>
        <w:pStyle w:val="CommentText"/>
      </w:pPr>
      <w:r>
        <w:rPr>
          <w:rStyle w:val="CommentReference"/>
        </w:rPr>
        <w:annotationRef/>
      </w:r>
      <w:r>
        <w:t>Everyday or a day?</w:t>
      </w:r>
    </w:p>
  </w:comment>
  <w:comment w:id="787" w:author="Windows User" w:date="2015-10-30T08:56:00Z" w:initials="BS">
    <w:p w14:paraId="149067DF" w14:textId="77777777" w:rsidR="00AC3180" w:rsidRDefault="00AC3180">
      <w:pPr>
        <w:pStyle w:val="CommentText"/>
      </w:pPr>
      <w:r>
        <w:rPr>
          <w:rStyle w:val="CommentReference"/>
        </w:rPr>
        <w:annotationRef/>
      </w:r>
      <w:r>
        <w:t>not delight. Maybe joy instead of esctasy?</w:t>
      </w:r>
    </w:p>
  </w:comment>
  <w:comment w:id="788" w:author="Windows User" w:date="2015-10-30T08:56:00Z" w:initials="BS">
    <w:p w14:paraId="02ED9136" w14:textId="77777777" w:rsidR="00AC3180" w:rsidRDefault="00AC3180">
      <w:pPr>
        <w:pStyle w:val="CommentText"/>
      </w:pPr>
      <w:r>
        <w:rPr>
          <w:rStyle w:val="CommentReference"/>
        </w:rPr>
        <w:annotationRef/>
      </w:r>
      <w:r>
        <w:t>glory, splendor or beauty?</w:t>
      </w:r>
    </w:p>
  </w:comment>
  <w:comment w:id="789" w:author="Windows User" w:date="2015-10-30T08:56:00Z" w:initials="BS">
    <w:p w14:paraId="6EE864C2" w14:textId="77777777" w:rsidR="00AC3180" w:rsidRDefault="00AC3180">
      <w:pPr>
        <w:pStyle w:val="CommentText"/>
      </w:pPr>
      <w:r>
        <w:rPr>
          <w:rStyle w:val="CommentReference"/>
        </w:rPr>
        <w:annotationRef/>
      </w:r>
      <w:r>
        <w:t>from or and?</w:t>
      </w:r>
    </w:p>
  </w:comment>
  <w:comment w:id="790" w:author="Windows User" w:date="2015-10-30T08:56:00Z" w:initials="BS">
    <w:p w14:paraId="646E63C2" w14:textId="77777777" w:rsidR="00AC3180" w:rsidRDefault="00AC3180">
      <w:pPr>
        <w:pStyle w:val="CommentText"/>
      </w:pPr>
      <w:r>
        <w:rPr>
          <w:rStyle w:val="CommentReference"/>
        </w:rPr>
        <w:annotationRef/>
      </w:r>
      <w:r>
        <w:t>What prophet? Why did abouna redact this?</w:t>
      </w:r>
    </w:p>
  </w:comment>
  <w:comment w:id="791" w:author="Windows User" w:date="2015-10-30T08:56:00Z" w:initials="BS">
    <w:p w14:paraId="79F5EF00" w14:textId="77777777" w:rsidR="00AC3180" w:rsidRDefault="00AC3180">
      <w:pPr>
        <w:pStyle w:val="CommentText"/>
      </w:pPr>
      <w:r>
        <w:rPr>
          <w:rStyle w:val="CommentReference"/>
        </w:rPr>
        <w:annotationRef/>
      </w:r>
      <w:r>
        <w:t>Doesn't this say you are beyond beginning, or something to that effect? Beyond the beginning from which even time arose?</w:t>
      </w:r>
    </w:p>
  </w:comment>
  <w:comment w:id="792" w:author="Windows User" w:date="2015-10-30T08:56:00Z" w:initials="BS">
    <w:p w14:paraId="6ADED7EC" w14:textId="77777777" w:rsidR="00AC3180" w:rsidRDefault="00AC3180">
      <w:pPr>
        <w:pStyle w:val="CommentText"/>
      </w:pPr>
      <w:r>
        <w:rPr>
          <w:rStyle w:val="CommentReference"/>
        </w:rPr>
        <w:annotationRef/>
      </w:r>
      <w:r>
        <w:t>is this right?</w:t>
      </w:r>
    </w:p>
  </w:comment>
  <w:comment w:id="793" w:author="Windows User" w:date="2015-10-30T08:56:00Z" w:initials="BS">
    <w:p w14:paraId="020E5B92" w14:textId="77777777" w:rsidR="00AC3180" w:rsidRDefault="00AC3180">
      <w:pPr>
        <w:pStyle w:val="CommentText"/>
      </w:pPr>
      <w:r>
        <w:rPr>
          <w:rStyle w:val="CommentReference"/>
        </w:rPr>
        <w:annotationRef/>
      </w:r>
      <w:r>
        <w:t>isn't it of?</w:t>
      </w:r>
    </w:p>
  </w:comment>
  <w:comment w:id="794" w:author="Windows User" w:date="2015-10-30T08:56:00Z" w:initials="BS">
    <w:p w14:paraId="7BDB93A0" w14:textId="77777777" w:rsidR="00AC3180" w:rsidRDefault="00AC3180">
      <w:pPr>
        <w:pStyle w:val="CommentText"/>
      </w:pPr>
      <w:r>
        <w:rPr>
          <w:rStyle w:val="CommentReference"/>
        </w:rPr>
        <w:annotationRef/>
      </w:r>
      <w:r>
        <w:t>isn't it blesses?</w:t>
      </w:r>
    </w:p>
  </w:comment>
  <w:comment w:id="795" w:author="Windows User" w:date="2015-10-30T08:56:00Z" w:initials="BS">
    <w:p w14:paraId="31BB6C0C" w14:textId="77777777" w:rsidR="00AC3180" w:rsidRDefault="00AC3180">
      <w:pPr>
        <w:pStyle w:val="CommentText"/>
      </w:pPr>
      <w:r>
        <w:rPr>
          <w:rStyle w:val="CommentReference"/>
        </w:rPr>
        <w:annotationRef/>
      </w:r>
      <w:r>
        <w:t>blessing or blessing?</w:t>
      </w:r>
    </w:p>
  </w:comment>
  <w:comment w:id="796" w:author="Windows User" w:date="2015-10-30T08:56:00Z" w:initials="BS">
    <w:p w14:paraId="7E2CC9C5" w14:textId="77777777" w:rsidR="00AC3180" w:rsidRDefault="00AC3180">
      <w:pPr>
        <w:pStyle w:val="CommentText"/>
      </w:pPr>
      <w:r>
        <w:rPr>
          <w:rStyle w:val="CommentReference"/>
        </w:rPr>
        <w:annotationRef/>
      </w:r>
      <w:r>
        <w:t>the other translations seem not to like abouna's contractions...</w:t>
      </w:r>
    </w:p>
  </w:comment>
  <w:comment w:id="797" w:author="Windows User" w:date="2015-10-30T08:56:00Z" w:initials="BS">
    <w:p w14:paraId="17457A5D" w14:textId="77777777" w:rsidR="00AC3180" w:rsidRDefault="00AC3180">
      <w:pPr>
        <w:pStyle w:val="CommentText"/>
      </w:pPr>
      <w:r>
        <w:rPr>
          <w:rStyle w:val="CommentReference"/>
        </w:rPr>
        <w:annotationRef/>
      </w:r>
      <w:r>
        <w:t>perfect or true?</w:t>
      </w:r>
    </w:p>
  </w:comment>
  <w:comment w:id="800" w:author="Windows User" w:date="2015-11-21T13:21:00Z" w:initials="WU">
    <w:p w14:paraId="2B36B3E8" w14:textId="6CA0A112" w:rsidR="00AC3180" w:rsidRDefault="00AC3180">
      <w:pPr>
        <w:pStyle w:val="CommentText"/>
      </w:pPr>
      <w:r>
        <w:rPr>
          <w:rStyle w:val="CommentReference"/>
        </w:rPr>
        <w:annotationRef/>
      </w:r>
    </w:p>
  </w:comment>
  <w:comment w:id="805" w:author="Windows User" w:date="2015-10-30T08:56:00Z" w:initials="BS">
    <w:p w14:paraId="5F73F58F" w14:textId="77777777" w:rsidR="00AC3180" w:rsidRDefault="00AC3180">
      <w:pPr>
        <w:pStyle w:val="CommentText"/>
      </w:pPr>
      <w:r>
        <w:rPr>
          <w:rStyle w:val="CommentReference"/>
        </w:rPr>
        <w:annotationRef/>
      </w:r>
      <w:r>
        <w:t>which word is right?</w:t>
      </w:r>
    </w:p>
  </w:comment>
  <w:comment w:id="806" w:author="Windows User" w:date="2015-10-30T08:56:00Z" w:initials="BS">
    <w:p w14:paraId="7EA05C7E" w14:textId="77777777" w:rsidR="00AC3180" w:rsidRDefault="00AC3180">
      <w:pPr>
        <w:pStyle w:val="CommentText"/>
      </w:pPr>
      <w:r>
        <w:rPr>
          <w:rStyle w:val="CommentReference"/>
        </w:rPr>
        <w:annotationRef/>
      </w:r>
      <w:r>
        <w:t>wise?</w:t>
      </w:r>
    </w:p>
  </w:comment>
  <w:comment w:id="808" w:author="Windows User" w:date="2015-10-30T08:56:00Z" w:initials="BS">
    <w:p w14:paraId="69093D0A" w14:textId="77777777" w:rsidR="00AC3180" w:rsidRDefault="00AC3180">
      <w:pPr>
        <w:pStyle w:val="CommentText"/>
      </w:pPr>
      <w:r>
        <w:rPr>
          <w:rStyle w:val="CommentReference"/>
        </w:rPr>
        <w:annotationRef/>
      </w:r>
      <w:r>
        <w:t>bride, or bridal chamber?</w:t>
      </w:r>
    </w:p>
  </w:comment>
  <w:comment w:id="809" w:author="Windows User" w:date="2015-10-30T08:56:00Z" w:initials="BS">
    <w:p w14:paraId="22779ECC" w14:textId="77777777" w:rsidR="00AC3180" w:rsidRDefault="00AC3180" w:rsidP="00BE768B">
      <w:pPr>
        <w:pStyle w:val="CommentText"/>
      </w:pPr>
      <w:r>
        <w:rPr>
          <w:rStyle w:val="CommentReference"/>
        </w:rPr>
        <w:annotationRef/>
      </w:r>
      <w:r>
        <w:t>truth, logos, or true logos?</w:t>
      </w:r>
    </w:p>
  </w:comment>
  <w:comment w:id="810" w:author="Windows User" w:date="2015-10-30T08:56:00Z" w:initials="BS">
    <w:p w14:paraId="6213BCBE" w14:textId="77777777" w:rsidR="00AC3180" w:rsidRDefault="00AC3180" w:rsidP="00BE768B">
      <w:pPr>
        <w:pStyle w:val="CommentText"/>
      </w:pPr>
      <w:r>
        <w:rPr>
          <w:rStyle w:val="CommentReference"/>
        </w:rPr>
        <w:annotationRef/>
      </w:r>
      <w:r>
        <w:t>redeemed or saved?</w:t>
      </w:r>
    </w:p>
  </w:comment>
  <w:comment w:id="812" w:author="Windows User" w:date="2015-10-30T08:56:00Z" w:initials="BS">
    <w:p w14:paraId="2A3CAD8D" w14:textId="77777777" w:rsidR="00AC3180" w:rsidRDefault="00AC3180">
      <w:pPr>
        <w:pStyle w:val="CommentText"/>
      </w:pPr>
      <w:r>
        <w:rPr>
          <w:rStyle w:val="CommentReference"/>
        </w:rPr>
        <w:annotationRef/>
      </w:r>
      <w:r>
        <w:t>for us or unto us?</w:t>
      </w:r>
    </w:p>
  </w:comment>
  <w:comment w:id="815" w:author="Windows User" w:date="2015-10-30T08:56:00Z" w:initials="BS">
    <w:p w14:paraId="74DABC9B" w14:textId="77777777" w:rsidR="00AC3180" w:rsidRDefault="00AC3180">
      <w:pPr>
        <w:pStyle w:val="CommentText"/>
      </w:pPr>
      <w:r>
        <w:rPr>
          <w:rStyle w:val="CommentReference"/>
        </w:rPr>
        <w:annotationRef/>
      </w:r>
      <w:r>
        <w:t>what does eshleelooi mean?</w:t>
      </w:r>
    </w:p>
  </w:comment>
  <w:comment w:id="816" w:author="Windows User" w:date="2015-10-30T08:56:00Z" w:initials="BS">
    <w:p w14:paraId="068283F8" w14:textId="77777777" w:rsidR="00AC3180" w:rsidRDefault="00AC3180">
      <w:pPr>
        <w:pStyle w:val="CommentText"/>
      </w:pPr>
      <w:r>
        <w:rPr>
          <w:rStyle w:val="CommentReference"/>
        </w:rPr>
        <w:annotationRef/>
      </w:r>
      <w:r>
        <w:t>save or redeem?</w:t>
      </w:r>
    </w:p>
  </w:comment>
  <w:comment w:id="818" w:author="Windows User" w:date="2015-10-30T08:56:00Z" w:initials="BS">
    <w:p w14:paraId="580D65BC" w14:textId="77777777" w:rsidR="00AC3180" w:rsidRDefault="00AC3180">
      <w:pPr>
        <w:pStyle w:val="CommentText"/>
      </w:pPr>
      <w:r>
        <w:rPr>
          <w:rStyle w:val="CommentReference"/>
        </w:rPr>
        <w:annotationRef/>
      </w:r>
      <w:r>
        <w:t>paradoxically or miraculously?</w:t>
      </w:r>
    </w:p>
  </w:comment>
  <w:comment w:id="819" w:author="Windows User" w:date="2015-10-30T08:56:00Z" w:initials="BS">
    <w:p w14:paraId="1504B052" w14:textId="77777777" w:rsidR="00AC3180" w:rsidRDefault="00AC3180">
      <w:pPr>
        <w:pStyle w:val="CommentText"/>
      </w:pPr>
      <w:r>
        <w:rPr>
          <w:rStyle w:val="CommentReference"/>
        </w:rPr>
        <w:annotationRef/>
      </w:r>
      <w:r>
        <w:t>I get that this is perfectly valid English without 'is'. But too hard to follow fast.</w:t>
      </w:r>
    </w:p>
  </w:comment>
  <w:comment w:id="821" w:author="Windows User" w:date="2015-10-30T08:56:00Z" w:initials="BS">
    <w:p w14:paraId="6FECF727" w14:textId="77777777" w:rsidR="00AC3180" w:rsidRDefault="00AC3180">
      <w:pPr>
        <w:pStyle w:val="CommentText"/>
      </w:pPr>
      <w:r>
        <w:rPr>
          <w:rStyle w:val="CommentReference"/>
        </w:rPr>
        <w:annotationRef/>
      </w:r>
      <w:r>
        <w:t>this seems to be parallel to gold on all sides rather than gold roundabout it.</w:t>
      </w:r>
    </w:p>
  </w:comment>
  <w:comment w:id="822" w:author="Windows User" w:date="2015-10-30T08:56:00Z" w:initials="BS">
    <w:p w14:paraId="70D28A4D" w14:textId="77777777" w:rsidR="00AC3180" w:rsidRDefault="00AC3180">
      <w:pPr>
        <w:pStyle w:val="CommentText"/>
      </w:pPr>
      <w:r>
        <w:rPr>
          <w:rStyle w:val="CommentReference"/>
        </w:rPr>
        <w:annotationRef/>
      </w:r>
      <w:r>
        <w:t>Saviour or redeemer?</w:t>
      </w:r>
    </w:p>
  </w:comment>
  <w:comment w:id="824" w:author="Windows User" w:date="2015-10-30T08:56:00Z" w:initials="BS">
    <w:p w14:paraId="5810A4FB" w14:textId="77777777" w:rsidR="00AC3180" w:rsidRDefault="00AC3180">
      <w:pPr>
        <w:pStyle w:val="CommentText"/>
      </w:pPr>
      <w:r>
        <w:rPr>
          <w:rStyle w:val="CommentReference"/>
        </w:rPr>
        <w:annotationRef/>
      </w:r>
      <w:r>
        <w:t>isn't this compassion? not nishti nai...</w:t>
      </w:r>
    </w:p>
  </w:comment>
  <w:comment w:id="827" w:author="Windows User" w:date="2015-10-30T08:56:00Z" w:initials="BS">
    <w:p w14:paraId="11961883" w14:textId="77777777" w:rsidR="00AC3180" w:rsidRDefault="00AC3180">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8" w:author="Windows User" w:date="2015-10-30T08:56:00Z" w:initials="BS">
    <w:p w14:paraId="46371F93" w14:textId="77777777" w:rsidR="00AC3180" w:rsidRDefault="00AC3180">
      <w:pPr>
        <w:pStyle w:val="CommentText"/>
      </w:pPr>
      <w:r>
        <w:rPr>
          <w:rStyle w:val="CommentReference"/>
        </w:rPr>
        <w:annotationRef/>
      </w:r>
      <w:r>
        <w:t>should be lampstand, not candle stick, here and throughout.</w:t>
      </w:r>
    </w:p>
  </w:comment>
  <w:comment w:id="829" w:author="Windows User" w:date="2015-10-30T08:56:00Z" w:initials="BS">
    <w:p w14:paraId="4BC316E7" w14:textId="77777777" w:rsidR="00AC3180" w:rsidRDefault="00AC3180">
      <w:pPr>
        <w:pStyle w:val="CommentText"/>
      </w:pPr>
      <w:r>
        <w:rPr>
          <w:rStyle w:val="CommentReference"/>
        </w:rPr>
        <w:annotationRef/>
      </w:r>
      <w:r>
        <w:t>Ok, not saluted... Greeted, or I would prefer hailed...</w:t>
      </w:r>
    </w:p>
  </w:comment>
  <w:comment w:id="830" w:author="Windows User" w:date="2015-10-30T08:56:00Z" w:initials="BS">
    <w:p w14:paraId="16528738" w14:textId="77777777" w:rsidR="00AC3180" w:rsidRDefault="00AC3180">
      <w:pPr>
        <w:pStyle w:val="CommentText"/>
      </w:pPr>
      <w:r>
        <w:rPr>
          <w:rStyle w:val="CommentReference"/>
        </w:rPr>
        <w:annotationRef/>
      </w:r>
      <w:r>
        <w:t>The Father was overjoyed, in your conception????</w:t>
      </w:r>
    </w:p>
  </w:comment>
  <w:comment w:id="831" w:author="Windows User" w:date="2015-10-30T08:56:00Z" w:initials="BS">
    <w:p w14:paraId="771A2703" w14:textId="77777777" w:rsidR="00AC3180" w:rsidRDefault="00AC3180">
      <w:pPr>
        <w:pStyle w:val="CommentText"/>
      </w:pPr>
      <w:r>
        <w:rPr>
          <w:rStyle w:val="CommentReference"/>
        </w:rPr>
        <w:annotationRef/>
      </w:r>
      <w:r>
        <w:t>appearing doesn't sound right for parousia... coming or advent?</w:t>
      </w:r>
    </w:p>
  </w:comment>
  <w:comment w:id="832" w:author="Windows User" w:date="2015-11-21T13:22:00Z" w:initials="WU">
    <w:p w14:paraId="2133F1E5" w14:textId="2F2C22EF" w:rsidR="00AC3180" w:rsidRDefault="00AC3180">
      <w:pPr>
        <w:pStyle w:val="CommentText"/>
      </w:pPr>
      <w:r>
        <w:rPr>
          <w:rStyle w:val="CommentReference"/>
        </w:rPr>
        <w:annotationRef/>
      </w:r>
      <w:r w:rsidRPr="00582AD7">
        <w:t>(ⲡⲉⲥⲱⲙⲁ??)</w:t>
      </w:r>
    </w:p>
  </w:comment>
  <w:comment w:id="833" w:author="Windows User" w:date="2015-10-30T08:56:00Z" w:initials="BS">
    <w:p w14:paraId="41579CB8" w14:textId="77777777" w:rsidR="00AC3180" w:rsidRDefault="00AC3180">
      <w:pPr>
        <w:pStyle w:val="CommentText"/>
      </w:pPr>
      <w:r>
        <w:rPr>
          <w:rStyle w:val="CommentReference"/>
        </w:rPr>
        <w:annotationRef/>
      </w:r>
      <w:r>
        <w:t>kinda funny in English to switch pronoun from Lord to Virgin in one scentence.</w:t>
      </w:r>
    </w:p>
  </w:comment>
  <w:comment w:id="836" w:author="Windows User" w:date="2015-10-30T08:56:00Z" w:initials="BS">
    <w:p w14:paraId="592417C8" w14:textId="77777777" w:rsidR="00AC3180" w:rsidRDefault="00AC3180">
      <w:pPr>
        <w:pStyle w:val="CommentText"/>
      </w:pPr>
      <w:r>
        <w:rPr>
          <w:rStyle w:val="CommentReference"/>
        </w:rPr>
        <w:annotationRef/>
      </w:r>
      <w:r>
        <w:t>I really didn't like preached... Is this to literal though? Maybe L.A. is better.</w:t>
      </w:r>
    </w:p>
  </w:comment>
  <w:comment w:id="837" w:author="Windows User" w:date="2015-10-30T08:56:00Z" w:initials="BS">
    <w:p w14:paraId="58B144CC" w14:textId="77777777" w:rsidR="00AC3180" w:rsidRDefault="00AC3180">
      <w:pPr>
        <w:pStyle w:val="CommentText"/>
      </w:pPr>
      <w:r>
        <w:rPr>
          <w:rStyle w:val="CommentReference"/>
        </w:rPr>
        <w:annotationRef/>
      </w:r>
      <w:r>
        <w:t>these thereofs are so awkward... but I can't think of a better phrasing right now.</w:t>
      </w:r>
    </w:p>
  </w:comment>
  <w:comment w:id="838" w:author="Windows User" w:date="2015-11-21T13:23:00Z" w:initials="WU">
    <w:p w14:paraId="363E21CE" w14:textId="09E27204" w:rsidR="00AC3180" w:rsidRDefault="00AC3180">
      <w:pPr>
        <w:pStyle w:val="CommentText"/>
      </w:pPr>
      <w:r>
        <w:rPr>
          <w:rStyle w:val="CommentReference"/>
        </w:rPr>
        <w:annotationRef/>
      </w:r>
      <w:r>
        <w:t>review</w:t>
      </w:r>
    </w:p>
  </w:comment>
  <w:comment w:id="844" w:author="Windows User" w:date="2015-10-30T08:56:00Z" w:initials="BS">
    <w:p w14:paraId="23A92A97" w14:textId="77777777" w:rsidR="00AC3180" w:rsidRDefault="00AC3180">
      <w:pPr>
        <w:pStyle w:val="CommentText"/>
      </w:pPr>
      <w:r>
        <w:rPr>
          <w:rStyle w:val="CommentReference"/>
        </w:rPr>
        <w:annotationRef/>
      </w:r>
      <w:r>
        <w:t>this seems kind of loose... is it ok?</w:t>
      </w:r>
    </w:p>
  </w:comment>
  <w:comment w:id="845" w:author="Windows User" w:date="2015-10-30T08:56:00Z" w:initials="BS">
    <w:p w14:paraId="2BD3AC96" w14:textId="77777777" w:rsidR="00AC3180" w:rsidRDefault="00AC3180">
      <w:pPr>
        <w:pStyle w:val="CommentText"/>
      </w:pPr>
      <w:r>
        <w:rPr>
          <w:rStyle w:val="CommentReference"/>
        </w:rPr>
        <w:annotationRef/>
      </w:r>
      <w:r>
        <w:t>works or deeds?</w:t>
      </w:r>
    </w:p>
  </w:comment>
  <w:comment w:id="846" w:author="Windows User" w:date="2015-11-21T13:24:00Z" w:initials="WU">
    <w:p w14:paraId="36A3FAE0" w14:textId="5AD4BC46" w:rsidR="00AC3180" w:rsidRDefault="00AC3180">
      <w:pPr>
        <w:pStyle w:val="CommentText"/>
      </w:pPr>
      <w:r>
        <w:rPr>
          <w:rStyle w:val="CommentReference"/>
        </w:rPr>
        <w:annotationRef/>
      </w:r>
      <w:r>
        <w:t>review</w:t>
      </w:r>
    </w:p>
  </w:comment>
  <w:comment w:id="847" w:author="Windows User" w:date="2015-10-30T08:56:00Z" w:initials="BS">
    <w:p w14:paraId="7290C623" w14:textId="77777777" w:rsidR="00AC3180" w:rsidRDefault="00AC3180">
      <w:pPr>
        <w:pStyle w:val="CommentText"/>
      </w:pPr>
      <w:r>
        <w:rPr>
          <w:rStyle w:val="CommentReference"/>
        </w:rPr>
        <w:annotationRef/>
      </w:r>
      <w:r>
        <w:t>does Coptic have 'high'?</w:t>
      </w:r>
    </w:p>
  </w:comment>
  <w:comment w:id="848" w:author="Windows User" w:date="2015-11-21T13:24:00Z" w:initials="WU">
    <w:p w14:paraId="2E47A31F" w14:textId="5C8BDB44" w:rsidR="00AC3180" w:rsidRDefault="00AC3180">
      <w:pPr>
        <w:pStyle w:val="CommentText"/>
      </w:pPr>
      <w:r>
        <w:rPr>
          <w:rStyle w:val="CommentReference"/>
        </w:rPr>
        <w:annotationRef/>
      </w:r>
      <w:r>
        <w:t>review, add variant</w:t>
      </w:r>
    </w:p>
  </w:comment>
  <w:comment w:id="849" w:author="Windows User" w:date="2015-10-30T08:56:00Z" w:initials="BS">
    <w:p w14:paraId="370E3024" w14:textId="77777777" w:rsidR="00AC3180" w:rsidRDefault="00AC3180">
      <w:pPr>
        <w:pStyle w:val="CommentText"/>
      </w:pPr>
      <w:r>
        <w:rPr>
          <w:rStyle w:val="CommentReference"/>
        </w:rPr>
        <w:annotationRef/>
      </w:r>
      <w:r>
        <w:t>bless or praise? inconsistent rendering of esmo</w:t>
      </w:r>
    </w:p>
  </w:comment>
  <w:comment w:id="872" w:author="Windows User" w:date="2015-10-30T08:56:00Z" w:initials="WU">
    <w:p w14:paraId="36599FA2" w14:textId="77777777" w:rsidR="00AC3180" w:rsidRDefault="00AC3180" w:rsidP="000278EC">
      <w:pPr>
        <w:pStyle w:val="CommentText"/>
      </w:pPr>
      <w:r>
        <w:rPr>
          <w:rStyle w:val="CommentReference"/>
        </w:rPr>
        <w:annotationRef/>
      </w:r>
      <w:r>
        <w:t>Gives light? Enlightens?</w:t>
      </w:r>
    </w:p>
  </w:comment>
  <w:comment w:id="873" w:author="Windows User" w:date="2015-10-30T08:56:00Z" w:initials="WU">
    <w:p w14:paraId="274DD96D" w14:textId="77777777" w:rsidR="00AC3180" w:rsidRDefault="00AC3180">
      <w:pPr>
        <w:pStyle w:val="CommentText"/>
      </w:pPr>
      <w:r>
        <w:rPr>
          <w:rStyle w:val="CommentReference"/>
        </w:rPr>
        <w:annotationRef/>
      </w:r>
      <w:r>
        <w:t>split after this vs?</w:t>
      </w:r>
    </w:p>
  </w:comment>
  <w:comment w:id="874" w:author="Windows User" w:date="2015-10-30T08:56:00Z" w:initials="WU">
    <w:p w14:paraId="709B00B0" w14:textId="77777777" w:rsidR="00AC3180" w:rsidRDefault="00AC3180">
      <w:pPr>
        <w:pStyle w:val="CommentText"/>
      </w:pPr>
      <w:r>
        <w:rPr>
          <w:rStyle w:val="CommentReference"/>
        </w:rPr>
        <w:annotationRef/>
      </w:r>
      <w:r>
        <w:t>Better word than prelate?</w:t>
      </w:r>
    </w:p>
  </w:comment>
  <w:comment w:id="906" w:author="Windows User" w:date="2015-11-04T08:53:00Z" w:initials="WU">
    <w:p w14:paraId="057654D4" w14:textId="77777777" w:rsidR="00AC3180" w:rsidRDefault="00AC3180">
      <w:pPr>
        <w:pStyle w:val="CommentText"/>
      </w:pPr>
      <w:r>
        <w:rPr>
          <w:rStyle w:val="CommentReference"/>
        </w:rPr>
        <w:annotationRef/>
      </w:r>
      <w:r>
        <w:t>Life giver or giver of life?</w:t>
      </w:r>
    </w:p>
  </w:comment>
  <w:comment w:id="907" w:author="Windows User" w:date="2015-11-04T08:54:00Z" w:initials="WU">
    <w:p w14:paraId="27A10A48" w14:textId="77777777" w:rsidR="00AC3180" w:rsidRDefault="00AC3180">
      <w:pPr>
        <w:pStyle w:val="CommentText"/>
      </w:pPr>
      <w:r>
        <w:rPr>
          <w:rStyle w:val="CommentReference"/>
        </w:rPr>
        <w:annotationRef/>
      </w:r>
      <w:r>
        <w:t>Fix. Middle of this got deleted.</w:t>
      </w:r>
    </w:p>
  </w:comment>
  <w:comment w:id="918" w:author="Windows User" w:date="2015-10-30T08:56:00Z" w:initials="BS">
    <w:p w14:paraId="681427A6" w14:textId="77777777" w:rsidR="00AC3180" w:rsidRDefault="00AC3180">
      <w:pPr>
        <w:pStyle w:val="CommentText"/>
      </w:pPr>
      <w:r>
        <w:rPr>
          <w:rStyle w:val="CommentReference"/>
        </w:rPr>
        <w:annotationRef/>
      </w:r>
      <w:r>
        <w:t>coptic has confess</w:t>
      </w:r>
    </w:p>
  </w:comment>
  <w:comment w:id="942" w:author="Microsoft Office User" w:date="2015-12-11T19:51:00Z" w:initials="Office">
    <w:p w14:paraId="37A50849" w14:textId="7A27E5BD" w:rsidR="00AC3180" w:rsidRDefault="00AC3180">
      <w:pPr>
        <w:pStyle w:val="CommentText"/>
      </w:pPr>
      <w:r>
        <w:rPr>
          <w:rStyle w:val="CommentReference"/>
        </w:rPr>
        <w:annotationRef/>
      </w:r>
      <w:r>
        <w:t>this one needs rewording</w:t>
      </w:r>
    </w:p>
  </w:comment>
  <w:comment w:id="1039" w:author="Windows User" w:date="2015-10-30T08:56:00Z" w:initials="WU">
    <w:p w14:paraId="6841EDAF" w14:textId="77777777" w:rsidR="00AC3180" w:rsidRDefault="00AC3180">
      <w:pPr>
        <w:pStyle w:val="CommentText"/>
      </w:pPr>
      <w:r>
        <w:rPr>
          <w:rStyle w:val="CommentReference"/>
        </w:rPr>
        <w:annotationRef/>
      </w:r>
      <w:r>
        <w:t>Isn’t this one more faithful?</w:t>
      </w:r>
    </w:p>
  </w:comment>
  <w:comment w:id="1040" w:author="Windows User" w:date="2015-10-30T08:56:00Z" w:initials="WU">
    <w:p w14:paraId="44483F5F" w14:textId="77777777" w:rsidR="00AC3180" w:rsidRDefault="00AC3180">
      <w:pPr>
        <w:pStyle w:val="CommentText"/>
      </w:pPr>
      <w:r>
        <w:rPr>
          <w:rStyle w:val="CommentReference"/>
        </w:rPr>
        <w:annotationRef/>
      </w:r>
      <w:r>
        <w:t>Which one(s) are/is right?</w:t>
      </w:r>
    </w:p>
  </w:comment>
  <w:comment w:id="1041" w:author="Windows User" w:date="2015-10-30T08:56:00Z" w:initials="WU">
    <w:p w14:paraId="22B3EF76" w14:textId="77777777" w:rsidR="00AC3180" w:rsidRDefault="00AC3180">
      <w:pPr>
        <w:pStyle w:val="CommentText"/>
      </w:pPr>
      <w:r>
        <w:rPr>
          <w:rStyle w:val="CommentReference"/>
        </w:rPr>
        <w:annotationRef/>
      </w:r>
      <w:r>
        <w:t>Coptic doesn’t seem to have “O Lord”</w:t>
      </w:r>
    </w:p>
  </w:comment>
  <w:comment w:id="1045" w:author="Windows User" w:date="2015-10-30T08:56:00Z" w:initials="WU">
    <w:p w14:paraId="6BF65470" w14:textId="77777777" w:rsidR="00AC3180" w:rsidRDefault="00AC3180">
      <w:pPr>
        <w:pStyle w:val="CommentText"/>
      </w:pPr>
      <w:r>
        <w:rPr>
          <w:rStyle w:val="CommentReference"/>
        </w:rPr>
        <w:annotationRef/>
      </w:r>
      <w:r>
        <w:t>Called or named?</w:t>
      </w:r>
    </w:p>
  </w:comment>
  <w:comment w:id="1046" w:author="Windows User" w:date="2015-10-30T08:56:00Z" w:initials="WU">
    <w:p w14:paraId="64122CF8" w14:textId="77777777" w:rsidR="00AC3180" w:rsidRDefault="00AC3180">
      <w:pPr>
        <w:pStyle w:val="CommentText"/>
      </w:pPr>
      <w:r>
        <w:rPr>
          <w:rStyle w:val="CommentReference"/>
        </w:rPr>
        <w:annotationRef/>
      </w:r>
      <w:r>
        <w:t>John loved the Lord, or the Lord loved John?</w:t>
      </w:r>
    </w:p>
  </w:comment>
  <w:comment w:id="1048" w:author="Windows User" w:date="2015-10-30T08:56:00Z" w:initials="WU">
    <w:p w14:paraId="28540FAB" w14:textId="77777777" w:rsidR="00AC3180" w:rsidRDefault="00AC3180">
      <w:pPr>
        <w:pStyle w:val="CommentText"/>
      </w:pPr>
      <w:r>
        <w:rPr>
          <w:rStyle w:val="CommentReference"/>
        </w:rPr>
        <w:annotationRef/>
      </w:r>
      <w:r>
        <w:t>Not the Lord?</w:t>
      </w:r>
    </w:p>
  </w:comment>
  <w:comment w:id="1049" w:author="Windows User" w:date="2015-10-30T08:56:00Z" w:initials="WU">
    <w:p w14:paraId="3BE9EA57" w14:textId="77777777" w:rsidR="00AC3180" w:rsidRDefault="00AC3180">
      <w:pPr>
        <w:pStyle w:val="CommentText"/>
      </w:pPr>
      <w:r>
        <w:rPr>
          <w:rStyle w:val="CommentReference"/>
        </w:rPr>
        <w:annotationRef/>
      </w:r>
      <w:r>
        <w:t>The rest missing?</w:t>
      </w:r>
    </w:p>
  </w:comment>
  <w:comment w:id="1050" w:author="Windows User" w:date="2015-10-30T08:56:00Z" w:initials="WU">
    <w:p w14:paraId="17CFCF91" w14:textId="77777777" w:rsidR="00AC3180" w:rsidRDefault="00AC3180">
      <w:pPr>
        <w:pStyle w:val="CommentText"/>
      </w:pPr>
      <w:r>
        <w:rPr>
          <w:rStyle w:val="CommentReference"/>
        </w:rPr>
        <w:annotationRef/>
      </w:r>
      <w:r>
        <w:t>Completely different…</w:t>
      </w:r>
    </w:p>
  </w:comment>
  <w:comment w:id="1051" w:author="Windows User" w:date="2015-10-30T08:56:00Z" w:initials="WU">
    <w:p w14:paraId="1A5ABDDA" w14:textId="77777777" w:rsidR="00AC3180" w:rsidRDefault="00AC3180">
      <w:pPr>
        <w:pStyle w:val="CommentText"/>
      </w:pPr>
      <w:r>
        <w:rPr>
          <w:rStyle w:val="CommentReference"/>
        </w:rPr>
        <w:annotationRef/>
      </w:r>
      <w:r>
        <w:t>Sound or voices?</w:t>
      </w:r>
    </w:p>
  </w:comment>
  <w:comment w:id="1053" w:author="Windows User" w:date="2015-10-30T08:56:00Z" w:initials="WU">
    <w:p w14:paraId="2632154F" w14:textId="77777777" w:rsidR="00AC3180" w:rsidRDefault="00AC3180">
      <w:pPr>
        <w:pStyle w:val="CommentText"/>
      </w:pPr>
      <w:r>
        <w:rPr>
          <w:rStyle w:val="CommentReference"/>
        </w:rPr>
        <w:annotationRef/>
      </w:r>
      <w:r>
        <w:t>AAP has divinely inspired.</w:t>
      </w:r>
    </w:p>
  </w:comment>
  <w:comment w:id="1055" w:author="Windows User" w:date="2015-10-30T08:56:00Z" w:initials="WU">
    <w:p w14:paraId="6A684B9E" w14:textId="77777777" w:rsidR="00AC3180" w:rsidRDefault="00AC3180">
      <w:pPr>
        <w:pStyle w:val="CommentText"/>
      </w:pPr>
      <w:r>
        <w:rPr>
          <w:rStyle w:val="CommentReference"/>
        </w:rPr>
        <w:annotationRef/>
      </w:r>
      <w:r>
        <w:t>This one needs looking at.</w:t>
      </w:r>
    </w:p>
  </w:comment>
  <w:comment w:id="1056" w:author="Windows User" w:date="2015-10-30T08:56:00Z" w:initials="WU">
    <w:p w14:paraId="3E29D706" w14:textId="77777777" w:rsidR="00AC3180" w:rsidRDefault="00AC3180">
      <w:pPr>
        <w:pStyle w:val="CommentText"/>
      </w:pPr>
      <w:r>
        <w:rPr>
          <w:rStyle w:val="CommentReference"/>
        </w:rPr>
        <w:annotationRef/>
      </w:r>
      <w:r>
        <w:t>Partners?</w:t>
      </w:r>
    </w:p>
  </w:comment>
  <w:comment w:id="1061" w:author="Windows User" w:date="2015-10-30T08:56:00Z" w:initials="WU">
    <w:p w14:paraId="662AC6DC" w14:textId="77777777" w:rsidR="00AC3180" w:rsidRDefault="00AC3180">
      <w:pPr>
        <w:pStyle w:val="CommentText"/>
      </w:pPr>
      <w:r>
        <w:rPr>
          <w:rStyle w:val="CommentReference"/>
        </w:rPr>
        <w:annotationRef/>
      </w:r>
      <w:r>
        <w:t>What land?</w:t>
      </w:r>
    </w:p>
  </w:comment>
  <w:comment w:id="1063" w:author="Windows User" w:date="2015-10-30T08:56:00Z" w:initials="WU">
    <w:p w14:paraId="121BE348" w14:textId="77777777" w:rsidR="00AC3180" w:rsidRDefault="00AC3180">
      <w:pPr>
        <w:pStyle w:val="CommentText"/>
      </w:pPr>
      <w:r>
        <w:rPr>
          <w:rStyle w:val="CommentReference"/>
        </w:rPr>
        <w:annotationRef/>
      </w:r>
      <w:r>
        <w:t>Or englighten?</w:t>
      </w:r>
    </w:p>
  </w:comment>
  <w:comment w:id="1077" w:author="Windows User" w:date="2015-10-30T08:56:00Z" w:initials="WU">
    <w:p w14:paraId="52EAF036" w14:textId="77777777" w:rsidR="00AC3180" w:rsidRDefault="00AC3180">
      <w:pPr>
        <w:pStyle w:val="CommentText"/>
      </w:pPr>
      <w:r>
        <w:rPr>
          <w:rStyle w:val="CommentReference"/>
        </w:rPr>
        <w:annotationRef/>
      </w:r>
      <w:r>
        <w:t>What should this verse be?</w:t>
      </w:r>
    </w:p>
  </w:comment>
  <w:comment w:id="1088" w:author="Windows User" w:date="2015-10-30T08:56:00Z" w:initials="BS">
    <w:p w14:paraId="1A0E2428" w14:textId="77777777" w:rsidR="00AC3180" w:rsidRDefault="00AC3180">
      <w:pPr>
        <w:pStyle w:val="CommentText"/>
      </w:pPr>
      <w:r>
        <w:rPr>
          <w:rStyle w:val="CommentReference"/>
        </w:rPr>
        <w:annotationRef/>
      </w:r>
      <w:r>
        <w:t>wiles or snares?</w:t>
      </w:r>
    </w:p>
  </w:comment>
  <w:comment w:id="1090" w:author="Windows User" w:date="2015-10-30T08:56:00Z" w:initials="BS">
    <w:p w14:paraId="2B8DD286" w14:textId="77777777" w:rsidR="00AC3180" w:rsidRDefault="00AC3180">
      <w:pPr>
        <w:pStyle w:val="CommentText"/>
      </w:pPr>
      <w:r>
        <w:rPr>
          <w:rStyle w:val="CommentReference"/>
        </w:rPr>
        <w:annotationRef/>
      </w:r>
      <w:r>
        <w:t>I typed this Coptic... so it will have typos..</w:t>
      </w:r>
    </w:p>
  </w:comment>
  <w:comment w:id="1091" w:author="Windows User" w:date="2015-10-30T08:56:00Z" w:initials="WU">
    <w:p w14:paraId="7AD216CC" w14:textId="77777777" w:rsidR="00AC3180" w:rsidRDefault="00AC3180">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AC3180" w:rsidRDefault="00AC3180">
      <w:pPr>
        <w:pStyle w:val="CommentText"/>
      </w:pPr>
      <w:r>
        <w:rPr>
          <w:rStyle w:val="CommentReference"/>
        </w:rPr>
        <w:annotationRef/>
      </w:r>
      <w:r>
        <w:t>omit 'be' in contemporary?</w:t>
      </w:r>
    </w:p>
  </w:comment>
  <w:comment w:id="1094" w:author="Windows User" w:date="2015-10-30T08:56:00Z" w:initials="BS">
    <w:p w14:paraId="6511FB80" w14:textId="77777777" w:rsidR="00AC3180" w:rsidRDefault="00AC3180">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AC3180" w:rsidRDefault="00AC3180">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AC3180" w:rsidRDefault="00AC3180">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AC3180" w:rsidRDefault="00AC3180">
      <w:pPr>
        <w:pStyle w:val="CommentText"/>
      </w:pPr>
      <w:r>
        <w:rPr>
          <w:rStyle w:val="CommentReference"/>
        </w:rPr>
        <w:annotationRef/>
      </w:r>
      <w:r>
        <w:t>Needs work.</w:t>
      </w:r>
    </w:p>
  </w:comment>
  <w:comment w:id="1120" w:author="Windows User" w:date="2015-10-30T08:56:00Z" w:initials="WU">
    <w:p w14:paraId="76E8B799" w14:textId="77777777" w:rsidR="00AC3180" w:rsidRDefault="00AC3180">
      <w:pPr>
        <w:pStyle w:val="CommentText"/>
      </w:pPr>
      <w:r>
        <w:rPr>
          <w:rStyle w:val="CommentReference"/>
        </w:rPr>
        <w:annotationRef/>
      </w:r>
      <w:r>
        <w:t>Should this be tho-out 5? Or 25?</w:t>
      </w:r>
    </w:p>
  </w:comment>
  <w:comment w:id="1127" w:author="Windows User" w:date="2015-11-11T11:06:00Z" w:initials="WU">
    <w:p w14:paraId="58D84DCF" w14:textId="77777777" w:rsidR="00AC3180" w:rsidRDefault="00AC3180">
      <w:pPr>
        <w:pStyle w:val="CommentText"/>
      </w:pPr>
      <w:r>
        <w:rPr>
          <w:rStyle w:val="CommentReference"/>
        </w:rPr>
        <w:annotationRef/>
      </w:r>
      <w:r>
        <w:t>Should this be last age or something?</w:t>
      </w:r>
    </w:p>
  </w:comment>
  <w:comment w:id="1129" w:author="Windows User" w:date="2015-11-11T11:00:00Z" w:initials="WU">
    <w:p w14:paraId="7D2DE752" w14:textId="77777777" w:rsidR="00AC3180" w:rsidRDefault="00AC3180">
      <w:pPr>
        <w:pStyle w:val="CommentText"/>
      </w:pPr>
      <w:r>
        <w:rPr>
          <w:rStyle w:val="CommentReference"/>
        </w:rPr>
        <w:annotationRef/>
      </w:r>
      <w:r>
        <w:t>This needs reviewing!</w:t>
      </w:r>
    </w:p>
  </w:comment>
  <w:comment w:id="1130" w:author="Windows User" w:date="2015-11-11T11:00:00Z" w:initials="WU">
    <w:p w14:paraId="65102EEC" w14:textId="77777777" w:rsidR="00AC3180" w:rsidRDefault="00AC3180">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AC3180" w:rsidRDefault="00AC3180">
      <w:pPr>
        <w:pStyle w:val="CommentText"/>
      </w:pPr>
      <w:r>
        <w:rPr>
          <w:rStyle w:val="CommentReference"/>
        </w:rPr>
        <w:annotationRef/>
      </w:r>
      <w:r>
        <w:t>Confirmed?</w:t>
      </w:r>
    </w:p>
  </w:comment>
  <w:comment w:id="1146" w:author="Windows User" w:date="2015-10-30T08:56:00Z" w:initials="WU">
    <w:p w14:paraId="41EDECE7" w14:textId="77777777" w:rsidR="00AC3180" w:rsidRDefault="00AC3180">
      <w:pPr>
        <w:pStyle w:val="CommentText"/>
      </w:pPr>
      <w:r>
        <w:rPr>
          <w:rStyle w:val="CommentReference"/>
        </w:rPr>
        <w:annotationRef/>
      </w:r>
      <w:r>
        <w:t>Heroes, or athletes?</w:t>
      </w:r>
    </w:p>
  </w:comment>
  <w:comment w:id="1173" w:author="Windows User" w:date="2015-10-30T08:56:00Z" w:initials="WU">
    <w:p w14:paraId="5FA627EB" w14:textId="77777777" w:rsidR="00AC3180" w:rsidRDefault="00AC3180">
      <w:pPr>
        <w:pStyle w:val="CommentText"/>
      </w:pPr>
      <w:r>
        <w:rPr>
          <w:rStyle w:val="CommentReference"/>
        </w:rPr>
        <w:annotationRef/>
      </w:r>
      <w:r>
        <w:t>Beasts or creatures?</w:t>
      </w:r>
    </w:p>
  </w:comment>
  <w:comment w:id="1174" w:author="Windows User" w:date="2015-10-30T08:56:00Z" w:initials="WU">
    <w:p w14:paraId="04563F96" w14:textId="77777777" w:rsidR="00AC3180" w:rsidRDefault="00AC3180">
      <w:pPr>
        <w:pStyle w:val="CommentText"/>
      </w:pPr>
      <w:r>
        <w:rPr>
          <w:rStyle w:val="CommentReference"/>
        </w:rPr>
        <w:annotationRef/>
      </w:r>
      <w:r>
        <w:t>Incessant? Or unceasing?</w:t>
      </w:r>
    </w:p>
  </w:comment>
  <w:comment w:id="1175" w:author="Windows User" w:date="2015-10-30T08:56:00Z" w:initials="WU">
    <w:p w14:paraId="7BD20F77" w14:textId="77777777" w:rsidR="00AC3180" w:rsidRDefault="00AC3180">
      <w:pPr>
        <w:pStyle w:val="CommentText"/>
      </w:pPr>
      <w:r>
        <w:rPr>
          <w:rStyle w:val="CommentReference"/>
        </w:rPr>
        <w:annotationRef/>
      </w:r>
      <w:r>
        <w:t>Flames of fire or fervent as fire?</w:t>
      </w:r>
    </w:p>
  </w:comment>
  <w:comment w:id="1179" w:author="Windows User" w:date="2015-10-30T08:56:00Z" w:initials="WU">
    <w:p w14:paraId="44A84E5A" w14:textId="77777777" w:rsidR="00AC3180" w:rsidRDefault="00AC3180">
      <w:pPr>
        <w:pStyle w:val="CommentText"/>
      </w:pPr>
      <w:r>
        <w:rPr>
          <w:rStyle w:val="CommentReference"/>
        </w:rPr>
        <w:annotationRef/>
      </w:r>
      <w:r>
        <w:t>Serving the Lord, or serving before the Lord?</w:t>
      </w:r>
    </w:p>
  </w:comment>
  <w:comment w:id="1193" w:author="Windows User" w:date="2015-10-30T08:56:00Z" w:initials="WU">
    <w:p w14:paraId="07D2B1EF" w14:textId="77777777" w:rsidR="00AC3180" w:rsidRDefault="00AC3180">
      <w:pPr>
        <w:pStyle w:val="CommentText"/>
      </w:pPr>
      <w:r>
        <w:rPr>
          <w:rStyle w:val="CommentReference"/>
        </w:rPr>
        <w:annotationRef/>
      </w:r>
      <w:r>
        <w:t>Or voice of God?</w:t>
      </w:r>
    </w:p>
  </w:comment>
  <w:comment w:id="1194" w:author="Windows User" w:date="2015-10-30T08:56:00Z" w:initials="WU">
    <w:p w14:paraId="3900CC21" w14:textId="77777777" w:rsidR="00AC3180" w:rsidRDefault="00AC3180">
      <w:pPr>
        <w:pStyle w:val="CommentText"/>
      </w:pPr>
      <w:r>
        <w:rPr>
          <w:rStyle w:val="CommentReference"/>
        </w:rPr>
        <w:annotationRef/>
      </w:r>
      <w:r>
        <w:t>Received or accepted?</w:t>
      </w:r>
    </w:p>
  </w:comment>
  <w:comment w:id="1199" w:author="Windows User" w:date="2015-11-06T08:39:00Z" w:initials="WU">
    <w:p w14:paraId="6EA3F191" w14:textId="77777777" w:rsidR="00AC3180" w:rsidRDefault="00AC3180">
      <w:pPr>
        <w:pStyle w:val="CommentText"/>
      </w:pPr>
      <w:r>
        <w:rPr>
          <w:rStyle w:val="CommentReference"/>
        </w:rPr>
        <w:annotationRef/>
      </w:r>
      <w:r>
        <w:t>Is this the right St. Theodore?</w:t>
      </w:r>
    </w:p>
  </w:comment>
  <w:comment w:id="1204" w:author="Windows User" w:date="2015-10-30T08:56:00Z" w:initials="WU">
    <w:p w14:paraId="227730E1" w14:textId="77777777" w:rsidR="00AC3180" w:rsidRDefault="00AC3180">
      <w:pPr>
        <w:pStyle w:val="CommentText"/>
      </w:pPr>
      <w:r>
        <w:rPr>
          <w:rStyle w:val="CommentReference"/>
        </w:rPr>
        <w:annotationRef/>
      </w:r>
      <w:r>
        <w:t>Prabios or Arabius? Doctors and physicians or physicians and well learned?</w:t>
      </w:r>
    </w:p>
  </w:comment>
  <w:comment w:id="1205" w:author="Windows User" w:date="2015-10-30T08:56:00Z" w:initials="WU">
    <w:p w14:paraId="519ADC1D" w14:textId="77777777" w:rsidR="00AC3180" w:rsidRDefault="00AC3180">
      <w:pPr>
        <w:pStyle w:val="CommentText"/>
      </w:pPr>
      <w:r>
        <w:rPr>
          <w:rStyle w:val="CommentReference"/>
        </w:rPr>
        <w:annotationRef/>
      </w:r>
      <w:r>
        <w:t>Building them upon the Name?</w:t>
      </w:r>
    </w:p>
  </w:comment>
  <w:comment w:id="1215" w:author="Windows User" w:date="2015-10-30T08:56:00Z" w:initials="WU">
    <w:p w14:paraId="3CFB1D1A" w14:textId="77777777" w:rsidR="00AC3180" w:rsidRDefault="00AC3180">
      <w:pPr>
        <w:pStyle w:val="CommentText"/>
      </w:pPr>
      <w:r>
        <w:rPr>
          <w:rStyle w:val="CommentReference"/>
        </w:rPr>
        <w:annotationRef/>
      </w:r>
      <w:r>
        <w:t>Placed or established?</w:t>
      </w:r>
    </w:p>
  </w:comment>
  <w:comment w:id="1216" w:author="Windows User" w:date="2015-10-30T08:56:00Z" w:initials="WU">
    <w:p w14:paraId="08983CC0" w14:textId="77777777" w:rsidR="00AC3180" w:rsidRDefault="00AC3180">
      <w:pPr>
        <w:pStyle w:val="CommentText"/>
      </w:pPr>
      <w:r>
        <w:rPr>
          <w:rStyle w:val="CommentReference"/>
        </w:rPr>
        <w:annotationRef/>
      </w:r>
      <w:r>
        <w:t>Or refused?</w:t>
      </w:r>
    </w:p>
  </w:comment>
  <w:comment w:id="1222" w:author="Windows User" w:date="2015-10-30T08:56:00Z" w:initials="WU">
    <w:p w14:paraId="535F3E1B" w14:textId="77777777" w:rsidR="00AC3180" w:rsidRDefault="00AC3180">
      <w:pPr>
        <w:pStyle w:val="CommentText"/>
      </w:pPr>
      <w:r>
        <w:rPr>
          <w:rStyle w:val="CommentReference"/>
        </w:rPr>
        <w:annotationRef/>
      </w:r>
      <w:r>
        <w:t>Sprung forth? Came forth? Blossomed?</w:t>
      </w:r>
    </w:p>
  </w:comment>
  <w:comment w:id="1234" w:author="Windows User" w:date="2015-10-30T08:56:00Z" w:initials="BS">
    <w:p w14:paraId="07DE8008" w14:textId="77777777" w:rsidR="00AC3180" w:rsidRDefault="00AC3180">
      <w:pPr>
        <w:pStyle w:val="CommentText"/>
      </w:pPr>
      <w:r>
        <w:rPr>
          <w:rStyle w:val="CommentReference"/>
        </w:rPr>
        <w:annotationRef/>
      </w:r>
      <w:r>
        <w:t>what does this mean?</w:t>
      </w:r>
    </w:p>
  </w:comment>
  <w:comment w:id="1235" w:author="Windows User" w:date="2015-10-30T08:56:00Z" w:initials="BS">
    <w:p w14:paraId="7DE26DCC" w14:textId="77777777" w:rsidR="00AC3180" w:rsidRDefault="00AC3180">
      <w:pPr>
        <w:pStyle w:val="CommentText"/>
      </w:pPr>
      <w:r>
        <w:rPr>
          <w:rStyle w:val="CommentReference"/>
        </w:rPr>
        <w:annotationRef/>
      </w:r>
      <w:r>
        <w:t>announced or proclaimed?</w:t>
      </w:r>
    </w:p>
  </w:comment>
  <w:comment w:id="1239" w:author="Windows User" w:date="2015-10-30T08:56:00Z" w:initials="WU">
    <w:p w14:paraId="729B2278" w14:textId="77777777" w:rsidR="00AC3180" w:rsidRDefault="00AC3180">
      <w:pPr>
        <w:pStyle w:val="CommentText"/>
      </w:pPr>
      <w:r>
        <w:rPr>
          <w:rStyle w:val="CommentReference"/>
        </w:rPr>
        <w:annotationRef/>
      </w:r>
      <w:r>
        <w:t>?</w:t>
      </w:r>
    </w:p>
  </w:comment>
  <w:comment w:id="1240" w:author="Windows User" w:date="2015-10-30T08:56:00Z" w:initials="WU">
    <w:p w14:paraId="44863D12" w14:textId="77777777" w:rsidR="00AC3180" w:rsidRDefault="00AC3180">
      <w:pPr>
        <w:pStyle w:val="CommentText"/>
      </w:pPr>
      <w:r>
        <w:rPr>
          <w:rStyle w:val="CommentReference"/>
        </w:rPr>
        <w:annotationRef/>
      </w:r>
      <w:r>
        <w:t>Bride, no, not bridegroom?</w:t>
      </w:r>
    </w:p>
  </w:comment>
  <w:comment w:id="1243" w:author="Windows User" w:date="2015-10-30T08:56:00Z" w:initials="WU">
    <w:p w14:paraId="6CE1AF88" w14:textId="77777777" w:rsidR="00AC3180" w:rsidRDefault="00AC3180">
      <w:pPr>
        <w:pStyle w:val="CommentText"/>
      </w:pPr>
      <w:r>
        <w:rPr>
          <w:rStyle w:val="CommentReference"/>
        </w:rPr>
        <w:annotationRef/>
      </w:r>
      <w:r>
        <w:t>Return?</w:t>
      </w:r>
    </w:p>
  </w:comment>
  <w:comment w:id="1244" w:author="Windows User" w:date="2015-10-30T08:56:00Z" w:initials="WU">
    <w:p w14:paraId="2917E600" w14:textId="77777777" w:rsidR="00AC3180" w:rsidRDefault="00AC3180">
      <w:pPr>
        <w:pStyle w:val="CommentText"/>
      </w:pPr>
      <w:r>
        <w:rPr>
          <w:rStyle w:val="CommentReference"/>
        </w:rPr>
        <w:annotationRef/>
      </w:r>
      <w:r>
        <w:t>Establishment? Building up?</w:t>
      </w:r>
    </w:p>
  </w:comment>
  <w:comment w:id="1246" w:author="Windows User" w:date="2015-10-30T08:56:00Z" w:initials="WU">
    <w:p w14:paraId="14DF4F91" w14:textId="77777777" w:rsidR="00AC3180" w:rsidRDefault="00AC3180">
      <w:pPr>
        <w:pStyle w:val="CommentText"/>
      </w:pPr>
      <w:r>
        <w:rPr>
          <w:rStyle w:val="CommentReference"/>
        </w:rPr>
        <w:annotationRef/>
      </w:r>
      <w:r>
        <w:t>Heavenly evangelist? Good tidings? Glad tidings? Good news?</w:t>
      </w:r>
    </w:p>
  </w:comment>
  <w:comment w:id="1247" w:author="Windows User" w:date="2015-10-30T08:56:00Z" w:initials="WU">
    <w:p w14:paraId="55FC1EAE" w14:textId="77777777" w:rsidR="00AC3180" w:rsidRDefault="00AC3180">
      <w:pPr>
        <w:pStyle w:val="CommentText"/>
      </w:pPr>
      <w:r>
        <w:rPr>
          <w:rStyle w:val="CommentReference"/>
        </w:rPr>
        <w:annotationRef/>
      </w:r>
      <w:r>
        <w:t>I don’t see “the Lord is with you” in the Coptic</w:t>
      </w:r>
    </w:p>
    <w:p w14:paraId="4431CB1C" w14:textId="77777777" w:rsidR="00AC3180" w:rsidRDefault="00AC3180">
      <w:pPr>
        <w:pStyle w:val="CommentText"/>
      </w:pPr>
    </w:p>
  </w:comment>
  <w:comment w:id="1248" w:author="Windows User" w:date="2015-10-30T08:56:00Z" w:initials="WU">
    <w:p w14:paraId="4549B91A" w14:textId="77777777" w:rsidR="00AC3180" w:rsidRDefault="00AC3180">
      <w:pPr>
        <w:pStyle w:val="CommentText"/>
      </w:pPr>
      <w:r>
        <w:rPr>
          <w:rStyle w:val="CommentReference"/>
        </w:rPr>
        <w:annotationRef/>
      </w:r>
      <w:r>
        <w:t>Heavenly herald of Good News?</w:t>
      </w:r>
    </w:p>
    <w:p w14:paraId="384F02AC" w14:textId="77777777" w:rsidR="00AC3180" w:rsidRDefault="00AC3180">
      <w:pPr>
        <w:pStyle w:val="CommentText"/>
      </w:pPr>
    </w:p>
  </w:comment>
  <w:comment w:id="1255" w:author="Windows User" w:date="2015-10-30T08:56:00Z" w:initials="WU">
    <w:p w14:paraId="4A264D5C" w14:textId="77777777" w:rsidR="00AC3180" w:rsidRDefault="00AC3180">
      <w:pPr>
        <w:pStyle w:val="CommentText"/>
      </w:pPr>
      <w:r>
        <w:rPr>
          <w:rStyle w:val="CommentReference"/>
        </w:rPr>
        <w:annotationRef/>
      </w:r>
      <w:r>
        <w:t>I think we’re doing holy for ethowab, but saint for agios… open to discussion though.</w:t>
      </w:r>
    </w:p>
  </w:comment>
  <w:comment w:id="1286" w:author="Windows User" w:date="2015-10-30T08:56:00Z" w:initials="WU">
    <w:p w14:paraId="3A72AA33" w14:textId="77777777" w:rsidR="00AC3180" w:rsidRDefault="00AC3180">
      <w:pPr>
        <w:pStyle w:val="CommentText"/>
      </w:pPr>
      <w:r>
        <w:rPr>
          <w:rStyle w:val="CommentReference"/>
        </w:rPr>
        <w:annotationRef/>
      </w:r>
      <w:r>
        <w:t>Redeemed?</w:t>
      </w:r>
    </w:p>
  </w:comment>
  <w:comment w:id="1287" w:author="Windows User" w:date="2015-10-30T08:56:00Z" w:initials="WU">
    <w:p w14:paraId="5BF82FF5" w14:textId="77777777" w:rsidR="00AC3180" w:rsidRDefault="00AC3180">
      <w:pPr>
        <w:pStyle w:val="CommentText"/>
      </w:pPr>
      <w:r>
        <w:rPr>
          <w:rStyle w:val="CommentReference"/>
        </w:rPr>
        <w:annotationRef/>
      </w:r>
      <w:r>
        <w:t>For? So?</w:t>
      </w:r>
    </w:p>
  </w:comment>
  <w:comment w:id="1292" w:author="Windows User" w:date="2015-10-30T08:56:00Z" w:initials="WU">
    <w:p w14:paraId="5B54A424" w14:textId="77777777" w:rsidR="00AC3180" w:rsidRDefault="00AC3180">
      <w:pPr>
        <w:pStyle w:val="CommentText"/>
      </w:pPr>
      <w:r>
        <w:rPr>
          <w:rStyle w:val="CommentReference"/>
        </w:rPr>
        <w:annotationRef/>
      </w:r>
      <w:r>
        <w:t>Or did shine and did illuminate</w:t>
      </w:r>
    </w:p>
  </w:comment>
  <w:comment w:id="1293" w:author="Windows User" w:date="2015-10-30T08:56:00Z" w:initials="WU">
    <w:p w14:paraId="5929E69F" w14:textId="77777777" w:rsidR="00AC3180" w:rsidRDefault="00AC3180">
      <w:pPr>
        <w:pStyle w:val="CommentText"/>
      </w:pPr>
      <w:r>
        <w:rPr>
          <w:rStyle w:val="CommentReference"/>
        </w:rPr>
        <w:annotationRef/>
      </w:r>
      <w:r>
        <w:t>What should this verse be?</w:t>
      </w:r>
    </w:p>
  </w:comment>
  <w:comment w:id="1294" w:author="Windows User" w:date="2015-10-30T08:56:00Z" w:initials="WU">
    <w:p w14:paraId="37815108" w14:textId="77777777" w:rsidR="00AC3180" w:rsidRDefault="00AC3180">
      <w:pPr>
        <w:pStyle w:val="CommentText"/>
      </w:pPr>
      <w:r>
        <w:rPr>
          <w:rStyle w:val="CommentReference"/>
        </w:rPr>
        <w:annotationRef/>
      </w:r>
      <w:r>
        <w:t>Uhm… does this mean something else, because saying the seal of the door Ezekiel saw was raised seems really bad …</w:t>
      </w:r>
    </w:p>
  </w:comment>
  <w:comment w:id="1295" w:author="Windows User" w:date="2015-10-30T08:56:00Z" w:initials="WU">
    <w:p w14:paraId="770E6FA0" w14:textId="77777777" w:rsidR="00AC3180" w:rsidRDefault="00AC3180">
      <w:pPr>
        <w:pStyle w:val="CommentText"/>
      </w:pPr>
      <w:r>
        <w:rPr>
          <w:rStyle w:val="CommentReference"/>
        </w:rPr>
        <w:annotationRef/>
      </w:r>
      <w:r>
        <w:t>Who?</w:t>
      </w:r>
    </w:p>
  </w:comment>
  <w:comment w:id="1296" w:author="Windows User" w:date="2015-10-30T08:56:00Z" w:initials="WU">
    <w:p w14:paraId="7FDD5784" w14:textId="77777777" w:rsidR="00AC3180" w:rsidRDefault="00AC3180">
      <w:pPr>
        <w:pStyle w:val="CommentText"/>
      </w:pPr>
      <w:r>
        <w:rPr>
          <w:rStyle w:val="CommentReference"/>
        </w:rPr>
        <w:annotationRef/>
      </w:r>
      <w:r>
        <w:t>Different adjective</w:t>
      </w:r>
    </w:p>
  </w:comment>
  <w:comment w:id="1297" w:author="Windows User" w:date="2015-10-30T08:56:00Z" w:initials="WU">
    <w:p w14:paraId="69734FAC" w14:textId="77777777" w:rsidR="00AC3180" w:rsidRDefault="00AC3180">
      <w:pPr>
        <w:pStyle w:val="CommentText"/>
      </w:pPr>
      <w:r>
        <w:rPr>
          <w:rStyle w:val="CommentReference"/>
        </w:rPr>
        <w:annotationRef/>
      </w:r>
      <w:r>
        <w:t>Sickness?</w:t>
      </w:r>
    </w:p>
  </w:comment>
  <w:comment w:id="1300" w:author="Windows User" w:date="2015-10-30T08:56:00Z" w:initials="BS">
    <w:p w14:paraId="07C468E8" w14:textId="77777777" w:rsidR="00AC3180" w:rsidRDefault="00AC3180">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3" w:author="Windows User" w:date="2015-10-30T08:56:00Z" w:initials="WU">
    <w:p w14:paraId="14F94395" w14:textId="77777777" w:rsidR="00AC3180" w:rsidRDefault="00AC3180">
      <w:pPr>
        <w:pStyle w:val="CommentText"/>
      </w:pPr>
      <w:r>
        <w:rPr>
          <w:rStyle w:val="CommentReference"/>
        </w:rPr>
        <w:annotationRef/>
      </w:r>
      <w:r>
        <w:t>What?</w:t>
      </w:r>
    </w:p>
  </w:comment>
  <w:comment w:id="1312" w:author="Windows User" w:date="2015-10-30T08:56:00Z" w:initials="WU">
    <w:p w14:paraId="39A2608E" w14:textId="77777777" w:rsidR="00AC3180" w:rsidRDefault="00AC3180">
      <w:pPr>
        <w:pStyle w:val="CommentText"/>
      </w:pPr>
      <w:r>
        <w:rPr>
          <w:rStyle w:val="CommentReference"/>
        </w:rPr>
        <w:annotationRef/>
      </w:r>
    </w:p>
  </w:comment>
  <w:comment w:id="1323" w:author="Windows User" w:date="2015-10-30T08:56:00Z" w:initials="WU">
    <w:p w14:paraId="255EEE9F" w14:textId="77777777" w:rsidR="00AC3180" w:rsidRDefault="00AC3180">
      <w:pPr>
        <w:pStyle w:val="CommentText"/>
      </w:pPr>
      <w:r>
        <w:rPr>
          <w:rStyle w:val="CommentReference"/>
        </w:rPr>
        <w:annotationRef/>
      </w:r>
      <w:r>
        <w:t>Is abouna going by a different version of the Coptic?</w:t>
      </w:r>
    </w:p>
    <w:p w14:paraId="45F504BB" w14:textId="77777777" w:rsidR="00AC3180" w:rsidRDefault="00AC3180">
      <w:pPr>
        <w:pStyle w:val="CommentText"/>
      </w:pPr>
    </w:p>
  </w:comment>
  <w:comment w:id="1325" w:author="Windows User" w:date="2015-10-30T08:56:00Z" w:initials="WU">
    <w:p w14:paraId="63C351E6" w14:textId="77777777" w:rsidR="00AC3180" w:rsidRDefault="00AC3180">
      <w:pPr>
        <w:pStyle w:val="CommentText"/>
      </w:pPr>
      <w:r>
        <w:rPr>
          <w:rStyle w:val="CommentReference"/>
        </w:rPr>
        <w:annotationRef/>
      </w:r>
      <w:r>
        <w:t>Praise and victory doesn’t make sense.</w:t>
      </w:r>
    </w:p>
  </w:comment>
  <w:comment w:id="1327" w:author="Windows User" w:date="2015-10-30T08:56:00Z" w:initials="WU">
    <w:p w14:paraId="5729C7D5" w14:textId="77777777" w:rsidR="00AC3180" w:rsidRDefault="00AC3180">
      <w:pPr>
        <w:pStyle w:val="CommentText"/>
      </w:pPr>
      <w:r>
        <w:rPr>
          <w:rStyle w:val="CommentReference"/>
        </w:rPr>
        <w:annotationRef/>
      </w:r>
      <w:r>
        <w:t>Godhead?</w:t>
      </w:r>
    </w:p>
  </w:comment>
  <w:comment w:id="1336" w:author="Windows User" w:date="2015-10-30T08:56:00Z" w:initials="WU">
    <w:p w14:paraId="78E42A11" w14:textId="77777777" w:rsidR="00AC3180" w:rsidRDefault="00AC3180">
      <w:pPr>
        <w:pStyle w:val="CommentText"/>
      </w:pPr>
      <w:r>
        <w:rPr>
          <w:rStyle w:val="CommentReference"/>
        </w:rPr>
        <w:annotationRef/>
      </w:r>
      <w:r>
        <w:t>Establish?</w:t>
      </w:r>
    </w:p>
  </w:comment>
  <w:comment w:id="1337" w:author="Windows User" w:date="2015-10-30T08:56:00Z" w:initials="WU">
    <w:p w14:paraId="642EB965" w14:textId="77777777" w:rsidR="00AC3180" w:rsidRDefault="00AC3180">
      <w:pPr>
        <w:pStyle w:val="CommentText"/>
      </w:pPr>
      <w:r>
        <w:rPr>
          <w:rStyle w:val="CommentReference"/>
        </w:rPr>
        <w:annotationRef/>
      </w:r>
      <w:r>
        <w:t>Check another source… missing puncuation</w:t>
      </w:r>
    </w:p>
  </w:comment>
  <w:comment w:id="1338" w:author="Windows User" w:date="2015-10-30T08:56:00Z" w:initials="WU">
    <w:p w14:paraId="6F8B5532" w14:textId="77777777" w:rsidR="00AC3180" w:rsidRDefault="00AC3180">
      <w:pPr>
        <w:pStyle w:val="CommentText"/>
      </w:pPr>
      <w:r>
        <w:rPr>
          <w:rStyle w:val="CommentReference"/>
        </w:rPr>
        <w:annotationRef/>
      </w:r>
      <w:r>
        <w:t>Worked?</w:t>
      </w:r>
    </w:p>
  </w:comment>
  <w:comment w:id="1339" w:author="Windows User" w:date="2015-10-30T08:56:00Z" w:initials="WU">
    <w:p w14:paraId="4F504285" w14:textId="77777777" w:rsidR="00AC3180" w:rsidRDefault="00AC3180">
      <w:pPr>
        <w:pStyle w:val="CommentText"/>
      </w:pPr>
      <w:r>
        <w:rPr>
          <w:rStyle w:val="CommentReference"/>
        </w:rPr>
        <w:annotationRef/>
      </w:r>
      <w:r>
        <w:t>Thrice holy or Trisagion?</w:t>
      </w:r>
    </w:p>
  </w:comment>
  <w:comment w:id="1341" w:author="Windows User" w:date="2015-10-30T08:56:00Z" w:initials="WU">
    <w:p w14:paraId="5514BCC2" w14:textId="77777777" w:rsidR="00AC3180" w:rsidRPr="00936DE7" w:rsidRDefault="00AC31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2" w:author="Windows User" w:date="2015-10-30T08:56:00Z" w:initials="WU">
    <w:p w14:paraId="179A5384" w14:textId="77777777" w:rsidR="00AC3180" w:rsidRDefault="00AC3180">
      <w:pPr>
        <w:pStyle w:val="CommentText"/>
      </w:pPr>
      <w:r>
        <w:rPr>
          <w:rStyle w:val="CommentReference"/>
        </w:rPr>
        <w:annotationRef/>
      </w:r>
      <w:r>
        <w:t>Right translation?</w:t>
      </w:r>
    </w:p>
  </w:comment>
  <w:comment w:id="1344" w:author="Windows User" w:date="2015-10-30T08:56:00Z" w:initials="WU">
    <w:p w14:paraId="1682BE28" w14:textId="77777777" w:rsidR="00AC3180" w:rsidRDefault="00AC3180">
      <w:pPr>
        <w:pStyle w:val="CommentText"/>
      </w:pPr>
      <w:r>
        <w:rPr>
          <w:rStyle w:val="CommentReference"/>
        </w:rPr>
        <w:annotationRef/>
      </w:r>
      <w:r>
        <w:t>What does this mean?</w:t>
      </w:r>
    </w:p>
  </w:comment>
  <w:comment w:id="1345" w:author="Windows User" w:date="2015-10-30T08:56:00Z" w:initials="WU">
    <w:p w14:paraId="30C5B7C9" w14:textId="77777777" w:rsidR="00AC3180" w:rsidRDefault="00AC3180">
      <w:pPr>
        <w:pStyle w:val="CommentText"/>
      </w:pPr>
      <w:r>
        <w:rPr>
          <w:rStyle w:val="CommentReference"/>
        </w:rPr>
        <w:annotationRef/>
      </w:r>
      <w:r>
        <w:t>To the end?</w:t>
      </w:r>
    </w:p>
  </w:comment>
  <w:comment w:id="1350" w:author="Windows User" w:date="2015-10-30T08:56:00Z" w:initials="WU">
    <w:p w14:paraId="2C2856CA" w14:textId="77777777" w:rsidR="00AC3180" w:rsidRDefault="00AC3180">
      <w:pPr>
        <w:pStyle w:val="CommentText"/>
      </w:pPr>
      <w:r>
        <w:rPr>
          <w:rStyle w:val="CommentReference"/>
        </w:rPr>
        <w:annotationRef/>
      </w:r>
      <w:r>
        <w:t>Or freedom?</w:t>
      </w:r>
    </w:p>
  </w:comment>
  <w:comment w:id="1351" w:author="Windows User" w:date="2015-10-30T08:56:00Z" w:initials="WU">
    <w:p w14:paraId="229642C6" w14:textId="77777777" w:rsidR="00AC3180" w:rsidRDefault="00AC3180">
      <w:pPr>
        <w:pStyle w:val="CommentText"/>
      </w:pPr>
      <w:r>
        <w:rPr>
          <w:rStyle w:val="CommentReference"/>
        </w:rPr>
        <w:annotationRef/>
      </w:r>
      <w:r>
        <w:t>Or establish?</w:t>
      </w:r>
    </w:p>
  </w:comment>
  <w:comment w:id="1359" w:author="Windows User" w:date="2015-10-30T08:56:00Z" w:initials="WU">
    <w:p w14:paraId="798C7307" w14:textId="77777777" w:rsidR="00AC3180" w:rsidRDefault="00AC3180">
      <w:pPr>
        <w:pStyle w:val="CommentText"/>
      </w:pPr>
      <w:r>
        <w:rPr>
          <w:rStyle w:val="CommentReference"/>
        </w:rPr>
        <w:annotationRef/>
      </w:r>
      <w:r>
        <w:t>Is this the correct date?</w:t>
      </w:r>
    </w:p>
  </w:comment>
  <w:comment w:id="1451" w:author="Windows User" w:date="2015-10-30T08:56:00Z" w:initials="WU">
    <w:p w14:paraId="1C25D03A" w14:textId="77777777" w:rsidR="00AC3180" w:rsidRDefault="00AC3180">
      <w:pPr>
        <w:pStyle w:val="CommentText"/>
      </w:pPr>
      <w:r>
        <w:rPr>
          <w:rStyle w:val="CommentReference"/>
        </w:rPr>
        <w:annotationRef/>
      </w:r>
      <w:r>
        <w:t>Can this be reworded?</w:t>
      </w:r>
    </w:p>
  </w:comment>
  <w:comment w:id="1453" w:author="Windows User" w:date="2015-10-30T08:56:00Z" w:initials="WU">
    <w:p w14:paraId="71B1FE22" w14:textId="77777777" w:rsidR="00AC3180" w:rsidRDefault="00AC3180">
      <w:pPr>
        <w:pStyle w:val="CommentText"/>
      </w:pPr>
      <w:r>
        <w:rPr>
          <w:rStyle w:val="CommentReference"/>
        </w:rPr>
        <w:annotationRef/>
      </w:r>
      <w:r>
        <w:t>Check other books for alternate word here.</w:t>
      </w:r>
    </w:p>
  </w:comment>
  <w:comment w:id="1454" w:author="Windows User" w:date="2015-10-30T08:56:00Z" w:initials="WU">
    <w:p w14:paraId="546F5FFA" w14:textId="77777777" w:rsidR="00AC3180" w:rsidRDefault="00AC3180">
      <w:pPr>
        <w:pStyle w:val="CommentText"/>
      </w:pPr>
      <w:r>
        <w:rPr>
          <w:rStyle w:val="CommentReference"/>
        </w:rPr>
        <w:annotationRef/>
      </w:r>
      <w:r>
        <w:t>Nations or peoples?</w:t>
      </w:r>
    </w:p>
  </w:comment>
  <w:comment w:id="1455" w:author="Windows User" w:date="2015-10-30T08:56:00Z" w:initials="WU">
    <w:p w14:paraId="4FC1DCF3" w14:textId="77777777" w:rsidR="00AC3180" w:rsidRDefault="00AC3180">
      <w:pPr>
        <w:pStyle w:val="CommentText"/>
      </w:pPr>
      <w:r>
        <w:rPr>
          <w:rStyle w:val="CommentReference"/>
        </w:rPr>
        <w:annotationRef/>
      </w:r>
      <w:r>
        <w:t>Burned or consumed?</w:t>
      </w:r>
    </w:p>
  </w:comment>
  <w:comment w:id="1456" w:author="Windows User" w:date="2015-10-30T08:56:00Z" w:initials="WU">
    <w:p w14:paraId="5B463C07" w14:textId="77777777" w:rsidR="00AC3180" w:rsidRDefault="00AC3180">
      <w:pPr>
        <w:pStyle w:val="CommentText"/>
      </w:pPr>
      <w:r>
        <w:rPr>
          <w:rStyle w:val="CommentReference"/>
        </w:rPr>
        <w:annotationRef/>
      </w:r>
      <w:r>
        <w:t>?</w:t>
      </w:r>
    </w:p>
  </w:comment>
  <w:comment w:id="1457" w:author="Windows User" w:date="2015-10-30T08:56:00Z" w:initials="WU">
    <w:p w14:paraId="3079CC02" w14:textId="77777777" w:rsidR="00AC3180" w:rsidRPr="0098028B" w:rsidRDefault="00AC31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8" w:author="Windows User" w:date="2015-10-30T08:56:00Z" w:initials="WU">
    <w:p w14:paraId="4B943F0B" w14:textId="77777777" w:rsidR="00AC3180" w:rsidRDefault="00AC3180">
      <w:pPr>
        <w:pStyle w:val="CommentText"/>
      </w:pPr>
      <w:r>
        <w:rPr>
          <w:rStyle w:val="CommentReference"/>
        </w:rPr>
        <w:annotationRef/>
      </w:r>
      <w:r>
        <w:t>Synaxarium has St. James dying twice… likely one of them should be St. John!</w:t>
      </w:r>
    </w:p>
  </w:comment>
  <w:comment w:id="1501" w:author="Windows User" w:date="2015-10-30T08:56:00Z" w:initials="WU">
    <w:p w14:paraId="11436C6E" w14:textId="77777777" w:rsidR="00AC3180" w:rsidRDefault="00AC3180">
      <w:pPr>
        <w:pStyle w:val="CommentText"/>
      </w:pPr>
      <w:r>
        <w:rPr>
          <w:rStyle w:val="CommentReference"/>
        </w:rPr>
        <w:annotationRef/>
      </w:r>
      <w:r>
        <w:t>Ramez says print synacarium may have him in july</w:t>
      </w:r>
    </w:p>
  </w:comment>
  <w:comment w:id="1512" w:author="Windows User" w:date="2015-10-30T08:56:00Z" w:initials="WU">
    <w:p w14:paraId="62A36CDC" w14:textId="77777777" w:rsidR="00AC3180" w:rsidRDefault="00AC3180">
      <w:pPr>
        <w:pStyle w:val="CommentText"/>
      </w:pPr>
      <w:r>
        <w:rPr>
          <w:rStyle w:val="CommentReference"/>
        </w:rPr>
        <w:annotationRef/>
      </w:r>
      <w:r>
        <w:t>Approached? What does this vs mean?</w:t>
      </w:r>
    </w:p>
  </w:comment>
  <w:comment w:id="1513" w:author="Windows User" w:date="2015-10-30T08:56:00Z" w:initials="WU">
    <w:p w14:paraId="329416E7" w14:textId="77777777" w:rsidR="00AC3180" w:rsidRPr="00035775" w:rsidRDefault="00AC31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9" w:author="Windows User" w:date="2015-10-30T08:56:00Z" w:initials="WU">
    <w:p w14:paraId="763F73BB" w14:textId="77777777" w:rsidR="00AC3180" w:rsidRDefault="00AC3180">
      <w:pPr>
        <w:pStyle w:val="CommentText"/>
      </w:pPr>
      <w:r>
        <w:rPr>
          <w:rStyle w:val="CommentReference"/>
        </w:rPr>
        <w:annotationRef/>
      </w:r>
      <w:r>
        <w:t>Thoughts?</w:t>
      </w:r>
    </w:p>
  </w:comment>
  <w:comment w:id="1540" w:author="Windows User" w:date="2015-10-30T08:56:00Z" w:initials="WU">
    <w:p w14:paraId="7B47C8A3" w14:textId="77777777" w:rsidR="00AC3180" w:rsidRDefault="00AC3180">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5" w:author="Windows User" w:date="2015-10-30T08:56:00Z" w:initials="WU">
    <w:p w14:paraId="0BE9113A" w14:textId="77777777" w:rsidR="00AC3180" w:rsidRDefault="00AC3180">
      <w:pPr>
        <w:pStyle w:val="CommentText"/>
      </w:pPr>
      <w:r>
        <w:rPr>
          <w:rStyle w:val="CommentReference"/>
        </w:rPr>
        <w:annotationRef/>
      </w:r>
      <w:r>
        <w:t>Completely different.</w:t>
      </w:r>
    </w:p>
  </w:comment>
  <w:comment w:id="1576" w:author="Windows User" w:date="2015-10-30T08:56:00Z" w:initials="WU">
    <w:p w14:paraId="074682DD" w14:textId="77777777" w:rsidR="00AC3180" w:rsidRDefault="00AC3180">
      <w:pPr>
        <w:pStyle w:val="CommentText"/>
      </w:pPr>
      <w:r>
        <w:rPr>
          <w:rStyle w:val="CommentReference"/>
        </w:rPr>
        <w:annotationRef/>
      </w:r>
      <w:r>
        <w:t>With or in?</w:t>
      </w:r>
    </w:p>
  </w:comment>
  <w:comment w:id="1577" w:author="Windows User" w:date="2015-10-30T08:56:00Z" w:initials="WU">
    <w:p w14:paraId="371712E1" w14:textId="77777777" w:rsidR="00AC3180" w:rsidRDefault="00AC3180">
      <w:pPr>
        <w:pStyle w:val="CommentText"/>
      </w:pPr>
      <w:r>
        <w:rPr>
          <w:rStyle w:val="CommentReference"/>
        </w:rPr>
        <w:annotationRef/>
      </w:r>
    </w:p>
  </w:comment>
  <w:comment w:id="1578" w:author="Windows User" w:date="2015-10-30T08:56:00Z" w:initials="WU">
    <w:p w14:paraId="0B3C1D3B" w14:textId="77777777" w:rsidR="00AC3180" w:rsidRDefault="00AC3180">
      <w:pPr>
        <w:pStyle w:val="CommentText"/>
      </w:pPr>
      <w:r>
        <w:rPr>
          <w:rStyle w:val="CommentReference"/>
        </w:rPr>
        <w:annotationRef/>
      </w:r>
      <w:r>
        <w:t>Sound or voice?</w:t>
      </w:r>
    </w:p>
  </w:comment>
  <w:comment w:id="1580" w:author="Windows User" w:date="2015-10-30T08:56:00Z" w:initials="WU">
    <w:p w14:paraId="1C3A0B98" w14:textId="77777777" w:rsidR="00AC3180" w:rsidRDefault="00AC3180">
      <w:pPr>
        <w:pStyle w:val="CommentText"/>
      </w:pPr>
      <w:r>
        <w:rPr>
          <w:rStyle w:val="CommentReference"/>
        </w:rPr>
        <w:annotationRef/>
      </w:r>
      <w:r>
        <w:t>Open to suggetions.</w:t>
      </w:r>
    </w:p>
  </w:comment>
  <w:comment w:id="1581" w:author="Windows User" w:date="2015-10-30T08:56:00Z" w:initials="WU">
    <w:p w14:paraId="79DB91AB" w14:textId="77777777" w:rsidR="00AC3180" w:rsidRDefault="00AC3180">
      <w:pPr>
        <w:pStyle w:val="CommentText"/>
      </w:pPr>
      <w:r>
        <w:rPr>
          <w:rStyle w:val="CommentReference"/>
        </w:rPr>
        <w:annotationRef/>
      </w:r>
      <w:r>
        <w:t>Before?</w:t>
      </w:r>
    </w:p>
  </w:comment>
  <w:comment w:id="1582" w:author="Windows User" w:date="2015-10-30T08:56:00Z" w:initials="WU">
    <w:p w14:paraId="777049F3" w14:textId="77777777" w:rsidR="00AC3180" w:rsidRDefault="00AC3180">
      <w:pPr>
        <w:pStyle w:val="CommentText"/>
      </w:pPr>
      <w:r>
        <w:rPr>
          <w:rStyle w:val="CommentReference"/>
        </w:rPr>
        <w:annotationRef/>
      </w:r>
      <w:r>
        <w:t>Nations?</w:t>
      </w:r>
    </w:p>
  </w:comment>
  <w:comment w:id="1583" w:author="Windows User" w:date="2015-10-30T08:56:00Z" w:initials="WU">
    <w:p w14:paraId="29D1E0CC" w14:textId="77777777" w:rsidR="00AC3180" w:rsidRDefault="00AC3180">
      <w:pPr>
        <w:pStyle w:val="CommentText"/>
      </w:pPr>
      <w:r>
        <w:rPr>
          <w:rStyle w:val="CommentReference"/>
        </w:rPr>
        <w:annotationRef/>
      </w:r>
      <w:r>
        <w:t>?</w:t>
      </w:r>
    </w:p>
  </w:comment>
  <w:comment w:id="1624" w:author="Windows User" w:date="2015-10-30T08:56:00Z" w:initials="WU">
    <w:p w14:paraId="73A9ACC7" w14:textId="77777777" w:rsidR="00AC3180" w:rsidRDefault="00AC3180">
      <w:pPr>
        <w:pStyle w:val="CommentText"/>
      </w:pPr>
      <w:r>
        <w:rPr>
          <w:rStyle w:val="CommentReference"/>
        </w:rPr>
        <w:annotationRef/>
      </w:r>
      <w:r>
        <w:t>?</w:t>
      </w:r>
    </w:p>
  </w:comment>
  <w:comment w:id="1631" w:author="Windows User" w:date="2015-10-30T08:56:00Z" w:initials="WU">
    <w:p w14:paraId="4F5630C0" w14:textId="77777777" w:rsidR="00AC3180" w:rsidRDefault="00AC3180">
      <w:pPr>
        <w:pStyle w:val="CommentText"/>
      </w:pPr>
      <w:r>
        <w:rPr>
          <w:rStyle w:val="CommentReference"/>
        </w:rPr>
        <w:annotationRef/>
      </w:r>
      <w:r>
        <w:t>Abba Noub, abanoub, Apa Noub, Apnoub?</w:t>
      </w:r>
    </w:p>
  </w:comment>
  <w:comment w:id="1632" w:author="Windows User" w:date="2015-10-30T08:56:00Z" w:initials="WU">
    <w:p w14:paraId="3899034D" w14:textId="77777777" w:rsidR="00AC3180" w:rsidRDefault="00AC3180">
      <w:pPr>
        <w:pStyle w:val="CommentText"/>
      </w:pPr>
      <w:r>
        <w:rPr>
          <w:rStyle w:val="CommentReference"/>
        </w:rPr>
        <w:annotationRef/>
      </w:r>
      <w:r>
        <w:t>Upright, or orthodox?</w:t>
      </w:r>
    </w:p>
  </w:comment>
  <w:comment w:id="1641" w:author="Windows User" w:date="2015-10-30T08:56:00Z" w:initials="WU">
    <w:p w14:paraId="61207ABC" w14:textId="77777777" w:rsidR="00AC3180" w:rsidRDefault="00AC3180">
      <w:pPr>
        <w:pStyle w:val="CommentText"/>
      </w:pPr>
      <w:r>
        <w:rPr>
          <w:rStyle w:val="CommentReference"/>
        </w:rPr>
        <w:annotationRef/>
      </w:r>
      <w:r>
        <w:t>Are we going with ti agia = saint and ti ethowab = the holy?</w:t>
      </w:r>
    </w:p>
  </w:comment>
  <w:comment w:id="1663" w:author="Windows User" w:date="2015-11-18T20:43:00Z" w:initials="WU">
    <w:p w14:paraId="08613E46" w14:textId="00F90E8C" w:rsidR="00AC3180" w:rsidRDefault="00AC3180">
      <w:pPr>
        <w:pStyle w:val="CommentText"/>
      </w:pPr>
      <w:r>
        <w:rPr>
          <w:rStyle w:val="CommentReference"/>
        </w:rPr>
        <w:annotationRef/>
      </w:r>
      <w:r>
        <w:t>Is this for Adam days? Or just Sundays?</w:t>
      </w:r>
    </w:p>
  </w:comment>
  <w:comment w:id="1664" w:author="Windows User" w:date="2015-11-18T20:38:00Z" w:initials="WU">
    <w:p w14:paraId="43F9C3B7" w14:textId="77777777" w:rsidR="00AC3180" w:rsidRDefault="00AC3180">
      <w:pPr>
        <w:pStyle w:val="CommentText"/>
      </w:pPr>
      <w:r>
        <w:rPr>
          <w:rStyle w:val="CommentReference"/>
        </w:rPr>
        <w:annotationRef/>
      </w:r>
      <w:r>
        <w:t>What does this mean? I feel like we put something else somewhere else</w:t>
      </w:r>
    </w:p>
  </w:comment>
  <w:comment w:id="1666" w:author="Windows User" w:date="2015-11-19T22:12:00Z" w:initials="WU">
    <w:p w14:paraId="79F037D4" w14:textId="77777777" w:rsidR="00AC3180" w:rsidRDefault="00AC3180">
      <w:pPr>
        <w:pStyle w:val="CommentText"/>
      </w:pPr>
      <w:r>
        <w:rPr>
          <w:rStyle w:val="CommentReference"/>
        </w:rPr>
        <w:annotationRef/>
      </w:r>
      <w:r>
        <w:t>Theotokos forever, or ever-Theotokos?</w:t>
      </w:r>
    </w:p>
  </w:comment>
  <w:comment w:id="1667" w:author="Windows User" w:date="2015-11-19T22:12:00Z" w:initials="WU">
    <w:p w14:paraId="7E2C6DDB" w14:textId="77777777" w:rsidR="00AC3180" w:rsidRDefault="00AC3180">
      <w:pPr>
        <w:pStyle w:val="CommentText"/>
      </w:pPr>
      <w:r>
        <w:rPr>
          <w:rStyle w:val="CommentReference"/>
        </w:rPr>
        <w:annotationRef/>
      </w:r>
      <w:r>
        <w:t>What does this mean?</w:t>
      </w:r>
    </w:p>
  </w:comment>
  <w:comment w:id="1668" w:author="Windows User" w:date="2015-11-19T22:12:00Z" w:initials="WU">
    <w:p w14:paraId="71146019" w14:textId="77777777" w:rsidR="00AC3180" w:rsidRDefault="00AC3180">
      <w:pPr>
        <w:pStyle w:val="CommentText"/>
      </w:pPr>
      <w:r>
        <w:rPr>
          <w:rStyle w:val="CommentReference"/>
        </w:rPr>
        <w:annotationRef/>
      </w:r>
      <w:r>
        <w:t>What does this mean?</w:t>
      </w:r>
    </w:p>
  </w:comment>
  <w:comment w:id="1669" w:author="Windows User" w:date="2015-11-19T22:12:00Z" w:initials="WU">
    <w:p w14:paraId="24E4F57A" w14:textId="77777777" w:rsidR="00AC3180" w:rsidRDefault="00AC3180">
      <w:pPr>
        <w:pStyle w:val="CommentText"/>
      </w:pPr>
      <w:r>
        <w:rPr>
          <w:rStyle w:val="CommentReference"/>
        </w:rPr>
        <w:annotationRef/>
      </w:r>
      <w:r>
        <w:t>Praying or interceding?</w:t>
      </w:r>
    </w:p>
  </w:comment>
  <w:comment w:id="1687" w:author="Windows User" w:date="2015-10-30T08:56:00Z" w:initials="WU">
    <w:p w14:paraId="36116F5D" w14:textId="77777777" w:rsidR="00AC3180" w:rsidRPr="00F905FE" w:rsidRDefault="00AC31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8" w:author="Windows User" w:date="2015-10-30T08:56:00Z" w:initials="WU">
    <w:p w14:paraId="55EA204B" w14:textId="77777777" w:rsidR="00AC3180" w:rsidRDefault="00AC3180">
      <w:pPr>
        <w:pStyle w:val="CommentText"/>
      </w:pPr>
      <w:r>
        <w:rPr>
          <w:rStyle w:val="CommentReference"/>
        </w:rPr>
        <w:annotationRef/>
      </w:r>
      <w:r>
        <w:t>Typo?</w:t>
      </w:r>
    </w:p>
  </w:comment>
  <w:comment w:id="1709" w:author="Windows User" w:date="2015-10-30T08:56:00Z" w:initials="WU">
    <w:p w14:paraId="11E5D177" w14:textId="77777777" w:rsidR="00AC3180" w:rsidRPr="00DD5DBC" w:rsidRDefault="00AC3180">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11" w:author="Windows User" w:date="2015-10-30T08:56:00Z" w:initials="WU">
    <w:p w14:paraId="38A16B24" w14:textId="77777777" w:rsidR="00AC3180" w:rsidRDefault="00AC3180">
      <w:pPr>
        <w:pStyle w:val="CommentText"/>
      </w:pPr>
      <w:r>
        <w:rPr>
          <w:rStyle w:val="CommentReference"/>
        </w:rPr>
        <w:annotationRef/>
      </w:r>
      <w:r>
        <w:t>What does the Coptic say?</w:t>
      </w:r>
    </w:p>
  </w:comment>
  <w:comment w:id="1712" w:author="Windows User" w:date="2015-10-30T08:56:00Z" w:initials="WU">
    <w:p w14:paraId="239824AA" w14:textId="77777777" w:rsidR="00AC3180" w:rsidRDefault="00AC3180">
      <w:pPr>
        <w:pStyle w:val="CommentText"/>
      </w:pPr>
      <w:r>
        <w:rPr>
          <w:rStyle w:val="CommentReference"/>
        </w:rPr>
        <w:annotationRef/>
      </w:r>
      <w:r>
        <w:t>What is being quoted? 2Cor 5?</w:t>
      </w:r>
    </w:p>
  </w:comment>
  <w:comment w:id="1715" w:author="Windows User" w:date="2015-10-30T08:56:00Z" w:initials="WU">
    <w:p w14:paraId="1EC34668" w14:textId="77777777" w:rsidR="00AC3180" w:rsidRDefault="00AC3180">
      <w:pPr>
        <w:pStyle w:val="CommentText"/>
      </w:pPr>
      <w:r>
        <w:rPr>
          <w:rStyle w:val="CommentReference"/>
        </w:rPr>
        <w:annotationRef/>
      </w:r>
      <w:r>
        <w:t>This is clearly a late composition, bastardizing other hymns. “our father in heaven, the sinless one, with your good father…” right.</w:t>
      </w:r>
    </w:p>
  </w:comment>
  <w:comment w:id="1716" w:author="Windows User" w:date="2015-10-30T08:56:00Z" w:initials="WU">
    <w:p w14:paraId="4470C38C" w14:textId="77777777" w:rsidR="00AC3180" w:rsidRDefault="00AC3180">
      <w:pPr>
        <w:pStyle w:val="CommentText"/>
      </w:pPr>
      <w:r>
        <w:rPr>
          <w:rStyle w:val="CommentReference"/>
        </w:rPr>
        <w:annotationRef/>
      </w:r>
      <w:r>
        <w:t>Coptic is different from previous verse. What should English be?</w:t>
      </w:r>
    </w:p>
  </w:comment>
  <w:comment w:id="1717" w:author="Windows User" w:date="2015-10-30T08:56:00Z" w:initials="WU">
    <w:p w14:paraId="350A9B71" w14:textId="77777777" w:rsidR="00AC3180" w:rsidRDefault="00AC3180">
      <w:pPr>
        <w:pStyle w:val="CommentText"/>
      </w:pPr>
      <w:r>
        <w:rPr>
          <w:rStyle w:val="CommentReference"/>
        </w:rPr>
        <w:annotationRef/>
      </w:r>
      <w:r>
        <w:t>Or athletes? Or athletic martyrs?</w:t>
      </w:r>
    </w:p>
  </w:comment>
  <w:comment w:id="1718" w:author="Windows User" w:date="2015-10-30T08:56:00Z" w:initials="WU">
    <w:p w14:paraId="72F9FFC3" w14:textId="77777777" w:rsidR="00AC3180" w:rsidRDefault="00AC3180">
      <w:pPr>
        <w:pStyle w:val="CommentText"/>
      </w:pPr>
      <w:r>
        <w:rPr>
          <w:rStyle w:val="CommentReference"/>
        </w:rPr>
        <w:annotationRef/>
      </w:r>
      <w:r>
        <w:t>Or of the martyrs?</w:t>
      </w:r>
    </w:p>
  </w:comment>
  <w:comment w:id="1719" w:author="Windows User" w:date="2015-10-30T08:56:00Z" w:initials="WU">
    <w:p w14:paraId="7BD5C124" w14:textId="77777777" w:rsidR="00AC3180" w:rsidRDefault="00AC3180">
      <w:pPr>
        <w:pStyle w:val="CommentText"/>
      </w:pPr>
      <w:r>
        <w:rPr>
          <w:rStyle w:val="CommentReference"/>
        </w:rPr>
        <w:annotationRef/>
      </w:r>
      <w:r>
        <w:t>Carries or lifts?</w:t>
      </w:r>
    </w:p>
  </w:comment>
  <w:comment w:id="1720" w:author="Windows User" w:date="2015-10-30T08:56:00Z" w:initials="WU">
    <w:p w14:paraId="525F7218" w14:textId="77777777" w:rsidR="00AC3180" w:rsidRDefault="00AC3180">
      <w:pPr>
        <w:pStyle w:val="CommentText"/>
      </w:pPr>
      <w:r>
        <w:rPr>
          <w:rStyle w:val="CommentReference"/>
        </w:rPr>
        <w:annotationRef/>
      </w:r>
      <w:r>
        <w:t>Churches?</w:t>
      </w:r>
    </w:p>
    <w:p w14:paraId="32A8F1D7" w14:textId="77777777" w:rsidR="00AC3180" w:rsidRDefault="00AC3180">
      <w:pPr>
        <w:pStyle w:val="CommentText"/>
      </w:pPr>
    </w:p>
  </w:comment>
  <w:comment w:id="1721" w:author="Windows User" w:date="2015-10-30T08:56:00Z" w:initials="WU">
    <w:p w14:paraId="165286E5" w14:textId="77777777" w:rsidR="00AC3180" w:rsidRDefault="00AC3180">
      <w:pPr>
        <w:pStyle w:val="CommentText"/>
      </w:pPr>
      <w:r>
        <w:rPr>
          <w:rStyle w:val="CommentReference"/>
        </w:rPr>
        <w:annotationRef/>
      </w:r>
      <w:r>
        <w:t>End?</w:t>
      </w:r>
    </w:p>
  </w:comment>
  <w:comment w:id="1730" w:author="Windows User" w:date="2015-10-30T08:56:00Z" w:initials="WU">
    <w:p w14:paraId="770DC519" w14:textId="77777777" w:rsidR="00AC3180" w:rsidRDefault="00AC3180">
      <w:pPr>
        <w:pStyle w:val="CommentText"/>
      </w:pPr>
      <w:r>
        <w:rPr>
          <w:rStyle w:val="CommentReference"/>
        </w:rPr>
        <w:annotationRef/>
      </w:r>
      <w:r>
        <w:t>Or full stop. You are worthy of the glory,</w:t>
      </w:r>
    </w:p>
  </w:comment>
  <w:comment w:id="1736" w:author="Windows User" w:date="2015-10-30T08:56:00Z" w:initials="WU">
    <w:p w14:paraId="664F3BFA" w14:textId="77777777" w:rsidR="00AC3180" w:rsidRDefault="00AC3180">
      <w:pPr>
        <w:pStyle w:val="CommentText"/>
      </w:pPr>
      <w:r>
        <w:rPr>
          <w:rStyle w:val="CommentReference"/>
        </w:rPr>
        <w:annotationRef/>
      </w:r>
      <w:r>
        <w:t>?</w:t>
      </w:r>
    </w:p>
  </w:comment>
  <w:comment w:id="1739" w:author="Windows User" w:date="2015-10-30T08:56:00Z" w:initials="WU">
    <w:p w14:paraId="08BCD53E" w14:textId="77777777" w:rsidR="00AC3180" w:rsidRDefault="00AC3180">
      <w:pPr>
        <w:pStyle w:val="CommentText"/>
      </w:pPr>
      <w:r>
        <w:rPr>
          <w:rStyle w:val="CommentReference"/>
        </w:rPr>
        <w:annotationRef/>
      </w:r>
      <w:r>
        <w:t>Is? Or will be? Exalted, or highly exalted?</w:t>
      </w:r>
    </w:p>
  </w:comment>
  <w:comment w:id="1741" w:author="Windows User" w:date="2015-10-30T08:56:00Z" w:initials="WU">
    <w:p w14:paraId="4F4D62D2" w14:textId="77777777" w:rsidR="00AC3180" w:rsidRDefault="00AC3180">
      <w:pPr>
        <w:pStyle w:val="CommentText"/>
      </w:pPr>
      <w:r>
        <w:rPr>
          <w:rStyle w:val="CommentReference"/>
        </w:rPr>
        <w:annotationRef/>
      </w:r>
      <w:r>
        <w:t>Bring or offer</w:t>
      </w:r>
    </w:p>
  </w:comment>
  <w:comment w:id="1742" w:author="Windows User" w:date="2015-10-30T08:56:00Z" w:initials="WU">
    <w:p w14:paraId="66D4EE13" w14:textId="77777777" w:rsidR="00AC3180" w:rsidRDefault="00AC3180">
      <w:pPr>
        <w:pStyle w:val="CommentText"/>
      </w:pPr>
      <w:r>
        <w:rPr>
          <w:rStyle w:val="CommentReference"/>
        </w:rPr>
        <w:annotationRef/>
      </w:r>
      <w:r>
        <w:t>Spelling?</w:t>
      </w:r>
    </w:p>
  </w:comment>
  <w:comment w:id="1748" w:author="Windows User" w:date="2015-11-17T22:12:00Z" w:initials="WU">
    <w:p w14:paraId="412F0631" w14:textId="77777777" w:rsidR="00AC3180" w:rsidRDefault="00AC3180">
      <w:pPr>
        <w:pStyle w:val="CommentText"/>
      </w:pPr>
      <w:r>
        <w:rPr>
          <w:rStyle w:val="CommentReference"/>
        </w:rPr>
        <w:annotationRef/>
      </w:r>
      <w:r>
        <w:t>Literally trampled, right? Or crushed?</w:t>
      </w:r>
    </w:p>
  </w:comment>
  <w:comment w:id="1749" w:author="Windows User" w:date="2015-11-17T22:12:00Z" w:initials="WU">
    <w:p w14:paraId="135DCC31" w14:textId="77777777" w:rsidR="00AC3180" w:rsidRDefault="00AC3180">
      <w:pPr>
        <w:pStyle w:val="CommentText"/>
      </w:pPr>
      <w:r>
        <w:rPr>
          <w:rStyle w:val="CommentReference"/>
        </w:rPr>
        <w:annotationRef/>
      </w:r>
      <w:r>
        <w:t>Authority? Might? Reign?</w:t>
      </w:r>
    </w:p>
  </w:comment>
  <w:comment w:id="1752" w:author="Windows User" w:date="2015-10-30T08:56:00Z" w:initials="WU">
    <w:p w14:paraId="11BE3C4D" w14:textId="77777777" w:rsidR="00AC3180" w:rsidRDefault="00AC3180">
      <w:pPr>
        <w:pStyle w:val="CommentText"/>
      </w:pPr>
      <w:r>
        <w:rPr>
          <w:rStyle w:val="CommentReference"/>
        </w:rPr>
        <w:annotationRef/>
      </w:r>
      <w:r>
        <w:t>Name or Holy Name?</w:t>
      </w:r>
    </w:p>
  </w:comment>
  <w:comment w:id="1762" w:author="Windows User" w:date="2015-10-30T08:56:00Z" w:initials="WU">
    <w:p w14:paraId="4A1C10F1" w14:textId="77777777" w:rsidR="00AC3180" w:rsidRDefault="00AC3180">
      <w:pPr>
        <w:pStyle w:val="CommentText"/>
      </w:pPr>
      <w:r>
        <w:rPr>
          <w:rStyle w:val="CommentReference"/>
        </w:rPr>
        <w:annotationRef/>
      </w:r>
      <w:r>
        <w:t>Christ or Jesus Christ?</w:t>
      </w:r>
    </w:p>
  </w:comment>
  <w:comment w:id="1768" w:author="Windows User" w:date="2015-10-30T08:56:00Z" w:initials="WU">
    <w:p w14:paraId="31C2C585" w14:textId="77777777" w:rsidR="00AC3180" w:rsidRDefault="00AC3180">
      <w:pPr>
        <w:pStyle w:val="CommentText"/>
      </w:pPr>
      <w:r>
        <w:rPr>
          <w:rStyle w:val="CommentReference"/>
        </w:rPr>
        <w:annotationRef/>
      </w:r>
      <w:r>
        <w:t>Name or Holy Name?</w:t>
      </w:r>
    </w:p>
  </w:comment>
  <w:comment w:id="1769" w:author="Windows User" w:date="2015-10-30T08:56:00Z" w:initials="WU">
    <w:p w14:paraId="18203C3C" w14:textId="77777777" w:rsidR="00AC3180" w:rsidRDefault="00AC3180">
      <w:pPr>
        <w:pStyle w:val="CommentText"/>
      </w:pPr>
      <w:r>
        <w:rPr>
          <w:rStyle w:val="CommentReference"/>
        </w:rPr>
        <w:annotationRef/>
      </w:r>
      <w:r>
        <w:t>To Him? Or by His might/power?</w:t>
      </w:r>
    </w:p>
  </w:comment>
  <w:comment w:id="1770" w:author="Windows User" w:date="2015-10-30T08:56:00Z" w:initials="WU">
    <w:p w14:paraId="27B39720" w14:textId="77777777" w:rsidR="00AC3180" w:rsidRDefault="00AC3180">
      <w:pPr>
        <w:pStyle w:val="CommentText"/>
      </w:pPr>
      <w:r>
        <w:rPr>
          <w:rStyle w:val="CommentReference"/>
        </w:rPr>
        <w:annotationRef/>
      </w:r>
      <w:r>
        <w:t>Might, or may?</w:t>
      </w:r>
    </w:p>
  </w:comment>
  <w:comment w:id="1771" w:author="Windows User" w:date="2015-10-30T08:56:00Z" w:initials="WU">
    <w:p w14:paraId="2FB96B7C" w14:textId="77777777" w:rsidR="00AC3180" w:rsidRDefault="00AC3180" w:rsidP="00F77A5B">
      <w:pPr>
        <w:pStyle w:val="CommentText"/>
      </w:pPr>
      <w:r>
        <w:rPr>
          <w:rStyle w:val="CommentReference"/>
        </w:rPr>
        <w:annotationRef/>
      </w:r>
      <w:r>
        <w:t>Christ or Jesus Christ?</w:t>
      </w:r>
    </w:p>
  </w:comment>
  <w:comment w:id="1774" w:author="Windows User" w:date="2015-10-30T08:56:00Z" w:initials="WU">
    <w:p w14:paraId="775D4B1C" w14:textId="77777777" w:rsidR="00AC3180" w:rsidRDefault="00AC3180">
      <w:pPr>
        <w:pStyle w:val="CommentText"/>
      </w:pPr>
      <w:r>
        <w:rPr>
          <w:rStyle w:val="CommentReference"/>
        </w:rPr>
        <w:annotationRef/>
      </w:r>
      <w:r>
        <w:t>Miracles?</w:t>
      </w:r>
    </w:p>
  </w:comment>
  <w:comment w:id="1780" w:author="Windows User" w:date="2015-10-30T08:56:00Z" w:initials="WU">
    <w:p w14:paraId="511773EC" w14:textId="77777777" w:rsidR="00AC3180" w:rsidRDefault="00AC3180">
      <w:pPr>
        <w:pStyle w:val="CommentText"/>
      </w:pPr>
      <w:r>
        <w:rPr>
          <w:rStyle w:val="CommentReference"/>
        </w:rPr>
        <w:annotationRef/>
      </w:r>
      <w:r>
        <w:t>Name or Holy Name?</w:t>
      </w:r>
    </w:p>
  </w:comment>
  <w:comment w:id="1781" w:author="Windows User" w:date="2015-10-30T08:56:00Z" w:initials="WU">
    <w:p w14:paraId="0BC6FD3A" w14:textId="77777777" w:rsidR="00AC3180" w:rsidRDefault="00AC3180">
      <w:pPr>
        <w:pStyle w:val="CommentText"/>
      </w:pPr>
      <w:r>
        <w:rPr>
          <w:rStyle w:val="CommentReference"/>
        </w:rPr>
        <w:annotationRef/>
      </w:r>
      <w:r>
        <w:t>To Him? Or by His might/power?</w:t>
      </w:r>
    </w:p>
  </w:comment>
  <w:comment w:id="1782" w:author="Windows User" w:date="2015-10-30T08:56:00Z" w:initials="WU">
    <w:p w14:paraId="6BED6166" w14:textId="77777777" w:rsidR="00AC3180" w:rsidRDefault="00AC3180">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7AAC7" w14:textId="77777777" w:rsidR="00281C51" w:rsidRDefault="00281C51" w:rsidP="006D61CA">
      <w:pPr>
        <w:spacing w:after="0" w:line="240" w:lineRule="auto"/>
      </w:pPr>
      <w:r>
        <w:separator/>
      </w:r>
    </w:p>
  </w:endnote>
  <w:endnote w:type="continuationSeparator" w:id="0">
    <w:p w14:paraId="60B04ED6" w14:textId="77777777" w:rsidR="00281C51" w:rsidRDefault="00281C5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AC3180" w:rsidRPr="004D6538" w:rsidRDefault="00AC3180"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AC3180" w:rsidRPr="009654EE" w:rsidRDefault="00AC3180"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AC3180" w:rsidRPr="009654EE" w:rsidRDefault="00AC3180"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C6C77">
      <w:rPr>
        <w:noProof/>
        <w:lang w:val="en-US"/>
      </w:rPr>
      <w:t>35</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AC3180" w:rsidRPr="004D6538" w:rsidRDefault="00AC3180"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0C6C77">
      <w:rPr>
        <w:noProof/>
        <w:lang w:val="en-US"/>
      </w:rPr>
      <w:t>402</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AC3180" w:rsidRPr="006D61CA" w:rsidRDefault="00AC3180"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C6C77">
      <w:rPr>
        <w:noProof/>
        <w:lang w:val="en-US"/>
      </w:rPr>
      <w:t>401</w:t>
    </w:r>
    <w:r w:rsidRPr="006D61CA">
      <w:rPr>
        <w:lang w:val="en-US"/>
      </w:rPr>
      <w:fldChar w:fldCharType="end"/>
    </w:r>
  </w:p>
  <w:p w14:paraId="1546C8BA" w14:textId="77777777" w:rsidR="00AC3180" w:rsidRDefault="00AC3180"/>
  <w:p w14:paraId="578F45FC" w14:textId="77777777" w:rsidR="00AC3180" w:rsidRDefault="00AC31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78CC9B" w14:textId="77777777" w:rsidR="00281C51" w:rsidRDefault="00281C51" w:rsidP="006D61CA">
      <w:pPr>
        <w:spacing w:after="0" w:line="240" w:lineRule="auto"/>
      </w:pPr>
      <w:r>
        <w:separator/>
      </w:r>
    </w:p>
  </w:footnote>
  <w:footnote w:type="continuationSeparator" w:id="0">
    <w:p w14:paraId="426D261E" w14:textId="77777777" w:rsidR="00281C51" w:rsidRDefault="00281C51" w:rsidP="006D61CA">
      <w:pPr>
        <w:spacing w:after="0" w:line="240" w:lineRule="auto"/>
      </w:pPr>
      <w:r>
        <w:continuationSeparator/>
      </w:r>
    </w:p>
  </w:footnote>
  <w:footnote w:id="1">
    <w:p w14:paraId="0E848071" w14:textId="77777777" w:rsidR="00AC3180" w:rsidRDefault="00AC3180"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AC3180" w:rsidRDefault="00AC318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AC3180" w:rsidRPr="00260CA9" w:rsidRDefault="00AC3180"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AC3180" w:rsidRDefault="00AC3180"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AC3180" w:rsidRPr="00B021F8" w:rsidRDefault="00AC3180"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AC3180" w:rsidRDefault="00AC3180"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AC3180" w:rsidRDefault="00AC3180"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AC3180" w:rsidRDefault="00AC3180" w:rsidP="00323889">
      <w:pPr>
        <w:pStyle w:val="footnote"/>
      </w:pPr>
      <w:r>
        <w:rPr>
          <w:rStyle w:val="FootnoteReference"/>
        </w:rPr>
        <w:footnoteRef/>
      </w:r>
      <w:r>
        <w:t xml:space="preserve"> Or “The Lord’s Annointed”</w:t>
      </w:r>
    </w:p>
  </w:footnote>
  <w:footnote w:id="13">
    <w:p w14:paraId="3B76CFD3" w14:textId="77777777" w:rsidR="00AC3180" w:rsidRDefault="00AC3180"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AC3180" w:rsidRDefault="00AC3180" w:rsidP="00130E47">
      <w:pPr>
        <w:pStyle w:val="footnote"/>
      </w:pPr>
      <w:r>
        <w:rPr>
          <w:rStyle w:val="FootnoteReference"/>
        </w:rPr>
        <w:footnoteRef/>
      </w:r>
      <w:r>
        <w:t xml:space="preserve"> Or “The Lord’s Annointed”</w:t>
      </w:r>
    </w:p>
  </w:footnote>
  <w:footnote w:id="15">
    <w:p w14:paraId="6CB42CA0" w14:textId="77777777" w:rsidR="00AC3180" w:rsidRDefault="00AC3180"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AC3180" w:rsidRDefault="00AC3180"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AC3180" w:rsidRDefault="00AC3180"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AC3180" w:rsidRDefault="00AC3180"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AC3180" w:rsidRDefault="00AC3180"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AC3180" w:rsidRDefault="00AC3180"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AC3180" w:rsidRDefault="00AC3180"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AC3180" w:rsidRDefault="00AC3180" w:rsidP="006800D4">
      <w:pPr>
        <w:pStyle w:val="footnote"/>
      </w:pPr>
      <w:r>
        <w:rPr>
          <w:rStyle w:val="FootnoteReference"/>
        </w:rPr>
        <w:footnoteRef/>
      </w:r>
      <w:r>
        <w:t xml:space="preserve"> Or ‘Unique’</w:t>
      </w:r>
    </w:p>
  </w:footnote>
  <w:footnote w:id="28">
    <w:p w14:paraId="4D9AA31B" w14:textId="77777777" w:rsidR="00AC3180" w:rsidRDefault="00AC3180"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AC3180" w:rsidRDefault="00AC3180"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AC3180" w:rsidRDefault="00AC3180"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AC3180" w:rsidRDefault="00AC3180"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AC3180" w:rsidRDefault="00AC3180"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AC3180" w:rsidRDefault="00AC3180"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AC3180" w:rsidRPr="004A3E27" w:rsidRDefault="00AC3180"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AC3180" w:rsidRPr="004A3E27" w:rsidRDefault="00AC3180"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AC3180" w:rsidRPr="004A3E27" w:rsidRDefault="00AC3180"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AC3180" w:rsidRPr="004A3E27" w:rsidRDefault="00AC3180"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AC3180" w:rsidRPr="004A3E27" w:rsidRDefault="00AC3180"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AC3180" w:rsidRPr="004A3E27" w:rsidRDefault="00AC3180"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AC3180" w:rsidRPr="004A3E27" w:rsidRDefault="00AC3180"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AC3180" w:rsidRPr="004A3E27" w:rsidRDefault="00AC3180"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AC3180" w:rsidRPr="004A3E27" w:rsidRDefault="00AC3180"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AC3180" w:rsidRPr="004A3E27" w:rsidRDefault="00AC3180"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AC3180" w:rsidRPr="004A3E27" w:rsidRDefault="00AC3180"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AC3180" w:rsidRPr="004A3E27" w:rsidRDefault="00AC3180"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AC3180" w:rsidRPr="004A3E27" w:rsidRDefault="00AC3180"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AC3180" w:rsidRDefault="00AC3180" w:rsidP="00DC2AAA">
      <w:pPr>
        <w:pStyle w:val="footnote"/>
      </w:pPr>
      <w:r>
        <w:rPr>
          <w:rStyle w:val="FootnoteReference"/>
        </w:rPr>
        <w:footnoteRef/>
      </w:r>
      <w:r>
        <w:t xml:space="preserve"> [JS] or lawlessness</w:t>
      </w:r>
    </w:p>
  </w:footnote>
  <w:footnote w:id="48">
    <w:p w14:paraId="673FFF4D" w14:textId="77777777" w:rsidR="00AC3180" w:rsidRPr="004A3E27" w:rsidRDefault="00AC3180"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AC3180" w:rsidRDefault="00AC3180"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AC3180" w:rsidRPr="004A3E27" w:rsidRDefault="00AC3180" w:rsidP="00C06875">
      <w:pPr>
        <w:pStyle w:val="footnote"/>
      </w:pPr>
      <w:r w:rsidRPr="004A3E27">
        <w:rPr>
          <w:rStyle w:val="FootnoteReference"/>
        </w:rPr>
        <w:footnoteRef/>
      </w:r>
      <w:r w:rsidRPr="004A3E27">
        <w:t xml:space="preserve"> cp. Psalm 37:2; Jeremiah 10:24.</w:t>
      </w:r>
    </w:p>
  </w:footnote>
  <w:footnote w:id="51">
    <w:p w14:paraId="27CB451E" w14:textId="3313D4AE" w:rsidR="00AC3180" w:rsidRPr="004A3E27" w:rsidRDefault="00AC3180"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AC3180" w:rsidRPr="004A3E27" w:rsidRDefault="00AC3180" w:rsidP="00C06875">
      <w:pPr>
        <w:pStyle w:val="footnote"/>
      </w:pPr>
      <w:r w:rsidRPr="004A3E27">
        <w:rPr>
          <w:rStyle w:val="FootnoteReference"/>
        </w:rPr>
        <w:footnoteRef/>
      </w:r>
      <w:r w:rsidRPr="004A3E27">
        <w:t xml:space="preserve"> cp. Mt. 7:23.</w:t>
      </w:r>
    </w:p>
  </w:footnote>
  <w:footnote w:id="53">
    <w:p w14:paraId="4AC07AFE" w14:textId="77777777" w:rsidR="00AC3180" w:rsidRPr="004A3E27" w:rsidRDefault="00AC3180" w:rsidP="00C06875">
      <w:pPr>
        <w:pStyle w:val="footnote"/>
      </w:pPr>
      <w:r w:rsidRPr="004A3E27">
        <w:rPr>
          <w:rStyle w:val="FootnoteReference"/>
        </w:rPr>
        <w:footnoteRef/>
      </w:r>
      <w:r w:rsidRPr="004A3E27">
        <w:t xml:space="preserve"> cp. 1 Pet. 5:8.</w:t>
      </w:r>
    </w:p>
  </w:footnote>
  <w:footnote w:id="54">
    <w:p w14:paraId="553B4541" w14:textId="77777777" w:rsidR="00AC3180" w:rsidRPr="004A3E27" w:rsidRDefault="00AC3180" w:rsidP="00C06875">
      <w:pPr>
        <w:pStyle w:val="footnote"/>
      </w:pPr>
      <w:r w:rsidRPr="004A3E27">
        <w:rPr>
          <w:rStyle w:val="FootnoteReference"/>
        </w:rPr>
        <w:footnoteRef/>
      </w:r>
      <w:r w:rsidRPr="004A3E27">
        <w:t xml:space="preserve"> Empties fall (Ephes. 5:18).</w:t>
      </w:r>
    </w:p>
  </w:footnote>
  <w:footnote w:id="55">
    <w:p w14:paraId="5DDCA66E" w14:textId="77777777" w:rsidR="00AC3180" w:rsidRPr="004A3E27" w:rsidRDefault="00AC3180"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AC3180" w:rsidRPr="004A3E27" w:rsidRDefault="00AC3180"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AC3180" w:rsidRPr="004A3E27" w:rsidRDefault="00AC3180" w:rsidP="00C06875">
      <w:pPr>
        <w:pStyle w:val="footnote"/>
      </w:pPr>
      <w:r w:rsidRPr="004A3E27">
        <w:rPr>
          <w:rStyle w:val="FootnoteReference"/>
        </w:rPr>
        <w:footnoteRef/>
      </w:r>
      <w:r w:rsidRPr="004A3E27">
        <w:t xml:space="preserve"> Mt. 21:16.</w:t>
      </w:r>
    </w:p>
  </w:footnote>
  <w:footnote w:id="58">
    <w:p w14:paraId="7DA6B08A" w14:textId="77777777" w:rsidR="00AC3180" w:rsidRPr="004A3E27" w:rsidRDefault="00AC3180"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AC3180" w:rsidRPr="004A3E27" w:rsidRDefault="00AC3180"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AC3180" w:rsidRDefault="00AC3180" w:rsidP="005C7C41">
      <w:pPr>
        <w:pStyle w:val="footnote"/>
      </w:pPr>
      <w:r>
        <w:rPr>
          <w:rStyle w:val="FootnoteReference"/>
        </w:rPr>
        <w:footnoteRef/>
      </w:r>
      <w:r>
        <w:t xml:space="preserve"> [JS] Or, “I will confess You with thanksgiving”</w:t>
      </w:r>
    </w:p>
  </w:footnote>
  <w:footnote w:id="61">
    <w:p w14:paraId="7AF4DDD9" w14:textId="77777777" w:rsidR="00AC3180" w:rsidRPr="004A3E27" w:rsidRDefault="00AC3180"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AC3180" w:rsidRPr="004A3E27" w:rsidRDefault="00AC3180" w:rsidP="00435BD3">
      <w:pPr>
        <w:pStyle w:val="FootnoteText"/>
      </w:pPr>
    </w:p>
  </w:footnote>
  <w:footnote w:id="62">
    <w:p w14:paraId="722FF076" w14:textId="77777777" w:rsidR="00AC3180" w:rsidRPr="004A3E27" w:rsidRDefault="00AC3180"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AC3180" w:rsidRPr="004A3E27" w:rsidRDefault="00AC3180"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AC3180" w:rsidRPr="004A3E27" w:rsidRDefault="00AC3180"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AC3180" w:rsidRPr="004A3E27" w:rsidRDefault="00AC3180" w:rsidP="00BD5BBE">
      <w:pPr>
        <w:pStyle w:val="footnote"/>
      </w:pPr>
      <w:r w:rsidRPr="004A3E27">
        <w:rPr>
          <w:rStyle w:val="FootnoteReference"/>
        </w:rPr>
        <w:footnoteRef/>
      </w:r>
      <w:r w:rsidRPr="004A3E27">
        <w:t xml:space="preserve"> cp. 2 Cor. 6:16; 1 Cor. 6:19.</w:t>
      </w:r>
    </w:p>
  </w:footnote>
  <w:footnote w:id="66">
    <w:p w14:paraId="06196E84" w14:textId="77777777" w:rsidR="00AC3180" w:rsidRPr="004A3E27" w:rsidRDefault="00AC3180" w:rsidP="00BD5BBE">
      <w:pPr>
        <w:pStyle w:val="footnote"/>
      </w:pPr>
      <w:r w:rsidRPr="004A3E27">
        <w:rPr>
          <w:rStyle w:val="FootnoteReference"/>
        </w:rPr>
        <w:footnoteRef/>
      </w:r>
      <w:r w:rsidRPr="004A3E27">
        <w:t xml:space="preserve"> cp. Mt. 10:19, 20; Luke 21:12-19.</w:t>
      </w:r>
    </w:p>
  </w:footnote>
  <w:footnote w:id="67">
    <w:p w14:paraId="18B16E36" w14:textId="77777777" w:rsidR="00AC3180" w:rsidRPr="004A3E27" w:rsidRDefault="00AC3180"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AC3180" w:rsidRDefault="00AC3180"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AC3180" w:rsidRPr="004A3E27" w:rsidRDefault="00AC3180"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AC3180" w:rsidRPr="004A3E27" w:rsidRDefault="00AC3180"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AC3180" w:rsidRPr="004A3E27" w:rsidRDefault="00AC3180"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AC3180" w:rsidRPr="004A3E27" w:rsidRDefault="00AC3180"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AC3180" w:rsidRPr="004A3E27" w:rsidRDefault="00AC3180"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AC3180" w:rsidRPr="004A3E27" w:rsidRDefault="00AC3180" w:rsidP="007C28F0">
      <w:pPr>
        <w:pStyle w:val="footnote"/>
      </w:pPr>
      <w:r w:rsidRPr="004A3E27">
        <w:rPr>
          <w:rStyle w:val="FootnoteReference"/>
        </w:rPr>
        <w:footnoteRef/>
      </w:r>
      <w:r w:rsidRPr="004A3E27">
        <w:t xml:space="preserve"> cp. 2 Tim. 2:3, 12.</w:t>
      </w:r>
    </w:p>
  </w:footnote>
  <w:footnote w:id="75">
    <w:p w14:paraId="5F29B1F0" w14:textId="77777777" w:rsidR="00AC3180" w:rsidRPr="004A3E27" w:rsidRDefault="00AC3180"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AC3180" w:rsidRPr="004A3E27" w:rsidRDefault="00AC3180"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AC3180" w:rsidRPr="004A3E27" w:rsidRDefault="00AC3180"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AC3180" w:rsidRPr="004A3E27" w:rsidRDefault="00AC3180" w:rsidP="00BD5BBE">
      <w:pPr>
        <w:pStyle w:val="footnote"/>
      </w:pPr>
      <w:r w:rsidRPr="004A3E27">
        <w:rPr>
          <w:rStyle w:val="FootnoteReference"/>
        </w:rPr>
        <w:footnoteRef/>
      </w:r>
      <w:r w:rsidRPr="004A3E27">
        <w:t xml:space="preserve"> Cp. Acts 2:24.</w:t>
      </w:r>
    </w:p>
  </w:footnote>
  <w:footnote w:id="79">
    <w:p w14:paraId="09C8C689" w14:textId="77777777" w:rsidR="00AC3180" w:rsidRPr="004A3E27" w:rsidRDefault="00AC3180" w:rsidP="00BD5BBE">
      <w:pPr>
        <w:pStyle w:val="footnote"/>
      </w:pPr>
      <w:r w:rsidRPr="004A3E27">
        <w:rPr>
          <w:rStyle w:val="FootnoteReference"/>
        </w:rPr>
        <w:footnoteRef/>
      </w:r>
      <w:r w:rsidRPr="004A3E27">
        <w:t xml:space="preserve"> cp. Exodus 9:23.</w:t>
      </w:r>
    </w:p>
  </w:footnote>
  <w:footnote w:id="80">
    <w:p w14:paraId="767519CF" w14:textId="77777777" w:rsidR="00AC3180" w:rsidRPr="004A3E27" w:rsidRDefault="00AC3180"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AC3180" w:rsidRPr="004A3E27" w:rsidRDefault="00AC3180"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AC3180" w:rsidRPr="004A3E27" w:rsidRDefault="00AC3180" w:rsidP="00BD5BBE">
      <w:pPr>
        <w:pStyle w:val="footnote"/>
      </w:pPr>
      <w:r w:rsidRPr="004A3E27">
        <w:rPr>
          <w:rStyle w:val="FootnoteReference"/>
        </w:rPr>
        <w:footnoteRef/>
      </w:r>
      <w:r w:rsidRPr="004A3E27">
        <w:t xml:space="preserve"> cp. Rev. 21:23.</w:t>
      </w:r>
    </w:p>
  </w:footnote>
  <w:footnote w:id="83">
    <w:p w14:paraId="7A34B80F" w14:textId="77777777" w:rsidR="00AC3180" w:rsidRPr="004A3E27" w:rsidRDefault="00AC3180"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AC3180" w:rsidRPr="004A3E27" w:rsidRDefault="00AC3180"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AC3180" w:rsidRPr="004A3E27" w:rsidRDefault="00AC3180"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AC3180" w:rsidRPr="004A3E27" w:rsidRDefault="00AC3180"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AC3180" w:rsidRDefault="00AC3180" w:rsidP="00D019CA">
      <w:pPr>
        <w:pStyle w:val="footnote"/>
      </w:pPr>
      <w:r>
        <w:rPr>
          <w:rStyle w:val="FootnoteReference"/>
        </w:rPr>
        <w:footnoteRef/>
      </w:r>
      <w:r>
        <w:t xml:space="preserve"> [JS] lit. day to day</w:t>
      </w:r>
    </w:p>
  </w:footnote>
  <w:footnote w:id="88">
    <w:p w14:paraId="4D739E0B" w14:textId="0FB443F5" w:rsidR="00AC3180" w:rsidRDefault="00AC3180"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AC3180" w:rsidRPr="004A3E27" w:rsidRDefault="00AC3180" w:rsidP="00BD5BBE">
      <w:pPr>
        <w:pStyle w:val="footnote"/>
      </w:pPr>
      <w:r w:rsidRPr="004A3E27">
        <w:rPr>
          <w:rStyle w:val="FootnoteReference"/>
        </w:rPr>
        <w:footnoteRef/>
      </w:r>
      <w:r w:rsidRPr="004A3E27">
        <w:t xml:space="preserve"> Rom. 10:18.</w:t>
      </w:r>
    </w:p>
  </w:footnote>
  <w:footnote w:id="90">
    <w:p w14:paraId="774F183E" w14:textId="35452E5D" w:rsidR="00AC3180" w:rsidRDefault="00AC3180" w:rsidP="005E2409">
      <w:pPr>
        <w:pStyle w:val="footnote"/>
      </w:pPr>
      <w:r>
        <w:rPr>
          <w:rStyle w:val="FootnoteReference"/>
        </w:rPr>
        <w:footnoteRef/>
      </w:r>
      <w:r>
        <w:t xml:space="preserve"> [JS] Fr. Lazarus has “sanctuary”</w:t>
      </w:r>
    </w:p>
  </w:footnote>
  <w:footnote w:id="91">
    <w:p w14:paraId="28F942E6" w14:textId="77777777" w:rsidR="00AC3180" w:rsidRPr="004A3E27" w:rsidRDefault="00AC3180" w:rsidP="00BD5BBE">
      <w:pPr>
        <w:pStyle w:val="footnote"/>
      </w:pPr>
      <w:r w:rsidRPr="004A3E27">
        <w:rPr>
          <w:rStyle w:val="FootnoteReference"/>
        </w:rPr>
        <w:footnoteRef/>
      </w:r>
      <w:r w:rsidRPr="004A3E27">
        <w:t xml:space="preserve"> cp. Ps. 88:38.</w:t>
      </w:r>
    </w:p>
  </w:footnote>
  <w:footnote w:id="92">
    <w:p w14:paraId="2DBF8356" w14:textId="76DCF8DE" w:rsidR="00AC3180" w:rsidRDefault="00AC3180" w:rsidP="005E2409">
      <w:pPr>
        <w:pStyle w:val="footnote"/>
      </w:pPr>
      <w:r>
        <w:rPr>
          <w:rStyle w:val="FootnoteReference"/>
        </w:rPr>
        <w:footnoteRef/>
      </w:r>
      <w:r>
        <w:t xml:space="preserve"> [JS] literally “giant”</w:t>
      </w:r>
    </w:p>
  </w:footnote>
  <w:footnote w:id="93">
    <w:p w14:paraId="4D5F61F1" w14:textId="397EFA8A" w:rsidR="00AC3180" w:rsidRDefault="00AC3180" w:rsidP="005E2409">
      <w:pPr>
        <w:pStyle w:val="footnote"/>
      </w:pPr>
      <w:r>
        <w:rPr>
          <w:rStyle w:val="FootnoteReference"/>
        </w:rPr>
        <w:footnoteRef/>
      </w:r>
      <w:r>
        <w:t xml:space="preserve"> [JS] or “it”</w:t>
      </w:r>
    </w:p>
  </w:footnote>
  <w:footnote w:id="94">
    <w:p w14:paraId="7D882E05" w14:textId="77777777" w:rsidR="00AC3180" w:rsidRPr="004A3E27" w:rsidRDefault="00AC3180" w:rsidP="00BD5BBE">
      <w:pPr>
        <w:pStyle w:val="footnote"/>
      </w:pPr>
      <w:r w:rsidRPr="004A3E27">
        <w:rPr>
          <w:rStyle w:val="FootnoteReference"/>
        </w:rPr>
        <w:footnoteRef/>
      </w:r>
      <w:r w:rsidRPr="004A3E27">
        <w:t xml:space="preserve"> cp. Ps. 118:72.</w:t>
      </w:r>
    </w:p>
  </w:footnote>
  <w:footnote w:id="95">
    <w:p w14:paraId="6C5A660E" w14:textId="77777777" w:rsidR="00AC3180" w:rsidRPr="004A3E27" w:rsidRDefault="00AC3180"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AC3180" w:rsidRPr="004A3E27" w:rsidRDefault="00AC3180"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AC3180" w:rsidRDefault="00AC3180" w:rsidP="00223CB5">
      <w:pPr>
        <w:pStyle w:val="footnote"/>
      </w:pPr>
      <w:r>
        <w:rPr>
          <w:rStyle w:val="FootnoteReference"/>
        </w:rPr>
        <w:footnoteRef/>
      </w:r>
      <w:r>
        <w:t xml:space="preserve"> [JS] literally “holy place”.</w:t>
      </w:r>
    </w:p>
  </w:footnote>
  <w:footnote w:id="98">
    <w:p w14:paraId="383B4369" w14:textId="77777777" w:rsidR="00AC3180" w:rsidRDefault="00AC3180"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AC3180" w:rsidRPr="004A3E27" w:rsidRDefault="00AC3180"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AC3180" w:rsidRDefault="00AC3180" w:rsidP="00A10A86">
      <w:pPr>
        <w:pStyle w:val="footnote"/>
      </w:pPr>
      <w:r>
        <w:rPr>
          <w:rStyle w:val="FootnoteReference"/>
        </w:rPr>
        <w:footnoteRef/>
      </w:r>
      <w:r>
        <w:t xml:space="preserve"> [JS] or “his glory is great by your salvation/deliverance”</w:t>
      </w:r>
    </w:p>
  </w:footnote>
  <w:footnote w:id="101">
    <w:p w14:paraId="40556A29" w14:textId="77777777" w:rsidR="00AC3180" w:rsidRPr="004A3E27" w:rsidRDefault="00AC3180"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AC3180" w:rsidRPr="004A3E27" w:rsidRDefault="00AC3180"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AC3180" w:rsidRPr="004A3E27" w:rsidRDefault="00AC3180"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AC3180" w:rsidRPr="004A3E27" w:rsidRDefault="00AC3180"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AC3180" w:rsidRDefault="00AC3180" w:rsidP="00614947">
      <w:pPr>
        <w:pStyle w:val="footnote"/>
      </w:pPr>
      <w:r>
        <w:rPr>
          <w:rStyle w:val="FootnoteReference"/>
        </w:rPr>
        <w:footnoteRef/>
      </w:r>
      <w:r>
        <w:t xml:space="preserve"> [JS] OSB has “among the saints”.</w:t>
      </w:r>
    </w:p>
  </w:footnote>
  <w:footnote w:id="106">
    <w:p w14:paraId="41CC497C" w14:textId="77777777" w:rsidR="00AC3180" w:rsidRPr="004A3E27" w:rsidRDefault="00AC3180" w:rsidP="00BD5BBE">
      <w:pPr>
        <w:pStyle w:val="footnote"/>
      </w:pPr>
      <w:r w:rsidRPr="004A3E27">
        <w:rPr>
          <w:rStyle w:val="FootnoteReference"/>
        </w:rPr>
        <w:footnoteRef/>
      </w:r>
      <w:r w:rsidRPr="004A3E27">
        <w:t xml:space="preserve"> Mt. 27:39,43; Wis. 2:12-20.</w:t>
      </w:r>
    </w:p>
  </w:footnote>
  <w:footnote w:id="107">
    <w:p w14:paraId="552BFC80" w14:textId="77777777" w:rsidR="00AC3180" w:rsidRPr="004A3E27" w:rsidRDefault="00AC3180" w:rsidP="00BD5BBE">
      <w:pPr>
        <w:pStyle w:val="footnote"/>
      </w:pPr>
      <w:r w:rsidRPr="004A3E27">
        <w:rPr>
          <w:rStyle w:val="FootnoteReference"/>
        </w:rPr>
        <w:footnoteRef/>
      </w:r>
      <w:r w:rsidRPr="004A3E27">
        <w:t xml:space="preserve"> Lam. 2:16; 3:46.</w:t>
      </w:r>
    </w:p>
  </w:footnote>
  <w:footnote w:id="108">
    <w:p w14:paraId="1382AE44" w14:textId="77777777" w:rsidR="00AC3180" w:rsidRPr="004A3E27" w:rsidRDefault="00AC3180" w:rsidP="00BD5BBE">
      <w:pPr>
        <w:pStyle w:val="footnote"/>
      </w:pPr>
      <w:r w:rsidRPr="004A3E27">
        <w:rPr>
          <w:rStyle w:val="FootnoteReference"/>
        </w:rPr>
        <w:footnoteRef/>
      </w:r>
      <w:r w:rsidRPr="004A3E27">
        <w:t xml:space="preserve"> Jn. 19:37.</w:t>
      </w:r>
    </w:p>
  </w:footnote>
  <w:footnote w:id="109">
    <w:p w14:paraId="17643289" w14:textId="77777777" w:rsidR="00AC3180" w:rsidRPr="004A3E27" w:rsidRDefault="00AC3180" w:rsidP="00BD5BBE">
      <w:pPr>
        <w:pStyle w:val="footnote"/>
      </w:pPr>
      <w:r w:rsidRPr="004A3E27">
        <w:rPr>
          <w:rStyle w:val="FootnoteReference"/>
        </w:rPr>
        <w:footnoteRef/>
      </w:r>
      <w:r w:rsidRPr="004A3E27">
        <w:t xml:space="preserve"> Jn. 19:24.</w:t>
      </w:r>
    </w:p>
  </w:footnote>
  <w:footnote w:id="110">
    <w:p w14:paraId="79F35E59" w14:textId="77777777" w:rsidR="00AC3180" w:rsidRPr="004A3E27" w:rsidRDefault="00AC3180"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AC3180" w:rsidRDefault="00AC3180" w:rsidP="00ED0D70">
      <w:pPr>
        <w:pStyle w:val="footnote"/>
      </w:pPr>
      <w:r>
        <w:rPr>
          <w:rStyle w:val="FootnoteReference"/>
        </w:rPr>
        <w:footnoteRef/>
      </w:r>
      <w:r>
        <w:t xml:space="preserve"> [JS]Others have “and my only-begotten from the hand of the dog.”</w:t>
      </w:r>
    </w:p>
  </w:footnote>
  <w:footnote w:id="112">
    <w:p w14:paraId="18C385E9" w14:textId="2415B4A3" w:rsidR="00AC3180" w:rsidRDefault="00AC3180" w:rsidP="00ED0D70">
      <w:pPr>
        <w:pStyle w:val="footnote"/>
      </w:pPr>
      <w:r>
        <w:rPr>
          <w:rStyle w:val="FootnoteReference"/>
        </w:rPr>
        <w:footnoteRef/>
      </w:r>
      <w:r>
        <w:t xml:space="preserve"> [JS] Fr. Lazarus has “the rhinoceros.”</w:t>
      </w:r>
    </w:p>
  </w:footnote>
  <w:footnote w:id="113">
    <w:p w14:paraId="08777F76" w14:textId="77777777" w:rsidR="00AC3180" w:rsidRPr="004A3E27" w:rsidRDefault="00AC3180" w:rsidP="00BD5BBE">
      <w:pPr>
        <w:pStyle w:val="footnote"/>
      </w:pPr>
      <w:r w:rsidRPr="004A3E27">
        <w:rPr>
          <w:rStyle w:val="FootnoteReference"/>
        </w:rPr>
        <w:footnoteRef/>
      </w:r>
      <w:r w:rsidRPr="004A3E27">
        <w:t xml:space="preserve"> Hebrews 2:12.</w:t>
      </w:r>
    </w:p>
  </w:footnote>
  <w:footnote w:id="114">
    <w:p w14:paraId="077193E5" w14:textId="6727B2C9" w:rsidR="00AC3180" w:rsidRDefault="00AC3180" w:rsidP="007A2D16">
      <w:pPr>
        <w:pStyle w:val="footnote"/>
      </w:pPr>
      <w:r>
        <w:rPr>
          <w:rStyle w:val="FootnoteReference"/>
        </w:rPr>
        <w:footnoteRef/>
      </w:r>
      <w:r>
        <w:t xml:space="preserve"> [JS] Congregation or assembly, not building.</w:t>
      </w:r>
    </w:p>
  </w:footnote>
  <w:footnote w:id="115">
    <w:p w14:paraId="332BD906" w14:textId="38FB3FF8" w:rsidR="00AC3180" w:rsidRDefault="00AC3180" w:rsidP="007A2D16">
      <w:pPr>
        <w:pStyle w:val="footnote"/>
      </w:pPr>
      <w:r>
        <w:rPr>
          <w:rStyle w:val="FootnoteReference"/>
        </w:rPr>
        <w:footnoteRef/>
      </w:r>
      <w:r>
        <w:t xml:space="preserve"> [JS] or “give thanks to”</w:t>
      </w:r>
    </w:p>
  </w:footnote>
  <w:footnote w:id="116">
    <w:p w14:paraId="6B61808C" w14:textId="77777777" w:rsidR="00AC3180" w:rsidRPr="004A3E27" w:rsidRDefault="00AC3180"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AC3180" w:rsidRPr="004A3E27" w:rsidRDefault="00AC3180" w:rsidP="00BD5BBE">
      <w:pPr>
        <w:pStyle w:val="footnote"/>
      </w:pPr>
      <w:r w:rsidRPr="004A3E27">
        <w:rPr>
          <w:rStyle w:val="FootnoteReference"/>
        </w:rPr>
        <w:footnoteRef/>
      </w:r>
      <w:r w:rsidRPr="004A3E27">
        <w:t xml:space="preserve"> Romans 3:24-26; John 17:4; 19:30.</w:t>
      </w:r>
    </w:p>
  </w:footnote>
  <w:footnote w:id="118">
    <w:p w14:paraId="47E5BE1D" w14:textId="77777777" w:rsidR="00AC3180" w:rsidRPr="004A3E27" w:rsidRDefault="00AC3180"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AC3180" w:rsidRPr="004A3E27" w:rsidRDefault="00AC3180" w:rsidP="00BD5BBE">
      <w:pPr>
        <w:pStyle w:val="footnote"/>
      </w:pPr>
      <w:r w:rsidRPr="004A3E27">
        <w:rPr>
          <w:rStyle w:val="FootnoteReference"/>
        </w:rPr>
        <w:footnoteRef/>
      </w:r>
      <w:r w:rsidRPr="004A3E27">
        <w:t xml:space="preserve"> cp. Ephes. 5:18.</w:t>
      </w:r>
    </w:p>
  </w:footnote>
  <w:footnote w:id="120">
    <w:p w14:paraId="52EF8FB5" w14:textId="77777777" w:rsidR="00AC3180" w:rsidRPr="004A3E27" w:rsidRDefault="00AC3180" w:rsidP="00BD5BBE">
      <w:pPr>
        <w:pStyle w:val="footnote"/>
      </w:pPr>
      <w:r w:rsidRPr="004A3E27">
        <w:rPr>
          <w:rStyle w:val="FootnoteReference"/>
        </w:rPr>
        <w:footnoteRef/>
      </w:r>
      <w:r w:rsidRPr="004A3E27">
        <w:t xml:space="preserve"> cp. Ps. 26:4.</w:t>
      </w:r>
    </w:p>
  </w:footnote>
  <w:footnote w:id="121">
    <w:p w14:paraId="4B68EDDE" w14:textId="77777777" w:rsidR="00AC3180" w:rsidRPr="004A3E27" w:rsidRDefault="00AC3180" w:rsidP="00BD5BBE">
      <w:pPr>
        <w:pStyle w:val="footnote"/>
      </w:pPr>
      <w:r w:rsidRPr="004A3E27">
        <w:rPr>
          <w:rStyle w:val="FootnoteReference"/>
        </w:rPr>
        <w:footnoteRef/>
      </w:r>
      <w:r w:rsidRPr="004A3E27">
        <w:t xml:space="preserve"> 1 Cor. 10:26-28; cp. Psalm 49:12.</w:t>
      </w:r>
    </w:p>
  </w:footnote>
  <w:footnote w:id="122">
    <w:p w14:paraId="137A32B2" w14:textId="77777777" w:rsidR="00AC3180" w:rsidRPr="004A3E27" w:rsidRDefault="00AC3180" w:rsidP="00BD5BBE">
      <w:pPr>
        <w:pStyle w:val="footnote"/>
      </w:pPr>
      <w:r w:rsidRPr="004A3E27">
        <w:rPr>
          <w:rStyle w:val="FootnoteReference"/>
        </w:rPr>
        <w:footnoteRef/>
      </w:r>
      <w:r w:rsidRPr="004A3E27">
        <w:t xml:space="preserve"> Is. 2:2; Dan. 2:35; 1 Cor. 10:4.</w:t>
      </w:r>
    </w:p>
  </w:footnote>
  <w:footnote w:id="123">
    <w:p w14:paraId="51F7905C" w14:textId="77777777" w:rsidR="00AC3180" w:rsidRPr="004A3E27" w:rsidRDefault="00AC3180"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AC3180" w:rsidRDefault="00AC3180" w:rsidP="005A5E13">
      <w:pPr>
        <w:pStyle w:val="footnote"/>
      </w:pPr>
      <w:r>
        <w:rPr>
          <w:rStyle w:val="FootnoteReference"/>
        </w:rPr>
        <w:footnoteRef/>
      </w:r>
      <w:r>
        <w:t xml:space="preserve"> [JS] literally: “because they are from of old”.</w:t>
      </w:r>
    </w:p>
  </w:footnote>
  <w:footnote w:id="125">
    <w:p w14:paraId="78816607" w14:textId="60AD0FEA" w:rsidR="00AC3180" w:rsidRDefault="00AC3180" w:rsidP="00055722">
      <w:pPr>
        <w:pStyle w:val="footnote"/>
      </w:pPr>
      <w:r>
        <w:rPr>
          <w:rStyle w:val="FootnoteReference"/>
        </w:rPr>
        <w:footnoteRef/>
      </w:r>
      <w:r>
        <w:t xml:space="preserve"> [JS] literally, “so He sets a law for those who sin in the way.”</w:t>
      </w:r>
    </w:p>
  </w:footnote>
  <w:footnote w:id="126">
    <w:p w14:paraId="2169EE05" w14:textId="77777777" w:rsidR="00AC3180" w:rsidRPr="004A3E27" w:rsidRDefault="00AC3180"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AC3180" w:rsidRPr="004A3E27" w:rsidRDefault="00AC3180"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AC3180" w:rsidRDefault="00AC3180" w:rsidP="00055722">
      <w:pPr>
        <w:pStyle w:val="footnote"/>
      </w:pPr>
      <w:r>
        <w:rPr>
          <w:rStyle w:val="FootnoteReference"/>
        </w:rPr>
        <w:footnoteRef/>
      </w:r>
      <w:r>
        <w:t xml:space="preserve"> [JS] NETS and Fr. Athanasius have “You will”</w:t>
      </w:r>
    </w:p>
  </w:footnote>
  <w:footnote w:id="129">
    <w:p w14:paraId="71590F21" w14:textId="77777777" w:rsidR="00AC3180" w:rsidRPr="004A3E27" w:rsidRDefault="00AC3180"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AC3180" w:rsidRDefault="00AC3180" w:rsidP="003B7D97">
      <w:pPr>
        <w:pStyle w:val="footnote"/>
      </w:pPr>
      <w:r>
        <w:rPr>
          <w:rStyle w:val="FootnoteReference"/>
        </w:rPr>
        <w:footnoteRef/>
      </w:r>
      <w:r>
        <w:t xml:space="preserve"> Present in Fr. Athanasius and OSB.</w:t>
      </w:r>
    </w:p>
  </w:footnote>
  <w:footnote w:id="131">
    <w:p w14:paraId="00A665CB" w14:textId="77777777" w:rsidR="00AC3180" w:rsidRPr="004A3E27" w:rsidRDefault="00AC3180"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AC3180" w:rsidRDefault="00AC3180"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AC3180" w:rsidRPr="004A3E27" w:rsidRDefault="00AC3180"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AC3180" w:rsidRPr="004A3E27" w:rsidRDefault="00AC3180"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AC3180" w:rsidRPr="004A3E27" w:rsidRDefault="00AC3180"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AC3180" w:rsidRPr="004A3E27" w:rsidRDefault="00AC3180"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AC3180" w:rsidRPr="004A3E27" w:rsidRDefault="00AC3180"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AC3180" w:rsidRPr="004A3E27" w:rsidRDefault="00AC3180"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AC3180" w:rsidRPr="004A3E27" w:rsidRDefault="00AC3180" w:rsidP="00BD5BBE">
      <w:pPr>
        <w:pStyle w:val="footnote"/>
      </w:pPr>
      <w:r w:rsidRPr="004A3E27">
        <w:tab/>
        <w:t>‘No sweeter fragrance than to follow Christ,</w:t>
      </w:r>
    </w:p>
    <w:p w14:paraId="506149C0" w14:textId="77777777" w:rsidR="00AC3180" w:rsidRPr="004A3E27" w:rsidRDefault="00AC3180" w:rsidP="00BD5BBE">
      <w:pPr>
        <w:pStyle w:val="footnote"/>
      </w:pPr>
      <w:r w:rsidRPr="004A3E27">
        <w:tab/>
        <w:t>when man makes offerings of a holy life,</w:t>
      </w:r>
    </w:p>
    <w:p w14:paraId="3F57220B" w14:textId="77777777" w:rsidR="00AC3180" w:rsidRPr="004A3E27" w:rsidRDefault="00AC3180" w:rsidP="00BD5BBE">
      <w:pPr>
        <w:pStyle w:val="footnote"/>
      </w:pPr>
      <w:r w:rsidRPr="004A3E27">
        <w:tab/>
        <w:t>and offers golden deeds in sacrifice’ (St. Prosper).</w:t>
      </w:r>
    </w:p>
  </w:footnote>
  <w:footnote w:id="139">
    <w:p w14:paraId="0CC1CAEE" w14:textId="77777777" w:rsidR="00AC3180" w:rsidRPr="004A3E27" w:rsidRDefault="00AC3180" w:rsidP="00BD5BBE">
      <w:pPr>
        <w:pStyle w:val="footnote"/>
      </w:pPr>
      <w:r w:rsidRPr="004A3E27">
        <w:rPr>
          <w:rStyle w:val="FootnoteReference"/>
        </w:rPr>
        <w:footnoteRef/>
      </w:r>
      <w:r w:rsidRPr="004A3E27">
        <w:t xml:space="preserve"> cp. Psalm 21:11.</w:t>
      </w:r>
    </w:p>
  </w:footnote>
  <w:footnote w:id="140">
    <w:p w14:paraId="0192B227" w14:textId="77777777" w:rsidR="00AC3180" w:rsidRPr="004A3E27" w:rsidRDefault="00AC3180" w:rsidP="00BD5BBE">
      <w:pPr>
        <w:pStyle w:val="footnote"/>
      </w:pPr>
      <w:r w:rsidRPr="004A3E27">
        <w:rPr>
          <w:rStyle w:val="FootnoteReference"/>
        </w:rPr>
        <w:footnoteRef/>
      </w:r>
      <w:r w:rsidRPr="004A3E27">
        <w:t xml:space="preserve"> cp. Isaiah 5:12.</w:t>
      </w:r>
    </w:p>
  </w:footnote>
  <w:footnote w:id="141">
    <w:p w14:paraId="20F0DD6B" w14:textId="4B10F54B" w:rsidR="00AC3180" w:rsidRDefault="00AC3180" w:rsidP="005922FD">
      <w:pPr>
        <w:pStyle w:val="footnote"/>
      </w:pPr>
      <w:r>
        <w:rPr>
          <w:rStyle w:val="FootnoteReference"/>
        </w:rPr>
        <w:footnoteRef/>
      </w:r>
      <w:r>
        <w:t xml:space="preserve"> [JS] confess: or “give thanks to”, or “thankfully confess”</w:t>
      </w:r>
    </w:p>
  </w:footnote>
  <w:footnote w:id="142">
    <w:p w14:paraId="73C943A7" w14:textId="77777777" w:rsidR="00AC3180" w:rsidRPr="004A3E27" w:rsidRDefault="00AC3180" w:rsidP="00BD5BBE">
      <w:pPr>
        <w:pStyle w:val="footnote"/>
      </w:pPr>
      <w:r w:rsidRPr="004A3E27">
        <w:rPr>
          <w:rStyle w:val="FootnoteReference"/>
        </w:rPr>
        <w:footnoteRef/>
      </w:r>
      <w:r w:rsidRPr="004A3E27">
        <w:t xml:space="preserve"> Cp. Isaiah 40:11; John 10:11.</w:t>
      </w:r>
    </w:p>
  </w:footnote>
  <w:footnote w:id="143">
    <w:p w14:paraId="0B35546F" w14:textId="77777777" w:rsidR="00AC3180" w:rsidRPr="004A3E27" w:rsidRDefault="00AC3180"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AC3180" w:rsidRPr="004A3E27" w:rsidRDefault="00AC3180"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AC3180" w:rsidRPr="004A3E27" w:rsidRDefault="00AC3180"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AC3180" w:rsidRPr="004A3E27" w:rsidRDefault="00AC3180"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AC3180" w:rsidRPr="004A3E27" w:rsidRDefault="00AC3180" w:rsidP="00BD5BBE">
      <w:pPr>
        <w:pStyle w:val="footnote"/>
      </w:pPr>
      <w:r w:rsidRPr="004A3E27">
        <w:rPr>
          <w:rStyle w:val="FootnoteReference"/>
        </w:rPr>
        <w:footnoteRef/>
      </w:r>
      <w:r w:rsidRPr="004A3E27">
        <w:t xml:space="preserve"> Blood signifies death (cp. Lev. 17:14).</w:t>
      </w:r>
    </w:p>
  </w:footnote>
  <w:footnote w:id="148">
    <w:p w14:paraId="3C531870" w14:textId="77777777" w:rsidR="00AC3180" w:rsidRPr="004A3E27" w:rsidRDefault="00AC3180"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AC3180" w:rsidRPr="004A3E27" w:rsidRDefault="00AC3180"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AC3180" w:rsidRPr="004A3E27" w:rsidRDefault="00AC3180" w:rsidP="00BD5BBE">
      <w:pPr>
        <w:pStyle w:val="footnote"/>
      </w:pPr>
      <w:r w:rsidRPr="004A3E27">
        <w:rPr>
          <w:rStyle w:val="FootnoteReference"/>
        </w:rPr>
        <w:footnoteRef/>
      </w:r>
      <w:r w:rsidRPr="004A3E27">
        <w:t xml:space="preserve"> Luke 23:46.</w:t>
      </w:r>
    </w:p>
  </w:footnote>
  <w:footnote w:id="151">
    <w:p w14:paraId="1A1A8E3A" w14:textId="717C517F" w:rsidR="00AC3180" w:rsidRPr="004A3E27" w:rsidRDefault="00AC3180"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AC3180" w:rsidRPr="004A3E27" w:rsidRDefault="00AC3180"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AC3180" w:rsidRDefault="00AC3180"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AC3180" w:rsidRPr="004A3E27" w:rsidRDefault="00AC3180"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AC3180" w:rsidRPr="004A3E27" w:rsidRDefault="00AC3180"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AC3180" w:rsidRPr="004A3E27" w:rsidRDefault="00AC3180"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AC3180" w:rsidRPr="004A3E27" w:rsidRDefault="00AC3180"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AC3180" w:rsidRPr="004A3E27" w:rsidRDefault="00AC3180"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AC3180" w:rsidRDefault="00AC3180" w:rsidP="00643986">
      <w:pPr>
        <w:pStyle w:val="footnote"/>
      </w:pPr>
      <w:r>
        <w:rPr>
          <w:rStyle w:val="FootnoteReference"/>
        </w:rPr>
        <w:footnoteRef/>
      </w:r>
      <w:r>
        <w:t xml:space="preserve"> [JS] or “Confess the Lord with the harp.</w:t>
      </w:r>
    </w:p>
  </w:footnote>
  <w:footnote w:id="160">
    <w:p w14:paraId="7DFB6EDE" w14:textId="77777777" w:rsidR="00AC3180" w:rsidRPr="004A3E27" w:rsidRDefault="00AC3180"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AC3180" w:rsidRPr="004A3E27" w:rsidRDefault="00AC3180"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AC3180" w:rsidRPr="004A3E27" w:rsidRDefault="00AC3180" w:rsidP="00BD5BBE">
      <w:pPr>
        <w:pStyle w:val="footnote"/>
      </w:pPr>
      <w:r w:rsidRPr="004A3E27">
        <w:rPr>
          <w:rStyle w:val="FootnoteReference"/>
        </w:rPr>
        <w:footnoteRef/>
      </w:r>
      <w:r w:rsidRPr="004A3E27">
        <w:t xml:space="preserve"> Naturally and spiritually (Jn. 3:3-6).</w:t>
      </w:r>
    </w:p>
  </w:footnote>
  <w:footnote w:id="163">
    <w:p w14:paraId="21961A60" w14:textId="0C801544" w:rsidR="00AC3180" w:rsidRDefault="00AC3180" w:rsidP="002C27B3">
      <w:pPr>
        <w:pStyle w:val="footnote"/>
      </w:pPr>
      <w:r>
        <w:rPr>
          <w:rStyle w:val="FootnoteReference"/>
        </w:rPr>
        <w:footnoteRef/>
      </w:r>
      <w:r>
        <w:t xml:space="preserve"> [JS] Fr. Lazarus has “plans”</w:t>
      </w:r>
    </w:p>
  </w:footnote>
  <w:footnote w:id="164">
    <w:p w14:paraId="1CA3C8B8" w14:textId="7384D6BF" w:rsidR="00AC3180" w:rsidRDefault="00AC3180" w:rsidP="00366380">
      <w:pPr>
        <w:pStyle w:val="footnote"/>
      </w:pPr>
      <w:r>
        <w:rPr>
          <w:rStyle w:val="FootnoteReference"/>
        </w:rPr>
        <w:footnoteRef/>
      </w:r>
      <w:r>
        <w:t xml:space="preserve"> Fr. Athanasius has “My soul shall make her boast in the Lord”</w:t>
      </w:r>
    </w:p>
  </w:footnote>
  <w:footnote w:id="165">
    <w:p w14:paraId="50F89B8F" w14:textId="77777777" w:rsidR="00AC3180" w:rsidRPr="004A3E27" w:rsidRDefault="00AC3180"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AC3180" w:rsidRPr="004A3E27" w:rsidRDefault="00AC3180"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AC3180" w:rsidRDefault="00AC3180" w:rsidP="00E42174">
      <w:pPr>
        <w:pStyle w:val="footnote"/>
      </w:pPr>
      <w:r>
        <w:rPr>
          <w:rStyle w:val="FootnoteReference"/>
        </w:rPr>
        <w:footnoteRef/>
      </w:r>
      <w:r>
        <w:t xml:space="preserve"> [JS] or “contrite in heart”</w:t>
      </w:r>
    </w:p>
  </w:footnote>
  <w:footnote w:id="168">
    <w:p w14:paraId="7E58A13C" w14:textId="1AC06A85" w:rsidR="00AC3180" w:rsidRDefault="00AC3180" w:rsidP="00F803AB">
      <w:pPr>
        <w:pStyle w:val="footnote"/>
      </w:pPr>
      <w:r>
        <w:rPr>
          <w:rStyle w:val="FootnoteReference"/>
        </w:rPr>
        <w:footnoteRef/>
      </w:r>
      <w:r>
        <w:t xml:space="preserve"> [JS] Coptic has “eat their hearts”, which Fr. Athanasius renders, “regret”</w:t>
      </w:r>
    </w:p>
  </w:footnote>
  <w:footnote w:id="169">
    <w:p w14:paraId="54D93979" w14:textId="34E7EB30" w:rsidR="00AC3180" w:rsidRDefault="00AC3180" w:rsidP="00F803AB">
      <w:pPr>
        <w:pStyle w:val="footnote"/>
      </w:pPr>
      <w:r>
        <w:rPr>
          <w:rStyle w:val="FootnoteReference"/>
        </w:rPr>
        <w:footnoteRef/>
      </w:r>
      <w:r>
        <w:t xml:space="preserve"> [JS] or regret.</w:t>
      </w:r>
    </w:p>
  </w:footnote>
  <w:footnote w:id="170">
    <w:p w14:paraId="51CEFDC6" w14:textId="77777777" w:rsidR="00AC3180" w:rsidRPr="004A3E27" w:rsidRDefault="00AC3180"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AC3180" w:rsidRDefault="00AC3180" w:rsidP="00442FE7">
      <w:pPr>
        <w:pStyle w:val="footnote"/>
      </w:pPr>
      <w:r>
        <w:rPr>
          <w:rStyle w:val="FootnoteReference"/>
        </w:rPr>
        <w:footnoteRef/>
      </w:r>
      <w:r>
        <w:t xml:space="preserve"> [JS] literally “and my soul with barrenness/childlessness.”</w:t>
      </w:r>
    </w:p>
  </w:footnote>
  <w:footnote w:id="172">
    <w:p w14:paraId="0CEA87F3" w14:textId="77777777" w:rsidR="00AC3180" w:rsidRPr="004A3E27" w:rsidRDefault="00AC3180" w:rsidP="00BD5BBE">
      <w:pPr>
        <w:pStyle w:val="footnote"/>
      </w:pPr>
      <w:r w:rsidRPr="004A3E27">
        <w:rPr>
          <w:rStyle w:val="FootnoteReference"/>
        </w:rPr>
        <w:footnoteRef/>
      </w:r>
      <w:r w:rsidRPr="004A3E27">
        <w:t xml:space="preserve"> John 19:1; Mt. 27:26.</w:t>
      </w:r>
    </w:p>
  </w:footnote>
  <w:footnote w:id="173">
    <w:p w14:paraId="1C6E21CA" w14:textId="77777777" w:rsidR="00AC3180" w:rsidRPr="004A3E27" w:rsidRDefault="00AC3180" w:rsidP="00BD5BBE">
      <w:pPr>
        <w:pStyle w:val="footnote"/>
      </w:pPr>
      <w:r w:rsidRPr="004A3E27">
        <w:rPr>
          <w:rStyle w:val="FootnoteReference"/>
        </w:rPr>
        <w:footnoteRef/>
      </w:r>
      <w:r w:rsidRPr="004A3E27">
        <w:t xml:space="preserve"> cp. Psalm 21:21.</w:t>
      </w:r>
    </w:p>
  </w:footnote>
  <w:footnote w:id="174">
    <w:p w14:paraId="4812F1D0" w14:textId="77777777" w:rsidR="00AC3180" w:rsidRPr="004A3E27" w:rsidRDefault="00AC3180" w:rsidP="00BD5BBE">
      <w:pPr>
        <w:pStyle w:val="footnote"/>
      </w:pPr>
      <w:r w:rsidRPr="004A3E27">
        <w:rPr>
          <w:rStyle w:val="FootnoteReference"/>
        </w:rPr>
        <w:footnoteRef/>
      </w:r>
      <w:r w:rsidRPr="004A3E27">
        <w:t xml:space="preserve"> cp. John 15:25.</w:t>
      </w:r>
    </w:p>
  </w:footnote>
  <w:footnote w:id="175">
    <w:p w14:paraId="55852630" w14:textId="7161891F" w:rsidR="00AC3180" w:rsidRDefault="00AC3180" w:rsidP="004D4897">
      <w:pPr>
        <w:pStyle w:val="footnote"/>
      </w:pPr>
      <w:r>
        <w:rPr>
          <w:rStyle w:val="FootnoteReference"/>
        </w:rPr>
        <w:footnoteRef/>
      </w:r>
      <w:r>
        <w:t xml:space="preserve"> [JS] others have “righteousness”. NETS has “vindication”.</w:t>
      </w:r>
    </w:p>
  </w:footnote>
  <w:footnote w:id="176">
    <w:p w14:paraId="19D39194" w14:textId="77777777" w:rsidR="00AC3180" w:rsidRPr="004A3E27" w:rsidRDefault="00AC3180" w:rsidP="00BD5BBE">
      <w:pPr>
        <w:pStyle w:val="footnote"/>
      </w:pPr>
      <w:r w:rsidRPr="004A3E27">
        <w:rPr>
          <w:rStyle w:val="FootnoteReference"/>
        </w:rPr>
        <w:footnoteRef/>
      </w:r>
      <w:r w:rsidRPr="004A3E27">
        <w:t xml:space="preserve"> cp. Psalm 36:30.</w:t>
      </w:r>
    </w:p>
  </w:footnote>
  <w:footnote w:id="177">
    <w:p w14:paraId="6484AC83" w14:textId="77777777" w:rsidR="00AC3180" w:rsidRPr="004A3E27" w:rsidRDefault="00AC3180" w:rsidP="00BD5BBE">
      <w:pPr>
        <w:pStyle w:val="footnote"/>
      </w:pPr>
      <w:r w:rsidRPr="004A3E27">
        <w:rPr>
          <w:rStyle w:val="FootnoteReference"/>
        </w:rPr>
        <w:footnoteRef/>
      </w:r>
      <w:r w:rsidRPr="004A3E27">
        <w:t xml:space="preserve"> cp. Psalm 109:7.</w:t>
      </w:r>
    </w:p>
  </w:footnote>
  <w:footnote w:id="178">
    <w:p w14:paraId="50DAFDF2" w14:textId="77777777" w:rsidR="00AC3180" w:rsidRPr="004A3E27" w:rsidRDefault="00AC3180"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AC3180" w:rsidRPr="004A3E27" w:rsidRDefault="00AC3180"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AC3180" w:rsidRPr="004A3E27" w:rsidRDefault="00AC3180" w:rsidP="00BD5BBE">
      <w:pPr>
        <w:pStyle w:val="footnote"/>
      </w:pPr>
      <w:r w:rsidRPr="004A3E27">
        <w:rPr>
          <w:rStyle w:val="FootnoteReference"/>
        </w:rPr>
        <w:footnoteRef/>
      </w:r>
      <w:r w:rsidRPr="004A3E27">
        <w:t xml:space="preserve"> Prov. 24:19.</w:t>
      </w:r>
    </w:p>
  </w:footnote>
  <w:footnote w:id="181">
    <w:p w14:paraId="325B4264" w14:textId="77777777" w:rsidR="00AC3180" w:rsidRPr="004A3E27" w:rsidRDefault="00AC3180"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AC3180" w:rsidRPr="004A3E27" w:rsidRDefault="00AC3180"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AC3180" w:rsidRPr="004A3E27" w:rsidRDefault="00AC3180"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AC3180" w:rsidRDefault="00AC3180" w:rsidP="00402CB0">
      <w:pPr>
        <w:pStyle w:val="footnote"/>
      </w:pPr>
      <w:r>
        <w:rPr>
          <w:rStyle w:val="FootnoteReference"/>
        </w:rPr>
        <w:footnoteRef/>
      </w:r>
      <w:r>
        <w:t xml:space="preserve"> [JS] or “judgment”</w:t>
      </w:r>
    </w:p>
  </w:footnote>
  <w:footnote w:id="185">
    <w:p w14:paraId="0271DF81" w14:textId="77777777" w:rsidR="00AC3180" w:rsidRPr="004A3E27" w:rsidRDefault="00AC3180"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AC3180" w:rsidRDefault="00AC3180" w:rsidP="00402CB0">
      <w:pPr>
        <w:pStyle w:val="footnote"/>
      </w:pPr>
      <w:r>
        <w:rPr>
          <w:rStyle w:val="FootnoteReference"/>
        </w:rPr>
        <w:footnoteRef/>
      </w:r>
      <w:r>
        <w:t xml:space="preserve"> [JS] or “fret”</w:t>
      </w:r>
    </w:p>
  </w:footnote>
  <w:footnote w:id="187">
    <w:p w14:paraId="0F35B29D" w14:textId="57DF774F" w:rsidR="00AC3180" w:rsidRDefault="00AC3180" w:rsidP="00414006">
      <w:pPr>
        <w:pStyle w:val="footnote"/>
      </w:pPr>
      <w:r>
        <w:rPr>
          <w:rStyle w:val="FootnoteReference"/>
        </w:rPr>
        <w:footnoteRef/>
      </w:r>
      <w:r>
        <w:t xml:space="preserve"> [JS] or “land”</w:t>
      </w:r>
    </w:p>
  </w:footnote>
  <w:footnote w:id="188">
    <w:p w14:paraId="65980F9C" w14:textId="12C20DB8" w:rsidR="00AC3180" w:rsidRPr="004A3E27" w:rsidRDefault="00AC3180"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AC3180" w:rsidRPr="004A3E27" w:rsidRDefault="00AC3180"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AC3180" w:rsidRPr="004A3E27" w:rsidRDefault="00AC3180"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AC3180" w:rsidRPr="004A3E27" w:rsidRDefault="00AC3180"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AC3180" w:rsidRPr="004A3E27" w:rsidRDefault="00AC3180"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AC3180" w:rsidRDefault="00AC3180" w:rsidP="003F50A7">
      <w:pPr>
        <w:pStyle w:val="footnote"/>
      </w:pPr>
      <w:r>
        <w:rPr>
          <w:rStyle w:val="FootnoteReference"/>
        </w:rPr>
        <w:footnoteRef/>
      </w:r>
      <w:r>
        <w:t xml:space="preserve"> [JS] literally “with a sad face”</w:t>
      </w:r>
    </w:p>
  </w:footnote>
  <w:footnote w:id="194">
    <w:p w14:paraId="18445857" w14:textId="0B799012" w:rsidR="00AC3180" w:rsidRDefault="00AC3180" w:rsidP="003F50A7">
      <w:pPr>
        <w:pStyle w:val="footnote"/>
      </w:pPr>
      <w:r>
        <w:rPr>
          <w:rStyle w:val="FootnoteReference"/>
        </w:rPr>
        <w:footnoteRef/>
      </w:r>
      <w:r>
        <w:t xml:space="preserve"> [JS] literally “loins”</w:t>
      </w:r>
    </w:p>
  </w:footnote>
  <w:footnote w:id="195">
    <w:p w14:paraId="72DD6C76" w14:textId="77777777" w:rsidR="00AC3180" w:rsidRPr="004A3E27" w:rsidRDefault="00AC3180"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AC3180" w:rsidRPr="004A3E27" w:rsidRDefault="00AC3180"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AC3180" w:rsidRPr="004A3E27" w:rsidRDefault="00AC3180"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AC3180" w:rsidRPr="004A3E27" w:rsidRDefault="00AC3180"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AC3180" w:rsidRPr="004A3E27" w:rsidRDefault="00AC3180"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AC3180" w:rsidRPr="004A3E27" w:rsidRDefault="00AC3180"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AC3180" w:rsidRPr="004A3E27" w:rsidRDefault="00AC3180" w:rsidP="00BD5BBE">
      <w:pPr>
        <w:pStyle w:val="footnote"/>
      </w:pPr>
      <w:r w:rsidRPr="004A3E27">
        <w:rPr>
          <w:rStyle w:val="FootnoteReference"/>
        </w:rPr>
        <w:footnoteRef/>
      </w:r>
      <w:r w:rsidRPr="004A3E27">
        <w:t xml:space="preserve"> John 13:30.</w:t>
      </w:r>
    </w:p>
  </w:footnote>
  <w:footnote w:id="202">
    <w:p w14:paraId="32644EEC" w14:textId="77777777" w:rsidR="00AC3180" w:rsidRPr="004A3E27" w:rsidRDefault="00AC3180"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AC3180" w:rsidRPr="004A3E27" w:rsidRDefault="00AC3180"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AC3180" w:rsidRPr="004A3E27" w:rsidRDefault="00AC3180" w:rsidP="00BD5BBE">
      <w:pPr>
        <w:pStyle w:val="footnote"/>
      </w:pPr>
      <w:r w:rsidRPr="004A3E27">
        <w:rPr>
          <w:rStyle w:val="FootnoteReference"/>
        </w:rPr>
        <w:footnoteRef/>
      </w:r>
      <w:r w:rsidRPr="004A3E27">
        <w:t xml:space="preserve"> With the Gospel of forgiveness (1 Sam. 24:17-20; Lk. 23:34).</w:t>
      </w:r>
    </w:p>
  </w:footnote>
  <w:footnote w:id="205">
    <w:p w14:paraId="276D5CC0" w14:textId="69BE5264" w:rsidR="00AC3180" w:rsidRDefault="00AC3180" w:rsidP="008612F3">
      <w:pPr>
        <w:pStyle w:val="footnote"/>
      </w:pPr>
      <w:r>
        <w:rPr>
          <w:rStyle w:val="FootnoteReference"/>
        </w:rPr>
        <w:footnoteRef/>
      </w:r>
      <w:r>
        <w:t xml:space="preserve"> [JS] or “from age to age. So be it! So be it!”</w:t>
      </w:r>
    </w:p>
  </w:footnote>
  <w:footnote w:id="206">
    <w:p w14:paraId="2B9F5A56" w14:textId="77777777" w:rsidR="00AC3180" w:rsidRPr="004A3E27" w:rsidRDefault="00AC3180"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7">
    <w:p w14:paraId="53A5AE10" w14:textId="0D816E3A" w:rsidR="00AC3180" w:rsidRDefault="00AC3180"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8">
    <w:p w14:paraId="3BCC68DE" w14:textId="1191DE34" w:rsidR="00AC3180" w:rsidRDefault="00AC3180" w:rsidP="00AD1AC9">
      <w:pPr>
        <w:pStyle w:val="footnote"/>
      </w:pPr>
      <w:r>
        <w:rPr>
          <w:rStyle w:val="FootnoteReference"/>
        </w:rPr>
        <w:footnoteRef/>
      </w:r>
      <w:r>
        <w:t xml:space="preserve"> [JS] Fr. Lazarus has “dwelling”</w:t>
      </w:r>
    </w:p>
  </w:footnote>
  <w:footnote w:id="209">
    <w:p w14:paraId="03275919" w14:textId="77777777" w:rsidR="00AC3180" w:rsidRPr="004A3E27" w:rsidRDefault="00AC3180"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0">
    <w:p w14:paraId="1791CAEF" w14:textId="77777777" w:rsidR="00AC3180" w:rsidRPr="004A3E27" w:rsidRDefault="00AC3180"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1">
    <w:p w14:paraId="4F22E4CE" w14:textId="77777777" w:rsidR="00AC3180" w:rsidRPr="004A3E27" w:rsidRDefault="00AC3180"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2">
    <w:p w14:paraId="08B0833D" w14:textId="77777777" w:rsidR="00AC3180" w:rsidRPr="004A3E27" w:rsidRDefault="00AC3180"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3">
    <w:p w14:paraId="76A76AD0" w14:textId="77777777" w:rsidR="00AC3180" w:rsidRPr="004A3E27" w:rsidRDefault="00AC3180"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4">
    <w:p w14:paraId="0FB99B7C" w14:textId="77777777" w:rsidR="00AC3180" w:rsidRPr="004A3E27" w:rsidRDefault="00AC3180" w:rsidP="00BD5BBE">
      <w:pPr>
        <w:pStyle w:val="footnote"/>
      </w:pPr>
      <w:r w:rsidRPr="004A3E27">
        <w:rPr>
          <w:rStyle w:val="FootnoteReference"/>
        </w:rPr>
        <w:footnoteRef/>
      </w:r>
      <w:r w:rsidRPr="004A3E27">
        <w:t xml:space="preserve"> cp. Rev. 19:11-16.</w:t>
      </w:r>
    </w:p>
  </w:footnote>
  <w:footnote w:id="215">
    <w:p w14:paraId="5E8EA981" w14:textId="77777777" w:rsidR="00AC3180" w:rsidRPr="004A3E27" w:rsidRDefault="00AC3180"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6">
    <w:p w14:paraId="2209A251" w14:textId="77777777" w:rsidR="00AC3180" w:rsidRPr="004A3E27" w:rsidRDefault="00AC3180"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7">
    <w:p w14:paraId="1503C91E" w14:textId="77777777" w:rsidR="00AC3180" w:rsidRDefault="00AC3180" w:rsidP="005E56A9">
      <w:pPr>
        <w:pStyle w:val="footnote"/>
      </w:pPr>
      <w:r>
        <w:rPr>
          <w:rStyle w:val="FootnoteReference"/>
        </w:rPr>
        <w:footnoteRef/>
      </w:r>
      <w:r>
        <w:t xml:space="preserve"> [JS] myrrh: resin for incense; stacte: a component of the Temple incense; cassia: cinnamon.</w:t>
      </w:r>
    </w:p>
  </w:footnote>
  <w:footnote w:id="218">
    <w:p w14:paraId="66A4B8D8" w14:textId="77777777" w:rsidR="00AC3180" w:rsidRPr="004A3E27" w:rsidRDefault="00AC3180"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9">
    <w:p w14:paraId="3B2B6F3D" w14:textId="77777777" w:rsidR="00AC3180" w:rsidRPr="004A3E27" w:rsidRDefault="00AC3180" w:rsidP="00714A98">
      <w:pPr>
        <w:pStyle w:val="footnote"/>
      </w:pPr>
      <w:r w:rsidRPr="004A3E27">
        <w:rPr>
          <w:rStyle w:val="FootnoteReference"/>
        </w:rPr>
        <w:footnoteRef/>
      </w:r>
      <w:r w:rsidRPr="004A3E27">
        <w:t xml:space="preserve"> Rev. 22:1.</w:t>
      </w:r>
    </w:p>
  </w:footnote>
  <w:footnote w:id="220">
    <w:p w14:paraId="0C57446A" w14:textId="77777777" w:rsidR="00AC3180" w:rsidRDefault="00AC3180" w:rsidP="00714A98">
      <w:pPr>
        <w:pStyle w:val="footnote"/>
      </w:pPr>
      <w:r>
        <w:rPr>
          <w:rStyle w:val="FootnoteReference"/>
        </w:rPr>
        <w:footnoteRef/>
      </w:r>
      <w:r>
        <w:t xml:space="preserve"> Fr. Lazarus has “dwelling-place”</w:t>
      </w:r>
    </w:p>
  </w:footnote>
  <w:footnote w:id="221">
    <w:p w14:paraId="77903F63" w14:textId="77777777" w:rsidR="00AC3180" w:rsidRDefault="00AC3180" w:rsidP="00714A98">
      <w:pPr>
        <w:pStyle w:val="footnote"/>
      </w:pPr>
      <w:r>
        <w:rPr>
          <w:rStyle w:val="FootnoteReference"/>
        </w:rPr>
        <w:footnoteRef/>
      </w:r>
      <w:r>
        <w:t xml:space="preserve"> [JS] the city’s</w:t>
      </w:r>
    </w:p>
  </w:footnote>
  <w:footnote w:id="222">
    <w:p w14:paraId="73DCC24E" w14:textId="77777777" w:rsidR="00AC3180" w:rsidRPr="004A3E27" w:rsidRDefault="00AC3180" w:rsidP="00714A98">
      <w:pPr>
        <w:pStyle w:val="footnote"/>
      </w:pPr>
      <w:r w:rsidRPr="004A3E27">
        <w:rPr>
          <w:rStyle w:val="FootnoteReference"/>
        </w:rPr>
        <w:footnoteRef/>
      </w:r>
      <w:r w:rsidRPr="004A3E27">
        <w:t xml:space="preserve"> Security of citizens of the Holy City. Break of Dawn is Christ’s death. (cp. Is. 30:26).</w:t>
      </w:r>
    </w:p>
  </w:footnote>
  <w:footnote w:id="223">
    <w:p w14:paraId="0D6388ED" w14:textId="77777777" w:rsidR="00AC3180" w:rsidRPr="004A3E27" w:rsidRDefault="00AC3180" w:rsidP="00714A98">
      <w:pPr>
        <w:pStyle w:val="footnote"/>
      </w:pPr>
      <w:r w:rsidRPr="004A3E27">
        <w:rPr>
          <w:rStyle w:val="FootnoteReference"/>
        </w:rPr>
        <w:footnoteRef/>
      </w:r>
      <w:r w:rsidRPr="004A3E27">
        <w:t xml:space="preserve"> cp. 75:4; Is. 2:4; 11:9; 65:25; Hos. 2:18; Zac. 9:10.</w:t>
      </w:r>
    </w:p>
  </w:footnote>
  <w:footnote w:id="224">
    <w:p w14:paraId="739DF71C" w14:textId="77777777" w:rsidR="00AC3180" w:rsidRPr="004A3E27" w:rsidRDefault="00AC3180"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5">
    <w:p w14:paraId="341712F2" w14:textId="77777777" w:rsidR="00AC3180" w:rsidRPr="004A3E27" w:rsidRDefault="00AC3180" w:rsidP="00BD5BBE">
      <w:pPr>
        <w:pStyle w:val="footnote"/>
      </w:pPr>
      <w:r w:rsidRPr="004A3E27">
        <w:rPr>
          <w:rStyle w:val="FootnoteReference"/>
        </w:rPr>
        <w:footnoteRef/>
      </w:r>
      <w:r w:rsidRPr="004A3E27">
        <w:t xml:space="preserve"> ‘The calling of the Gentiles is to be understood, as in 71:9’ (St. Athanasius).</w:t>
      </w:r>
    </w:p>
  </w:footnote>
  <w:footnote w:id="226">
    <w:p w14:paraId="743E9AAD" w14:textId="77777777" w:rsidR="00AC3180" w:rsidRPr="004A3E27" w:rsidRDefault="00AC3180" w:rsidP="00BD5BBE">
      <w:pPr>
        <w:pStyle w:val="footnote"/>
      </w:pPr>
      <w:r w:rsidRPr="004A3E27">
        <w:rPr>
          <w:rStyle w:val="FootnoteReference"/>
        </w:rPr>
        <w:footnoteRef/>
      </w:r>
      <w:r w:rsidRPr="004A3E27">
        <w:t xml:space="preserve"> Cp. Heb. 12:28,29; Deut. 4:24; 9:3; 10:17-21; Neh. 1:5; Zeph. 2:11.</w:t>
      </w:r>
    </w:p>
  </w:footnote>
  <w:footnote w:id="227">
    <w:p w14:paraId="20C0CF5B" w14:textId="77777777" w:rsidR="00AC3180" w:rsidRPr="004A3E27" w:rsidRDefault="00AC3180" w:rsidP="00BD5BBE">
      <w:pPr>
        <w:pStyle w:val="footnote"/>
      </w:pPr>
      <w:r w:rsidRPr="004A3E27">
        <w:rPr>
          <w:rStyle w:val="FootnoteReference"/>
        </w:rPr>
        <w:footnoteRef/>
      </w:r>
      <w:r w:rsidRPr="004A3E27">
        <w:t xml:space="preserve"> Cp. Ex. 15:17; Is. 58:14: I Pet. 1:4.</w:t>
      </w:r>
    </w:p>
  </w:footnote>
  <w:footnote w:id="228">
    <w:p w14:paraId="1FDF9287" w14:textId="77777777" w:rsidR="00AC3180" w:rsidRPr="004A3E27" w:rsidRDefault="00AC3180"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9">
    <w:p w14:paraId="5F050EEC" w14:textId="77777777" w:rsidR="00AC3180" w:rsidRPr="004A3E27" w:rsidRDefault="00AC3180" w:rsidP="00BD5BBE">
      <w:pPr>
        <w:pStyle w:val="footnote"/>
      </w:pPr>
      <w:r w:rsidRPr="004A3E27">
        <w:rPr>
          <w:rStyle w:val="FootnoteReference"/>
        </w:rPr>
        <w:footnoteRef/>
      </w:r>
      <w:r w:rsidRPr="004A3E27">
        <w:t xml:space="preserve"> ‘Jerusalem is the city of the great King’ (Mt. 5:35). cp. Lam. 2:15.</w:t>
      </w:r>
    </w:p>
  </w:footnote>
  <w:footnote w:id="230">
    <w:p w14:paraId="601A5151" w14:textId="77777777" w:rsidR="00AC3180" w:rsidRPr="004A3E27" w:rsidRDefault="00AC3180"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1">
    <w:p w14:paraId="6CAE8B9B" w14:textId="77777777" w:rsidR="00AC3180" w:rsidRPr="004A3E27" w:rsidRDefault="00AC3180"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2">
    <w:p w14:paraId="7F2EAAD2" w14:textId="77777777" w:rsidR="00AC3180" w:rsidRPr="004A3E27" w:rsidRDefault="00AC3180"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3">
    <w:p w14:paraId="3C5C41AF" w14:textId="77777777" w:rsidR="00AC3180" w:rsidRPr="004A3E27" w:rsidRDefault="00AC3180"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4">
    <w:p w14:paraId="398A65D2" w14:textId="3A913DFE" w:rsidR="00AC3180" w:rsidRDefault="00AC3180"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5">
    <w:p w14:paraId="3A50B91B" w14:textId="77777777" w:rsidR="00AC3180" w:rsidRPr="004A3E27" w:rsidRDefault="00AC3180"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6">
    <w:p w14:paraId="058ED3C9" w14:textId="6776EDA1" w:rsidR="00AC3180" w:rsidRDefault="00AC3180" w:rsidP="001B710E">
      <w:pPr>
        <w:pStyle w:val="footnote"/>
      </w:pPr>
      <w:r>
        <w:rPr>
          <w:rStyle w:val="FootnoteReference"/>
        </w:rPr>
        <w:footnoteRef/>
      </w:r>
      <w:r>
        <w:t xml:space="preserve"> [JS] or tabernacles.</w:t>
      </w:r>
    </w:p>
  </w:footnote>
  <w:footnote w:id="237">
    <w:p w14:paraId="45DA152E" w14:textId="77777777" w:rsidR="00AC3180" w:rsidRPr="004A3E27" w:rsidRDefault="00AC3180"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8">
    <w:p w14:paraId="43CC2ABF" w14:textId="536DD164" w:rsidR="00AC3180" w:rsidRDefault="00AC3180" w:rsidP="007E0330">
      <w:pPr>
        <w:pStyle w:val="footnote"/>
      </w:pPr>
      <w:r>
        <w:rPr>
          <w:rStyle w:val="FootnoteReference"/>
        </w:rPr>
        <w:footnoteRef/>
      </w:r>
      <w:r>
        <w:t xml:space="preserve"> [JS] [] found in Coptic</w:t>
      </w:r>
    </w:p>
  </w:footnote>
  <w:footnote w:id="239">
    <w:p w14:paraId="5A6B4D6B" w14:textId="77777777" w:rsidR="00AC3180" w:rsidRPr="004A3E27" w:rsidRDefault="00AC3180"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0">
    <w:p w14:paraId="7D7FC96A" w14:textId="1FA8AB7E" w:rsidR="00AC3180" w:rsidRDefault="00AC3180" w:rsidP="007E0330">
      <w:pPr>
        <w:pStyle w:val="footnote"/>
      </w:pPr>
      <w:r>
        <w:rPr>
          <w:rStyle w:val="FootnoteReference"/>
        </w:rPr>
        <w:footnoteRef/>
      </w:r>
      <w:r>
        <w:t xml:space="preserve"> [JS] “showed me” or “made known to me”</w:t>
      </w:r>
    </w:p>
  </w:footnote>
  <w:footnote w:id="241">
    <w:p w14:paraId="6185D531" w14:textId="77777777" w:rsidR="00AC3180" w:rsidRPr="004A3E27" w:rsidRDefault="00AC3180" w:rsidP="00BD5BBE">
      <w:pPr>
        <w:pStyle w:val="footnote"/>
      </w:pPr>
      <w:r w:rsidRPr="004A3E27">
        <w:rPr>
          <w:rStyle w:val="FootnoteReference"/>
        </w:rPr>
        <w:footnoteRef/>
      </w:r>
      <w:r w:rsidRPr="004A3E27">
        <w:t xml:space="preserve"> Exodus 12:22; John 19:29; Hebrews 9:19.</w:t>
      </w:r>
    </w:p>
  </w:footnote>
  <w:footnote w:id="242">
    <w:p w14:paraId="3533F1BB" w14:textId="71B96EA6" w:rsidR="00AC3180" w:rsidRDefault="00AC3180" w:rsidP="007E0330">
      <w:pPr>
        <w:pStyle w:val="footnote"/>
      </w:pPr>
      <w:r>
        <w:rPr>
          <w:rStyle w:val="FootnoteReference"/>
        </w:rPr>
        <w:footnoteRef/>
      </w:r>
      <w:r>
        <w:t xml:space="preserve"> [JS] literally “face”.</w:t>
      </w:r>
    </w:p>
  </w:footnote>
  <w:footnote w:id="243">
    <w:p w14:paraId="6650920A" w14:textId="77777777" w:rsidR="00AC3180" w:rsidRPr="004A3E27" w:rsidRDefault="00AC3180"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4">
    <w:p w14:paraId="3BFF7049" w14:textId="77777777" w:rsidR="00AC3180" w:rsidRPr="004A3E27" w:rsidRDefault="00AC3180"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5">
    <w:p w14:paraId="51837483" w14:textId="77777777" w:rsidR="00AC3180" w:rsidRPr="004A3E27" w:rsidRDefault="00AC3180"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6">
    <w:p w14:paraId="3B19B72F" w14:textId="77777777" w:rsidR="00AC3180" w:rsidRPr="004A3E27" w:rsidRDefault="00AC3180" w:rsidP="00BD5BBE">
      <w:pPr>
        <w:pStyle w:val="footnote"/>
      </w:pPr>
      <w:r w:rsidRPr="004A3E27">
        <w:rPr>
          <w:rStyle w:val="FootnoteReference"/>
        </w:rPr>
        <w:footnoteRef/>
      </w:r>
      <w:r w:rsidRPr="004A3E27">
        <w:t xml:space="preserve"> Lk. 10:18; 2 Thess. 1:6.</w:t>
      </w:r>
    </w:p>
  </w:footnote>
  <w:footnote w:id="247">
    <w:p w14:paraId="649547A2" w14:textId="77777777" w:rsidR="00AC3180" w:rsidRPr="004A3E27" w:rsidRDefault="00AC3180"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8">
    <w:p w14:paraId="4184D201" w14:textId="3A3901AE" w:rsidR="00AC3180" w:rsidRDefault="00AC3180" w:rsidP="00125EB7">
      <w:pPr>
        <w:pStyle w:val="footnote"/>
      </w:pPr>
      <w:r>
        <w:rPr>
          <w:rStyle w:val="FootnoteReference"/>
        </w:rPr>
        <w:footnoteRef/>
      </w:r>
      <w:r>
        <w:t xml:space="preserve"> [JS] “it” refers to the iniquity and strife.</w:t>
      </w:r>
    </w:p>
  </w:footnote>
  <w:footnote w:id="249">
    <w:p w14:paraId="4DEA0F95" w14:textId="77777777" w:rsidR="00AC3180" w:rsidRPr="004A3E27" w:rsidRDefault="00AC3180" w:rsidP="00BD5BBE">
      <w:pPr>
        <w:pStyle w:val="footnote"/>
      </w:pPr>
      <w:r w:rsidRPr="004A3E27">
        <w:rPr>
          <w:rStyle w:val="FootnoteReference"/>
        </w:rPr>
        <w:footnoteRef/>
      </w:r>
      <w:r w:rsidRPr="004A3E27">
        <w:t xml:space="preserve"> cp. 1 Peter 5:7.</w:t>
      </w:r>
    </w:p>
  </w:footnote>
  <w:footnote w:id="250">
    <w:p w14:paraId="27649907" w14:textId="77777777" w:rsidR="00AC3180" w:rsidRPr="004A3E27" w:rsidRDefault="00AC3180" w:rsidP="00BD5BBE">
      <w:pPr>
        <w:pStyle w:val="footnote"/>
      </w:pPr>
      <w:r w:rsidRPr="004A3E27">
        <w:rPr>
          <w:rStyle w:val="FootnoteReference"/>
        </w:rPr>
        <w:footnoteRef/>
      </w:r>
      <w:r w:rsidRPr="004A3E27">
        <w:t xml:space="preserve"> cp. Ephes 6:12; 1 Tim 4:1; Rev. 16:14.</w:t>
      </w:r>
    </w:p>
  </w:footnote>
  <w:footnote w:id="251">
    <w:p w14:paraId="2999B88D" w14:textId="4A88AAD6" w:rsidR="00AC3180" w:rsidRDefault="00AC3180" w:rsidP="00A8553A">
      <w:pPr>
        <w:pStyle w:val="footnote"/>
      </w:pPr>
      <w:r>
        <w:rPr>
          <w:rStyle w:val="FootnoteReference"/>
        </w:rPr>
        <w:footnoteRef/>
      </w:r>
      <w:r>
        <w:t xml:space="preserve"> [JS] NETS omits “not”</w:t>
      </w:r>
    </w:p>
  </w:footnote>
  <w:footnote w:id="252">
    <w:p w14:paraId="594F6979" w14:textId="77777777" w:rsidR="00AC3180" w:rsidRPr="004A3E27" w:rsidRDefault="00AC3180"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3">
    <w:p w14:paraId="568E2F2E" w14:textId="77777777" w:rsidR="00AC3180" w:rsidRPr="004A3E27" w:rsidRDefault="00AC3180"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4">
    <w:p w14:paraId="62A6540D" w14:textId="77777777" w:rsidR="00AC3180" w:rsidRPr="004A3E27" w:rsidRDefault="00AC3180" w:rsidP="00BD5BBE">
      <w:pPr>
        <w:pStyle w:val="footnote"/>
      </w:pPr>
      <w:r w:rsidRPr="004A3E27">
        <w:rPr>
          <w:rStyle w:val="FootnoteReference"/>
        </w:rPr>
        <w:footnoteRef/>
      </w:r>
      <w:r w:rsidRPr="004A3E27">
        <w:t xml:space="preserve"> Verses 8-12 are repeated almost verbatim in Ps. 107:2-6.</w:t>
      </w:r>
    </w:p>
  </w:footnote>
  <w:footnote w:id="255">
    <w:p w14:paraId="21F36685" w14:textId="77777777" w:rsidR="00AC3180" w:rsidRPr="004A3E27" w:rsidRDefault="00AC3180" w:rsidP="00BD5BBE">
      <w:pPr>
        <w:pStyle w:val="footnote"/>
      </w:pPr>
      <w:r w:rsidRPr="004A3E27">
        <w:rPr>
          <w:rStyle w:val="FootnoteReference"/>
        </w:rPr>
        <w:footnoteRef/>
      </w:r>
      <w:r w:rsidRPr="004A3E27">
        <w:t xml:space="preserve"> Mercy: love (Luke 10:37).</w:t>
      </w:r>
    </w:p>
  </w:footnote>
  <w:footnote w:id="256">
    <w:p w14:paraId="6EFF888C" w14:textId="77777777" w:rsidR="00AC3180" w:rsidRPr="004A3E27" w:rsidRDefault="00AC3180" w:rsidP="003D0DAD">
      <w:pPr>
        <w:pStyle w:val="footnote"/>
      </w:pPr>
      <w:r w:rsidRPr="004A3E27">
        <w:rPr>
          <w:rStyle w:val="FootnoteReference"/>
        </w:rPr>
        <w:footnoteRef/>
      </w:r>
      <w:r w:rsidRPr="004A3E27">
        <w:t xml:space="preserve"> cp. Lk. 21:20-24. Warning signals were lit on mountain tops in times of danger.</w:t>
      </w:r>
    </w:p>
  </w:footnote>
  <w:footnote w:id="257">
    <w:p w14:paraId="42604FE7" w14:textId="77777777" w:rsidR="00AC3180" w:rsidRPr="004A3E27" w:rsidRDefault="00AC3180" w:rsidP="00BD5BBE">
      <w:pPr>
        <w:pStyle w:val="footnote"/>
      </w:pPr>
      <w:r w:rsidRPr="004A3E27">
        <w:rPr>
          <w:rStyle w:val="FootnoteReference"/>
        </w:rPr>
        <w:footnoteRef/>
      </w:r>
      <w:r w:rsidRPr="004A3E27">
        <w:t xml:space="preserve"> Washbowl: i.e. reduced to the most menial servitude.</w:t>
      </w:r>
    </w:p>
  </w:footnote>
  <w:footnote w:id="258">
    <w:p w14:paraId="03E619D4" w14:textId="77777777" w:rsidR="00AC3180" w:rsidRPr="004A3E27" w:rsidRDefault="00AC3180"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59">
    <w:p w14:paraId="2D798361" w14:textId="77777777" w:rsidR="00AC3180" w:rsidRPr="004A3E27" w:rsidRDefault="00AC3180"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0">
    <w:p w14:paraId="29B1DDE8" w14:textId="77777777" w:rsidR="00AC3180" w:rsidRPr="004A3E27" w:rsidRDefault="00AC3180" w:rsidP="00BD5BBE">
      <w:pPr>
        <w:pStyle w:val="footnote"/>
      </w:pPr>
      <w:r w:rsidRPr="004A3E27">
        <w:rPr>
          <w:rStyle w:val="FootnoteReference"/>
        </w:rPr>
        <w:footnoteRef/>
      </w:r>
      <w:r w:rsidRPr="004A3E27">
        <w:t xml:space="preserve"> Cp. Lev. 19:35-37; Deut. 25:13-16; Ezek.45:10; Mic. 6:10,11; Prov. 11:1.</w:t>
      </w:r>
    </w:p>
  </w:footnote>
  <w:footnote w:id="261">
    <w:p w14:paraId="279AD391" w14:textId="159836DC" w:rsidR="00AC3180" w:rsidRPr="004A3E27" w:rsidRDefault="00AC3180"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2">
    <w:p w14:paraId="7753865A" w14:textId="3B559F98" w:rsidR="00AC3180" w:rsidRDefault="00AC3180" w:rsidP="009C1AC4">
      <w:pPr>
        <w:pStyle w:val="footnote"/>
      </w:pPr>
      <w:r>
        <w:rPr>
          <w:rStyle w:val="FootnoteReference"/>
        </w:rPr>
        <w:footnoteRef/>
      </w:r>
      <w:r>
        <w:t xml:space="preserve"> [JS] OSB has, “they are altogether useless.” NETS has “they together derive from vanity.</w:t>
      </w:r>
    </w:p>
  </w:footnote>
  <w:footnote w:id="263">
    <w:p w14:paraId="20ED6838" w14:textId="77777777" w:rsidR="00AC3180" w:rsidRPr="004A3E27" w:rsidRDefault="00AC3180" w:rsidP="009C1AC4">
      <w:pPr>
        <w:pStyle w:val="footnote"/>
      </w:pPr>
      <w:r w:rsidRPr="004A3E27">
        <w:rPr>
          <w:rStyle w:val="FootnoteReference"/>
        </w:rPr>
        <w:footnoteRef/>
      </w:r>
      <w:r w:rsidRPr="004A3E27">
        <w:t xml:space="preserve"> Job. 33:14.</w:t>
      </w:r>
    </w:p>
  </w:footnote>
  <w:footnote w:id="264">
    <w:p w14:paraId="686CF1C0" w14:textId="1BBF228C" w:rsidR="00AC3180" w:rsidRPr="004A3E27" w:rsidRDefault="00AC3180"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5">
    <w:p w14:paraId="36833249" w14:textId="55C7F4F8" w:rsidR="00AC3180" w:rsidRPr="004A3E27" w:rsidRDefault="00AC3180"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6">
    <w:p w14:paraId="622CE4B2" w14:textId="77777777" w:rsidR="00AC3180" w:rsidRPr="004A3E27" w:rsidRDefault="00AC3180" w:rsidP="00BD5BBE">
      <w:pPr>
        <w:pStyle w:val="footnote"/>
      </w:pPr>
      <w:r w:rsidRPr="004A3E27">
        <w:rPr>
          <w:rStyle w:val="FootnoteReference"/>
        </w:rPr>
        <w:footnoteRef/>
      </w:r>
      <w:r w:rsidRPr="004A3E27">
        <w:t xml:space="preserve"> So the Slavonic (Greek often omits ‘stillest’).</w:t>
      </w:r>
    </w:p>
  </w:footnote>
  <w:footnote w:id="267">
    <w:p w14:paraId="0BA13A66" w14:textId="54830EC5" w:rsidR="00AC3180" w:rsidRDefault="00AC3180" w:rsidP="005438BF">
      <w:pPr>
        <w:pStyle w:val="footnote"/>
      </w:pPr>
      <w:r>
        <w:rPr>
          <w:rStyle w:val="FootnoteReference"/>
        </w:rPr>
        <w:footnoteRef/>
      </w:r>
      <w:r>
        <w:t xml:space="preserve"> [JS] lit, “filled with fatness.”</w:t>
      </w:r>
    </w:p>
  </w:footnote>
  <w:footnote w:id="268">
    <w:p w14:paraId="6F4E7A1F" w14:textId="704DC134" w:rsidR="00AC3180" w:rsidRPr="004A3E27" w:rsidRDefault="00AC3180"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69">
    <w:p w14:paraId="30AFE1F6" w14:textId="77777777" w:rsidR="00AC3180" w:rsidRPr="004A3E27" w:rsidRDefault="00AC3180"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0">
    <w:p w14:paraId="667C6704" w14:textId="77777777" w:rsidR="00AC3180" w:rsidRPr="004A3E27" w:rsidRDefault="00AC3180"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1">
    <w:p w14:paraId="4D88FDB0" w14:textId="77777777" w:rsidR="00AC3180" w:rsidRPr="004A3E27" w:rsidRDefault="00AC3180" w:rsidP="00BD5BBE">
      <w:pPr>
        <w:pStyle w:val="footnote"/>
      </w:pPr>
      <w:r w:rsidRPr="004A3E27">
        <w:rPr>
          <w:rStyle w:val="FootnoteReference"/>
        </w:rPr>
        <w:footnoteRef/>
      </w:r>
      <w:r w:rsidRPr="004A3E27">
        <w:t xml:space="preserve"> See footnote 62. &lt;2 previously&gt;</w:t>
      </w:r>
    </w:p>
  </w:footnote>
  <w:footnote w:id="272">
    <w:p w14:paraId="520E1D4D" w14:textId="70DD6036" w:rsidR="00AC3180" w:rsidRDefault="00AC3180" w:rsidP="000E01D1">
      <w:pPr>
        <w:pStyle w:val="footnote"/>
      </w:pPr>
      <w:r>
        <w:rPr>
          <w:rStyle w:val="FootnoteReference"/>
        </w:rPr>
        <w:footnoteRef/>
      </w:r>
      <w:r>
        <w:t xml:space="preserve"> [JS], “do obeisance”, i.e. prostrate, not just an attitude, but an act</w:t>
      </w:r>
    </w:p>
  </w:footnote>
  <w:footnote w:id="273">
    <w:p w14:paraId="1B791EBC" w14:textId="77777777" w:rsidR="00AC3180" w:rsidRPr="004A3E27" w:rsidRDefault="00AC3180"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4">
    <w:p w14:paraId="109CC4F4" w14:textId="77777777" w:rsidR="00AC3180" w:rsidRPr="004A3E27" w:rsidRDefault="00AC3180" w:rsidP="00BD5BBE">
      <w:pPr>
        <w:pStyle w:val="footnote"/>
      </w:pPr>
      <w:r w:rsidRPr="004A3E27">
        <w:rPr>
          <w:rStyle w:val="FootnoteReference"/>
        </w:rPr>
        <w:footnoteRef/>
      </w:r>
      <w:r w:rsidRPr="004A3E27">
        <w:t xml:space="preserve"> ‘What God has planned for His lovers’ (1 Cor. 2:9).</w:t>
      </w:r>
    </w:p>
  </w:footnote>
  <w:footnote w:id="275">
    <w:p w14:paraId="096C8EE6" w14:textId="40879E1D" w:rsidR="00AC3180" w:rsidRDefault="00AC3180" w:rsidP="000E01D1">
      <w:pPr>
        <w:pStyle w:val="footnote"/>
      </w:pPr>
      <w:r>
        <w:rPr>
          <w:rStyle w:val="FootnoteReference"/>
        </w:rPr>
        <w:footnoteRef/>
      </w:r>
      <w:r>
        <w:t xml:space="preserve"> [JS] Fr. Lazarus has, “for”</w:t>
      </w:r>
    </w:p>
  </w:footnote>
  <w:footnote w:id="276">
    <w:p w14:paraId="693C7006" w14:textId="4BAA4AB8" w:rsidR="00AC3180" w:rsidRPr="004A3E27" w:rsidRDefault="00AC3180"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7">
    <w:p w14:paraId="4EA27689" w14:textId="77777777" w:rsidR="00AC3180" w:rsidRPr="004A3E27" w:rsidRDefault="00AC3180"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8">
    <w:p w14:paraId="49AA563D" w14:textId="77777777" w:rsidR="00AC3180" w:rsidRPr="004A3E27" w:rsidRDefault="00AC3180"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79">
    <w:p w14:paraId="26BB2E4A" w14:textId="46F48280" w:rsidR="00AC3180" w:rsidRPr="004A3E27" w:rsidRDefault="00AC3180"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0">
    <w:p w14:paraId="75EB9556" w14:textId="77777777" w:rsidR="00AC3180" w:rsidRPr="004A3E27" w:rsidRDefault="00AC3180"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1">
    <w:p w14:paraId="69CCF6E1" w14:textId="77777777" w:rsidR="00AC3180" w:rsidRPr="004A3E27" w:rsidRDefault="00AC3180" w:rsidP="00BD5BBE">
      <w:pPr>
        <w:pStyle w:val="footnote"/>
      </w:pPr>
      <w:r w:rsidRPr="004A3E27">
        <w:rPr>
          <w:rStyle w:val="FootnoteReference"/>
        </w:rPr>
        <w:footnoteRef/>
      </w:r>
      <w:r w:rsidRPr="004A3E27">
        <w:t xml:space="preserve"> Numbers 10:35. Cp. Exodus 14.</w:t>
      </w:r>
    </w:p>
  </w:footnote>
  <w:footnote w:id="282">
    <w:p w14:paraId="772812A4" w14:textId="77777777" w:rsidR="00AC3180" w:rsidRPr="004A3E27" w:rsidRDefault="00AC3180"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3">
    <w:p w14:paraId="648336FE" w14:textId="679542B0" w:rsidR="00AC3180" w:rsidRDefault="00AC3180" w:rsidP="00A66BCD">
      <w:pPr>
        <w:pStyle w:val="footnote"/>
      </w:pPr>
      <w:r>
        <w:rPr>
          <w:rStyle w:val="FootnoteReference"/>
        </w:rPr>
        <w:footnoteRef/>
      </w:r>
      <w:r>
        <w:t xml:space="preserve"> [JS] literally, “before the face of”</w:t>
      </w:r>
    </w:p>
  </w:footnote>
  <w:footnote w:id="284">
    <w:p w14:paraId="576015E9" w14:textId="77777777" w:rsidR="00AC3180" w:rsidRPr="004A3E27" w:rsidRDefault="00AC3180" w:rsidP="00BD5BBE">
      <w:pPr>
        <w:pStyle w:val="footnote"/>
      </w:pPr>
      <w:r w:rsidRPr="004A3E27">
        <w:rPr>
          <w:rStyle w:val="FootnoteReference"/>
        </w:rPr>
        <w:footnoteRef/>
      </w:r>
      <w:r w:rsidRPr="004A3E27">
        <w:t xml:space="preserve"> Luke 4:32.</w:t>
      </w:r>
    </w:p>
  </w:footnote>
  <w:footnote w:id="285">
    <w:p w14:paraId="528CA841" w14:textId="6B333BD0" w:rsidR="00AC3180" w:rsidRDefault="00AC3180" w:rsidP="003863C1">
      <w:pPr>
        <w:pStyle w:val="footnote"/>
      </w:pPr>
      <w:r>
        <w:rPr>
          <w:rStyle w:val="FootnoteReference"/>
        </w:rPr>
        <w:footnoteRef/>
      </w:r>
      <w:r>
        <w:t xml:space="preserve"> [JS] literally “hosts”</w:t>
      </w:r>
    </w:p>
  </w:footnote>
  <w:footnote w:id="286">
    <w:p w14:paraId="1C35810F" w14:textId="7EDB3A13" w:rsidR="00AC3180" w:rsidRPr="004A3E27" w:rsidRDefault="00AC3180"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7">
    <w:p w14:paraId="182BF5C1" w14:textId="77B0A7B7" w:rsidR="00AC3180" w:rsidRDefault="00AC3180" w:rsidP="0080282E">
      <w:pPr>
        <w:pStyle w:val="footnote"/>
      </w:pPr>
      <w:r>
        <w:rPr>
          <w:rStyle w:val="FootnoteReference"/>
        </w:rPr>
        <w:footnoteRef/>
      </w:r>
      <w:r>
        <w:t xml:space="preserve"> [JS] literally, “ten-thousand fold”</w:t>
      </w:r>
    </w:p>
  </w:footnote>
  <w:footnote w:id="288">
    <w:p w14:paraId="4BA4E820" w14:textId="77777777" w:rsidR="00AC3180" w:rsidRPr="004A3E27" w:rsidRDefault="00AC3180" w:rsidP="00BD5BBE">
      <w:pPr>
        <w:pStyle w:val="footnote"/>
      </w:pPr>
      <w:r w:rsidRPr="004A3E27">
        <w:rPr>
          <w:rStyle w:val="FootnoteReference"/>
        </w:rPr>
        <w:footnoteRef/>
      </w:r>
      <w:r w:rsidRPr="004A3E27">
        <w:t xml:space="preserve"> Cp. Ephes. 4:8.</w:t>
      </w:r>
    </w:p>
  </w:footnote>
  <w:footnote w:id="289">
    <w:p w14:paraId="6F7FE73D" w14:textId="3ED6EBEB" w:rsidR="00AC3180" w:rsidRDefault="00AC3180" w:rsidP="00AC3180">
      <w:pPr>
        <w:pStyle w:val="footnote"/>
      </w:pPr>
      <w:r>
        <w:rPr>
          <w:rStyle w:val="FootnoteReference"/>
        </w:rPr>
        <w:footnoteRef/>
      </w:r>
      <w:r>
        <w:t xml:space="preserve"> [JS] “assemblies” or “congregations”</w:t>
      </w:r>
    </w:p>
  </w:footnote>
  <w:footnote w:id="290">
    <w:p w14:paraId="1069FF00" w14:textId="77777777" w:rsidR="00AC3180" w:rsidRPr="004A3E27" w:rsidRDefault="00AC3180"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1">
    <w:p w14:paraId="4D6861A4" w14:textId="77777777" w:rsidR="00AC3180" w:rsidRPr="004A3E27" w:rsidRDefault="00AC3180"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2">
    <w:p w14:paraId="3876A4B9" w14:textId="77777777" w:rsidR="00AC3180" w:rsidRPr="004A3E27" w:rsidRDefault="00AC3180"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3">
    <w:p w14:paraId="3A9A265F" w14:textId="622FDAFA" w:rsidR="00AC3180" w:rsidRPr="004A3E27" w:rsidRDefault="00AC3180"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4">
    <w:p w14:paraId="46BEEA32" w14:textId="77777777" w:rsidR="00AC3180" w:rsidRPr="004A3E27" w:rsidRDefault="00AC3180" w:rsidP="00BD5BBE">
      <w:pPr>
        <w:pStyle w:val="footnote"/>
      </w:pPr>
      <w:r w:rsidRPr="004A3E27">
        <w:rPr>
          <w:rStyle w:val="FootnoteReference"/>
        </w:rPr>
        <w:footnoteRef/>
      </w:r>
      <w:r w:rsidRPr="004A3E27">
        <w:t xml:space="preserve"> Mk. 15:29; Jn. 2:17; Rom. 15:3.</w:t>
      </w:r>
    </w:p>
  </w:footnote>
  <w:footnote w:id="295">
    <w:p w14:paraId="252B5848" w14:textId="77777777" w:rsidR="00AC3180" w:rsidRPr="004A3E27" w:rsidRDefault="00AC3180" w:rsidP="00BD5BBE">
      <w:pPr>
        <w:pStyle w:val="footnote"/>
      </w:pPr>
      <w:r w:rsidRPr="004A3E27">
        <w:rPr>
          <w:rStyle w:val="FootnoteReference"/>
        </w:rPr>
        <w:footnoteRef/>
      </w:r>
      <w:r w:rsidRPr="004A3E27">
        <w:t xml:space="preserve"> The elders and chief priests.</w:t>
      </w:r>
    </w:p>
  </w:footnote>
  <w:footnote w:id="296">
    <w:p w14:paraId="0AE68D03" w14:textId="77777777" w:rsidR="00AC3180" w:rsidRPr="004A3E27" w:rsidRDefault="00AC3180"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7">
    <w:p w14:paraId="49BC712C" w14:textId="77777777" w:rsidR="00AC3180" w:rsidRPr="004A3E27" w:rsidRDefault="00AC3180" w:rsidP="00BD5BBE">
      <w:pPr>
        <w:pStyle w:val="footnote"/>
      </w:pPr>
      <w:r w:rsidRPr="004A3E27">
        <w:rPr>
          <w:rStyle w:val="FootnoteReference"/>
        </w:rPr>
        <w:footnoteRef/>
      </w:r>
      <w:r w:rsidRPr="004A3E27">
        <w:t xml:space="preserve"> Mt. 16:21; Mk. 8:31.</w:t>
      </w:r>
    </w:p>
  </w:footnote>
  <w:footnote w:id="298">
    <w:p w14:paraId="5D4E90F4" w14:textId="77777777" w:rsidR="00AC3180" w:rsidRPr="004A3E27" w:rsidRDefault="00AC3180" w:rsidP="00BD5BBE">
      <w:pPr>
        <w:pStyle w:val="footnote"/>
      </w:pPr>
      <w:r w:rsidRPr="004A3E27">
        <w:rPr>
          <w:rStyle w:val="FootnoteReference"/>
        </w:rPr>
        <w:footnoteRef/>
      </w:r>
      <w:r w:rsidRPr="004A3E27">
        <w:t xml:space="preserve"> Mt. 27:34.</w:t>
      </w:r>
    </w:p>
  </w:footnote>
  <w:footnote w:id="299">
    <w:p w14:paraId="2A1BD707" w14:textId="77777777" w:rsidR="00AC3180" w:rsidRPr="004A3E27" w:rsidRDefault="00AC3180" w:rsidP="00BD5BBE">
      <w:pPr>
        <w:pStyle w:val="footnote"/>
      </w:pPr>
      <w:r w:rsidRPr="004A3E27">
        <w:rPr>
          <w:rStyle w:val="FootnoteReference"/>
        </w:rPr>
        <w:footnoteRef/>
      </w:r>
      <w:r w:rsidRPr="004A3E27">
        <w:t xml:space="preserve"> Cp. Rom. 11:9,10.</w:t>
      </w:r>
    </w:p>
  </w:footnote>
  <w:footnote w:id="300">
    <w:p w14:paraId="09150116" w14:textId="77777777" w:rsidR="00AC3180" w:rsidRPr="004A3E27" w:rsidRDefault="00AC3180"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301">
    <w:p w14:paraId="05D75ECB" w14:textId="77777777" w:rsidR="00AC3180" w:rsidRPr="004A3E27" w:rsidRDefault="00AC3180" w:rsidP="00BD5BBE">
      <w:pPr>
        <w:pStyle w:val="footnote"/>
      </w:pPr>
      <w:r w:rsidRPr="004A3E27">
        <w:rPr>
          <w:rStyle w:val="FootnoteReference"/>
        </w:rPr>
        <w:footnoteRef/>
      </w:r>
      <w:r w:rsidRPr="004A3E27">
        <w:t xml:space="preserve"> Ps. 69:3-7 differs only slightly from Ps. 39:15-18.</w:t>
      </w:r>
    </w:p>
  </w:footnote>
  <w:footnote w:id="302">
    <w:p w14:paraId="325C5542" w14:textId="77777777" w:rsidR="00AC3180" w:rsidRPr="004A3E27" w:rsidRDefault="00AC3180" w:rsidP="00BD5BBE">
      <w:pPr>
        <w:pStyle w:val="footnote"/>
      </w:pPr>
      <w:r w:rsidRPr="004A3E27">
        <w:rPr>
          <w:rStyle w:val="FootnoteReference"/>
        </w:rPr>
        <w:footnoteRef/>
      </w:r>
      <w:r w:rsidRPr="004A3E27">
        <w:t xml:space="preserve"> The first three lines of Psalms 70 and 30 are identical. See footnote there.</w:t>
      </w:r>
    </w:p>
  </w:footnote>
  <w:footnote w:id="303">
    <w:p w14:paraId="1B3F91B5" w14:textId="77777777" w:rsidR="00AC3180" w:rsidRPr="004A3E27" w:rsidRDefault="00AC318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4">
    <w:p w14:paraId="70C5803A" w14:textId="77777777" w:rsidR="00AC3180" w:rsidRPr="004A3E27" w:rsidRDefault="00AC3180" w:rsidP="00BD5BBE">
      <w:pPr>
        <w:pStyle w:val="footnote"/>
      </w:pPr>
      <w:r w:rsidRPr="004A3E27">
        <w:rPr>
          <w:rStyle w:val="FootnoteReference"/>
        </w:rPr>
        <w:footnoteRef/>
      </w:r>
      <w:r w:rsidRPr="004A3E27">
        <w:t xml:space="preserve"> Ephes. 3:10; 4:8.</w:t>
      </w:r>
    </w:p>
  </w:footnote>
  <w:footnote w:id="305">
    <w:p w14:paraId="63D5291B" w14:textId="77777777" w:rsidR="00AC3180" w:rsidRPr="004A3E27" w:rsidRDefault="00AC3180"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6">
    <w:p w14:paraId="0396CA5A" w14:textId="77777777" w:rsidR="00AC3180" w:rsidRPr="004A3E27" w:rsidRDefault="00AC3180"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07">
    <w:p w14:paraId="4ADD947E" w14:textId="77777777" w:rsidR="00AC3180" w:rsidRPr="004A3E27" w:rsidRDefault="00AC3180"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08">
    <w:p w14:paraId="31968FA6" w14:textId="77777777" w:rsidR="00AC3180" w:rsidRPr="004A3E27" w:rsidRDefault="00AC3180" w:rsidP="00BD5BBE">
      <w:pPr>
        <w:pStyle w:val="footnote"/>
      </w:pPr>
      <w:r w:rsidRPr="004A3E27">
        <w:rPr>
          <w:rStyle w:val="FootnoteReference"/>
        </w:rPr>
        <w:footnoteRef/>
      </w:r>
      <w:r w:rsidRPr="004A3E27">
        <w:t xml:space="preserve"> Rivers: Tigris and Euphrates.</w:t>
      </w:r>
    </w:p>
  </w:footnote>
  <w:footnote w:id="309">
    <w:p w14:paraId="7811A007" w14:textId="77777777" w:rsidR="00AC3180" w:rsidRPr="004A3E27" w:rsidRDefault="00AC3180" w:rsidP="00BD5BBE">
      <w:pPr>
        <w:pStyle w:val="footnote"/>
      </w:pPr>
      <w:r w:rsidRPr="004A3E27">
        <w:rPr>
          <w:rStyle w:val="FootnoteReference"/>
        </w:rPr>
        <w:footnoteRef/>
      </w:r>
      <w:r w:rsidRPr="004A3E27">
        <w:t xml:space="preserve"> Cp. Ps. 47:8.</w:t>
      </w:r>
    </w:p>
  </w:footnote>
  <w:footnote w:id="310">
    <w:p w14:paraId="57352CBF" w14:textId="77777777" w:rsidR="00AC3180" w:rsidRPr="004A3E27" w:rsidRDefault="00AC3180" w:rsidP="00BD5BBE">
      <w:pPr>
        <w:pStyle w:val="footnote"/>
      </w:pPr>
      <w:r w:rsidRPr="004A3E27">
        <w:rPr>
          <w:rStyle w:val="FootnoteReference"/>
        </w:rPr>
        <w:footnoteRef/>
      </w:r>
      <w:r w:rsidRPr="004A3E27">
        <w:t xml:space="preserve"> Cp. Rev. 1:18; Heb. 7:25; Num. 14:28.</w:t>
      </w:r>
    </w:p>
  </w:footnote>
  <w:footnote w:id="311">
    <w:p w14:paraId="2E026D23" w14:textId="77777777" w:rsidR="00AC3180" w:rsidRPr="004A3E27" w:rsidRDefault="00AC3180"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2">
    <w:p w14:paraId="2E2191B6" w14:textId="77777777" w:rsidR="00AC3180" w:rsidRPr="004A3E27" w:rsidRDefault="00AC3180"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3">
    <w:p w14:paraId="58DFBD38" w14:textId="77777777" w:rsidR="00AC3180" w:rsidRPr="004A3E27" w:rsidRDefault="00AC3180"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AC3180" w:rsidRPr="004A3E27" w:rsidRDefault="00AC3180" w:rsidP="00BD5BBE">
      <w:pPr>
        <w:pStyle w:val="footnote"/>
      </w:pPr>
      <w:r w:rsidRPr="004A3E27">
        <w:tab/>
        <w:t>For them there are no pains;</w:t>
      </w:r>
    </w:p>
    <w:p w14:paraId="15E57D33" w14:textId="77777777" w:rsidR="00AC3180" w:rsidRPr="004A3E27" w:rsidRDefault="00AC3180" w:rsidP="00BD5BBE">
      <w:pPr>
        <w:pStyle w:val="footnote"/>
      </w:pPr>
      <w:r w:rsidRPr="004A3E27">
        <w:tab/>
        <w:t>fit and strong are their bodies.</w:t>
      </w:r>
    </w:p>
  </w:footnote>
  <w:footnote w:id="314">
    <w:p w14:paraId="2000D9CE" w14:textId="77777777" w:rsidR="00AC3180" w:rsidRPr="004A3E27" w:rsidRDefault="00AC3180" w:rsidP="00BD5BBE">
      <w:pPr>
        <w:pStyle w:val="footnote"/>
      </w:pPr>
      <w:r w:rsidRPr="004A3E27">
        <w:rPr>
          <w:rStyle w:val="FootnoteReference"/>
        </w:rPr>
        <w:footnoteRef/>
      </w:r>
      <w:r w:rsidRPr="004A3E27">
        <w:t xml:space="preserve"> The apparent success and prosperity of the godless is transitory and short-lived.</w:t>
      </w:r>
    </w:p>
  </w:footnote>
  <w:footnote w:id="315">
    <w:p w14:paraId="5BB08A3A" w14:textId="77777777" w:rsidR="00AC3180" w:rsidRPr="004A3E27" w:rsidRDefault="00AC3180"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16">
    <w:p w14:paraId="1EB3BD79" w14:textId="77777777" w:rsidR="00AC3180" w:rsidRPr="004A3E27" w:rsidRDefault="00AC3180"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17">
    <w:p w14:paraId="70787BBC" w14:textId="77777777" w:rsidR="00AC3180" w:rsidRPr="004A3E27" w:rsidRDefault="00AC3180" w:rsidP="00BD5BBE">
      <w:pPr>
        <w:pStyle w:val="footnote"/>
      </w:pPr>
      <w:r w:rsidRPr="004A3E27">
        <w:rPr>
          <w:rStyle w:val="FootnoteReference"/>
        </w:rPr>
        <w:footnoteRef/>
      </w:r>
      <w:r w:rsidRPr="004A3E27">
        <w:t xml:space="preserve"> Hebrew: ‘The nearness of God is my good.’ Cp. Wisdom 3:9; Ecclesiasticus 2:3.</w:t>
      </w:r>
    </w:p>
  </w:footnote>
  <w:footnote w:id="318">
    <w:p w14:paraId="592FBEA7" w14:textId="77777777" w:rsidR="00AC3180" w:rsidRPr="004A3E27" w:rsidRDefault="00AC3180"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19">
    <w:p w14:paraId="17B1E11D" w14:textId="77777777" w:rsidR="00AC3180" w:rsidRPr="004A3E27" w:rsidRDefault="00AC3180"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0">
    <w:p w14:paraId="1E15E436" w14:textId="77777777" w:rsidR="00AC3180" w:rsidRPr="004A3E27" w:rsidRDefault="00AC3180"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1">
    <w:p w14:paraId="48E0BAD1" w14:textId="77777777" w:rsidR="00AC3180" w:rsidRPr="004A3E27" w:rsidRDefault="00AC3180" w:rsidP="00BD5BBE">
      <w:pPr>
        <w:pStyle w:val="footnote"/>
      </w:pPr>
      <w:r w:rsidRPr="004A3E27">
        <w:rPr>
          <w:rStyle w:val="FootnoteReference"/>
        </w:rPr>
        <w:footnoteRef/>
      </w:r>
      <w:r w:rsidRPr="004A3E27">
        <w:t xml:space="preserve"> Signs and miracles of God’s presence, protection and deliverance.</w:t>
      </w:r>
    </w:p>
  </w:footnote>
  <w:footnote w:id="322">
    <w:p w14:paraId="706BBD8A" w14:textId="77777777" w:rsidR="00AC3180" w:rsidRPr="004A3E27" w:rsidRDefault="00AC3180"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23">
    <w:p w14:paraId="70533A43" w14:textId="77777777" w:rsidR="00AC3180" w:rsidRPr="004A3E27" w:rsidRDefault="00AC3180"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24">
    <w:p w14:paraId="43EF022B" w14:textId="77777777" w:rsidR="00AC3180" w:rsidRPr="004A3E27" w:rsidRDefault="00AC3180"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25">
    <w:p w14:paraId="4332FFC4" w14:textId="77777777" w:rsidR="00AC3180" w:rsidRPr="004A3E27" w:rsidRDefault="00AC3180" w:rsidP="00BD5BBE">
      <w:pPr>
        <w:pStyle w:val="footnote"/>
      </w:pPr>
      <w:r w:rsidRPr="004A3E27">
        <w:rPr>
          <w:rStyle w:val="FootnoteReference"/>
        </w:rPr>
        <w:footnoteRef/>
      </w:r>
      <w:r w:rsidRPr="004A3E27">
        <w:t xml:space="preserve"> Cp. Ps. 45:10; Is. 2:4; 11:9; 65:25; Hos. 2:18; Zac. 9:10.</w:t>
      </w:r>
    </w:p>
  </w:footnote>
  <w:footnote w:id="326">
    <w:p w14:paraId="168ADB5F" w14:textId="77777777" w:rsidR="00AC3180" w:rsidRPr="004A3E27" w:rsidRDefault="00AC3180" w:rsidP="00BD5BBE">
      <w:pPr>
        <w:pStyle w:val="footnote"/>
      </w:pPr>
      <w:r w:rsidRPr="004A3E27">
        <w:rPr>
          <w:rStyle w:val="FootnoteReference"/>
        </w:rPr>
        <w:footnoteRef/>
      </w:r>
      <w:r w:rsidRPr="004A3E27">
        <w:t xml:space="preserve"> Sinai and Zion, Moses and Christ, the Law and the Gospel enlighten the earth.</w:t>
      </w:r>
    </w:p>
  </w:footnote>
  <w:footnote w:id="327">
    <w:p w14:paraId="680E84D4" w14:textId="77777777" w:rsidR="00AC3180" w:rsidRPr="004A3E27" w:rsidRDefault="00AC3180"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28">
    <w:p w14:paraId="100AB77F" w14:textId="77777777" w:rsidR="00AC3180" w:rsidRPr="004A3E27" w:rsidRDefault="00AC3180"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29">
    <w:p w14:paraId="062E4DFE" w14:textId="77777777" w:rsidR="00AC3180" w:rsidRDefault="00AC3180"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AC3180" w:rsidRDefault="00AC3180" w:rsidP="00BD5BBE">
      <w:pPr>
        <w:pStyle w:val="footnote"/>
      </w:pPr>
      <w:r>
        <w:tab/>
        <w:t>‘I will speak My mind in parables,</w:t>
      </w:r>
    </w:p>
    <w:p w14:paraId="04636509" w14:textId="77777777" w:rsidR="00AC3180" w:rsidRDefault="00AC3180" w:rsidP="00BD5BBE">
      <w:pPr>
        <w:pStyle w:val="footnote"/>
      </w:pPr>
      <w:r>
        <w:tab/>
        <w:t>divulge secrets hidden since creation’ (cp. Rev. 3:14).</w:t>
      </w:r>
    </w:p>
  </w:footnote>
  <w:footnote w:id="330">
    <w:p w14:paraId="7427B3ED" w14:textId="77777777" w:rsidR="00AC3180" w:rsidRDefault="00AC3180"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31">
    <w:p w14:paraId="322E8B00" w14:textId="77777777" w:rsidR="00AC3180" w:rsidRDefault="00AC3180" w:rsidP="00BD5BBE">
      <w:pPr>
        <w:pStyle w:val="footnote"/>
      </w:pPr>
      <w:r>
        <w:rPr>
          <w:rStyle w:val="FootnoteReference"/>
        </w:rPr>
        <w:footnoteRef/>
      </w:r>
      <w:r>
        <w:t xml:space="preserve"> Ephraim = Israel (cp. Hos. 7; Num. 14; 1 Sam. 4).</w:t>
      </w:r>
    </w:p>
  </w:footnote>
  <w:footnote w:id="332">
    <w:p w14:paraId="3E975B3D" w14:textId="77777777" w:rsidR="00AC3180" w:rsidRDefault="00AC3180" w:rsidP="00BD5BBE">
      <w:pPr>
        <w:pStyle w:val="footnote"/>
      </w:pPr>
      <w:r>
        <w:rPr>
          <w:rStyle w:val="FootnoteReference"/>
        </w:rPr>
        <w:footnoteRef/>
      </w:r>
      <w:r>
        <w:t xml:space="preserve"> He deferred giving them the promised food and the Promised Land.</w:t>
      </w:r>
    </w:p>
  </w:footnote>
  <w:footnote w:id="333">
    <w:p w14:paraId="4F93FDA3" w14:textId="77777777" w:rsidR="00AC3180" w:rsidRDefault="00AC3180"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34">
    <w:p w14:paraId="7B76452E" w14:textId="77777777" w:rsidR="00AC3180" w:rsidRDefault="00AC3180" w:rsidP="00BD5BBE">
      <w:pPr>
        <w:pStyle w:val="footnote"/>
      </w:pPr>
      <w:r>
        <w:rPr>
          <w:rStyle w:val="FootnoteReference"/>
        </w:rPr>
        <w:footnoteRef/>
      </w:r>
      <w:r>
        <w:t xml:space="preserve"> sanctuary: </w:t>
      </w:r>
      <w:r w:rsidRPr="00636EF6">
        <w:rPr>
          <w:i/>
        </w:rPr>
        <w:t>lit</w:t>
      </w:r>
      <w:r>
        <w:t>. place. Cp. Psalm 131:5 and footnote there.</w:t>
      </w:r>
    </w:p>
  </w:footnote>
  <w:footnote w:id="335">
    <w:p w14:paraId="0348F64B" w14:textId="77777777" w:rsidR="00AC3180" w:rsidRDefault="00AC3180" w:rsidP="00BD5BBE">
      <w:pPr>
        <w:pStyle w:val="footnote"/>
      </w:pPr>
      <w:r>
        <w:rPr>
          <w:rStyle w:val="FootnoteReference"/>
        </w:rPr>
        <w:footnoteRef/>
      </w:r>
      <w:r>
        <w:t xml:space="preserve"> John 15.</w:t>
      </w:r>
    </w:p>
  </w:footnote>
  <w:footnote w:id="336">
    <w:p w14:paraId="211D4309" w14:textId="77777777" w:rsidR="00AC3180" w:rsidRDefault="00AC3180" w:rsidP="00BD5BBE">
      <w:pPr>
        <w:pStyle w:val="footnote"/>
      </w:pPr>
      <w:r>
        <w:rPr>
          <w:rStyle w:val="FootnoteReference"/>
        </w:rPr>
        <w:footnoteRef/>
      </w:r>
      <w:r>
        <w:t xml:space="preserve"> Joseph = Israel (Gen. 40:23; 48:15; Amos 6:6).</w:t>
      </w:r>
    </w:p>
  </w:footnote>
  <w:footnote w:id="337">
    <w:p w14:paraId="7AA1750E" w14:textId="77777777" w:rsidR="00AC3180" w:rsidRDefault="00AC3180" w:rsidP="00BD5BBE">
      <w:pPr>
        <w:pStyle w:val="footnote"/>
      </w:pPr>
      <w:r>
        <w:rPr>
          <w:rStyle w:val="FootnoteReference"/>
        </w:rPr>
        <w:footnoteRef/>
      </w:r>
      <w:r>
        <w:t xml:space="preserve"> 2 Sam. 6:2 (LXX).</w:t>
      </w:r>
    </w:p>
  </w:footnote>
  <w:footnote w:id="338">
    <w:p w14:paraId="1F148131" w14:textId="77777777" w:rsidR="00AC3180" w:rsidRDefault="00AC3180"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39">
    <w:p w14:paraId="70ACE5E0" w14:textId="77777777" w:rsidR="00AC3180" w:rsidRDefault="00AC3180" w:rsidP="00BD5BBE">
      <w:pPr>
        <w:pStyle w:val="footnote"/>
      </w:pPr>
      <w:r>
        <w:rPr>
          <w:rStyle w:val="FootnoteReference"/>
        </w:rPr>
        <w:footnoteRef/>
      </w:r>
      <w:r>
        <w:t xml:space="preserve"> ‘What tongue? The voice of God’ (St Athanasius).</w:t>
      </w:r>
    </w:p>
  </w:footnote>
  <w:footnote w:id="340">
    <w:p w14:paraId="33FBC19B" w14:textId="77777777" w:rsidR="00AC3180" w:rsidRDefault="00AC3180" w:rsidP="00BD5BBE">
      <w:pPr>
        <w:pStyle w:val="footnote"/>
      </w:pPr>
      <w:r>
        <w:rPr>
          <w:rStyle w:val="FootnoteReference"/>
        </w:rPr>
        <w:footnoteRef/>
      </w:r>
      <w:r>
        <w:t xml:space="preserve"> Exodus 9:23; 19:16.</w:t>
      </w:r>
    </w:p>
  </w:footnote>
  <w:footnote w:id="341">
    <w:p w14:paraId="5C3F1B44" w14:textId="77777777" w:rsidR="00AC3180" w:rsidRDefault="00AC3180" w:rsidP="00BD5BBE">
      <w:pPr>
        <w:pStyle w:val="footnote"/>
      </w:pPr>
      <w:r>
        <w:rPr>
          <w:rStyle w:val="FootnoteReference"/>
        </w:rPr>
        <w:footnoteRef/>
      </w:r>
      <w:r>
        <w:t xml:space="preserve"> ‘You have always been deaf to His voice, blind to the vision of Him’ (Jn. 5:37; cp. Deut. 18:16; Isaiah 48:18).</w:t>
      </w:r>
    </w:p>
  </w:footnote>
  <w:footnote w:id="342">
    <w:p w14:paraId="7C05F63D" w14:textId="77777777" w:rsidR="00AC3180" w:rsidRDefault="00AC3180"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43">
    <w:p w14:paraId="0BC469A4" w14:textId="77777777" w:rsidR="00AC3180" w:rsidRDefault="00AC3180" w:rsidP="00BD5BBE">
      <w:pPr>
        <w:pStyle w:val="footnote"/>
      </w:pPr>
      <w:r>
        <w:rPr>
          <w:rStyle w:val="FootnoteReference"/>
        </w:rPr>
        <w:footnoteRef/>
      </w:r>
      <w:r>
        <w:t xml:space="preserve"> </w:t>
      </w:r>
      <w:r>
        <w:rPr>
          <w:i/>
        </w:rPr>
        <w:t>See the previous footnote</w:t>
      </w:r>
      <w:r>
        <w:t>.</w:t>
      </w:r>
    </w:p>
  </w:footnote>
  <w:footnote w:id="344">
    <w:p w14:paraId="09156637" w14:textId="77777777" w:rsidR="00AC3180" w:rsidRDefault="00AC3180" w:rsidP="00BD5BBE">
      <w:pPr>
        <w:pStyle w:val="footnote"/>
      </w:pPr>
      <w:r>
        <w:rPr>
          <w:rStyle w:val="FootnoteReference"/>
        </w:rPr>
        <w:footnoteRef/>
      </w:r>
      <w:r>
        <w:t xml:space="preserve"> Cp. Isaiah 36:6; 2 Chron. 32:8; 1 Tim. 6:17; Ps. 74:4; Gal. 2:9; 1 Sam. 2:8.</w:t>
      </w:r>
    </w:p>
  </w:footnote>
  <w:footnote w:id="345">
    <w:p w14:paraId="14FEF0D9" w14:textId="77777777" w:rsidR="00AC3180" w:rsidRDefault="00AC3180" w:rsidP="00BD5BBE">
      <w:pPr>
        <w:pStyle w:val="footnote"/>
      </w:pPr>
      <w:r>
        <w:rPr>
          <w:rStyle w:val="FootnoteReference"/>
        </w:rPr>
        <w:footnoteRef/>
      </w:r>
      <w:r>
        <w:t xml:space="preserve"> John 10:34-36.</w:t>
      </w:r>
    </w:p>
  </w:footnote>
  <w:footnote w:id="346">
    <w:p w14:paraId="136A7666" w14:textId="77777777" w:rsidR="00AC3180" w:rsidRDefault="00AC3180" w:rsidP="00BD5BBE">
      <w:pPr>
        <w:pStyle w:val="footnote"/>
      </w:pPr>
      <w:r>
        <w:rPr>
          <w:rStyle w:val="FootnoteReference"/>
        </w:rPr>
        <w:footnoteRef/>
      </w:r>
      <w:r>
        <w:t xml:space="preserve"> This prayer is already answered (John 3:18; 9:39; 12:31; Acts 17:31).</w:t>
      </w:r>
    </w:p>
  </w:footnote>
  <w:footnote w:id="347">
    <w:p w14:paraId="764CD80E" w14:textId="77777777" w:rsidR="00AC3180" w:rsidRDefault="00AC3180" w:rsidP="00BD5BBE">
      <w:pPr>
        <w:pStyle w:val="footnote"/>
      </w:pPr>
      <w:r>
        <w:rPr>
          <w:rStyle w:val="FootnoteReference"/>
        </w:rPr>
        <w:footnoteRef/>
      </w:r>
      <w:r>
        <w:t xml:space="preserve"> </w:t>
      </w:r>
      <w:r w:rsidRPr="003111C9">
        <w:rPr>
          <w:i/>
        </w:rPr>
        <w:t>Lit</w:t>
      </w:r>
      <w:r>
        <w:t>. ‘How beloved are Your dwellings.’</w:t>
      </w:r>
    </w:p>
  </w:footnote>
  <w:footnote w:id="348">
    <w:p w14:paraId="7D098958" w14:textId="77777777" w:rsidR="00AC3180" w:rsidRDefault="00AC3180" w:rsidP="00BD5BBE">
      <w:pPr>
        <w:pStyle w:val="footnote"/>
      </w:pPr>
      <w:r>
        <w:rPr>
          <w:rStyle w:val="FootnoteReference"/>
        </w:rPr>
        <w:footnoteRef/>
      </w:r>
      <w:r>
        <w:t xml:space="preserve"> Man has made a mess of the earth (Gen. 3; Isaiah 24:4-6 etc.)</w:t>
      </w:r>
    </w:p>
  </w:footnote>
  <w:footnote w:id="349">
    <w:p w14:paraId="71E6E356" w14:textId="77777777" w:rsidR="00AC3180" w:rsidRDefault="00AC3180" w:rsidP="00BD5BBE">
      <w:pPr>
        <w:pStyle w:val="footnote"/>
      </w:pPr>
      <w:r>
        <w:rPr>
          <w:rStyle w:val="FootnoteReference"/>
        </w:rPr>
        <w:footnoteRef/>
      </w:r>
      <w:r>
        <w:t xml:space="preserve"> Cp. Lk. 13:25; Mk. 4:11; Col. 4:5; Rev. 22:15.</w:t>
      </w:r>
    </w:p>
  </w:footnote>
  <w:footnote w:id="350">
    <w:p w14:paraId="41AC4983" w14:textId="77777777" w:rsidR="00AC3180" w:rsidRDefault="00AC3180" w:rsidP="00BD5BBE">
      <w:pPr>
        <w:pStyle w:val="footnote"/>
      </w:pPr>
      <w:r>
        <w:rPr>
          <w:rStyle w:val="FootnoteReference"/>
        </w:rPr>
        <w:footnoteRef/>
      </w:r>
      <w:r>
        <w:t xml:space="preserve"> God is love. Love covers all sins (see 1 Jn. 4:16; 1 Pet. 4:8; Prov. 10:12; Jas. 5:20; Lk. 7:47).</w:t>
      </w:r>
    </w:p>
  </w:footnote>
  <w:footnote w:id="351">
    <w:p w14:paraId="098CF664" w14:textId="77777777" w:rsidR="00AC3180" w:rsidRDefault="00AC3180" w:rsidP="00BD5BBE">
      <w:pPr>
        <w:pStyle w:val="footnote"/>
      </w:pPr>
      <w:r>
        <w:rPr>
          <w:rStyle w:val="FootnoteReference"/>
        </w:rPr>
        <w:footnoteRef/>
      </w:r>
      <w:r>
        <w:t xml:space="preserve"> holy: cp. 1 Cor. 3:16,17; 6:15-19; Heb. 3:1; 12:10; 1 Pet. 1:15,16; 2 Pet. 1-4.</w:t>
      </w:r>
    </w:p>
  </w:footnote>
  <w:footnote w:id="352">
    <w:p w14:paraId="7FD51EF5" w14:textId="77777777" w:rsidR="00AC3180" w:rsidRDefault="00AC3180" w:rsidP="00BD5BBE">
      <w:pPr>
        <w:pStyle w:val="footnote"/>
      </w:pPr>
      <w:r>
        <w:rPr>
          <w:rStyle w:val="FootnoteReference"/>
        </w:rPr>
        <w:footnoteRef/>
      </w:r>
      <w:r>
        <w:t xml:space="preserve"> Powers of the soul are will, desire, intellect, understanding, memory, imagination.</w:t>
      </w:r>
    </w:p>
  </w:footnote>
  <w:footnote w:id="353">
    <w:p w14:paraId="2E11ABE5" w14:textId="77777777" w:rsidR="00AC3180" w:rsidRDefault="00AC3180" w:rsidP="00BD5BBE">
      <w:pPr>
        <w:pStyle w:val="footnote"/>
      </w:pPr>
      <w:r>
        <w:rPr>
          <w:rStyle w:val="FootnoteReference"/>
        </w:rPr>
        <w:footnoteRef/>
      </w:r>
      <w:r>
        <w:t xml:space="preserve"> ‘The song of the Lamb.’ (Rev. 15:3-5; John 12:32).</w:t>
      </w:r>
    </w:p>
  </w:footnote>
  <w:footnote w:id="354">
    <w:p w14:paraId="76FC32A6" w14:textId="77777777" w:rsidR="00AC3180" w:rsidRDefault="00AC3180"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55">
    <w:p w14:paraId="44300EEE" w14:textId="77777777" w:rsidR="00AC3180" w:rsidRDefault="00AC3180"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56">
    <w:p w14:paraId="02B9876C" w14:textId="77777777" w:rsidR="00AC3180" w:rsidRDefault="00AC3180"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57">
    <w:p w14:paraId="228CEE3D" w14:textId="77777777" w:rsidR="00AC3180" w:rsidRDefault="00AC3180"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58">
    <w:p w14:paraId="139C4FE4" w14:textId="05D71ED0" w:rsidR="00AC3180" w:rsidRDefault="00AC3180" w:rsidP="00BD5BBE">
      <w:pPr>
        <w:pStyle w:val="footnote"/>
      </w:pPr>
      <w:r>
        <w:rPr>
          <w:rStyle w:val="FootnoteReference"/>
        </w:rPr>
        <w:footnoteRef/>
      </w:r>
      <w:r>
        <w:t xml:space="preserve"> ‘No eye has seen, no ear has heard... what God has planned for His lovers’ (1 Cor. 2:9).</w:t>
      </w:r>
    </w:p>
  </w:footnote>
  <w:footnote w:id="359">
    <w:p w14:paraId="6EB18B02" w14:textId="77777777" w:rsidR="00AC3180" w:rsidRDefault="00AC3180" w:rsidP="00BD5BBE">
      <w:pPr>
        <w:pStyle w:val="footnote"/>
      </w:pPr>
      <w:r>
        <w:rPr>
          <w:rStyle w:val="FootnoteReference"/>
        </w:rPr>
        <w:footnoteRef/>
      </w:r>
      <w:r>
        <w:t xml:space="preserve"> ‘God’s mercy is the salvation and grace granted by Christ’ (St. Athanasius).</w:t>
      </w:r>
    </w:p>
  </w:footnote>
  <w:footnote w:id="360">
    <w:p w14:paraId="2C2EB9DF" w14:textId="77777777" w:rsidR="00AC3180" w:rsidRDefault="00AC3180"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61">
    <w:p w14:paraId="179D7A74" w14:textId="04A38D47" w:rsidR="00AC3180" w:rsidRDefault="00AC3180"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62">
    <w:p w14:paraId="0F6F70D6" w14:textId="77777777" w:rsidR="00AC3180" w:rsidRDefault="00AC3180" w:rsidP="00BD5BBE">
      <w:pPr>
        <w:pStyle w:val="footnote"/>
      </w:pPr>
      <w:r>
        <w:rPr>
          <w:rStyle w:val="FootnoteReference"/>
        </w:rPr>
        <w:footnoteRef/>
      </w:r>
      <w:r>
        <w:t xml:space="preserve"> Cp. 2 Samuel 7:4-17; 1 Chron. 17:3-14.</w:t>
      </w:r>
    </w:p>
  </w:footnote>
  <w:footnote w:id="363">
    <w:p w14:paraId="41487A2A" w14:textId="77777777" w:rsidR="00AC3180" w:rsidRDefault="00AC3180"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64">
    <w:p w14:paraId="14836E7C" w14:textId="77777777" w:rsidR="00AC3180" w:rsidRDefault="00AC3180" w:rsidP="00C544D6">
      <w:pPr>
        <w:pStyle w:val="footnote"/>
      </w:pPr>
      <w:r>
        <w:rPr>
          <w:rStyle w:val="FootnoteReference"/>
        </w:rPr>
        <w:footnoteRef/>
      </w:r>
      <w:r>
        <w:t xml:space="preserve"> dynasty: </w:t>
      </w:r>
      <w:r w:rsidRPr="0090411D">
        <w:rPr>
          <w:i/>
        </w:rPr>
        <w:t>lit</w:t>
      </w:r>
      <w:r>
        <w:t>. seed (Gal. 3:16; Is. 9:7).</w:t>
      </w:r>
    </w:p>
  </w:footnote>
  <w:footnote w:id="365">
    <w:p w14:paraId="11323AA1" w14:textId="77777777" w:rsidR="00AC3180" w:rsidRDefault="00AC3180"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66">
    <w:p w14:paraId="4EFFF313" w14:textId="77777777" w:rsidR="00AC3180" w:rsidRDefault="00AC3180" w:rsidP="00C544D6">
      <w:pPr>
        <w:pStyle w:val="footnote"/>
      </w:pPr>
      <w:r>
        <w:rPr>
          <w:rStyle w:val="FootnoteReference"/>
        </w:rPr>
        <w:footnoteRef/>
      </w:r>
      <w:r>
        <w:t xml:space="preserve"> dynasty: </w:t>
      </w:r>
      <w:r w:rsidRPr="0090411D">
        <w:rPr>
          <w:i/>
        </w:rPr>
        <w:t>lit</w:t>
      </w:r>
      <w:r>
        <w:t>. seed.</w:t>
      </w:r>
    </w:p>
  </w:footnote>
  <w:footnote w:id="367">
    <w:p w14:paraId="4C1D0FC5" w14:textId="77777777" w:rsidR="00AC3180" w:rsidRDefault="00AC3180" w:rsidP="00C544D6">
      <w:pPr>
        <w:pStyle w:val="footnote"/>
      </w:pPr>
      <w:r>
        <w:rPr>
          <w:rStyle w:val="FootnoteReference"/>
        </w:rPr>
        <w:footnoteRef/>
      </w:r>
      <w:r>
        <w:t xml:space="preserve"> Rev. 1:5; 3:14.</w:t>
      </w:r>
    </w:p>
  </w:footnote>
  <w:footnote w:id="368">
    <w:p w14:paraId="11F2D9AD" w14:textId="77777777" w:rsidR="00AC3180" w:rsidRDefault="00AC3180"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69">
    <w:p w14:paraId="2C9584E9" w14:textId="77777777" w:rsidR="00AC3180" w:rsidRDefault="00AC3180"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70">
    <w:p w14:paraId="7F18A7EC" w14:textId="77777777" w:rsidR="00AC3180" w:rsidRDefault="00AC3180" w:rsidP="00C544D6">
      <w:pPr>
        <w:pStyle w:val="footnote"/>
      </w:pPr>
      <w:r>
        <w:rPr>
          <w:rStyle w:val="FootnoteReference"/>
        </w:rPr>
        <w:footnoteRef/>
      </w:r>
      <w:r>
        <w:t xml:space="preserve"> That is, in the Kingdom (1 Cor. 4:20).</w:t>
      </w:r>
    </w:p>
  </w:footnote>
  <w:footnote w:id="371">
    <w:p w14:paraId="6FEEFB4C" w14:textId="77777777" w:rsidR="00AC3180" w:rsidRDefault="00AC3180" w:rsidP="00C544D6">
      <w:pPr>
        <w:pStyle w:val="footnote"/>
      </w:pPr>
      <w:r>
        <w:rPr>
          <w:rStyle w:val="FootnoteReference"/>
        </w:rPr>
        <w:footnoteRef/>
      </w:r>
      <w:r>
        <w:t xml:space="preserve"> Verses 11 and 12 were quoted by Satan to tempt Christ (Matt. 4:6; Lk. 4:10).</w:t>
      </w:r>
    </w:p>
  </w:footnote>
  <w:footnote w:id="372">
    <w:p w14:paraId="3E2B8879" w14:textId="77777777" w:rsidR="00AC3180" w:rsidRDefault="00AC3180" w:rsidP="00C544D6">
      <w:pPr>
        <w:pStyle w:val="footnote"/>
      </w:pPr>
      <w:r>
        <w:rPr>
          <w:rStyle w:val="FootnoteReference"/>
        </w:rPr>
        <w:footnoteRef/>
      </w:r>
      <w:r>
        <w:t xml:space="preserve"> dragon: </w:t>
      </w:r>
      <w:r w:rsidRPr="0090411D">
        <w:rPr>
          <w:i/>
        </w:rPr>
        <w:t>or</w:t>
      </w:r>
      <w:r>
        <w:t xml:space="preserve"> serpent.</w:t>
      </w:r>
    </w:p>
  </w:footnote>
  <w:footnote w:id="373">
    <w:p w14:paraId="271F5928" w14:textId="77777777" w:rsidR="00AC3180" w:rsidRDefault="00AC3180" w:rsidP="00C544D6">
      <w:pPr>
        <w:pStyle w:val="footnote"/>
      </w:pPr>
      <w:r>
        <w:rPr>
          <w:rStyle w:val="FootnoteReference"/>
        </w:rPr>
        <w:footnoteRef/>
      </w:r>
      <w:r>
        <w:t xml:space="preserve"> House—Home, Family, Church, Kingdom: where God’s will is done (1 Tim. 3:15; Heb. 3:2-6; Lk. 2:49; Mt. 6:10).</w:t>
      </w:r>
    </w:p>
  </w:footnote>
  <w:footnote w:id="374">
    <w:p w14:paraId="78AC2D24" w14:textId="77777777" w:rsidR="00AC3180" w:rsidRDefault="00AC3180" w:rsidP="00C544D6">
      <w:pPr>
        <w:pStyle w:val="footnote"/>
      </w:pPr>
      <w:r>
        <w:rPr>
          <w:rStyle w:val="FootnoteReference"/>
        </w:rPr>
        <w:footnoteRef/>
      </w:r>
      <w:r>
        <w:t xml:space="preserve"> John 7:38.</w:t>
      </w:r>
    </w:p>
  </w:footnote>
  <w:footnote w:id="375">
    <w:p w14:paraId="004CC793" w14:textId="77777777" w:rsidR="00AC3180" w:rsidRDefault="00AC3180"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76">
    <w:p w14:paraId="1C9111DE" w14:textId="77777777" w:rsidR="00AC3180" w:rsidRDefault="00AC3180" w:rsidP="00C544D6">
      <w:pPr>
        <w:pStyle w:val="footnote"/>
      </w:pPr>
      <w:r>
        <w:rPr>
          <w:rStyle w:val="FootnoteReference"/>
        </w:rPr>
        <w:footnoteRef/>
      </w:r>
      <w:r>
        <w:t xml:space="preserve"> Cp. 1 Cor. 3:20, ‘The Lord knows the thoughts of the wise…’</w:t>
      </w:r>
    </w:p>
  </w:footnote>
  <w:footnote w:id="377">
    <w:p w14:paraId="046745B9" w14:textId="77777777" w:rsidR="00AC3180" w:rsidRDefault="00AC3180" w:rsidP="00C544D6">
      <w:pPr>
        <w:pStyle w:val="footnote"/>
      </w:pPr>
      <w:r>
        <w:rPr>
          <w:rStyle w:val="FootnoteReference"/>
        </w:rPr>
        <w:footnoteRef/>
      </w:r>
      <w:r>
        <w:t xml:space="preserve"> Ex. 17:1-7.</w:t>
      </w:r>
    </w:p>
  </w:footnote>
  <w:footnote w:id="378">
    <w:p w14:paraId="08EA846E" w14:textId="77777777" w:rsidR="00AC3180" w:rsidRDefault="00AC3180" w:rsidP="00C544D6">
      <w:pPr>
        <w:pStyle w:val="footnote"/>
      </w:pPr>
      <w:r>
        <w:rPr>
          <w:rStyle w:val="FootnoteReference"/>
        </w:rPr>
        <w:footnoteRef/>
      </w:r>
      <w:r>
        <w:t xml:space="preserve"> Num. 14:32-34.</w:t>
      </w:r>
    </w:p>
  </w:footnote>
  <w:footnote w:id="379">
    <w:p w14:paraId="27E7289C" w14:textId="77777777" w:rsidR="00AC3180" w:rsidRDefault="00AC3180" w:rsidP="00C544D6">
      <w:pPr>
        <w:pStyle w:val="footnote"/>
      </w:pPr>
      <w:r>
        <w:rPr>
          <w:rStyle w:val="FootnoteReference"/>
        </w:rPr>
        <w:footnoteRef/>
      </w:r>
      <w:r>
        <w:t xml:space="preserve"> Cp. Heb.3:7-11; 4:10.</w:t>
      </w:r>
    </w:p>
  </w:footnote>
  <w:footnote w:id="380">
    <w:p w14:paraId="6A0DA86F" w14:textId="77777777" w:rsidR="00AC3180" w:rsidRDefault="00AC3180" w:rsidP="00C544D6">
      <w:pPr>
        <w:pStyle w:val="footnote"/>
      </w:pPr>
      <w:r>
        <w:rPr>
          <w:rStyle w:val="FootnoteReference"/>
        </w:rPr>
        <w:footnoteRef/>
      </w:r>
      <w:r>
        <w:t xml:space="preserve"> Cp. Deut. 32:17; 1 Cor. 10:20; Psalm 105:36-38; 1 Chron. 16:26.</w:t>
      </w:r>
    </w:p>
  </w:footnote>
  <w:footnote w:id="381">
    <w:p w14:paraId="29039A45" w14:textId="77777777" w:rsidR="00AC3180" w:rsidRDefault="00AC3180" w:rsidP="00C544D6">
      <w:pPr>
        <w:pStyle w:val="footnote"/>
      </w:pPr>
      <w:r>
        <w:rPr>
          <w:rStyle w:val="FootnoteReference"/>
        </w:rPr>
        <w:footnoteRef/>
      </w:r>
      <w:r>
        <w:t xml:space="preserve"> i.e. Let the sea dance and roar in thunderous applause as the King of Glory appears. (This line is identical with 97:7a).</w:t>
      </w:r>
    </w:p>
  </w:footnote>
  <w:footnote w:id="382">
    <w:p w14:paraId="0A420AC8" w14:textId="77777777" w:rsidR="00AC3180" w:rsidRDefault="00AC3180" w:rsidP="00C544D6">
      <w:pPr>
        <w:pStyle w:val="footnote"/>
      </w:pPr>
      <w:r>
        <w:rPr>
          <w:rStyle w:val="FootnoteReference"/>
        </w:rPr>
        <w:footnoteRef/>
      </w:r>
      <w:r>
        <w:t xml:space="preserve"> Cp. Pss. 32:5b; 84:10b. Rom. 1:19-21; 2 Cor. 4:6; Jn. 1:14; 6:40; 17:22-24.</w:t>
      </w:r>
    </w:p>
  </w:footnote>
  <w:footnote w:id="383">
    <w:p w14:paraId="22A45999" w14:textId="77777777" w:rsidR="00AC3180" w:rsidRDefault="00AC3180"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84">
    <w:p w14:paraId="160E0C3D" w14:textId="77777777" w:rsidR="00AC3180" w:rsidRDefault="00AC3180" w:rsidP="00C544D6">
      <w:pPr>
        <w:pStyle w:val="footnote"/>
      </w:pPr>
      <w:r>
        <w:rPr>
          <w:rStyle w:val="FootnoteReference"/>
        </w:rPr>
        <w:footnoteRef/>
      </w:r>
      <w:r>
        <w:t xml:space="preserve"> Rev. 4:6, Ezek. 1:5-10.</w:t>
      </w:r>
    </w:p>
  </w:footnote>
  <w:footnote w:id="385">
    <w:p w14:paraId="33F848D7" w14:textId="77777777" w:rsidR="00AC3180" w:rsidRDefault="00AC3180" w:rsidP="00C544D6">
      <w:pPr>
        <w:pStyle w:val="footnote"/>
      </w:pPr>
      <w:r>
        <w:rPr>
          <w:rStyle w:val="FootnoteReference"/>
        </w:rPr>
        <w:footnoteRef/>
      </w:r>
      <w:r>
        <w:t xml:space="preserve"> Daily I pray for the lost. Sinners are slain by conversion into believers, saints, friends and lovers.</w:t>
      </w:r>
    </w:p>
  </w:footnote>
  <w:footnote w:id="386">
    <w:p w14:paraId="570F4149" w14:textId="77777777" w:rsidR="00AC3180" w:rsidRDefault="00AC3180" w:rsidP="00C544D6">
      <w:pPr>
        <w:pStyle w:val="footnote"/>
      </w:pPr>
      <w:r>
        <w:rPr>
          <w:rStyle w:val="FootnoteReference"/>
        </w:rPr>
        <w:footnoteRef/>
      </w:r>
      <w:r>
        <w:t xml:space="preserve"> Peter praised and confessed Christ, yet later he swore he did not know Him (Mt. 26:74; Mk. 14:71).</w:t>
      </w:r>
    </w:p>
  </w:footnote>
  <w:footnote w:id="387">
    <w:p w14:paraId="7F487DE9" w14:textId="77777777" w:rsidR="00AC3180" w:rsidRDefault="00AC3180" w:rsidP="00C544D6">
      <w:pPr>
        <w:pStyle w:val="footnote"/>
      </w:pPr>
      <w:r>
        <w:rPr>
          <w:rStyle w:val="FootnoteReference"/>
        </w:rPr>
        <w:footnoteRef/>
      </w:r>
      <w:r>
        <w:t xml:space="preserve"> Cp. Ps. 38:7a.</w:t>
      </w:r>
    </w:p>
  </w:footnote>
  <w:footnote w:id="388">
    <w:p w14:paraId="1B133F2B" w14:textId="77777777" w:rsidR="00AC3180" w:rsidRDefault="00AC3180"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89">
    <w:p w14:paraId="4C6B2146" w14:textId="77777777" w:rsidR="00AC3180" w:rsidRDefault="00AC3180" w:rsidP="00C544D6">
      <w:pPr>
        <w:pStyle w:val="footnote"/>
      </w:pPr>
      <w:r>
        <w:rPr>
          <w:rStyle w:val="FootnoteReference"/>
        </w:rPr>
        <w:footnoteRef/>
      </w:r>
      <w:r>
        <w:t xml:space="preserve"> descendants: </w:t>
      </w:r>
      <w:r w:rsidRPr="00A80C80">
        <w:rPr>
          <w:i/>
        </w:rPr>
        <w:t>lit</w:t>
      </w:r>
      <w:r>
        <w:t>. seed. Verses 26-28 are quoted at Heb. 1:10-12; 13:8.</w:t>
      </w:r>
    </w:p>
  </w:footnote>
  <w:footnote w:id="390">
    <w:p w14:paraId="44E84D4D" w14:textId="77777777" w:rsidR="00AC3180" w:rsidRDefault="00AC3180" w:rsidP="00C544D6">
      <w:pPr>
        <w:pStyle w:val="footnote"/>
      </w:pPr>
      <w:r>
        <w:rPr>
          <w:rStyle w:val="FootnoteReference"/>
        </w:rPr>
        <w:footnoteRef/>
      </w:r>
      <w:r>
        <w:t xml:space="preserve"> ‘God is love’ (1 John 4:8,16).</w:t>
      </w:r>
    </w:p>
  </w:footnote>
  <w:footnote w:id="391">
    <w:p w14:paraId="1EEA58C5" w14:textId="77777777" w:rsidR="00AC3180" w:rsidRDefault="00AC3180" w:rsidP="00C544D6">
      <w:pPr>
        <w:pStyle w:val="footnote"/>
      </w:pPr>
      <w:r>
        <w:rPr>
          <w:rStyle w:val="FootnoteReference"/>
        </w:rPr>
        <w:footnoteRef/>
      </w:r>
      <w:r>
        <w:t xml:space="preserve"> Cp. Ps. 147:8.</w:t>
      </w:r>
    </w:p>
  </w:footnote>
  <w:footnote w:id="392">
    <w:p w14:paraId="1F5C3038" w14:textId="77777777" w:rsidR="00AC3180" w:rsidRDefault="00AC3180" w:rsidP="00C544D6">
      <w:pPr>
        <w:pStyle w:val="footnote"/>
      </w:pPr>
      <w:r>
        <w:rPr>
          <w:rStyle w:val="FootnoteReference"/>
        </w:rPr>
        <w:footnoteRef/>
      </w:r>
      <w:r>
        <w:t xml:space="preserve"> East and West intersecting heaven and earth forms the Cross to which our sins were nailed (Col. 1:20; 2:14).</w:t>
      </w:r>
    </w:p>
  </w:footnote>
  <w:footnote w:id="393">
    <w:p w14:paraId="2EB2A618" w14:textId="77777777" w:rsidR="00AC3180" w:rsidRDefault="00AC3180" w:rsidP="00C544D6">
      <w:pPr>
        <w:pStyle w:val="footnote"/>
      </w:pPr>
      <w:r>
        <w:rPr>
          <w:rStyle w:val="FootnoteReference"/>
        </w:rPr>
        <w:footnoteRef/>
      </w:r>
      <w:r>
        <w:t xml:space="preserve"> embraces all: </w:t>
      </w:r>
      <w:r w:rsidRPr="00A80C80">
        <w:rPr>
          <w:i/>
        </w:rPr>
        <w:t>or</w:t>
      </w:r>
      <w:r>
        <w:t>, ‘rules over all.’</w:t>
      </w:r>
    </w:p>
  </w:footnote>
  <w:footnote w:id="394">
    <w:p w14:paraId="169AA0B7" w14:textId="77777777" w:rsidR="00AC3180" w:rsidRDefault="00AC3180"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95">
    <w:p w14:paraId="45145696" w14:textId="77777777" w:rsidR="00AC3180" w:rsidRDefault="00AC3180" w:rsidP="00C544D6">
      <w:pPr>
        <w:pStyle w:val="footnote"/>
      </w:pPr>
      <w:r>
        <w:rPr>
          <w:rStyle w:val="FootnoteReference"/>
        </w:rPr>
        <w:footnoteRef/>
      </w:r>
      <w:r>
        <w:t xml:space="preserve"> Heb. 1:7; Ezek. 1:14; 2 Esdras 8:22.</w:t>
      </w:r>
    </w:p>
  </w:footnote>
  <w:footnote w:id="396">
    <w:p w14:paraId="384A849F" w14:textId="77777777" w:rsidR="00AC3180" w:rsidRDefault="00AC3180" w:rsidP="00C544D6">
      <w:pPr>
        <w:pStyle w:val="footnote"/>
      </w:pPr>
      <w:r>
        <w:rPr>
          <w:rStyle w:val="FootnoteReference"/>
        </w:rPr>
        <w:footnoteRef/>
      </w:r>
      <w:r>
        <w:t xml:space="preserve"> Much of Psalm 104 occurs almost verbatim in 1 Chron. 16:8-22 (cp. vv. 7:36).</w:t>
      </w:r>
    </w:p>
  </w:footnote>
  <w:footnote w:id="397">
    <w:p w14:paraId="1DCE9038" w14:textId="77777777" w:rsidR="00AC3180" w:rsidRDefault="00AC3180"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98">
    <w:p w14:paraId="187F80A0" w14:textId="77777777" w:rsidR="00AC3180" w:rsidRDefault="00AC3180" w:rsidP="00C544D6">
      <w:pPr>
        <w:pStyle w:val="footnote"/>
      </w:pPr>
      <w:r>
        <w:rPr>
          <w:rStyle w:val="FootnoteReference"/>
        </w:rPr>
        <w:footnoteRef/>
      </w:r>
      <w:r>
        <w:t xml:space="preserve"> caterpillars: larva of the locust.</w:t>
      </w:r>
    </w:p>
  </w:footnote>
  <w:footnote w:id="399">
    <w:p w14:paraId="6E762A27" w14:textId="77777777" w:rsidR="00AC3180" w:rsidRDefault="00AC3180" w:rsidP="00C544D6">
      <w:pPr>
        <w:pStyle w:val="footnote"/>
      </w:pPr>
      <w:r>
        <w:rPr>
          <w:rStyle w:val="FootnoteReference"/>
        </w:rPr>
        <w:footnoteRef/>
      </w:r>
      <w:r>
        <w:t xml:space="preserve"> Ex. 16:12-15; Jn. 6:31-35.</w:t>
      </w:r>
    </w:p>
  </w:footnote>
  <w:footnote w:id="400">
    <w:p w14:paraId="463C0491" w14:textId="77777777" w:rsidR="00AC3180" w:rsidRDefault="00AC3180" w:rsidP="00C544D6">
      <w:pPr>
        <w:pStyle w:val="footnote"/>
      </w:pPr>
      <w:r>
        <w:rPr>
          <w:rStyle w:val="FootnoteReference"/>
        </w:rPr>
        <w:footnoteRef/>
      </w:r>
      <w:r>
        <w:t xml:space="preserve"> Gen. 15:14.</w:t>
      </w:r>
    </w:p>
  </w:footnote>
  <w:footnote w:id="401">
    <w:p w14:paraId="078805D2" w14:textId="77777777" w:rsidR="00AC3180" w:rsidRDefault="00AC3180"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02">
    <w:p w14:paraId="08540649" w14:textId="77777777" w:rsidR="00AC3180" w:rsidRDefault="00AC3180" w:rsidP="00C544D6">
      <w:pPr>
        <w:pStyle w:val="footnote"/>
      </w:pPr>
      <w:r>
        <w:rPr>
          <w:rStyle w:val="FootnoteReference"/>
        </w:rPr>
        <w:footnoteRef/>
      </w:r>
      <w:r>
        <w:t xml:space="preserve"> mercy: </w:t>
      </w:r>
      <w:r w:rsidRPr="00B246C1">
        <w:rPr>
          <w:i/>
        </w:rPr>
        <w:t>or</w:t>
      </w:r>
      <w:r>
        <w:t xml:space="preserve"> love.</w:t>
      </w:r>
    </w:p>
  </w:footnote>
  <w:footnote w:id="403">
    <w:p w14:paraId="1A81CC74" w14:textId="77777777" w:rsidR="00AC3180" w:rsidRDefault="00AC3180" w:rsidP="00C544D6">
      <w:pPr>
        <w:pStyle w:val="footnote"/>
      </w:pPr>
      <w:r>
        <w:rPr>
          <w:rStyle w:val="FootnoteReference"/>
        </w:rPr>
        <w:footnoteRef/>
      </w:r>
      <w:r>
        <w:t xml:space="preserve"> Cp. Mark 8:17-21; Matthew 16:9-12.</w:t>
      </w:r>
    </w:p>
  </w:footnote>
  <w:footnote w:id="404">
    <w:p w14:paraId="008D3EE2" w14:textId="77777777" w:rsidR="00AC3180" w:rsidRDefault="00AC3180" w:rsidP="00C544D6">
      <w:pPr>
        <w:pStyle w:val="footnote"/>
      </w:pPr>
      <w:r>
        <w:rPr>
          <w:rStyle w:val="FootnoteReference"/>
        </w:rPr>
        <w:footnoteRef/>
      </w:r>
      <w:r>
        <w:t xml:space="preserve"> Num. 11:34.</w:t>
      </w:r>
    </w:p>
  </w:footnote>
  <w:footnote w:id="405">
    <w:p w14:paraId="45B2152E" w14:textId="77777777" w:rsidR="00AC3180" w:rsidRDefault="00AC3180" w:rsidP="00C544D6">
      <w:pPr>
        <w:pStyle w:val="footnote"/>
      </w:pPr>
      <w:r>
        <w:rPr>
          <w:rStyle w:val="FootnoteReference"/>
        </w:rPr>
        <w:footnoteRef/>
      </w:r>
      <w:r>
        <w:t xml:space="preserve"> Num. 16:32.</w:t>
      </w:r>
    </w:p>
  </w:footnote>
  <w:footnote w:id="406">
    <w:p w14:paraId="5BE35E93" w14:textId="77777777" w:rsidR="00AC3180" w:rsidRDefault="00AC3180" w:rsidP="00C544D6">
      <w:pPr>
        <w:pStyle w:val="footnote"/>
      </w:pPr>
      <w:r>
        <w:rPr>
          <w:rStyle w:val="FootnoteReference"/>
        </w:rPr>
        <w:footnoteRef/>
      </w:r>
      <w:r>
        <w:t xml:space="preserve"> children: </w:t>
      </w:r>
      <w:r w:rsidRPr="00B246C1">
        <w:rPr>
          <w:i/>
        </w:rPr>
        <w:t>lit</w:t>
      </w:r>
      <w:r>
        <w:t>. seed.</w:t>
      </w:r>
    </w:p>
  </w:footnote>
  <w:footnote w:id="407">
    <w:p w14:paraId="3CB0230A" w14:textId="77777777" w:rsidR="00AC3180" w:rsidRDefault="00AC3180"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08">
    <w:p w14:paraId="4C3D1737" w14:textId="77777777" w:rsidR="00AC3180" w:rsidRDefault="00AC3180" w:rsidP="00C544D6">
      <w:pPr>
        <w:pStyle w:val="footnote"/>
      </w:pPr>
      <w:r>
        <w:rPr>
          <w:rStyle w:val="FootnoteReference"/>
        </w:rPr>
        <w:footnoteRef/>
      </w:r>
      <w:r>
        <w:t xml:space="preserve"> ‘mercies of the Lord’: </w:t>
      </w:r>
      <w:r w:rsidRPr="00B246C1">
        <w:rPr>
          <w:i/>
        </w:rPr>
        <w:t>or</w:t>
      </w:r>
      <w:r>
        <w:t>, the Lord’s love.</w:t>
      </w:r>
    </w:p>
  </w:footnote>
  <w:footnote w:id="409">
    <w:p w14:paraId="5EB077FD" w14:textId="77777777" w:rsidR="00AC3180" w:rsidRDefault="00AC3180" w:rsidP="00C544D6">
      <w:pPr>
        <w:pStyle w:val="footnote"/>
      </w:pPr>
      <w:r>
        <w:rPr>
          <w:rStyle w:val="FootnoteReference"/>
        </w:rPr>
        <w:footnoteRef/>
      </w:r>
      <w:r>
        <w:t xml:space="preserve"> The first 6 verses of this Psalm are almost identical with Psalm 56:8-12, and the rest only differ in 3 words from 59:7-14.</w:t>
      </w:r>
    </w:p>
  </w:footnote>
  <w:footnote w:id="410">
    <w:p w14:paraId="32F80B0A" w14:textId="77777777" w:rsidR="00AC3180" w:rsidRDefault="00AC3180" w:rsidP="00C544D6">
      <w:pPr>
        <w:pStyle w:val="footnote"/>
      </w:pPr>
      <w:r>
        <w:rPr>
          <w:rStyle w:val="FootnoteReference"/>
        </w:rPr>
        <w:footnoteRef/>
      </w:r>
      <w:r>
        <w:t xml:space="preserve"> See Psalm 59:10 and footnote.</w:t>
      </w:r>
    </w:p>
  </w:footnote>
  <w:footnote w:id="411">
    <w:p w14:paraId="70CC4836" w14:textId="77777777" w:rsidR="00AC3180" w:rsidRDefault="00AC3180"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12">
    <w:p w14:paraId="67FB27B1" w14:textId="77777777" w:rsidR="00AC3180" w:rsidRDefault="00AC3180" w:rsidP="00C544D6">
      <w:pPr>
        <w:pStyle w:val="footnote"/>
      </w:pPr>
      <w:r>
        <w:rPr>
          <w:rStyle w:val="FootnoteReference"/>
        </w:rPr>
        <w:footnoteRef/>
      </w:r>
      <w:r>
        <w:t xml:space="preserve"> Cp. Num. 5:22.</w:t>
      </w:r>
    </w:p>
  </w:footnote>
  <w:footnote w:id="413">
    <w:p w14:paraId="292E96AE" w14:textId="77777777" w:rsidR="00AC3180" w:rsidRDefault="00AC3180" w:rsidP="00C544D6">
      <w:pPr>
        <w:pStyle w:val="footnote"/>
      </w:pPr>
      <w:r>
        <w:rPr>
          <w:rStyle w:val="FootnoteReference"/>
        </w:rPr>
        <w:footnoteRef/>
      </w:r>
      <w:r>
        <w:t xml:space="preserve"> Mt. 27:39.</w:t>
      </w:r>
    </w:p>
  </w:footnote>
  <w:footnote w:id="414">
    <w:p w14:paraId="7B5761D5" w14:textId="77777777" w:rsidR="00AC3180" w:rsidRDefault="00AC3180"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15">
    <w:p w14:paraId="6251134D" w14:textId="77777777" w:rsidR="00AC3180" w:rsidRDefault="00AC3180" w:rsidP="00C544D6">
      <w:pPr>
        <w:pStyle w:val="footnote"/>
      </w:pPr>
      <w:r>
        <w:rPr>
          <w:rStyle w:val="FootnoteReference"/>
        </w:rPr>
        <w:footnoteRef/>
      </w:r>
      <w:r>
        <w:t xml:space="preserve"> The power of the Gospel, the power of the Cross, which is the power of the Holy Spirit given at Pentecost (St. Athanasius).</w:t>
      </w:r>
    </w:p>
  </w:footnote>
  <w:footnote w:id="416">
    <w:p w14:paraId="5B5E529A" w14:textId="77777777" w:rsidR="00AC3180" w:rsidRDefault="00AC3180" w:rsidP="00C544D6">
      <w:pPr>
        <w:pStyle w:val="footnote"/>
      </w:pPr>
      <w:r>
        <w:rPr>
          <w:rStyle w:val="FootnoteReference"/>
        </w:rPr>
        <w:footnoteRef/>
      </w:r>
      <w:r>
        <w:t xml:space="preserve"> Cp. 1 Cor. 15:41-43.</w:t>
      </w:r>
    </w:p>
  </w:footnote>
  <w:footnote w:id="417">
    <w:p w14:paraId="4C93D1C9" w14:textId="77777777" w:rsidR="00AC3180" w:rsidRDefault="00AC3180"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18">
    <w:p w14:paraId="5DE3DED0" w14:textId="77777777" w:rsidR="00AC3180" w:rsidRDefault="00AC3180" w:rsidP="00C544D6">
      <w:pPr>
        <w:pStyle w:val="footnote"/>
      </w:pPr>
      <w:r>
        <w:rPr>
          <w:rStyle w:val="FootnoteReference"/>
        </w:rPr>
        <w:footnoteRef/>
      </w:r>
      <w:r>
        <w:t xml:space="preserve"> Heb. 7:21.</w:t>
      </w:r>
    </w:p>
  </w:footnote>
  <w:footnote w:id="419">
    <w:p w14:paraId="09E7C6C1" w14:textId="77777777" w:rsidR="00AC3180" w:rsidRDefault="00AC3180"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20">
    <w:p w14:paraId="1BC090E3" w14:textId="77777777" w:rsidR="00AC3180" w:rsidRDefault="00AC3180"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21">
    <w:p w14:paraId="458325D6" w14:textId="77777777" w:rsidR="00AC3180" w:rsidRDefault="00AC3180" w:rsidP="00C544D6">
      <w:pPr>
        <w:pStyle w:val="footnote"/>
      </w:pPr>
      <w:r>
        <w:rPr>
          <w:rStyle w:val="FootnoteReference"/>
        </w:rPr>
        <w:footnoteRef/>
      </w:r>
      <w:r>
        <w:t xml:space="preserve"> Gen. 6:18; 9:9f; 15; 17; Ex. 19:5; Mk. 14:24; Lk. 22:20,29,30.</w:t>
      </w:r>
    </w:p>
  </w:footnote>
  <w:footnote w:id="422">
    <w:p w14:paraId="534F669F" w14:textId="77777777" w:rsidR="00AC3180" w:rsidRDefault="00AC3180"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23">
    <w:p w14:paraId="2820C079" w14:textId="019C661F" w:rsidR="00AC3180" w:rsidRDefault="00AC3180" w:rsidP="00C544D6">
      <w:pPr>
        <w:pStyle w:val="footnote"/>
      </w:pPr>
      <w:r>
        <w:rPr>
          <w:rStyle w:val="FootnoteReference"/>
        </w:rPr>
        <w:footnoteRef/>
      </w:r>
      <w:r>
        <w:t xml:space="preserve"> To cultivate this fear is to practice living in the presence of God, which is the height of wisdom and understanding.</w:t>
      </w:r>
    </w:p>
  </w:footnote>
  <w:footnote w:id="424">
    <w:p w14:paraId="0B84AC37" w14:textId="77777777" w:rsidR="00AC3180" w:rsidRDefault="00AC3180" w:rsidP="00C544D6">
      <w:pPr>
        <w:pStyle w:val="footnote"/>
      </w:pPr>
      <w:r>
        <w:rPr>
          <w:rStyle w:val="FootnoteReference"/>
        </w:rPr>
        <w:footnoteRef/>
      </w:r>
      <w:r>
        <w:t xml:space="preserve"> ‘The world is passing away, and the desire for it; but anyone who does the will of God lives for ever’ (1 Jn. 2:17).</w:t>
      </w:r>
    </w:p>
  </w:footnote>
  <w:footnote w:id="425">
    <w:p w14:paraId="7BCF6DAD" w14:textId="77777777" w:rsidR="00AC3180" w:rsidRDefault="00AC3180"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26">
    <w:p w14:paraId="5FAF92C9" w14:textId="77777777" w:rsidR="00AC3180" w:rsidRDefault="00AC3180" w:rsidP="00C544D6">
      <w:pPr>
        <w:pStyle w:val="footnote"/>
      </w:pPr>
      <w:r>
        <w:rPr>
          <w:rStyle w:val="FootnoteReference"/>
        </w:rPr>
        <w:footnoteRef/>
      </w:r>
      <w:r>
        <w:t xml:space="preserve"> Ex. 19:6; 29:43-46; Deut. 27:9; Is. 63:18,19; Jer. 2:3; 2 Cor. 6:16.</w:t>
      </w:r>
    </w:p>
  </w:footnote>
  <w:footnote w:id="427">
    <w:p w14:paraId="6D9F1C7B" w14:textId="77777777" w:rsidR="00AC3180" w:rsidRDefault="00AC3180"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28">
    <w:p w14:paraId="0C14975E" w14:textId="77777777" w:rsidR="00AC3180" w:rsidRDefault="00AC3180" w:rsidP="00C544D6">
      <w:pPr>
        <w:pStyle w:val="footnote"/>
      </w:pPr>
      <w:r>
        <w:rPr>
          <w:rStyle w:val="FootnoteReference"/>
        </w:rPr>
        <w:footnoteRef/>
      </w:r>
      <w:r>
        <w:t xml:space="preserve"> Earth rocked and rolled in travail at the birth of a nation (cp. Jn. 16:20-22).</w:t>
      </w:r>
    </w:p>
  </w:footnote>
  <w:footnote w:id="429">
    <w:p w14:paraId="0CFFAE38" w14:textId="77777777" w:rsidR="00AC3180" w:rsidRDefault="00AC3180" w:rsidP="00C544D6">
      <w:pPr>
        <w:pStyle w:val="footnote"/>
      </w:pPr>
      <w:r>
        <w:rPr>
          <w:rStyle w:val="FootnoteReference"/>
        </w:rPr>
        <w:footnoteRef/>
      </w:r>
      <w:r>
        <w:t xml:space="preserve"> Cp. John 1:18; 3:13; Wisdom 18:16.</w:t>
      </w:r>
    </w:p>
  </w:footnote>
  <w:footnote w:id="430">
    <w:p w14:paraId="47CB4F3E" w14:textId="77777777" w:rsidR="00AC3180" w:rsidRDefault="00AC3180"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31">
    <w:p w14:paraId="5DABE081" w14:textId="77777777" w:rsidR="00AC3180" w:rsidRDefault="00AC3180"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32">
    <w:p w14:paraId="25D08CAE" w14:textId="77777777" w:rsidR="00AC3180" w:rsidRDefault="00AC3180" w:rsidP="00C544D6">
      <w:pPr>
        <w:pStyle w:val="footnote"/>
      </w:pPr>
      <w:r>
        <w:rPr>
          <w:rStyle w:val="FootnoteReference"/>
        </w:rPr>
        <w:footnoteRef/>
      </w:r>
      <w:r>
        <w:t xml:space="preserve"> cp. Heb. 4:10; Phil. 2:12; Mt. 11:28,29; Jer. 6:16.</w:t>
      </w:r>
    </w:p>
  </w:footnote>
  <w:footnote w:id="433">
    <w:p w14:paraId="4CB1C48E" w14:textId="77777777" w:rsidR="00AC3180" w:rsidRDefault="00AC3180" w:rsidP="00C544D6">
      <w:pPr>
        <w:pStyle w:val="footnote"/>
      </w:pPr>
      <w:r>
        <w:rPr>
          <w:rStyle w:val="FootnoteReference"/>
        </w:rPr>
        <w:footnoteRef/>
      </w:r>
      <w:r>
        <w:t xml:space="preserve"> 2 Cor. 4:13.</w:t>
      </w:r>
    </w:p>
  </w:footnote>
  <w:footnote w:id="434">
    <w:p w14:paraId="5ACE5127" w14:textId="77777777" w:rsidR="00AC3180" w:rsidRDefault="00AC3180" w:rsidP="00C544D6">
      <w:pPr>
        <w:pStyle w:val="footnote"/>
      </w:pPr>
      <w:r>
        <w:rPr>
          <w:rStyle w:val="FootnoteReference"/>
        </w:rPr>
        <w:footnoteRef/>
      </w:r>
      <w:r>
        <w:t xml:space="preserve"> </w:t>
      </w:r>
      <w:r w:rsidRPr="00DC02D9">
        <w:rPr>
          <w:i/>
        </w:rPr>
        <w:t>Or:</w:t>
      </w:r>
      <w:r>
        <w:t xml:space="preserve"> costly (Wisdom 1:13-16).</w:t>
      </w:r>
    </w:p>
  </w:footnote>
  <w:footnote w:id="435">
    <w:p w14:paraId="380C2FA4" w14:textId="77777777" w:rsidR="00AC3180" w:rsidRDefault="00AC3180" w:rsidP="00C544D6">
      <w:pPr>
        <w:pStyle w:val="footnote"/>
      </w:pPr>
      <w:r>
        <w:rPr>
          <w:rStyle w:val="FootnoteReference"/>
        </w:rPr>
        <w:footnoteRef/>
      </w:r>
      <w:r>
        <w:t xml:space="preserve"> Rom. 15:11.</w:t>
      </w:r>
    </w:p>
  </w:footnote>
  <w:footnote w:id="436">
    <w:p w14:paraId="468C84B0" w14:textId="77777777" w:rsidR="00AC3180" w:rsidRDefault="00AC3180" w:rsidP="00C544D6">
      <w:pPr>
        <w:pStyle w:val="footnote"/>
      </w:pPr>
      <w:r>
        <w:rPr>
          <w:rStyle w:val="FootnoteReference"/>
        </w:rPr>
        <w:footnoteRef/>
      </w:r>
      <w:r>
        <w:t xml:space="preserve"> Mercy </w:t>
      </w:r>
      <w:r w:rsidRPr="00DC02D9">
        <w:rPr>
          <w:i/>
        </w:rPr>
        <w:t>or</w:t>
      </w:r>
      <w:r>
        <w:t xml:space="preserve"> love.</w:t>
      </w:r>
    </w:p>
  </w:footnote>
  <w:footnote w:id="437">
    <w:p w14:paraId="17CB332D" w14:textId="77777777" w:rsidR="00AC3180" w:rsidRPr="00C544D6" w:rsidRDefault="00AC3180" w:rsidP="00C544D6">
      <w:pPr>
        <w:pStyle w:val="footnote"/>
      </w:pPr>
      <w:r w:rsidRPr="00C544D6">
        <w:rPr>
          <w:rStyle w:val="FootnoteReference"/>
          <w:vertAlign w:val="baseline"/>
        </w:rPr>
        <w:footnoteRef/>
      </w:r>
      <w:r w:rsidRPr="00C544D6">
        <w:t xml:space="preserve"> Heb. 13:6.</w:t>
      </w:r>
    </w:p>
  </w:footnote>
  <w:footnote w:id="438">
    <w:p w14:paraId="6976F3A7" w14:textId="77777777" w:rsidR="00AC3180" w:rsidRDefault="00AC3180"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39">
    <w:p w14:paraId="136E3140" w14:textId="77777777" w:rsidR="00AC3180" w:rsidRDefault="00AC3180"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40">
    <w:p w14:paraId="05642717" w14:textId="77777777" w:rsidR="00AC3180" w:rsidRDefault="00AC3180"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41">
    <w:p w14:paraId="6E3C51BA" w14:textId="77777777" w:rsidR="00AC3180" w:rsidRDefault="00AC3180"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42">
    <w:p w14:paraId="1B184B80" w14:textId="77777777" w:rsidR="00AC3180" w:rsidRDefault="00AC3180" w:rsidP="00C544D6">
      <w:pPr>
        <w:pStyle w:val="footnote"/>
      </w:pPr>
      <w:r>
        <w:rPr>
          <w:rStyle w:val="FootnoteReference"/>
        </w:rPr>
        <w:footnoteRef/>
      </w:r>
      <w:r>
        <w:t xml:space="preserve"> Rom. 10:5; Gal. 3:12; Lev. 18:5; Luke 10:25-28.</w:t>
      </w:r>
    </w:p>
  </w:footnote>
  <w:footnote w:id="443">
    <w:p w14:paraId="0E153BF4" w14:textId="77777777" w:rsidR="00AC3180" w:rsidRDefault="00AC3180"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44">
    <w:p w14:paraId="5FA9B9EF" w14:textId="77777777" w:rsidR="00AC3180" w:rsidRDefault="00AC3180"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45">
    <w:p w14:paraId="0D4EEBCE" w14:textId="77777777" w:rsidR="00AC3180" w:rsidRDefault="00AC3180"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46">
    <w:p w14:paraId="27B8F97B" w14:textId="77777777" w:rsidR="00AC3180" w:rsidRDefault="00AC3180"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47">
    <w:p w14:paraId="7E47ADA2" w14:textId="77777777" w:rsidR="00AC3180" w:rsidRDefault="00AC3180"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48">
    <w:p w14:paraId="1EDD2AC5" w14:textId="77777777" w:rsidR="00AC3180" w:rsidRDefault="00AC3180" w:rsidP="00C544D6">
      <w:pPr>
        <w:pStyle w:val="footnote"/>
      </w:pPr>
      <w:r>
        <w:rPr>
          <w:rStyle w:val="FootnoteReference"/>
        </w:rPr>
        <w:footnoteRef/>
      </w:r>
      <w:r>
        <w:t xml:space="preserve"> sloth: </w:t>
      </w:r>
      <w:r w:rsidRPr="0002544A">
        <w:rPr>
          <w:i/>
        </w:rPr>
        <w:t>or:</w:t>
      </w:r>
      <w:r>
        <w:t xml:space="preserve"> accidie.</w:t>
      </w:r>
    </w:p>
  </w:footnote>
  <w:footnote w:id="449">
    <w:p w14:paraId="25BE986A" w14:textId="77777777" w:rsidR="00AC3180" w:rsidRDefault="00AC3180" w:rsidP="00C544D6">
      <w:pPr>
        <w:pStyle w:val="footnote"/>
      </w:pPr>
      <w:r>
        <w:rPr>
          <w:rStyle w:val="FootnoteReference"/>
        </w:rPr>
        <w:footnoteRef/>
      </w:r>
      <w:r>
        <w:t xml:space="preserve"> Eyes were given us that we might see in creatures our Creator (St Athanasius).</w:t>
      </w:r>
    </w:p>
  </w:footnote>
  <w:footnote w:id="450">
    <w:p w14:paraId="1BE9F3FA" w14:textId="77777777" w:rsidR="00AC3180" w:rsidRDefault="00AC3180" w:rsidP="00C544D6">
      <w:pPr>
        <w:pStyle w:val="footnote"/>
      </w:pPr>
      <w:r>
        <w:rPr>
          <w:rStyle w:val="FootnoteReference"/>
        </w:rPr>
        <w:footnoteRef/>
      </w:r>
      <w:r>
        <w:t xml:space="preserve"> Christ is our way and our righteousness (cp. Jn. 14:6; 1 Cor 1:30; Ephes. 2:5-7).</w:t>
      </w:r>
    </w:p>
  </w:footnote>
  <w:footnote w:id="451">
    <w:p w14:paraId="79416CA6" w14:textId="77777777" w:rsidR="00AC3180" w:rsidRDefault="00AC3180" w:rsidP="00C544D6">
      <w:pPr>
        <w:pStyle w:val="footnote"/>
      </w:pPr>
      <w:r>
        <w:rPr>
          <w:rStyle w:val="FootnoteReference"/>
        </w:rPr>
        <w:footnoteRef/>
      </w:r>
      <w:r>
        <w:t xml:space="preserve"> The house of wisdom can be built only if the fear of God is rooted deeply in the soul (cp. St Ambrose).</w:t>
      </w:r>
    </w:p>
  </w:footnote>
  <w:footnote w:id="452">
    <w:p w14:paraId="5DF20A4C" w14:textId="77777777" w:rsidR="00AC3180" w:rsidRDefault="00AC3180" w:rsidP="00C544D6">
      <w:pPr>
        <w:pStyle w:val="footnote"/>
      </w:pPr>
      <w:r>
        <w:rPr>
          <w:rStyle w:val="FootnoteReference"/>
        </w:rPr>
        <w:footnoteRef/>
      </w:r>
      <w:r>
        <w:t xml:space="preserve"> Christ is our way and our righteousness (cp. Jn. 14:6; 1 Cor 1:30; Ephes. 2:5-7). &lt;see 2 footnotes above&gt;</w:t>
      </w:r>
    </w:p>
  </w:footnote>
  <w:footnote w:id="453">
    <w:p w14:paraId="2981F854" w14:textId="77777777" w:rsidR="00AC3180" w:rsidRDefault="00AC3180" w:rsidP="00C544D6">
      <w:pPr>
        <w:pStyle w:val="footnote"/>
      </w:pPr>
      <w:r>
        <w:rPr>
          <w:rStyle w:val="FootnoteReference"/>
        </w:rPr>
        <w:footnoteRef/>
      </w:r>
      <w:r>
        <w:t xml:space="preserve"> </w:t>
      </w:r>
      <w:r w:rsidRPr="0002544A">
        <w:rPr>
          <w:i/>
        </w:rPr>
        <w:t>Lit</w:t>
      </w:r>
      <w:r>
        <w:t>. Face: a Hebraism for ‘favor’. (Cp. Psalm 44:13).</w:t>
      </w:r>
    </w:p>
  </w:footnote>
  <w:footnote w:id="454">
    <w:p w14:paraId="7A206583" w14:textId="77777777" w:rsidR="00AC3180" w:rsidRDefault="00AC3180"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55">
    <w:p w14:paraId="47E338DE" w14:textId="77777777" w:rsidR="00AC3180" w:rsidRDefault="00AC3180" w:rsidP="00C544D6">
      <w:pPr>
        <w:pStyle w:val="footnote"/>
      </w:pPr>
      <w:r>
        <w:rPr>
          <w:rStyle w:val="FootnoteReference"/>
        </w:rPr>
        <w:footnoteRef/>
      </w:r>
      <w:r>
        <w:t xml:space="preserve"> Curdled with scorn, anger and fear.</w:t>
      </w:r>
    </w:p>
  </w:footnote>
  <w:footnote w:id="456">
    <w:p w14:paraId="7309743D" w14:textId="77777777" w:rsidR="00AC3180" w:rsidRDefault="00AC3180" w:rsidP="00C544D6">
      <w:pPr>
        <w:pStyle w:val="footnote"/>
      </w:pPr>
      <w:r>
        <w:rPr>
          <w:rStyle w:val="FootnoteReference"/>
        </w:rPr>
        <w:footnoteRef/>
      </w:r>
      <w:r>
        <w:t xml:space="preserve"> Was St. Peter poor when he had no gold and silver for the cripple? They are not currency in Canaan (cp. St. Chrysostom).</w:t>
      </w:r>
    </w:p>
  </w:footnote>
  <w:footnote w:id="457">
    <w:p w14:paraId="4CBD2EF6" w14:textId="77777777" w:rsidR="00AC3180" w:rsidRDefault="00AC3180"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58">
    <w:p w14:paraId="10BF754D" w14:textId="77777777" w:rsidR="00AC3180" w:rsidRDefault="00AC3180" w:rsidP="00C544D6">
      <w:pPr>
        <w:pStyle w:val="footnote"/>
      </w:pPr>
      <w:r>
        <w:rPr>
          <w:rStyle w:val="FootnoteReference"/>
        </w:rPr>
        <w:footnoteRef/>
      </w:r>
      <w:r>
        <w:t xml:space="preserve"> Sprinkled with hoar-frost, a wineskin is like the greying head of an old man.</w:t>
      </w:r>
    </w:p>
  </w:footnote>
  <w:footnote w:id="459">
    <w:p w14:paraId="1C03CDF6" w14:textId="77777777" w:rsidR="00AC3180" w:rsidRDefault="00AC3180"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60">
    <w:p w14:paraId="590118AD" w14:textId="77777777" w:rsidR="00AC3180" w:rsidRDefault="00AC3180" w:rsidP="00C544D6">
      <w:pPr>
        <w:pStyle w:val="footnote"/>
      </w:pPr>
      <w:r>
        <w:rPr>
          <w:rStyle w:val="FootnoteReference"/>
        </w:rPr>
        <w:footnoteRef/>
      </w:r>
      <w:r>
        <w:t xml:space="preserve"> hear: </w:t>
      </w:r>
      <w:r w:rsidRPr="0002544A">
        <w:rPr>
          <w:i/>
        </w:rPr>
        <w:t>lit</w:t>
      </w:r>
      <w:r>
        <w:t>. gullet, throat, larynx.</w:t>
      </w:r>
    </w:p>
  </w:footnote>
  <w:footnote w:id="461">
    <w:p w14:paraId="1A1C9B89" w14:textId="77777777" w:rsidR="00AC3180" w:rsidRDefault="00AC3180"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62">
    <w:p w14:paraId="5687A5D1" w14:textId="77777777" w:rsidR="00AC3180" w:rsidRDefault="00AC3180" w:rsidP="00C544D6">
      <w:pPr>
        <w:pStyle w:val="footnote"/>
      </w:pPr>
      <w:r>
        <w:rPr>
          <w:rStyle w:val="FootnoteReference"/>
        </w:rPr>
        <w:footnoteRef/>
      </w:r>
      <w:r>
        <w:t xml:space="preserve"> ‘In wicked men we rightly hate the evil, but love the creature’ (St. Prosper).</w:t>
      </w:r>
    </w:p>
  </w:footnote>
  <w:footnote w:id="463">
    <w:p w14:paraId="2CF134F8" w14:textId="77777777" w:rsidR="00AC3180" w:rsidRDefault="00AC3180"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64">
    <w:p w14:paraId="3C89D31A" w14:textId="77777777" w:rsidR="00AC3180" w:rsidRDefault="00AC3180"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65">
    <w:p w14:paraId="0E747174" w14:textId="77777777" w:rsidR="00AC3180" w:rsidRDefault="00AC3180" w:rsidP="00C544D6">
      <w:pPr>
        <w:pStyle w:val="footnote"/>
      </w:pPr>
      <w:r>
        <w:rPr>
          <w:rStyle w:val="FootnoteReference"/>
        </w:rPr>
        <w:footnoteRef/>
      </w:r>
      <w:r>
        <w:t xml:space="preserve"> These words are repeated by the deacon at the beginning of the Divine Liturgy.</w:t>
      </w:r>
    </w:p>
  </w:footnote>
  <w:footnote w:id="466">
    <w:p w14:paraId="24311CED" w14:textId="77777777" w:rsidR="00AC3180" w:rsidRDefault="00AC3180"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67">
    <w:p w14:paraId="0B2F62E7" w14:textId="77777777" w:rsidR="00AC3180" w:rsidRDefault="00AC3180" w:rsidP="00C544D6">
      <w:pPr>
        <w:pStyle w:val="footnote"/>
      </w:pPr>
      <w:r>
        <w:rPr>
          <w:rStyle w:val="FootnoteReference"/>
        </w:rPr>
        <w:footnoteRef/>
      </w:r>
      <w:r>
        <w:t xml:space="preserve"> Cp. Lk. 24:27,32,45.</w:t>
      </w:r>
    </w:p>
  </w:footnote>
  <w:footnote w:id="468">
    <w:p w14:paraId="33F1F13D" w14:textId="77777777" w:rsidR="00AC3180" w:rsidRDefault="00AC3180" w:rsidP="00C544D6">
      <w:pPr>
        <w:pStyle w:val="footnote"/>
      </w:pPr>
      <w:r>
        <w:rPr>
          <w:rStyle w:val="FootnoteReference"/>
        </w:rPr>
        <w:footnoteRef/>
      </w:r>
      <w:r>
        <w:t xml:space="preserve"> Just as we who claim to love God judge it right to show mercy, so we can expect the divine mercy (Mt. 5:7).</w:t>
      </w:r>
    </w:p>
  </w:footnote>
  <w:footnote w:id="469">
    <w:p w14:paraId="63C08946" w14:textId="77777777" w:rsidR="00AC3180" w:rsidRDefault="00AC3180" w:rsidP="00C544D6">
      <w:pPr>
        <w:pStyle w:val="footnote"/>
      </w:pPr>
      <w:r>
        <w:rPr>
          <w:rStyle w:val="FootnoteReference"/>
        </w:rPr>
        <w:footnoteRef/>
      </w:r>
      <w:r>
        <w:t xml:space="preserve"> pure: </w:t>
      </w:r>
      <w:r w:rsidRPr="007B4ADE">
        <w:rPr>
          <w:i/>
        </w:rPr>
        <w:t>lit</w:t>
      </w:r>
      <w:r>
        <w:t>. burnt, fired: hence refined and pure (cp. Psalm 11:7).</w:t>
      </w:r>
    </w:p>
  </w:footnote>
  <w:footnote w:id="470">
    <w:p w14:paraId="6C5F33A5" w14:textId="77777777" w:rsidR="00AC3180" w:rsidRDefault="00AC3180"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71">
    <w:p w14:paraId="1B4D2C64" w14:textId="77777777" w:rsidR="00AC3180" w:rsidRDefault="00AC3180"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72">
    <w:p w14:paraId="7AACBE15" w14:textId="77777777" w:rsidR="00AC3180" w:rsidRDefault="00AC3180"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73">
    <w:p w14:paraId="50052FF4" w14:textId="77777777" w:rsidR="00AC3180" w:rsidRDefault="00AC3180" w:rsidP="00C544D6">
      <w:pPr>
        <w:pStyle w:val="footnote"/>
      </w:pPr>
      <w:r>
        <w:rPr>
          <w:rStyle w:val="FootnoteReference"/>
        </w:rPr>
        <w:footnoteRef/>
      </w:r>
      <w:r>
        <w:t xml:space="preserve"> Cp. Ps. 110:10.</w:t>
      </w:r>
    </w:p>
  </w:footnote>
  <w:footnote w:id="474">
    <w:p w14:paraId="720D7516" w14:textId="77777777" w:rsidR="00AC3180" w:rsidRDefault="00AC3180"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75">
    <w:p w14:paraId="0951B7D8" w14:textId="77777777" w:rsidR="00AC3180" w:rsidRDefault="00AC3180" w:rsidP="00C544D6">
      <w:pPr>
        <w:pStyle w:val="footnote"/>
      </w:pPr>
      <w:r>
        <w:rPr>
          <w:rStyle w:val="FootnoteReference"/>
        </w:rPr>
        <w:footnoteRef/>
      </w:r>
      <w:r>
        <w:t xml:space="preserve"> Cp. Psalm 139:11; Rom. 12:20. ‘Coals of hell’. For desolation as the equivalent of hell, see Mark 13:14.</w:t>
      </w:r>
    </w:p>
  </w:footnote>
  <w:footnote w:id="476">
    <w:p w14:paraId="1F068DD9" w14:textId="77777777" w:rsidR="00AC3180" w:rsidRDefault="00AC3180" w:rsidP="00C544D6">
      <w:pPr>
        <w:pStyle w:val="footnote"/>
      </w:pPr>
      <w:r>
        <w:rPr>
          <w:rStyle w:val="FootnoteReference"/>
        </w:rPr>
        <w:footnoteRef/>
      </w:r>
      <w:r>
        <w:t xml:space="preserve"> Cp. Jeremiah 3:23. I look through the hills to their unseen Maker.</w:t>
      </w:r>
    </w:p>
  </w:footnote>
  <w:footnote w:id="477">
    <w:p w14:paraId="597C7008" w14:textId="77777777" w:rsidR="00AC3180" w:rsidRDefault="00AC3180"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78">
    <w:p w14:paraId="15E2D793" w14:textId="77777777" w:rsidR="00AC3180" w:rsidRDefault="00AC3180"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79">
    <w:p w14:paraId="3A74CEC3" w14:textId="77777777" w:rsidR="00AC3180" w:rsidRDefault="00AC3180"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80">
    <w:p w14:paraId="2E2CD6B3" w14:textId="77777777" w:rsidR="00AC3180" w:rsidRDefault="00AC3180" w:rsidP="00C544D6">
      <w:pPr>
        <w:pStyle w:val="footnote"/>
      </w:pPr>
      <w:r>
        <w:rPr>
          <w:rStyle w:val="FootnoteReference"/>
        </w:rPr>
        <w:footnoteRef/>
      </w:r>
      <w:r>
        <w:t xml:space="preserve"> Hebrews 11:26; 13:13.</w:t>
      </w:r>
    </w:p>
  </w:footnote>
  <w:footnote w:id="481">
    <w:p w14:paraId="09354BED" w14:textId="77777777" w:rsidR="00AC3180" w:rsidRDefault="00AC3180" w:rsidP="00C544D6">
      <w:pPr>
        <w:pStyle w:val="footnote"/>
      </w:pPr>
      <w:r>
        <w:rPr>
          <w:rStyle w:val="FootnoteReference"/>
        </w:rPr>
        <w:footnoteRef/>
      </w:r>
      <w:r>
        <w:t xml:space="preserve"> Heaven is here (Mt. 4:17; Lk. 17:21; Prov. 17:24).</w:t>
      </w:r>
    </w:p>
  </w:footnote>
  <w:footnote w:id="482">
    <w:p w14:paraId="5CAE6DBB" w14:textId="77777777" w:rsidR="00AC3180" w:rsidRDefault="00AC3180"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83">
    <w:p w14:paraId="2AB48656" w14:textId="77777777" w:rsidR="00AC3180" w:rsidRDefault="00AC3180"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84">
    <w:p w14:paraId="6A925E31" w14:textId="77777777" w:rsidR="00AC3180" w:rsidRDefault="00AC3180"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85">
    <w:p w14:paraId="0C346C8C" w14:textId="77777777" w:rsidR="00AC3180" w:rsidRDefault="00AC3180"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86">
    <w:p w14:paraId="5234FC2B" w14:textId="77777777" w:rsidR="00AC3180" w:rsidRDefault="00AC3180" w:rsidP="00C544D6">
      <w:pPr>
        <w:pStyle w:val="footnote"/>
      </w:pPr>
      <w:r>
        <w:rPr>
          <w:rStyle w:val="FootnoteReference"/>
        </w:rPr>
        <w:footnoteRef/>
      </w:r>
      <w:r>
        <w:t xml:space="preserve"> Cp. Titus 2:14.</w:t>
      </w:r>
    </w:p>
  </w:footnote>
  <w:footnote w:id="487">
    <w:p w14:paraId="55BAD822" w14:textId="77777777" w:rsidR="00AC3180" w:rsidRDefault="00AC3180" w:rsidP="00C544D6">
      <w:pPr>
        <w:pStyle w:val="footnote"/>
      </w:pPr>
      <w:r>
        <w:rPr>
          <w:rStyle w:val="FootnoteReference"/>
        </w:rPr>
        <w:footnoteRef/>
      </w:r>
      <w:r>
        <w:t xml:space="preserve"> Prov. 29:1; 2 Kings 17:14; Neh. 9:16; Dt. 9:6.</w:t>
      </w:r>
    </w:p>
  </w:footnote>
  <w:footnote w:id="488">
    <w:p w14:paraId="7C027A5F" w14:textId="77777777" w:rsidR="00AC3180" w:rsidRDefault="00AC3180"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89">
    <w:p w14:paraId="061D8F8B" w14:textId="77777777" w:rsidR="00AC3180" w:rsidRDefault="00AC3180" w:rsidP="00C544D6">
      <w:pPr>
        <w:pStyle w:val="footnote"/>
      </w:pPr>
      <w:r>
        <w:rPr>
          <w:rStyle w:val="FootnoteReference"/>
        </w:rPr>
        <w:footnoteRef/>
      </w:r>
      <w:r>
        <w:t xml:space="preserve"> Cp. 1 Kings 6:21 (1 Sam. 6:21).</w:t>
      </w:r>
    </w:p>
  </w:footnote>
  <w:footnote w:id="490">
    <w:p w14:paraId="371872E1" w14:textId="77777777" w:rsidR="00AC3180" w:rsidRDefault="00AC3180" w:rsidP="00C544D6">
      <w:pPr>
        <w:pStyle w:val="footnote"/>
      </w:pPr>
      <w:r>
        <w:rPr>
          <w:rStyle w:val="FootnoteReference"/>
        </w:rPr>
        <w:footnoteRef/>
      </w:r>
      <w:r>
        <w:t xml:space="preserve"> Ps. 131:8-10 = 2 Chron. 6:41-42.</w:t>
      </w:r>
    </w:p>
  </w:footnote>
  <w:footnote w:id="491">
    <w:p w14:paraId="3FFC0219" w14:textId="77777777" w:rsidR="00AC3180" w:rsidRDefault="00AC3180" w:rsidP="00C544D6">
      <w:pPr>
        <w:pStyle w:val="footnote"/>
      </w:pPr>
      <w:r>
        <w:rPr>
          <w:rStyle w:val="FootnoteReference"/>
        </w:rPr>
        <w:footnoteRef/>
      </w:r>
      <w:r>
        <w:t xml:space="preserve"> I Chron. 17:11-14; Acts 2:30-33.</w:t>
      </w:r>
    </w:p>
  </w:footnote>
  <w:footnote w:id="492">
    <w:p w14:paraId="41E94330" w14:textId="77777777" w:rsidR="00AC3180" w:rsidRDefault="00AC3180" w:rsidP="00C544D6">
      <w:pPr>
        <w:pStyle w:val="footnote"/>
      </w:pPr>
      <w:r>
        <w:rPr>
          <w:rStyle w:val="FootnoteReference"/>
        </w:rPr>
        <w:footnoteRef/>
      </w:r>
      <w:r>
        <w:t xml:space="preserve"> stock: </w:t>
      </w:r>
      <w:r w:rsidRPr="00783CA0">
        <w:rPr>
          <w:i/>
        </w:rPr>
        <w:t>lit</w:t>
      </w:r>
      <w:r>
        <w:t>. horn.</w:t>
      </w:r>
    </w:p>
  </w:footnote>
  <w:footnote w:id="493">
    <w:p w14:paraId="2CC35491" w14:textId="77777777" w:rsidR="00AC3180" w:rsidRDefault="00AC3180"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94">
    <w:p w14:paraId="5C900721" w14:textId="77777777" w:rsidR="00AC3180" w:rsidRDefault="00AC3180"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95">
    <w:p w14:paraId="1C6E6FA2" w14:textId="77777777" w:rsidR="00AC3180" w:rsidRDefault="00AC3180"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96">
    <w:p w14:paraId="53BD49E1" w14:textId="77777777" w:rsidR="00AC3180" w:rsidRDefault="00AC3180"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97">
    <w:p w14:paraId="1FC82724" w14:textId="77777777" w:rsidR="00AC3180" w:rsidRDefault="00AC3180" w:rsidP="00C544D6">
      <w:pPr>
        <w:pStyle w:val="footnote"/>
      </w:pPr>
      <w:r>
        <w:rPr>
          <w:rStyle w:val="FootnoteReference"/>
        </w:rPr>
        <w:footnoteRef/>
      </w:r>
      <w:r>
        <w:t xml:space="preserve"> The kingdoms of this world have become the kingdoms of our Lord and of His Christ’ (Rev. 11:15).</w:t>
      </w:r>
    </w:p>
  </w:footnote>
  <w:footnote w:id="498">
    <w:p w14:paraId="5C9240DB" w14:textId="77777777" w:rsidR="00AC3180" w:rsidRDefault="00AC3180" w:rsidP="00C544D6">
      <w:pPr>
        <w:pStyle w:val="footnote"/>
      </w:pPr>
      <w:r>
        <w:rPr>
          <w:rStyle w:val="FootnoteReference"/>
        </w:rPr>
        <w:footnoteRef/>
      </w:r>
      <w:r>
        <w:t xml:space="preserve"> Deut. 32:36.</w:t>
      </w:r>
    </w:p>
  </w:footnote>
  <w:footnote w:id="499">
    <w:p w14:paraId="71CEF4E9" w14:textId="77777777" w:rsidR="00AC3180" w:rsidRDefault="00AC3180"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00">
    <w:p w14:paraId="2B96894E" w14:textId="77777777" w:rsidR="00AC3180" w:rsidRDefault="00AC3180" w:rsidP="00C544D6">
      <w:pPr>
        <w:pStyle w:val="footnote"/>
      </w:pPr>
      <w:r>
        <w:rPr>
          <w:rStyle w:val="FootnoteReference"/>
        </w:rPr>
        <w:footnoteRef/>
      </w:r>
      <w:r>
        <w:t xml:space="preserve"> mercy: </w:t>
      </w:r>
      <w:r w:rsidRPr="007F3CE8">
        <w:rPr>
          <w:i/>
        </w:rPr>
        <w:t>or</w:t>
      </w:r>
      <w:r>
        <w:t xml:space="preserve"> love. Cp. Lk. 10:37.</w:t>
      </w:r>
    </w:p>
  </w:footnote>
  <w:footnote w:id="501">
    <w:p w14:paraId="491E3626" w14:textId="77777777" w:rsidR="00AC3180" w:rsidRDefault="00AC3180"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02">
    <w:p w14:paraId="27102E37" w14:textId="77777777" w:rsidR="00AC3180" w:rsidRDefault="00AC3180" w:rsidP="00C544D6">
      <w:pPr>
        <w:pStyle w:val="footnote"/>
      </w:pPr>
      <w:r>
        <w:rPr>
          <w:rStyle w:val="FootnoteReference"/>
        </w:rPr>
        <w:footnoteRef/>
      </w:r>
      <w:r>
        <w:t xml:space="preserve"> See footnote on page 170. &lt;See previous footnote&gt;</w:t>
      </w:r>
    </w:p>
  </w:footnote>
  <w:footnote w:id="503">
    <w:p w14:paraId="32C9C8BA" w14:textId="77777777" w:rsidR="00AC3180" w:rsidRDefault="00AC3180"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04">
    <w:p w14:paraId="02264BC2" w14:textId="77777777" w:rsidR="00AC3180" w:rsidRDefault="00AC3180"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05">
    <w:p w14:paraId="12351032" w14:textId="77777777" w:rsidR="00AC3180" w:rsidRDefault="00AC3180" w:rsidP="00C544D6">
      <w:pPr>
        <w:pStyle w:val="footnote"/>
      </w:pPr>
      <w:r>
        <w:rPr>
          <w:rStyle w:val="FootnoteReference"/>
        </w:rPr>
        <w:footnoteRef/>
      </w:r>
      <w:r>
        <w:t xml:space="preserve"> Cp. Phil. 2:9-11. </w:t>
      </w:r>
      <w:r w:rsidRPr="007F3CE8">
        <w:rPr>
          <w:i/>
        </w:rPr>
        <w:t>Heb</w:t>
      </w:r>
      <w:r>
        <w:t>. You have magnified Your word above all Your name.</w:t>
      </w:r>
    </w:p>
  </w:footnote>
  <w:footnote w:id="506">
    <w:p w14:paraId="18BB02EB" w14:textId="77777777" w:rsidR="00AC3180" w:rsidRDefault="00AC3180" w:rsidP="00C544D6">
      <w:pPr>
        <w:pStyle w:val="footnote"/>
      </w:pPr>
      <w:r>
        <w:rPr>
          <w:rStyle w:val="FootnoteReference"/>
        </w:rPr>
        <w:footnoteRef/>
      </w:r>
      <w:r>
        <w:t xml:space="preserve"> songs: </w:t>
      </w:r>
      <w:r w:rsidRPr="007F3CE8">
        <w:rPr>
          <w:i/>
        </w:rPr>
        <w:t>variant reading and Slavonic:</w:t>
      </w:r>
      <w:r>
        <w:t xml:space="preserve"> ways.</w:t>
      </w:r>
    </w:p>
  </w:footnote>
  <w:footnote w:id="507">
    <w:p w14:paraId="596BB70E" w14:textId="77777777" w:rsidR="00AC3180" w:rsidRDefault="00AC3180" w:rsidP="00C544D6">
      <w:pPr>
        <w:pStyle w:val="footnote"/>
      </w:pPr>
      <w:r>
        <w:rPr>
          <w:rStyle w:val="FootnoteReference"/>
        </w:rPr>
        <w:footnoteRef/>
      </w:r>
      <w:r>
        <w:t xml:space="preserve"> The Spirit of the Lord fills the world (Wisdom 1:7).</w:t>
      </w:r>
    </w:p>
  </w:footnote>
  <w:footnote w:id="508">
    <w:p w14:paraId="145A6B15" w14:textId="77777777" w:rsidR="00AC3180" w:rsidRDefault="00AC3180" w:rsidP="00C544D6">
      <w:pPr>
        <w:pStyle w:val="footnote"/>
      </w:pPr>
      <w:r>
        <w:rPr>
          <w:rStyle w:val="FootnoteReference"/>
        </w:rPr>
        <w:footnoteRef/>
      </w:r>
      <w:r>
        <w:t xml:space="preserve"> heart: </w:t>
      </w:r>
      <w:r w:rsidRPr="007F3CE8">
        <w:rPr>
          <w:i/>
        </w:rPr>
        <w:t>lit</w:t>
      </w:r>
      <w:r>
        <w:t>. kidneys (seat of the affections in Hebrew thought).</w:t>
      </w:r>
    </w:p>
  </w:footnote>
  <w:footnote w:id="509">
    <w:p w14:paraId="6BCAB3AE" w14:textId="77777777" w:rsidR="00AC3180" w:rsidRDefault="00AC3180" w:rsidP="00C544D6">
      <w:pPr>
        <w:pStyle w:val="footnote"/>
      </w:pPr>
      <w:r>
        <w:rPr>
          <w:rStyle w:val="FootnoteReference"/>
        </w:rPr>
        <w:footnoteRef/>
      </w:r>
      <w:r>
        <w:t xml:space="preserve"> ‘He gives songs in the night’ (Job. 35:10).</w:t>
      </w:r>
    </w:p>
  </w:footnote>
  <w:footnote w:id="510">
    <w:p w14:paraId="5A5C1D1C" w14:textId="77777777" w:rsidR="00AC3180" w:rsidRDefault="00AC3180"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11">
    <w:p w14:paraId="1AD5A19A" w14:textId="77777777" w:rsidR="00AC3180" w:rsidRDefault="00AC3180" w:rsidP="00C544D6">
      <w:pPr>
        <w:pStyle w:val="footnote"/>
      </w:pPr>
      <w:r>
        <w:rPr>
          <w:rStyle w:val="FootnoteReference"/>
        </w:rPr>
        <w:footnoteRef/>
      </w:r>
      <w:r>
        <w:t xml:space="preserve"> this way: the confession of Christ (2 Tim. 3:12).</w:t>
      </w:r>
    </w:p>
  </w:footnote>
  <w:footnote w:id="512">
    <w:p w14:paraId="10A5500A" w14:textId="77777777" w:rsidR="00AC3180" w:rsidRDefault="00AC3180" w:rsidP="00C544D6">
      <w:pPr>
        <w:pStyle w:val="footnote"/>
      </w:pPr>
      <w:r>
        <w:rPr>
          <w:rStyle w:val="FootnoteReference"/>
        </w:rPr>
        <w:footnoteRef/>
      </w:r>
      <w:r>
        <w:t xml:space="preserve"> These two lines are identical with Lamentations 3:6.</w:t>
      </w:r>
    </w:p>
  </w:footnote>
  <w:footnote w:id="513">
    <w:p w14:paraId="30FC40DD" w14:textId="77777777" w:rsidR="00AC3180" w:rsidRDefault="00AC3180" w:rsidP="00C544D6">
      <w:pPr>
        <w:pStyle w:val="footnote"/>
      </w:pPr>
      <w:r>
        <w:rPr>
          <w:rStyle w:val="FootnoteReference"/>
        </w:rPr>
        <w:footnoteRef/>
      </w:r>
      <w:r>
        <w:t xml:space="preserve"> Cp. Rev. 10:5; Ezek. 20:23,28,42; Deut. 32:14.</w:t>
      </w:r>
    </w:p>
  </w:footnote>
  <w:footnote w:id="514">
    <w:p w14:paraId="58511EB9" w14:textId="77777777" w:rsidR="00AC3180" w:rsidRDefault="00AC3180"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15">
    <w:p w14:paraId="3B148124" w14:textId="77777777" w:rsidR="00AC3180" w:rsidRDefault="00AC3180"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16">
    <w:p w14:paraId="1CAB0511" w14:textId="77777777" w:rsidR="00AC3180" w:rsidRDefault="00AC3180" w:rsidP="00C544D6">
      <w:pPr>
        <w:pStyle w:val="footnote"/>
      </w:pPr>
      <w:r>
        <w:rPr>
          <w:rStyle w:val="FootnoteReference"/>
        </w:rPr>
        <w:footnoteRef/>
      </w:r>
      <w:r>
        <w:t xml:space="preserve"> Cp. ‘If I am lifted up from the earth, I will draw all men to Me’ (Jn. 12:32). See also Psalm 45:11 and the note there.</w:t>
      </w:r>
    </w:p>
  </w:footnote>
  <w:footnote w:id="517">
    <w:p w14:paraId="67EE1F7C" w14:textId="77777777" w:rsidR="00AC3180" w:rsidRDefault="00AC3180"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18">
    <w:p w14:paraId="353ACEBC" w14:textId="77777777" w:rsidR="00AC3180" w:rsidRDefault="00AC3180" w:rsidP="00C544D6">
      <w:pPr>
        <w:pStyle w:val="footnote"/>
      </w:pPr>
      <w:r>
        <w:rPr>
          <w:rStyle w:val="FootnoteReference"/>
        </w:rPr>
        <w:footnoteRef/>
      </w:r>
      <w:r>
        <w:t xml:space="preserve"> Cp. Ps. 145:2 with Ps. 103:33. Only verbs differ.</w:t>
      </w:r>
    </w:p>
  </w:footnote>
  <w:footnote w:id="519">
    <w:p w14:paraId="2C19D159" w14:textId="77777777" w:rsidR="00AC3180" w:rsidRDefault="00AC3180" w:rsidP="00F258B1">
      <w:pPr>
        <w:pStyle w:val="footnote"/>
      </w:pPr>
      <w:r>
        <w:rPr>
          <w:rStyle w:val="FootnoteReference"/>
        </w:rPr>
        <w:footnoteRef/>
      </w:r>
      <w:r>
        <w:t xml:space="preserve"> </w:t>
      </w:r>
      <w:r w:rsidRPr="00D813A7">
        <w:rPr>
          <w:i/>
        </w:rPr>
        <w:t>Lit</w:t>
      </w:r>
      <w:r>
        <w:t>. ‘dispersions’. Cp. Mt. 24:31.</w:t>
      </w:r>
    </w:p>
  </w:footnote>
  <w:footnote w:id="520">
    <w:p w14:paraId="75810F02" w14:textId="77777777" w:rsidR="00AC3180" w:rsidRDefault="00AC3180"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21">
    <w:p w14:paraId="7329AB19" w14:textId="77777777" w:rsidR="00AC3180" w:rsidRDefault="00AC3180" w:rsidP="00F258B1">
      <w:pPr>
        <w:pStyle w:val="footnote"/>
      </w:pPr>
      <w:r>
        <w:rPr>
          <w:rStyle w:val="FootnoteReference"/>
        </w:rPr>
        <w:footnoteRef/>
      </w:r>
      <w:r>
        <w:t xml:space="preserve"> two-edged sword: praise which conquers Amalek (St. Chrysostom).</w:t>
      </w:r>
    </w:p>
  </w:footnote>
  <w:footnote w:id="522">
    <w:p w14:paraId="2095C32A" w14:textId="77777777" w:rsidR="00AC3180" w:rsidRDefault="00AC3180" w:rsidP="00F258B1">
      <w:pPr>
        <w:pStyle w:val="footnote"/>
      </w:pPr>
      <w:r>
        <w:rPr>
          <w:rStyle w:val="FootnoteReference"/>
        </w:rPr>
        <w:footnoteRef/>
      </w:r>
      <w:r>
        <w:t xml:space="preserve"> ‘Holiness of life is the mother of glory’ (St Theodoret).</w:t>
      </w:r>
    </w:p>
  </w:footnote>
  <w:footnote w:id="523">
    <w:p w14:paraId="2C6CD715" w14:textId="77777777" w:rsidR="00AC3180" w:rsidRDefault="00AC3180">
      <w:pPr>
        <w:pStyle w:val="FootnoteText"/>
      </w:pPr>
      <w:r>
        <w:rPr>
          <w:rStyle w:val="FootnoteReference"/>
        </w:rPr>
        <w:footnoteRef/>
      </w:r>
      <w:r>
        <w:t xml:space="preserve"> Acts 7:60</w:t>
      </w:r>
    </w:p>
  </w:footnote>
  <w:footnote w:id="524">
    <w:p w14:paraId="66841CA4" w14:textId="77777777" w:rsidR="00AC3180" w:rsidRDefault="00AC3180" w:rsidP="006B061A">
      <w:pPr>
        <w:pStyle w:val="Footnote0"/>
      </w:pPr>
      <w:r>
        <w:rPr>
          <w:rStyle w:val="FootnoteReference"/>
        </w:rPr>
        <w:footnoteRef/>
      </w:r>
      <w:r>
        <w:t xml:space="preserve"> Literally “virgin monastic”. The traditional English term for a female monastic is not “nun”, but “virgin”.</w:t>
      </w:r>
    </w:p>
  </w:footnote>
  <w:footnote w:id="525">
    <w:p w14:paraId="4603A540" w14:textId="757615F9" w:rsidR="00AC3180" w:rsidRDefault="00AC3180" w:rsidP="00B52F78">
      <w:pPr>
        <w:pStyle w:val="footnote"/>
      </w:pPr>
      <w:r>
        <w:rPr>
          <w:rStyle w:val="FootnoteReference"/>
        </w:rPr>
        <w:footnoteRef/>
      </w:r>
      <w:r>
        <w:t xml:space="preserve"> Composed in English by Heg. Fr. Athanasius Iskander, of Kitchener, Ontario, Canada.</w:t>
      </w:r>
    </w:p>
  </w:footnote>
  <w:footnote w:id="526">
    <w:p w14:paraId="754B9B83" w14:textId="77777777" w:rsidR="00AC3180" w:rsidRDefault="00AC3180">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27">
    <w:p w14:paraId="7099EBEB" w14:textId="77777777" w:rsidR="00AC3180" w:rsidRDefault="00AC3180">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28">
    <w:p w14:paraId="5BFC95F9" w14:textId="77777777" w:rsidR="00AC3180" w:rsidRDefault="00AC3180">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29">
    <w:p w14:paraId="04125830" w14:textId="77777777" w:rsidR="00AC3180" w:rsidRDefault="00AC3180">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30">
    <w:p w14:paraId="4ECDDE09" w14:textId="77777777" w:rsidR="00AC3180" w:rsidRDefault="00AC3180"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31">
    <w:p w14:paraId="4ACBECBD" w14:textId="77777777" w:rsidR="00AC3180" w:rsidRDefault="00AC3180"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32">
    <w:p w14:paraId="0C45F6F7" w14:textId="77777777" w:rsidR="00AC3180" w:rsidRDefault="00AC3180" w:rsidP="00C0205C">
      <w:pPr>
        <w:pStyle w:val="footnote"/>
      </w:pPr>
      <w:r>
        <w:rPr>
          <w:rStyle w:val="FootnoteReference"/>
          <w:rFonts w:eastAsiaTheme="majorEastAsia"/>
        </w:rPr>
        <w:footnoteRef/>
      </w:r>
      <w:r>
        <w:t xml:space="preserve"> Ps 72:10</w:t>
      </w:r>
    </w:p>
  </w:footnote>
  <w:footnote w:id="533">
    <w:p w14:paraId="73200F36" w14:textId="77777777" w:rsidR="00AC3180" w:rsidRDefault="00AC3180">
      <w:pPr>
        <w:pStyle w:val="FootnoteText"/>
      </w:pPr>
      <w:r>
        <w:rPr>
          <w:rStyle w:val="FootnoteReference"/>
        </w:rPr>
        <w:footnoteRef/>
      </w:r>
      <w:r>
        <w:t xml:space="preserve"> Pope Dioscorus can but substituted here to use this doxology on his feast.</w:t>
      </w:r>
    </w:p>
  </w:footnote>
  <w:footnote w:id="534">
    <w:p w14:paraId="2FF46E46" w14:textId="77777777" w:rsidR="00AC3180" w:rsidRDefault="00AC3180" w:rsidP="003D4209">
      <w:pPr>
        <w:pStyle w:val="footnote"/>
      </w:pPr>
      <w:r>
        <w:rPr>
          <w:rStyle w:val="FootnoteReference"/>
        </w:rPr>
        <w:footnoteRef/>
      </w:r>
      <w:r>
        <w:t xml:space="preserve"> Dan 12:3</w:t>
      </w:r>
    </w:p>
  </w:footnote>
  <w:footnote w:id="535">
    <w:p w14:paraId="4F373D62" w14:textId="77777777" w:rsidR="00AC3180" w:rsidRDefault="00AC3180" w:rsidP="003D4209">
      <w:pPr>
        <w:pStyle w:val="footnote"/>
      </w:pPr>
      <w:r>
        <w:rPr>
          <w:rStyle w:val="FootnoteReference"/>
        </w:rPr>
        <w:footnoteRef/>
      </w:r>
      <w:r>
        <w:t xml:space="preserve"> The Scetis Valley in Egypt, from which the word “ascetic” comes. Sheheet means “measure of the heart.”</w:t>
      </w:r>
    </w:p>
  </w:footnote>
  <w:footnote w:id="536">
    <w:p w14:paraId="153ABD29" w14:textId="77777777" w:rsidR="00AC3180" w:rsidRDefault="00AC3180" w:rsidP="003D4209">
      <w:pPr>
        <w:pStyle w:val="footnote"/>
      </w:pPr>
      <w:r>
        <w:rPr>
          <w:rStyle w:val="FootnoteReference"/>
        </w:rPr>
        <w:footnoteRef/>
      </w:r>
      <w:r>
        <w:t xml:space="preserve"> Cf Lk 22:30, Mt</w:t>
      </w:r>
      <w:r w:rsidRPr="003D4209">
        <w:rPr>
          <w:rStyle w:val="footnoteChar"/>
        </w:rPr>
        <w:t xml:space="preserve"> </w:t>
      </w:r>
      <w:r>
        <w:t>19:20</w:t>
      </w:r>
    </w:p>
  </w:footnote>
  <w:footnote w:id="537">
    <w:p w14:paraId="0977783C" w14:textId="77777777" w:rsidR="00AC3180" w:rsidRDefault="00AC3180">
      <w:pPr>
        <w:pStyle w:val="FootnoteText"/>
      </w:pPr>
      <w:r>
        <w:rPr>
          <w:rStyle w:val="FootnoteReference"/>
        </w:rPr>
        <w:footnoteRef/>
      </w:r>
      <w:r>
        <w:t xml:space="preserve"> Rev 4:6</w:t>
      </w:r>
    </w:p>
  </w:footnote>
  <w:footnote w:id="538">
    <w:p w14:paraId="474C3AF6" w14:textId="77777777" w:rsidR="00AC3180" w:rsidRDefault="00AC3180"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39">
    <w:p w14:paraId="527ECCCD" w14:textId="77777777" w:rsidR="00AC3180" w:rsidRDefault="00AC3180">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40">
    <w:p w14:paraId="6583C1B7" w14:textId="77777777" w:rsidR="00AC3180" w:rsidRDefault="00AC3180">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41">
    <w:p w14:paraId="3A76C60E" w14:textId="214D0337" w:rsidR="00AC3180" w:rsidRDefault="00AC3180"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42">
    <w:p w14:paraId="0AAB833E" w14:textId="77777777" w:rsidR="00AC3180" w:rsidRDefault="00AC3180">
      <w:pPr>
        <w:pStyle w:val="FootnoteText"/>
      </w:pPr>
      <w:r>
        <w:rPr>
          <w:rStyle w:val="FootnoteReference"/>
        </w:rPr>
        <w:footnoteRef/>
      </w:r>
      <w:r>
        <w:t xml:space="preserve"> Rev 4:4</w:t>
      </w:r>
    </w:p>
  </w:footnote>
  <w:footnote w:id="543">
    <w:p w14:paraId="70D69B5E" w14:textId="77777777" w:rsidR="00AC3180" w:rsidRDefault="00AC3180">
      <w:pPr>
        <w:pStyle w:val="FootnoteText"/>
      </w:pPr>
      <w:r>
        <w:rPr>
          <w:rStyle w:val="FootnoteReference"/>
        </w:rPr>
        <w:footnoteRef/>
      </w:r>
      <w:r>
        <w:t xml:space="preserve"> Rev 5:8</w:t>
      </w:r>
    </w:p>
  </w:footnote>
  <w:footnote w:id="544">
    <w:p w14:paraId="741347AD" w14:textId="77777777" w:rsidR="00AC3180" w:rsidRDefault="00AC3180">
      <w:pPr>
        <w:pStyle w:val="footnote"/>
        <w:rPr>
          <w:ins w:id="1211" w:author="Brett Slote" w:date="2011-07-19T18:33:00Z"/>
        </w:rPr>
        <w:pPrChange w:id="1212" w:author="Brett Slote" w:date="2011-07-21T19:58:00Z">
          <w:pPr>
            <w:pStyle w:val="FootnoteText"/>
          </w:pPr>
        </w:pPrChange>
      </w:pPr>
      <w:ins w:id="1213" w:author="Brett Slote" w:date="2011-07-19T18:33:00Z">
        <w:r w:rsidRPr="00C96A85">
          <w:rPr>
            <w:rStyle w:val="FootnoteReference"/>
            <w:vertAlign w:val="baseline"/>
          </w:rPr>
          <w:footnoteRef/>
        </w:r>
        <w:r w:rsidRPr="00C96A85">
          <w:t xml:space="preserve"> Ephesians 6:11</w:t>
        </w:r>
      </w:ins>
      <w:r>
        <w:t xml:space="preserve"> </w:t>
      </w:r>
      <w:ins w:id="1214" w:author="Brett Slote" w:date="2011-07-19T18:33:00Z">
        <w:r w:rsidRPr="00C96A85">
          <w:t>(Literally: “all the girding”)</w:t>
        </w:r>
      </w:ins>
    </w:p>
  </w:footnote>
  <w:footnote w:id="545">
    <w:p w14:paraId="22B1B2A8" w14:textId="77777777" w:rsidR="00AC3180" w:rsidRDefault="00AC3180">
      <w:pPr>
        <w:pStyle w:val="footnote"/>
        <w:rPr>
          <w:ins w:id="1217" w:author="Brett Slote" w:date="2011-07-19T18:34:00Z"/>
        </w:rPr>
        <w:pPrChange w:id="1218" w:author="Brett Slote" w:date="2011-07-21T19:58:00Z">
          <w:pPr>
            <w:pStyle w:val="FootnoteText"/>
          </w:pPr>
        </w:pPrChange>
      </w:pPr>
      <w:ins w:id="1219" w:author="Brett Slote" w:date="2011-07-19T18:34:00Z">
        <w:r>
          <w:rPr>
            <w:rStyle w:val="FootnoteReference"/>
          </w:rPr>
          <w:footnoteRef/>
        </w:r>
        <w:r>
          <w:t xml:space="preserve"> Col 3:1</w:t>
        </w:r>
      </w:ins>
    </w:p>
  </w:footnote>
  <w:footnote w:id="546">
    <w:p w14:paraId="515A7079"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7">
    <w:p w14:paraId="11CE8A3A"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8">
    <w:p w14:paraId="40B3C553"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49">
    <w:p w14:paraId="161FA5C9" w14:textId="77777777" w:rsidR="00AC3180" w:rsidRDefault="00AC3180"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50">
    <w:p w14:paraId="5727BFD3" w14:textId="77777777" w:rsidR="00AC3180" w:rsidRDefault="00AC3180"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51">
    <w:p w14:paraId="2AF6D726" w14:textId="77777777" w:rsidR="00AC3180" w:rsidRPr="00A20ACC" w:rsidRDefault="00AC3180">
      <w:pPr>
        <w:pStyle w:val="footnote"/>
        <w:rPr>
          <w:ins w:id="1262" w:author="Brett Slote" w:date="2011-07-21T18:59:00Z"/>
          <w:color w:val="FF0000"/>
          <w:rPrChange w:id="1263" w:author="Brett Slote" w:date="2011-07-21T20:03:00Z">
            <w:rPr>
              <w:ins w:id="1264" w:author="Brett Slote" w:date="2011-07-21T18:59:00Z"/>
            </w:rPr>
          </w:rPrChange>
        </w:rPr>
        <w:pPrChange w:id="1265" w:author="Brett Slote" w:date="2011-07-21T20:03:00Z">
          <w:pPr>
            <w:pStyle w:val="FootnoteText"/>
          </w:pPr>
        </w:pPrChange>
      </w:pPr>
      <w:ins w:id="1266" w:author="Brett Slote" w:date="2011-07-21T18:59:00Z">
        <w:r w:rsidRPr="003A78C2">
          <w:rPr>
            <w:rStyle w:val="FootnoteReference"/>
            <w:color w:val="FF0000"/>
            <w:rPrChange w:id="1267" w:author="Brett Slote" w:date="2011-07-21T20:03:00Z">
              <w:rPr>
                <w:rStyle w:val="FootnoteReference"/>
              </w:rPr>
            </w:rPrChange>
          </w:rPr>
          <w:footnoteRef/>
        </w:r>
        <w:r w:rsidRPr="003A78C2">
          <w:rPr>
            <w:color w:val="FF0000"/>
            <w:rPrChange w:id="1268" w:author="Brett Slote" w:date="2011-07-21T20:03:00Z">
              <w:rPr>
                <w:vertAlign w:val="superscript"/>
              </w:rPr>
            </w:rPrChange>
          </w:rPr>
          <w:t xml:space="preserve"> Should decide on whether we’re going with Scete or Shiheet – Shiheet is easier to sing, but for now put “English” equivalents.</w:t>
        </w:r>
      </w:ins>
    </w:p>
  </w:footnote>
  <w:footnote w:id="552">
    <w:p w14:paraId="5AA889F2" w14:textId="77777777" w:rsidR="00AC3180" w:rsidRDefault="00AC3180">
      <w:pPr>
        <w:pStyle w:val="footnote"/>
        <w:rPr>
          <w:ins w:id="1269" w:author="Brett Slote" w:date="2011-07-21T19:00:00Z"/>
        </w:rPr>
        <w:pPrChange w:id="1270" w:author="Brett Slote" w:date="2011-07-21T20:03:00Z">
          <w:pPr>
            <w:pStyle w:val="FootnoteText"/>
          </w:pPr>
        </w:pPrChange>
      </w:pPr>
      <w:ins w:id="1271" w:author="Brett Slote" w:date="2011-07-21T19:00:00Z">
        <w:r>
          <w:rPr>
            <w:rStyle w:val="FootnoteReference"/>
          </w:rPr>
          <w:footnoteRef/>
        </w:r>
        <w:r>
          <w:t xml:space="preserve"> Need to do some research into the name of this man in English</w:t>
        </w:r>
      </w:ins>
    </w:p>
  </w:footnote>
  <w:footnote w:id="553">
    <w:p w14:paraId="4DD173AD" w14:textId="50F9B05A" w:rsidR="00AC3180" w:rsidRDefault="00AC3180" w:rsidP="00B52F78">
      <w:pPr>
        <w:pStyle w:val="footnote"/>
      </w:pPr>
      <w:r>
        <w:rPr>
          <w:rStyle w:val="FootnoteReference"/>
        </w:rPr>
        <w:footnoteRef/>
      </w:r>
      <w:r>
        <w:t xml:space="preserve"> Though not found on the Coptic Calendar, as one of the 318 gathered at Nicaea, it is fitting to venerate St. Spyridon.</w:t>
      </w:r>
    </w:p>
  </w:footnote>
  <w:footnote w:id="554">
    <w:p w14:paraId="0EC0EB26" w14:textId="77777777" w:rsidR="00AC3180" w:rsidRDefault="00AC3180"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55">
    <w:p w14:paraId="1A09C94E" w14:textId="77777777" w:rsidR="00AC3180" w:rsidRDefault="00AC3180" w:rsidP="00073003">
      <w:pPr>
        <w:pStyle w:val="footnote"/>
      </w:pPr>
      <w:r>
        <w:rPr>
          <w:rStyle w:val="FootnoteReference"/>
        </w:rPr>
        <w:footnoteRef/>
      </w:r>
      <w:r>
        <w:t xml:space="preserve"> Revelation 7:2</w:t>
      </w:r>
    </w:p>
  </w:footnote>
  <w:footnote w:id="556">
    <w:p w14:paraId="047C672B" w14:textId="77777777" w:rsidR="00AC3180" w:rsidRDefault="00AC3180" w:rsidP="00073003">
      <w:pPr>
        <w:pStyle w:val="footnote"/>
      </w:pPr>
      <w:r>
        <w:rPr>
          <w:rStyle w:val="FootnoteReference"/>
        </w:rPr>
        <w:footnoteRef/>
      </w:r>
      <w:r>
        <w:t xml:space="preserve"> Revelation 7:3</w:t>
      </w:r>
    </w:p>
  </w:footnote>
  <w:footnote w:id="557">
    <w:p w14:paraId="338E8815" w14:textId="77777777" w:rsidR="00AC3180" w:rsidRDefault="00AC3180"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58">
    <w:p w14:paraId="7E074E97" w14:textId="77777777" w:rsidR="00AC3180" w:rsidRDefault="00AC3180" w:rsidP="00BC160E">
      <w:pPr>
        <w:pStyle w:val="footnote"/>
      </w:pPr>
      <w:r>
        <w:rPr>
          <w:rStyle w:val="FootnoteReference"/>
        </w:rPr>
        <w:footnoteRef/>
      </w:r>
      <w:r>
        <w:t xml:space="preserve"> John 13:25</w:t>
      </w:r>
    </w:p>
  </w:footnote>
  <w:footnote w:id="559">
    <w:p w14:paraId="795EE333" w14:textId="77777777" w:rsidR="00AC3180" w:rsidRDefault="00AC3180" w:rsidP="00B53E05">
      <w:pPr>
        <w:pStyle w:val="footnote"/>
      </w:pPr>
      <w:r>
        <w:rPr>
          <w:rStyle w:val="FootnoteReference"/>
        </w:rPr>
        <w:footnoteRef/>
      </w:r>
      <w:r>
        <w:t xml:space="preserve"> Normally reserved for the Theotokos.</w:t>
      </w:r>
    </w:p>
  </w:footnote>
  <w:footnote w:id="560">
    <w:p w14:paraId="483F0E8B" w14:textId="77777777" w:rsidR="00AC3180" w:rsidRDefault="00AC3180" w:rsidP="00B53E05">
      <w:pPr>
        <w:pStyle w:val="footnote"/>
      </w:pPr>
      <w:r>
        <w:rPr>
          <w:rStyle w:val="FootnoteReference"/>
        </w:rPr>
        <w:footnoteRef/>
      </w:r>
      <w:r>
        <w:t xml:space="preserve"> The law of righteousness, not the Law of the Old Covenant.</w:t>
      </w:r>
    </w:p>
  </w:footnote>
  <w:footnote w:id="561">
    <w:p w14:paraId="361DBD71" w14:textId="77777777" w:rsidR="00AC3180" w:rsidRDefault="00AC3180" w:rsidP="00662600">
      <w:pPr>
        <w:pStyle w:val="footnote"/>
      </w:pPr>
      <w:r>
        <w:rPr>
          <w:rStyle w:val="FootnoteReference"/>
        </w:rPr>
        <w:footnoteRef/>
      </w:r>
      <w:r>
        <w:t xml:space="preserve"> Or image</w:t>
      </w:r>
    </w:p>
  </w:footnote>
  <w:footnote w:id="562">
    <w:p w14:paraId="2DF974D0" w14:textId="77777777" w:rsidR="00AC3180" w:rsidRDefault="00AC3180">
      <w:pPr>
        <w:pStyle w:val="footnote"/>
        <w:rPr>
          <w:ins w:id="1372" w:author="Brett Slote" w:date="2011-07-21T18:57:00Z"/>
        </w:rPr>
        <w:pPrChange w:id="1373" w:author="Brett Slote" w:date="2011-07-21T20:03:00Z">
          <w:pPr>
            <w:pStyle w:val="FootnoteText"/>
          </w:pPr>
        </w:pPrChange>
      </w:pPr>
      <w:ins w:id="1374" w:author="Brett Slote" w:date="2011-07-21T18:57:00Z">
        <w:r>
          <w:rPr>
            <w:rStyle w:val="FootnoteReference"/>
          </w:rPr>
          <w:footnoteRef/>
        </w:r>
        <w:r>
          <w:t xml:space="preserve"> Colossians 3:14</w:t>
        </w:r>
      </w:ins>
    </w:p>
  </w:footnote>
  <w:footnote w:id="563">
    <w:p w14:paraId="56032475" w14:textId="77777777" w:rsidR="00AC3180" w:rsidRDefault="00AC3180" w:rsidP="00E22010">
      <w:pPr>
        <w:pStyle w:val="footnote"/>
      </w:pPr>
      <w:r>
        <w:rPr>
          <w:rStyle w:val="FootnoteReference"/>
        </w:rPr>
        <w:footnoteRef/>
      </w:r>
      <w:r>
        <w:t xml:space="preserve"> 2 Tim 4:7</w:t>
      </w:r>
    </w:p>
  </w:footnote>
  <w:footnote w:id="564">
    <w:p w14:paraId="519A6EA0" w14:textId="77777777" w:rsidR="00AC3180" w:rsidRDefault="00AC3180" w:rsidP="00E22010">
      <w:pPr>
        <w:pStyle w:val="footnote"/>
      </w:pPr>
      <w:r>
        <w:rPr>
          <w:rStyle w:val="FootnoteReference"/>
        </w:rPr>
        <w:footnoteRef/>
      </w:r>
      <w:r>
        <w:t xml:space="preserve"> 2 Tim 4:8</w:t>
      </w:r>
    </w:p>
  </w:footnote>
  <w:footnote w:id="565">
    <w:p w14:paraId="2C92CCF6" w14:textId="77777777" w:rsidR="00AC3180" w:rsidRDefault="00AC3180" w:rsidP="001779C0">
      <w:pPr>
        <w:pStyle w:val="footnote"/>
      </w:pPr>
      <w:r>
        <w:rPr>
          <w:rStyle w:val="FootnoteReference"/>
        </w:rPr>
        <w:footnoteRef/>
      </w:r>
      <w:r>
        <w:t xml:space="preserve"> Composed in Coptic and Arabic by H.G. Bishop Demetrius of Malawi circa A.D. 2000.</w:t>
      </w:r>
    </w:p>
  </w:footnote>
  <w:footnote w:id="566">
    <w:p w14:paraId="16CDD53B" w14:textId="77777777" w:rsidR="00AC3180" w:rsidRDefault="00AC3180"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67">
    <w:p w14:paraId="717A066E" w14:textId="77777777" w:rsidR="00AC3180" w:rsidRDefault="00AC3180">
      <w:pPr>
        <w:pStyle w:val="footnote"/>
        <w:rPr>
          <w:ins w:id="1437" w:author="Brett Slote" w:date="2011-07-21T18:45:00Z"/>
        </w:rPr>
        <w:pPrChange w:id="1438" w:author="Brett Slote" w:date="2011-07-21T20:01:00Z">
          <w:pPr>
            <w:pStyle w:val="FootnoteText"/>
          </w:pPr>
        </w:pPrChange>
      </w:pPr>
      <w:ins w:id="1439" w:author="Brett Slote" w:date="2011-07-21T18:45:00Z">
        <w:r>
          <w:rPr>
            <w:rStyle w:val="FootnoteReference"/>
          </w:rPr>
          <w:footnoteRef/>
        </w:r>
        <w:r>
          <w:t xml:space="preserve"> Daniel 12:3</w:t>
        </w:r>
      </w:ins>
    </w:p>
  </w:footnote>
  <w:footnote w:id="568">
    <w:p w14:paraId="7155AD88" w14:textId="77777777" w:rsidR="00AC3180" w:rsidRDefault="00AC3180">
      <w:pPr>
        <w:pStyle w:val="footnote"/>
        <w:rPr>
          <w:ins w:id="1440" w:author="Brett Slote" w:date="2011-07-21T18:46:00Z"/>
        </w:rPr>
        <w:pPrChange w:id="1441" w:author="Brett Slote" w:date="2011-07-21T20:01:00Z">
          <w:pPr>
            <w:pStyle w:val="FootnoteText"/>
          </w:pPr>
        </w:pPrChange>
      </w:pPr>
      <w:ins w:id="1442" w:author="Brett Slote" w:date="2011-07-21T18:46:00Z">
        <w:r>
          <w:rPr>
            <w:rStyle w:val="FootnoteReference"/>
          </w:rPr>
          <w:footnoteRef/>
        </w:r>
        <w:r>
          <w:t xml:space="preserve"> Literally: all you monastic folk</w:t>
        </w:r>
      </w:ins>
    </w:p>
  </w:footnote>
  <w:footnote w:id="569">
    <w:p w14:paraId="7EEF391B" w14:textId="77777777" w:rsidR="00AC3180" w:rsidRDefault="00AC3180">
      <w:pPr>
        <w:pStyle w:val="FootnoteText"/>
      </w:pPr>
      <w:r>
        <w:rPr>
          <w:rStyle w:val="FootnoteReference"/>
        </w:rPr>
        <w:footnoteRef/>
      </w:r>
      <w:r>
        <w:t xml:space="preserve"> Published by Abouna Matta El-Maskeen of St. Macarius’ Monastery.</w:t>
      </w:r>
    </w:p>
  </w:footnote>
  <w:footnote w:id="570">
    <w:p w14:paraId="6BC2BFA9" w14:textId="77777777" w:rsidR="00AC3180" w:rsidRDefault="00AC3180"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71">
    <w:p w14:paraId="3A6EC701" w14:textId="77777777" w:rsidR="00AC3180" w:rsidRDefault="00AC3180" w:rsidP="00670C79">
      <w:pPr>
        <w:pStyle w:val="footnote"/>
      </w:pPr>
      <w:r>
        <w:rPr>
          <w:rStyle w:val="FootnoteReference"/>
        </w:rPr>
        <w:footnoteRef/>
      </w:r>
      <w:r>
        <w:t xml:space="preserve"> Modern day Ethiopia and Eritrea.</w:t>
      </w:r>
    </w:p>
  </w:footnote>
  <w:footnote w:id="572">
    <w:p w14:paraId="46D5577E" w14:textId="77777777" w:rsidR="00AC3180" w:rsidRDefault="00AC3180" w:rsidP="0047441D">
      <w:pPr>
        <w:pStyle w:val="footnote"/>
      </w:pPr>
      <w:r>
        <w:rPr>
          <w:rStyle w:val="FootnoteReference"/>
        </w:rPr>
        <w:footnoteRef/>
      </w:r>
      <w:r>
        <w:t xml:space="preserve"> St. F</w:t>
      </w:r>
      <w:r w:rsidRPr="006422C6">
        <w:t>rumentius</w:t>
      </w:r>
      <w:r>
        <w:t>, whom the Ethiopians called “Abune Selama.”</w:t>
      </w:r>
    </w:p>
  </w:footnote>
  <w:footnote w:id="573">
    <w:p w14:paraId="2F5E6ED4" w14:textId="52CEBBCB" w:rsidR="00AC3180" w:rsidRDefault="00AC3180" w:rsidP="00BD2B3F">
      <w:pPr>
        <w:pStyle w:val="footnote"/>
      </w:pPr>
      <w:r>
        <w:rPr>
          <w:rStyle w:val="FootnoteReference"/>
        </w:rPr>
        <w:footnoteRef/>
      </w:r>
      <w:r>
        <w:t xml:space="preserve"> Adapted from the hymn of St. Severus of Antioch, in 2015 in English.</w:t>
      </w:r>
    </w:p>
  </w:footnote>
  <w:footnote w:id="574">
    <w:p w14:paraId="018A465B" w14:textId="77777777" w:rsidR="00AC3180" w:rsidRDefault="00AC3180">
      <w:pPr>
        <w:pStyle w:val="footnote"/>
        <w:rPr>
          <w:ins w:id="1528" w:author="Brett Slote" w:date="2011-07-21T19:11:00Z"/>
        </w:rPr>
        <w:pPrChange w:id="1529" w:author="Brett Slote" w:date="2011-07-21T20:05:00Z">
          <w:pPr>
            <w:pStyle w:val="FootnoteText"/>
          </w:pPr>
        </w:pPrChange>
      </w:pPr>
      <w:ins w:id="1530" w:author="Brett Slote" w:date="2011-07-21T19:11:00Z">
        <w:r>
          <w:rPr>
            <w:rStyle w:val="FootnoteReference"/>
          </w:rPr>
          <w:footnoteRef/>
        </w:r>
        <w:r>
          <w:t xml:space="preserve"> Psalm 41:1</w:t>
        </w:r>
      </w:ins>
    </w:p>
  </w:footnote>
  <w:footnote w:id="575">
    <w:p w14:paraId="30B9D2C6" w14:textId="77777777" w:rsidR="00AC3180" w:rsidRDefault="00AC3180"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76">
    <w:p w14:paraId="63D7B4DE" w14:textId="77777777" w:rsidR="00AC3180" w:rsidRDefault="00AC3180"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77">
    <w:p w14:paraId="6542A42A" w14:textId="77777777" w:rsidR="00AC3180" w:rsidRDefault="00AC3180"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78">
    <w:p w14:paraId="48A0DCFD" w14:textId="77777777" w:rsidR="00AC3180" w:rsidRDefault="00AC3180" w:rsidP="006D27E4">
      <w:pPr>
        <w:pStyle w:val="Footnote0"/>
      </w:pPr>
      <w:r>
        <w:rPr>
          <w:rStyle w:val="FootnoteReference"/>
        </w:rPr>
        <w:footnoteRef/>
      </w:r>
      <w:r>
        <w:t xml:space="preserve"> In modern day Libya</w:t>
      </w:r>
    </w:p>
  </w:footnote>
  <w:footnote w:id="579">
    <w:p w14:paraId="5E4AA7CE" w14:textId="77777777" w:rsidR="00AC3180" w:rsidRDefault="00AC3180">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Note that </w:t>
        </w:r>
        <w:r w:rsidRPr="003A78C2">
          <w:rPr>
            <w:rFonts w:ascii="CS Avva Shenouda" w:hAnsi="CS Avva Shenouda"/>
            <w:rPrChange w:id="1558" w:author="Brett Slote" w:date="2011-07-21T20:02:00Z">
              <w:rPr>
                <w:rFonts w:ascii="Antonious Normal" w:hAnsi="Antonious Normal"/>
              </w:rPr>
            </w:rPrChange>
          </w:rPr>
          <w:t>twou</w:t>
        </w:r>
        <w:r>
          <w:t xml:space="preserve"> is used as mountain and desert interchangeably in Coptic monastic literature</w:t>
        </w:r>
      </w:ins>
    </w:p>
  </w:footnote>
  <w:footnote w:id="580">
    <w:p w14:paraId="71147821" w14:textId="77777777" w:rsidR="00AC3180" w:rsidRDefault="00AC3180">
      <w:pPr>
        <w:pStyle w:val="footnote"/>
        <w:rPr>
          <w:ins w:id="1559" w:author="Brett Slote" w:date="2011-07-21T18:50:00Z"/>
        </w:rPr>
        <w:pPrChange w:id="1560" w:author="Brett Slote" w:date="2011-07-21T20:02:00Z">
          <w:pPr>
            <w:pStyle w:val="FootnoteText"/>
          </w:pPr>
        </w:pPrChange>
      </w:pPr>
      <w:ins w:id="1561" w:author="Brett Slote" w:date="2011-07-21T18:50:00Z">
        <w:r>
          <w:rPr>
            <w:rStyle w:val="FootnoteReference"/>
          </w:rPr>
          <w:footnoteRef/>
        </w:r>
        <w:r>
          <w:t xml:space="preserve"> US book has “travails of torment” – but it’s not possessive.</w:t>
        </w:r>
      </w:ins>
    </w:p>
  </w:footnote>
  <w:footnote w:id="581">
    <w:p w14:paraId="39517237" w14:textId="77777777" w:rsidR="00AC3180" w:rsidRDefault="00AC3180">
      <w:pPr>
        <w:pStyle w:val="footnote"/>
        <w:rPr>
          <w:ins w:id="1562" w:author="Brett Slote" w:date="2011-07-21T18:49:00Z"/>
        </w:rPr>
        <w:pPrChange w:id="1563" w:author="Brett Slote" w:date="2011-07-21T20:02:00Z">
          <w:pPr>
            <w:pStyle w:val="FootnoteText"/>
          </w:pPr>
        </w:pPrChange>
      </w:pPr>
      <w:ins w:id="1564" w:author="Brett Slote" w:date="2011-07-21T18:49:00Z">
        <w:r>
          <w:rPr>
            <w:rStyle w:val="FootnoteReference"/>
          </w:rPr>
          <w:footnoteRef/>
        </w:r>
        <w:r>
          <w:t xml:space="preserve"> 1 Peter 1:4</w:t>
        </w:r>
      </w:ins>
    </w:p>
  </w:footnote>
  <w:footnote w:id="582">
    <w:p w14:paraId="049774F0" w14:textId="77777777" w:rsidR="00AC3180" w:rsidRDefault="00AC3180" w:rsidP="00E77C68">
      <w:pPr>
        <w:pStyle w:val="footnote"/>
      </w:pPr>
      <w:r>
        <w:rPr>
          <w:rStyle w:val="FootnoteReference"/>
        </w:rPr>
        <w:footnoteRef/>
      </w:r>
      <w:r>
        <w:t xml:space="preserve"> The Coptic has “Three names, one God,” which is the heresy of modalism, and certainly was not said at Ephesus.</w:t>
      </w:r>
    </w:p>
  </w:footnote>
  <w:footnote w:id="583">
    <w:p w14:paraId="416DBD35" w14:textId="77777777" w:rsidR="00AC3180" w:rsidRDefault="00AC3180" w:rsidP="00E77C68">
      <w:pPr>
        <w:pStyle w:val="footnote"/>
      </w:pPr>
      <w:r>
        <w:rPr>
          <w:rStyle w:val="FootnoteReference"/>
        </w:rPr>
        <w:footnoteRef/>
      </w:r>
      <w:r>
        <w:t xml:space="preserve"> This line is heretical.</w:t>
      </w:r>
    </w:p>
  </w:footnote>
  <w:footnote w:id="584">
    <w:p w14:paraId="2A005F90" w14:textId="77777777" w:rsidR="00AC3180" w:rsidRDefault="00AC3180">
      <w:pPr>
        <w:pStyle w:val="footnote"/>
        <w:rPr>
          <w:ins w:id="1599" w:author="Brett Slote" w:date="2011-07-21T18:55:00Z"/>
        </w:rPr>
        <w:pPrChange w:id="1600" w:author="Brett Slote" w:date="2011-07-21T20:02:00Z">
          <w:pPr>
            <w:pStyle w:val="FootnoteText"/>
          </w:pPr>
        </w:pPrChange>
      </w:pPr>
      <w:ins w:id="1601" w:author="Brett Slote" w:date="2011-07-21T18:55:00Z">
        <w:r>
          <w:rPr>
            <w:rStyle w:val="FootnoteReference"/>
          </w:rPr>
          <w:footnoteRef/>
        </w:r>
        <w:r>
          <w:t xml:space="preserve"> Hallow or consecrate – this was, according to a tradition, when he formerly became an archimandrite</w:t>
        </w:r>
      </w:ins>
    </w:p>
  </w:footnote>
  <w:footnote w:id="585">
    <w:p w14:paraId="6B5EF1D3" w14:textId="77777777" w:rsidR="00AC3180" w:rsidRDefault="00AC3180">
      <w:pPr>
        <w:pStyle w:val="footnote"/>
        <w:rPr>
          <w:ins w:id="1607" w:author="Brett Slote" w:date="2011-07-21T18:52:00Z"/>
        </w:rPr>
        <w:pPrChange w:id="1608" w:author="Brett Slote" w:date="2011-07-21T20:02:00Z">
          <w:pPr/>
        </w:pPrChange>
      </w:pPr>
      <w:ins w:id="1609" w:author="Brett Slote" w:date="2011-07-21T18:52:00Z">
        <w:r w:rsidRPr="00FB36D8">
          <w:rPr>
            <w:rStyle w:val="FootnoteReference"/>
            <w:vertAlign w:val="baseline"/>
          </w:rPr>
          <w:footnoteRef/>
        </w:r>
        <w:r w:rsidRPr="00FB36D8">
          <w:t xml:space="preserve"> This line is literally “because the hope of the good”</w:t>
        </w:r>
      </w:ins>
    </w:p>
  </w:footnote>
  <w:footnote w:id="586">
    <w:p w14:paraId="347015AD" w14:textId="77777777" w:rsidR="00AC3180" w:rsidRPr="00A20ACC" w:rsidRDefault="00AC3180">
      <w:pPr>
        <w:pStyle w:val="footnote"/>
        <w:rPr>
          <w:ins w:id="1610" w:author="Brett Slote" w:date="2011-07-21T18:52:00Z"/>
          <w:rFonts w:ascii="CS Avva Shenouda" w:hAnsi="CS Avva Shenouda"/>
          <w:color w:val="FF0000"/>
          <w:rPrChange w:id="1611" w:author="Brett Slote" w:date="2011-07-21T20:02:00Z">
            <w:rPr>
              <w:ins w:id="1612" w:author="Brett Slote" w:date="2011-07-21T18:52:00Z"/>
              <w:color w:val="FF0000"/>
            </w:rPr>
          </w:rPrChange>
        </w:rPr>
        <w:pPrChange w:id="1613" w:author="Brett Slote" w:date="2011-07-21T20:02:00Z">
          <w:pPr/>
        </w:pPrChange>
      </w:pPr>
      <w:ins w:id="1614" w:author="Brett Slote" w:date="2011-07-21T18:52:00Z">
        <w:r w:rsidRPr="00FB36D8">
          <w:rPr>
            <w:rStyle w:val="FootnoteReference"/>
            <w:vertAlign w:val="baseline"/>
          </w:rPr>
          <w:footnoteRef/>
        </w:r>
        <w:r w:rsidRPr="00FB36D8">
          <w:t xml:space="preserve"> </w:t>
        </w:r>
        <w:r w:rsidRPr="003A78C2">
          <w:rPr>
            <w:rPrChange w:id="1615" w:author="Brett Slote" w:date="2011-07-21T20:02:00Z">
              <w:rPr>
                <w:rFonts w:ascii="Antonious Normal" w:hAnsi="Antonious Normal"/>
                <w:color w:val="FF0000"/>
              </w:rPr>
            </w:rPrChange>
          </w:rPr>
          <w:t>qen hanhwd/ nem han'almoc</w:t>
        </w:r>
      </w:ins>
    </w:p>
  </w:footnote>
  <w:footnote w:id="587">
    <w:p w14:paraId="4AFC6896" w14:textId="77777777" w:rsidR="00AC3180" w:rsidRDefault="00AC3180">
      <w:pPr>
        <w:pStyle w:val="FootnoteText"/>
      </w:pPr>
      <w:r>
        <w:rPr>
          <w:rStyle w:val="FootnoteReference"/>
        </w:rPr>
        <w:footnoteRef/>
      </w:r>
      <w:r>
        <w:t xml:space="preserve"> Matthew 1:20</w:t>
      </w:r>
    </w:p>
  </w:footnote>
  <w:footnote w:id="588">
    <w:p w14:paraId="0E9CA519" w14:textId="77777777" w:rsidR="00AC3180" w:rsidRDefault="00AC3180" w:rsidP="00662A48">
      <w:pPr>
        <w:pStyle w:val="footnote"/>
      </w:pPr>
      <w:r>
        <w:rPr>
          <w:rStyle w:val="FootnoteReference"/>
          <w:rFonts w:eastAsiaTheme="majorEastAsia"/>
        </w:rPr>
        <w:footnoteRef/>
      </w:r>
      <w:r>
        <w:t xml:space="preserve"> All-holy</w:t>
      </w:r>
    </w:p>
  </w:footnote>
  <w:footnote w:id="589">
    <w:p w14:paraId="50451B0F" w14:textId="77777777" w:rsidR="00AC3180" w:rsidRDefault="00AC3180">
      <w:pPr>
        <w:pStyle w:val="footnote"/>
        <w:rPr>
          <w:ins w:id="1684" w:author="Brett Slote" w:date="2011-07-21T19:04:00Z"/>
        </w:rPr>
        <w:pPrChange w:id="1685" w:author="Brett Slote" w:date="2011-07-21T20:04:00Z">
          <w:pPr>
            <w:pStyle w:val="FootnoteText"/>
          </w:pPr>
        </w:pPrChange>
      </w:pPr>
      <w:ins w:id="1686" w:author="Brett Slote" w:date="2011-07-21T19:04:00Z">
        <w:r>
          <w:rPr>
            <w:rStyle w:val="FootnoteReference"/>
          </w:rPr>
          <w:footnoteRef/>
        </w:r>
        <w:r>
          <w:t xml:space="preserve"> literal is disregarded</w:t>
        </w:r>
      </w:ins>
    </w:p>
  </w:footnote>
  <w:footnote w:id="590">
    <w:p w14:paraId="062BDCC1" w14:textId="77777777" w:rsidR="00AC3180" w:rsidRDefault="00AC3180">
      <w:pPr>
        <w:pStyle w:val="FootnoteText"/>
      </w:pPr>
      <w:r>
        <w:rPr>
          <w:rStyle w:val="FootnoteReference"/>
        </w:rPr>
        <w:footnoteRef/>
      </w:r>
      <w:r>
        <w:t xml:space="preserve"> Ps 8:2</w:t>
      </w:r>
    </w:p>
  </w:footnote>
  <w:footnote w:id="591">
    <w:p w14:paraId="5BC08478" w14:textId="77777777" w:rsidR="00AC3180" w:rsidRPr="000C76BB" w:rsidRDefault="00AC3180"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92">
    <w:p w14:paraId="03A6DDD1" w14:textId="77777777" w:rsidR="00AC3180" w:rsidRDefault="00AC3180">
      <w:pPr>
        <w:pStyle w:val="FootnoteText"/>
      </w:pPr>
      <w:r>
        <w:rPr>
          <w:rStyle w:val="FootnoteReference"/>
        </w:rPr>
        <w:footnoteRef/>
      </w:r>
      <w:r>
        <w:t xml:space="preserve"> Matthew 28:6</w:t>
      </w:r>
    </w:p>
  </w:footnote>
  <w:footnote w:id="593">
    <w:p w14:paraId="339855D2" w14:textId="77777777" w:rsidR="00AC3180" w:rsidRDefault="00AC3180">
      <w:pPr>
        <w:pStyle w:val="FootnoteText"/>
      </w:pPr>
      <w:r>
        <w:rPr>
          <w:rStyle w:val="FootnoteReference"/>
        </w:rPr>
        <w:footnoteRef/>
      </w:r>
      <w:r>
        <w:t xml:space="preserve"> Matthew 28:7,6</w:t>
      </w:r>
    </w:p>
  </w:footnote>
  <w:footnote w:id="594">
    <w:p w14:paraId="76212A49" w14:textId="77777777" w:rsidR="00AC3180" w:rsidRDefault="00AC3180">
      <w:pPr>
        <w:pStyle w:val="FootnoteText"/>
      </w:pPr>
      <w:r>
        <w:rPr>
          <w:rStyle w:val="FootnoteReference"/>
        </w:rPr>
        <w:footnoteRef/>
      </w:r>
      <w:r>
        <w:t xml:space="preserve"> Matthew 28:7</w:t>
      </w:r>
    </w:p>
  </w:footnote>
  <w:footnote w:id="595">
    <w:p w14:paraId="716019EB" w14:textId="77777777" w:rsidR="00AC3180" w:rsidRDefault="00AC3180">
      <w:pPr>
        <w:pStyle w:val="FootnoteText"/>
      </w:pPr>
      <w:r>
        <w:rPr>
          <w:rStyle w:val="FootnoteReference"/>
        </w:rPr>
        <w:footnoteRef/>
      </w:r>
      <w:r>
        <w:t xml:space="preserve"> John 20:27</w:t>
      </w:r>
    </w:p>
  </w:footnote>
  <w:footnote w:id="596">
    <w:p w14:paraId="0ECF3FB0" w14:textId="77777777" w:rsidR="00AC3180" w:rsidRDefault="00AC3180">
      <w:pPr>
        <w:pStyle w:val="FootnoteText"/>
      </w:pPr>
      <w:r>
        <w:rPr>
          <w:rStyle w:val="FootnoteReference"/>
        </w:rPr>
        <w:footnoteRef/>
      </w:r>
      <w:r>
        <w:t xml:space="preserve"> John 20:28</w:t>
      </w:r>
    </w:p>
  </w:footnote>
  <w:footnote w:id="597">
    <w:p w14:paraId="3FCB0B65" w14:textId="77777777" w:rsidR="00AC3180" w:rsidRDefault="00AC3180">
      <w:pPr>
        <w:pStyle w:val="FootnoteText"/>
      </w:pPr>
      <w:r>
        <w:rPr>
          <w:rStyle w:val="FootnoteReference"/>
        </w:rPr>
        <w:footnoteRef/>
      </w:r>
      <w:r>
        <w:t xml:space="preserve"> John 20:29</w:t>
      </w:r>
    </w:p>
  </w:footnote>
  <w:footnote w:id="598">
    <w:p w14:paraId="6B80EDF7" w14:textId="77777777" w:rsidR="00AC3180" w:rsidRDefault="00AC3180">
      <w:pPr>
        <w:pStyle w:val="FootnoteText"/>
      </w:pPr>
      <w:r>
        <w:rPr>
          <w:rStyle w:val="FootnoteReference"/>
        </w:rPr>
        <w:footnoteRef/>
      </w:r>
      <w:r>
        <w:t xml:space="preserve"> John 20:29</w:t>
      </w:r>
    </w:p>
  </w:footnote>
  <w:footnote w:id="599">
    <w:p w14:paraId="31D8885C" w14:textId="3AFC7B18" w:rsidR="00AC3180" w:rsidRDefault="00AC3180"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AC3180" w:rsidRPr="00E00D27" w:rsidRDefault="00AC318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AC3180" w:rsidRPr="00E00D27" w:rsidRDefault="00AC3180" w:rsidP="00686912">
    <w:pPr>
      <w:pStyle w:val="Header"/>
      <w:jc w:val="center"/>
      <w:rPr>
        <w:sz w:val="20"/>
        <w:szCs w:val="20"/>
      </w:rPr>
    </w:pPr>
  </w:p>
  <w:p w14:paraId="022704DA" w14:textId="77777777" w:rsidR="00AC3180" w:rsidRPr="00686912" w:rsidRDefault="00AC3180"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AC3180" w:rsidRPr="00E00D27" w:rsidRDefault="00AC3180"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AC3180" w:rsidRPr="00E00D27" w:rsidRDefault="00AC3180"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C6C77">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AC3180" w:rsidRPr="00E00D27" w:rsidRDefault="00AC3180"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6C77">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AC3180" w:rsidRPr="00E00D27" w:rsidRDefault="00AC3180" w:rsidP="00686912">
    <w:pPr>
      <w:pStyle w:val="Header"/>
      <w:jc w:val="center"/>
      <w:rPr>
        <w:sz w:val="20"/>
        <w:szCs w:val="20"/>
      </w:rPr>
    </w:pPr>
  </w:p>
  <w:p w14:paraId="48CF3F9A" w14:textId="245E316D" w:rsidR="00AC3180" w:rsidRPr="00686912" w:rsidRDefault="00AC3180"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AC3180" w:rsidRPr="00E00D27" w:rsidRDefault="00AC318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6C77">
      <w:rPr>
        <w:noProof/>
        <w:sz w:val="20"/>
        <w:szCs w:val="20"/>
      </w:rPr>
      <w:t>Kathisma 9</w:t>
    </w:r>
    <w:r w:rsidRPr="00E00D27">
      <w:rPr>
        <w:sz w:val="20"/>
        <w:szCs w:val="20"/>
      </w:rPr>
      <w:fldChar w:fldCharType="end"/>
    </w:r>
  </w:p>
  <w:p w14:paraId="1DAD4C8D" w14:textId="77777777" w:rsidR="00AC3180" w:rsidRPr="00686912" w:rsidRDefault="00AC3180"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AC3180" w:rsidRPr="00686912" w:rsidRDefault="00AC3180"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AC3180" w:rsidRPr="00E00D27" w:rsidRDefault="00AC3180"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C6C77">
      <w:rPr>
        <w:noProof/>
        <w:sz w:val="20"/>
        <w:szCs w:val="20"/>
      </w:rPr>
      <w:t>PSALI BATOS AFTER THE THIRD CANTICLE</w:t>
    </w:r>
    <w:r w:rsidRPr="00E00D27">
      <w:rPr>
        <w:sz w:val="20"/>
        <w:szCs w:val="20"/>
      </w:rPr>
      <w:fldChar w:fldCharType="end"/>
    </w:r>
  </w:p>
  <w:p w14:paraId="7E9EFC1B" w14:textId="77777777" w:rsidR="00AC3180" w:rsidRPr="00686912" w:rsidRDefault="00AC3180"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AC3180" w:rsidRPr="00E00D27" w:rsidRDefault="00AC3180"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F277E"/>
    <w:rsid w:val="001F5511"/>
    <w:rsid w:val="001F6249"/>
    <w:rsid w:val="001F77D1"/>
    <w:rsid w:val="002015E6"/>
    <w:rsid w:val="00205EA4"/>
    <w:rsid w:val="0020672C"/>
    <w:rsid w:val="00207F10"/>
    <w:rsid w:val="00213271"/>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4CB7"/>
    <w:rsid w:val="003B7D97"/>
    <w:rsid w:val="003C1002"/>
    <w:rsid w:val="003C1C36"/>
    <w:rsid w:val="003C3DAA"/>
    <w:rsid w:val="003C757D"/>
    <w:rsid w:val="003C7D3F"/>
    <w:rsid w:val="003D0DAD"/>
    <w:rsid w:val="003D1190"/>
    <w:rsid w:val="003D4209"/>
    <w:rsid w:val="003D4656"/>
    <w:rsid w:val="003D520A"/>
    <w:rsid w:val="003D6ADC"/>
    <w:rsid w:val="003D6CE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58D6"/>
    <w:rsid w:val="004F5F5E"/>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515"/>
    <w:rsid w:val="005B716A"/>
    <w:rsid w:val="005B777F"/>
    <w:rsid w:val="005B785B"/>
    <w:rsid w:val="005C5BE0"/>
    <w:rsid w:val="005C6405"/>
    <w:rsid w:val="005C7C41"/>
    <w:rsid w:val="005C7FAD"/>
    <w:rsid w:val="005D1244"/>
    <w:rsid w:val="005D1250"/>
    <w:rsid w:val="005D3005"/>
    <w:rsid w:val="005D70D8"/>
    <w:rsid w:val="005E131A"/>
    <w:rsid w:val="005E2409"/>
    <w:rsid w:val="005E263F"/>
    <w:rsid w:val="005E56A9"/>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3F83"/>
    <w:rsid w:val="007C4181"/>
    <w:rsid w:val="007C43C4"/>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7F89"/>
    <w:rsid w:val="008424B3"/>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1D97"/>
    <w:rsid w:val="00872A1C"/>
    <w:rsid w:val="008742AE"/>
    <w:rsid w:val="00875DB6"/>
    <w:rsid w:val="008762FF"/>
    <w:rsid w:val="008807F5"/>
    <w:rsid w:val="0088779A"/>
    <w:rsid w:val="00890702"/>
    <w:rsid w:val="00894A63"/>
    <w:rsid w:val="00894E50"/>
    <w:rsid w:val="008A1194"/>
    <w:rsid w:val="008A3F9A"/>
    <w:rsid w:val="008A76D3"/>
    <w:rsid w:val="008B351A"/>
    <w:rsid w:val="008B531C"/>
    <w:rsid w:val="008B5AA7"/>
    <w:rsid w:val="008C0462"/>
    <w:rsid w:val="008C0538"/>
    <w:rsid w:val="008C4469"/>
    <w:rsid w:val="008C4D26"/>
    <w:rsid w:val="008D3204"/>
    <w:rsid w:val="008D3689"/>
    <w:rsid w:val="008D67CA"/>
    <w:rsid w:val="008D6DBB"/>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4D0C"/>
    <w:rsid w:val="00925626"/>
    <w:rsid w:val="0092592B"/>
    <w:rsid w:val="00926985"/>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0CE"/>
    <w:rsid w:val="00AB4248"/>
    <w:rsid w:val="00AB78C6"/>
    <w:rsid w:val="00AB7D27"/>
    <w:rsid w:val="00AC03E3"/>
    <w:rsid w:val="00AC129F"/>
    <w:rsid w:val="00AC19C5"/>
    <w:rsid w:val="00AC3180"/>
    <w:rsid w:val="00AC3253"/>
    <w:rsid w:val="00AC55D9"/>
    <w:rsid w:val="00AD1AC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0AB0"/>
    <w:rsid w:val="00B61064"/>
    <w:rsid w:val="00B6371D"/>
    <w:rsid w:val="00B637D8"/>
    <w:rsid w:val="00B65D4D"/>
    <w:rsid w:val="00B67D5C"/>
    <w:rsid w:val="00B701CF"/>
    <w:rsid w:val="00B706B3"/>
    <w:rsid w:val="00B70E96"/>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D3B3E"/>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DF2"/>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B32FDE-093D-496F-90E2-3113AAE3BF1B}">
  <ds:schemaRefs>
    <ds:schemaRef ds:uri="http://schemas.openxmlformats.org/officeDocument/2006/bibliography"/>
  </ds:schemaRefs>
</ds:datastoreItem>
</file>

<file path=customXml/itemProps2.xml><?xml version="1.0" encoding="utf-8"?>
<ds:datastoreItem xmlns:ds="http://schemas.openxmlformats.org/officeDocument/2006/customXml" ds:itemID="{80E3D382-D1F7-4504-A926-AE8867462B28}">
  <ds:schemaRefs>
    <ds:schemaRef ds:uri="http://schemas.openxmlformats.org/officeDocument/2006/bibliography"/>
  </ds:schemaRefs>
</ds:datastoreItem>
</file>

<file path=customXml/itemProps3.xml><?xml version="1.0" encoding="utf-8"?>
<ds:datastoreItem xmlns:ds="http://schemas.openxmlformats.org/officeDocument/2006/customXml" ds:itemID="{27190023-994C-4020-96DC-EAE6B863C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22046</TotalTime>
  <Pages>957</Pages>
  <Words>184876</Words>
  <Characters>1053796</Characters>
  <Application>Microsoft Office Word</Application>
  <DocSecurity>0</DocSecurity>
  <Lines>8781</Lines>
  <Paragraphs>2472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1236200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378</cp:revision>
  <cp:lastPrinted>2016-01-03T16:53:00Z</cp:lastPrinted>
  <dcterms:created xsi:type="dcterms:W3CDTF">2014-10-30T02:06:00Z</dcterms:created>
  <dcterms:modified xsi:type="dcterms:W3CDTF">2016-02-04T13:53:00Z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